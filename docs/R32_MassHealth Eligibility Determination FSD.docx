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2DD17" w14:textId="47103470" w:rsidR="00B41689" w:rsidRPr="004342C6" w:rsidRDefault="00B41689" w:rsidP="1D8AFE0D">
      <w:pPr>
        <w:spacing w:line="480" w:lineRule="auto"/>
        <w:jc w:val="center"/>
        <w:rPr>
          <w:rFonts w:cs="Arial"/>
          <w:b/>
          <w:bCs/>
          <w:color w:val="00B050"/>
          <w:sz w:val="28"/>
          <w:szCs w:val="28"/>
        </w:rPr>
      </w:pPr>
    </w:p>
    <w:p w14:paraId="7F9133D7" w14:textId="3A990A9B" w:rsidR="1D8AFE0D" w:rsidRDefault="1D8AFE0D" w:rsidP="1D8AFE0D">
      <w:pPr>
        <w:spacing w:line="480" w:lineRule="auto"/>
        <w:jc w:val="center"/>
        <w:rPr>
          <w:rFonts w:cs="Arial"/>
          <w:b/>
          <w:bCs/>
          <w:color w:val="00B050"/>
          <w:sz w:val="28"/>
          <w:szCs w:val="28"/>
        </w:rPr>
      </w:pPr>
    </w:p>
    <w:p w14:paraId="4755B6E0" w14:textId="703932B4" w:rsidR="00EF64E0" w:rsidRDefault="00EF64E0" w:rsidP="00B41689">
      <w:pPr>
        <w:pStyle w:val="BodyTextIndent"/>
        <w:spacing w:line="276" w:lineRule="auto"/>
        <w:jc w:val="center"/>
        <w:rPr>
          <w:rFonts w:cs="Arial"/>
          <w:sz w:val="44"/>
          <w:szCs w:val="24"/>
        </w:rPr>
      </w:pPr>
      <w:r>
        <w:rPr>
          <w:noProof/>
        </w:rPr>
        <mc:AlternateContent>
          <mc:Choice Requires="wpg">
            <w:drawing>
              <wp:anchor distT="0" distB="0" distL="114300" distR="114300" simplePos="0" relativeHeight="251658240" behindDoc="0" locked="0" layoutInCell="1" allowOverlap="1" wp14:anchorId="729F1E55" wp14:editId="49C67A87">
                <wp:simplePos x="0" y="0"/>
                <wp:positionH relativeFrom="margin">
                  <wp:posOffset>1743075</wp:posOffset>
                </wp:positionH>
                <wp:positionV relativeFrom="margin">
                  <wp:posOffset>463550</wp:posOffset>
                </wp:positionV>
                <wp:extent cx="3451860" cy="954405"/>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3451860" cy="954405"/>
                          <a:chOff x="3292753" y="0"/>
                          <a:chExt cx="5867400" cy="1623579"/>
                        </a:xfrm>
                      </wpg:grpSpPr>
                      <pic:pic xmlns:pic="http://schemas.openxmlformats.org/drawingml/2006/picture">
                        <pic:nvPicPr>
                          <pic:cNvPr id="3"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292753" y="251980"/>
                            <a:ext cx="2845574" cy="9960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pic:spPr>
                      </pic:pic>
                      <pic:pic xmlns:pic="http://schemas.openxmlformats.org/drawingml/2006/picture">
                        <pic:nvPicPr>
                          <pic:cNvPr id="7" name="Picture 7" descr="C:\Users\jwlefferts\Desktop\MassHealth_CMYK.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6264553" y="0"/>
                            <a:ext cx="2895600" cy="162357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7BF5AC5">
              <v:group id="Group 13" style="position:absolute;margin-left:137.25pt;margin-top:36.5pt;width:271.8pt;height:75.15pt;z-index:251659264;mso-position-horizontal-relative:margin;mso-position-vertical-relative:margin;mso-width-relative:margin;mso-height-relative:margin" coordsize="58674,16235" coordorigin="32927" o:spid="_x0000_s1026" w14:anchorId="725AF53A"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32927;top:2519;width:28456;height:9961;visibility:visible;mso-wrap-style:square" o:spid="_x0000_s1027" strokeweight="1p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">
                  <v:imagedata o:title="" r:id="rId13"/>
                </v:shape>
                <v:shape id="Picture 7" style="position:absolute;left:62645;width:28956;height:1623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">
                  <v:imagedata o:title="MassHealth_CMYK" r:id="rId14"/>
                </v:shape>
                <w10:wrap type="square" anchorx="margin" anchory="margin"/>
              </v:group>
            </w:pict>
          </mc:Fallback>
        </mc:AlternateContent>
      </w:r>
      <w:r>
        <w:rPr>
          <w:noProof/>
        </w:rPr>
        <w:drawing>
          <wp:inline distT="0" distB="0" distL="0" distR="0" wp14:anchorId="2CEE7D95" wp14:editId="635E384A">
            <wp:extent cx="1085850" cy="1009650"/>
            <wp:effectExtent l="0" t="0" r="0" b="0"/>
            <wp:docPr id="11" name="Picture 11" descr="cid:image001.jpg@01D3E3A7.219AE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001.jpg@01D3E3A7.219AE80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09650"/>
                    </a:xfrm>
                    <a:prstGeom prst="rect">
                      <a:avLst/>
                    </a:prstGeom>
                    <a:noFill/>
                    <a:ln>
                      <a:noFill/>
                    </a:ln>
                  </pic:spPr>
                </pic:pic>
              </a:graphicData>
            </a:graphic>
          </wp:inline>
        </w:drawing>
      </w:r>
    </w:p>
    <w:p w14:paraId="159DD043" w14:textId="79B9511F" w:rsidR="00EF64E0" w:rsidRDefault="00EF64E0" w:rsidP="00B41689">
      <w:pPr>
        <w:pStyle w:val="BodyTextIndent"/>
        <w:spacing w:line="276" w:lineRule="auto"/>
        <w:jc w:val="center"/>
        <w:rPr>
          <w:rFonts w:cs="Arial"/>
          <w:sz w:val="44"/>
          <w:szCs w:val="24"/>
        </w:rPr>
      </w:pPr>
    </w:p>
    <w:p w14:paraId="0D4571FD" w14:textId="74239C8C" w:rsidR="00B41689" w:rsidRPr="004342C6" w:rsidRDefault="00C839B9" w:rsidP="00B41689">
      <w:pPr>
        <w:pStyle w:val="BodyTextIndent"/>
        <w:spacing w:line="276" w:lineRule="auto"/>
        <w:jc w:val="center"/>
        <w:rPr>
          <w:rFonts w:cs="Arial"/>
          <w:sz w:val="44"/>
          <w:szCs w:val="24"/>
        </w:rPr>
      </w:pPr>
      <w:r>
        <w:rPr>
          <w:rFonts w:cs="Arial"/>
          <w:sz w:val="44"/>
          <w:szCs w:val="24"/>
        </w:rPr>
        <w:t>Functional</w:t>
      </w:r>
      <w:r w:rsidR="00B41689" w:rsidRPr="004342C6">
        <w:rPr>
          <w:rFonts w:cs="Arial"/>
          <w:sz w:val="44"/>
          <w:szCs w:val="24"/>
        </w:rPr>
        <w:t xml:space="preserve"> Specification Document (</w:t>
      </w:r>
      <w:r>
        <w:rPr>
          <w:rFonts w:cs="Arial"/>
          <w:sz w:val="44"/>
          <w:szCs w:val="24"/>
        </w:rPr>
        <w:t>F</w:t>
      </w:r>
      <w:r w:rsidR="00B41689" w:rsidRPr="004342C6">
        <w:rPr>
          <w:rFonts w:cs="Arial"/>
          <w:sz w:val="44"/>
          <w:szCs w:val="24"/>
        </w:rPr>
        <w:t>SD)</w:t>
      </w:r>
    </w:p>
    <w:p w14:paraId="3C32A1FF" w14:textId="77777777" w:rsidR="00B41689" w:rsidRPr="004342C6" w:rsidRDefault="00B41689" w:rsidP="00B41689">
      <w:pPr>
        <w:pStyle w:val="BodyTextIndent"/>
        <w:spacing w:line="276" w:lineRule="auto"/>
        <w:jc w:val="center"/>
        <w:rPr>
          <w:rFonts w:cs="Arial"/>
          <w:sz w:val="44"/>
          <w:szCs w:val="24"/>
        </w:rPr>
      </w:pPr>
      <w:r w:rsidRPr="004342C6">
        <w:rPr>
          <w:rFonts w:cs="Arial"/>
          <w:sz w:val="44"/>
          <w:szCs w:val="24"/>
        </w:rPr>
        <w:t>for MAHIX/IES</w:t>
      </w:r>
    </w:p>
    <w:p w14:paraId="7D7D781E" w14:textId="77777777" w:rsidR="00B41689" w:rsidRPr="004342C6" w:rsidRDefault="00B41689" w:rsidP="00B41689">
      <w:pPr>
        <w:spacing w:line="276" w:lineRule="auto"/>
        <w:rPr>
          <w:rFonts w:cs="Arial"/>
        </w:rPr>
      </w:pPr>
    </w:p>
    <w:p w14:paraId="517617D9" w14:textId="77777777" w:rsidR="00B41689" w:rsidRPr="004342C6" w:rsidRDefault="00B41689" w:rsidP="00B41689">
      <w:pPr>
        <w:tabs>
          <w:tab w:val="left" w:pos="90"/>
        </w:tabs>
        <w:spacing w:line="276" w:lineRule="auto"/>
        <w:jc w:val="center"/>
        <w:rPr>
          <w:rFonts w:cs="Arial"/>
          <w:b/>
          <w:sz w:val="44"/>
          <w:szCs w:val="32"/>
        </w:rPr>
      </w:pPr>
      <w:r w:rsidRPr="004342C6">
        <w:rPr>
          <w:rFonts w:cs="Arial"/>
          <w:b/>
          <w:sz w:val="44"/>
          <w:szCs w:val="32"/>
        </w:rPr>
        <w:t xml:space="preserve"> </w:t>
      </w:r>
    </w:p>
    <w:p w14:paraId="2A61D3BB" w14:textId="279A64E1" w:rsidR="002D08D9" w:rsidRPr="004342C6" w:rsidRDefault="002D08D9" w:rsidP="00B41689">
      <w:pPr>
        <w:tabs>
          <w:tab w:val="left" w:pos="90"/>
        </w:tabs>
        <w:jc w:val="right"/>
        <w:rPr>
          <w:rFonts w:cs="Arial"/>
          <w:color w:val="00B050"/>
          <w:sz w:val="32"/>
          <w:szCs w:val="28"/>
        </w:rPr>
      </w:pPr>
      <w:r w:rsidRPr="004342C6">
        <w:rPr>
          <w:rFonts w:cs="Arial"/>
          <w:color w:val="00B050"/>
          <w:sz w:val="32"/>
          <w:szCs w:val="28"/>
        </w:rPr>
        <w:t xml:space="preserve">MassHealth </w:t>
      </w:r>
      <w:r w:rsidR="00D304F4" w:rsidRPr="004342C6">
        <w:rPr>
          <w:rFonts w:cs="Arial"/>
          <w:color w:val="00B050"/>
          <w:sz w:val="32"/>
          <w:szCs w:val="28"/>
        </w:rPr>
        <w:t xml:space="preserve">Eligibility </w:t>
      </w:r>
      <w:r w:rsidRPr="004342C6">
        <w:rPr>
          <w:rFonts w:cs="Arial"/>
          <w:color w:val="00B050"/>
          <w:sz w:val="32"/>
          <w:szCs w:val="28"/>
        </w:rPr>
        <w:t xml:space="preserve">Determination </w:t>
      </w:r>
    </w:p>
    <w:p w14:paraId="3A7DD0E6" w14:textId="0A6AE15F" w:rsidR="00B41689" w:rsidRPr="004342C6" w:rsidRDefault="002D08D9" w:rsidP="002D08D9">
      <w:pPr>
        <w:tabs>
          <w:tab w:val="left" w:pos="90"/>
        </w:tabs>
        <w:jc w:val="right"/>
        <w:rPr>
          <w:rFonts w:cs="Arial"/>
          <w:color w:val="00B050"/>
          <w:sz w:val="32"/>
          <w:szCs w:val="28"/>
        </w:rPr>
      </w:pPr>
      <w:r w:rsidRPr="004342C6">
        <w:rPr>
          <w:rFonts w:cs="Arial"/>
          <w:color w:val="00B050"/>
          <w:sz w:val="32"/>
          <w:szCs w:val="28"/>
        </w:rPr>
        <w:t>Consolidated document</w:t>
      </w:r>
    </w:p>
    <w:p w14:paraId="01378B08" w14:textId="77777777" w:rsidR="00B41689" w:rsidRPr="004342C6" w:rsidRDefault="00B41689" w:rsidP="00B41689">
      <w:pPr>
        <w:autoSpaceDE w:val="0"/>
        <w:autoSpaceDN w:val="0"/>
        <w:adjustRightInd w:val="0"/>
        <w:ind w:left="5040" w:right="-810"/>
        <w:jc w:val="right"/>
        <w:rPr>
          <w:rFonts w:cs="Arial"/>
          <w:b/>
        </w:rPr>
      </w:pPr>
    </w:p>
    <w:p w14:paraId="4ADD5AD1" w14:textId="77777777" w:rsidR="00B41689" w:rsidRPr="004342C6" w:rsidRDefault="00B41689" w:rsidP="00B41689">
      <w:pPr>
        <w:autoSpaceDE w:val="0"/>
        <w:autoSpaceDN w:val="0"/>
        <w:adjustRightInd w:val="0"/>
        <w:ind w:left="5040" w:right="-810"/>
        <w:rPr>
          <w:rFonts w:cs="Arial"/>
          <w:b/>
        </w:rPr>
      </w:pPr>
    </w:p>
    <w:p w14:paraId="28F1E483" w14:textId="77777777" w:rsidR="00B41689" w:rsidRPr="004342C6" w:rsidRDefault="00B41689" w:rsidP="00B41689">
      <w:pPr>
        <w:contextualSpacing w:val="0"/>
        <w:rPr>
          <w:rFonts w:cs="Arial"/>
        </w:rPr>
        <w:sectPr w:rsidR="00B41689" w:rsidRPr="004342C6" w:rsidSect="00FD2AD1">
          <w:headerReference w:type="default"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pPr>
    </w:p>
    <w:p w14:paraId="62D839B3" w14:textId="35AFDBDD" w:rsidR="00B41689" w:rsidRPr="004342C6" w:rsidRDefault="00B41689" w:rsidP="00DB6AEE">
      <w:pPr>
        <w:pStyle w:val="BoldHeader"/>
        <w:numPr>
          <w:ilvl w:val="0"/>
          <w:numId w:val="0"/>
        </w:numPr>
        <w:ind w:left="720"/>
        <w:rPr>
          <w:rFonts w:eastAsia="Calibri"/>
        </w:rPr>
      </w:pPr>
      <w:r w:rsidRPr="004342C6">
        <w:rPr>
          <w:rFonts w:eastAsia="Calibri"/>
        </w:rPr>
        <w:lastRenderedPageBreak/>
        <w:t>Revision History</w:t>
      </w:r>
    </w:p>
    <w:p w14:paraId="1C2A6624" w14:textId="77777777" w:rsidR="00B41689" w:rsidRPr="004342C6" w:rsidRDefault="00B41689" w:rsidP="00B41689">
      <w:pPr>
        <w:rPr>
          <w:rFonts w:cs="Arial"/>
        </w:rPr>
      </w:pP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8"/>
        <w:gridCol w:w="1675"/>
        <w:gridCol w:w="1518"/>
        <w:gridCol w:w="5109"/>
      </w:tblGrid>
      <w:tr w:rsidR="00B41689" w:rsidRPr="004342C6" w14:paraId="12207D33" w14:textId="77777777" w:rsidTr="00BB74F1">
        <w:trPr>
          <w:trHeight w:val="683"/>
          <w:tblHeader/>
        </w:trPr>
        <w:tc>
          <w:tcPr>
            <w:tcW w:w="1148" w:type="dxa"/>
            <w:shd w:val="clear" w:color="auto" w:fill="4C8B3F" w:themeFill="background2"/>
            <w:vAlign w:val="center"/>
            <w:hideMark/>
          </w:tcPr>
          <w:p w14:paraId="219D2BF3" w14:textId="77777777" w:rsidR="00B41689" w:rsidRPr="004342C6" w:rsidRDefault="00B41689" w:rsidP="00BB74F1">
            <w:pPr>
              <w:tabs>
                <w:tab w:val="left" w:pos="1110"/>
              </w:tabs>
              <w:ind w:right="-108"/>
              <w:jc w:val="center"/>
              <w:rPr>
                <w:rFonts w:eastAsia="Calibri" w:cs="Arial"/>
                <w:b/>
                <w:color w:val="FFFFFF" w:themeColor="background1"/>
              </w:rPr>
            </w:pPr>
            <w:r w:rsidRPr="004342C6">
              <w:rPr>
                <w:rFonts w:eastAsia="Calibri" w:cs="Arial"/>
                <w:b/>
                <w:color w:val="FFFFFF" w:themeColor="background1"/>
              </w:rPr>
              <w:t>Draft Version</w:t>
            </w:r>
          </w:p>
        </w:tc>
        <w:tc>
          <w:tcPr>
            <w:tcW w:w="1675" w:type="dxa"/>
            <w:shd w:val="clear" w:color="auto" w:fill="4C8B3F" w:themeFill="background2"/>
            <w:vAlign w:val="center"/>
            <w:hideMark/>
          </w:tcPr>
          <w:p w14:paraId="25ABDDF3" w14:textId="77777777" w:rsidR="00B41689" w:rsidRPr="004342C6" w:rsidRDefault="00B41689" w:rsidP="00BB74F1">
            <w:pPr>
              <w:tabs>
                <w:tab w:val="left" w:pos="1110"/>
              </w:tabs>
              <w:ind w:right="-108"/>
              <w:jc w:val="center"/>
              <w:rPr>
                <w:rFonts w:eastAsia="Calibri" w:cs="Arial"/>
                <w:b/>
                <w:color w:val="FFFFFF" w:themeColor="background1"/>
              </w:rPr>
            </w:pPr>
            <w:r w:rsidRPr="004342C6">
              <w:rPr>
                <w:rFonts w:eastAsia="Calibri" w:cs="Arial"/>
                <w:b/>
                <w:color w:val="FFFFFF" w:themeColor="background1"/>
              </w:rPr>
              <w:t>Date Submitted</w:t>
            </w:r>
          </w:p>
        </w:tc>
        <w:tc>
          <w:tcPr>
            <w:tcW w:w="1518" w:type="dxa"/>
            <w:shd w:val="clear" w:color="auto" w:fill="4C8B3F" w:themeFill="background2"/>
            <w:vAlign w:val="center"/>
            <w:hideMark/>
          </w:tcPr>
          <w:p w14:paraId="4D6E707E" w14:textId="77777777" w:rsidR="00B41689" w:rsidRPr="004342C6" w:rsidRDefault="00B41689" w:rsidP="00BB74F1">
            <w:pPr>
              <w:tabs>
                <w:tab w:val="left" w:pos="1110"/>
              </w:tabs>
              <w:ind w:right="-108"/>
              <w:jc w:val="center"/>
              <w:rPr>
                <w:rFonts w:eastAsia="Calibri" w:cs="Arial"/>
                <w:b/>
                <w:color w:val="FFFFFF" w:themeColor="background1"/>
              </w:rPr>
            </w:pPr>
            <w:r w:rsidRPr="004342C6">
              <w:rPr>
                <w:rFonts w:eastAsia="Calibri" w:cs="Arial"/>
                <w:b/>
                <w:color w:val="FFFFFF" w:themeColor="background1"/>
              </w:rPr>
              <w:t>Agency</w:t>
            </w:r>
          </w:p>
        </w:tc>
        <w:tc>
          <w:tcPr>
            <w:tcW w:w="5109" w:type="dxa"/>
            <w:shd w:val="clear" w:color="auto" w:fill="4C8B3F" w:themeFill="background2"/>
            <w:vAlign w:val="center"/>
            <w:hideMark/>
          </w:tcPr>
          <w:p w14:paraId="20DE7AFA" w14:textId="77777777" w:rsidR="00B41689" w:rsidRPr="004342C6" w:rsidRDefault="00B41689" w:rsidP="00BB74F1">
            <w:pPr>
              <w:tabs>
                <w:tab w:val="left" w:pos="1110"/>
              </w:tabs>
              <w:ind w:right="-108"/>
              <w:jc w:val="center"/>
              <w:rPr>
                <w:rFonts w:eastAsia="Calibri" w:cs="Arial"/>
                <w:b/>
                <w:color w:val="FFFFFF" w:themeColor="background1"/>
              </w:rPr>
            </w:pPr>
            <w:r w:rsidRPr="004342C6">
              <w:rPr>
                <w:rFonts w:eastAsia="Calibri" w:cs="Arial"/>
                <w:b/>
                <w:color w:val="FFFFFF" w:themeColor="background1"/>
              </w:rPr>
              <w:t>Description of Changes</w:t>
            </w:r>
          </w:p>
        </w:tc>
      </w:tr>
      <w:tr w:rsidR="00B41689" w:rsidRPr="004342C6" w14:paraId="2D29FA3E" w14:textId="77777777" w:rsidTr="00BB74F1">
        <w:trPr>
          <w:trHeight w:val="311"/>
        </w:trPr>
        <w:tc>
          <w:tcPr>
            <w:tcW w:w="1148" w:type="dxa"/>
          </w:tcPr>
          <w:p w14:paraId="036FBFBC" w14:textId="77777777" w:rsidR="00B41689" w:rsidRPr="004342C6" w:rsidRDefault="00B41689" w:rsidP="00BB74F1">
            <w:pPr>
              <w:rPr>
                <w:rFonts w:cs="Arial"/>
              </w:rPr>
            </w:pPr>
            <w:r w:rsidRPr="004342C6">
              <w:rPr>
                <w:rFonts w:cs="Arial"/>
              </w:rPr>
              <w:t>1.0</w:t>
            </w:r>
          </w:p>
        </w:tc>
        <w:tc>
          <w:tcPr>
            <w:tcW w:w="1675" w:type="dxa"/>
          </w:tcPr>
          <w:p w14:paraId="711B373B" w14:textId="6BE4C5E3" w:rsidR="00B41689" w:rsidRPr="004342C6" w:rsidRDefault="00473B85" w:rsidP="00BB74F1">
            <w:pPr>
              <w:rPr>
                <w:rFonts w:cs="Arial"/>
              </w:rPr>
            </w:pPr>
            <w:r>
              <w:rPr>
                <w:rFonts w:cs="Arial"/>
              </w:rPr>
              <w:t>11/01/2019</w:t>
            </w:r>
          </w:p>
        </w:tc>
        <w:tc>
          <w:tcPr>
            <w:tcW w:w="1518" w:type="dxa"/>
          </w:tcPr>
          <w:p w14:paraId="3C22CB85" w14:textId="77777777" w:rsidR="00B41689" w:rsidRPr="004342C6" w:rsidRDefault="00B41689" w:rsidP="00BB74F1">
            <w:pPr>
              <w:rPr>
                <w:rFonts w:cs="Arial"/>
              </w:rPr>
            </w:pPr>
            <w:r w:rsidRPr="004342C6">
              <w:rPr>
                <w:rFonts w:cs="Arial"/>
              </w:rPr>
              <w:t>hCentive</w:t>
            </w:r>
          </w:p>
        </w:tc>
        <w:tc>
          <w:tcPr>
            <w:tcW w:w="5109" w:type="dxa"/>
          </w:tcPr>
          <w:p w14:paraId="1DE6752D" w14:textId="7DD174CD" w:rsidR="00B41689" w:rsidRPr="004342C6" w:rsidRDefault="00473B85" w:rsidP="00BB74F1">
            <w:pPr>
              <w:rPr>
                <w:rFonts w:cs="Arial"/>
              </w:rPr>
            </w:pPr>
            <w:r>
              <w:rPr>
                <w:rFonts w:cs="Arial"/>
              </w:rPr>
              <w:t>Initial Draft</w:t>
            </w:r>
          </w:p>
        </w:tc>
      </w:tr>
      <w:tr w:rsidR="00557EA4" w:rsidRPr="004342C6" w14:paraId="6E03966C" w14:textId="77777777" w:rsidTr="00BB74F1">
        <w:trPr>
          <w:trHeight w:val="311"/>
        </w:trPr>
        <w:tc>
          <w:tcPr>
            <w:tcW w:w="1148" w:type="dxa"/>
          </w:tcPr>
          <w:p w14:paraId="61FD4B55" w14:textId="233B2CEA" w:rsidR="00557EA4" w:rsidRPr="004342C6" w:rsidRDefault="00557EA4" w:rsidP="00BB74F1">
            <w:pPr>
              <w:rPr>
                <w:rFonts w:cs="Arial"/>
              </w:rPr>
            </w:pPr>
            <w:r>
              <w:rPr>
                <w:rFonts w:cs="Arial"/>
              </w:rPr>
              <w:t>2.0</w:t>
            </w:r>
          </w:p>
        </w:tc>
        <w:tc>
          <w:tcPr>
            <w:tcW w:w="1675" w:type="dxa"/>
          </w:tcPr>
          <w:p w14:paraId="4D3FE6CD" w14:textId="36B588AE" w:rsidR="00557EA4" w:rsidRDefault="00557EA4" w:rsidP="00BB74F1">
            <w:pPr>
              <w:rPr>
                <w:rFonts w:cs="Arial"/>
              </w:rPr>
            </w:pPr>
            <w:r>
              <w:rPr>
                <w:rFonts w:cs="Arial"/>
              </w:rPr>
              <w:t>5/18/2020</w:t>
            </w:r>
          </w:p>
        </w:tc>
        <w:tc>
          <w:tcPr>
            <w:tcW w:w="1518" w:type="dxa"/>
          </w:tcPr>
          <w:p w14:paraId="27862808" w14:textId="5A0EF1AF" w:rsidR="00557EA4" w:rsidRPr="004342C6" w:rsidRDefault="00557EA4" w:rsidP="00BB74F1">
            <w:pPr>
              <w:rPr>
                <w:rFonts w:cs="Arial"/>
              </w:rPr>
            </w:pPr>
            <w:r>
              <w:rPr>
                <w:rFonts w:cs="Arial"/>
              </w:rPr>
              <w:t>hCentive</w:t>
            </w:r>
          </w:p>
        </w:tc>
        <w:tc>
          <w:tcPr>
            <w:tcW w:w="5109" w:type="dxa"/>
          </w:tcPr>
          <w:p w14:paraId="7A0F1770" w14:textId="5A25090F" w:rsidR="00557EA4" w:rsidRDefault="00557EA4" w:rsidP="00BB74F1">
            <w:pPr>
              <w:rPr>
                <w:rFonts w:cs="Arial"/>
              </w:rPr>
            </w:pPr>
            <w:r>
              <w:rPr>
                <w:rFonts w:cs="Arial"/>
              </w:rPr>
              <w:t xml:space="preserve">Release 21 </w:t>
            </w:r>
            <w:r w:rsidR="003C008B">
              <w:rPr>
                <w:rFonts w:cs="Arial"/>
              </w:rPr>
              <w:t>changes:</w:t>
            </w:r>
            <w:r>
              <w:rPr>
                <w:rFonts w:cs="Arial"/>
              </w:rPr>
              <w:t xml:space="preserve"> “MEC updates”</w:t>
            </w:r>
          </w:p>
          <w:p w14:paraId="60BA8169" w14:textId="0EACAC03" w:rsidR="00CD38AD" w:rsidRDefault="00CD38AD" w:rsidP="00BB74F1">
            <w:pPr>
              <w:rPr>
                <w:rFonts w:cs="Arial"/>
              </w:rPr>
            </w:pPr>
            <w:r>
              <w:rPr>
                <w:rFonts w:cs="Arial"/>
              </w:rPr>
              <w:t>Updated Use Case 7</w:t>
            </w:r>
          </w:p>
        </w:tc>
      </w:tr>
      <w:tr w:rsidR="00D62994" w:rsidRPr="004342C6" w14:paraId="4DEB2BE7" w14:textId="77777777" w:rsidTr="00BB74F1">
        <w:trPr>
          <w:trHeight w:val="311"/>
        </w:trPr>
        <w:tc>
          <w:tcPr>
            <w:tcW w:w="1148" w:type="dxa"/>
          </w:tcPr>
          <w:p w14:paraId="4DE73134" w14:textId="67F877CD" w:rsidR="00D62994" w:rsidRDefault="00D62994" w:rsidP="00BB74F1">
            <w:pPr>
              <w:rPr>
                <w:rFonts w:cs="Arial"/>
              </w:rPr>
            </w:pPr>
            <w:r>
              <w:rPr>
                <w:rFonts w:cs="Arial"/>
              </w:rPr>
              <w:t>3.0</w:t>
            </w:r>
          </w:p>
        </w:tc>
        <w:tc>
          <w:tcPr>
            <w:tcW w:w="1675" w:type="dxa"/>
          </w:tcPr>
          <w:p w14:paraId="39578357" w14:textId="377DDC19" w:rsidR="00D62994" w:rsidRDefault="00D62994" w:rsidP="00BB74F1">
            <w:pPr>
              <w:rPr>
                <w:rFonts w:cs="Arial"/>
              </w:rPr>
            </w:pPr>
            <w:r>
              <w:rPr>
                <w:rFonts w:cs="Arial"/>
              </w:rPr>
              <w:t>1/20/2021</w:t>
            </w:r>
          </w:p>
        </w:tc>
        <w:tc>
          <w:tcPr>
            <w:tcW w:w="1518" w:type="dxa"/>
          </w:tcPr>
          <w:p w14:paraId="6D566636" w14:textId="031A3C20" w:rsidR="00D62994" w:rsidRDefault="00D62994" w:rsidP="00BB74F1">
            <w:pPr>
              <w:rPr>
                <w:rFonts w:cs="Arial"/>
              </w:rPr>
            </w:pPr>
            <w:r>
              <w:rPr>
                <w:rFonts w:cs="Arial"/>
              </w:rPr>
              <w:t>hCentive</w:t>
            </w:r>
          </w:p>
        </w:tc>
        <w:tc>
          <w:tcPr>
            <w:tcW w:w="5109" w:type="dxa"/>
          </w:tcPr>
          <w:p w14:paraId="638AD82E" w14:textId="438DAD75" w:rsidR="00D62994" w:rsidRDefault="00D62994" w:rsidP="00BB74F1">
            <w:pPr>
              <w:rPr>
                <w:rFonts w:cs="Arial"/>
              </w:rPr>
            </w:pPr>
            <w:r>
              <w:rPr>
                <w:rFonts w:cs="Arial"/>
              </w:rPr>
              <w:t xml:space="preserve">Release 23 </w:t>
            </w:r>
            <w:r w:rsidR="003C008B">
              <w:rPr>
                <w:rFonts w:cs="Arial"/>
              </w:rPr>
              <w:t>changes:</w:t>
            </w:r>
            <w:r>
              <w:rPr>
                <w:rFonts w:cs="Arial"/>
              </w:rPr>
              <w:t xml:space="preserve"> “Admin closure updates”</w:t>
            </w:r>
          </w:p>
          <w:p w14:paraId="269C1C01" w14:textId="39A10EAB" w:rsidR="00D62994" w:rsidRDefault="00D62994" w:rsidP="00BB74F1">
            <w:pPr>
              <w:rPr>
                <w:rFonts w:cs="Arial"/>
              </w:rPr>
            </w:pPr>
            <w:r>
              <w:rPr>
                <w:rFonts w:cs="Arial"/>
              </w:rPr>
              <w:t>Updated use case 33</w:t>
            </w:r>
          </w:p>
        </w:tc>
      </w:tr>
      <w:tr w:rsidR="003C008B" w:rsidRPr="004342C6" w14:paraId="72364CDD" w14:textId="77777777" w:rsidTr="00BB74F1">
        <w:trPr>
          <w:trHeight w:val="311"/>
        </w:trPr>
        <w:tc>
          <w:tcPr>
            <w:tcW w:w="1148" w:type="dxa"/>
          </w:tcPr>
          <w:p w14:paraId="5CF00AE2" w14:textId="25D7D924" w:rsidR="003C008B" w:rsidRDefault="003C008B" w:rsidP="00BB74F1">
            <w:pPr>
              <w:rPr>
                <w:rFonts w:cs="Arial"/>
              </w:rPr>
            </w:pPr>
            <w:r>
              <w:rPr>
                <w:rFonts w:cs="Arial"/>
              </w:rPr>
              <w:t>4.0</w:t>
            </w:r>
          </w:p>
        </w:tc>
        <w:tc>
          <w:tcPr>
            <w:tcW w:w="1675" w:type="dxa"/>
          </w:tcPr>
          <w:p w14:paraId="7FDE56DD" w14:textId="0C75B029" w:rsidR="003C008B" w:rsidRDefault="003C008B" w:rsidP="00BB74F1">
            <w:pPr>
              <w:rPr>
                <w:rFonts w:cs="Arial"/>
              </w:rPr>
            </w:pPr>
            <w:r>
              <w:rPr>
                <w:rFonts w:cs="Arial"/>
              </w:rPr>
              <w:t>5/26/2021</w:t>
            </w:r>
          </w:p>
        </w:tc>
        <w:tc>
          <w:tcPr>
            <w:tcW w:w="1518" w:type="dxa"/>
          </w:tcPr>
          <w:p w14:paraId="0FB76987" w14:textId="046F41E7" w:rsidR="003C008B" w:rsidRDefault="003C008B" w:rsidP="00BB74F1">
            <w:pPr>
              <w:rPr>
                <w:rFonts w:cs="Arial"/>
              </w:rPr>
            </w:pPr>
            <w:r>
              <w:rPr>
                <w:rFonts w:cs="Arial"/>
              </w:rPr>
              <w:t>hCentive</w:t>
            </w:r>
          </w:p>
        </w:tc>
        <w:tc>
          <w:tcPr>
            <w:tcW w:w="5109" w:type="dxa"/>
          </w:tcPr>
          <w:p w14:paraId="0A5822A8" w14:textId="31A559DC" w:rsidR="003C008B" w:rsidRDefault="003C008B" w:rsidP="00BB74F1">
            <w:pPr>
              <w:rPr>
                <w:rFonts w:cs="Arial"/>
              </w:rPr>
            </w:pPr>
            <w:r>
              <w:rPr>
                <w:rFonts w:cs="Arial"/>
              </w:rPr>
              <w:t>Release 2</w:t>
            </w:r>
            <w:r w:rsidR="0079493E">
              <w:rPr>
                <w:rFonts w:cs="Arial"/>
              </w:rPr>
              <w:t>3</w:t>
            </w:r>
            <w:r>
              <w:rPr>
                <w:rFonts w:cs="Arial"/>
              </w:rPr>
              <w:t xml:space="preserve"> changes: Updated the Change Transaction Sheet under </w:t>
            </w:r>
            <w:r w:rsidRPr="003C008B">
              <w:rPr>
                <w:rFonts w:cs="Arial"/>
              </w:rPr>
              <w:t>MHPD.FR.035.001</w:t>
            </w:r>
          </w:p>
        </w:tc>
      </w:tr>
      <w:tr w:rsidR="0023218A" w:rsidRPr="004342C6" w14:paraId="0B287A6B" w14:textId="77777777" w:rsidTr="00BB74F1">
        <w:trPr>
          <w:trHeight w:val="311"/>
        </w:trPr>
        <w:tc>
          <w:tcPr>
            <w:tcW w:w="1148" w:type="dxa"/>
          </w:tcPr>
          <w:p w14:paraId="7DFE6FA3" w14:textId="77777777" w:rsidR="0023218A" w:rsidRDefault="0023218A" w:rsidP="0023218A">
            <w:pPr>
              <w:rPr>
                <w:rFonts w:cs="Arial"/>
              </w:rPr>
            </w:pPr>
            <w:r>
              <w:rPr>
                <w:rFonts w:cs="Arial"/>
              </w:rPr>
              <w:t>5.0</w:t>
            </w:r>
          </w:p>
          <w:p w14:paraId="69A9840D" w14:textId="2494DD67" w:rsidR="0091190B" w:rsidRDefault="0091190B" w:rsidP="0023218A">
            <w:pPr>
              <w:rPr>
                <w:rFonts w:cs="Arial"/>
              </w:rPr>
            </w:pPr>
          </w:p>
        </w:tc>
        <w:tc>
          <w:tcPr>
            <w:tcW w:w="1675" w:type="dxa"/>
          </w:tcPr>
          <w:p w14:paraId="273BD0D3" w14:textId="78212E26" w:rsidR="0023218A" w:rsidRDefault="0023218A" w:rsidP="0023218A">
            <w:pPr>
              <w:rPr>
                <w:rFonts w:cs="Arial"/>
              </w:rPr>
            </w:pPr>
            <w:r>
              <w:rPr>
                <w:rFonts w:cs="Arial"/>
              </w:rPr>
              <w:t>6/3/2021</w:t>
            </w:r>
          </w:p>
        </w:tc>
        <w:tc>
          <w:tcPr>
            <w:tcW w:w="1518" w:type="dxa"/>
          </w:tcPr>
          <w:p w14:paraId="3CC6E9EC" w14:textId="2BF4683C" w:rsidR="0023218A" w:rsidRDefault="0023218A" w:rsidP="0023218A">
            <w:pPr>
              <w:rPr>
                <w:rFonts w:cs="Arial"/>
              </w:rPr>
            </w:pPr>
            <w:r>
              <w:rPr>
                <w:rFonts w:cs="Arial"/>
              </w:rPr>
              <w:t>hCentive</w:t>
            </w:r>
          </w:p>
        </w:tc>
        <w:tc>
          <w:tcPr>
            <w:tcW w:w="5109" w:type="dxa"/>
          </w:tcPr>
          <w:p w14:paraId="3608D036" w14:textId="5A4F8629" w:rsidR="0023218A" w:rsidRDefault="0023218A" w:rsidP="0023218A">
            <w:pPr>
              <w:rPr>
                <w:rFonts w:cs="Arial"/>
              </w:rPr>
            </w:pPr>
            <w:r>
              <w:rPr>
                <w:rFonts w:cs="Arial"/>
              </w:rPr>
              <w:t>Release 24 changes: “</w:t>
            </w:r>
            <w:r w:rsidRPr="003C008B">
              <w:rPr>
                <w:rFonts w:cs="Arial"/>
              </w:rPr>
              <w:t>Modify Medicaid Effective dates rules related to Disability scenarios</w:t>
            </w:r>
            <w:r>
              <w:rPr>
                <w:rFonts w:cs="Arial"/>
              </w:rPr>
              <w:t>”</w:t>
            </w:r>
          </w:p>
        </w:tc>
      </w:tr>
      <w:tr w:rsidR="002832DC" w:rsidRPr="004342C6" w14:paraId="5515A4DB" w14:textId="77777777" w:rsidTr="00BB74F1">
        <w:trPr>
          <w:trHeight w:val="311"/>
        </w:trPr>
        <w:tc>
          <w:tcPr>
            <w:tcW w:w="1148" w:type="dxa"/>
          </w:tcPr>
          <w:p w14:paraId="2EB9AF2D" w14:textId="2667EDF8" w:rsidR="002832DC" w:rsidRDefault="002832DC" w:rsidP="002832DC">
            <w:pPr>
              <w:rPr>
                <w:rFonts w:cs="Arial"/>
              </w:rPr>
            </w:pPr>
            <w:r>
              <w:rPr>
                <w:rFonts w:cs="Arial"/>
              </w:rPr>
              <w:t>6.0</w:t>
            </w:r>
          </w:p>
        </w:tc>
        <w:tc>
          <w:tcPr>
            <w:tcW w:w="1675" w:type="dxa"/>
          </w:tcPr>
          <w:p w14:paraId="24820B28" w14:textId="26090EFC" w:rsidR="002832DC" w:rsidRDefault="002832DC" w:rsidP="002832DC">
            <w:pPr>
              <w:rPr>
                <w:rFonts w:cs="Arial"/>
              </w:rPr>
            </w:pPr>
            <w:r>
              <w:rPr>
                <w:rFonts w:cs="Arial"/>
              </w:rPr>
              <w:t>06/1</w:t>
            </w:r>
            <w:r w:rsidR="00FA15F0">
              <w:rPr>
                <w:rFonts w:cs="Arial"/>
              </w:rPr>
              <w:t>4</w:t>
            </w:r>
            <w:r>
              <w:rPr>
                <w:rFonts w:cs="Arial"/>
              </w:rPr>
              <w:t>/2021</w:t>
            </w:r>
          </w:p>
        </w:tc>
        <w:tc>
          <w:tcPr>
            <w:tcW w:w="1518" w:type="dxa"/>
          </w:tcPr>
          <w:p w14:paraId="2BF2C966" w14:textId="060E62E0" w:rsidR="002832DC" w:rsidRDefault="002832DC" w:rsidP="002832DC">
            <w:pPr>
              <w:rPr>
                <w:rFonts w:cs="Arial"/>
              </w:rPr>
            </w:pPr>
            <w:r>
              <w:rPr>
                <w:rFonts w:cs="Arial"/>
              </w:rPr>
              <w:t>hCentive</w:t>
            </w:r>
          </w:p>
        </w:tc>
        <w:tc>
          <w:tcPr>
            <w:tcW w:w="5109" w:type="dxa"/>
          </w:tcPr>
          <w:p w14:paraId="302B6E8E" w14:textId="77777777" w:rsidR="002832DC" w:rsidRDefault="002832DC" w:rsidP="002832DC">
            <w:pPr>
              <w:pStyle w:val="paragraph"/>
              <w:spacing w:before="0" w:beforeAutospacing="0" w:after="0" w:afterAutospacing="0"/>
              <w:textAlignment w:val="baseline"/>
              <w:rPr>
                <w:rFonts w:ascii="Arial" w:eastAsiaTheme="minorHAnsi" w:hAnsi="Arial" w:cs="Arial"/>
                <w:sz w:val="22"/>
                <w:szCs w:val="22"/>
              </w:rPr>
            </w:pPr>
            <w:r w:rsidRPr="002832DC">
              <w:rPr>
                <w:rFonts w:ascii="Arial" w:eastAsiaTheme="minorHAnsi" w:hAnsi="Arial" w:cs="Arial"/>
                <w:sz w:val="22"/>
                <w:szCs w:val="22"/>
              </w:rPr>
              <w:t>Release 24 changes: “Transitional Medical Assistance (TMA) Enhancements based on federal guidelines​”</w:t>
            </w:r>
            <w:r w:rsidR="00F927DD">
              <w:rPr>
                <w:rFonts w:ascii="Arial" w:eastAsiaTheme="minorHAnsi" w:hAnsi="Arial" w:cs="Arial"/>
                <w:sz w:val="22"/>
                <w:szCs w:val="22"/>
              </w:rPr>
              <w:t>:</w:t>
            </w:r>
          </w:p>
          <w:p w14:paraId="1C25114E" w14:textId="3418AF51" w:rsidR="00F927DD" w:rsidRPr="002832DC" w:rsidRDefault="00F927DD" w:rsidP="002832DC">
            <w:pPr>
              <w:pStyle w:val="paragraph"/>
              <w:spacing w:before="0" w:beforeAutospacing="0" w:after="0" w:afterAutospacing="0"/>
              <w:textAlignment w:val="baseline"/>
            </w:pPr>
            <w:r>
              <w:rPr>
                <w:rFonts w:ascii="Arial" w:eastAsiaTheme="minorHAnsi" w:hAnsi="Arial" w:cs="Arial"/>
                <w:sz w:val="22"/>
                <w:szCs w:val="22"/>
              </w:rPr>
              <w:t>Updated Use Cases 19</w:t>
            </w:r>
            <w:r w:rsidR="005E67BC">
              <w:rPr>
                <w:rFonts w:ascii="Arial" w:eastAsiaTheme="minorHAnsi" w:hAnsi="Arial" w:cs="Arial"/>
                <w:sz w:val="22"/>
                <w:szCs w:val="22"/>
              </w:rPr>
              <w:t xml:space="preserve"> and </w:t>
            </w:r>
            <w:r w:rsidR="005D02CD">
              <w:rPr>
                <w:rFonts w:ascii="Arial" w:eastAsiaTheme="minorHAnsi" w:hAnsi="Arial" w:cs="Arial"/>
                <w:sz w:val="22"/>
                <w:szCs w:val="22"/>
              </w:rPr>
              <w:t>20</w:t>
            </w:r>
            <w:r w:rsidR="000E4298">
              <w:rPr>
                <w:rFonts w:ascii="Arial" w:eastAsiaTheme="minorHAnsi" w:hAnsi="Arial" w:cs="Arial"/>
                <w:sz w:val="22"/>
                <w:szCs w:val="22"/>
              </w:rPr>
              <w:t xml:space="preserve"> </w:t>
            </w:r>
            <w:r>
              <w:rPr>
                <w:rFonts w:ascii="Arial" w:eastAsiaTheme="minorHAnsi" w:hAnsi="Arial" w:cs="Arial"/>
                <w:sz w:val="22"/>
                <w:szCs w:val="22"/>
              </w:rPr>
              <w:t xml:space="preserve">and </w:t>
            </w:r>
            <w:r w:rsidR="007F1A9E">
              <w:rPr>
                <w:rFonts w:ascii="Arial" w:eastAsiaTheme="minorHAnsi" w:hAnsi="Arial" w:cs="Arial"/>
                <w:sz w:val="22"/>
                <w:szCs w:val="22"/>
              </w:rPr>
              <w:t xml:space="preserve">updated </w:t>
            </w:r>
            <w:r>
              <w:rPr>
                <w:rFonts w:ascii="Arial" w:eastAsiaTheme="minorHAnsi" w:hAnsi="Arial" w:cs="Arial"/>
                <w:sz w:val="22"/>
                <w:szCs w:val="22"/>
              </w:rPr>
              <w:t xml:space="preserve">Section 7 (Added </w:t>
            </w:r>
            <w:r w:rsidRPr="00F927DD">
              <w:rPr>
                <w:rFonts w:ascii="Arial" w:eastAsiaTheme="minorHAnsi" w:hAnsi="Arial" w:cs="Arial"/>
                <w:sz w:val="22"/>
                <w:szCs w:val="22"/>
              </w:rPr>
              <w:t>TMA Period start date calculation</w:t>
            </w:r>
            <w:r>
              <w:rPr>
                <w:rFonts w:ascii="Arial" w:eastAsiaTheme="minorHAnsi" w:hAnsi="Arial" w:cs="Arial"/>
                <w:sz w:val="22"/>
                <w:szCs w:val="22"/>
              </w:rPr>
              <w:t xml:space="preserve"> sheet)</w:t>
            </w:r>
          </w:p>
        </w:tc>
      </w:tr>
      <w:tr w:rsidR="00480C97" w:rsidRPr="004342C6" w14:paraId="3D444C1B" w14:textId="77777777" w:rsidTr="00BB74F1">
        <w:trPr>
          <w:trHeight w:val="311"/>
        </w:trPr>
        <w:tc>
          <w:tcPr>
            <w:tcW w:w="1148" w:type="dxa"/>
          </w:tcPr>
          <w:p w14:paraId="18D6A581" w14:textId="3FDF91AB" w:rsidR="00480C97" w:rsidRDefault="00480C97" w:rsidP="002832DC">
            <w:pPr>
              <w:rPr>
                <w:rFonts w:cs="Arial"/>
              </w:rPr>
            </w:pPr>
            <w:r>
              <w:rPr>
                <w:rFonts w:cs="Arial"/>
              </w:rPr>
              <w:t>7.0</w:t>
            </w:r>
          </w:p>
        </w:tc>
        <w:tc>
          <w:tcPr>
            <w:tcW w:w="1675" w:type="dxa"/>
          </w:tcPr>
          <w:p w14:paraId="7D97FD02" w14:textId="64CCF3B0" w:rsidR="00480C97" w:rsidRDefault="00480C97" w:rsidP="002832DC">
            <w:pPr>
              <w:rPr>
                <w:rFonts w:cs="Arial"/>
              </w:rPr>
            </w:pPr>
            <w:r>
              <w:rPr>
                <w:rFonts w:cs="Arial"/>
              </w:rPr>
              <w:t>06/17/2021</w:t>
            </w:r>
          </w:p>
        </w:tc>
        <w:tc>
          <w:tcPr>
            <w:tcW w:w="1518" w:type="dxa"/>
          </w:tcPr>
          <w:p w14:paraId="4AD229F1" w14:textId="32280565" w:rsidR="00480C97" w:rsidRDefault="00480C97" w:rsidP="002832DC">
            <w:pPr>
              <w:rPr>
                <w:rFonts w:cs="Arial"/>
              </w:rPr>
            </w:pPr>
            <w:r>
              <w:rPr>
                <w:rFonts w:cs="Arial"/>
              </w:rPr>
              <w:t>hCentive</w:t>
            </w:r>
          </w:p>
        </w:tc>
        <w:tc>
          <w:tcPr>
            <w:tcW w:w="5109" w:type="dxa"/>
          </w:tcPr>
          <w:p w14:paraId="2BF41F40" w14:textId="43A4BB1C" w:rsidR="00480C97" w:rsidRDefault="00480C97" w:rsidP="002832DC">
            <w:pPr>
              <w:pStyle w:val="paragraph"/>
              <w:spacing w:before="0" w:beforeAutospacing="0" w:after="0" w:afterAutospacing="0"/>
              <w:textAlignment w:val="baseline"/>
              <w:rPr>
                <w:rFonts w:ascii="Arial" w:eastAsiaTheme="minorHAnsi" w:hAnsi="Arial" w:cs="Arial"/>
                <w:sz w:val="22"/>
                <w:szCs w:val="22"/>
              </w:rPr>
            </w:pPr>
            <w:r w:rsidRPr="002832DC">
              <w:rPr>
                <w:rFonts w:ascii="Arial" w:eastAsiaTheme="minorHAnsi" w:hAnsi="Arial" w:cs="Arial"/>
                <w:sz w:val="22"/>
                <w:szCs w:val="22"/>
              </w:rPr>
              <w:t>Release 24 changes: “</w:t>
            </w:r>
            <w:r w:rsidRPr="00480C97">
              <w:rPr>
                <w:rFonts w:ascii="Arial" w:eastAsiaTheme="minorHAnsi" w:hAnsi="Arial" w:cs="Arial"/>
                <w:sz w:val="22"/>
                <w:szCs w:val="22"/>
              </w:rPr>
              <w:t>MAGI Methodology Changes</w:t>
            </w:r>
            <w:r w:rsidRPr="002832DC">
              <w:rPr>
                <w:rFonts w:ascii="Arial" w:eastAsiaTheme="minorHAnsi" w:hAnsi="Arial" w:cs="Arial"/>
                <w:sz w:val="22"/>
                <w:szCs w:val="22"/>
              </w:rPr>
              <w:t>​”</w:t>
            </w:r>
            <w:r>
              <w:rPr>
                <w:rFonts w:ascii="Arial" w:eastAsiaTheme="minorHAnsi" w:hAnsi="Arial" w:cs="Arial"/>
                <w:sz w:val="22"/>
                <w:szCs w:val="22"/>
              </w:rPr>
              <w:t xml:space="preserve"> updates</w:t>
            </w:r>
            <w:r w:rsidR="00E71EFB">
              <w:rPr>
                <w:rFonts w:ascii="Arial" w:eastAsiaTheme="minorHAnsi" w:hAnsi="Arial" w:cs="Arial"/>
                <w:sz w:val="22"/>
                <w:szCs w:val="22"/>
              </w:rPr>
              <w:t>:</w:t>
            </w:r>
          </w:p>
          <w:p w14:paraId="77908CF6" w14:textId="22307481" w:rsidR="006B18E1" w:rsidRDefault="00480C97" w:rsidP="00EC51C6">
            <w:pPr>
              <w:pStyle w:val="paragraph"/>
              <w:spacing w:before="0" w:beforeAutospacing="0" w:after="0" w:afterAutospacing="0"/>
              <w:textAlignment w:val="baseline"/>
              <w:rPr>
                <w:rFonts w:ascii="Arial" w:eastAsiaTheme="minorHAnsi" w:hAnsi="Arial" w:cs="Arial"/>
                <w:sz w:val="22"/>
                <w:szCs w:val="22"/>
              </w:rPr>
            </w:pPr>
            <w:r>
              <w:rPr>
                <w:rFonts w:ascii="Arial" w:eastAsiaTheme="minorHAnsi" w:hAnsi="Arial" w:cs="Arial"/>
                <w:sz w:val="22"/>
                <w:szCs w:val="22"/>
              </w:rPr>
              <w:t xml:space="preserve">Updated Use Case </w:t>
            </w:r>
            <w:r w:rsidR="00EC51C6">
              <w:rPr>
                <w:rFonts w:ascii="Arial" w:eastAsiaTheme="minorHAnsi" w:hAnsi="Arial" w:cs="Arial"/>
                <w:sz w:val="22"/>
                <w:szCs w:val="22"/>
              </w:rPr>
              <w:t>2,17</w:t>
            </w:r>
          </w:p>
          <w:p w14:paraId="59EA735D" w14:textId="77777777" w:rsidR="00E71EFB" w:rsidRDefault="00E71EFB" w:rsidP="00E71EFB">
            <w:pPr>
              <w:pStyle w:val="paragraph"/>
              <w:spacing w:before="0" w:beforeAutospacing="0" w:after="0" w:afterAutospacing="0"/>
              <w:textAlignment w:val="baseline"/>
              <w:rPr>
                <w:rFonts w:ascii="Arial" w:eastAsiaTheme="minorHAnsi" w:hAnsi="Arial" w:cs="Arial"/>
                <w:sz w:val="22"/>
                <w:szCs w:val="22"/>
              </w:rPr>
            </w:pPr>
            <w:r>
              <w:rPr>
                <w:rFonts w:ascii="Arial" w:eastAsiaTheme="minorHAnsi" w:hAnsi="Arial" w:cs="Arial"/>
                <w:sz w:val="22"/>
                <w:szCs w:val="22"/>
              </w:rPr>
              <w:t xml:space="preserve">Added new Use Case 37, </w:t>
            </w:r>
          </w:p>
          <w:p w14:paraId="7B9FD1E6" w14:textId="2A19328D" w:rsidR="00480C97" w:rsidRPr="002832DC" w:rsidRDefault="00E71EFB" w:rsidP="00E71EFB">
            <w:pPr>
              <w:pStyle w:val="paragraph"/>
              <w:spacing w:before="0" w:beforeAutospacing="0" w:after="0" w:afterAutospacing="0"/>
              <w:textAlignment w:val="baseline"/>
              <w:rPr>
                <w:rFonts w:ascii="Arial" w:eastAsiaTheme="minorHAnsi" w:hAnsi="Arial" w:cs="Arial"/>
                <w:sz w:val="22"/>
                <w:szCs w:val="22"/>
              </w:rPr>
            </w:pPr>
            <w:r>
              <w:rPr>
                <w:rFonts w:ascii="Arial" w:eastAsiaTheme="minorHAnsi" w:hAnsi="Arial" w:cs="Arial"/>
                <w:sz w:val="22"/>
                <w:szCs w:val="22"/>
              </w:rPr>
              <w:t xml:space="preserve">Updated </w:t>
            </w:r>
            <w:r w:rsidR="00DC07A3">
              <w:rPr>
                <w:rFonts w:ascii="Arial" w:eastAsiaTheme="minorHAnsi" w:hAnsi="Arial" w:cs="Arial"/>
                <w:sz w:val="22"/>
                <w:szCs w:val="22"/>
              </w:rPr>
              <w:t xml:space="preserve">Section 2.1 and </w:t>
            </w:r>
            <w:r w:rsidR="00EC51C6">
              <w:rPr>
                <w:rFonts w:ascii="Arial" w:eastAsiaTheme="minorHAnsi" w:hAnsi="Arial" w:cs="Arial"/>
                <w:sz w:val="22"/>
                <w:szCs w:val="22"/>
              </w:rPr>
              <w:t xml:space="preserve">Section 7(Added </w:t>
            </w:r>
            <w:r w:rsidR="00BC3F33">
              <w:rPr>
                <w:rFonts w:ascii="Arial" w:eastAsiaTheme="minorHAnsi" w:hAnsi="Arial" w:cs="Arial"/>
                <w:sz w:val="22"/>
                <w:szCs w:val="22"/>
              </w:rPr>
              <w:t xml:space="preserve">Lottery and Gambling Income </w:t>
            </w:r>
            <w:r w:rsidR="00EC51C6">
              <w:rPr>
                <w:rFonts w:ascii="Arial" w:eastAsiaTheme="minorHAnsi" w:hAnsi="Arial" w:cs="Arial"/>
                <w:sz w:val="22"/>
                <w:szCs w:val="22"/>
              </w:rPr>
              <w:t>Distributi</w:t>
            </w:r>
            <w:r w:rsidR="00BC3F33">
              <w:rPr>
                <w:rFonts w:ascii="Arial" w:eastAsiaTheme="minorHAnsi" w:hAnsi="Arial" w:cs="Arial"/>
                <w:sz w:val="22"/>
                <w:szCs w:val="22"/>
              </w:rPr>
              <w:t>on Worksheet</w:t>
            </w:r>
            <w:r w:rsidR="00EC51C6">
              <w:rPr>
                <w:rFonts w:ascii="Arial" w:eastAsiaTheme="minorHAnsi" w:hAnsi="Arial" w:cs="Arial"/>
                <w:sz w:val="22"/>
                <w:szCs w:val="22"/>
              </w:rPr>
              <w:t>)</w:t>
            </w:r>
          </w:p>
        </w:tc>
      </w:tr>
      <w:tr w:rsidR="00480C97" w:rsidRPr="004342C6" w14:paraId="2546C706" w14:textId="77777777" w:rsidTr="00BB74F1">
        <w:trPr>
          <w:trHeight w:val="311"/>
        </w:trPr>
        <w:tc>
          <w:tcPr>
            <w:tcW w:w="1148" w:type="dxa"/>
          </w:tcPr>
          <w:p w14:paraId="1335A0D8" w14:textId="597ED84B" w:rsidR="00480C97" w:rsidRDefault="00480C97" w:rsidP="00480C97">
            <w:pPr>
              <w:rPr>
                <w:rFonts w:cs="Arial"/>
              </w:rPr>
            </w:pPr>
            <w:r>
              <w:rPr>
                <w:rFonts w:cs="Arial"/>
              </w:rPr>
              <w:t>8.0</w:t>
            </w:r>
          </w:p>
        </w:tc>
        <w:tc>
          <w:tcPr>
            <w:tcW w:w="1675" w:type="dxa"/>
          </w:tcPr>
          <w:p w14:paraId="0B684A3A" w14:textId="4B223AD5" w:rsidR="00480C97" w:rsidRDefault="00480C97" w:rsidP="00480C97">
            <w:pPr>
              <w:rPr>
                <w:rFonts w:cs="Arial"/>
              </w:rPr>
            </w:pPr>
            <w:r>
              <w:rPr>
                <w:rFonts w:cs="Arial"/>
              </w:rPr>
              <w:t>06/17/2021</w:t>
            </w:r>
          </w:p>
        </w:tc>
        <w:tc>
          <w:tcPr>
            <w:tcW w:w="1518" w:type="dxa"/>
          </w:tcPr>
          <w:p w14:paraId="3AF438AF" w14:textId="5729554D" w:rsidR="00480C97" w:rsidRDefault="00480C97" w:rsidP="00480C97">
            <w:pPr>
              <w:rPr>
                <w:rFonts w:cs="Arial"/>
              </w:rPr>
            </w:pPr>
            <w:r>
              <w:rPr>
                <w:rFonts w:cs="Arial"/>
              </w:rPr>
              <w:t>hCentive</w:t>
            </w:r>
          </w:p>
        </w:tc>
        <w:tc>
          <w:tcPr>
            <w:tcW w:w="5109" w:type="dxa"/>
          </w:tcPr>
          <w:p w14:paraId="676CF611" w14:textId="59621A28" w:rsidR="00480C97" w:rsidRDefault="00480C97" w:rsidP="00032FBA">
            <w:pPr>
              <w:pStyle w:val="paragraph"/>
              <w:spacing w:before="0" w:beforeAutospacing="0" w:after="0" w:afterAutospacing="0"/>
              <w:textAlignment w:val="baseline"/>
              <w:rPr>
                <w:rFonts w:ascii="Arial" w:eastAsiaTheme="minorHAnsi" w:hAnsi="Arial" w:cs="Arial"/>
                <w:sz w:val="22"/>
                <w:szCs w:val="22"/>
              </w:rPr>
            </w:pPr>
            <w:r w:rsidRPr="002832DC">
              <w:rPr>
                <w:rFonts w:ascii="Arial" w:eastAsiaTheme="minorHAnsi" w:hAnsi="Arial" w:cs="Arial"/>
                <w:sz w:val="22"/>
                <w:szCs w:val="22"/>
              </w:rPr>
              <w:t>Release 24 changes: “</w:t>
            </w:r>
            <w:r w:rsidR="00032FBA">
              <w:rPr>
                <w:rFonts w:ascii="Arial" w:eastAsiaTheme="minorHAnsi" w:hAnsi="Arial" w:cs="Arial"/>
                <w:sz w:val="22"/>
                <w:szCs w:val="22"/>
              </w:rPr>
              <w:t>Add new administrative closing reason</w:t>
            </w:r>
            <w:r w:rsidR="00EC51C6">
              <w:rPr>
                <w:rFonts w:ascii="Arial" w:eastAsiaTheme="minorHAnsi" w:hAnsi="Arial" w:cs="Arial"/>
                <w:sz w:val="22"/>
                <w:szCs w:val="22"/>
              </w:rPr>
              <w:t>”</w:t>
            </w:r>
            <w:r w:rsidR="00032FBA">
              <w:rPr>
                <w:rFonts w:ascii="Arial" w:eastAsiaTheme="minorHAnsi" w:hAnsi="Arial" w:cs="Arial"/>
                <w:sz w:val="22"/>
                <w:szCs w:val="22"/>
              </w:rPr>
              <w:t xml:space="preserve"> updates</w:t>
            </w:r>
          </w:p>
          <w:p w14:paraId="462F7275" w14:textId="0222B99C" w:rsidR="00EC51C6" w:rsidRPr="002832DC" w:rsidRDefault="00EC51C6" w:rsidP="00032FBA">
            <w:pPr>
              <w:pStyle w:val="paragraph"/>
              <w:spacing w:before="0" w:beforeAutospacing="0" w:after="0" w:afterAutospacing="0"/>
              <w:textAlignment w:val="baseline"/>
              <w:rPr>
                <w:rFonts w:ascii="Arial" w:eastAsiaTheme="minorHAnsi" w:hAnsi="Arial" w:cs="Arial"/>
                <w:sz w:val="22"/>
                <w:szCs w:val="22"/>
              </w:rPr>
            </w:pPr>
            <w:r>
              <w:rPr>
                <w:rFonts w:ascii="Arial" w:eastAsiaTheme="minorHAnsi" w:hAnsi="Arial" w:cs="Arial"/>
                <w:sz w:val="22"/>
                <w:szCs w:val="22"/>
              </w:rPr>
              <w:t>Updated Use Case 33, Section 7 (</w:t>
            </w:r>
            <w:r w:rsidRPr="00BC3F33">
              <w:rPr>
                <w:rFonts w:ascii="Arial" w:eastAsiaTheme="minorHAnsi" w:hAnsi="Arial" w:cs="Arial"/>
                <w:sz w:val="22"/>
                <w:szCs w:val="22"/>
              </w:rPr>
              <w:t>Closure Reason List)</w:t>
            </w:r>
          </w:p>
        </w:tc>
      </w:tr>
      <w:tr w:rsidR="00D104CD" w:rsidRPr="00D104CD" w14:paraId="2D4898BA" w14:textId="77777777" w:rsidTr="00BB74F1">
        <w:trPr>
          <w:trHeight w:val="311"/>
        </w:trPr>
        <w:tc>
          <w:tcPr>
            <w:tcW w:w="1148" w:type="dxa"/>
          </w:tcPr>
          <w:p w14:paraId="0EC5C704" w14:textId="3E955DB8" w:rsidR="00D104CD" w:rsidRDefault="00D104CD" w:rsidP="00480C97">
            <w:pPr>
              <w:rPr>
                <w:rFonts w:cs="Arial"/>
              </w:rPr>
            </w:pPr>
            <w:r>
              <w:rPr>
                <w:rFonts w:cs="Arial"/>
              </w:rPr>
              <w:t>9.0</w:t>
            </w:r>
          </w:p>
        </w:tc>
        <w:tc>
          <w:tcPr>
            <w:tcW w:w="1675" w:type="dxa"/>
          </w:tcPr>
          <w:p w14:paraId="547099F3" w14:textId="399E884C" w:rsidR="00D104CD" w:rsidRDefault="00E66BD1" w:rsidP="00480C97">
            <w:pPr>
              <w:rPr>
                <w:rFonts w:cs="Arial"/>
              </w:rPr>
            </w:pPr>
            <w:r>
              <w:rPr>
                <w:rFonts w:cs="Arial"/>
              </w:rPr>
              <w:t>05</w:t>
            </w:r>
            <w:r w:rsidR="00D104CD">
              <w:rPr>
                <w:rFonts w:cs="Arial"/>
              </w:rPr>
              <w:t>/</w:t>
            </w:r>
            <w:r>
              <w:rPr>
                <w:rFonts w:cs="Arial"/>
              </w:rPr>
              <w:t>21</w:t>
            </w:r>
            <w:r w:rsidR="00D104CD">
              <w:rPr>
                <w:rFonts w:cs="Arial"/>
              </w:rPr>
              <w:t>/2022</w:t>
            </w:r>
          </w:p>
        </w:tc>
        <w:tc>
          <w:tcPr>
            <w:tcW w:w="1518" w:type="dxa"/>
          </w:tcPr>
          <w:p w14:paraId="7ECEF3A3" w14:textId="09A30111" w:rsidR="00D104CD" w:rsidRDefault="00D104CD" w:rsidP="00480C97">
            <w:pPr>
              <w:rPr>
                <w:rFonts w:cs="Arial"/>
              </w:rPr>
            </w:pPr>
            <w:r>
              <w:rPr>
                <w:rFonts w:cs="Arial"/>
              </w:rPr>
              <w:t>hCentive</w:t>
            </w:r>
          </w:p>
        </w:tc>
        <w:tc>
          <w:tcPr>
            <w:tcW w:w="5109" w:type="dxa"/>
          </w:tcPr>
          <w:p w14:paraId="14FAC203" w14:textId="68857B93" w:rsidR="00D104CD" w:rsidRDefault="00D104CD" w:rsidP="00D104CD">
            <w:pPr>
              <w:tabs>
                <w:tab w:val="left" w:pos="90"/>
              </w:tabs>
              <w:rPr>
                <w:rFonts w:cs="Arial"/>
              </w:rPr>
            </w:pPr>
            <w:r>
              <w:rPr>
                <w:rFonts w:cs="Arial"/>
              </w:rPr>
              <w:t>Release 25 changes: “</w:t>
            </w:r>
            <w:r w:rsidRPr="00D104CD">
              <w:rPr>
                <w:rFonts w:cs="Arial"/>
              </w:rPr>
              <w:t>New capabilities for Pregnancy/Postpartum period coverage</w:t>
            </w:r>
            <w:r>
              <w:rPr>
                <w:rFonts w:cs="Arial"/>
              </w:rPr>
              <w:t xml:space="preserve">” </w:t>
            </w:r>
          </w:p>
          <w:p w14:paraId="781161EA" w14:textId="32AC3AE0" w:rsidR="00D104CD" w:rsidRDefault="00D104CD" w:rsidP="00D104CD">
            <w:pPr>
              <w:tabs>
                <w:tab w:val="left" w:pos="90"/>
              </w:tabs>
              <w:rPr>
                <w:rFonts w:cs="Arial"/>
              </w:rPr>
            </w:pPr>
            <w:r>
              <w:rPr>
                <w:rFonts w:cs="Arial"/>
              </w:rPr>
              <w:t>Updated Use case 24 and 25</w:t>
            </w:r>
          </w:p>
          <w:p w14:paraId="7EFC108B" w14:textId="2FAA2D22" w:rsidR="00700605" w:rsidRDefault="00700605" w:rsidP="00700605">
            <w:pPr>
              <w:tabs>
                <w:tab w:val="left" w:pos="90"/>
              </w:tabs>
              <w:rPr>
                <w:rFonts w:cs="Arial"/>
              </w:rPr>
            </w:pPr>
            <w:r>
              <w:rPr>
                <w:rFonts w:cs="Arial"/>
              </w:rPr>
              <w:t>Release 25 changes: “</w:t>
            </w:r>
            <w:r w:rsidRPr="00700605">
              <w:rPr>
                <w:rFonts w:cs="Arial"/>
              </w:rPr>
              <w:t>Retroactive Medicaid Eligibility Enhancements</w:t>
            </w:r>
            <w:r>
              <w:rPr>
                <w:rFonts w:cs="Arial"/>
              </w:rPr>
              <w:t xml:space="preserve">” </w:t>
            </w:r>
          </w:p>
          <w:p w14:paraId="2713AFCA" w14:textId="0993E470" w:rsidR="00700605" w:rsidRDefault="00700605" w:rsidP="00700605">
            <w:pPr>
              <w:tabs>
                <w:tab w:val="left" w:pos="90"/>
              </w:tabs>
              <w:rPr>
                <w:rFonts w:cs="Arial"/>
              </w:rPr>
            </w:pPr>
            <w:r>
              <w:rPr>
                <w:rFonts w:cs="Arial"/>
              </w:rPr>
              <w:t>Added Use case 38 and updated Use case 36</w:t>
            </w:r>
          </w:p>
          <w:p w14:paraId="145B6CA8" w14:textId="1D82FC9C" w:rsidR="00700605" w:rsidRDefault="00700605" w:rsidP="00D104CD">
            <w:pPr>
              <w:tabs>
                <w:tab w:val="left" w:pos="90"/>
              </w:tabs>
              <w:rPr>
                <w:rFonts w:cs="Arial"/>
              </w:rPr>
            </w:pPr>
          </w:p>
          <w:p w14:paraId="4521BF2B" w14:textId="3DBEBECA" w:rsidR="00F05A64" w:rsidRDefault="00F05A64" w:rsidP="00D104CD">
            <w:pPr>
              <w:tabs>
                <w:tab w:val="left" w:pos="90"/>
              </w:tabs>
              <w:rPr>
                <w:rFonts w:cs="Arial"/>
              </w:rPr>
            </w:pPr>
            <w:r>
              <w:rPr>
                <w:rFonts w:cs="Arial"/>
              </w:rPr>
              <w:t>Release 25 changes: “</w:t>
            </w:r>
            <w:r w:rsidRPr="00EF44F5">
              <w:rPr>
                <w:rFonts w:cs="Arial"/>
              </w:rPr>
              <w:t>Allow the Users to move forward when HUB services are down</w:t>
            </w:r>
            <w:r>
              <w:rPr>
                <w:rFonts w:cs="Arial"/>
              </w:rPr>
              <w:t>” Updated Use case</w:t>
            </w:r>
            <w:r w:rsidR="006569A2">
              <w:rPr>
                <w:rFonts w:cs="Arial"/>
              </w:rPr>
              <w:t xml:space="preserve"> </w:t>
            </w:r>
            <w:r w:rsidR="005544C7">
              <w:rPr>
                <w:rFonts w:cs="Arial"/>
              </w:rPr>
              <w:t>7</w:t>
            </w:r>
          </w:p>
          <w:p w14:paraId="727C47EC" w14:textId="77777777" w:rsidR="00264B5E" w:rsidRPr="00D104CD" w:rsidRDefault="00264B5E" w:rsidP="00D104CD">
            <w:pPr>
              <w:tabs>
                <w:tab w:val="left" w:pos="90"/>
              </w:tabs>
              <w:rPr>
                <w:rFonts w:cs="Arial"/>
              </w:rPr>
            </w:pPr>
          </w:p>
          <w:p w14:paraId="74673AA5" w14:textId="1B53DB67" w:rsidR="00895A87" w:rsidRDefault="00895A87" w:rsidP="00895A87">
            <w:pPr>
              <w:tabs>
                <w:tab w:val="left" w:pos="90"/>
              </w:tabs>
              <w:rPr>
                <w:rFonts w:cs="Arial"/>
              </w:rPr>
            </w:pPr>
            <w:r>
              <w:rPr>
                <w:rFonts w:cs="Arial"/>
              </w:rPr>
              <w:t xml:space="preserve">Release 25 changes: </w:t>
            </w:r>
            <w:r w:rsidRPr="00700605">
              <w:rPr>
                <w:rFonts w:cs="Arial"/>
              </w:rPr>
              <w:t>Retroactive Medicaid Eligibility Enhancements</w:t>
            </w:r>
            <w:r w:rsidR="00D61A3A">
              <w:rPr>
                <w:rFonts w:cs="Arial"/>
              </w:rPr>
              <w:t xml:space="preserve"> - </w:t>
            </w:r>
            <w:r w:rsidR="00D61A3A" w:rsidRPr="00D61A3A">
              <w:rPr>
                <w:rFonts w:cs="Arial"/>
              </w:rPr>
              <w:t>Configurable value for Retroactive Medicaid coverage SSAP Questionnaire value</w:t>
            </w:r>
            <w:r w:rsidR="00D61A3A">
              <w:rPr>
                <w:rFonts w:cs="Arial"/>
              </w:rPr>
              <w:t xml:space="preserve"> updates</w:t>
            </w:r>
            <w:r>
              <w:rPr>
                <w:rFonts w:cs="Arial"/>
              </w:rPr>
              <w:t xml:space="preserve"> </w:t>
            </w:r>
          </w:p>
          <w:p w14:paraId="516B2CE9" w14:textId="77777777" w:rsidR="00B02B3C" w:rsidRDefault="00B02B3C" w:rsidP="00895A87">
            <w:pPr>
              <w:tabs>
                <w:tab w:val="left" w:pos="90"/>
              </w:tabs>
              <w:rPr>
                <w:rFonts w:cs="Arial"/>
              </w:rPr>
            </w:pPr>
          </w:p>
          <w:p w14:paraId="6465B7C9" w14:textId="30DD3D95" w:rsidR="00D104CD" w:rsidRPr="002832DC" w:rsidRDefault="00B02B3C" w:rsidP="005F6A68">
            <w:pPr>
              <w:tabs>
                <w:tab w:val="left" w:pos="90"/>
              </w:tabs>
              <w:rPr>
                <w:rFonts w:cs="Arial"/>
              </w:rPr>
            </w:pPr>
            <w:r>
              <w:rPr>
                <w:rFonts w:cs="Arial"/>
              </w:rPr>
              <w:t xml:space="preserve">Release 25 Changes: </w:t>
            </w:r>
            <w:r w:rsidR="00E66BD1" w:rsidRPr="00E66BD1">
              <w:rPr>
                <w:rFonts w:cs="Arial"/>
              </w:rPr>
              <w:t>Document Update to Lottery &amp; Gambling UI Spec Sheet</w:t>
            </w:r>
          </w:p>
        </w:tc>
      </w:tr>
      <w:tr w:rsidR="005F6A68" w:rsidRPr="00D104CD" w14:paraId="69AF5908" w14:textId="77777777" w:rsidTr="00BB74F1">
        <w:trPr>
          <w:trHeight w:val="311"/>
        </w:trPr>
        <w:tc>
          <w:tcPr>
            <w:tcW w:w="1148" w:type="dxa"/>
          </w:tcPr>
          <w:p w14:paraId="599FEE1E" w14:textId="4B32C2A6" w:rsidR="005F6A68" w:rsidRDefault="005F6A68" w:rsidP="00480C97">
            <w:pPr>
              <w:rPr>
                <w:rFonts w:cs="Arial"/>
              </w:rPr>
            </w:pPr>
            <w:r>
              <w:rPr>
                <w:rFonts w:cs="Arial"/>
              </w:rPr>
              <w:lastRenderedPageBreak/>
              <w:t>10.0</w:t>
            </w:r>
          </w:p>
        </w:tc>
        <w:tc>
          <w:tcPr>
            <w:tcW w:w="1675" w:type="dxa"/>
          </w:tcPr>
          <w:p w14:paraId="677ECD29" w14:textId="15DBD5E1" w:rsidR="005F6A68" w:rsidRDefault="005F6A68" w:rsidP="00480C97">
            <w:pPr>
              <w:rPr>
                <w:rFonts w:cs="Arial"/>
              </w:rPr>
            </w:pPr>
            <w:r>
              <w:rPr>
                <w:rFonts w:cs="Arial"/>
              </w:rPr>
              <w:t>08/24/2022</w:t>
            </w:r>
          </w:p>
        </w:tc>
        <w:tc>
          <w:tcPr>
            <w:tcW w:w="1518" w:type="dxa"/>
          </w:tcPr>
          <w:p w14:paraId="06919D0D" w14:textId="621CAAAA" w:rsidR="005F6A68" w:rsidRDefault="005F6A68" w:rsidP="00480C97">
            <w:pPr>
              <w:rPr>
                <w:rFonts w:cs="Arial"/>
              </w:rPr>
            </w:pPr>
            <w:r>
              <w:rPr>
                <w:rFonts w:cs="Arial"/>
              </w:rPr>
              <w:t>hCentive</w:t>
            </w:r>
          </w:p>
        </w:tc>
        <w:tc>
          <w:tcPr>
            <w:tcW w:w="5109" w:type="dxa"/>
          </w:tcPr>
          <w:p w14:paraId="4C4BC02E" w14:textId="77777777" w:rsidR="005F6A68" w:rsidRDefault="005F6A68" w:rsidP="00D104CD">
            <w:pPr>
              <w:tabs>
                <w:tab w:val="left" w:pos="90"/>
              </w:tabs>
              <w:rPr>
                <w:rFonts w:cs="Arial"/>
              </w:rPr>
            </w:pPr>
            <w:r>
              <w:rPr>
                <w:rFonts w:cs="Arial"/>
              </w:rPr>
              <w:t>Release 26 Changes: New Postpartum Aid Categories for Medicaid</w:t>
            </w:r>
          </w:p>
          <w:p w14:paraId="73937AB4" w14:textId="77777777" w:rsidR="005E3FDA" w:rsidRDefault="005E3FDA" w:rsidP="00D104CD">
            <w:pPr>
              <w:tabs>
                <w:tab w:val="left" w:pos="90"/>
              </w:tabs>
              <w:rPr>
                <w:rFonts w:cs="Arial"/>
              </w:rPr>
            </w:pPr>
          </w:p>
          <w:p w14:paraId="1B42B891" w14:textId="61D38B9D" w:rsidR="005E3FDA" w:rsidRDefault="005E3FDA" w:rsidP="00D104CD">
            <w:pPr>
              <w:tabs>
                <w:tab w:val="left" w:pos="90"/>
              </w:tabs>
              <w:rPr>
                <w:rFonts w:cs="Arial"/>
              </w:rPr>
            </w:pPr>
            <w:r>
              <w:rPr>
                <w:rFonts w:cs="Arial"/>
              </w:rPr>
              <w:t>Release 26 Changes: Disability Enhancement feature updates</w:t>
            </w:r>
          </w:p>
        </w:tc>
      </w:tr>
      <w:tr w:rsidR="00423116" w:rsidRPr="00D104CD" w14:paraId="3142AC9C" w14:textId="77777777" w:rsidTr="00BB74F1">
        <w:trPr>
          <w:trHeight w:val="311"/>
        </w:trPr>
        <w:tc>
          <w:tcPr>
            <w:tcW w:w="1148" w:type="dxa"/>
          </w:tcPr>
          <w:p w14:paraId="07994B7B" w14:textId="6A1F8217" w:rsidR="00423116" w:rsidRDefault="00423116" w:rsidP="00480C97">
            <w:pPr>
              <w:rPr>
                <w:rFonts w:cs="Arial"/>
              </w:rPr>
            </w:pPr>
            <w:r>
              <w:rPr>
                <w:rFonts w:cs="Arial"/>
              </w:rPr>
              <w:t>11.0</w:t>
            </w:r>
          </w:p>
        </w:tc>
        <w:tc>
          <w:tcPr>
            <w:tcW w:w="1675" w:type="dxa"/>
          </w:tcPr>
          <w:p w14:paraId="1EF15686" w14:textId="07E4579B" w:rsidR="00423116" w:rsidRDefault="00423116" w:rsidP="00480C97">
            <w:pPr>
              <w:rPr>
                <w:rFonts w:cs="Arial"/>
              </w:rPr>
            </w:pPr>
            <w:r>
              <w:rPr>
                <w:rFonts w:cs="Arial"/>
              </w:rPr>
              <w:t>1/11/2022</w:t>
            </w:r>
          </w:p>
        </w:tc>
        <w:tc>
          <w:tcPr>
            <w:tcW w:w="1518" w:type="dxa"/>
          </w:tcPr>
          <w:p w14:paraId="2B9105EF" w14:textId="35171073" w:rsidR="00423116" w:rsidRDefault="00423116" w:rsidP="00480C97">
            <w:pPr>
              <w:rPr>
                <w:rFonts w:cs="Arial"/>
              </w:rPr>
            </w:pPr>
            <w:r>
              <w:rPr>
                <w:rFonts w:cs="Arial"/>
              </w:rPr>
              <w:t>hCentive</w:t>
            </w:r>
          </w:p>
        </w:tc>
        <w:tc>
          <w:tcPr>
            <w:tcW w:w="5109" w:type="dxa"/>
          </w:tcPr>
          <w:p w14:paraId="262A0094" w14:textId="77777777" w:rsidR="00423116" w:rsidRDefault="00423116" w:rsidP="00D104CD">
            <w:pPr>
              <w:tabs>
                <w:tab w:val="left" w:pos="90"/>
              </w:tabs>
              <w:rPr>
                <w:rFonts w:cs="Arial"/>
              </w:rPr>
            </w:pPr>
            <w:r>
              <w:rPr>
                <w:rFonts w:cs="Arial"/>
              </w:rPr>
              <w:t>Release 27: Remove Deceased member</w:t>
            </w:r>
          </w:p>
          <w:p w14:paraId="20CFBD7B" w14:textId="77777777" w:rsidR="00EB1CA4" w:rsidRDefault="00EB1CA4" w:rsidP="00D104CD">
            <w:pPr>
              <w:tabs>
                <w:tab w:val="left" w:pos="90"/>
              </w:tabs>
              <w:rPr>
                <w:rFonts w:cs="Arial"/>
              </w:rPr>
            </w:pPr>
          </w:p>
          <w:p w14:paraId="5E0E2367" w14:textId="77777777" w:rsidR="00EB1CA4" w:rsidRDefault="00EB1CA4" w:rsidP="00D104CD">
            <w:pPr>
              <w:tabs>
                <w:tab w:val="left" w:pos="90"/>
              </w:tabs>
              <w:rPr>
                <w:rFonts w:cs="Arial"/>
              </w:rPr>
            </w:pPr>
            <w:r>
              <w:rPr>
                <w:rFonts w:cs="Arial"/>
              </w:rPr>
              <w:t xml:space="preserve">Release 27: </w:t>
            </w:r>
            <w:r w:rsidRPr="00EB1CA4">
              <w:rPr>
                <w:rFonts w:cs="Arial"/>
              </w:rPr>
              <w:t>New and Updated Postpartum Regulations</w:t>
            </w:r>
          </w:p>
          <w:p w14:paraId="10655026" w14:textId="77777777" w:rsidR="00D31011" w:rsidRDefault="00D31011" w:rsidP="00D104CD">
            <w:pPr>
              <w:tabs>
                <w:tab w:val="left" w:pos="90"/>
              </w:tabs>
              <w:rPr>
                <w:rFonts w:cs="Arial"/>
              </w:rPr>
            </w:pPr>
          </w:p>
          <w:p w14:paraId="3170E3E4" w14:textId="77777777" w:rsidR="00D31011" w:rsidRDefault="00D31011" w:rsidP="00D104CD">
            <w:pPr>
              <w:tabs>
                <w:tab w:val="left" w:pos="90"/>
              </w:tabs>
              <w:rPr>
                <w:rFonts w:cs="Arial"/>
              </w:rPr>
            </w:pPr>
            <w:r>
              <w:rPr>
                <w:rFonts w:cs="Arial"/>
              </w:rPr>
              <w:t xml:space="preserve">Release 27: </w:t>
            </w:r>
            <w:r w:rsidRPr="00D31011">
              <w:rPr>
                <w:rFonts w:cs="Arial"/>
              </w:rPr>
              <w:t>CRQ-449: Initial and Continuous Disability Review</w:t>
            </w:r>
          </w:p>
          <w:p w14:paraId="6661B8A6" w14:textId="77777777" w:rsidR="007829FA" w:rsidRDefault="007829FA" w:rsidP="00D104CD">
            <w:pPr>
              <w:tabs>
                <w:tab w:val="left" w:pos="90"/>
              </w:tabs>
              <w:rPr>
                <w:rFonts w:cs="Arial"/>
              </w:rPr>
            </w:pPr>
          </w:p>
          <w:p w14:paraId="759D5E97" w14:textId="59924139" w:rsidR="007829FA" w:rsidRDefault="007829FA" w:rsidP="00D104CD">
            <w:pPr>
              <w:tabs>
                <w:tab w:val="left" w:pos="90"/>
              </w:tabs>
              <w:rPr>
                <w:rFonts w:cs="Arial"/>
              </w:rPr>
            </w:pPr>
            <w:r>
              <w:rPr>
                <w:rFonts w:cs="Arial"/>
              </w:rPr>
              <w:t>R-27 : End TMA Period immediately CRQ 22</w:t>
            </w:r>
          </w:p>
        </w:tc>
      </w:tr>
      <w:tr w:rsidR="00E84FEF" w:rsidRPr="00D104CD" w14:paraId="470D9F9D" w14:textId="77777777" w:rsidTr="00BB74F1">
        <w:trPr>
          <w:trHeight w:val="311"/>
        </w:trPr>
        <w:tc>
          <w:tcPr>
            <w:tcW w:w="1148" w:type="dxa"/>
          </w:tcPr>
          <w:p w14:paraId="7C9E282B" w14:textId="5288D099" w:rsidR="00E84FEF" w:rsidRDefault="00E84FEF" w:rsidP="00480C97">
            <w:pPr>
              <w:rPr>
                <w:rFonts w:cs="Arial"/>
              </w:rPr>
            </w:pPr>
            <w:r>
              <w:rPr>
                <w:rFonts w:cs="Arial"/>
              </w:rPr>
              <w:t>12.0</w:t>
            </w:r>
          </w:p>
        </w:tc>
        <w:tc>
          <w:tcPr>
            <w:tcW w:w="1675" w:type="dxa"/>
          </w:tcPr>
          <w:p w14:paraId="5A77EC1C" w14:textId="53BF2FA3" w:rsidR="00E84FEF" w:rsidRDefault="00E84FEF" w:rsidP="00480C97">
            <w:pPr>
              <w:rPr>
                <w:rFonts w:cs="Arial"/>
              </w:rPr>
            </w:pPr>
            <w:r>
              <w:rPr>
                <w:rFonts w:cs="Arial"/>
              </w:rPr>
              <w:t>6/15/2022</w:t>
            </w:r>
          </w:p>
        </w:tc>
        <w:tc>
          <w:tcPr>
            <w:tcW w:w="1518" w:type="dxa"/>
          </w:tcPr>
          <w:p w14:paraId="45A9DCFE" w14:textId="241A810D" w:rsidR="00E84FEF" w:rsidRDefault="00E84FEF" w:rsidP="00480C97">
            <w:pPr>
              <w:rPr>
                <w:rFonts w:cs="Arial"/>
              </w:rPr>
            </w:pPr>
            <w:r>
              <w:rPr>
                <w:rFonts w:cs="Arial"/>
              </w:rPr>
              <w:t>hcentive</w:t>
            </w:r>
          </w:p>
        </w:tc>
        <w:tc>
          <w:tcPr>
            <w:tcW w:w="5109" w:type="dxa"/>
          </w:tcPr>
          <w:p w14:paraId="606CFB25" w14:textId="77777777" w:rsidR="00E84FEF" w:rsidRDefault="00E84FEF" w:rsidP="00D104CD">
            <w:pPr>
              <w:tabs>
                <w:tab w:val="left" w:pos="90"/>
              </w:tabs>
              <w:rPr>
                <w:rFonts w:cs="Arial"/>
              </w:rPr>
            </w:pPr>
            <w:r>
              <w:rPr>
                <w:rFonts w:cs="Arial"/>
              </w:rPr>
              <w:t xml:space="preserve">Release 28: Disability Updated 1115 Waiver </w:t>
            </w:r>
          </w:p>
          <w:p w14:paraId="5D47E888" w14:textId="77777777" w:rsidR="00E84FEF" w:rsidRDefault="00E84FEF" w:rsidP="00D104CD">
            <w:pPr>
              <w:tabs>
                <w:tab w:val="left" w:pos="90"/>
              </w:tabs>
              <w:rPr>
                <w:rFonts w:cs="Arial"/>
              </w:rPr>
            </w:pPr>
          </w:p>
          <w:p w14:paraId="428788FE" w14:textId="77777777" w:rsidR="00E84FEF" w:rsidRDefault="00E84FEF" w:rsidP="00D104CD">
            <w:pPr>
              <w:tabs>
                <w:tab w:val="left" w:pos="90"/>
              </w:tabs>
              <w:rPr>
                <w:rFonts w:cs="Arial"/>
              </w:rPr>
            </w:pPr>
            <w:r>
              <w:rPr>
                <w:rFonts w:cs="Arial"/>
              </w:rPr>
              <w:t>Release 28 : Postpartum updates for 3 month Retro</w:t>
            </w:r>
          </w:p>
          <w:p w14:paraId="5031E7CB" w14:textId="77777777" w:rsidR="00A1485F" w:rsidRDefault="00A1485F" w:rsidP="00D104CD">
            <w:pPr>
              <w:tabs>
                <w:tab w:val="left" w:pos="90"/>
              </w:tabs>
              <w:rPr>
                <w:rFonts w:cs="Arial"/>
              </w:rPr>
            </w:pPr>
          </w:p>
          <w:p w14:paraId="490A6A4C" w14:textId="77777777" w:rsidR="009615E1" w:rsidRDefault="00A1485F" w:rsidP="00A1485F">
            <w:pPr>
              <w:tabs>
                <w:tab w:val="left" w:pos="90"/>
              </w:tabs>
              <w:rPr>
                <w:rFonts w:cs="Arial"/>
              </w:rPr>
            </w:pPr>
            <w:r>
              <w:rPr>
                <w:rFonts w:cs="Arial"/>
              </w:rPr>
              <w:t xml:space="preserve">Release 28 : </w:t>
            </w:r>
            <w:r w:rsidRPr="00A1485F">
              <w:rPr>
                <w:rFonts w:cs="Arial"/>
              </w:rPr>
              <w:t>Continuous Medicaid Eligibility for Chronic Homeless</w:t>
            </w:r>
            <w:r w:rsidR="009615E1">
              <w:rPr>
                <w:rFonts w:cs="Arial"/>
              </w:rPr>
              <w:t>:</w:t>
            </w:r>
          </w:p>
          <w:p w14:paraId="39FEF670" w14:textId="77777777" w:rsidR="009615E1" w:rsidRDefault="009615E1" w:rsidP="00E74DAA">
            <w:pPr>
              <w:pStyle w:val="ListParagraph"/>
              <w:numPr>
                <w:ilvl w:val="0"/>
                <w:numId w:val="691"/>
              </w:numPr>
              <w:tabs>
                <w:tab w:val="left" w:pos="90"/>
              </w:tabs>
              <w:rPr>
                <w:rFonts w:cs="Arial"/>
              </w:rPr>
            </w:pPr>
            <w:r>
              <w:rPr>
                <w:rFonts w:cs="Arial"/>
              </w:rPr>
              <w:t>Added UC-41 and UC-42</w:t>
            </w:r>
          </w:p>
          <w:p w14:paraId="20932ACF" w14:textId="5580EC9B" w:rsidR="00A1485F" w:rsidRPr="009615E1" w:rsidRDefault="009615E1" w:rsidP="00E74DAA">
            <w:pPr>
              <w:pStyle w:val="ListParagraph"/>
              <w:numPr>
                <w:ilvl w:val="0"/>
                <w:numId w:val="691"/>
              </w:numPr>
              <w:tabs>
                <w:tab w:val="left" w:pos="90"/>
              </w:tabs>
              <w:rPr>
                <w:rFonts w:cs="Arial"/>
              </w:rPr>
            </w:pPr>
            <w:r>
              <w:rPr>
                <w:rFonts w:cs="Arial"/>
              </w:rPr>
              <w:t>Updated closure reason hierarchy sheet</w:t>
            </w:r>
          </w:p>
          <w:p w14:paraId="1BD49DC7" w14:textId="77777777" w:rsidR="00A1485F" w:rsidRDefault="00A1485F" w:rsidP="00A1485F">
            <w:pPr>
              <w:tabs>
                <w:tab w:val="left" w:pos="90"/>
              </w:tabs>
              <w:rPr>
                <w:rFonts w:cs="Arial"/>
              </w:rPr>
            </w:pPr>
          </w:p>
          <w:p w14:paraId="114D5A6A" w14:textId="77777777" w:rsidR="00896B36" w:rsidRDefault="00896B36" w:rsidP="00A1485F">
            <w:pPr>
              <w:tabs>
                <w:tab w:val="left" w:pos="90"/>
              </w:tabs>
              <w:rPr>
                <w:rFonts w:cs="Arial"/>
              </w:rPr>
            </w:pPr>
            <w:r>
              <w:rPr>
                <w:rFonts w:cs="Arial"/>
              </w:rPr>
              <w:t xml:space="preserve">Release 28: </w:t>
            </w:r>
            <w:r w:rsidRPr="00896B36">
              <w:rPr>
                <w:rFonts w:cs="Arial"/>
              </w:rPr>
              <w:t>Continuous Medicaid Eligibility for Children</w:t>
            </w:r>
            <w:r w:rsidR="009615E1">
              <w:rPr>
                <w:rFonts w:cs="Arial"/>
              </w:rPr>
              <w:t>:</w:t>
            </w:r>
          </w:p>
          <w:p w14:paraId="1B5A55D3" w14:textId="6DFADC2B" w:rsidR="009615E1" w:rsidRDefault="009615E1" w:rsidP="00E74DAA">
            <w:pPr>
              <w:pStyle w:val="ListParagraph"/>
              <w:numPr>
                <w:ilvl w:val="0"/>
                <w:numId w:val="691"/>
              </w:numPr>
              <w:tabs>
                <w:tab w:val="left" w:pos="90"/>
              </w:tabs>
              <w:rPr>
                <w:rFonts w:cs="Arial"/>
              </w:rPr>
            </w:pPr>
            <w:r>
              <w:rPr>
                <w:rFonts w:cs="Arial"/>
              </w:rPr>
              <w:t>Added UC-43</w:t>
            </w:r>
          </w:p>
          <w:p w14:paraId="4BDD58BA" w14:textId="769B3EE0" w:rsidR="00C8644B" w:rsidRDefault="00C8644B" w:rsidP="00C8644B">
            <w:pPr>
              <w:tabs>
                <w:tab w:val="left" w:pos="90"/>
              </w:tabs>
              <w:rPr>
                <w:rFonts w:cs="Arial"/>
              </w:rPr>
            </w:pPr>
            <w:r>
              <w:rPr>
                <w:rFonts w:cs="Arial"/>
              </w:rPr>
              <w:t xml:space="preserve">Release 28: </w:t>
            </w:r>
            <w:r w:rsidR="00ED028D">
              <w:rPr>
                <w:rFonts w:cs="Arial"/>
              </w:rPr>
              <w:t>Document Received date logic updates</w:t>
            </w:r>
          </w:p>
          <w:p w14:paraId="3CC7FE41" w14:textId="79E83D84" w:rsidR="00ED028D" w:rsidRPr="00ED028D" w:rsidRDefault="00ED028D" w:rsidP="00E74DAA">
            <w:pPr>
              <w:pStyle w:val="ListParagraph"/>
              <w:numPr>
                <w:ilvl w:val="0"/>
                <w:numId w:val="691"/>
              </w:numPr>
              <w:tabs>
                <w:tab w:val="left" w:pos="90"/>
              </w:tabs>
              <w:rPr>
                <w:rFonts w:cs="Arial"/>
              </w:rPr>
            </w:pPr>
            <w:r w:rsidRPr="00ED028D">
              <w:rPr>
                <w:rFonts w:cs="Arial"/>
              </w:rPr>
              <w:t xml:space="preserve">Updated UC 36. </w:t>
            </w:r>
          </w:p>
          <w:p w14:paraId="208FC88D" w14:textId="34FAFA1F" w:rsidR="009615E1" w:rsidRPr="009615E1" w:rsidRDefault="009615E1" w:rsidP="009615E1">
            <w:pPr>
              <w:pStyle w:val="ListParagraph"/>
              <w:tabs>
                <w:tab w:val="left" w:pos="90"/>
              </w:tabs>
              <w:rPr>
                <w:rFonts w:cs="Arial"/>
              </w:rPr>
            </w:pPr>
          </w:p>
        </w:tc>
      </w:tr>
      <w:tr w:rsidR="0059322F" w:rsidRPr="00D104CD" w14:paraId="2EF610D5" w14:textId="77777777" w:rsidTr="00BB74F1">
        <w:trPr>
          <w:trHeight w:val="311"/>
        </w:trPr>
        <w:tc>
          <w:tcPr>
            <w:tcW w:w="1148" w:type="dxa"/>
          </w:tcPr>
          <w:p w14:paraId="146094D8" w14:textId="311E40EF" w:rsidR="0059322F" w:rsidRDefault="0059322F" w:rsidP="00480C97">
            <w:pPr>
              <w:rPr>
                <w:rFonts w:cs="Arial"/>
              </w:rPr>
            </w:pPr>
            <w:r>
              <w:rPr>
                <w:rFonts w:cs="Arial"/>
              </w:rPr>
              <w:t>13.0</w:t>
            </w:r>
          </w:p>
        </w:tc>
        <w:tc>
          <w:tcPr>
            <w:tcW w:w="1675" w:type="dxa"/>
          </w:tcPr>
          <w:p w14:paraId="583AD8B7" w14:textId="7E978719" w:rsidR="0059322F" w:rsidRDefault="0059322F" w:rsidP="00480C97">
            <w:pPr>
              <w:rPr>
                <w:rFonts w:cs="Arial"/>
              </w:rPr>
            </w:pPr>
            <w:r>
              <w:rPr>
                <w:rFonts w:cs="Arial"/>
              </w:rPr>
              <w:t>1/17/2024</w:t>
            </w:r>
          </w:p>
        </w:tc>
        <w:tc>
          <w:tcPr>
            <w:tcW w:w="1518" w:type="dxa"/>
          </w:tcPr>
          <w:p w14:paraId="6498D1CD" w14:textId="143D67F2" w:rsidR="0059322F" w:rsidRDefault="0059322F" w:rsidP="00480C97">
            <w:pPr>
              <w:rPr>
                <w:rFonts w:cs="Arial"/>
              </w:rPr>
            </w:pPr>
            <w:r>
              <w:rPr>
                <w:rFonts w:cs="Arial"/>
              </w:rPr>
              <w:t>hCentive</w:t>
            </w:r>
          </w:p>
        </w:tc>
        <w:tc>
          <w:tcPr>
            <w:tcW w:w="5109" w:type="dxa"/>
          </w:tcPr>
          <w:p w14:paraId="0E6A6D90" w14:textId="4FAD7E9A" w:rsidR="0059322F" w:rsidRDefault="0059322F" w:rsidP="00D104CD">
            <w:pPr>
              <w:tabs>
                <w:tab w:val="left" w:pos="90"/>
              </w:tabs>
              <w:rPr>
                <w:rFonts w:cs="Arial"/>
              </w:rPr>
            </w:pPr>
            <w:r>
              <w:rPr>
                <w:rFonts w:cs="Arial"/>
              </w:rPr>
              <w:t>Removed Medicaid Rule catalogue with Medicaid DMN document</w:t>
            </w:r>
            <w:r w:rsidR="00A61C84">
              <w:rPr>
                <w:rFonts w:cs="Arial"/>
              </w:rPr>
              <w:t xml:space="preserve"> to reflect Updated rules for R-29 “Lives with Check” </w:t>
            </w:r>
          </w:p>
          <w:p w14:paraId="146B6B94" w14:textId="77777777" w:rsidR="00A61C84" w:rsidRDefault="00A61C84" w:rsidP="00D104CD">
            <w:pPr>
              <w:tabs>
                <w:tab w:val="left" w:pos="90"/>
              </w:tabs>
              <w:rPr>
                <w:rFonts w:cs="Arial"/>
              </w:rPr>
            </w:pPr>
            <w:r>
              <w:rPr>
                <w:rFonts w:cs="Arial"/>
              </w:rPr>
              <w:t>Updated Use case 08 to incorporate changes for “Public MEC updates” of R-29</w:t>
            </w:r>
          </w:p>
          <w:p w14:paraId="4500859A" w14:textId="77777777" w:rsidR="00BB2BA6" w:rsidRDefault="00E85762" w:rsidP="00E85762">
            <w:pPr>
              <w:tabs>
                <w:tab w:val="left" w:pos="90"/>
              </w:tabs>
              <w:rPr>
                <w:rFonts w:cs="Arial"/>
              </w:rPr>
            </w:pPr>
            <w:r>
              <w:rPr>
                <w:rFonts w:cs="Arial"/>
              </w:rPr>
              <w:t>Updated Use case 24 to incorporate changes for “</w:t>
            </w:r>
            <w:r w:rsidRPr="00E85762">
              <w:rPr>
                <w:rFonts w:cs="Arial"/>
              </w:rPr>
              <w:t>Post-partum coverage when p</w:t>
            </w:r>
            <w:r>
              <w:rPr>
                <w:rFonts w:cs="Arial"/>
              </w:rPr>
              <w:t>regnancy not reported timely” of R-29</w:t>
            </w:r>
          </w:p>
          <w:p w14:paraId="55B57FD6" w14:textId="5B5ECF38" w:rsidR="00F268E8" w:rsidRDefault="00F268E8" w:rsidP="00E85762">
            <w:pPr>
              <w:tabs>
                <w:tab w:val="left" w:pos="90"/>
              </w:tabs>
              <w:rPr>
                <w:rFonts w:cs="Arial"/>
              </w:rPr>
            </w:pPr>
            <w:r>
              <w:rPr>
                <w:rFonts w:cs="Arial"/>
              </w:rPr>
              <w:t>Attached the updated Closure Reason Hierarchy sheet as per changes incorporated for “Omnibus Return Mail” of R-29</w:t>
            </w:r>
          </w:p>
        </w:tc>
      </w:tr>
      <w:tr w:rsidR="00DD6608" w:rsidRPr="00D104CD" w14:paraId="0514F498" w14:textId="77777777" w:rsidTr="00BB74F1">
        <w:trPr>
          <w:trHeight w:val="311"/>
        </w:trPr>
        <w:tc>
          <w:tcPr>
            <w:tcW w:w="1148" w:type="dxa"/>
          </w:tcPr>
          <w:p w14:paraId="0D6DEDA6" w14:textId="43FAD922" w:rsidR="00DD6608" w:rsidRDefault="00DD6608" w:rsidP="00480C97">
            <w:pPr>
              <w:rPr>
                <w:rFonts w:cs="Arial"/>
              </w:rPr>
            </w:pPr>
            <w:r>
              <w:rPr>
                <w:rFonts w:cs="Arial"/>
              </w:rPr>
              <w:t>14.0</w:t>
            </w:r>
          </w:p>
        </w:tc>
        <w:tc>
          <w:tcPr>
            <w:tcW w:w="1675" w:type="dxa"/>
          </w:tcPr>
          <w:p w14:paraId="4D42AAE8" w14:textId="4029685C" w:rsidR="00DD6608" w:rsidRDefault="00DD6608" w:rsidP="00480C97">
            <w:pPr>
              <w:rPr>
                <w:rFonts w:cs="Arial"/>
              </w:rPr>
            </w:pPr>
            <w:r>
              <w:rPr>
                <w:rFonts w:cs="Arial"/>
              </w:rPr>
              <w:t>01/13/2025</w:t>
            </w:r>
          </w:p>
        </w:tc>
        <w:tc>
          <w:tcPr>
            <w:tcW w:w="1518" w:type="dxa"/>
          </w:tcPr>
          <w:p w14:paraId="11A37511" w14:textId="7EFD420B" w:rsidR="00DD6608" w:rsidRDefault="00DD6608" w:rsidP="00480C97">
            <w:pPr>
              <w:rPr>
                <w:rFonts w:cs="Arial"/>
              </w:rPr>
            </w:pPr>
            <w:r>
              <w:rPr>
                <w:rFonts w:cs="Arial"/>
              </w:rPr>
              <w:t>hCentive</w:t>
            </w:r>
          </w:p>
        </w:tc>
        <w:tc>
          <w:tcPr>
            <w:tcW w:w="5109" w:type="dxa"/>
          </w:tcPr>
          <w:p w14:paraId="4EEDEA77" w14:textId="77777777" w:rsidR="00DD6608" w:rsidRDefault="00DD6608" w:rsidP="00D104CD">
            <w:pPr>
              <w:tabs>
                <w:tab w:val="left" w:pos="90"/>
              </w:tabs>
              <w:rPr>
                <w:rFonts w:cs="Arial"/>
              </w:rPr>
            </w:pPr>
            <w:r>
              <w:rPr>
                <w:rFonts w:cs="Arial"/>
              </w:rPr>
              <w:t>Updated the Aid Category sheet</w:t>
            </w:r>
          </w:p>
          <w:p w14:paraId="46CEC2D3" w14:textId="6C1E8C69" w:rsidR="00DD6608" w:rsidRDefault="00DD6608" w:rsidP="00D104CD">
            <w:pPr>
              <w:tabs>
                <w:tab w:val="left" w:pos="90"/>
              </w:tabs>
              <w:rPr>
                <w:rFonts w:cs="Arial"/>
              </w:rPr>
            </w:pPr>
            <w:r>
              <w:rPr>
                <w:rFonts w:cs="Arial"/>
              </w:rPr>
              <w:t>Changes were made to the</w:t>
            </w:r>
            <w:r w:rsidRPr="00DD6608">
              <w:rPr>
                <w:rFonts w:cs="Arial"/>
              </w:rPr>
              <w:t xml:space="preserve"> conditions for a member to be eligible for CommonHealth Aid Category 53</w:t>
            </w:r>
            <w:r>
              <w:rPr>
                <w:rFonts w:cs="Arial"/>
              </w:rPr>
              <w:t xml:space="preserve"> to be </w:t>
            </w:r>
            <w:r w:rsidRPr="00DD6608">
              <w:rPr>
                <w:rFonts w:cs="Arial"/>
              </w:rPr>
              <w:t xml:space="preserve">awarded </w:t>
            </w:r>
            <w:r>
              <w:rPr>
                <w:rFonts w:cs="Arial"/>
              </w:rPr>
              <w:t xml:space="preserve">only </w:t>
            </w:r>
            <w:r w:rsidRPr="00DD6608">
              <w:rPr>
                <w:rFonts w:cs="Arial"/>
              </w:rPr>
              <w:t>to members who have a verified disability status</w:t>
            </w:r>
          </w:p>
        </w:tc>
      </w:tr>
      <w:tr w:rsidR="00455E83" w:rsidRPr="00D104CD" w14:paraId="3393F32C" w14:textId="77777777" w:rsidTr="00BB74F1">
        <w:trPr>
          <w:trHeight w:val="311"/>
        </w:trPr>
        <w:tc>
          <w:tcPr>
            <w:tcW w:w="1148" w:type="dxa"/>
          </w:tcPr>
          <w:p w14:paraId="1DC40AB1" w14:textId="2F97B0E0" w:rsidR="00455E83" w:rsidRDefault="00455E83" w:rsidP="00480C97">
            <w:pPr>
              <w:rPr>
                <w:rFonts w:cs="Arial"/>
              </w:rPr>
            </w:pPr>
            <w:r>
              <w:rPr>
                <w:rFonts w:cs="Arial"/>
              </w:rPr>
              <w:lastRenderedPageBreak/>
              <w:t>15.0</w:t>
            </w:r>
          </w:p>
        </w:tc>
        <w:tc>
          <w:tcPr>
            <w:tcW w:w="1675" w:type="dxa"/>
          </w:tcPr>
          <w:p w14:paraId="04DAE36C" w14:textId="5028D346" w:rsidR="00455E83" w:rsidRDefault="00455E83" w:rsidP="00480C97">
            <w:pPr>
              <w:rPr>
                <w:rFonts w:cs="Arial"/>
              </w:rPr>
            </w:pPr>
            <w:r>
              <w:rPr>
                <w:rFonts w:cs="Arial"/>
              </w:rPr>
              <w:t>04/24/2025</w:t>
            </w:r>
          </w:p>
        </w:tc>
        <w:tc>
          <w:tcPr>
            <w:tcW w:w="1518" w:type="dxa"/>
          </w:tcPr>
          <w:p w14:paraId="5C5365C6" w14:textId="69861611" w:rsidR="00455E83" w:rsidRDefault="00455E83" w:rsidP="00480C97">
            <w:pPr>
              <w:rPr>
                <w:rFonts w:cs="Arial"/>
              </w:rPr>
            </w:pPr>
            <w:r>
              <w:rPr>
                <w:rFonts w:cs="Arial"/>
              </w:rPr>
              <w:t>hCentive</w:t>
            </w:r>
          </w:p>
        </w:tc>
        <w:tc>
          <w:tcPr>
            <w:tcW w:w="5109" w:type="dxa"/>
          </w:tcPr>
          <w:p w14:paraId="067437F9" w14:textId="160C0874" w:rsidR="00455E83" w:rsidRDefault="00455E83" w:rsidP="00D104CD">
            <w:pPr>
              <w:tabs>
                <w:tab w:val="left" w:pos="90"/>
              </w:tabs>
              <w:rPr>
                <w:rFonts w:cs="Arial"/>
              </w:rPr>
            </w:pPr>
            <w:r>
              <w:rPr>
                <w:rFonts w:cs="Arial"/>
              </w:rPr>
              <w:t>Updated Change Transaction Sheet</w:t>
            </w:r>
          </w:p>
        </w:tc>
      </w:tr>
      <w:tr w:rsidR="001E4B29" w:rsidRPr="00D104CD" w14:paraId="2E14DE71" w14:textId="77777777" w:rsidTr="00BB74F1">
        <w:trPr>
          <w:trHeight w:val="311"/>
          <w:ins w:id="0" w:author="Author"/>
        </w:trPr>
        <w:tc>
          <w:tcPr>
            <w:tcW w:w="1148" w:type="dxa"/>
          </w:tcPr>
          <w:p w14:paraId="12CA3AD4" w14:textId="2DB7CAF3" w:rsidR="001E4B29" w:rsidRDefault="001E4B29" w:rsidP="00480C97">
            <w:pPr>
              <w:rPr>
                <w:ins w:id="1" w:author="Author"/>
                <w:rFonts w:cs="Arial"/>
              </w:rPr>
            </w:pPr>
            <w:ins w:id="2" w:author="Author">
              <w:r>
                <w:rPr>
                  <w:rFonts w:cs="Arial"/>
                </w:rPr>
                <w:t>16.0</w:t>
              </w:r>
            </w:ins>
          </w:p>
        </w:tc>
        <w:tc>
          <w:tcPr>
            <w:tcW w:w="1675" w:type="dxa"/>
          </w:tcPr>
          <w:p w14:paraId="733F89E4" w14:textId="094659BA" w:rsidR="001E4B29" w:rsidRDefault="001E4B29" w:rsidP="00480C97">
            <w:pPr>
              <w:rPr>
                <w:ins w:id="3" w:author="Author"/>
                <w:rFonts w:cs="Arial"/>
              </w:rPr>
            </w:pPr>
            <w:ins w:id="4" w:author="Author">
              <w:r>
                <w:rPr>
                  <w:rFonts w:cs="Arial"/>
                </w:rPr>
                <w:t>08/14/2025</w:t>
              </w:r>
            </w:ins>
          </w:p>
        </w:tc>
        <w:tc>
          <w:tcPr>
            <w:tcW w:w="1518" w:type="dxa"/>
          </w:tcPr>
          <w:p w14:paraId="6799D67A" w14:textId="38A38436" w:rsidR="001E4B29" w:rsidRDefault="001E4B29" w:rsidP="00480C97">
            <w:pPr>
              <w:rPr>
                <w:ins w:id="5" w:author="Author"/>
                <w:rFonts w:cs="Arial"/>
              </w:rPr>
            </w:pPr>
            <w:ins w:id="6" w:author="Author">
              <w:r>
                <w:rPr>
                  <w:rFonts w:cs="Arial"/>
                </w:rPr>
                <w:t>hCentive</w:t>
              </w:r>
            </w:ins>
          </w:p>
        </w:tc>
        <w:tc>
          <w:tcPr>
            <w:tcW w:w="5109" w:type="dxa"/>
          </w:tcPr>
          <w:p w14:paraId="2AEFFCC5" w14:textId="432ED84F" w:rsidR="001E4B29" w:rsidRDefault="001E4B29" w:rsidP="00D104CD">
            <w:pPr>
              <w:tabs>
                <w:tab w:val="left" w:pos="90"/>
              </w:tabs>
              <w:rPr>
                <w:ins w:id="7" w:author="Author"/>
                <w:rFonts w:cs="Arial"/>
              </w:rPr>
            </w:pPr>
            <w:ins w:id="8" w:author="Author">
              <w:r>
                <w:rPr>
                  <w:rFonts w:cs="Arial"/>
                </w:rPr>
                <w:t xml:space="preserve">Updated the </w:t>
              </w:r>
              <w:r w:rsidR="005A128C">
                <w:rPr>
                  <w:rFonts w:cs="Arial"/>
                </w:rPr>
                <w:t>following changes</w:t>
              </w:r>
              <w:r>
                <w:rPr>
                  <w:rFonts w:cs="Arial"/>
                </w:rPr>
                <w:t xml:space="preserve"> as per the Release 32 </w:t>
              </w:r>
              <w:r w:rsidRPr="001E4B29">
                <w:rPr>
                  <w:rFonts w:cs="Arial"/>
                </w:rPr>
                <w:t>Solution document for Medicaid start date rules enhancements</w:t>
              </w:r>
              <w:r w:rsidR="005A128C">
                <w:rPr>
                  <w:rFonts w:cs="Arial"/>
                </w:rPr>
                <w:t xml:space="preserve"> – </w:t>
              </w:r>
            </w:ins>
          </w:p>
          <w:p w14:paraId="2F7DF835" w14:textId="77777777" w:rsidR="005A128C" w:rsidRPr="005A128C" w:rsidRDefault="005A128C" w:rsidP="005A128C">
            <w:pPr>
              <w:pStyle w:val="ListParagraph"/>
              <w:numPr>
                <w:ilvl w:val="0"/>
                <w:numId w:val="691"/>
              </w:numPr>
              <w:tabs>
                <w:tab w:val="left" w:pos="90"/>
              </w:tabs>
              <w:rPr>
                <w:ins w:id="9" w:author="Author"/>
                <w:rFonts w:cs="Arial"/>
              </w:rPr>
            </w:pPr>
            <w:ins w:id="10" w:author="Author">
              <w:r w:rsidRPr="005A128C">
                <w:rPr>
                  <w:rFonts w:cs="Arial"/>
                </w:rPr>
                <w:t>Use case 36 - MHPD.FR.035.001</w:t>
              </w:r>
            </w:ins>
          </w:p>
          <w:p w14:paraId="7FA20C21" w14:textId="0EA7C653" w:rsidR="005A128C" w:rsidRDefault="005A128C" w:rsidP="005A128C">
            <w:pPr>
              <w:pStyle w:val="ListParagraph"/>
              <w:numPr>
                <w:ilvl w:val="0"/>
                <w:numId w:val="691"/>
              </w:numPr>
              <w:tabs>
                <w:tab w:val="left" w:pos="90"/>
              </w:tabs>
              <w:rPr>
                <w:ins w:id="11" w:author="Author"/>
                <w:rFonts w:cs="Arial"/>
              </w:rPr>
            </w:pPr>
            <w:ins w:id="12" w:author="Author">
              <w:r w:rsidRPr="005A128C">
                <w:rPr>
                  <w:rFonts w:cs="Arial"/>
                </w:rPr>
                <w:t>Reference Section - New attachment for Change transaction sheet</w:t>
              </w:r>
            </w:ins>
          </w:p>
          <w:p w14:paraId="7CA85050" w14:textId="77777777" w:rsidR="005A128C" w:rsidRDefault="005A128C" w:rsidP="005A128C">
            <w:pPr>
              <w:tabs>
                <w:tab w:val="left" w:pos="90"/>
              </w:tabs>
              <w:rPr>
                <w:ins w:id="13" w:author="Author"/>
                <w:rFonts w:cs="Arial"/>
              </w:rPr>
            </w:pPr>
          </w:p>
          <w:p w14:paraId="5CAB6786" w14:textId="0BCD9328" w:rsidR="005A128C" w:rsidRDefault="005A128C" w:rsidP="005A128C">
            <w:pPr>
              <w:tabs>
                <w:tab w:val="left" w:pos="90"/>
              </w:tabs>
              <w:rPr>
                <w:ins w:id="14" w:author="Author"/>
                <w:rFonts w:cs="Arial"/>
              </w:rPr>
            </w:pPr>
            <w:ins w:id="15" w:author="Author">
              <w:r>
                <w:rPr>
                  <w:rFonts w:cs="Arial"/>
                </w:rPr>
                <w:t>Updated the following changes as per the Release 32 s</w:t>
              </w:r>
              <w:r w:rsidRPr="005A128C">
                <w:rPr>
                  <w:rFonts w:cs="Arial"/>
                </w:rPr>
                <w:t>olution document to accommodate changes to the TMA Effective Date and the Disability code sent to MMIS</w:t>
              </w:r>
              <w:r w:rsidR="00AB5CFE">
                <w:rPr>
                  <w:rFonts w:cs="Arial"/>
                </w:rPr>
                <w:t xml:space="preserve"> – </w:t>
              </w:r>
            </w:ins>
          </w:p>
          <w:p w14:paraId="50254365" w14:textId="74FBE8DA" w:rsidR="00AB5CFE" w:rsidRDefault="007A3844" w:rsidP="00AB5CFE">
            <w:pPr>
              <w:pStyle w:val="ListParagraph"/>
              <w:numPr>
                <w:ilvl w:val="0"/>
                <w:numId w:val="720"/>
              </w:numPr>
              <w:tabs>
                <w:tab w:val="left" w:pos="90"/>
              </w:tabs>
              <w:rPr>
                <w:ins w:id="16" w:author="Author"/>
                <w:rFonts w:cs="Arial"/>
              </w:rPr>
            </w:pPr>
            <w:ins w:id="17" w:author="Author">
              <w:r>
                <w:rPr>
                  <w:rFonts w:cs="Arial"/>
                </w:rPr>
                <w:t>Added requirements PS.TMA.001a and PS.TMA.002</w:t>
              </w:r>
            </w:ins>
          </w:p>
          <w:p w14:paraId="4D750DD2" w14:textId="62198082" w:rsidR="007A3844" w:rsidRDefault="007A3844" w:rsidP="00AB5CFE">
            <w:pPr>
              <w:pStyle w:val="ListParagraph"/>
              <w:numPr>
                <w:ilvl w:val="0"/>
                <w:numId w:val="720"/>
              </w:numPr>
              <w:tabs>
                <w:tab w:val="left" w:pos="90"/>
              </w:tabs>
              <w:rPr>
                <w:ins w:id="18" w:author="Author"/>
                <w:rFonts w:cs="Arial"/>
              </w:rPr>
            </w:pPr>
            <w:ins w:id="19" w:author="Author">
              <w:r>
                <w:rPr>
                  <w:rFonts w:cs="Arial"/>
                </w:rPr>
                <w:t>Added requirements PS.MMIS.001 and PS.MMIS.002</w:t>
              </w:r>
            </w:ins>
          </w:p>
          <w:p w14:paraId="6A809503" w14:textId="6A94F29F" w:rsidR="007A3844" w:rsidRPr="00AB5CFE" w:rsidRDefault="007A3844" w:rsidP="00AB5CFE">
            <w:pPr>
              <w:pStyle w:val="ListParagraph"/>
              <w:numPr>
                <w:ilvl w:val="0"/>
                <w:numId w:val="720"/>
              </w:numPr>
              <w:tabs>
                <w:tab w:val="left" w:pos="90"/>
              </w:tabs>
              <w:rPr>
                <w:ins w:id="20" w:author="Author"/>
                <w:rFonts w:cs="Arial"/>
              </w:rPr>
            </w:pPr>
            <w:ins w:id="21" w:author="Author">
              <w:r>
                <w:rPr>
                  <w:rFonts w:cs="Arial"/>
                </w:rPr>
                <w:t>Updated TMA event sheet in the Reference section.</w:t>
              </w:r>
            </w:ins>
          </w:p>
          <w:p w14:paraId="13C600AE" w14:textId="04FD044A" w:rsidR="005A128C" w:rsidRDefault="005A128C" w:rsidP="00D104CD">
            <w:pPr>
              <w:tabs>
                <w:tab w:val="left" w:pos="90"/>
              </w:tabs>
              <w:rPr>
                <w:ins w:id="22" w:author="Author"/>
                <w:rFonts w:cs="Arial"/>
              </w:rPr>
            </w:pPr>
          </w:p>
        </w:tc>
      </w:tr>
    </w:tbl>
    <w:p w14:paraId="3E71ED85" w14:textId="77777777" w:rsidR="00B41689" w:rsidRPr="004342C6" w:rsidRDefault="00B41689" w:rsidP="00DB6AEE">
      <w:pPr>
        <w:pStyle w:val="BoldHeader"/>
        <w:numPr>
          <w:ilvl w:val="0"/>
          <w:numId w:val="0"/>
        </w:numPr>
      </w:pPr>
      <w:r w:rsidRPr="004342C6">
        <w:lastRenderedPageBreak/>
        <w:t>Table of Contents</w:t>
      </w:r>
    </w:p>
    <w:p w14:paraId="203FE4F7" w14:textId="4AD6D32E" w:rsidR="00BE2B94" w:rsidRDefault="00B41689">
      <w:pPr>
        <w:pStyle w:val="TOC1"/>
        <w:tabs>
          <w:tab w:val="left" w:pos="440"/>
          <w:tab w:val="right" w:leader="dot" w:pos="9350"/>
        </w:tabs>
        <w:rPr>
          <w:rFonts w:asciiTheme="minorHAnsi" w:eastAsiaTheme="minorEastAsia" w:hAnsiTheme="minorHAnsi" w:cstheme="minorBidi"/>
          <w:noProof/>
        </w:rPr>
      </w:pPr>
      <w:r w:rsidRPr="004342C6">
        <w:rPr>
          <w:rFonts w:cs="Arial"/>
        </w:rPr>
        <w:fldChar w:fldCharType="begin"/>
      </w:r>
      <w:r w:rsidRPr="004342C6">
        <w:rPr>
          <w:rFonts w:cs="Arial"/>
        </w:rPr>
        <w:instrText xml:space="preserve"> TOC \o "3-3" \h \z \t "Heading 1,1,Heading 2,2,Appendix,1" </w:instrText>
      </w:r>
      <w:r w:rsidRPr="004342C6">
        <w:rPr>
          <w:rFonts w:cs="Arial"/>
        </w:rPr>
        <w:fldChar w:fldCharType="separate"/>
      </w:r>
      <w:hyperlink w:anchor="_Toc94634356" w:history="1">
        <w:r w:rsidR="00BE2B94" w:rsidRPr="00932EFB">
          <w:rPr>
            <w:rStyle w:val="Hyperlink"/>
            <w:rFonts w:cs="Arial"/>
            <w:noProof/>
          </w:rPr>
          <w:t>1.</w:t>
        </w:r>
        <w:r w:rsidR="00BE2B94">
          <w:rPr>
            <w:rFonts w:asciiTheme="minorHAnsi" w:eastAsiaTheme="minorEastAsia" w:hAnsiTheme="minorHAnsi" w:cstheme="minorBidi"/>
            <w:noProof/>
          </w:rPr>
          <w:tab/>
        </w:r>
        <w:r w:rsidR="00BE2B94" w:rsidRPr="00932EFB">
          <w:rPr>
            <w:rStyle w:val="Hyperlink"/>
            <w:rFonts w:cs="Arial"/>
            <w:noProof/>
          </w:rPr>
          <w:t>Introduction</w:t>
        </w:r>
        <w:r w:rsidR="00BE2B94">
          <w:rPr>
            <w:noProof/>
            <w:webHidden/>
          </w:rPr>
          <w:tab/>
        </w:r>
        <w:r w:rsidR="00BE2B94">
          <w:rPr>
            <w:noProof/>
            <w:webHidden/>
          </w:rPr>
          <w:fldChar w:fldCharType="begin"/>
        </w:r>
        <w:r w:rsidR="00BE2B94">
          <w:rPr>
            <w:noProof/>
            <w:webHidden/>
          </w:rPr>
          <w:instrText xml:space="preserve"> PAGEREF _Toc94634356 \h </w:instrText>
        </w:r>
        <w:r w:rsidR="00BE2B94">
          <w:rPr>
            <w:noProof/>
            <w:webHidden/>
          </w:rPr>
        </w:r>
        <w:r w:rsidR="00BE2B94">
          <w:rPr>
            <w:noProof/>
            <w:webHidden/>
          </w:rPr>
          <w:fldChar w:fldCharType="separate"/>
        </w:r>
        <w:r w:rsidR="00BE2B94">
          <w:rPr>
            <w:noProof/>
            <w:webHidden/>
          </w:rPr>
          <w:t>1</w:t>
        </w:r>
        <w:r w:rsidR="00BE2B94">
          <w:rPr>
            <w:noProof/>
            <w:webHidden/>
          </w:rPr>
          <w:fldChar w:fldCharType="end"/>
        </w:r>
      </w:hyperlink>
    </w:p>
    <w:p w14:paraId="4E3F9911" w14:textId="4F6DED93" w:rsidR="00BE2B94" w:rsidRDefault="00BE2B94">
      <w:pPr>
        <w:pStyle w:val="TOC1"/>
        <w:tabs>
          <w:tab w:val="left" w:pos="440"/>
          <w:tab w:val="right" w:leader="dot" w:pos="9350"/>
        </w:tabs>
        <w:rPr>
          <w:rFonts w:asciiTheme="minorHAnsi" w:eastAsiaTheme="minorEastAsia" w:hAnsiTheme="minorHAnsi" w:cstheme="minorBidi"/>
          <w:noProof/>
        </w:rPr>
      </w:pPr>
      <w:hyperlink w:anchor="_Toc94634357" w:history="1">
        <w:r w:rsidRPr="00932EFB">
          <w:rPr>
            <w:rStyle w:val="Hyperlink"/>
            <w:rFonts w:cs="Arial"/>
            <w:noProof/>
          </w:rPr>
          <w:t>2.</w:t>
        </w:r>
        <w:r>
          <w:rPr>
            <w:rFonts w:asciiTheme="minorHAnsi" w:eastAsiaTheme="minorEastAsia" w:hAnsiTheme="minorHAnsi" w:cstheme="minorBidi"/>
            <w:noProof/>
          </w:rPr>
          <w:tab/>
        </w:r>
        <w:r w:rsidRPr="00932EFB">
          <w:rPr>
            <w:rStyle w:val="Hyperlink"/>
            <w:rFonts w:cs="Arial"/>
            <w:noProof/>
          </w:rPr>
          <w:t>Assumptions/Constraints/Risks</w:t>
        </w:r>
        <w:r>
          <w:rPr>
            <w:noProof/>
            <w:webHidden/>
          </w:rPr>
          <w:tab/>
        </w:r>
        <w:r>
          <w:rPr>
            <w:noProof/>
            <w:webHidden/>
          </w:rPr>
          <w:fldChar w:fldCharType="begin"/>
        </w:r>
        <w:r>
          <w:rPr>
            <w:noProof/>
            <w:webHidden/>
          </w:rPr>
          <w:instrText xml:space="preserve"> PAGEREF _Toc94634357 \h </w:instrText>
        </w:r>
        <w:r>
          <w:rPr>
            <w:noProof/>
            <w:webHidden/>
          </w:rPr>
        </w:r>
        <w:r>
          <w:rPr>
            <w:noProof/>
            <w:webHidden/>
          </w:rPr>
          <w:fldChar w:fldCharType="separate"/>
        </w:r>
        <w:r>
          <w:rPr>
            <w:noProof/>
            <w:webHidden/>
          </w:rPr>
          <w:t>2</w:t>
        </w:r>
        <w:r>
          <w:rPr>
            <w:noProof/>
            <w:webHidden/>
          </w:rPr>
          <w:fldChar w:fldCharType="end"/>
        </w:r>
      </w:hyperlink>
    </w:p>
    <w:p w14:paraId="78E009FF" w14:textId="59537D9B" w:rsidR="00BE2B94" w:rsidRDefault="00BE2B94">
      <w:pPr>
        <w:pStyle w:val="TOC1"/>
        <w:tabs>
          <w:tab w:val="left" w:pos="440"/>
          <w:tab w:val="right" w:leader="dot" w:pos="9350"/>
        </w:tabs>
        <w:rPr>
          <w:rFonts w:asciiTheme="minorHAnsi" w:eastAsiaTheme="minorEastAsia" w:hAnsiTheme="minorHAnsi" w:cstheme="minorBidi"/>
          <w:noProof/>
        </w:rPr>
      </w:pPr>
      <w:hyperlink w:anchor="_Toc94634358" w:history="1">
        <w:r w:rsidRPr="00932EFB">
          <w:rPr>
            <w:rStyle w:val="Hyperlink"/>
            <w:rFonts w:cs="Arial"/>
            <w:noProof/>
          </w:rPr>
          <w:t>3.</w:t>
        </w:r>
        <w:r>
          <w:rPr>
            <w:rFonts w:asciiTheme="minorHAnsi" w:eastAsiaTheme="minorEastAsia" w:hAnsiTheme="minorHAnsi" w:cstheme="minorBidi"/>
            <w:noProof/>
          </w:rPr>
          <w:tab/>
        </w:r>
        <w:r w:rsidRPr="00932EFB">
          <w:rPr>
            <w:rStyle w:val="Hyperlink"/>
            <w:rFonts w:cs="Arial"/>
            <w:noProof/>
          </w:rPr>
          <w:t>Referenced Documents</w:t>
        </w:r>
        <w:r>
          <w:rPr>
            <w:noProof/>
            <w:webHidden/>
          </w:rPr>
          <w:tab/>
        </w:r>
        <w:r>
          <w:rPr>
            <w:noProof/>
            <w:webHidden/>
          </w:rPr>
          <w:fldChar w:fldCharType="begin"/>
        </w:r>
        <w:r>
          <w:rPr>
            <w:noProof/>
            <w:webHidden/>
          </w:rPr>
          <w:instrText xml:space="preserve"> PAGEREF _Toc94634358 \h </w:instrText>
        </w:r>
        <w:r>
          <w:rPr>
            <w:noProof/>
            <w:webHidden/>
          </w:rPr>
        </w:r>
        <w:r>
          <w:rPr>
            <w:noProof/>
            <w:webHidden/>
          </w:rPr>
          <w:fldChar w:fldCharType="separate"/>
        </w:r>
        <w:r>
          <w:rPr>
            <w:noProof/>
            <w:webHidden/>
          </w:rPr>
          <w:t>3</w:t>
        </w:r>
        <w:r>
          <w:rPr>
            <w:noProof/>
            <w:webHidden/>
          </w:rPr>
          <w:fldChar w:fldCharType="end"/>
        </w:r>
      </w:hyperlink>
    </w:p>
    <w:p w14:paraId="45EC8043" w14:textId="2A725B08" w:rsidR="00BE2B94" w:rsidRDefault="00BE2B94">
      <w:pPr>
        <w:pStyle w:val="TOC1"/>
        <w:tabs>
          <w:tab w:val="left" w:pos="440"/>
          <w:tab w:val="right" w:leader="dot" w:pos="9350"/>
        </w:tabs>
        <w:rPr>
          <w:rFonts w:asciiTheme="minorHAnsi" w:eastAsiaTheme="minorEastAsia" w:hAnsiTheme="minorHAnsi" w:cstheme="minorBidi"/>
          <w:noProof/>
        </w:rPr>
      </w:pPr>
      <w:hyperlink w:anchor="_Toc94634359" w:history="1">
        <w:r w:rsidRPr="00932EFB">
          <w:rPr>
            <w:rStyle w:val="Hyperlink"/>
            <w:rFonts w:cs="Arial"/>
            <w:noProof/>
          </w:rPr>
          <w:t>4.</w:t>
        </w:r>
        <w:r>
          <w:rPr>
            <w:rFonts w:asciiTheme="minorHAnsi" w:eastAsiaTheme="minorEastAsia" w:hAnsiTheme="minorHAnsi" w:cstheme="minorBidi"/>
            <w:noProof/>
          </w:rPr>
          <w:tab/>
        </w:r>
        <w:r w:rsidRPr="00932EFB">
          <w:rPr>
            <w:rStyle w:val="Hyperlink"/>
            <w:rFonts w:cs="Arial"/>
            <w:noProof/>
          </w:rPr>
          <w:t>System Requirement</w:t>
        </w:r>
        <w:r>
          <w:rPr>
            <w:noProof/>
            <w:webHidden/>
          </w:rPr>
          <w:tab/>
        </w:r>
        <w:r>
          <w:rPr>
            <w:noProof/>
            <w:webHidden/>
          </w:rPr>
          <w:fldChar w:fldCharType="begin"/>
        </w:r>
        <w:r>
          <w:rPr>
            <w:noProof/>
            <w:webHidden/>
          </w:rPr>
          <w:instrText xml:space="preserve"> PAGEREF _Toc94634359 \h </w:instrText>
        </w:r>
        <w:r>
          <w:rPr>
            <w:noProof/>
            <w:webHidden/>
          </w:rPr>
        </w:r>
        <w:r>
          <w:rPr>
            <w:noProof/>
            <w:webHidden/>
          </w:rPr>
          <w:fldChar w:fldCharType="separate"/>
        </w:r>
        <w:r>
          <w:rPr>
            <w:noProof/>
            <w:webHidden/>
          </w:rPr>
          <w:t>4</w:t>
        </w:r>
        <w:r>
          <w:rPr>
            <w:noProof/>
            <w:webHidden/>
          </w:rPr>
          <w:fldChar w:fldCharType="end"/>
        </w:r>
      </w:hyperlink>
    </w:p>
    <w:p w14:paraId="1D01514D" w14:textId="07ECC22B" w:rsidR="00BE2B94" w:rsidRDefault="00BE2B94">
      <w:pPr>
        <w:pStyle w:val="TOC1"/>
        <w:tabs>
          <w:tab w:val="left" w:pos="440"/>
          <w:tab w:val="right" w:leader="dot" w:pos="9350"/>
        </w:tabs>
        <w:rPr>
          <w:rFonts w:asciiTheme="minorHAnsi" w:eastAsiaTheme="minorEastAsia" w:hAnsiTheme="minorHAnsi" w:cstheme="minorBidi"/>
          <w:noProof/>
        </w:rPr>
      </w:pPr>
      <w:hyperlink w:anchor="_Toc94634360" w:history="1">
        <w:r w:rsidRPr="00932EFB">
          <w:rPr>
            <w:rStyle w:val="Hyperlink"/>
            <w:rFonts w:cs="Arial"/>
            <w:noProof/>
          </w:rPr>
          <w:t>5.</w:t>
        </w:r>
        <w:r>
          <w:rPr>
            <w:rFonts w:asciiTheme="minorHAnsi" w:eastAsiaTheme="minorEastAsia" w:hAnsiTheme="minorHAnsi" w:cstheme="minorBidi"/>
            <w:noProof/>
          </w:rPr>
          <w:tab/>
        </w:r>
        <w:r w:rsidRPr="00932EFB">
          <w:rPr>
            <w:rStyle w:val="Hyperlink"/>
            <w:rFonts w:cs="Arial"/>
            <w:noProof/>
          </w:rPr>
          <w:t>Project Diagram</w:t>
        </w:r>
        <w:r>
          <w:rPr>
            <w:noProof/>
            <w:webHidden/>
          </w:rPr>
          <w:tab/>
        </w:r>
        <w:r>
          <w:rPr>
            <w:noProof/>
            <w:webHidden/>
          </w:rPr>
          <w:fldChar w:fldCharType="begin"/>
        </w:r>
        <w:r>
          <w:rPr>
            <w:noProof/>
            <w:webHidden/>
          </w:rPr>
          <w:instrText xml:space="preserve"> PAGEREF _Toc94634360 \h </w:instrText>
        </w:r>
        <w:r>
          <w:rPr>
            <w:noProof/>
            <w:webHidden/>
          </w:rPr>
        </w:r>
        <w:r>
          <w:rPr>
            <w:noProof/>
            <w:webHidden/>
          </w:rPr>
          <w:fldChar w:fldCharType="separate"/>
        </w:r>
        <w:r>
          <w:rPr>
            <w:noProof/>
            <w:webHidden/>
          </w:rPr>
          <w:t>6</w:t>
        </w:r>
        <w:r>
          <w:rPr>
            <w:noProof/>
            <w:webHidden/>
          </w:rPr>
          <w:fldChar w:fldCharType="end"/>
        </w:r>
      </w:hyperlink>
    </w:p>
    <w:p w14:paraId="5698AAF9" w14:textId="12CCB756" w:rsidR="00BE2B94" w:rsidRDefault="00BE2B94">
      <w:pPr>
        <w:pStyle w:val="TOC1"/>
        <w:tabs>
          <w:tab w:val="left" w:pos="440"/>
          <w:tab w:val="right" w:leader="dot" w:pos="9350"/>
        </w:tabs>
        <w:rPr>
          <w:rFonts w:asciiTheme="minorHAnsi" w:eastAsiaTheme="minorEastAsia" w:hAnsiTheme="minorHAnsi" w:cstheme="minorBidi"/>
          <w:noProof/>
        </w:rPr>
      </w:pPr>
      <w:hyperlink w:anchor="_Toc94634361" w:history="1">
        <w:r w:rsidRPr="00932EFB">
          <w:rPr>
            <w:rStyle w:val="Hyperlink"/>
            <w:rFonts w:cs="Arial"/>
            <w:noProof/>
          </w:rPr>
          <w:t>6.</w:t>
        </w:r>
        <w:r>
          <w:rPr>
            <w:rFonts w:asciiTheme="minorHAnsi" w:eastAsiaTheme="minorEastAsia" w:hAnsiTheme="minorHAnsi" w:cstheme="minorBidi"/>
            <w:noProof/>
          </w:rPr>
          <w:tab/>
        </w:r>
        <w:r w:rsidRPr="00932EFB">
          <w:rPr>
            <w:rStyle w:val="Hyperlink"/>
            <w:rFonts w:cs="Arial"/>
            <w:noProof/>
          </w:rPr>
          <w:t>Use Cases and Requirements</w:t>
        </w:r>
        <w:r>
          <w:rPr>
            <w:noProof/>
            <w:webHidden/>
          </w:rPr>
          <w:tab/>
        </w:r>
        <w:r>
          <w:rPr>
            <w:noProof/>
            <w:webHidden/>
          </w:rPr>
          <w:fldChar w:fldCharType="begin"/>
        </w:r>
        <w:r>
          <w:rPr>
            <w:noProof/>
            <w:webHidden/>
          </w:rPr>
          <w:instrText xml:space="preserve"> PAGEREF _Toc94634361 \h </w:instrText>
        </w:r>
        <w:r>
          <w:rPr>
            <w:noProof/>
            <w:webHidden/>
          </w:rPr>
        </w:r>
        <w:r>
          <w:rPr>
            <w:noProof/>
            <w:webHidden/>
          </w:rPr>
          <w:fldChar w:fldCharType="separate"/>
        </w:r>
        <w:r>
          <w:rPr>
            <w:noProof/>
            <w:webHidden/>
          </w:rPr>
          <w:t>3</w:t>
        </w:r>
        <w:r>
          <w:rPr>
            <w:noProof/>
            <w:webHidden/>
          </w:rPr>
          <w:fldChar w:fldCharType="end"/>
        </w:r>
      </w:hyperlink>
    </w:p>
    <w:p w14:paraId="39E3EE8B" w14:textId="45CD3859" w:rsidR="00BE2B94" w:rsidRDefault="00BE2B94">
      <w:pPr>
        <w:pStyle w:val="TOC2"/>
        <w:tabs>
          <w:tab w:val="left" w:pos="880"/>
          <w:tab w:val="right" w:leader="dot" w:pos="9350"/>
        </w:tabs>
        <w:rPr>
          <w:rFonts w:asciiTheme="minorHAnsi" w:eastAsiaTheme="minorEastAsia" w:hAnsiTheme="minorHAnsi" w:cstheme="minorBidi"/>
          <w:noProof/>
        </w:rPr>
      </w:pPr>
      <w:hyperlink w:anchor="_Toc94634362" w:history="1">
        <w:r w:rsidRPr="00932EFB">
          <w:rPr>
            <w:rStyle w:val="Hyperlink"/>
            <w:noProof/>
          </w:rPr>
          <w:t>6.1</w:t>
        </w:r>
        <w:r>
          <w:rPr>
            <w:rFonts w:asciiTheme="minorHAnsi" w:eastAsiaTheme="minorEastAsia" w:hAnsiTheme="minorHAnsi" w:cstheme="minorBidi"/>
            <w:noProof/>
          </w:rPr>
          <w:tab/>
        </w:r>
        <w:r w:rsidRPr="00932EFB">
          <w:rPr>
            <w:rStyle w:val="Hyperlink"/>
            <w:noProof/>
          </w:rPr>
          <w:t>Use Case Id: UC-01: MAGI HH creation and Size evaluation</w:t>
        </w:r>
        <w:r>
          <w:rPr>
            <w:noProof/>
            <w:webHidden/>
          </w:rPr>
          <w:tab/>
        </w:r>
        <w:r>
          <w:rPr>
            <w:noProof/>
            <w:webHidden/>
          </w:rPr>
          <w:fldChar w:fldCharType="begin"/>
        </w:r>
        <w:r>
          <w:rPr>
            <w:noProof/>
            <w:webHidden/>
          </w:rPr>
          <w:instrText xml:space="preserve"> PAGEREF _Toc94634362 \h </w:instrText>
        </w:r>
        <w:r>
          <w:rPr>
            <w:noProof/>
            <w:webHidden/>
          </w:rPr>
        </w:r>
        <w:r>
          <w:rPr>
            <w:noProof/>
            <w:webHidden/>
          </w:rPr>
          <w:fldChar w:fldCharType="separate"/>
        </w:r>
        <w:r>
          <w:rPr>
            <w:noProof/>
            <w:webHidden/>
          </w:rPr>
          <w:t>4</w:t>
        </w:r>
        <w:r>
          <w:rPr>
            <w:noProof/>
            <w:webHidden/>
          </w:rPr>
          <w:fldChar w:fldCharType="end"/>
        </w:r>
      </w:hyperlink>
    </w:p>
    <w:p w14:paraId="78432D66" w14:textId="268D0E0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3" w:history="1">
        <w:r w:rsidRPr="00932EFB">
          <w:rPr>
            <w:rStyle w:val="Hyperlink"/>
            <w:rFonts w:cs="Arial"/>
            <w:noProof/>
          </w:rPr>
          <w:t>6.1.1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_Toc94634363 \h </w:instrText>
        </w:r>
        <w:r>
          <w:rPr>
            <w:noProof/>
            <w:webHidden/>
          </w:rPr>
        </w:r>
        <w:r>
          <w:rPr>
            <w:noProof/>
            <w:webHidden/>
          </w:rPr>
          <w:fldChar w:fldCharType="separate"/>
        </w:r>
        <w:r>
          <w:rPr>
            <w:noProof/>
            <w:webHidden/>
          </w:rPr>
          <w:t>4</w:t>
        </w:r>
        <w:r>
          <w:rPr>
            <w:noProof/>
            <w:webHidden/>
          </w:rPr>
          <w:fldChar w:fldCharType="end"/>
        </w:r>
      </w:hyperlink>
    </w:p>
    <w:p w14:paraId="44319944" w14:textId="77A00E6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4" w:history="1">
        <w:r w:rsidRPr="00932EFB">
          <w:rPr>
            <w:rStyle w:val="Hyperlink"/>
            <w:rFonts w:cs="Arial"/>
            <w:noProof/>
          </w:rPr>
          <w:t>6.1.2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_Toc94634364 \h </w:instrText>
        </w:r>
        <w:r>
          <w:rPr>
            <w:noProof/>
            <w:webHidden/>
          </w:rPr>
        </w:r>
        <w:r>
          <w:rPr>
            <w:noProof/>
            <w:webHidden/>
          </w:rPr>
          <w:fldChar w:fldCharType="separate"/>
        </w:r>
        <w:r>
          <w:rPr>
            <w:noProof/>
            <w:webHidden/>
          </w:rPr>
          <w:t>4</w:t>
        </w:r>
        <w:r>
          <w:rPr>
            <w:noProof/>
            <w:webHidden/>
          </w:rPr>
          <w:fldChar w:fldCharType="end"/>
        </w:r>
      </w:hyperlink>
    </w:p>
    <w:p w14:paraId="3DD19F3E" w14:textId="46C7CFB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5" w:history="1">
        <w:r w:rsidRPr="00932EFB">
          <w:rPr>
            <w:rStyle w:val="Hyperlink"/>
            <w:rFonts w:cs="Arial"/>
            <w:noProof/>
          </w:rPr>
          <w:t>6.1.3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_Toc94634365 \h </w:instrText>
        </w:r>
        <w:r>
          <w:rPr>
            <w:noProof/>
            <w:webHidden/>
          </w:rPr>
        </w:r>
        <w:r>
          <w:rPr>
            <w:noProof/>
            <w:webHidden/>
          </w:rPr>
          <w:fldChar w:fldCharType="separate"/>
        </w:r>
        <w:r>
          <w:rPr>
            <w:noProof/>
            <w:webHidden/>
          </w:rPr>
          <w:t>4</w:t>
        </w:r>
        <w:r>
          <w:rPr>
            <w:noProof/>
            <w:webHidden/>
          </w:rPr>
          <w:fldChar w:fldCharType="end"/>
        </w:r>
      </w:hyperlink>
    </w:p>
    <w:p w14:paraId="2DD6E9B0" w14:textId="0487D30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6" w:history="1">
        <w:r w:rsidRPr="00932EFB">
          <w:rPr>
            <w:rStyle w:val="Hyperlink"/>
            <w:rFonts w:cs="Arial"/>
            <w:noProof/>
          </w:rPr>
          <w:t>6.1.4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_Toc94634366 \h </w:instrText>
        </w:r>
        <w:r>
          <w:rPr>
            <w:noProof/>
            <w:webHidden/>
          </w:rPr>
        </w:r>
        <w:r>
          <w:rPr>
            <w:noProof/>
            <w:webHidden/>
          </w:rPr>
          <w:fldChar w:fldCharType="separate"/>
        </w:r>
        <w:r>
          <w:rPr>
            <w:noProof/>
            <w:webHidden/>
          </w:rPr>
          <w:t>4</w:t>
        </w:r>
        <w:r>
          <w:rPr>
            <w:noProof/>
            <w:webHidden/>
          </w:rPr>
          <w:fldChar w:fldCharType="end"/>
        </w:r>
      </w:hyperlink>
    </w:p>
    <w:p w14:paraId="28CFC873" w14:textId="48A8884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7" w:history="1">
        <w:r w:rsidRPr="00932EFB">
          <w:rPr>
            <w:rStyle w:val="Hyperlink"/>
            <w:rFonts w:cs="Arial"/>
            <w:noProof/>
          </w:rPr>
          <w:t>6.1.5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_Toc94634367 \h </w:instrText>
        </w:r>
        <w:r>
          <w:rPr>
            <w:noProof/>
            <w:webHidden/>
          </w:rPr>
        </w:r>
        <w:r>
          <w:rPr>
            <w:noProof/>
            <w:webHidden/>
          </w:rPr>
          <w:fldChar w:fldCharType="separate"/>
        </w:r>
        <w:r>
          <w:rPr>
            <w:noProof/>
            <w:webHidden/>
          </w:rPr>
          <w:t>4</w:t>
        </w:r>
        <w:r>
          <w:rPr>
            <w:noProof/>
            <w:webHidden/>
          </w:rPr>
          <w:fldChar w:fldCharType="end"/>
        </w:r>
      </w:hyperlink>
    </w:p>
    <w:p w14:paraId="4649B081" w14:textId="5DA86EB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8" w:history="1">
        <w:r w:rsidRPr="00932EFB">
          <w:rPr>
            <w:rStyle w:val="Hyperlink"/>
            <w:rFonts w:cs="Arial"/>
            <w:noProof/>
          </w:rPr>
          <w:t>6.1.6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_Toc94634368 \h </w:instrText>
        </w:r>
        <w:r>
          <w:rPr>
            <w:noProof/>
            <w:webHidden/>
          </w:rPr>
        </w:r>
        <w:r>
          <w:rPr>
            <w:noProof/>
            <w:webHidden/>
          </w:rPr>
          <w:fldChar w:fldCharType="separate"/>
        </w:r>
        <w:r>
          <w:rPr>
            <w:noProof/>
            <w:webHidden/>
          </w:rPr>
          <w:t>4</w:t>
        </w:r>
        <w:r>
          <w:rPr>
            <w:noProof/>
            <w:webHidden/>
          </w:rPr>
          <w:fldChar w:fldCharType="end"/>
        </w:r>
      </w:hyperlink>
    </w:p>
    <w:p w14:paraId="14051EB5" w14:textId="7784C0D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9" w:history="1">
        <w:r w:rsidRPr="00932EFB">
          <w:rPr>
            <w:rStyle w:val="Hyperlink"/>
            <w:rFonts w:cs="Arial"/>
            <w:noProof/>
          </w:rPr>
          <w:t>6.1.7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_Toc94634369 \h </w:instrText>
        </w:r>
        <w:r>
          <w:rPr>
            <w:noProof/>
            <w:webHidden/>
          </w:rPr>
        </w:r>
        <w:r>
          <w:rPr>
            <w:noProof/>
            <w:webHidden/>
          </w:rPr>
          <w:fldChar w:fldCharType="separate"/>
        </w:r>
        <w:r>
          <w:rPr>
            <w:noProof/>
            <w:webHidden/>
          </w:rPr>
          <w:t>4</w:t>
        </w:r>
        <w:r>
          <w:rPr>
            <w:noProof/>
            <w:webHidden/>
          </w:rPr>
          <w:fldChar w:fldCharType="end"/>
        </w:r>
      </w:hyperlink>
    </w:p>
    <w:p w14:paraId="2377B111" w14:textId="6DC5274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370" w:history="1">
        <w:r w:rsidRPr="00932EFB">
          <w:rPr>
            <w:rStyle w:val="Hyperlink"/>
            <w:rFonts w:cs="Arial"/>
            <w:noProof/>
          </w:rPr>
          <w:t>6.1.7.1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_Toc94634370 \h </w:instrText>
        </w:r>
        <w:r>
          <w:rPr>
            <w:noProof/>
            <w:webHidden/>
          </w:rPr>
        </w:r>
        <w:r>
          <w:rPr>
            <w:noProof/>
            <w:webHidden/>
          </w:rPr>
          <w:fldChar w:fldCharType="separate"/>
        </w:r>
        <w:r>
          <w:rPr>
            <w:noProof/>
            <w:webHidden/>
          </w:rPr>
          <w:t>5</w:t>
        </w:r>
        <w:r>
          <w:rPr>
            <w:noProof/>
            <w:webHidden/>
          </w:rPr>
          <w:fldChar w:fldCharType="end"/>
        </w:r>
      </w:hyperlink>
    </w:p>
    <w:p w14:paraId="41D08C34" w14:textId="443567B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371" w:history="1">
        <w:r w:rsidRPr="00932EFB">
          <w:rPr>
            <w:rStyle w:val="Hyperlink"/>
            <w:rFonts w:cs="Arial"/>
            <w:noProof/>
          </w:rPr>
          <w:t>6.1.7.2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_Toc94634371 \h </w:instrText>
        </w:r>
        <w:r>
          <w:rPr>
            <w:noProof/>
            <w:webHidden/>
          </w:rPr>
        </w:r>
        <w:r>
          <w:rPr>
            <w:noProof/>
            <w:webHidden/>
          </w:rPr>
          <w:fldChar w:fldCharType="separate"/>
        </w:r>
        <w:r>
          <w:rPr>
            <w:noProof/>
            <w:webHidden/>
          </w:rPr>
          <w:t>5</w:t>
        </w:r>
        <w:r>
          <w:rPr>
            <w:noProof/>
            <w:webHidden/>
          </w:rPr>
          <w:fldChar w:fldCharType="end"/>
        </w:r>
      </w:hyperlink>
    </w:p>
    <w:p w14:paraId="789F751D" w14:textId="6469519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2" w:history="1">
        <w:r w:rsidRPr="00932EFB">
          <w:rPr>
            <w:rStyle w:val="Hyperlink"/>
            <w:rFonts w:cs="Arial"/>
            <w:noProof/>
          </w:rPr>
          <w:t>6.1.8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_Toc94634372 \h </w:instrText>
        </w:r>
        <w:r>
          <w:rPr>
            <w:noProof/>
            <w:webHidden/>
          </w:rPr>
        </w:r>
        <w:r>
          <w:rPr>
            <w:noProof/>
            <w:webHidden/>
          </w:rPr>
          <w:fldChar w:fldCharType="separate"/>
        </w:r>
        <w:r>
          <w:rPr>
            <w:noProof/>
            <w:webHidden/>
          </w:rPr>
          <w:t>5</w:t>
        </w:r>
        <w:r>
          <w:rPr>
            <w:noProof/>
            <w:webHidden/>
          </w:rPr>
          <w:fldChar w:fldCharType="end"/>
        </w:r>
      </w:hyperlink>
    </w:p>
    <w:p w14:paraId="185CCBA7" w14:textId="59462C6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3" w:history="1">
        <w:r w:rsidRPr="00932EFB">
          <w:rPr>
            <w:rStyle w:val="Hyperlink"/>
            <w:rFonts w:cs="Arial"/>
            <w:noProof/>
          </w:rPr>
          <w:t>6.1.9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_Toc94634373 \h </w:instrText>
        </w:r>
        <w:r>
          <w:rPr>
            <w:noProof/>
            <w:webHidden/>
          </w:rPr>
        </w:r>
        <w:r>
          <w:rPr>
            <w:noProof/>
            <w:webHidden/>
          </w:rPr>
          <w:fldChar w:fldCharType="separate"/>
        </w:r>
        <w:r>
          <w:rPr>
            <w:noProof/>
            <w:webHidden/>
          </w:rPr>
          <w:t>6</w:t>
        </w:r>
        <w:r>
          <w:rPr>
            <w:noProof/>
            <w:webHidden/>
          </w:rPr>
          <w:fldChar w:fldCharType="end"/>
        </w:r>
      </w:hyperlink>
    </w:p>
    <w:p w14:paraId="3AFD91B9" w14:textId="5EACC5F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4" w:history="1">
        <w:r w:rsidRPr="00932EFB">
          <w:rPr>
            <w:rStyle w:val="Hyperlink"/>
            <w:rFonts w:cs="Arial"/>
            <w:noProof/>
          </w:rPr>
          <w:t>6.1.10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_Toc94634374 \h </w:instrText>
        </w:r>
        <w:r>
          <w:rPr>
            <w:noProof/>
            <w:webHidden/>
          </w:rPr>
        </w:r>
        <w:r>
          <w:rPr>
            <w:noProof/>
            <w:webHidden/>
          </w:rPr>
          <w:fldChar w:fldCharType="separate"/>
        </w:r>
        <w:r>
          <w:rPr>
            <w:noProof/>
            <w:webHidden/>
          </w:rPr>
          <w:t>7</w:t>
        </w:r>
        <w:r>
          <w:rPr>
            <w:noProof/>
            <w:webHidden/>
          </w:rPr>
          <w:fldChar w:fldCharType="end"/>
        </w:r>
      </w:hyperlink>
    </w:p>
    <w:p w14:paraId="2CCC27B2" w14:textId="467E2DD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5" w:history="1">
        <w:r w:rsidRPr="00932EFB">
          <w:rPr>
            <w:rStyle w:val="Hyperlink"/>
            <w:rFonts w:cs="Arial"/>
            <w:noProof/>
          </w:rPr>
          <w:t>6.1.11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_Toc94634375 \h </w:instrText>
        </w:r>
        <w:r>
          <w:rPr>
            <w:noProof/>
            <w:webHidden/>
          </w:rPr>
        </w:r>
        <w:r>
          <w:rPr>
            <w:noProof/>
            <w:webHidden/>
          </w:rPr>
          <w:fldChar w:fldCharType="separate"/>
        </w:r>
        <w:r>
          <w:rPr>
            <w:noProof/>
            <w:webHidden/>
          </w:rPr>
          <w:t>7</w:t>
        </w:r>
        <w:r>
          <w:rPr>
            <w:noProof/>
            <w:webHidden/>
          </w:rPr>
          <w:fldChar w:fldCharType="end"/>
        </w:r>
      </w:hyperlink>
    </w:p>
    <w:p w14:paraId="2F1BA810" w14:textId="708EC83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6" w:history="1">
        <w:r w:rsidRPr="00932EFB">
          <w:rPr>
            <w:rStyle w:val="Hyperlink"/>
            <w:rFonts w:cs="Arial"/>
            <w:noProof/>
          </w:rPr>
          <w:t>6.1.12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_Toc94634376 \h </w:instrText>
        </w:r>
        <w:r>
          <w:rPr>
            <w:noProof/>
            <w:webHidden/>
          </w:rPr>
        </w:r>
        <w:r>
          <w:rPr>
            <w:noProof/>
            <w:webHidden/>
          </w:rPr>
          <w:fldChar w:fldCharType="separate"/>
        </w:r>
        <w:r>
          <w:rPr>
            <w:noProof/>
            <w:webHidden/>
          </w:rPr>
          <w:t>7</w:t>
        </w:r>
        <w:r>
          <w:rPr>
            <w:noProof/>
            <w:webHidden/>
          </w:rPr>
          <w:fldChar w:fldCharType="end"/>
        </w:r>
      </w:hyperlink>
    </w:p>
    <w:p w14:paraId="530B43D4" w14:textId="49959BD2" w:rsidR="00BE2B94" w:rsidRDefault="00BE2B94">
      <w:pPr>
        <w:pStyle w:val="TOC2"/>
        <w:tabs>
          <w:tab w:val="left" w:pos="880"/>
          <w:tab w:val="right" w:leader="dot" w:pos="9350"/>
        </w:tabs>
        <w:rPr>
          <w:rFonts w:asciiTheme="minorHAnsi" w:eastAsiaTheme="minorEastAsia" w:hAnsiTheme="minorHAnsi" w:cstheme="minorBidi"/>
          <w:noProof/>
        </w:rPr>
      </w:pPr>
      <w:hyperlink w:anchor="_Toc94634377" w:history="1">
        <w:r w:rsidRPr="00932EFB">
          <w:rPr>
            <w:rStyle w:val="Hyperlink"/>
            <w:noProof/>
          </w:rPr>
          <w:t>6.2</w:t>
        </w:r>
        <w:r>
          <w:rPr>
            <w:rFonts w:asciiTheme="minorHAnsi" w:eastAsiaTheme="minorEastAsia" w:hAnsiTheme="minorHAnsi" w:cstheme="minorBidi"/>
            <w:noProof/>
          </w:rPr>
          <w:tab/>
        </w:r>
        <w:r w:rsidRPr="00932EFB">
          <w:rPr>
            <w:rStyle w:val="Hyperlink"/>
            <w:noProof/>
          </w:rPr>
          <w:t>Use Case Id: UC-02 MAGI HH income and FPL Calculation Rule</w:t>
        </w:r>
        <w:r>
          <w:rPr>
            <w:noProof/>
            <w:webHidden/>
          </w:rPr>
          <w:tab/>
        </w:r>
        <w:r>
          <w:rPr>
            <w:noProof/>
            <w:webHidden/>
          </w:rPr>
          <w:fldChar w:fldCharType="begin"/>
        </w:r>
        <w:r>
          <w:rPr>
            <w:noProof/>
            <w:webHidden/>
          </w:rPr>
          <w:instrText xml:space="preserve"> PAGEREF _Toc94634377 \h </w:instrText>
        </w:r>
        <w:r>
          <w:rPr>
            <w:noProof/>
            <w:webHidden/>
          </w:rPr>
        </w:r>
        <w:r>
          <w:rPr>
            <w:noProof/>
            <w:webHidden/>
          </w:rPr>
          <w:fldChar w:fldCharType="separate"/>
        </w:r>
        <w:r>
          <w:rPr>
            <w:noProof/>
            <w:webHidden/>
          </w:rPr>
          <w:t>8</w:t>
        </w:r>
        <w:r>
          <w:rPr>
            <w:noProof/>
            <w:webHidden/>
          </w:rPr>
          <w:fldChar w:fldCharType="end"/>
        </w:r>
      </w:hyperlink>
    </w:p>
    <w:p w14:paraId="723609EF" w14:textId="23E0BD7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8" w:history="1">
        <w:r w:rsidRPr="00932EFB">
          <w:rPr>
            <w:rStyle w:val="Hyperlink"/>
            <w:rFonts w:cs="Arial"/>
            <w:noProof/>
          </w:rPr>
          <w:t>6.2.1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_Toc94634378 \h </w:instrText>
        </w:r>
        <w:r>
          <w:rPr>
            <w:noProof/>
            <w:webHidden/>
          </w:rPr>
        </w:r>
        <w:r>
          <w:rPr>
            <w:noProof/>
            <w:webHidden/>
          </w:rPr>
          <w:fldChar w:fldCharType="separate"/>
        </w:r>
        <w:r>
          <w:rPr>
            <w:noProof/>
            <w:webHidden/>
          </w:rPr>
          <w:t>8</w:t>
        </w:r>
        <w:r>
          <w:rPr>
            <w:noProof/>
            <w:webHidden/>
          </w:rPr>
          <w:fldChar w:fldCharType="end"/>
        </w:r>
      </w:hyperlink>
    </w:p>
    <w:p w14:paraId="1E280193" w14:textId="380BD95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9" w:history="1">
        <w:r w:rsidRPr="00932EFB">
          <w:rPr>
            <w:rStyle w:val="Hyperlink"/>
            <w:rFonts w:cs="Arial"/>
            <w:noProof/>
          </w:rPr>
          <w:t>6.2.2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_Toc94634379 \h </w:instrText>
        </w:r>
        <w:r>
          <w:rPr>
            <w:noProof/>
            <w:webHidden/>
          </w:rPr>
        </w:r>
        <w:r>
          <w:rPr>
            <w:noProof/>
            <w:webHidden/>
          </w:rPr>
          <w:fldChar w:fldCharType="separate"/>
        </w:r>
        <w:r>
          <w:rPr>
            <w:noProof/>
            <w:webHidden/>
          </w:rPr>
          <w:t>8</w:t>
        </w:r>
        <w:r>
          <w:rPr>
            <w:noProof/>
            <w:webHidden/>
          </w:rPr>
          <w:fldChar w:fldCharType="end"/>
        </w:r>
      </w:hyperlink>
    </w:p>
    <w:p w14:paraId="7FD11FAB" w14:textId="0C1EA52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0" w:history="1">
        <w:r w:rsidRPr="00932EFB">
          <w:rPr>
            <w:rStyle w:val="Hyperlink"/>
            <w:rFonts w:cs="Arial"/>
            <w:noProof/>
          </w:rPr>
          <w:t>6.2.3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_Toc94634380 \h </w:instrText>
        </w:r>
        <w:r>
          <w:rPr>
            <w:noProof/>
            <w:webHidden/>
          </w:rPr>
        </w:r>
        <w:r>
          <w:rPr>
            <w:noProof/>
            <w:webHidden/>
          </w:rPr>
          <w:fldChar w:fldCharType="separate"/>
        </w:r>
        <w:r>
          <w:rPr>
            <w:noProof/>
            <w:webHidden/>
          </w:rPr>
          <w:t>8</w:t>
        </w:r>
        <w:r>
          <w:rPr>
            <w:noProof/>
            <w:webHidden/>
          </w:rPr>
          <w:fldChar w:fldCharType="end"/>
        </w:r>
      </w:hyperlink>
    </w:p>
    <w:p w14:paraId="14B8D6F7" w14:textId="6733ED5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1" w:history="1">
        <w:r w:rsidRPr="00932EFB">
          <w:rPr>
            <w:rStyle w:val="Hyperlink"/>
            <w:rFonts w:cs="Arial"/>
            <w:noProof/>
          </w:rPr>
          <w:t>6.2.4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_Toc94634381 \h </w:instrText>
        </w:r>
        <w:r>
          <w:rPr>
            <w:noProof/>
            <w:webHidden/>
          </w:rPr>
        </w:r>
        <w:r>
          <w:rPr>
            <w:noProof/>
            <w:webHidden/>
          </w:rPr>
          <w:fldChar w:fldCharType="separate"/>
        </w:r>
        <w:r>
          <w:rPr>
            <w:noProof/>
            <w:webHidden/>
          </w:rPr>
          <w:t>8</w:t>
        </w:r>
        <w:r>
          <w:rPr>
            <w:noProof/>
            <w:webHidden/>
          </w:rPr>
          <w:fldChar w:fldCharType="end"/>
        </w:r>
      </w:hyperlink>
    </w:p>
    <w:p w14:paraId="121B6E51" w14:textId="34DB05B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2" w:history="1">
        <w:r w:rsidRPr="00932EFB">
          <w:rPr>
            <w:rStyle w:val="Hyperlink"/>
            <w:rFonts w:cs="Arial"/>
            <w:noProof/>
          </w:rPr>
          <w:t>6.2.5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_Toc94634382 \h </w:instrText>
        </w:r>
        <w:r>
          <w:rPr>
            <w:noProof/>
            <w:webHidden/>
          </w:rPr>
        </w:r>
        <w:r>
          <w:rPr>
            <w:noProof/>
            <w:webHidden/>
          </w:rPr>
          <w:fldChar w:fldCharType="separate"/>
        </w:r>
        <w:r>
          <w:rPr>
            <w:noProof/>
            <w:webHidden/>
          </w:rPr>
          <w:t>8</w:t>
        </w:r>
        <w:r>
          <w:rPr>
            <w:noProof/>
            <w:webHidden/>
          </w:rPr>
          <w:fldChar w:fldCharType="end"/>
        </w:r>
      </w:hyperlink>
    </w:p>
    <w:p w14:paraId="4163CFD3" w14:textId="221050A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3" w:history="1">
        <w:r w:rsidRPr="00932EFB">
          <w:rPr>
            <w:rStyle w:val="Hyperlink"/>
            <w:rFonts w:cs="Arial"/>
            <w:noProof/>
          </w:rPr>
          <w:t>6.2.6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_Toc94634383 \h </w:instrText>
        </w:r>
        <w:r>
          <w:rPr>
            <w:noProof/>
            <w:webHidden/>
          </w:rPr>
        </w:r>
        <w:r>
          <w:rPr>
            <w:noProof/>
            <w:webHidden/>
          </w:rPr>
          <w:fldChar w:fldCharType="separate"/>
        </w:r>
        <w:r>
          <w:rPr>
            <w:noProof/>
            <w:webHidden/>
          </w:rPr>
          <w:t>8</w:t>
        </w:r>
        <w:r>
          <w:rPr>
            <w:noProof/>
            <w:webHidden/>
          </w:rPr>
          <w:fldChar w:fldCharType="end"/>
        </w:r>
      </w:hyperlink>
    </w:p>
    <w:p w14:paraId="2D28A68C" w14:textId="34F1275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4" w:history="1">
        <w:r w:rsidRPr="00932EFB">
          <w:rPr>
            <w:rStyle w:val="Hyperlink"/>
            <w:rFonts w:cs="Arial"/>
            <w:noProof/>
          </w:rPr>
          <w:t>6.2.7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_Toc94634384 \h </w:instrText>
        </w:r>
        <w:r>
          <w:rPr>
            <w:noProof/>
            <w:webHidden/>
          </w:rPr>
        </w:r>
        <w:r>
          <w:rPr>
            <w:noProof/>
            <w:webHidden/>
          </w:rPr>
          <w:fldChar w:fldCharType="separate"/>
        </w:r>
        <w:r>
          <w:rPr>
            <w:noProof/>
            <w:webHidden/>
          </w:rPr>
          <w:t>9</w:t>
        </w:r>
        <w:r>
          <w:rPr>
            <w:noProof/>
            <w:webHidden/>
          </w:rPr>
          <w:fldChar w:fldCharType="end"/>
        </w:r>
      </w:hyperlink>
    </w:p>
    <w:p w14:paraId="0B8A1AFC" w14:textId="046840C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385" w:history="1">
        <w:r w:rsidRPr="00932EFB">
          <w:rPr>
            <w:rStyle w:val="Hyperlink"/>
            <w:rFonts w:cs="Arial"/>
            <w:noProof/>
          </w:rPr>
          <w:t>6.2.7.1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_Toc94634385 \h </w:instrText>
        </w:r>
        <w:r>
          <w:rPr>
            <w:noProof/>
            <w:webHidden/>
          </w:rPr>
        </w:r>
        <w:r>
          <w:rPr>
            <w:noProof/>
            <w:webHidden/>
          </w:rPr>
          <w:fldChar w:fldCharType="separate"/>
        </w:r>
        <w:r>
          <w:rPr>
            <w:noProof/>
            <w:webHidden/>
          </w:rPr>
          <w:t>9</w:t>
        </w:r>
        <w:r>
          <w:rPr>
            <w:noProof/>
            <w:webHidden/>
          </w:rPr>
          <w:fldChar w:fldCharType="end"/>
        </w:r>
      </w:hyperlink>
    </w:p>
    <w:p w14:paraId="4C39EC05" w14:textId="5FB8CDC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386" w:history="1">
        <w:r w:rsidRPr="00932EFB">
          <w:rPr>
            <w:rStyle w:val="Hyperlink"/>
            <w:rFonts w:cs="Arial"/>
            <w:noProof/>
          </w:rPr>
          <w:t>6.2.7.2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_Toc94634386 \h </w:instrText>
        </w:r>
        <w:r>
          <w:rPr>
            <w:noProof/>
            <w:webHidden/>
          </w:rPr>
        </w:r>
        <w:r>
          <w:rPr>
            <w:noProof/>
            <w:webHidden/>
          </w:rPr>
          <w:fldChar w:fldCharType="separate"/>
        </w:r>
        <w:r>
          <w:rPr>
            <w:noProof/>
            <w:webHidden/>
          </w:rPr>
          <w:t>9</w:t>
        </w:r>
        <w:r>
          <w:rPr>
            <w:noProof/>
            <w:webHidden/>
          </w:rPr>
          <w:fldChar w:fldCharType="end"/>
        </w:r>
      </w:hyperlink>
    </w:p>
    <w:p w14:paraId="652057AD" w14:textId="33EA787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7" w:history="1">
        <w:r w:rsidRPr="00932EFB">
          <w:rPr>
            <w:rStyle w:val="Hyperlink"/>
            <w:rFonts w:cs="Arial"/>
            <w:noProof/>
          </w:rPr>
          <w:t>6.2.8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_Toc94634387 \h </w:instrText>
        </w:r>
        <w:r>
          <w:rPr>
            <w:noProof/>
            <w:webHidden/>
          </w:rPr>
        </w:r>
        <w:r>
          <w:rPr>
            <w:noProof/>
            <w:webHidden/>
          </w:rPr>
          <w:fldChar w:fldCharType="separate"/>
        </w:r>
        <w:r>
          <w:rPr>
            <w:noProof/>
            <w:webHidden/>
          </w:rPr>
          <w:t>10</w:t>
        </w:r>
        <w:r>
          <w:rPr>
            <w:noProof/>
            <w:webHidden/>
          </w:rPr>
          <w:fldChar w:fldCharType="end"/>
        </w:r>
      </w:hyperlink>
    </w:p>
    <w:p w14:paraId="24D07C37" w14:textId="1B684A1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8" w:history="1">
        <w:r w:rsidRPr="00932EFB">
          <w:rPr>
            <w:rStyle w:val="Hyperlink"/>
            <w:rFonts w:cs="Arial"/>
            <w:noProof/>
          </w:rPr>
          <w:t>6.2.9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_Toc94634388 \h </w:instrText>
        </w:r>
        <w:r>
          <w:rPr>
            <w:noProof/>
            <w:webHidden/>
          </w:rPr>
        </w:r>
        <w:r>
          <w:rPr>
            <w:noProof/>
            <w:webHidden/>
          </w:rPr>
          <w:fldChar w:fldCharType="separate"/>
        </w:r>
        <w:r>
          <w:rPr>
            <w:noProof/>
            <w:webHidden/>
          </w:rPr>
          <w:t>12</w:t>
        </w:r>
        <w:r>
          <w:rPr>
            <w:noProof/>
            <w:webHidden/>
          </w:rPr>
          <w:fldChar w:fldCharType="end"/>
        </w:r>
      </w:hyperlink>
    </w:p>
    <w:p w14:paraId="6D3A00D3" w14:textId="45368DD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9" w:history="1">
        <w:r w:rsidRPr="00932EFB">
          <w:rPr>
            <w:rStyle w:val="Hyperlink"/>
            <w:rFonts w:cs="Arial"/>
            <w:noProof/>
          </w:rPr>
          <w:t>6.2.10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_Toc94634389 \h </w:instrText>
        </w:r>
        <w:r>
          <w:rPr>
            <w:noProof/>
            <w:webHidden/>
          </w:rPr>
        </w:r>
        <w:r>
          <w:rPr>
            <w:noProof/>
            <w:webHidden/>
          </w:rPr>
          <w:fldChar w:fldCharType="separate"/>
        </w:r>
        <w:r>
          <w:rPr>
            <w:noProof/>
            <w:webHidden/>
          </w:rPr>
          <w:t>18</w:t>
        </w:r>
        <w:r>
          <w:rPr>
            <w:noProof/>
            <w:webHidden/>
          </w:rPr>
          <w:fldChar w:fldCharType="end"/>
        </w:r>
      </w:hyperlink>
    </w:p>
    <w:p w14:paraId="653E9D5B" w14:textId="3C276A7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0" w:history="1">
        <w:r w:rsidRPr="00932EFB">
          <w:rPr>
            <w:rStyle w:val="Hyperlink"/>
            <w:rFonts w:cs="Arial"/>
            <w:noProof/>
          </w:rPr>
          <w:t>6.2.11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_Toc94634390 \h </w:instrText>
        </w:r>
        <w:r>
          <w:rPr>
            <w:noProof/>
            <w:webHidden/>
          </w:rPr>
        </w:r>
        <w:r>
          <w:rPr>
            <w:noProof/>
            <w:webHidden/>
          </w:rPr>
          <w:fldChar w:fldCharType="separate"/>
        </w:r>
        <w:r>
          <w:rPr>
            <w:noProof/>
            <w:webHidden/>
          </w:rPr>
          <w:t>18</w:t>
        </w:r>
        <w:r>
          <w:rPr>
            <w:noProof/>
            <w:webHidden/>
          </w:rPr>
          <w:fldChar w:fldCharType="end"/>
        </w:r>
      </w:hyperlink>
    </w:p>
    <w:p w14:paraId="2E278BE5" w14:textId="194D0FB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1" w:history="1">
        <w:r w:rsidRPr="00932EFB">
          <w:rPr>
            <w:rStyle w:val="Hyperlink"/>
            <w:rFonts w:cs="Arial"/>
            <w:noProof/>
          </w:rPr>
          <w:t>6.2.12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_Toc94634391 \h </w:instrText>
        </w:r>
        <w:r>
          <w:rPr>
            <w:noProof/>
            <w:webHidden/>
          </w:rPr>
        </w:r>
        <w:r>
          <w:rPr>
            <w:noProof/>
            <w:webHidden/>
          </w:rPr>
          <w:fldChar w:fldCharType="separate"/>
        </w:r>
        <w:r>
          <w:rPr>
            <w:noProof/>
            <w:webHidden/>
          </w:rPr>
          <w:t>18</w:t>
        </w:r>
        <w:r>
          <w:rPr>
            <w:noProof/>
            <w:webHidden/>
          </w:rPr>
          <w:fldChar w:fldCharType="end"/>
        </w:r>
      </w:hyperlink>
    </w:p>
    <w:p w14:paraId="3E2E8FE2" w14:textId="1A8757E0" w:rsidR="00BE2B94" w:rsidRDefault="00BE2B94">
      <w:pPr>
        <w:pStyle w:val="TOC2"/>
        <w:tabs>
          <w:tab w:val="left" w:pos="880"/>
          <w:tab w:val="right" w:leader="dot" w:pos="9350"/>
        </w:tabs>
        <w:rPr>
          <w:rFonts w:asciiTheme="minorHAnsi" w:eastAsiaTheme="minorEastAsia" w:hAnsiTheme="minorHAnsi" w:cstheme="minorBidi"/>
          <w:noProof/>
        </w:rPr>
      </w:pPr>
      <w:hyperlink w:anchor="_Toc94634392" w:history="1">
        <w:r w:rsidRPr="00932EFB">
          <w:rPr>
            <w:rStyle w:val="Hyperlink"/>
            <w:noProof/>
          </w:rPr>
          <w:t>6.3</w:t>
        </w:r>
        <w:r>
          <w:rPr>
            <w:rFonts w:asciiTheme="minorHAnsi" w:eastAsiaTheme="minorEastAsia" w:hAnsiTheme="minorHAnsi" w:cstheme="minorBidi"/>
            <w:noProof/>
          </w:rPr>
          <w:tab/>
        </w:r>
        <w:r w:rsidRPr="00932EFB">
          <w:rPr>
            <w:rStyle w:val="Hyperlink"/>
            <w:noProof/>
          </w:rPr>
          <w:t>Use Case Id: UC-03 Rules to identify Citizen/Immigration status for a member</w:t>
        </w:r>
        <w:r>
          <w:rPr>
            <w:noProof/>
            <w:webHidden/>
          </w:rPr>
          <w:tab/>
        </w:r>
        <w:r>
          <w:rPr>
            <w:noProof/>
            <w:webHidden/>
          </w:rPr>
          <w:fldChar w:fldCharType="begin"/>
        </w:r>
        <w:r>
          <w:rPr>
            <w:noProof/>
            <w:webHidden/>
          </w:rPr>
          <w:instrText xml:space="preserve"> PAGEREF _Toc94634392 \h </w:instrText>
        </w:r>
        <w:r>
          <w:rPr>
            <w:noProof/>
            <w:webHidden/>
          </w:rPr>
        </w:r>
        <w:r>
          <w:rPr>
            <w:noProof/>
            <w:webHidden/>
          </w:rPr>
          <w:fldChar w:fldCharType="separate"/>
        </w:r>
        <w:r>
          <w:rPr>
            <w:noProof/>
            <w:webHidden/>
          </w:rPr>
          <w:t>20</w:t>
        </w:r>
        <w:r>
          <w:rPr>
            <w:noProof/>
            <w:webHidden/>
          </w:rPr>
          <w:fldChar w:fldCharType="end"/>
        </w:r>
      </w:hyperlink>
    </w:p>
    <w:p w14:paraId="1B5293B7" w14:textId="3B47BE3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3" w:history="1">
        <w:r w:rsidRPr="00932EFB">
          <w:rPr>
            <w:rStyle w:val="Hyperlink"/>
            <w:rFonts w:cs="Arial"/>
            <w:noProof/>
          </w:rPr>
          <w:t>6.3.1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_Toc94634393 \h </w:instrText>
        </w:r>
        <w:r>
          <w:rPr>
            <w:noProof/>
            <w:webHidden/>
          </w:rPr>
        </w:r>
        <w:r>
          <w:rPr>
            <w:noProof/>
            <w:webHidden/>
          </w:rPr>
          <w:fldChar w:fldCharType="separate"/>
        </w:r>
        <w:r>
          <w:rPr>
            <w:noProof/>
            <w:webHidden/>
          </w:rPr>
          <w:t>20</w:t>
        </w:r>
        <w:r>
          <w:rPr>
            <w:noProof/>
            <w:webHidden/>
          </w:rPr>
          <w:fldChar w:fldCharType="end"/>
        </w:r>
      </w:hyperlink>
    </w:p>
    <w:p w14:paraId="49F99950" w14:textId="095C101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4" w:history="1">
        <w:r w:rsidRPr="00932EFB">
          <w:rPr>
            <w:rStyle w:val="Hyperlink"/>
            <w:rFonts w:cs="Arial"/>
            <w:noProof/>
          </w:rPr>
          <w:t>6.3.2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_Toc94634394 \h </w:instrText>
        </w:r>
        <w:r>
          <w:rPr>
            <w:noProof/>
            <w:webHidden/>
          </w:rPr>
        </w:r>
        <w:r>
          <w:rPr>
            <w:noProof/>
            <w:webHidden/>
          </w:rPr>
          <w:fldChar w:fldCharType="separate"/>
        </w:r>
        <w:r>
          <w:rPr>
            <w:noProof/>
            <w:webHidden/>
          </w:rPr>
          <w:t>20</w:t>
        </w:r>
        <w:r>
          <w:rPr>
            <w:noProof/>
            <w:webHidden/>
          </w:rPr>
          <w:fldChar w:fldCharType="end"/>
        </w:r>
      </w:hyperlink>
    </w:p>
    <w:p w14:paraId="077B76FF" w14:textId="6BA8F6E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5" w:history="1">
        <w:r w:rsidRPr="00932EFB">
          <w:rPr>
            <w:rStyle w:val="Hyperlink"/>
            <w:rFonts w:cs="Arial"/>
            <w:noProof/>
          </w:rPr>
          <w:t>6.3.3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_Toc94634395 \h </w:instrText>
        </w:r>
        <w:r>
          <w:rPr>
            <w:noProof/>
            <w:webHidden/>
          </w:rPr>
        </w:r>
        <w:r>
          <w:rPr>
            <w:noProof/>
            <w:webHidden/>
          </w:rPr>
          <w:fldChar w:fldCharType="separate"/>
        </w:r>
        <w:r>
          <w:rPr>
            <w:noProof/>
            <w:webHidden/>
          </w:rPr>
          <w:t>20</w:t>
        </w:r>
        <w:r>
          <w:rPr>
            <w:noProof/>
            <w:webHidden/>
          </w:rPr>
          <w:fldChar w:fldCharType="end"/>
        </w:r>
      </w:hyperlink>
    </w:p>
    <w:p w14:paraId="2690BB74" w14:textId="4C3738A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6" w:history="1">
        <w:r w:rsidRPr="00932EFB">
          <w:rPr>
            <w:rStyle w:val="Hyperlink"/>
            <w:rFonts w:cs="Arial"/>
            <w:noProof/>
          </w:rPr>
          <w:t>6.3.4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_Toc94634396 \h </w:instrText>
        </w:r>
        <w:r>
          <w:rPr>
            <w:noProof/>
            <w:webHidden/>
          </w:rPr>
        </w:r>
        <w:r>
          <w:rPr>
            <w:noProof/>
            <w:webHidden/>
          </w:rPr>
          <w:fldChar w:fldCharType="separate"/>
        </w:r>
        <w:r>
          <w:rPr>
            <w:noProof/>
            <w:webHidden/>
          </w:rPr>
          <w:t>20</w:t>
        </w:r>
        <w:r>
          <w:rPr>
            <w:noProof/>
            <w:webHidden/>
          </w:rPr>
          <w:fldChar w:fldCharType="end"/>
        </w:r>
      </w:hyperlink>
    </w:p>
    <w:p w14:paraId="19740811" w14:textId="797036D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7" w:history="1">
        <w:r w:rsidRPr="00932EFB">
          <w:rPr>
            <w:rStyle w:val="Hyperlink"/>
            <w:rFonts w:cs="Arial"/>
            <w:noProof/>
          </w:rPr>
          <w:t>6.3.5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_Toc94634397 \h </w:instrText>
        </w:r>
        <w:r>
          <w:rPr>
            <w:noProof/>
            <w:webHidden/>
          </w:rPr>
        </w:r>
        <w:r>
          <w:rPr>
            <w:noProof/>
            <w:webHidden/>
          </w:rPr>
          <w:fldChar w:fldCharType="separate"/>
        </w:r>
        <w:r>
          <w:rPr>
            <w:noProof/>
            <w:webHidden/>
          </w:rPr>
          <w:t>20</w:t>
        </w:r>
        <w:r>
          <w:rPr>
            <w:noProof/>
            <w:webHidden/>
          </w:rPr>
          <w:fldChar w:fldCharType="end"/>
        </w:r>
      </w:hyperlink>
    </w:p>
    <w:p w14:paraId="13662D20" w14:textId="79E6CDF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8" w:history="1">
        <w:r w:rsidRPr="00932EFB">
          <w:rPr>
            <w:rStyle w:val="Hyperlink"/>
            <w:rFonts w:cs="Arial"/>
            <w:noProof/>
          </w:rPr>
          <w:t>6.3.6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_Toc94634398 \h </w:instrText>
        </w:r>
        <w:r>
          <w:rPr>
            <w:noProof/>
            <w:webHidden/>
          </w:rPr>
        </w:r>
        <w:r>
          <w:rPr>
            <w:noProof/>
            <w:webHidden/>
          </w:rPr>
          <w:fldChar w:fldCharType="separate"/>
        </w:r>
        <w:r>
          <w:rPr>
            <w:noProof/>
            <w:webHidden/>
          </w:rPr>
          <w:t>21</w:t>
        </w:r>
        <w:r>
          <w:rPr>
            <w:noProof/>
            <w:webHidden/>
          </w:rPr>
          <w:fldChar w:fldCharType="end"/>
        </w:r>
      </w:hyperlink>
    </w:p>
    <w:p w14:paraId="51DDD9E6" w14:textId="4E5F796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9" w:history="1">
        <w:r w:rsidRPr="00932EFB">
          <w:rPr>
            <w:rStyle w:val="Hyperlink"/>
            <w:rFonts w:cs="Arial"/>
            <w:noProof/>
          </w:rPr>
          <w:t>6.3.7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_Toc94634399 \h </w:instrText>
        </w:r>
        <w:r>
          <w:rPr>
            <w:noProof/>
            <w:webHidden/>
          </w:rPr>
        </w:r>
        <w:r>
          <w:rPr>
            <w:noProof/>
            <w:webHidden/>
          </w:rPr>
          <w:fldChar w:fldCharType="separate"/>
        </w:r>
        <w:r>
          <w:rPr>
            <w:noProof/>
            <w:webHidden/>
          </w:rPr>
          <w:t>21</w:t>
        </w:r>
        <w:r>
          <w:rPr>
            <w:noProof/>
            <w:webHidden/>
          </w:rPr>
          <w:fldChar w:fldCharType="end"/>
        </w:r>
      </w:hyperlink>
    </w:p>
    <w:p w14:paraId="46FD2C03" w14:textId="60CEBCA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00" w:history="1">
        <w:r w:rsidRPr="00932EFB">
          <w:rPr>
            <w:rStyle w:val="Hyperlink"/>
            <w:rFonts w:cs="Arial"/>
            <w:noProof/>
          </w:rPr>
          <w:t>6.3.7.1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_Toc94634400 \h </w:instrText>
        </w:r>
        <w:r>
          <w:rPr>
            <w:noProof/>
            <w:webHidden/>
          </w:rPr>
        </w:r>
        <w:r>
          <w:rPr>
            <w:noProof/>
            <w:webHidden/>
          </w:rPr>
          <w:fldChar w:fldCharType="separate"/>
        </w:r>
        <w:r>
          <w:rPr>
            <w:noProof/>
            <w:webHidden/>
          </w:rPr>
          <w:t>21</w:t>
        </w:r>
        <w:r>
          <w:rPr>
            <w:noProof/>
            <w:webHidden/>
          </w:rPr>
          <w:fldChar w:fldCharType="end"/>
        </w:r>
      </w:hyperlink>
    </w:p>
    <w:p w14:paraId="798E58A9" w14:textId="61EEA76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01" w:history="1">
        <w:r w:rsidRPr="00932EFB">
          <w:rPr>
            <w:rStyle w:val="Hyperlink"/>
            <w:rFonts w:cs="Arial"/>
            <w:noProof/>
          </w:rPr>
          <w:t>6.3.7.2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_Toc94634401 \h </w:instrText>
        </w:r>
        <w:r>
          <w:rPr>
            <w:noProof/>
            <w:webHidden/>
          </w:rPr>
        </w:r>
        <w:r>
          <w:rPr>
            <w:noProof/>
            <w:webHidden/>
          </w:rPr>
          <w:fldChar w:fldCharType="separate"/>
        </w:r>
        <w:r>
          <w:rPr>
            <w:noProof/>
            <w:webHidden/>
          </w:rPr>
          <w:t>21</w:t>
        </w:r>
        <w:r>
          <w:rPr>
            <w:noProof/>
            <w:webHidden/>
          </w:rPr>
          <w:fldChar w:fldCharType="end"/>
        </w:r>
      </w:hyperlink>
    </w:p>
    <w:p w14:paraId="64EC48F9" w14:textId="6498BFF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02" w:history="1">
        <w:r w:rsidRPr="00932EFB">
          <w:rPr>
            <w:rStyle w:val="Hyperlink"/>
            <w:rFonts w:cs="Arial"/>
            <w:noProof/>
          </w:rPr>
          <w:t>6.3.7.3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_Toc94634402 \h </w:instrText>
        </w:r>
        <w:r>
          <w:rPr>
            <w:noProof/>
            <w:webHidden/>
          </w:rPr>
        </w:r>
        <w:r>
          <w:rPr>
            <w:noProof/>
            <w:webHidden/>
          </w:rPr>
          <w:fldChar w:fldCharType="separate"/>
        </w:r>
        <w:r>
          <w:rPr>
            <w:noProof/>
            <w:webHidden/>
          </w:rPr>
          <w:t>21</w:t>
        </w:r>
        <w:r>
          <w:rPr>
            <w:noProof/>
            <w:webHidden/>
          </w:rPr>
          <w:fldChar w:fldCharType="end"/>
        </w:r>
      </w:hyperlink>
    </w:p>
    <w:p w14:paraId="57B862C7" w14:textId="51935B0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03" w:history="1">
        <w:r w:rsidRPr="00932EFB">
          <w:rPr>
            <w:rStyle w:val="Hyperlink"/>
            <w:rFonts w:cs="Arial"/>
            <w:noProof/>
          </w:rPr>
          <w:t>6.3.7.4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_Toc94634403 \h </w:instrText>
        </w:r>
        <w:r>
          <w:rPr>
            <w:noProof/>
            <w:webHidden/>
          </w:rPr>
        </w:r>
        <w:r>
          <w:rPr>
            <w:noProof/>
            <w:webHidden/>
          </w:rPr>
          <w:fldChar w:fldCharType="separate"/>
        </w:r>
        <w:r>
          <w:rPr>
            <w:noProof/>
            <w:webHidden/>
          </w:rPr>
          <w:t>22</w:t>
        </w:r>
        <w:r>
          <w:rPr>
            <w:noProof/>
            <w:webHidden/>
          </w:rPr>
          <w:fldChar w:fldCharType="end"/>
        </w:r>
      </w:hyperlink>
    </w:p>
    <w:p w14:paraId="57B262D4" w14:textId="48D5C7F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04" w:history="1">
        <w:r w:rsidRPr="00932EFB">
          <w:rPr>
            <w:rStyle w:val="Hyperlink"/>
            <w:rFonts w:cs="Arial"/>
            <w:noProof/>
          </w:rPr>
          <w:t>6.3.8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_Toc94634404 \h </w:instrText>
        </w:r>
        <w:r>
          <w:rPr>
            <w:noProof/>
            <w:webHidden/>
          </w:rPr>
        </w:r>
        <w:r>
          <w:rPr>
            <w:noProof/>
            <w:webHidden/>
          </w:rPr>
          <w:fldChar w:fldCharType="separate"/>
        </w:r>
        <w:r>
          <w:rPr>
            <w:noProof/>
            <w:webHidden/>
          </w:rPr>
          <w:t>22</w:t>
        </w:r>
        <w:r>
          <w:rPr>
            <w:noProof/>
            <w:webHidden/>
          </w:rPr>
          <w:fldChar w:fldCharType="end"/>
        </w:r>
      </w:hyperlink>
    </w:p>
    <w:p w14:paraId="7186467D" w14:textId="775CA44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05" w:history="1">
        <w:r w:rsidRPr="00932EFB">
          <w:rPr>
            <w:rStyle w:val="Hyperlink"/>
            <w:rFonts w:cs="Arial"/>
            <w:noProof/>
          </w:rPr>
          <w:t>6.3.9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_Toc94634405 \h </w:instrText>
        </w:r>
        <w:r>
          <w:rPr>
            <w:noProof/>
            <w:webHidden/>
          </w:rPr>
        </w:r>
        <w:r>
          <w:rPr>
            <w:noProof/>
            <w:webHidden/>
          </w:rPr>
          <w:fldChar w:fldCharType="separate"/>
        </w:r>
        <w:r>
          <w:rPr>
            <w:noProof/>
            <w:webHidden/>
          </w:rPr>
          <w:t>22</w:t>
        </w:r>
        <w:r>
          <w:rPr>
            <w:noProof/>
            <w:webHidden/>
          </w:rPr>
          <w:fldChar w:fldCharType="end"/>
        </w:r>
      </w:hyperlink>
    </w:p>
    <w:p w14:paraId="474B23B1" w14:textId="3FF2F6A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06" w:history="1">
        <w:r w:rsidRPr="00932EFB">
          <w:rPr>
            <w:rStyle w:val="Hyperlink"/>
            <w:rFonts w:cs="Arial"/>
            <w:noProof/>
          </w:rPr>
          <w:t>6.3.10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_Toc94634406 \h </w:instrText>
        </w:r>
        <w:r>
          <w:rPr>
            <w:noProof/>
            <w:webHidden/>
          </w:rPr>
        </w:r>
        <w:r>
          <w:rPr>
            <w:noProof/>
            <w:webHidden/>
          </w:rPr>
          <w:fldChar w:fldCharType="separate"/>
        </w:r>
        <w:r>
          <w:rPr>
            <w:noProof/>
            <w:webHidden/>
          </w:rPr>
          <w:t>22</w:t>
        </w:r>
        <w:r>
          <w:rPr>
            <w:noProof/>
            <w:webHidden/>
          </w:rPr>
          <w:fldChar w:fldCharType="end"/>
        </w:r>
      </w:hyperlink>
    </w:p>
    <w:p w14:paraId="28A527ED" w14:textId="72EC638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07" w:history="1">
        <w:r w:rsidRPr="00932EFB">
          <w:rPr>
            <w:rStyle w:val="Hyperlink"/>
            <w:rFonts w:cs="Arial"/>
            <w:noProof/>
          </w:rPr>
          <w:t>6.3.11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_Toc94634407 \h </w:instrText>
        </w:r>
        <w:r>
          <w:rPr>
            <w:noProof/>
            <w:webHidden/>
          </w:rPr>
        </w:r>
        <w:r>
          <w:rPr>
            <w:noProof/>
            <w:webHidden/>
          </w:rPr>
          <w:fldChar w:fldCharType="separate"/>
        </w:r>
        <w:r>
          <w:rPr>
            <w:noProof/>
            <w:webHidden/>
          </w:rPr>
          <w:t>23</w:t>
        </w:r>
        <w:r>
          <w:rPr>
            <w:noProof/>
            <w:webHidden/>
          </w:rPr>
          <w:fldChar w:fldCharType="end"/>
        </w:r>
      </w:hyperlink>
    </w:p>
    <w:p w14:paraId="62F974C7" w14:textId="60E938B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08" w:history="1">
        <w:r w:rsidRPr="00932EFB">
          <w:rPr>
            <w:rStyle w:val="Hyperlink"/>
            <w:rFonts w:cs="Arial"/>
            <w:noProof/>
          </w:rPr>
          <w:t>6.3.12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_Toc94634408 \h </w:instrText>
        </w:r>
        <w:r>
          <w:rPr>
            <w:noProof/>
            <w:webHidden/>
          </w:rPr>
        </w:r>
        <w:r>
          <w:rPr>
            <w:noProof/>
            <w:webHidden/>
          </w:rPr>
          <w:fldChar w:fldCharType="separate"/>
        </w:r>
        <w:r>
          <w:rPr>
            <w:noProof/>
            <w:webHidden/>
          </w:rPr>
          <w:t>23</w:t>
        </w:r>
        <w:r>
          <w:rPr>
            <w:noProof/>
            <w:webHidden/>
          </w:rPr>
          <w:fldChar w:fldCharType="end"/>
        </w:r>
      </w:hyperlink>
    </w:p>
    <w:p w14:paraId="1701F3A7" w14:textId="667F2559" w:rsidR="00BE2B94" w:rsidRDefault="00BE2B94">
      <w:pPr>
        <w:pStyle w:val="TOC2"/>
        <w:tabs>
          <w:tab w:val="left" w:pos="880"/>
          <w:tab w:val="right" w:leader="dot" w:pos="9350"/>
        </w:tabs>
        <w:rPr>
          <w:rFonts w:asciiTheme="minorHAnsi" w:eastAsiaTheme="minorEastAsia" w:hAnsiTheme="minorHAnsi" w:cstheme="minorBidi"/>
          <w:noProof/>
        </w:rPr>
      </w:pPr>
      <w:hyperlink w:anchor="_Toc94634409" w:history="1">
        <w:r w:rsidRPr="00932EFB">
          <w:rPr>
            <w:rStyle w:val="Hyperlink"/>
            <w:noProof/>
          </w:rPr>
          <w:t>6.4</w:t>
        </w:r>
        <w:r>
          <w:rPr>
            <w:rFonts w:asciiTheme="minorHAnsi" w:eastAsiaTheme="minorEastAsia" w:hAnsiTheme="minorHAnsi" w:cstheme="minorBidi"/>
            <w:noProof/>
          </w:rPr>
          <w:tab/>
        </w:r>
        <w:r w:rsidRPr="00932EFB">
          <w:rPr>
            <w:rStyle w:val="Hyperlink"/>
            <w:noProof/>
          </w:rPr>
          <w:t>Use Case Id: UC-04 Rules to consider member’s Age for MassHealth Determination</w:t>
        </w:r>
        <w:r>
          <w:rPr>
            <w:noProof/>
            <w:webHidden/>
          </w:rPr>
          <w:tab/>
        </w:r>
        <w:r>
          <w:rPr>
            <w:noProof/>
            <w:webHidden/>
          </w:rPr>
          <w:fldChar w:fldCharType="begin"/>
        </w:r>
        <w:r>
          <w:rPr>
            <w:noProof/>
            <w:webHidden/>
          </w:rPr>
          <w:instrText xml:space="preserve"> PAGEREF _Toc94634409 \h </w:instrText>
        </w:r>
        <w:r>
          <w:rPr>
            <w:noProof/>
            <w:webHidden/>
          </w:rPr>
        </w:r>
        <w:r>
          <w:rPr>
            <w:noProof/>
            <w:webHidden/>
          </w:rPr>
          <w:fldChar w:fldCharType="separate"/>
        </w:r>
        <w:r>
          <w:rPr>
            <w:noProof/>
            <w:webHidden/>
          </w:rPr>
          <w:t>24</w:t>
        </w:r>
        <w:r>
          <w:rPr>
            <w:noProof/>
            <w:webHidden/>
          </w:rPr>
          <w:fldChar w:fldCharType="end"/>
        </w:r>
      </w:hyperlink>
    </w:p>
    <w:p w14:paraId="40ECFCB9" w14:textId="00DFDA2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0" w:history="1">
        <w:r w:rsidRPr="00932EFB">
          <w:rPr>
            <w:rStyle w:val="Hyperlink"/>
            <w:rFonts w:cs="Arial"/>
            <w:noProof/>
          </w:rPr>
          <w:t>6.4.1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_Toc94634410 \h </w:instrText>
        </w:r>
        <w:r>
          <w:rPr>
            <w:noProof/>
            <w:webHidden/>
          </w:rPr>
        </w:r>
        <w:r>
          <w:rPr>
            <w:noProof/>
            <w:webHidden/>
          </w:rPr>
          <w:fldChar w:fldCharType="separate"/>
        </w:r>
        <w:r>
          <w:rPr>
            <w:noProof/>
            <w:webHidden/>
          </w:rPr>
          <w:t>24</w:t>
        </w:r>
        <w:r>
          <w:rPr>
            <w:noProof/>
            <w:webHidden/>
          </w:rPr>
          <w:fldChar w:fldCharType="end"/>
        </w:r>
      </w:hyperlink>
    </w:p>
    <w:p w14:paraId="5EA821BE" w14:textId="43E2CA3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1" w:history="1">
        <w:r w:rsidRPr="00932EFB">
          <w:rPr>
            <w:rStyle w:val="Hyperlink"/>
            <w:rFonts w:cs="Arial"/>
            <w:noProof/>
          </w:rPr>
          <w:t>6.4.2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_Toc94634411 \h </w:instrText>
        </w:r>
        <w:r>
          <w:rPr>
            <w:noProof/>
            <w:webHidden/>
          </w:rPr>
        </w:r>
        <w:r>
          <w:rPr>
            <w:noProof/>
            <w:webHidden/>
          </w:rPr>
          <w:fldChar w:fldCharType="separate"/>
        </w:r>
        <w:r>
          <w:rPr>
            <w:noProof/>
            <w:webHidden/>
          </w:rPr>
          <w:t>24</w:t>
        </w:r>
        <w:r>
          <w:rPr>
            <w:noProof/>
            <w:webHidden/>
          </w:rPr>
          <w:fldChar w:fldCharType="end"/>
        </w:r>
      </w:hyperlink>
    </w:p>
    <w:p w14:paraId="73235C5F" w14:textId="73AC51D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2" w:history="1">
        <w:r w:rsidRPr="00932EFB">
          <w:rPr>
            <w:rStyle w:val="Hyperlink"/>
            <w:rFonts w:cs="Arial"/>
            <w:noProof/>
          </w:rPr>
          <w:t>6.4.3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_Toc94634412 \h </w:instrText>
        </w:r>
        <w:r>
          <w:rPr>
            <w:noProof/>
            <w:webHidden/>
          </w:rPr>
        </w:r>
        <w:r>
          <w:rPr>
            <w:noProof/>
            <w:webHidden/>
          </w:rPr>
          <w:fldChar w:fldCharType="separate"/>
        </w:r>
        <w:r>
          <w:rPr>
            <w:noProof/>
            <w:webHidden/>
          </w:rPr>
          <w:t>24</w:t>
        </w:r>
        <w:r>
          <w:rPr>
            <w:noProof/>
            <w:webHidden/>
          </w:rPr>
          <w:fldChar w:fldCharType="end"/>
        </w:r>
      </w:hyperlink>
    </w:p>
    <w:p w14:paraId="2E9BAD5C" w14:textId="4E59CAA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3" w:history="1">
        <w:r w:rsidRPr="00932EFB">
          <w:rPr>
            <w:rStyle w:val="Hyperlink"/>
            <w:rFonts w:cs="Arial"/>
            <w:noProof/>
          </w:rPr>
          <w:t>6.4.4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_Toc94634413 \h </w:instrText>
        </w:r>
        <w:r>
          <w:rPr>
            <w:noProof/>
            <w:webHidden/>
          </w:rPr>
        </w:r>
        <w:r>
          <w:rPr>
            <w:noProof/>
            <w:webHidden/>
          </w:rPr>
          <w:fldChar w:fldCharType="separate"/>
        </w:r>
        <w:r>
          <w:rPr>
            <w:noProof/>
            <w:webHidden/>
          </w:rPr>
          <w:t>24</w:t>
        </w:r>
        <w:r>
          <w:rPr>
            <w:noProof/>
            <w:webHidden/>
          </w:rPr>
          <w:fldChar w:fldCharType="end"/>
        </w:r>
      </w:hyperlink>
    </w:p>
    <w:p w14:paraId="25567E36" w14:textId="127788C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4" w:history="1">
        <w:r w:rsidRPr="00932EFB">
          <w:rPr>
            <w:rStyle w:val="Hyperlink"/>
            <w:rFonts w:cs="Arial"/>
            <w:noProof/>
          </w:rPr>
          <w:t>6.4.5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_Toc94634414 \h </w:instrText>
        </w:r>
        <w:r>
          <w:rPr>
            <w:noProof/>
            <w:webHidden/>
          </w:rPr>
        </w:r>
        <w:r>
          <w:rPr>
            <w:noProof/>
            <w:webHidden/>
          </w:rPr>
          <w:fldChar w:fldCharType="separate"/>
        </w:r>
        <w:r>
          <w:rPr>
            <w:noProof/>
            <w:webHidden/>
          </w:rPr>
          <w:t>24</w:t>
        </w:r>
        <w:r>
          <w:rPr>
            <w:noProof/>
            <w:webHidden/>
          </w:rPr>
          <w:fldChar w:fldCharType="end"/>
        </w:r>
      </w:hyperlink>
    </w:p>
    <w:p w14:paraId="0234A4A7" w14:textId="0DA6778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5" w:history="1">
        <w:r w:rsidRPr="00932EFB">
          <w:rPr>
            <w:rStyle w:val="Hyperlink"/>
            <w:rFonts w:cs="Arial"/>
            <w:noProof/>
          </w:rPr>
          <w:t>6.4.6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_Toc94634415 \h </w:instrText>
        </w:r>
        <w:r>
          <w:rPr>
            <w:noProof/>
            <w:webHidden/>
          </w:rPr>
        </w:r>
        <w:r>
          <w:rPr>
            <w:noProof/>
            <w:webHidden/>
          </w:rPr>
          <w:fldChar w:fldCharType="separate"/>
        </w:r>
        <w:r>
          <w:rPr>
            <w:noProof/>
            <w:webHidden/>
          </w:rPr>
          <w:t>25</w:t>
        </w:r>
        <w:r>
          <w:rPr>
            <w:noProof/>
            <w:webHidden/>
          </w:rPr>
          <w:fldChar w:fldCharType="end"/>
        </w:r>
      </w:hyperlink>
    </w:p>
    <w:p w14:paraId="389D55A3" w14:textId="181C0D5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6" w:history="1">
        <w:r w:rsidRPr="00932EFB">
          <w:rPr>
            <w:rStyle w:val="Hyperlink"/>
            <w:rFonts w:cs="Arial"/>
            <w:noProof/>
          </w:rPr>
          <w:t>6.4.7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_Toc94634416 \h </w:instrText>
        </w:r>
        <w:r>
          <w:rPr>
            <w:noProof/>
            <w:webHidden/>
          </w:rPr>
        </w:r>
        <w:r>
          <w:rPr>
            <w:noProof/>
            <w:webHidden/>
          </w:rPr>
          <w:fldChar w:fldCharType="separate"/>
        </w:r>
        <w:r>
          <w:rPr>
            <w:noProof/>
            <w:webHidden/>
          </w:rPr>
          <w:t>25</w:t>
        </w:r>
        <w:r>
          <w:rPr>
            <w:noProof/>
            <w:webHidden/>
          </w:rPr>
          <w:fldChar w:fldCharType="end"/>
        </w:r>
      </w:hyperlink>
    </w:p>
    <w:p w14:paraId="06EB2630" w14:textId="2D00561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17" w:history="1">
        <w:r w:rsidRPr="00932EFB">
          <w:rPr>
            <w:rStyle w:val="Hyperlink"/>
            <w:rFonts w:cs="Arial"/>
            <w:noProof/>
          </w:rPr>
          <w:t>6.4.7.1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_Toc94634417 \h </w:instrText>
        </w:r>
        <w:r>
          <w:rPr>
            <w:noProof/>
            <w:webHidden/>
          </w:rPr>
        </w:r>
        <w:r>
          <w:rPr>
            <w:noProof/>
            <w:webHidden/>
          </w:rPr>
          <w:fldChar w:fldCharType="separate"/>
        </w:r>
        <w:r>
          <w:rPr>
            <w:noProof/>
            <w:webHidden/>
          </w:rPr>
          <w:t>25</w:t>
        </w:r>
        <w:r>
          <w:rPr>
            <w:noProof/>
            <w:webHidden/>
          </w:rPr>
          <w:fldChar w:fldCharType="end"/>
        </w:r>
      </w:hyperlink>
    </w:p>
    <w:p w14:paraId="0624ACFF" w14:textId="5888B0A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18" w:history="1">
        <w:r w:rsidRPr="00932EFB">
          <w:rPr>
            <w:rStyle w:val="Hyperlink"/>
            <w:rFonts w:cs="Arial"/>
            <w:noProof/>
          </w:rPr>
          <w:t>6.4.7.2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_Toc94634418 \h </w:instrText>
        </w:r>
        <w:r>
          <w:rPr>
            <w:noProof/>
            <w:webHidden/>
          </w:rPr>
        </w:r>
        <w:r>
          <w:rPr>
            <w:noProof/>
            <w:webHidden/>
          </w:rPr>
          <w:fldChar w:fldCharType="separate"/>
        </w:r>
        <w:r>
          <w:rPr>
            <w:noProof/>
            <w:webHidden/>
          </w:rPr>
          <w:t>25</w:t>
        </w:r>
        <w:r>
          <w:rPr>
            <w:noProof/>
            <w:webHidden/>
          </w:rPr>
          <w:fldChar w:fldCharType="end"/>
        </w:r>
      </w:hyperlink>
    </w:p>
    <w:p w14:paraId="480D76E5" w14:textId="6B27F0D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19" w:history="1">
        <w:r w:rsidRPr="00932EFB">
          <w:rPr>
            <w:rStyle w:val="Hyperlink"/>
            <w:rFonts w:cs="Arial"/>
            <w:noProof/>
          </w:rPr>
          <w:t>6.4.7.3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_Toc94634419 \h </w:instrText>
        </w:r>
        <w:r>
          <w:rPr>
            <w:noProof/>
            <w:webHidden/>
          </w:rPr>
        </w:r>
        <w:r>
          <w:rPr>
            <w:noProof/>
            <w:webHidden/>
          </w:rPr>
          <w:fldChar w:fldCharType="separate"/>
        </w:r>
        <w:r>
          <w:rPr>
            <w:noProof/>
            <w:webHidden/>
          </w:rPr>
          <w:t>25</w:t>
        </w:r>
        <w:r>
          <w:rPr>
            <w:noProof/>
            <w:webHidden/>
          </w:rPr>
          <w:fldChar w:fldCharType="end"/>
        </w:r>
      </w:hyperlink>
    </w:p>
    <w:p w14:paraId="47971B3D" w14:textId="58A2CE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0" w:history="1">
        <w:r w:rsidRPr="00932EFB">
          <w:rPr>
            <w:rStyle w:val="Hyperlink"/>
            <w:rFonts w:cs="Arial"/>
            <w:noProof/>
          </w:rPr>
          <w:t>6.4.8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_Toc94634420 \h </w:instrText>
        </w:r>
        <w:r>
          <w:rPr>
            <w:noProof/>
            <w:webHidden/>
          </w:rPr>
        </w:r>
        <w:r>
          <w:rPr>
            <w:noProof/>
            <w:webHidden/>
          </w:rPr>
          <w:fldChar w:fldCharType="separate"/>
        </w:r>
        <w:r>
          <w:rPr>
            <w:noProof/>
            <w:webHidden/>
          </w:rPr>
          <w:t>25</w:t>
        </w:r>
        <w:r>
          <w:rPr>
            <w:noProof/>
            <w:webHidden/>
          </w:rPr>
          <w:fldChar w:fldCharType="end"/>
        </w:r>
      </w:hyperlink>
    </w:p>
    <w:p w14:paraId="0AFCCA28" w14:textId="6E4D327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1" w:history="1">
        <w:r w:rsidRPr="00932EFB">
          <w:rPr>
            <w:rStyle w:val="Hyperlink"/>
            <w:rFonts w:cs="Arial"/>
            <w:noProof/>
          </w:rPr>
          <w:t>6.4.9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_Toc94634421 \h </w:instrText>
        </w:r>
        <w:r>
          <w:rPr>
            <w:noProof/>
            <w:webHidden/>
          </w:rPr>
        </w:r>
        <w:r>
          <w:rPr>
            <w:noProof/>
            <w:webHidden/>
          </w:rPr>
          <w:fldChar w:fldCharType="separate"/>
        </w:r>
        <w:r>
          <w:rPr>
            <w:noProof/>
            <w:webHidden/>
          </w:rPr>
          <w:t>26</w:t>
        </w:r>
        <w:r>
          <w:rPr>
            <w:noProof/>
            <w:webHidden/>
          </w:rPr>
          <w:fldChar w:fldCharType="end"/>
        </w:r>
      </w:hyperlink>
    </w:p>
    <w:p w14:paraId="1EE40F97" w14:textId="5418F22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2" w:history="1">
        <w:r w:rsidRPr="00932EFB">
          <w:rPr>
            <w:rStyle w:val="Hyperlink"/>
            <w:rFonts w:cs="Arial"/>
            <w:noProof/>
          </w:rPr>
          <w:t>6.4.10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_Toc94634422 \h </w:instrText>
        </w:r>
        <w:r>
          <w:rPr>
            <w:noProof/>
            <w:webHidden/>
          </w:rPr>
        </w:r>
        <w:r>
          <w:rPr>
            <w:noProof/>
            <w:webHidden/>
          </w:rPr>
          <w:fldChar w:fldCharType="separate"/>
        </w:r>
        <w:r>
          <w:rPr>
            <w:noProof/>
            <w:webHidden/>
          </w:rPr>
          <w:t>26</w:t>
        </w:r>
        <w:r>
          <w:rPr>
            <w:noProof/>
            <w:webHidden/>
          </w:rPr>
          <w:fldChar w:fldCharType="end"/>
        </w:r>
      </w:hyperlink>
    </w:p>
    <w:p w14:paraId="2E36CA08" w14:textId="35453B3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3" w:history="1">
        <w:r w:rsidRPr="00932EFB">
          <w:rPr>
            <w:rStyle w:val="Hyperlink"/>
            <w:rFonts w:cs="Arial"/>
            <w:noProof/>
          </w:rPr>
          <w:t>6.4.11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_Toc94634423 \h </w:instrText>
        </w:r>
        <w:r>
          <w:rPr>
            <w:noProof/>
            <w:webHidden/>
          </w:rPr>
        </w:r>
        <w:r>
          <w:rPr>
            <w:noProof/>
            <w:webHidden/>
          </w:rPr>
          <w:fldChar w:fldCharType="separate"/>
        </w:r>
        <w:r>
          <w:rPr>
            <w:noProof/>
            <w:webHidden/>
          </w:rPr>
          <w:t>26</w:t>
        </w:r>
        <w:r>
          <w:rPr>
            <w:noProof/>
            <w:webHidden/>
          </w:rPr>
          <w:fldChar w:fldCharType="end"/>
        </w:r>
      </w:hyperlink>
    </w:p>
    <w:p w14:paraId="06F154E6" w14:textId="5E85C44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4" w:history="1">
        <w:r w:rsidRPr="00932EFB">
          <w:rPr>
            <w:rStyle w:val="Hyperlink"/>
            <w:rFonts w:cs="Arial"/>
            <w:noProof/>
          </w:rPr>
          <w:t>6.4.12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_Toc94634424 \h </w:instrText>
        </w:r>
        <w:r>
          <w:rPr>
            <w:noProof/>
            <w:webHidden/>
          </w:rPr>
        </w:r>
        <w:r>
          <w:rPr>
            <w:noProof/>
            <w:webHidden/>
          </w:rPr>
          <w:fldChar w:fldCharType="separate"/>
        </w:r>
        <w:r>
          <w:rPr>
            <w:noProof/>
            <w:webHidden/>
          </w:rPr>
          <w:t>26</w:t>
        </w:r>
        <w:r>
          <w:rPr>
            <w:noProof/>
            <w:webHidden/>
          </w:rPr>
          <w:fldChar w:fldCharType="end"/>
        </w:r>
      </w:hyperlink>
    </w:p>
    <w:p w14:paraId="7352B3AC" w14:textId="2FDD0B8F" w:rsidR="00BE2B94" w:rsidRDefault="00BE2B94">
      <w:pPr>
        <w:pStyle w:val="TOC2"/>
        <w:tabs>
          <w:tab w:val="left" w:pos="880"/>
          <w:tab w:val="right" w:leader="dot" w:pos="9350"/>
        </w:tabs>
        <w:rPr>
          <w:rFonts w:asciiTheme="minorHAnsi" w:eastAsiaTheme="minorEastAsia" w:hAnsiTheme="minorHAnsi" w:cstheme="minorBidi"/>
          <w:noProof/>
        </w:rPr>
      </w:pPr>
      <w:hyperlink w:anchor="_Toc94634425" w:history="1">
        <w:r w:rsidRPr="00932EFB">
          <w:rPr>
            <w:rStyle w:val="Hyperlink"/>
            <w:noProof/>
          </w:rPr>
          <w:t>6.5</w:t>
        </w:r>
        <w:r>
          <w:rPr>
            <w:rFonts w:asciiTheme="minorHAnsi" w:eastAsiaTheme="minorEastAsia" w:hAnsiTheme="minorHAnsi" w:cstheme="minorBidi"/>
            <w:noProof/>
          </w:rPr>
          <w:tab/>
        </w:r>
        <w:r w:rsidRPr="00932EFB">
          <w:rPr>
            <w:rStyle w:val="Hyperlink"/>
            <w:noProof/>
          </w:rPr>
          <w:t>Use Case Id: UC-05 Rules to identify Population group for a member</w:t>
        </w:r>
        <w:r>
          <w:rPr>
            <w:noProof/>
            <w:webHidden/>
          </w:rPr>
          <w:tab/>
        </w:r>
        <w:r>
          <w:rPr>
            <w:noProof/>
            <w:webHidden/>
          </w:rPr>
          <w:fldChar w:fldCharType="begin"/>
        </w:r>
        <w:r>
          <w:rPr>
            <w:noProof/>
            <w:webHidden/>
          </w:rPr>
          <w:instrText xml:space="preserve"> PAGEREF _Toc94634425 \h </w:instrText>
        </w:r>
        <w:r>
          <w:rPr>
            <w:noProof/>
            <w:webHidden/>
          </w:rPr>
        </w:r>
        <w:r>
          <w:rPr>
            <w:noProof/>
            <w:webHidden/>
          </w:rPr>
          <w:fldChar w:fldCharType="separate"/>
        </w:r>
        <w:r>
          <w:rPr>
            <w:noProof/>
            <w:webHidden/>
          </w:rPr>
          <w:t>27</w:t>
        </w:r>
        <w:r>
          <w:rPr>
            <w:noProof/>
            <w:webHidden/>
          </w:rPr>
          <w:fldChar w:fldCharType="end"/>
        </w:r>
      </w:hyperlink>
    </w:p>
    <w:p w14:paraId="46C3CF8F" w14:textId="46A2D54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6" w:history="1">
        <w:r w:rsidRPr="00932EFB">
          <w:rPr>
            <w:rStyle w:val="Hyperlink"/>
            <w:rFonts w:cs="Arial"/>
            <w:noProof/>
          </w:rPr>
          <w:t>6.5.1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_Toc94634426 \h </w:instrText>
        </w:r>
        <w:r>
          <w:rPr>
            <w:noProof/>
            <w:webHidden/>
          </w:rPr>
        </w:r>
        <w:r>
          <w:rPr>
            <w:noProof/>
            <w:webHidden/>
          </w:rPr>
          <w:fldChar w:fldCharType="separate"/>
        </w:r>
        <w:r>
          <w:rPr>
            <w:noProof/>
            <w:webHidden/>
          </w:rPr>
          <w:t>27</w:t>
        </w:r>
        <w:r>
          <w:rPr>
            <w:noProof/>
            <w:webHidden/>
          </w:rPr>
          <w:fldChar w:fldCharType="end"/>
        </w:r>
      </w:hyperlink>
    </w:p>
    <w:p w14:paraId="60FE8760" w14:textId="71F8FE9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7" w:history="1">
        <w:r w:rsidRPr="00932EFB">
          <w:rPr>
            <w:rStyle w:val="Hyperlink"/>
            <w:rFonts w:cs="Arial"/>
            <w:noProof/>
          </w:rPr>
          <w:t>6.5.2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_Toc94634427 \h </w:instrText>
        </w:r>
        <w:r>
          <w:rPr>
            <w:noProof/>
            <w:webHidden/>
          </w:rPr>
        </w:r>
        <w:r>
          <w:rPr>
            <w:noProof/>
            <w:webHidden/>
          </w:rPr>
          <w:fldChar w:fldCharType="separate"/>
        </w:r>
        <w:r>
          <w:rPr>
            <w:noProof/>
            <w:webHidden/>
          </w:rPr>
          <w:t>27</w:t>
        </w:r>
        <w:r>
          <w:rPr>
            <w:noProof/>
            <w:webHidden/>
          </w:rPr>
          <w:fldChar w:fldCharType="end"/>
        </w:r>
      </w:hyperlink>
    </w:p>
    <w:p w14:paraId="1F9C5355" w14:textId="39AE3A8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8" w:history="1">
        <w:r w:rsidRPr="00932EFB">
          <w:rPr>
            <w:rStyle w:val="Hyperlink"/>
            <w:rFonts w:cs="Arial"/>
            <w:noProof/>
          </w:rPr>
          <w:t>6.5.3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_Toc94634428 \h </w:instrText>
        </w:r>
        <w:r>
          <w:rPr>
            <w:noProof/>
            <w:webHidden/>
          </w:rPr>
        </w:r>
        <w:r>
          <w:rPr>
            <w:noProof/>
            <w:webHidden/>
          </w:rPr>
          <w:fldChar w:fldCharType="separate"/>
        </w:r>
        <w:r>
          <w:rPr>
            <w:noProof/>
            <w:webHidden/>
          </w:rPr>
          <w:t>27</w:t>
        </w:r>
        <w:r>
          <w:rPr>
            <w:noProof/>
            <w:webHidden/>
          </w:rPr>
          <w:fldChar w:fldCharType="end"/>
        </w:r>
      </w:hyperlink>
    </w:p>
    <w:p w14:paraId="4B35951B" w14:textId="33ABB1E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9" w:history="1">
        <w:r w:rsidRPr="00932EFB">
          <w:rPr>
            <w:rStyle w:val="Hyperlink"/>
            <w:rFonts w:cs="Arial"/>
            <w:noProof/>
          </w:rPr>
          <w:t>6.5.4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_Toc94634429 \h </w:instrText>
        </w:r>
        <w:r>
          <w:rPr>
            <w:noProof/>
            <w:webHidden/>
          </w:rPr>
        </w:r>
        <w:r>
          <w:rPr>
            <w:noProof/>
            <w:webHidden/>
          </w:rPr>
          <w:fldChar w:fldCharType="separate"/>
        </w:r>
        <w:r>
          <w:rPr>
            <w:noProof/>
            <w:webHidden/>
          </w:rPr>
          <w:t>27</w:t>
        </w:r>
        <w:r>
          <w:rPr>
            <w:noProof/>
            <w:webHidden/>
          </w:rPr>
          <w:fldChar w:fldCharType="end"/>
        </w:r>
      </w:hyperlink>
    </w:p>
    <w:p w14:paraId="61A6139C" w14:textId="72DF1E2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0" w:history="1">
        <w:r w:rsidRPr="00932EFB">
          <w:rPr>
            <w:rStyle w:val="Hyperlink"/>
            <w:rFonts w:cs="Arial"/>
            <w:noProof/>
          </w:rPr>
          <w:t>6.5.5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_Toc94634430 \h </w:instrText>
        </w:r>
        <w:r>
          <w:rPr>
            <w:noProof/>
            <w:webHidden/>
          </w:rPr>
        </w:r>
        <w:r>
          <w:rPr>
            <w:noProof/>
            <w:webHidden/>
          </w:rPr>
          <w:fldChar w:fldCharType="separate"/>
        </w:r>
        <w:r>
          <w:rPr>
            <w:noProof/>
            <w:webHidden/>
          </w:rPr>
          <w:t>27</w:t>
        </w:r>
        <w:r>
          <w:rPr>
            <w:noProof/>
            <w:webHidden/>
          </w:rPr>
          <w:fldChar w:fldCharType="end"/>
        </w:r>
      </w:hyperlink>
    </w:p>
    <w:p w14:paraId="3B4B299B" w14:textId="590FBCB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1" w:history="1">
        <w:r w:rsidRPr="00932EFB">
          <w:rPr>
            <w:rStyle w:val="Hyperlink"/>
            <w:rFonts w:cs="Arial"/>
            <w:noProof/>
          </w:rPr>
          <w:t>6.5.6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_Toc94634431 \h </w:instrText>
        </w:r>
        <w:r>
          <w:rPr>
            <w:noProof/>
            <w:webHidden/>
          </w:rPr>
        </w:r>
        <w:r>
          <w:rPr>
            <w:noProof/>
            <w:webHidden/>
          </w:rPr>
          <w:fldChar w:fldCharType="separate"/>
        </w:r>
        <w:r>
          <w:rPr>
            <w:noProof/>
            <w:webHidden/>
          </w:rPr>
          <w:t>27</w:t>
        </w:r>
        <w:r>
          <w:rPr>
            <w:noProof/>
            <w:webHidden/>
          </w:rPr>
          <w:fldChar w:fldCharType="end"/>
        </w:r>
      </w:hyperlink>
    </w:p>
    <w:p w14:paraId="4D87E24B" w14:textId="354EA41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2" w:history="1">
        <w:r w:rsidRPr="00932EFB">
          <w:rPr>
            <w:rStyle w:val="Hyperlink"/>
            <w:rFonts w:cs="Arial"/>
            <w:noProof/>
          </w:rPr>
          <w:t>6.5.7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_Toc94634432 \h </w:instrText>
        </w:r>
        <w:r>
          <w:rPr>
            <w:noProof/>
            <w:webHidden/>
          </w:rPr>
        </w:r>
        <w:r>
          <w:rPr>
            <w:noProof/>
            <w:webHidden/>
          </w:rPr>
          <w:fldChar w:fldCharType="separate"/>
        </w:r>
        <w:r>
          <w:rPr>
            <w:noProof/>
            <w:webHidden/>
          </w:rPr>
          <w:t>27</w:t>
        </w:r>
        <w:r>
          <w:rPr>
            <w:noProof/>
            <w:webHidden/>
          </w:rPr>
          <w:fldChar w:fldCharType="end"/>
        </w:r>
      </w:hyperlink>
    </w:p>
    <w:p w14:paraId="71013FEB" w14:textId="78577A5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33" w:history="1">
        <w:r w:rsidRPr="00932EFB">
          <w:rPr>
            <w:rStyle w:val="Hyperlink"/>
            <w:rFonts w:cs="Arial"/>
            <w:noProof/>
          </w:rPr>
          <w:t>6.5.7.1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_Toc94634433 \h </w:instrText>
        </w:r>
        <w:r>
          <w:rPr>
            <w:noProof/>
            <w:webHidden/>
          </w:rPr>
        </w:r>
        <w:r>
          <w:rPr>
            <w:noProof/>
            <w:webHidden/>
          </w:rPr>
          <w:fldChar w:fldCharType="separate"/>
        </w:r>
        <w:r>
          <w:rPr>
            <w:noProof/>
            <w:webHidden/>
          </w:rPr>
          <w:t>28</w:t>
        </w:r>
        <w:r>
          <w:rPr>
            <w:noProof/>
            <w:webHidden/>
          </w:rPr>
          <w:fldChar w:fldCharType="end"/>
        </w:r>
      </w:hyperlink>
    </w:p>
    <w:p w14:paraId="57FE110E" w14:textId="4713DCF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34" w:history="1">
        <w:r w:rsidRPr="00932EFB">
          <w:rPr>
            <w:rStyle w:val="Hyperlink"/>
            <w:rFonts w:cs="Arial"/>
            <w:noProof/>
          </w:rPr>
          <w:t>6.5.7.2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_Toc94634434 \h </w:instrText>
        </w:r>
        <w:r>
          <w:rPr>
            <w:noProof/>
            <w:webHidden/>
          </w:rPr>
        </w:r>
        <w:r>
          <w:rPr>
            <w:noProof/>
            <w:webHidden/>
          </w:rPr>
          <w:fldChar w:fldCharType="separate"/>
        </w:r>
        <w:r>
          <w:rPr>
            <w:noProof/>
            <w:webHidden/>
          </w:rPr>
          <w:t>28</w:t>
        </w:r>
        <w:r>
          <w:rPr>
            <w:noProof/>
            <w:webHidden/>
          </w:rPr>
          <w:fldChar w:fldCharType="end"/>
        </w:r>
      </w:hyperlink>
    </w:p>
    <w:p w14:paraId="48E13B80" w14:textId="2C49EF5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5" w:history="1">
        <w:r w:rsidRPr="00932EFB">
          <w:rPr>
            <w:rStyle w:val="Hyperlink"/>
            <w:rFonts w:cs="Arial"/>
            <w:noProof/>
          </w:rPr>
          <w:t>6.5.8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_Toc94634435 \h </w:instrText>
        </w:r>
        <w:r>
          <w:rPr>
            <w:noProof/>
            <w:webHidden/>
          </w:rPr>
        </w:r>
        <w:r>
          <w:rPr>
            <w:noProof/>
            <w:webHidden/>
          </w:rPr>
          <w:fldChar w:fldCharType="separate"/>
        </w:r>
        <w:r>
          <w:rPr>
            <w:noProof/>
            <w:webHidden/>
          </w:rPr>
          <w:t>28</w:t>
        </w:r>
        <w:r>
          <w:rPr>
            <w:noProof/>
            <w:webHidden/>
          </w:rPr>
          <w:fldChar w:fldCharType="end"/>
        </w:r>
      </w:hyperlink>
    </w:p>
    <w:p w14:paraId="03B4692E" w14:textId="1947D50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6" w:history="1">
        <w:r w:rsidRPr="00932EFB">
          <w:rPr>
            <w:rStyle w:val="Hyperlink"/>
            <w:rFonts w:cs="Arial"/>
            <w:noProof/>
          </w:rPr>
          <w:t>6.5.9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_Toc94634436 \h </w:instrText>
        </w:r>
        <w:r>
          <w:rPr>
            <w:noProof/>
            <w:webHidden/>
          </w:rPr>
        </w:r>
        <w:r>
          <w:rPr>
            <w:noProof/>
            <w:webHidden/>
          </w:rPr>
          <w:fldChar w:fldCharType="separate"/>
        </w:r>
        <w:r>
          <w:rPr>
            <w:noProof/>
            <w:webHidden/>
          </w:rPr>
          <w:t>28</w:t>
        </w:r>
        <w:r>
          <w:rPr>
            <w:noProof/>
            <w:webHidden/>
          </w:rPr>
          <w:fldChar w:fldCharType="end"/>
        </w:r>
      </w:hyperlink>
    </w:p>
    <w:p w14:paraId="3B33CEB8" w14:textId="28DBB5F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7" w:history="1">
        <w:r w:rsidRPr="00932EFB">
          <w:rPr>
            <w:rStyle w:val="Hyperlink"/>
            <w:rFonts w:cs="Arial"/>
            <w:noProof/>
          </w:rPr>
          <w:t>6.5.10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_Toc94634437 \h </w:instrText>
        </w:r>
        <w:r>
          <w:rPr>
            <w:noProof/>
            <w:webHidden/>
          </w:rPr>
        </w:r>
        <w:r>
          <w:rPr>
            <w:noProof/>
            <w:webHidden/>
          </w:rPr>
          <w:fldChar w:fldCharType="separate"/>
        </w:r>
        <w:r>
          <w:rPr>
            <w:noProof/>
            <w:webHidden/>
          </w:rPr>
          <w:t>29</w:t>
        </w:r>
        <w:r>
          <w:rPr>
            <w:noProof/>
            <w:webHidden/>
          </w:rPr>
          <w:fldChar w:fldCharType="end"/>
        </w:r>
      </w:hyperlink>
    </w:p>
    <w:p w14:paraId="4D8E4DD9" w14:textId="5AE3398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8" w:history="1">
        <w:r w:rsidRPr="00932EFB">
          <w:rPr>
            <w:rStyle w:val="Hyperlink"/>
            <w:rFonts w:cs="Arial"/>
            <w:noProof/>
          </w:rPr>
          <w:t>6.5.11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_Toc94634438 \h </w:instrText>
        </w:r>
        <w:r>
          <w:rPr>
            <w:noProof/>
            <w:webHidden/>
          </w:rPr>
        </w:r>
        <w:r>
          <w:rPr>
            <w:noProof/>
            <w:webHidden/>
          </w:rPr>
          <w:fldChar w:fldCharType="separate"/>
        </w:r>
        <w:r>
          <w:rPr>
            <w:noProof/>
            <w:webHidden/>
          </w:rPr>
          <w:t>29</w:t>
        </w:r>
        <w:r>
          <w:rPr>
            <w:noProof/>
            <w:webHidden/>
          </w:rPr>
          <w:fldChar w:fldCharType="end"/>
        </w:r>
      </w:hyperlink>
    </w:p>
    <w:p w14:paraId="674D51F9" w14:textId="1003559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9" w:history="1">
        <w:r w:rsidRPr="00932EFB">
          <w:rPr>
            <w:rStyle w:val="Hyperlink"/>
            <w:rFonts w:cs="Arial"/>
            <w:noProof/>
          </w:rPr>
          <w:t>6.5.12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_Toc94634439 \h </w:instrText>
        </w:r>
        <w:r>
          <w:rPr>
            <w:noProof/>
            <w:webHidden/>
          </w:rPr>
        </w:r>
        <w:r>
          <w:rPr>
            <w:noProof/>
            <w:webHidden/>
          </w:rPr>
          <w:fldChar w:fldCharType="separate"/>
        </w:r>
        <w:r>
          <w:rPr>
            <w:noProof/>
            <w:webHidden/>
          </w:rPr>
          <w:t>29</w:t>
        </w:r>
        <w:r>
          <w:rPr>
            <w:noProof/>
            <w:webHidden/>
          </w:rPr>
          <w:fldChar w:fldCharType="end"/>
        </w:r>
      </w:hyperlink>
    </w:p>
    <w:p w14:paraId="1C4EBCFD" w14:textId="317101C3" w:rsidR="00BE2B94" w:rsidRDefault="00BE2B94">
      <w:pPr>
        <w:pStyle w:val="TOC2"/>
        <w:tabs>
          <w:tab w:val="left" w:pos="880"/>
          <w:tab w:val="right" w:leader="dot" w:pos="9350"/>
        </w:tabs>
        <w:rPr>
          <w:rFonts w:asciiTheme="minorHAnsi" w:eastAsiaTheme="minorEastAsia" w:hAnsiTheme="minorHAnsi" w:cstheme="minorBidi"/>
          <w:noProof/>
        </w:rPr>
      </w:pPr>
      <w:hyperlink w:anchor="_Toc94634440" w:history="1">
        <w:r w:rsidRPr="00932EFB">
          <w:rPr>
            <w:rStyle w:val="Hyperlink"/>
            <w:noProof/>
          </w:rPr>
          <w:t>6.6</w:t>
        </w:r>
        <w:r>
          <w:rPr>
            <w:rFonts w:asciiTheme="minorHAnsi" w:eastAsiaTheme="minorEastAsia" w:hAnsiTheme="minorHAnsi" w:cstheme="minorBidi"/>
            <w:noProof/>
          </w:rPr>
          <w:tab/>
        </w:r>
        <w:r w:rsidRPr="00932EFB">
          <w:rPr>
            <w:rStyle w:val="Hyperlink"/>
            <w:noProof/>
          </w:rPr>
          <w:t>Use Case Id: UC-06 Participation factors for MassHealth Eligibility</w:t>
        </w:r>
        <w:r>
          <w:rPr>
            <w:noProof/>
            <w:webHidden/>
          </w:rPr>
          <w:tab/>
        </w:r>
        <w:r>
          <w:rPr>
            <w:noProof/>
            <w:webHidden/>
          </w:rPr>
          <w:fldChar w:fldCharType="begin"/>
        </w:r>
        <w:r>
          <w:rPr>
            <w:noProof/>
            <w:webHidden/>
          </w:rPr>
          <w:instrText xml:space="preserve"> PAGEREF _Toc94634440 \h </w:instrText>
        </w:r>
        <w:r>
          <w:rPr>
            <w:noProof/>
            <w:webHidden/>
          </w:rPr>
        </w:r>
        <w:r>
          <w:rPr>
            <w:noProof/>
            <w:webHidden/>
          </w:rPr>
          <w:fldChar w:fldCharType="separate"/>
        </w:r>
        <w:r>
          <w:rPr>
            <w:noProof/>
            <w:webHidden/>
          </w:rPr>
          <w:t>30</w:t>
        </w:r>
        <w:r>
          <w:rPr>
            <w:noProof/>
            <w:webHidden/>
          </w:rPr>
          <w:fldChar w:fldCharType="end"/>
        </w:r>
      </w:hyperlink>
    </w:p>
    <w:p w14:paraId="13B4EF3C" w14:textId="4C3D587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1" w:history="1">
        <w:r w:rsidRPr="00932EFB">
          <w:rPr>
            <w:rStyle w:val="Hyperlink"/>
            <w:rFonts w:cs="Arial"/>
            <w:noProof/>
          </w:rPr>
          <w:t>6.6.1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_Toc94634441 \h </w:instrText>
        </w:r>
        <w:r>
          <w:rPr>
            <w:noProof/>
            <w:webHidden/>
          </w:rPr>
        </w:r>
        <w:r>
          <w:rPr>
            <w:noProof/>
            <w:webHidden/>
          </w:rPr>
          <w:fldChar w:fldCharType="separate"/>
        </w:r>
        <w:r>
          <w:rPr>
            <w:noProof/>
            <w:webHidden/>
          </w:rPr>
          <w:t>30</w:t>
        </w:r>
        <w:r>
          <w:rPr>
            <w:noProof/>
            <w:webHidden/>
          </w:rPr>
          <w:fldChar w:fldCharType="end"/>
        </w:r>
      </w:hyperlink>
    </w:p>
    <w:p w14:paraId="1F4A828D" w14:textId="67B3192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2" w:history="1">
        <w:r w:rsidRPr="00932EFB">
          <w:rPr>
            <w:rStyle w:val="Hyperlink"/>
            <w:rFonts w:cs="Arial"/>
            <w:noProof/>
          </w:rPr>
          <w:t>6.6.2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_Toc94634442 \h </w:instrText>
        </w:r>
        <w:r>
          <w:rPr>
            <w:noProof/>
            <w:webHidden/>
          </w:rPr>
        </w:r>
        <w:r>
          <w:rPr>
            <w:noProof/>
            <w:webHidden/>
          </w:rPr>
          <w:fldChar w:fldCharType="separate"/>
        </w:r>
        <w:r>
          <w:rPr>
            <w:noProof/>
            <w:webHidden/>
          </w:rPr>
          <w:t>30</w:t>
        </w:r>
        <w:r>
          <w:rPr>
            <w:noProof/>
            <w:webHidden/>
          </w:rPr>
          <w:fldChar w:fldCharType="end"/>
        </w:r>
      </w:hyperlink>
    </w:p>
    <w:p w14:paraId="087F2614" w14:textId="46E2A3E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3" w:history="1">
        <w:r w:rsidRPr="00932EFB">
          <w:rPr>
            <w:rStyle w:val="Hyperlink"/>
            <w:rFonts w:cs="Arial"/>
            <w:noProof/>
          </w:rPr>
          <w:t>6.6.3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_Toc94634443 \h </w:instrText>
        </w:r>
        <w:r>
          <w:rPr>
            <w:noProof/>
            <w:webHidden/>
          </w:rPr>
        </w:r>
        <w:r>
          <w:rPr>
            <w:noProof/>
            <w:webHidden/>
          </w:rPr>
          <w:fldChar w:fldCharType="separate"/>
        </w:r>
        <w:r>
          <w:rPr>
            <w:noProof/>
            <w:webHidden/>
          </w:rPr>
          <w:t>30</w:t>
        </w:r>
        <w:r>
          <w:rPr>
            <w:noProof/>
            <w:webHidden/>
          </w:rPr>
          <w:fldChar w:fldCharType="end"/>
        </w:r>
      </w:hyperlink>
    </w:p>
    <w:p w14:paraId="10E4925A" w14:textId="1BA5E23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4" w:history="1">
        <w:r w:rsidRPr="00932EFB">
          <w:rPr>
            <w:rStyle w:val="Hyperlink"/>
            <w:rFonts w:cs="Arial"/>
            <w:noProof/>
          </w:rPr>
          <w:t>6.6.4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_Toc94634444 \h </w:instrText>
        </w:r>
        <w:r>
          <w:rPr>
            <w:noProof/>
            <w:webHidden/>
          </w:rPr>
        </w:r>
        <w:r>
          <w:rPr>
            <w:noProof/>
            <w:webHidden/>
          </w:rPr>
          <w:fldChar w:fldCharType="separate"/>
        </w:r>
        <w:r>
          <w:rPr>
            <w:noProof/>
            <w:webHidden/>
          </w:rPr>
          <w:t>30</w:t>
        </w:r>
        <w:r>
          <w:rPr>
            <w:noProof/>
            <w:webHidden/>
          </w:rPr>
          <w:fldChar w:fldCharType="end"/>
        </w:r>
      </w:hyperlink>
    </w:p>
    <w:p w14:paraId="2BCF4C4E" w14:textId="13E280A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5" w:history="1">
        <w:r w:rsidRPr="00932EFB">
          <w:rPr>
            <w:rStyle w:val="Hyperlink"/>
            <w:rFonts w:cs="Arial"/>
            <w:noProof/>
          </w:rPr>
          <w:t>6.6.5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_Toc94634445 \h </w:instrText>
        </w:r>
        <w:r>
          <w:rPr>
            <w:noProof/>
            <w:webHidden/>
          </w:rPr>
        </w:r>
        <w:r>
          <w:rPr>
            <w:noProof/>
            <w:webHidden/>
          </w:rPr>
          <w:fldChar w:fldCharType="separate"/>
        </w:r>
        <w:r>
          <w:rPr>
            <w:noProof/>
            <w:webHidden/>
          </w:rPr>
          <w:t>30</w:t>
        </w:r>
        <w:r>
          <w:rPr>
            <w:noProof/>
            <w:webHidden/>
          </w:rPr>
          <w:fldChar w:fldCharType="end"/>
        </w:r>
      </w:hyperlink>
    </w:p>
    <w:p w14:paraId="4AAF1C5C" w14:textId="051CC42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6" w:history="1">
        <w:r w:rsidRPr="00932EFB">
          <w:rPr>
            <w:rStyle w:val="Hyperlink"/>
            <w:rFonts w:cs="Arial"/>
            <w:noProof/>
          </w:rPr>
          <w:t>6.6.6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_Toc94634446 \h </w:instrText>
        </w:r>
        <w:r>
          <w:rPr>
            <w:noProof/>
            <w:webHidden/>
          </w:rPr>
        </w:r>
        <w:r>
          <w:rPr>
            <w:noProof/>
            <w:webHidden/>
          </w:rPr>
          <w:fldChar w:fldCharType="separate"/>
        </w:r>
        <w:r>
          <w:rPr>
            <w:noProof/>
            <w:webHidden/>
          </w:rPr>
          <w:t>31</w:t>
        </w:r>
        <w:r>
          <w:rPr>
            <w:noProof/>
            <w:webHidden/>
          </w:rPr>
          <w:fldChar w:fldCharType="end"/>
        </w:r>
      </w:hyperlink>
    </w:p>
    <w:p w14:paraId="3ADFCEF6" w14:textId="4AD0FD9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7" w:history="1">
        <w:r w:rsidRPr="00932EFB">
          <w:rPr>
            <w:rStyle w:val="Hyperlink"/>
            <w:rFonts w:cs="Arial"/>
            <w:noProof/>
          </w:rPr>
          <w:t>6.6.7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_Toc94634447 \h </w:instrText>
        </w:r>
        <w:r>
          <w:rPr>
            <w:noProof/>
            <w:webHidden/>
          </w:rPr>
        </w:r>
        <w:r>
          <w:rPr>
            <w:noProof/>
            <w:webHidden/>
          </w:rPr>
          <w:fldChar w:fldCharType="separate"/>
        </w:r>
        <w:r>
          <w:rPr>
            <w:noProof/>
            <w:webHidden/>
          </w:rPr>
          <w:t>31</w:t>
        </w:r>
        <w:r>
          <w:rPr>
            <w:noProof/>
            <w:webHidden/>
          </w:rPr>
          <w:fldChar w:fldCharType="end"/>
        </w:r>
      </w:hyperlink>
    </w:p>
    <w:p w14:paraId="37138F88" w14:textId="526AA6A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48" w:history="1">
        <w:r w:rsidRPr="00932EFB">
          <w:rPr>
            <w:rStyle w:val="Hyperlink"/>
            <w:rFonts w:cs="Arial"/>
            <w:noProof/>
          </w:rPr>
          <w:t>6.6.7.1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_Toc94634448 \h </w:instrText>
        </w:r>
        <w:r>
          <w:rPr>
            <w:noProof/>
            <w:webHidden/>
          </w:rPr>
        </w:r>
        <w:r>
          <w:rPr>
            <w:noProof/>
            <w:webHidden/>
          </w:rPr>
          <w:fldChar w:fldCharType="separate"/>
        </w:r>
        <w:r>
          <w:rPr>
            <w:noProof/>
            <w:webHidden/>
          </w:rPr>
          <w:t>31</w:t>
        </w:r>
        <w:r>
          <w:rPr>
            <w:noProof/>
            <w:webHidden/>
          </w:rPr>
          <w:fldChar w:fldCharType="end"/>
        </w:r>
      </w:hyperlink>
    </w:p>
    <w:p w14:paraId="047617EC" w14:textId="7C31ED2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49" w:history="1">
        <w:r w:rsidRPr="00932EFB">
          <w:rPr>
            <w:rStyle w:val="Hyperlink"/>
            <w:rFonts w:cs="Arial"/>
            <w:noProof/>
          </w:rPr>
          <w:t>6.6.7.2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_Toc94634449 \h </w:instrText>
        </w:r>
        <w:r>
          <w:rPr>
            <w:noProof/>
            <w:webHidden/>
          </w:rPr>
        </w:r>
        <w:r>
          <w:rPr>
            <w:noProof/>
            <w:webHidden/>
          </w:rPr>
          <w:fldChar w:fldCharType="separate"/>
        </w:r>
        <w:r>
          <w:rPr>
            <w:noProof/>
            <w:webHidden/>
          </w:rPr>
          <w:t>31</w:t>
        </w:r>
        <w:r>
          <w:rPr>
            <w:noProof/>
            <w:webHidden/>
          </w:rPr>
          <w:fldChar w:fldCharType="end"/>
        </w:r>
      </w:hyperlink>
    </w:p>
    <w:p w14:paraId="41805F19" w14:textId="6724339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0" w:history="1">
        <w:r w:rsidRPr="00932EFB">
          <w:rPr>
            <w:rStyle w:val="Hyperlink"/>
            <w:rFonts w:cs="Arial"/>
            <w:noProof/>
          </w:rPr>
          <w:t>6.6.8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_Toc94634450 \h </w:instrText>
        </w:r>
        <w:r>
          <w:rPr>
            <w:noProof/>
            <w:webHidden/>
          </w:rPr>
        </w:r>
        <w:r>
          <w:rPr>
            <w:noProof/>
            <w:webHidden/>
          </w:rPr>
          <w:fldChar w:fldCharType="separate"/>
        </w:r>
        <w:r>
          <w:rPr>
            <w:noProof/>
            <w:webHidden/>
          </w:rPr>
          <w:t>31</w:t>
        </w:r>
        <w:r>
          <w:rPr>
            <w:noProof/>
            <w:webHidden/>
          </w:rPr>
          <w:fldChar w:fldCharType="end"/>
        </w:r>
      </w:hyperlink>
    </w:p>
    <w:p w14:paraId="74CD1BEB" w14:textId="67D5F6A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1" w:history="1">
        <w:r w:rsidRPr="00932EFB">
          <w:rPr>
            <w:rStyle w:val="Hyperlink"/>
            <w:rFonts w:cs="Arial"/>
            <w:noProof/>
          </w:rPr>
          <w:t>6.6.9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_Toc94634451 \h </w:instrText>
        </w:r>
        <w:r>
          <w:rPr>
            <w:noProof/>
            <w:webHidden/>
          </w:rPr>
        </w:r>
        <w:r>
          <w:rPr>
            <w:noProof/>
            <w:webHidden/>
          </w:rPr>
          <w:fldChar w:fldCharType="separate"/>
        </w:r>
        <w:r>
          <w:rPr>
            <w:noProof/>
            <w:webHidden/>
          </w:rPr>
          <w:t>32</w:t>
        </w:r>
        <w:r>
          <w:rPr>
            <w:noProof/>
            <w:webHidden/>
          </w:rPr>
          <w:fldChar w:fldCharType="end"/>
        </w:r>
      </w:hyperlink>
    </w:p>
    <w:p w14:paraId="7BB4FE67" w14:textId="0193834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2" w:history="1">
        <w:r w:rsidRPr="00932EFB">
          <w:rPr>
            <w:rStyle w:val="Hyperlink"/>
            <w:rFonts w:cs="Arial"/>
            <w:noProof/>
          </w:rPr>
          <w:t>6.6.10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_Toc94634452 \h </w:instrText>
        </w:r>
        <w:r>
          <w:rPr>
            <w:noProof/>
            <w:webHidden/>
          </w:rPr>
        </w:r>
        <w:r>
          <w:rPr>
            <w:noProof/>
            <w:webHidden/>
          </w:rPr>
          <w:fldChar w:fldCharType="separate"/>
        </w:r>
        <w:r>
          <w:rPr>
            <w:noProof/>
            <w:webHidden/>
          </w:rPr>
          <w:t>34</w:t>
        </w:r>
        <w:r>
          <w:rPr>
            <w:noProof/>
            <w:webHidden/>
          </w:rPr>
          <w:fldChar w:fldCharType="end"/>
        </w:r>
      </w:hyperlink>
    </w:p>
    <w:p w14:paraId="6990B551" w14:textId="0785C5F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3" w:history="1">
        <w:r w:rsidRPr="00932EFB">
          <w:rPr>
            <w:rStyle w:val="Hyperlink"/>
            <w:rFonts w:cs="Arial"/>
            <w:noProof/>
          </w:rPr>
          <w:t>6.6.11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_Toc94634453 \h </w:instrText>
        </w:r>
        <w:r>
          <w:rPr>
            <w:noProof/>
            <w:webHidden/>
          </w:rPr>
        </w:r>
        <w:r>
          <w:rPr>
            <w:noProof/>
            <w:webHidden/>
          </w:rPr>
          <w:fldChar w:fldCharType="separate"/>
        </w:r>
        <w:r>
          <w:rPr>
            <w:noProof/>
            <w:webHidden/>
          </w:rPr>
          <w:t>34</w:t>
        </w:r>
        <w:r>
          <w:rPr>
            <w:noProof/>
            <w:webHidden/>
          </w:rPr>
          <w:fldChar w:fldCharType="end"/>
        </w:r>
      </w:hyperlink>
    </w:p>
    <w:p w14:paraId="6F88E706" w14:textId="2EA8B9C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4" w:history="1">
        <w:r w:rsidRPr="00932EFB">
          <w:rPr>
            <w:rStyle w:val="Hyperlink"/>
            <w:rFonts w:cs="Arial"/>
            <w:noProof/>
          </w:rPr>
          <w:t>6.6.12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_Toc94634454 \h </w:instrText>
        </w:r>
        <w:r>
          <w:rPr>
            <w:noProof/>
            <w:webHidden/>
          </w:rPr>
        </w:r>
        <w:r>
          <w:rPr>
            <w:noProof/>
            <w:webHidden/>
          </w:rPr>
          <w:fldChar w:fldCharType="separate"/>
        </w:r>
        <w:r>
          <w:rPr>
            <w:noProof/>
            <w:webHidden/>
          </w:rPr>
          <w:t>34</w:t>
        </w:r>
        <w:r>
          <w:rPr>
            <w:noProof/>
            <w:webHidden/>
          </w:rPr>
          <w:fldChar w:fldCharType="end"/>
        </w:r>
      </w:hyperlink>
    </w:p>
    <w:p w14:paraId="7213C205" w14:textId="24267090" w:rsidR="00BE2B94" w:rsidRDefault="00BE2B94">
      <w:pPr>
        <w:pStyle w:val="TOC2"/>
        <w:tabs>
          <w:tab w:val="left" w:pos="880"/>
          <w:tab w:val="right" w:leader="dot" w:pos="9350"/>
        </w:tabs>
        <w:rPr>
          <w:rFonts w:asciiTheme="minorHAnsi" w:eastAsiaTheme="minorEastAsia" w:hAnsiTheme="minorHAnsi" w:cstheme="minorBidi"/>
          <w:noProof/>
        </w:rPr>
      </w:pPr>
      <w:hyperlink w:anchor="_Toc94634455" w:history="1">
        <w:r w:rsidRPr="00932EFB">
          <w:rPr>
            <w:rStyle w:val="Hyperlink"/>
            <w:noProof/>
          </w:rPr>
          <w:t>6.7</w:t>
        </w:r>
        <w:r>
          <w:rPr>
            <w:rFonts w:asciiTheme="minorHAnsi" w:eastAsiaTheme="minorEastAsia" w:hAnsiTheme="minorHAnsi" w:cstheme="minorBidi"/>
            <w:noProof/>
          </w:rPr>
          <w:tab/>
        </w:r>
        <w:r w:rsidRPr="00932EFB">
          <w:rPr>
            <w:rStyle w:val="Hyperlink"/>
            <w:noProof/>
          </w:rPr>
          <w:t>Use Case Id: UC-07 Rules to identify MEC eligibility for a member</w:t>
        </w:r>
        <w:r>
          <w:rPr>
            <w:noProof/>
            <w:webHidden/>
          </w:rPr>
          <w:tab/>
        </w:r>
        <w:r>
          <w:rPr>
            <w:noProof/>
            <w:webHidden/>
          </w:rPr>
          <w:fldChar w:fldCharType="begin"/>
        </w:r>
        <w:r>
          <w:rPr>
            <w:noProof/>
            <w:webHidden/>
          </w:rPr>
          <w:instrText xml:space="preserve"> PAGEREF _Toc94634455 \h </w:instrText>
        </w:r>
        <w:r>
          <w:rPr>
            <w:noProof/>
            <w:webHidden/>
          </w:rPr>
        </w:r>
        <w:r>
          <w:rPr>
            <w:noProof/>
            <w:webHidden/>
          </w:rPr>
          <w:fldChar w:fldCharType="separate"/>
        </w:r>
        <w:r>
          <w:rPr>
            <w:noProof/>
            <w:webHidden/>
          </w:rPr>
          <w:t>35</w:t>
        </w:r>
        <w:r>
          <w:rPr>
            <w:noProof/>
            <w:webHidden/>
          </w:rPr>
          <w:fldChar w:fldCharType="end"/>
        </w:r>
      </w:hyperlink>
    </w:p>
    <w:p w14:paraId="7B0728EF" w14:textId="0204D11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6" w:history="1">
        <w:r w:rsidRPr="00932EFB">
          <w:rPr>
            <w:rStyle w:val="Hyperlink"/>
            <w:rFonts w:cs="Arial"/>
            <w:noProof/>
          </w:rPr>
          <w:t>6.7.1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_Toc94634456 \h </w:instrText>
        </w:r>
        <w:r>
          <w:rPr>
            <w:noProof/>
            <w:webHidden/>
          </w:rPr>
        </w:r>
        <w:r>
          <w:rPr>
            <w:noProof/>
            <w:webHidden/>
          </w:rPr>
          <w:fldChar w:fldCharType="separate"/>
        </w:r>
        <w:r>
          <w:rPr>
            <w:noProof/>
            <w:webHidden/>
          </w:rPr>
          <w:t>35</w:t>
        </w:r>
        <w:r>
          <w:rPr>
            <w:noProof/>
            <w:webHidden/>
          </w:rPr>
          <w:fldChar w:fldCharType="end"/>
        </w:r>
      </w:hyperlink>
    </w:p>
    <w:p w14:paraId="5CBA410C" w14:textId="33032AA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7" w:history="1">
        <w:r w:rsidRPr="00932EFB">
          <w:rPr>
            <w:rStyle w:val="Hyperlink"/>
            <w:rFonts w:cs="Arial"/>
            <w:noProof/>
          </w:rPr>
          <w:t>6.7.2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_Toc94634457 \h </w:instrText>
        </w:r>
        <w:r>
          <w:rPr>
            <w:noProof/>
            <w:webHidden/>
          </w:rPr>
        </w:r>
        <w:r>
          <w:rPr>
            <w:noProof/>
            <w:webHidden/>
          </w:rPr>
          <w:fldChar w:fldCharType="separate"/>
        </w:r>
        <w:r>
          <w:rPr>
            <w:noProof/>
            <w:webHidden/>
          </w:rPr>
          <w:t>35</w:t>
        </w:r>
        <w:r>
          <w:rPr>
            <w:noProof/>
            <w:webHidden/>
          </w:rPr>
          <w:fldChar w:fldCharType="end"/>
        </w:r>
      </w:hyperlink>
    </w:p>
    <w:p w14:paraId="705E5CAC" w14:textId="3AA2E2B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8" w:history="1">
        <w:r w:rsidRPr="00932EFB">
          <w:rPr>
            <w:rStyle w:val="Hyperlink"/>
            <w:rFonts w:cs="Arial"/>
            <w:noProof/>
          </w:rPr>
          <w:t>6.7.3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_Toc94634458 \h </w:instrText>
        </w:r>
        <w:r>
          <w:rPr>
            <w:noProof/>
            <w:webHidden/>
          </w:rPr>
        </w:r>
        <w:r>
          <w:rPr>
            <w:noProof/>
            <w:webHidden/>
          </w:rPr>
          <w:fldChar w:fldCharType="separate"/>
        </w:r>
        <w:r>
          <w:rPr>
            <w:noProof/>
            <w:webHidden/>
          </w:rPr>
          <w:t>35</w:t>
        </w:r>
        <w:r>
          <w:rPr>
            <w:noProof/>
            <w:webHidden/>
          </w:rPr>
          <w:fldChar w:fldCharType="end"/>
        </w:r>
      </w:hyperlink>
    </w:p>
    <w:p w14:paraId="6F16213A" w14:textId="64099F4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9" w:history="1">
        <w:r w:rsidRPr="00932EFB">
          <w:rPr>
            <w:rStyle w:val="Hyperlink"/>
            <w:rFonts w:cs="Arial"/>
            <w:noProof/>
          </w:rPr>
          <w:t>6.7.4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_Toc94634459 \h </w:instrText>
        </w:r>
        <w:r>
          <w:rPr>
            <w:noProof/>
            <w:webHidden/>
          </w:rPr>
        </w:r>
        <w:r>
          <w:rPr>
            <w:noProof/>
            <w:webHidden/>
          </w:rPr>
          <w:fldChar w:fldCharType="separate"/>
        </w:r>
        <w:r>
          <w:rPr>
            <w:noProof/>
            <w:webHidden/>
          </w:rPr>
          <w:t>35</w:t>
        </w:r>
        <w:r>
          <w:rPr>
            <w:noProof/>
            <w:webHidden/>
          </w:rPr>
          <w:fldChar w:fldCharType="end"/>
        </w:r>
      </w:hyperlink>
    </w:p>
    <w:p w14:paraId="3F0599E4" w14:textId="71DFD4A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60" w:history="1">
        <w:r w:rsidRPr="00932EFB">
          <w:rPr>
            <w:rStyle w:val="Hyperlink"/>
            <w:rFonts w:cs="Arial"/>
            <w:noProof/>
          </w:rPr>
          <w:t>6.7.5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_Toc94634460 \h </w:instrText>
        </w:r>
        <w:r>
          <w:rPr>
            <w:noProof/>
            <w:webHidden/>
          </w:rPr>
        </w:r>
        <w:r>
          <w:rPr>
            <w:noProof/>
            <w:webHidden/>
          </w:rPr>
          <w:fldChar w:fldCharType="separate"/>
        </w:r>
        <w:r>
          <w:rPr>
            <w:noProof/>
            <w:webHidden/>
          </w:rPr>
          <w:t>35</w:t>
        </w:r>
        <w:r>
          <w:rPr>
            <w:noProof/>
            <w:webHidden/>
          </w:rPr>
          <w:fldChar w:fldCharType="end"/>
        </w:r>
      </w:hyperlink>
    </w:p>
    <w:p w14:paraId="54EDA85A" w14:textId="6E073C1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61" w:history="1">
        <w:r w:rsidRPr="00932EFB">
          <w:rPr>
            <w:rStyle w:val="Hyperlink"/>
            <w:rFonts w:cs="Arial"/>
            <w:noProof/>
          </w:rPr>
          <w:t>6.7.6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_Toc94634461 \h </w:instrText>
        </w:r>
        <w:r>
          <w:rPr>
            <w:noProof/>
            <w:webHidden/>
          </w:rPr>
        </w:r>
        <w:r>
          <w:rPr>
            <w:noProof/>
            <w:webHidden/>
          </w:rPr>
          <w:fldChar w:fldCharType="separate"/>
        </w:r>
        <w:r>
          <w:rPr>
            <w:noProof/>
            <w:webHidden/>
          </w:rPr>
          <w:t>35</w:t>
        </w:r>
        <w:r>
          <w:rPr>
            <w:noProof/>
            <w:webHidden/>
          </w:rPr>
          <w:fldChar w:fldCharType="end"/>
        </w:r>
      </w:hyperlink>
    </w:p>
    <w:p w14:paraId="3C606D72" w14:textId="0AAC2FC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62" w:history="1">
        <w:r w:rsidRPr="00932EFB">
          <w:rPr>
            <w:rStyle w:val="Hyperlink"/>
            <w:rFonts w:cs="Arial"/>
            <w:noProof/>
          </w:rPr>
          <w:t>6.7.7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_Toc94634462 \h </w:instrText>
        </w:r>
        <w:r>
          <w:rPr>
            <w:noProof/>
            <w:webHidden/>
          </w:rPr>
        </w:r>
        <w:r>
          <w:rPr>
            <w:noProof/>
            <w:webHidden/>
          </w:rPr>
          <w:fldChar w:fldCharType="separate"/>
        </w:r>
        <w:r>
          <w:rPr>
            <w:noProof/>
            <w:webHidden/>
          </w:rPr>
          <w:t>36</w:t>
        </w:r>
        <w:r>
          <w:rPr>
            <w:noProof/>
            <w:webHidden/>
          </w:rPr>
          <w:fldChar w:fldCharType="end"/>
        </w:r>
      </w:hyperlink>
    </w:p>
    <w:p w14:paraId="5A5385B4" w14:textId="46D9785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3" w:history="1">
        <w:r w:rsidRPr="00932EFB">
          <w:rPr>
            <w:rStyle w:val="Hyperlink"/>
            <w:rFonts w:cs="Arial"/>
            <w:noProof/>
          </w:rPr>
          <w:t>6.7.7.1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_Toc94634463 \h </w:instrText>
        </w:r>
        <w:r>
          <w:rPr>
            <w:noProof/>
            <w:webHidden/>
          </w:rPr>
        </w:r>
        <w:r>
          <w:rPr>
            <w:noProof/>
            <w:webHidden/>
          </w:rPr>
          <w:fldChar w:fldCharType="separate"/>
        </w:r>
        <w:r>
          <w:rPr>
            <w:noProof/>
            <w:webHidden/>
          </w:rPr>
          <w:t>36</w:t>
        </w:r>
        <w:r>
          <w:rPr>
            <w:noProof/>
            <w:webHidden/>
          </w:rPr>
          <w:fldChar w:fldCharType="end"/>
        </w:r>
      </w:hyperlink>
    </w:p>
    <w:p w14:paraId="513D3BAE" w14:textId="6642A75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4" w:history="1">
        <w:r w:rsidRPr="00932EFB">
          <w:rPr>
            <w:rStyle w:val="Hyperlink"/>
            <w:rFonts w:cs="Arial"/>
            <w:noProof/>
          </w:rPr>
          <w:t>6.7.7.2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_Toc94634464 \h </w:instrText>
        </w:r>
        <w:r>
          <w:rPr>
            <w:noProof/>
            <w:webHidden/>
          </w:rPr>
        </w:r>
        <w:r>
          <w:rPr>
            <w:noProof/>
            <w:webHidden/>
          </w:rPr>
          <w:fldChar w:fldCharType="separate"/>
        </w:r>
        <w:r>
          <w:rPr>
            <w:noProof/>
            <w:webHidden/>
          </w:rPr>
          <w:t>36</w:t>
        </w:r>
        <w:r>
          <w:rPr>
            <w:noProof/>
            <w:webHidden/>
          </w:rPr>
          <w:fldChar w:fldCharType="end"/>
        </w:r>
      </w:hyperlink>
    </w:p>
    <w:p w14:paraId="352774A1" w14:textId="3683C2E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5" w:history="1">
        <w:r w:rsidRPr="00932EFB">
          <w:rPr>
            <w:rStyle w:val="Hyperlink"/>
            <w:rFonts w:cs="Arial"/>
            <w:noProof/>
          </w:rPr>
          <w:t>6.7.7.3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_Toc94634465 \h </w:instrText>
        </w:r>
        <w:r>
          <w:rPr>
            <w:noProof/>
            <w:webHidden/>
          </w:rPr>
        </w:r>
        <w:r>
          <w:rPr>
            <w:noProof/>
            <w:webHidden/>
          </w:rPr>
          <w:fldChar w:fldCharType="separate"/>
        </w:r>
        <w:r>
          <w:rPr>
            <w:noProof/>
            <w:webHidden/>
          </w:rPr>
          <w:t>36</w:t>
        </w:r>
        <w:r>
          <w:rPr>
            <w:noProof/>
            <w:webHidden/>
          </w:rPr>
          <w:fldChar w:fldCharType="end"/>
        </w:r>
      </w:hyperlink>
    </w:p>
    <w:p w14:paraId="45B205FA" w14:textId="1292164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6" w:history="1">
        <w:r w:rsidRPr="00932EFB">
          <w:rPr>
            <w:rStyle w:val="Hyperlink"/>
            <w:rFonts w:cs="Arial"/>
            <w:noProof/>
          </w:rPr>
          <w:t>6.7.7.4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_Toc94634466 \h </w:instrText>
        </w:r>
        <w:r>
          <w:rPr>
            <w:noProof/>
            <w:webHidden/>
          </w:rPr>
        </w:r>
        <w:r>
          <w:rPr>
            <w:noProof/>
            <w:webHidden/>
          </w:rPr>
          <w:fldChar w:fldCharType="separate"/>
        </w:r>
        <w:r>
          <w:rPr>
            <w:noProof/>
            <w:webHidden/>
          </w:rPr>
          <w:t>36</w:t>
        </w:r>
        <w:r>
          <w:rPr>
            <w:noProof/>
            <w:webHidden/>
          </w:rPr>
          <w:fldChar w:fldCharType="end"/>
        </w:r>
      </w:hyperlink>
    </w:p>
    <w:p w14:paraId="599C1838" w14:textId="2CD5436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7" w:history="1">
        <w:r w:rsidRPr="00932EFB">
          <w:rPr>
            <w:rStyle w:val="Hyperlink"/>
            <w:rFonts w:cs="Arial"/>
            <w:noProof/>
          </w:rPr>
          <w:t>6.7.7.5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_Toc94634467 \h </w:instrText>
        </w:r>
        <w:r>
          <w:rPr>
            <w:noProof/>
            <w:webHidden/>
          </w:rPr>
        </w:r>
        <w:r>
          <w:rPr>
            <w:noProof/>
            <w:webHidden/>
          </w:rPr>
          <w:fldChar w:fldCharType="separate"/>
        </w:r>
        <w:r>
          <w:rPr>
            <w:noProof/>
            <w:webHidden/>
          </w:rPr>
          <w:t>36</w:t>
        </w:r>
        <w:r>
          <w:rPr>
            <w:noProof/>
            <w:webHidden/>
          </w:rPr>
          <w:fldChar w:fldCharType="end"/>
        </w:r>
      </w:hyperlink>
    </w:p>
    <w:p w14:paraId="5459F25C" w14:textId="53C316C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8" w:history="1">
        <w:r w:rsidRPr="00932EFB">
          <w:rPr>
            <w:rStyle w:val="Hyperlink"/>
            <w:rFonts w:cs="Arial"/>
            <w:noProof/>
          </w:rPr>
          <w:t>6.7.7.6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_Toc94634468 \h </w:instrText>
        </w:r>
        <w:r>
          <w:rPr>
            <w:noProof/>
            <w:webHidden/>
          </w:rPr>
        </w:r>
        <w:r>
          <w:rPr>
            <w:noProof/>
            <w:webHidden/>
          </w:rPr>
          <w:fldChar w:fldCharType="separate"/>
        </w:r>
        <w:r>
          <w:rPr>
            <w:noProof/>
            <w:webHidden/>
          </w:rPr>
          <w:t>37</w:t>
        </w:r>
        <w:r>
          <w:rPr>
            <w:noProof/>
            <w:webHidden/>
          </w:rPr>
          <w:fldChar w:fldCharType="end"/>
        </w:r>
      </w:hyperlink>
    </w:p>
    <w:p w14:paraId="19B3A158" w14:textId="1895269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9" w:history="1">
        <w:r w:rsidRPr="00932EFB">
          <w:rPr>
            <w:rStyle w:val="Hyperlink"/>
            <w:rFonts w:cs="Arial"/>
            <w:noProof/>
          </w:rPr>
          <w:t>6.7.7.7</w:t>
        </w:r>
        <w:r>
          <w:rPr>
            <w:rFonts w:asciiTheme="minorHAnsi" w:eastAsiaTheme="minorEastAsia" w:hAnsiTheme="minorHAnsi" w:cstheme="minorBidi"/>
            <w:noProof/>
          </w:rPr>
          <w:tab/>
        </w:r>
        <w:r w:rsidRPr="00932EFB">
          <w:rPr>
            <w:rStyle w:val="Hyperlink"/>
            <w:rFonts w:cs="Arial"/>
            <w:noProof/>
          </w:rPr>
          <w:t>Alternate Flow-6</w:t>
        </w:r>
        <w:r>
          <w:rPr>
            <w:noProof/>
            <w:webHidden/>
          </w:rPr>
          <w:tab/>
        </w:r>
        <w:r>
          <w:rPr>
            <w:noProof/>
            <w:webHidden/>
          </w:rPr>
          <w:fldChar w:fldCharType="begin"/>
        </w:r>
        <w:r>
          <w:rPr>
            <w:noProof/>
            <w:webHidden/>
          </w:rPr>
          <w:instrText xml:space="preserve"> PAGEREF _Toc94634469 \h </w:instrText>
        </w:r>
        <w:r>
          <w:rPr>
            <w:noProof/>
            <w:webHidden/>
          </w:rPr>
        </w:r>
        <w:r>
          <w:rPr>
            <w:noProof/>
            <w:webHidden/>
          </w:rPr>
          <w:fldChar w:fldCharType="separate"/>
        </w:r>
        <w:r>
          <w:rPr>
            <w:noProof/>
            <w:webHidden/>
          </w:rPr>
          <w:t>37</w:t>
        </w:r>
        <w:r>
          <w:rPr>
            <w:noProof/>
            <w:webHidden/>
          </w:rPr>
          <w:fldChar w:fldCharType="end"/>
        </w:r>
      </w:hyperlink>
    </w:p>
    <w:p w14:paraId="1B41725B" w14:textId="57DF2A8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0" w:history="1">
        <w:r w:rsidRPr="00932EFB">
          <w:rPr>
            <w:rStyle w:val="Hyperlink"/>
            <w:rFonts w:cs="Arial"/>
            <w:noProof/>
          </w:rPr>
          <w:t>6.7.8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_Toc94634470 \h </w:instrText>
        </w:r>
        <w:r>
          <w:rPr>
            <w:noProof/>
            <w:webHidden/>
          </w:rPr>
        </w:r>
        <w:r>
          <w:rPr>
            <w:noProof/>
            <w:webHidden/>
          </w:rPr>
          <w:fldChar w:fldCharType="separate"/>
        </w:r>
        <w:r>
          <w:rPr>
            <w:noProof/>
            <w:webHidden/>
          </w:rPr>
          <w:t>37</w:t>
        </w:r>
        <w:r>
          <w:rPr>
            <w:noProof/>
            <w:webHidden/>
          </w:rPr>
          <w:fldChar w:fldCharType="end"/>
        </w:r>
      </w:hyperlink>
    </w:p>
    <w:p w14:paraId="38CCC82E" w14:textId="4D75865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1" w:history="1">
        <w:r w:rsidRPr="00932EFB">
          <w:rPr>
            <w:rStyle w:val="Hyperlink"/>
            <w:rFonts w:cs="Arial"/>
            <w:noProof/>
          </w:rPr>
          <w:t>6.7.9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_Toc94634471 \h </w:instrText>
        </w:r>
        <w:r>
          <w:rPr>
            <w:noProof/>
            <w:webHidden/>
          </w:rPr>
        </w:r>
        <w:r>
          <w:rPr>
            <w:noProof/>
            <w:webHidden/>
          </w:rPr>
          <w:fldChar w:fldCharType="separate"/>
        </w:r>
        <w:r>
          <w:rPr>
            <w:noProof/>
            <w:webHidden/>
          </w:rPr>
          <w:t>37</w:t>
        </w:r>
        <w:r>
          <w:rPr>
            <w:noProof/>
            <w:webHidden/>
          </w:rPr>
          <w:fldChar w:fldCharType="end"/>
        </w:r>
      </w:hyperlink>
    </w:p>
    <w:p w14:paraId="23284C41" w14:textId="7635261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2" w:history="1">
        <w:r w:rsidRPr="00932EFB">
          <w:rPr>
            <w:rStyle w:val="Hyperlink"/>
            <w:rFonts w:cs="Arial"/>
            <w:noProof/>
          </w:rPr>
          <w:t>6.7.10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_Toc94634472 \h </w:instrText>
        </w:r>
        <w:r>
          <w:rPr>
            <w:noProof/>
            <w:webHidden/>
          </w:rPr>
        </w:r>
        <w:r>
          <w:rPr>
            <w:noProof/>
            <w:webHidden/>
          </w:rPr>
          <w:fldChar w:fldCharType="separate"/>
        </w:r>
        <w:r>
          <w:rPr>
            <w:noProof/>
            <w:webHidden/>
          </w:rPr>
          <w:t>46</w:t>
        </w:r>
        <w:r>
          <w:rPr>
            <w:noProof/>
            <w:webHidden/>
          </w:rPr>
          <w:fldChar w:fldCharType="end"/>
        </w:r>
      </w:hyperlink>
    </w:p>
    <w:p w14:paraId="5C020E49" w14:textId="494B7C3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3" w:history="1">
        <w:r w:rsidRPr="00932EFB">
          <w:rPr>
            <w:rStyle w:val="Hyperlink"/>
            <w:rFonts w:cs="Arial"/>
            <w:noProof/>
          </w:rPr>
          <w:t>6.7.11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_Toc94634473 \h </w:instrText>
        </w:r>
        <w:r>
          <w:rPr>
            <w:noProof/>
            <w:webHidden/>
          </w:rPr>
        </w:r>
        <w:r>
          <w:rPr>
            <w:noProof/>
            <w:webHidden/>
          </w:rPr>
          <w:fldChar w:fldCharType="separate"/>
        </w:r>
        <w:r>
          <w:rPr>
            <w:noProof/>
            <w:webHidden/>
          </w:rPr>
          <w:t>46</w:t>
        </w:r>
        <w:r>
          <w:rPr>
            <w:noProof/>
            <w:webHidden/>
          </w:rPr>
          <w:fldChar w:fldCharType="end"/>
        </w:r>
      </w:hyperlink>
    </w:p>
    <w:p w14:paraId="55EAFAF5" w14:textId="1B09D1A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4" w:history="1">
        <w:r w:rsidRPr="00932EFB">
          <w:rPr>
            <w:rStyle w:val="Hyperlink"/>
            <w:rFonts w:cs="Arial"/>
            <w:noProof/>
          </w:rPr>
          <w:t>6.7.12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_Toc94634474 \h </w:instrText>
        </w:r>
        <w:r>
          <w:rPr>
            <w:noProof/>
            <w:webHidden/>
          </w:rPr>
        </w:r>
        <w:r>
          <w:rPr>
            <w:noProof/>
            <w:webHidden/>
          </w:rPr>
          <w:fldChar w:fldCharType="separate"/>
        </w:r>
        <w:r>
          <w:rPr>
            <w:noProof/>
            <w:webHidden/>
          </w:rPr>
          <w:t>47</w:t>
        </w:r>
        <w:r>
          <w:rPr>
            <w:noProof/>
            <w:webHidden/>
          </w:rPr>
          <w:fldChar w:fldCharType="end"/>
        </w:r>
      </w:hyperlink>
    </w:p>
    <w:p w14:paraId="32AA6D2F" w14:textId="6791347F" w:rsidR="00BE2B94" w:rsidRDefault="00BE2B94">
      <w:pPr>
        <w:pStyle w:val="TOC2"/>
        <w:tabs>
          <w:tab w:val="left" w:pos="880"/>
          <w:tab w:val="right" w:leader="dot" w:pos="9350"/>
        </w:tabs>
        <w:rPr>
          <w:rFonts w:asciiTheme="minorHAnsi" w:eastAsiaTheme="minorEastAsia" w:hAnsiTheme="minorHAnsi" w:cstheme="minorBidi"/>
          <w:noProof/>
        </w:rPr>
      </w:pPr>
      <w:hyperlink w:anchor="_Toc94634475" w:history="1">
        <w:r w:rsidRPr="00932EFB">
          <w:rPr>
            <w:rStyle w:val="Hyperlink"/>
            <w:noProof/>
          </w:rPr>
          <w:t>6.8</w:t>
        </w:r>
        <w:r>
          <w:rPr>
            <w:rFonts w:asciiTheme="minorHAnsi" w:eastAsiaTheme="minorEastAsia" w:hAnsiTheme="minorHAnsi" w:cstheme="minorBidi"/>
            <w:noProof/>
          </w:rPr>
          <w:tab/>
        </w:r>
        <w:r w:rsidRPr="00932EFB">
          <w:rPr>
            <w:rStyle w:val="Hyperlink"/>
            <w:noProof/>
          </w:rPr>
          <w:t>Use Case Id: UC-08 Rules to consider Pre-Determination MMIS Call information</w:t>
        </w:r>
        <w:r>
          <w:rPr>
            <w:noProof/>
            <w:webHidden/>
          </w:rPr>
          <w:tab/>
        </w:r>
        <w:r>
          <w:rPr>
            <w:noProof/>
            <w:webHidden/>
          </w:rPr>
          <w:fldChar w:fldCharType="begin"/>
        </w:r>
        <w:r>
          <w:rPr>
            <w:noProof/>
            <w:webHidden/>
          </w:rPr>
          <w:instrText xml:space="preserve"> PAGEREF _Toc94634475 \h </w:instrText>
        </w:r>
        <w:r>
          <w:rPr>
            <w:noProof/>
            <w:webHidden/>
          </w:rPr>
        </w:r>
        <w:r>
          <w:rPr>
            <w:noProof/>
            <w:webHidden/>
          </w:rPr>
          <w:fldChar w:fldCharType="separate"/>
        </w:r>
        <w:r>
          <w:rPr>
            <w:noProof/>
            <w:webHidden/>
          </w:rPr>
          <w:t>48</w:t>
        </w:r>
        <w:r>
          <w:rPr>
            <w:noProof/>
            <w:webHidden/>
          </w:rPr>
          <w:fldChar w:fldCharType="end"/>
        </w:r>
      </w:hyperlink>
    </w:p>
    <w:p w14:paraId="4F2B784B" w14:textId="2195684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6" w:history="1">
        <w:r w:rsidRPr="00932EFB">
          <w:rPr>
            <w:rStyle w:val="Hyperlink"/>
            <w:rFonts w:cs="Arial"/>
            <w:noProof/>
          </w:rPr>
          <w:t>6.8.1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_Toc94634476 \h </w:instrText>
        </w:r>
        <w:r>
          <w:rPr>
            <w:noProof/>
            <w:webHidden/>
          </w:rPr>
        </w:r>
        <w:r>
          <w:rPr>
            <w:noProof/>
            <w:webHidden/>
          </w:rPr>
          <w:fldChar w:fldCharType="separate"/>
        </w:r>
        <w:r>
          <w:rPr>
            <w:noProof/>
            <w:webHidden/>
          </w:rPr>
          <w:t>48</w:t>
        </w:r>
        <w:r>
          <w:rPr>
            <w:noProof/>
            <w:webHidden/>
          </w:rPr>
          <w:fldChar w:fldCharType="end"/>
        </w:r>
      </w:hyperlink>
    </w:p>
    <w:p w14:paraId="51B2B561" w14:textId="267A19E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7" w:history="1">
        <w:r w:rsidRPr="00932EFB">
          <w:rPr>
            <w:rStyle w:val="Hyperlink"/>
            <w:rFonts w:cs="Arial"/>
            <w:noProof/>
          </w:rPr>
          <w:t>6.8.2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_Toc94634477 \h </w:instrText>
        </w:r>
        <w:r>
          <w:rPr>
            <w:noProof/>
            <w:webHidden/>
          </w:rPr>
        </w:r>
        <w:r>
          <w:rPr>
            <w:noProof/>
            <w:webHidden/>
          </w:rPr>
          <w:fldChar w:fldCharType="separate"/>
        </w:r>
        <w:r>
          <w:rPr>
            <w:noProof/>
            <w:webHidden/>
          </w:rPr>
          <w:t>48</w:t>
        </w:r>
        <w:r>
          <w:rPr>
            <w:noProof/>
            <w:webHidden/>
          </w:rPr>
          <w:fldChar w:fldCharType="end"/>
        </w:r>
      </w:hyperlink>
    </w:p>
    <w:p w14:paraId="4FE525CD" w14:textId="7D3FD65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8" w:history="1">
        <w:r w:rsidRPr="00932EFB">
          <w:rPr>
            <w:rStyle w:val="Hyperlink"/>
            <w:rFonts w:cs="Arial"/>
            <w:noProof/>
          </w:rPr>
          <w:t>6.8.3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_Toc94634478 \h </w:instrText>
        </w:r>
        <w:r>
          <w:rPr>
            <w:noProof/>
            <w:webHidden/>
          </w:rPr>
        </w:r>
        <w:r>
          <w:rPr>
            <w:noProof/>
            <w:webHidden/>
          </w:rPr>
          <w:fldChar w:fldCharType="separate"/>
        </w:r>
        <w:r>
          <w:rPr>
            <w:noProof/>
            <w:webHidden/>
          </w:rPr>
          <w:t>48</w:t>
        </w:r>
        <w:r>
          <w:rPr>
            <w:noProof/>
            <w:webHidden/>
          </w:rPr>
          <w:fldChar w:fldCharType="end"/>
        </w:r>
      </w:hyperlink>
    </w:p>
    <w:p w14:paraId="24E801F7" w14:textId="4F93B1C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9" w:history="1">
        <w:r w:rsidRPr="00932EFB">
          <w:rPr>
            <w:rStyle w:val="Hyperlink"/>
            <w:rFonts w:cs="Arial"/>
            <w:noProof/>
          </w:rPr>
          <w:t>6.8.4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_Toc94634479 \h </w:instrText>
        </w:r>
        <w:r>
          <w:rPr>
            <w:noProof/>
            <w:webHidden/>
          </w:rPr>
        </w:r>
        <w:r>
          <w:rPr>
            <w:noProof/>
            <w:webHidden/>
          </w:rPr>
          <w:fldChar w:fldCharType="separate"/>
        </w:r>
        <w:r>
          <w:rPr>
            <w:noProof/>
            <w:webHidden/>
          </w:rPr>
          <w:t>48</w:t>
        </w:r>
        <w:r>
          <w:rPr>
            <w:noProof/>
            <w:webHidden/>
          </w:rPr>
          <w:fldChar w:fldCharType="end"/>
        </w:r>
      </w:hyperlink>
    </w:p>
    <w:p w14:paraId="73A0280F" w14:textId="4E64FFA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0" w:history="1">
        <w:r w:rsidRPr="00932EFB">
          <w:rPr>
            <w:rStyle w:val="Hyperlink"/>
            <w:rFonts w:cs="Arial"/>
            <w:noProof/>
          </w:rPr>
          <w:t>6.8.5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_Toc94634480 \h </w:instrText>
        </w:r>
        <w:r>
          <w:rPr>
            <w:noProof/>
            <w:webHidden/>
          </w:rPr>
        </w:r>
        <w:r>
          <w:rPr>
            <w:noProof/>
            <w:webHidden/>
          </w:rPr>
          <w:fldChar w:fldCharType="separate"/>
        </w:r>
        <w:r>
          <w:rPr>
            <w:noProof/>
            <w:webHidden/>
          </w:rPr>
          <w:t>48</w:t>
        </w:r>
        <w:r>
          <w:rPr>
            <w:noProof/>
            <w:webHidden/>
          </w:rPr>
          <w:fldChar w:fldCharType="end"/>
        </w:r>
      </w:hyperlink>
    </w:p>
    <w:p w14:paraId="622DC4A7" w14:textId="0DB385F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1" w:history="1">
        <w:r w:rsidRPr="00932EFB">
          <w:rPr>
            <w:rStyle w:val="Hyperlink"/>
            <w:rFonts w:cs="Arial"/>
            <w:noProof/>
          </w:rPr>
          <w:t>6.8.6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_Toc94634481 \h </w:instrText>
        </w:r>
        <w:r>
          <w:rPr>
            <w:noProof/>
            <w:webHidden/>
          </w:rPr>
        </w:r>
        <w:r>
          <w:rPr>
            <w:noProof/>
            <w:webHidden/>
          </w:rPr>
          <w:fldChar w:fldCharType="separate"/>
        </w:r>
        <w:r>
          <w:rPr>
            <w:noProof/>
            <w:webHidden/>
          </w:rPr>
          <w:t>48</w:t>
        </w:r>
        <w:r>
          <w:rPr>
            <w:noProof/>
            <w:webHidden/>
          </w:rPr>
          <w:fldChar w:fldCharType="end"/>
        </w:r>
      </w:hyperlink>
    </w:p>
    <w:p w14:paraId="10DE2897" w14:textId="7F8DC20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2" w:history="1">
        <w:r w:rsidRPr="00932EFB">
          <w:rPr>
            <w:rStyle w:val="Hyperlink"/>
            <w:rFonts w:cs="Arial"/>
            <w:noProof/>
          </w:rPr>
          <w:t>6.8.7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_Toc94634482 \h </w:instrText>
        </w:r>
        <w:r>
          <w:rPr>
            <w:noProof/>
            <w:webHidden/>
          </w:rPr>
        </w:r>
        <w:r>
          <w:rPr>
            <w:noProof/>
            <w:webHidden/>
          </w:rPr>
          <w:fldChar w:fldCharType="separate"/>
        </w:r>
        <w:r>
          <w:rPr>
            <w:noProof/>
            <w:webHidden/>
          </w:rPr>
          <w:t>48</w:t>
        </w:r>
        <w:r>
          <w:rPr>
            <w:noProof/>
            <w:webHidden/>
          </w:rPr>
          <w:fldChar w:fldCharType="end"/>
        </w:r>
      </w:hyperlink>
    </w:p>
    <w:p w14:paraId="35C7EE3D" w14:textId="21C1490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83" w:history="1">
        <w:r w:rsidRPr="00932EFB">
          <w:rPr>
            <w:rStyle w:val="Hyperlink"/>
            <w:rFonts w:cs="Arial"/>
            <w:noProof/>
          </w:rPr>
          <w:t>6.8.7.1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_Toc94634483 \h </w:instrText>
        </w:r>
        <w:r>
          <w:rPr>
            <w:noProof/>
            <w:webHidden/>
          </w:rPr>
        </w:r>
        <w:r>
          <w:rPr>
            <w:noProof/>
            <w:webHidden/>
          </w:rPr>
          <w:fldChar w:fldCharType="separate"/>
        </w:r>
        <w:r>
          <w:rPr>
            <w:noProof/>
            <w:webHidden/>
          </w:rPr>
          <w:t>49</w:t>
        </w:r>
        <w:r>
          <w:rPr>
            <w:noProof/>
            <w:webHidden/>
          </w:rPr>
          <w:fldChar w:fldCharType="end"/>
        </w:r>
      </w:hyperlink>
    </w:p>
    <w:p w14:paraId="520B7BA4" w14:textId="0EFDD9F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84" w:history="1">
        <w:r w:rsidRPr="00932EFB">
          <w:rPr>
            <w:rStyle w:val="Hyperlink"/>
            <w:rFonts w:cs="Arial"/>
            <w:noProof/>
          </w:rPr>
          <w:t>6.8.7.2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_Toc94634484 \h </w:instrText>
        </w:r>
        <w:r>
          <w:rPr>
            <w:noProof/>
            <w:webHidden/>
          </w:rPr>
        </w:r>
        <w:r>
          <w:rPr>
            <w:noProof/>
            <w:webHidden/>
          </w:rPr>
          <w:fldChar w:fldCharType="separate"/>
        </w:r>
        <w:r>
          <w:rPr>
            <w:noProof/>
            <w:webHidden/>
          </w:rPr>
          <w:t>49</w:t>
        </w:r>
        <w:r>
          <w:rPr>
            <w:noProof/>
            <w:webHidden/>
          </w:rPr>
          <w:fldChar w:fldCharType="end"/>
        </w:r>
      </w:hyperlink>
    </w:p>
    <w:p w14:paraId="1D93287C" w14:textId="6BB09BA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85" w:history="1">
        <w:r w:rsidRPr="00932EFB">
          <w:rPr>
            <w:rStyle w:val="Hyperlink"/>
            <w:rFonts w:cs="Arial"/>
            <w:noProof/>
          </w:rPr>
          <w:t>6.8.7.3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_Toc94634485 \h </w:instrText>
        </w:r>
        <w:r>
          <w:rPr>
            <w:noProof/>
            <w:webHidden/>
          </w:rPr>
        </w:r>
        <w:r>
          <w:rPr>
            <w:noProof/>
            <w:webHidden/>
          </w:rPr>
          <w:fldChar w:fldCharType="separate"/>
        </w:r>
        <w:r>
          <w:rPr>
            <w:noProof/>
            <w:webHidden/>
          </w:rPr>
          <w:t>49</w:t>
        </w:r>
        <w:r>
          <w:rPr>
            <w:noProof/>
            <w:webHidden/>
          </w:rPr>
          <w:fldChar w:fldCharType="end"/>
        </w:r>
      </w:hyperlink>
    </w:p>
    <w:p w14:paraId="3184D1B9" w14:textId="6C1DB5F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6" w:history="1">
        <w:r w:rsidRPr="00932EFB">
          <w:rPr>
            <w:rStyle w:val="Hyperlink"/>
            <w:rFonts w:cs="Arial"/>
            <w:noProof/>
          </w:rPr>
          <w:t>6.8.8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_Toc94634486 \h </w:instrText>
        </w:r>
        <w:r>
          <w:rPr>
            <w:noProof/>
            <w:webHidden/>
          </w:rPr>
        </w:r>
        <w:r>
          <w:rPr>
            <w:noProof/>
            <w:webHidden/>
          </w:rPr>
          <w:fldChar w:fldCharType="separate"/>
        </w:r>
        <w:r>
          <w:rPr>
            <w:noProof/>
            <w:webHidden/>
          </w:rPr>
          <w:t>49</w:t>
        </w:r>
        <w:r>
          <w:rPr>
            <w:noProof/>
            <w:webHidden/>
          </w:rPr>
          <w:fldChar w:fldCharType="end"/>
        </w:r>
      </w:hyperlink>
    </w:p>
    <w:p w14:paraId="4F6E7448" w14:textId="47ADE7E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7" w:history="1">
        <w:r w:rsidRPr="00932EFB">
          <w:rPr>
            <w:rStyle w:val="Hyperlink"/>
            <w:rFonts w:cs="Arial"/>
            <w:noProof/>
          </w:rPr>
          <w:t>6.8.9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_Toc94634487 \h </w:instrText>
        </w:r>
        <w:r>
          <w:rPr>
            <w:noProof/>
            <w:webHidden/>
          </w:rPr>
        </w:r>
        <w:r>
          <w:rPr>
            <w:noProof/>
            <w:webHidden/>
          </w:rPr>
          <w:fldChar w:fldCharType="separate"/>
        </w:r>
        <w:r>
          <w:rPr>
            <w:noProof/>
            <w:webHidden/>
          </w:rPr>
          <w:t>49</w:t>
        </w:r>
        <w:r>
          <w:rPr>
            <w:noProof/>
            <w:webHidden/>
          </w:rPr>
          <w:fldChar w:fldCharType="end"/>
        </w:r>
      </w:hyperlink>
    </w:p>
    <w:p w14:paraId="5B6FD256" w14:textId="2B084E5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8" w:history="1">
        <w:r w:rsidRPr="00932EFB">
          <w:rPr>
            <w:rStyle w:val="Hyperlink"/>
            <w:rFonts w:cs="Arial"/>
            <w:noProof/>
          </w:rPr>
          <w:t>6.8.10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_Toc94634488 \h </w:instrText>
        </w:r>
        <w:r>
          <w:rPr>
            <w:noProof/>
            <w:webHidden/>
          </w:rPr>
        </w:r>
        <w:r>
          <w:rPr>
            <w:noProof/>
            <w:webHidden/>
          </w:rPr>
          <w:fldChar w:fldCharType="separate"/>
        </w:r>
        <w:r>
          <w:rPr>
            <w:noProof/>
            <w:webHidden/>
          </w:rPr>
          <w:t>55</w:t>
        </w:r>
        <w:r>
          <w:rPr>
            <w:noProof/>
            <w:webHidden/>
          </w:rPr>
          <w:fldChar w:fldCharType="end"/>
        </w:r>
      </w:hyperlink>
    </w:p>
    <w:p w14:paraId="6BE50176" w14:textId="58C2552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9" w:history="1">
        <w:r w:rsidRPr="00932EFB">
          <w:rPr>
            <w:rStyle w:val="Hyperlink"/>
            <w:rFonts w:cs="Arial"/>
            <w:noProof/>
          </w:rPr>
          <w:t>6.8.11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_Toc94634489 \h </w:instrText>
        </w:r>
        <w:r>
          <w:rPr>
            <w:noProof/>
            <w:webHidden/>
          </w:rPr>
        </w:r>
        <w:r>
          <w:rPr>
            <w:noProof/>
            <w:webHidden/>
          </w:rPr>
          <w:fldChar w:fldCharType="separate"/>
        </w:r>
        <w:r>
          <w:rPr>
            <w:noProof/>
            <w:webHidden/>
          </w:rPr>
          <w:t>55</w:t>
        </w:r>
        <w:r>
          <w:rPr>
            <w:noProof/>
            <w:webHidden/>
          </w:rPr>
          <w:fldChar w:fldCharType="end"/>
        </w:r>
      </w:hyperlink>
    </w:p>
    <w:p w14:paraId="4B75EC00" w14:textId="7D56093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0" w:history="1">
        <w:r w:rsidRPr="00932EFB">
          <w:rPr>
            <w:rStyle w:val="Hyperlink"/>
            <w:rFonts w:cs="Arial"/>
            <w:noProof/>
          </w:rPr>
          <w:t>6.8.12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_Toc94634490 \h </w:instrText>
        </w:r>
        <w:r>
          <w:rPr>
            <w:noProof/>
            <w:webHidden/>
          </w:rPr>
        </w:r>
        <w:r>
          <w:rPr>
            <w:noProof/>
            <w:webHidden/>
          </w:rPr>
          <w:fldChar w:fldCharType="separate"/>
        </w:r>
        <w:r>
          <w:rPr>
            <w:noProof/>
            <w:webHidden/>
          </w:rPr>
          <w:t>55</w:t>
        </w:r>
        <w:r>
          <w:rPr>
            <w:noProof/>
            <w:webHidden/>
          </w:rPr>
          <w:fldChar w:fldCharType="end"/>
        </w:r>
      </w:hyperlink>
    </w:p>
    <w:p w14:paraId="05EB97A4" w14:textId="6275C09B" w:rsidR="00BE2B94" w:rsidRDefault="00BE2B94">
      <w:pPr>
        <w:pStyle w:val="TOC2"/>
        <w:tabs>
          <w:tab w:val="left" w:pos="880"/>
          <w:tab w:val="right" w:leader="dot" w:pos="9350"/>
        </w:tabs>
        <w:rPr>
          <w:rFonts w:asciiTheme="minorHAnsi" w:eastAsiaTheme="minorEastAsia" w:hAnsiTheme="minorHAnsi" w:cstheme="minorBidi"/>
          <w:noProof/>
        </w:rPr>
      </w:pPr>
      <w:hyperlink w:anchor="_Toc94634491" w:history="1">
        <w:r w:rsidRPr="00932EFB">
          <w:rPr>
            <w:rStyle w:val="Hyperlink"/>
            <w:noProof/>
          </w:rPr>
          <w:t>6.9</w:t>
        </w:r>
        <w:r>
          <w:rPr>
            <w:rFonts w:asciiTheme="minorHAnsi" w:eastAsiaTheme="minorEastAsia" w:hAnsiTheme="minorHAnsi" w:cstheme="minorBidi"/>
            <w:noProof/>
          </w:rPr>
          <w:tab/>
        </w:r>
        <w:r w:rsidRPr="00932EFB">
          <w:rPr>
            <w:rStyle w:val="Hyperlink"/>
            <w:noProof/>
          </w:rPr>
          <w:t>Use Case Id: UC-09 Disability identification rule</w:t>
        </w:r>
        <w:r>
          <w:rPr>
            <w:noProof/>
            <w:webHidden/>
          </w:rPr>
          <w:tab/>
        </w:r>
        <w:r>
          <w:rPr>
            <w:noProof/>
            <w:webHidden/>
          </w:rPr>
          <w:fldChar w:fldCharType="begin"/>
        </w:r>
        <w:r>
          <w:rPr>
            <w:noProof/>
            <w:webHidden/>
          </w:rPr>
          <w:instrText xml:space="preserve"> PAGEREF _Toc94634491 \h </w:instrText>
        </w:r>
        <w:r>
          <w:rPr>
            <w:noProof/>
            <w:webHidden/>
          </w:rPr>
        </w:r>
        <w:r>
          <w:rPr>
            <w:noProof/>
            <w:webHidden/>
          </w:rPr>
          <w:fldChar w:fldCharType="separate"/>
        </w:r>
        <w:r>
          <w:rPr>
            <w:noProof/>
            <w:webHidden/>
          </w:rPr>
          <w:t>56</w:t>
        </w:r>
        <w:r>
          <w:rPr>
            <w:noProof/>
            <w:webHidden/>
          </w:rPr>
          <w:fldChar w:fldCharType="end"/>
        </w:r>
      </w:hyperlink>
    </w:p>
    <w:p w14:paraId="3A2527AD" w14:textId="12BABCC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2" w:history="1">
        <w:r w:rsidRPr="00932EFB">
          <w:rPr>
            <w:rStyle w:val="Hyperlink"/>
            <w:rFonts w:cs="Arial"/>
            <w:noProof/>
          </w:rPr>
          <w:t>6.9.1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_Toc94634492 \h </w:instrText>
        </w:r>
        <w:r>
          <w:rPr>
            <w:noProof/>
            <w:webHidden/>
          </w:rPr>
        </w:r>
        <w:r>
          <w:rPr>
            <w:noProof/>
            <w:webHidden/>
          </w:rPr>
          <w:fldChar w:fldCharType="separate"/>
        </w:r>
        <w:r>
          <w:rPr>
            <w:noProof/>
            <w:webHidden/>
          </w:rPr>
          <w:t>56</w:t>
        </w:r>
        <w:r>
          <w:rPr>
            <w:noProof/>
            <w:webHidden/>
          </w:rPr>
          <w:fldChar w:fldCharType="end"/>
        </w:r>
      </w:hyperlink>
    </w:p>
    <w:p w14:paraId="3E6FDB0F" w14:textId="56E0D47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3" w:history="1">
        <w:r w:rsidRPr="00932EFB">
          <w:rPr>
            <w:rStyle w:val="Hyperlink"/>
            <w:rFonts w:cs="Arial"/>
            <w:noProof/>
          </w:rPr>
          <w:t>6.9.2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_Toc94634493 \h </w:instrText>
        </w:r>
        <w:r>
          <w:rPr>
            <w:noProof/>
            <w:webHidden/>
          </w:rPr>
        </w:r>
        <w:r>
          <w:rPr>
            <w:noProof/>
            <w:webHidden/>
          </w:rPr>
          <w:fldChar w:fldCharType="separate"/>
        </w:r>
        <w:r>
          <w:rPr>
            <w:noProof/>
            <w:webHidden/>
          </w:rPr>
          <w:t>56</w:t>
        </w:r>
        <w:r>
          <w:rPr>
            <w:noProof/>
            <w:webHidden/>
          </w:rPr>
          <w:fldChar w:fldCharType="end"/>
        </w:r>
      </w:hyperlink>
    </w:p>
    <w:p w14:paraId="6433A5AA" w14:textId="30675D4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4" w:history="1">
        <w:r w:rsidRPr="00932EFB">
          <w:rPr>
            <w:rStyle w:val="Hyperlink"/>
            <w:rFonts w:cs="Arial"/>
            <w:noProof/>
          </w:rPr>
          <w:t>6.9.3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_Toc94634494 \h </w:instrText>
        </w:r>
        <w:r>
          <w:rPr>
            <w:noProof/>
            <w:webHidden/>
          </w:rPr>
        </w:r>
        <w:r>
          <w:rPr>
            <w:noProof/>
            <w:webHidden/>
          </w:rPr>
          <w:fldChar w:fldCharType="separate"/>
        </w:r>
        <w:r>
          <w:rPr>
            <w:noProof/>
            <w:webHidden/>
          </w:rPr>
          <w:t>56</w:t>
        </w:r>
        <w:r>
          <w:rPr>
            <w:noProof/>
            <w:webHidden/>
          </w:rPr>
          <w:fldChar w:fldCharType="end"/>
        </w:r>
      </w:hyperlink>
    </w:p>
    <w:p w14:paraId="2C675515" w14:textId="1C33290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5" w:history="1">
        <w:r w:rsidRPr="00932EFB">
          <w:rPr>
            <w:rStyle w:val="Hyperlink"/>
            <w:rFonts w:cs="Arial"/>
            <w:noProof/>
          </w:rPr>
          <w:t>6.9.4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_Toc94634495 \h </w:instrText>
        </w:r>
        <w:r>
          <w:rPr>
            <w:noProof/>
            <w:webHidden/>
          </w:rPr>
        </w:r>
        <w:r>
          <w:rPr>
            <w:noProof/>
            <w:webHidden/>
          </w:rPr>
          <w:fldChar w:fldCharType="separate"/>
        </w:r>
        <w:r>
          <w:rPr>
            <w:noProof/>
            <w:webHidden/>
          </w:rPr>
          <w:t>56</w:t>
        </w:r>
        <w:r>
          <w:rPr>
            <w:noProof/>
            <w:webHidden/>
          </w:rPr>
          <w:fldChar w:fldCharType="end"/>
        </w:r>
      </w:hyperlink>
    </w:p>
    <w:p w14:paraId="1337D6CE" w14:textId="44BBACC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6" w:history="1">
        <w:r w:rsidRPr="00932EFB">
          <w:rPr>
            <w:rStyle w:val="Hyperlink"/>
            <w:rFonts w:cs="Arial"/>
            <w:noProof/>
          </w:rPr>
          <w:t>6.9.5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_Toc94634496 \h </w:instrText>
        </w:r>
        <w:r>
          <w:rPr>
            <w:noProof/>
            <w:webHidden/>
          </w:rPr>
        </w:r>
        <w:r>
          <w:rPr>
            <w:noProof/>
            <w:webHidden/>
          </w:rPr>
          <w:fldChar w:fldCharType="separate"/>
        </w:r>
        <w:r>
          <w:rPr>
            <w:noProof/>
            <w:webHidden/>
          </w:rPr>
          <w:t>56</w:t>
        </w:r>
        <w:r>
          <w:rPr>
            <w:noProof/>
            <w:webHidden/>
          </w:rPr>
          <w:fldChar w:fldCharType="end"/>
        </w:r>
      </w:hyperlink>
    </w:p>
    <w:p w14:paraId="60385DF2" w14:textId="1C402B0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7" w:history="1">
        <w:r w:rsidRPr="00932EFB">
          <w:rPr>
            <w:rStyle w:val="Hyperlink"/>
            <w:rFonts w:cs="Arial"/>
            <w:noProof/>
          </w:rPr>
          <w:t>6.9.6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_Toc94634497 \h </w:instrText>
        </w:r>
        <w:r>
          <w:rPr>
            <w:noProof/>
            <w:webHidden/>
          </w:rPr>
        </w:r>
        <w:r>
          <w:rPr>
            <w:noProof/>
            <w:webHidden/>
          </w:rPr>
          <w:fldChar w:fldCharType="separate"/>
        </w:r>
        <w:r>
          <w:rPr>
            <w:noProof/>
            <w:webHidden/>
          </w:rPr>
          <w:t>56</w:t>
        </w:r>
        <w:r>
          <w:rPr>
            <w:noProof/>
            <w:webHidden/>
          </w:rPr>
          <w:fldChar w:fldCharType="end"/>
        </w:r>
      </w:hyperlink>
    </w:p>
    <w:p w14:paraId="6D790732" w14:textId="483C588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8" w:history="1">
        <w:r w:rsidRPr="00932EFB">
          <w:rPr>
            <w:rStyle w:val="Hyperlink"/>
            <w:rFonts w:cs="Arial"/>
            <w:noProof/>
          </w:rPr>
          <w:t>6.9.7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_Toc94634498 \h </w:instrText>
        </w:r>
        <w:r>
          <w:rPr>
            <w:noProof/>
            <w:webHidden/>
          </w:rPr>
        </w:r>
        <w:r>
          <w:rPr>
            <w:noProof/>
            <w:webHidden/>
          </w:rPr>
          <w:fldChar w:fldCharType="separate"/>
        </w:r>
        <w:r>
          <w:rPr>
            <w:noProof/>
            <w:webHidden/>
          </w:rPr>
          <w:t>57</w:t>
        </w:r>
        <w:r>
          <w:rPr>
            <w:noProof/>
            <w:webHidden/>
          </w:rPr>
          <w:fldChar w:fldCharType="end"/>
        </w:r>
      </w:hyperlink>
    </w:p>
    <w:p w14:paraId="5715F3C9" w14:textId="1251FFA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99" w:history="1">
        <w:r w:rsidRPr="00932EFB">
          <w:rPr>
            <w:rStyle w:val="Hyperlink"/>
            <w:rFonts w:cs="Arial"/>
            <w:noProof/>
          </w:rPr>
          <w:t>6.9.7.1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_Toc94634499 \h </w:instrText>
        </w:r>
        <w:r>
          <w:rPr>
            <w:noProof/>
            <w:webHidden/>
          </w:rPr>
        </w:r>
        <w:r>
          <w:rPr>
            <w:noProof/>
            <w:webHidden/>
          </w:rPr>
          <w:fldChar w:fldCharType="separate"/>
        </w:r>
        <w:r>
          <w:rPr>
            <w:noProof/>
            <w:webHidden/>
          </w:rPr>
          <w:t>57</w:t>
        </w:r>
        <w:r>
          <w:rPr>
            <w:noProof/>
            <w:webHidden/>
          </w:rPr>
          <w:fldChar w:fldCharType="end"/>
        </w:r>
      </w:hyperlink>
    </w:p>
    <w:p w14:paraId="00365225" w14:textId="7DA320D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0" w:history="1">
        <w:r w:rsidRPr="00932EFB">
          <w:rPr>
            <w:rStyle w:val="Hyperlink"/>
            <w:rFonts w:cs="Arial"/>
            <w:noProof/>
          </w:rPr>
          <w:t>6.9.7.2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_Toc94634500 \h </w:instrText>
        </w:r>
        <w:r>
          <w:rPr>
            <w:noProof/>
            <w:webHidden/>
          </w:rPr>
        </w:r>
        <w:r>
          <w:rPr>
            <w:noProof/>
            <w:webHidden/>
          </w:rPr>
          <w:fldChar w:fldCharType="separate"/>
        </w:r>
        <w:r>
          <w:rPr>
            <w:noProof/>
            <w:webHidden/>
          </w:rPr>
          <w:t>57</w:t>
        </w:r>
        <w:r>
          <w:rPr>
            <w:noProof/>
            <w:webHidden/>
          </w:rPr>
          <w:fldChar w:fldCharType="end"/>
        </w:r>
      </w:hyperlink>
    </w:p>
    <w:p w14:paraId="3EFA0D0A" w14:textId="0EDD51C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1" w:history="1">
        <w:r w:rsidRPr="00932EFB">
          <w:rPr>
            <w:rStyle w:val="Hyperlink"/>
            <w:rFonts w:cs="Arial"/>
            <w:noProof/>
          </w:rPr>
          <w:t>6.9.7.3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_Toc94634501 \h </w:instrText>
        </w:r>
        <w:r>
          <w:rPr>
            <w:noProof/>
            <w:webHidden/>
          </w:rPr>
        </w:r>
        <w:r>
          <w:rPr>
            <w:noProof/>
            <w:webHidden/>
          </w:rPr>
          <w:fldChar w:fldCharType="separate"/>
        </w:r>
        <w:r>
          <w:rPr>
            <w:noProof/>
            <w:webHidden/>
          </w:rPr>
          <w:t>57</w:t>
        </w:r>
        <w:r>
          <w:rPr>
            <w:noProof/>
            <w:webHidden/>
          </w:rPr>
          <w:fldChar w:fldCharType="end"/>
        </w:r>
      </w:hyperlink>
    </w:p>
    <w:p w14:paraId="19D309EF" w14:textId="657BDE1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2" w:history="1">
        <w:r w:rsidRPr="00932EFB">
          <w:rPr>
            <w:rStyle w:val="Hyperlink"/>
            <w:rFonts w:cs="Arial"/>
            <w:noProof/>
          </w:rPr>
          <w:t>6.9.7.4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_Toc94634502 \h </w:instrText>
        </w:r>
        <w:r>
          <w:rPr>
            <w:noProof/>
            <w:webHidden/>
          </w:rPr>
        </w:r>
        <w:r>
          <w:rPr>
            <w:noProof/>
            <w:webHidden/>
          </w:rPr>
          <w:fldChar w:fldCharType="separate"/>
        </w:r>
        <w:r>
          <w:rPr>
            <w:noProof/>
            <w:webHidden/>
          </w:rPr>
          <w:t>57</w:t>
        </w:r>
        <w:r>
          <w:rPr>
            <w:noProof/>
            <w:webHidden/>
          </w:rPr>
          <w:fldChar w:fldCharType="end"/>
        </w:r>
      </w:hyperlink>
    </w:p>
    <w:p w14:paraId="5030DAC2" w14:textId="508CAF8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3" w:history="1">
        <w:r w:rsidRPr="00932EFB">
          <w:rPr>
            <w:rStyle w:val="Hyperlink"/>
            <w:rFonts w:cs="Arial"/>
            <w:noProof/>
          </w:rPr>
          <w:t>6.9.7.5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_Toc94634503 \h </w:instrText>
        </w:r>
        <w:r>
          <w:rPr>
            <w:noProof/>
            <w:webHidden/>
          </w:rPr>
        </w:r>
        <w:r>
          <w:rPr>
            <w:noProof/>
            <w:webHidden/>
          </w:rPr>
          <w:fldChar w:fldCharType="separate"/>
        </w:r>
        <w:r>
          <w:rPr>
            <w:noProof/>
            <w:webHidden/>
          </w:rPr>
          <w:t>57</w:t>
        </w:r>
        <w:r>
          <w:rPr>
            <w:noProof/>
            <w:webHidden/>
          </w:rPr>
          <w:fldChar w:fldCharType="end"/>
        </w:r>
      </w:hyperlink>
    </w:p>
    <w:p w14:paraId="7D452282" w14:textId="48138F3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4" w:history="1">
        <w:r w:rsidRPr="00932EFB">
          <w:rPr>
            <w:rStyle w:val="Hyperlink"/>
            <w:rFonts w:cs="Arial"/>
            <w:noProof/>
          </w:rPr>
          <w:t>6.9.7.6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_Toc94634504 \h </w:instrText>
        </w:r>
        <w:r>
          <w:rPr>
            <w:noProof/>
            <w:webHidden/>
          </w:rPr>
        </w:r>
        <w:r>
          <w:rPr>
            <w:noProof/>
            <w:webHidden/>
          </w:rPr>
          <w:fldChar w:fldCharType="separate"/>
        </w:r>
        <w:r>
          <w:rPr>
            <w:noProof/>
            <w:webHidden/>
          </w:rPr>
          <w:t>58</w:t>
        </w:r>
        <w:r>
          <w:rPr>
            <w:noProof/>
            <w:webHidden/>
          </w:rPr>
          <w:fldChar w:fldCharType="end"/>
        </w:r>
      </w:hyperlink>
    </w:p>
    <w:p w14:paraId="6049D3DB" w14:textId="7A888CE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5" w:history="1">
        <w:r w:rsidRPr="00932EFB">
          <w:rPr>
            <w:rStyle w:val="Hyperlink"/>
            <w:rFonts w:cs="Arial"/>
            <w:noProof/>
          </w:rPr>
          <w:t>6.9.7.7</w:t>
        </w:r>
        <w:r>
          <w:rPr>
            <w:rFonts w:asciiTheme="minorHAnsi" w:eastAsiaTheme="minorEastAsia" w:hAnsiTheme="minorHAnsi" w:cstheme="minorBidi"/>
            <w:noProof/>
          </w:rPr>
          <w:tab/>
        </w:r>
        <w:r w:rsidRPr="00932EFB">
          <w:rPr>
            <w:rStyle w:val="Hyperlink"/>
            <w:rFonts w:cs="Arial"/>
            <w:noProof/>
          </w:rPr>
          <w:t>Alternate Flow-6</w:t>
        </w:r>
        <w:r>
          <w:rPr>
            <w:noProof/>
            <w:webHidden/>
          </w:rPr>
          <w:tab/>
        </w:r>
        <w:r>
          <w:rPr>
            <w:noProof/>
            <w:webHidden/>
          </w:rPr>
          <w:fldChar w:fldCharType="begin"/>
        </w:r>
        <w:r>
          <w:rPr>
            <w:noProof/>
            <w:webHidden/>
          </w:rPr>
          <w:instrText xml:space="preserve"> PAGEREF _Toc94634505 \h </w:instrText>
        </w:r>
        <w:r>
          <w:rPr>
            <w:noProof/>
            <w:webHidden/>
          </w:rPr>
        </w:r>
        <w:r>
          <w:rPr>
            <w:noProof/>
            <w:webHidden/>
          </w:rPr>
          <w:fldChar w:fldCharType="separate"/>
        </w:r>
        <w:r>
          <w:rPr>
            <w:noProof/>
            <w:webHidden/>
          </w:rPr>
          <w:t>58</w:t>
        </w:r>
        <w:r>
          <w:rPr>
            <w:noProof/>
            <w:webHidden/>
          </w:rPr>
          <w:fldChar w:fldCharType="end"/>
        </w:r>
      </w:hyperlink>
    </w:p>
    <w:p w14:paraId="0B515181" w14:textId="2906311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6" w:history="1">
        <w:r w:rsidRPr="00932EFB">
          <w:rPr>
            <w:rStyle w:val="Hyperlink"/>
            <w:rFonts w:cs="Arial"/>
            <w:noProof/>
          </w:rPr>
          <w:t>6.9.7.8</w:t>
        </w:r>
        <w:r>
          <w:rPr>
            <w:rFonts w:asciiTheme="minorHAnsi" w:eastAsiaTheme="minorEastAsia" w:hAnsiTheme="minorHAnsi" w:cstheme="minorBidi"/>
            <w:noProof/>
          </w:rPr>
          <w:tab/>
        </w:r>
        <w:r w:rsidRPr="00932EFB">
          <w:rPr>
            <w:rStyle w:val="Hyperlink"/>
            <w:rFonts w:cs="Arial"/>
            <w:noProof/>
          </w:rPr>
          <w:t>Alternate Flow-7</w:t>
        </w:r>
        <w:r>
          <w:rPr>
            <w:noProof/>
            <w:webHidden/>
          </w:rPr>
          <w:tab/>
        </w:r>
        <w:r>
          <w:rPr>
            <w:noProof/>
            <w:webHidden/>
          </w:rPr>
          <w:fldChar w:fldCharType="begin"/>
        </w:r>
        <w:r>
          <w:rPr>
            <w:noProof/>
            <w:webHidden/>
          </w:rPr>
          <w:instrText xml:space="preserve"> PAGEREF _Toc94634506 \h </w:instrText>
        </w:r>
        <w:r>
          <w:rPr>
            <w:noProof/>
            <w:webHidden/>
          </w:rPr>
        </w:r>
        <w:r>
          <w:rPr>
            <w:noProof/>
            <w:webHidden/>
          </w:rPr>
          <w:fldChar w:fldCharType="separate"/>
        </w:r>
        <w:r>
          <w:rPr>
            <w:noProof/>
            <w:webHidden/>
          </w:rPr>
          <w:t>58</w:t>
        </w:r>
        <w:r>
          <w:rPr>
            <w:noProof/>
            <w:webHidden/>
          </w:rPr>
          <w:fldChar w:fldCharType="end"/>
        </w:r>
      </w:hyperlink>
    </w:p>
    <w:p w14:paraId="49B06647" w14:textId="33A057F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7" w:history="1">
        <w:r w:rsidRPr="00932EFB">
          <w:rPr>
            <w:rStyle w:val="Hyperlink"/>
            <w:rFonts w:cs="Arial"/>
            <w:noProof/>
          </w:rPr>
          <w:t>6.9.7.9</w:t>
        </w:r>
        <w:r>
          <w:rPr>
            <w:rFonts w:asciiTheme="minorHAnsi" w:eastAsiaTheme="minorEastAsia" w:hAnsiTheme="minorHAnsi" w:cstheme="minorBidi"/>
            <w:noProof/>
          </w:rPr>
          <w:tab/>
        </w:r>
        <w:r w:rsidRPr="00932EFB">
          <w:rPr>
            <w:rStyle w:val="Hyperlink"/>
            <w:rFonts w:cs="Arial"/>
            <w:noProof/>
          </w:rPr>
          <w:t>Alternate Flow-8</w:t>
        </w:r>
        <w:r>
          <w:rPr>
            <w:noProof/>
            <w:webHidden/>
          </w:rPr>
          <w:tab/>
        </w:r>
        <w:r>
          <w:rPr>
            <w:noProof/>
            <w:webHidden/>
          </w:rPr>
          <w:fldChar w:fldCharType="begin"/>
        </w:r>
        <w:r>
          <w:rPr>
            <w:noProof/>
            <w:webHidden/>
          </w:rPr>
          <w:instrText xml:space="preserve"> PAGEREF _Toc94634507 \h </w:instrText>
        </w:r>
        <w:r>
          <w:rPr>
            <w:noProof/>
            <w:webHidden/>
          </w:rPr>
        </w:r>
        <w:r>
          <w:rPr>
            <w:noProof/>
            <w:webHidden/>
          </w:rPr>
          <w:fldChar w:fldCharType="separate"/>
        </w:r>
        <w:r>
          <w:rPr>
            <w:noProof/>
            <w:webHidden/>
          </w:rPr>
          <w:t>58</w:t>
        </w:r>
        <w:r>
          <w:rPr>
            <w:noProof/>
            <w:webHidden/>
          </w:rPr>
          <w:fldChar w:fldCharType="end"/>
        </w:r>
      </w:hyperlink>
    </w:p>
    <w:p w14:paraId="0F509646" w14:textId="2CEE4C6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8" w:history="1">
        <w:r w:rsidRPr="00932EFB">
          <w:rPr>
            <w:rStyle w:val="Hyperlink"/>
            <w:rFonts w:cs="Arial"/>
            <w:noProof/>
          </w:rPr>
          <w:t>6.9.7.10</w:t>
        </w:r>
        <w:r>
          <w:rPr>
            <w:rFonts w:asciiTheme="minorHAnsi" w:eastAsiaTheme="minorEastAsia" w:hAnsiTheme="minorHAnsi" w:cstheme="minorBidi"/>
            <w:noProof/>
          </w:rPr>
          <w:tab/>
        </w:r>
        <w:r w:rsidRPr="00932EFB">
          <w:rPr>
            <w:rStyle w:val="Hyperlink"/>
            <w:rFonts w:cs="Arial"/>
            <w:noProof/>
          </w:rPr>
          <w:t>Alternate Flow-9</w:t>
        </w:r>
        <w:r>
          <w:rPr>
            <w:noProof/>
            <w:webHidden/>
          </w:rPr>
          <w:tab/>
        </w:r>
        <w:r>
          <w:rPr>
            <w:noProof/>
            <w:webHidden/>
          </w:rPr>
          <w:fldChar w:fldCharType="begin"/>
        </w:r>
        <w:r>
          <w:rPr>
            <w:noProof/>
            <w:webHidden/>
          </w:rPr>
          <w:instrText xml:space="preserve"> PAGEREF _Toc94634508 \h </w:instrText>
        </w:r>
        <w:r>
          <w:rPr>
            <w:noProof/>
            <w:webHidden/>
          </w:rPr>
        </w:r>
        <w:r>
          <w:rPr>
            <w:noProof/>
            <w:webHidden/>
          </w:rPr>
          <w:fldChar w:fldCharType="separate"/>
        </w:r>
        <w:r>
          <w:rPr>
            <w:noProof/>
            <w:webHidden/>
          </w:rPr>
          <w:t>58</w:t>
        </w:r>
        <w:r>
          <w:rPr>
            <w:noProof/>
            <w:webHidden/>
          </w:rPr>
          <w:fldChar w:fldCharType="end"/>
        </w:r>
      </w:hyperlink>
    </w:p>
    <w:p w14:paraId="21A1C529" w14:textId="7365A00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09" w:history="1">
        <w:r w:rsidRPr="00932EFB">
          <w:rPr>
            <w:rStyle w:val="Hyperlink"/>
            <w:rFonts w:cs="Arial"/>
            <w:noProof/>
          </w:rPr>
          <w:t>6.9.8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_Toc94634509 \h </w:instrText>
        </w:r>
        <w:r>
          <w:rPr>
            <w:noProof/>
            <w:webHidden/>
          </w:rPr>
        </w:r>
        <w:r>
          <w:rPr>
            <w:noProof/>
            <w:webHidden/>
          </w:rPr>
          <w:fldChar w:fldCharType="separate"/>
        </w:r>
        <w:r>
          <w:rPr>
            <w:noProof/>
            <w:webHidden/>
          </w:rPr>
          <w:t>59</w:t>
        </w:r>
        <w:r>
          <w:rPr>
            <w:noProof/>
            <w:webHidden/>
          </w:rPr>
          <w:fldChar w:fldCharType="end"/>
        </w:r>
      </w:hyperlink>
    </w:p>
    <w:p w14:paraId="5615858B" w14:textId="566B52B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0" w:history="1">
        <w:r w:rsidRPr="00932EFB">
          <w:rPr>
            <w:rStyle w:val="Hyperlink"/>
            <w:rFonts w:cs="Arial"/>
            <w:noProof/>
          </w:rPr>
          <w:t>6.9.9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_Toc94634510 \h </w:instrText>
        </w:r>
        <w:r>
          <w:rPr>
            <w:noProof/>
            <w:webHidden/>
          </w:rPr>
        </w:r>
        <w:r>
          <w:rPr>
            <w:noProof/>
            <w:webHidden/>
          </w:rPr>
          <w:fldChar w:fldCharType="separate"/>
        </w:r>
        <w:r>
          <w:rPr>
            <w:noProof/>
            <w:webHidden/>
          </w:rPr>
          <w:t>59</w:t>
        </w:r>
        <w:r>
          <w:rPr>
            <w:noProof/>
            <w:webHidden/>
          </w:rPr>
          <w:fldChar w:fldCharType="end"/>
        </w:r>
      </w:hyperlink>
    </w:p>
    <w:p w14:paraId="12B1028F" w14:textId="5E38714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1" w:history="1">
        <w:r w:rsidRPr="00932EFB">
          <w:rPr>
            <w:rStyle w:val="Hyperlink"/>
            <w:rFonts w:cs="Arial"/>
            <w:noProof/>
          </w:rPr>
          <w:t>6.9.10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_Toc94634511 \h </w:instrText>
        </w:r>
        <w:r>
          <w:rPr>
            <w:noProof/>
            <w:webHidden/>
          </w:rPr>
        </w:r>
        <w:r>
          <w:rPr>
            <w:noProof/>
            <w:webHidden/>
          </w:rPr>
          <w:fldChar w:fldCharType="separate"/>
        </w:r>
        <w:r>
          <w:rPr>
            <w:noProof/>
            <w:webHidden/>
          </w:rPr>
          <w:t>63</w:t>
        </w:r>
        <w:r>
          <w:rPr>
            <w:noProof/>
            <w:webHidden/>
          </w:rPr>
          <w:fldChar w:fldCharType="end"/>
        </w:r>
      </w:hyperlink>
    </w:p>
    <w:p w14:paraId="2BBBF25B" w14:textId="48E9B7C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2" w:history="1">
        <w:r w:rsidRPr="00932EFB">
          <w:rPr>
            <w:rStyle w:val="Hyperlink"/>
            <w:rFonts w:cs="Arial"/>
            <w:noProof/>
          </w:rPr>
          <w:t>6.9.11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_Toc94634512 \h </w:instrText>
        </w:r>
        <w:r>
          <w:rPr>
            <w:noProof/>
            <w:webHidden/>
          </w:rPr>
        </w:r>
        <w:r>
          <w:rPr>
            <w:noProof/>
            <w:webHidden/>
          </w:rPr>
          <w:fldChar w:fldCharType="separate"/>
        </w:r>
        <w:r>
          <w:rPr>
            <w:noProof/>
            <w:webHidden/>
          </w:rPr>
          <w:t>63</w:t>
        </w:r>
        <w:r>
          <w:rPr>
            <w:noProof/>
            <w:webHidden/>
          </w:rPr>
          <w:fldChar w:fldCharType="end"/>
        </w:r>
      </w:hyperlink>
    </w:p>
    <w:p w14:paraId="644D4EB2" w14:textId="04E4877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3" w:history="1">
        <w:r w:rsidRPr="00932EFB">
          <w:rPr>
            <w:rStyle w:val="Hyperlink"/>
            <w:rFonts w:cs="Arial"/>
            <w:noProof/>
          </w:rPr>
          <w:t>6.9.12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_Toc94634513 \h </w:instrText>
        </w:r>
        <w:r>
          <w:rPr>
            <w:noProof/>
            <w:webHidden/>
          </w:rPr>
        </w:r>
        <w:r>
          <w:rPr>
            <w:noProof/>
            <w:webHidden/>
          </w:rPr>
          <w:fldChar w:fldCharType="separate"/>
        </w:r>
        <w:r>
          <w:rPr>
            <w:noProof/>
            <w:webHidden/>
          </w:rPr>
          <w:t>63</w:t>
        </w:r>
        <w:r>
          <w:rPr>
            <w:noProof/>
            <w:webHidden/>
          </w:rPr>
          <w:fldChar w:fldCharType="end"/>
        </w:r>
      </w:hyperlink>
    </w:p>
    <w:p w14:paraId="04D0E101" w14:textId="05BBED79" w:rsidR="00BE2B94" w:rsidRDefault="00BE2B94">
      <w:pPr>
        <w:pStyle w:val="TOC2"/>
        <w:tabs>
          <w:tab w:val="left" w:pos="880"/>
          <w:tab w:val="right" w:leader="dot" w:pos="9350"/>
        </w:tabs>
        <w:rPr>
          <w:rFonts w:asciiTheme="minorHAnsi" w:eastAsiaTheme="minorEastAsia" w:hAnsiTheme="minorHAnsi" w:cstheme="minorBidi"/>
          <w:noProof/>
        </w:rPr>
      </w:pPr>
      <w:hyperlink w:anchor="_Toc94634514" w:history="1">
        <w:r w:rsidRPr="00932EFB">
          <w:rPr>
            <w:rStyle w:val="Hyperlink"/>
            <w:noProof/>
          </w:rPr>
          <w:t>6.10</w:t>
        </w:r>
        <w:r>
          <w:rPr>
            <w:rFonts w:asciiTheme="minorHAnsi" w:eastAsiaTheme="minorEastAsia" w:hAnsiTheme="minorHAnsi" w:cstheme="minorBidi"/>
            <w:noProof/>
          </w:rPr>
          <w:tab/>
        </w:r>
        <w:r w:rsidRPr="00932EFB">
          <w:rPr>
            <w:rStyle w:val="Hyperlink"/>
            <w:noProof/>
          </w:rPr>
          <w:t>Use Case Id: UC-10 MassHealth Aid Category Determination</w:t>
        </w:r>
        <w:r>
          <w:rPr>
            <w:noProof/>
            <w:webHidden/>
          </w:rPr>
          <w:tab/>
        </w:r>
        <w:r>
          <w:rPr>
            <w:noProof/>
            <w:webHidden/>
          </w:rPr>
          <w:fldChar w:fldCharType="begin"/>
        </w:r>
        <w:r>
          <w:rPr>
            <w:noProof/>
            <w:webHidden/>
          </w:rPr>
          <w:instrText xml:space="preserve"> PAGEREF _Toc94634514 \h </w:instrText>
        </w:r>
        <w:r>
          <w:rPr>
            <w:noProof/>
            <w:webHidden/>
          </w:rPr>
        </w:r>
        <w:r>
          <w:rPr>
            <w:noProof/>
            <w:webHidden/>
          </w:rPr>
          <w:fldChar w:fldCharType="separate"/>
        </w:r>
        <w:r>
          <w:rPr>
            <w:noProof/>
            <w:webHidden/>
          </w:rPr>
          <w:t>64</w:t>
        </w:r>
        <w:r>
          <w:rPr>
            <w:noProof/>
            <w:webHidden/>
          </w:rPr>
          <w:fldChar w:fldCharType="end"/>
        </w:r>
      </w:hyperlink>
    </w:p>
    <w:p w14:paraId="5C548AC6" w14:textId="1DC094D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5" w:history="1">
        <w:r w:rsidRPr="00932EFB">
          <w:rPr>
            <w:rStyle w:val="Hyperlink"/>
            <w:rFonts w:cs="Arial"/>
            <w:noProof/>
          </w:rPr>
          <w:t>6.10.1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_Toc94634515 \h </w:instrText>
        </w:r>
        <w:r>
          <w:rPr>
            <w:noProof/>
            <w:webHidden/>
          </w:rPr>
        </w:r>
        <w:r>
          <w:rPr>
            <w:noProof/>
            <w:webHidden/>
          </w:rPr>
          <w:fldChar w:fldCharType="separate"/>
        </w:r>
        <w:r>
          <w:rPr>
            <w:noProof/>
            <w:webHidden/>
          </w:rPr>
          <w:t>64</w:t>
        </w:r>
        <w:r>
          <w:rPr>
            <w:noProof/>
            <w:webHidden/>
          </w:rPr>
          <w:fldChar w:fldCharType="end"/>
        </w:r>
      </w:hyperlink>
    </w:p>
    <w:p w14:paraId="325CBC9A" w14:textId="493DBB0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6" w:history="1">
        <w:r w:rsidRPr="00932EFB">
          <w:rPr>
            <w:rStyle w:val="Hyperlink"/>
            <w:rFonts w:cs="Arial"/>
            <w:noProof/>
          </w:rPr>
          <w:t>6.10.2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_Toc94634516 \h </w:instrText>
        </w:r>
        <w:r>
          <w:rPr>
            <w:noProof/>
            <w:webHidden/>
          </w:rPr>
        </w:r>
        <w:r>
          <w:rPr>
            <w:noProof/>
            <w:webHidden/>
          </w:rPr>
          <w:fldChar w:fldCharType="separate"/>
        </w:r>
        <w:r>
          <w:rPr>
            <w:noProof/>
            <w:webHidden/>
          </w:rPr>
          <w:t>64</w:t>
        </w:r>
        <w:r>
          <w:rPr>
            <w:noProof/>
            <w:webHidden/>
          </w:rPr>
          <w:fldChar w:fldCharType="end"/>
        </w:r>
      </w:hyperlink>
    </w:p>
    <w:p w14:paraId="2ABC1E4A" w14:textId="2923B9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7" w:history="1">
        <w:r w:rsidRPr="00932EFB">
          <w:rPr>
            <w:rStyle w:val="Hyperlink"/>
            <w:rFonts w:cs="Arial"/>
            <w:noProof/>
          </w:rPr>
          <w:t>6.10.3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_Toc94634517 \h </w:instrText>
        </w:r>
        <w:r>
          <w:rPr>
            <w:noProof/>
            <w:webHidden/>
          </w:rPr>
        </w:r>
        <w:r>
          <w:rPr>
            <w:noProof/>
            <w:webHidden/>
          </w:rPr>
          <w:fldChar w:fldCharType="separate"/>
        </w:r>
        <w:r>
          <w:rPr>
            <w:noProof/>
            <w:webHidden/>
          </w:rPr>
          <w:t>64</w:t>
        </w:r>
        <w:r>
          <w:rPr>
            <w:noProof/>
            <w:webHidden/>
          </w:rPr>
          <w:fldChar w:fldCharType="end"/>
        </w:r>
      </w:hyperlink>
    </w:p>
    <w:p w14:paraId="0DE2B528" w14:textId="7610728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8" w:history="1">
        <w:r w:rsidRPr="00932EFB">
          <w:rPr>
            <w:rStyle w:val="Hyperlink"/>
            <w:rFonts w:cs="Arial"/>
            <w:noProof/>
          </w:rPr>
          <w:t>6.10.4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_Toc94634518 \h </w:instrText>
        </w:r>
        <w:r>
          <w:rPr>
            <w:noProof/>
            <w:webHidden/>
          </w:rPr>
        </w:r>
        <w:r>
          <w:rPr>
            <w:noProof/>
            <w:webHidden/>
          </w:rPr>
          <w:fldChar w:fldCharType="separate"/>
        </w:r>
        <w:r>
          <w:rPr>
            <w:noProof/>
            <w:webHidden/>
          </w:rPr>
          <w:t>64</w:t>
        </w:r>
        <w:r>
          <w:rPr>
            <w:noProof/>
            <w:webHidden/>
          </w:rPr>
          <w:fldChar w:fldCharType="end"/>
        </w:r>
      </w:hyperlink>
    </w:p>
    <w:p w14:paraId="4D4C82D1" w14:textId="7C4B2F8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9" w:history="1">
        <w:r w:rsidRPr="00932EFB">
          <w:rPr>
            <w:rStyle w:val="Hyperlink"/>
            <w:rFonts w:cs="Arial"/>
            <w:noProof/>
          </w:rPr>
          <w:t>6.10.5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_Toc94634519 \h </w:instrText>
        </w:r>
        <w:r>
          <w:rPr>
            <w:noProof/>
            <w:webHidden/>
          </w:rPr>
        </w:r>
        <w:r>
          <w:rPr>
            <w:noProof/>
            <w:webHidden/>
          </w:rPr>
          <w:fldChar w:fldCharType="separate"/>
        </w:r>
        <w:r>
          <w:rPr>
            <w:noProof/>
            <w:webHidden/>
          </w:rPr>
          <w:t>64</w:t>
        </w:r>
        <w:r>
          <w:rPr>
            <w:noProof/>
            <w:webHidden/>
          </w:rPr>
          <w:fldChar w:fldCharType="end"/>
        </w:r>
      </w:hyperlink>
    </w:p>
    <w:p w14:paraId="0B436A1D" w14:textId="4774B85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20" w:history="1">
        <w:r w:rsidRPr="00932EFB">
          <w:rPr>
            <w:rStyle w:val="Hyperlink"/>
            <w:rFonts w:cs="Arial"/>
            <w:noProof/>
          </w:rPr>
          <w:t>6.10.6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_Toc94634520 \h </w:instrText>
        </w:r>
        <w:r>
          <w:rPr>
            <w:noProof/>
            <w:webHidden/>
          </w:rPr>
        </w:r>
        <w:r>
          <w:rPr>
            <w:noProof/>
            <w:webHidden/>
          </w:rPr>
          <w:fldChar w:fldCharType="separate"/>
        </w:r>
        <w:r>
          <w:rPr>
            <w:noProof/>
            <w:webHidden/>
          </w:rPr>
          <w:t>64</w:t>
        </w:r>
        <w:r>
          <w:rPr>
            <w:noProof/>
            <w:webHidden/>
          </w:rPr>
          <w:fldChar w:fldCharType="end"/>
        </w:r>
      </w:hyperlink>
    </w:p>
    <w:p w14:paraId="344A9A60" w14:textId="02F858A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21" w:history="1">
        <w:r w:rsidRPr="00932EFB">
          <w:rPr>
            <w:rStyle w:val="Hyperlink"/>
            <w:rFonts w:cs="Arial"/>
            <w:noProof/>
          </w:rPr>
          <w:t>6.10.7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_Toc94634521 \h </w:instrText>
        </w:r>
        <w:r>
          <w:rPr>
            <w:noProof/>
            <w:webHidden/>
          </w:rPr>
        </w:r>
        <w:r>
          <w:rPr>
            <w:noProof/>
            <w:webHidden/>
          </w:rPr>
          <w:fldChar w:fldCharType="separate"/>
        </w:r>
        <w:r>
          <w:rPr>
            <w:noProof/>
            <w:webHidden/>
          </w:rPr>
          <w:t>65</w:t>
        </w:r>
        <w:r>
          <w:rPr>
            <w:noProof/>
            <w:webHidden/>
          </w:rPr>
          <w:fldChar w:fldCharType="end"/>
        </w:r>
      </w:hyperlink>
    </w:p>
    <w:p w14:paraId="2D11256D" w14:textId="1C92254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22" w:history="1">
        <w:r w:rsidRPr="00932EFB">
          <w:rPr>
            <w:rStyle w:val="Hyperlink"/>
            <w:rFonts w:cs="Arial"/>
            <w:noProof/>
          </w:rPr>
          <w:t>6.10.7.1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_Toc94634522 \h </w:instrText>
        </w:r>
        <w:r>
          <w:rPr>
            <w:noProof/>
            <w:webHidden/>
          </w:rPr>
        </w:r>
        <w:r>
          <w:rPr>
            <w:noProof/>
            <w:webHidden/>
          </w:rPr>
          <w:fldChar w:fldCharType="separate"/>
        </w:r>
        <w:r>
          <w:rPr>
            <w:noProof/>
            <w:webHidden/>
          </w:rPr>
          <w:t>65</w:t>
        </w:r>
        <w:r>
          <w:rPr>
            <w:noProof/>
            <w:webHidden/>
          </w:rPr>
          <w:fldChar w:fldCharType="end"/>
        </w:r>
      </w:hyperlink>
    </w:p>
    <w:p w14:paraId="05D58431" w14:textId="682D51D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23" w:history="1">
        <w:r w:rsidRPr="00932EFB">
          <w:rPr>
            <w:rStyle w:val="Hyperlink"/>
            <w:rFonts w:cs="Arial"/>
            <w:noProof/>
          </w:rPr>
          <w:t>6.10.7.2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_Toc94634523 \h </w:instrText>
        </w:r>
        <w:r>
          <w:rPr>
            <w:noProof/>
            <w:webHidden/>
          </w:rPr>
        </w:r>
        <w:r>
          <w:rPr>
            <w:noProof/>
            <w:webHidden/>
          </w:rPr>
          <w:fldChar w:fldCharType="separate"/>
        </w:r>
        <w:r>
          <w:rPr>
            <w:noProof/>
            <w:webHidden/>
          </w:rPr>
          <w:t>65</w:t>
        </w:r>
        <w:r>
          <w:rPr>
            <w:noProof/>
            <w:webHidden/>
          </w:rPr>
          <w:fldChar w:fldCharType="end"/>
        </w:r>
      </w:hyperlink>
    </w:p>
    <w:p w14:paraId="6B3D0B1D" w14:textId="1CA05E4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24" w:history="1">
        <w:r w:rsidRPr="00932EFB">
          <w:rPr>
            <w:rStyle w:val="Hyperlink"/>
            <w:rFonts w:cs="Arial"/>
            <w:noProof/>
          </w:rPr>
          <w:t>6.10.8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_Toc94634524 \h </w:instrText>
        </w:r>
        <w:r>
          <w:rPr>
            <w:noProof/>
            <w:webHidden/>
          </w:rPr>
        </w:r>
        <w:r>
          <w:rPr>
            <w:noProof/>
            <w:webHidden/>
          </w:rPr>
          <w:fldChar w:fldCharType="separate"/>
        </w:r>
        <w:r>
          <w:rPr>
            <w:noProof/>
            <w:webHidden/>
          </w:rPr>
          <w:t>65</w:t>
        </w:r>
        <w:r>
          <w:rPr>
            <w:noProof/>
            <w:webHidden/>
          </w:rPr>
          <w:fldChar w:fldCharType="end"/>
        </w:r>
      </w:hyperlink>
    </w:p>
    <w:p w14:paraId="1FE04409" w14:textId="6B2BBD1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25" w:history="1">
        <w:r w:rsidRPr="00932EFB">
          <w:rPr>
            <w:rStyle w:val="Hyperlink"/>
            <w:rFonts w:cs="Arial"/>
            <w:noProof/>
          </w:rPr>
          <w:t>6.10.9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_Toc94634525 \h </w:instrText>
        </w:r>
        <w:r>
          <w:rPr>
            <w:noProof/>
            <w:webHidden/>
          </w:rPr>
        </w:r>
        <w:r>
          <w:rPr>
            <w:noProof/>
            <w:webHidden/>
          </w:rPr>
          <w:fldChar w:fldCharType="separate"/>
        </w:r>
        <w:r>
          <w:rPr>
            <w:noProof/>
            <w:webHidden/>
          </w:rPr>
          <w:t>65</w:t>
        </w:r>
        <w:r>
          <w:rPr>
            <w:noProof/>
            <w:webHidden/>
          </w:rPr>
          <w:fldChar w:fldCharType="end"/>
        </w:r>
      </w:hyperlink>
    </w:p>
    <w:p w14:paraId="799EC157" w14:textId="72065E9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26" w:history="1">
        <w:r w:rsidRPr="00932EFB">
          <w:rPr>
            <w:rStyle w:val="Hyperlink"/>
            <w:rFonts w:cs="Arial"/>
            <w:noProof/>
          </w:rPr>
          <w:t>6.10.10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_Toc94634526 \h </w:instrText>
        </w:r>
        <w:r>
          <w:rPr>
            <w:noProof/>
            <w:webHidden/>
          </w:rPr>
        </w:r>
        <w:r>
          <w:rPr>
            <w:noProof/>
            <w:webHidden/>
          </w:rPr>
          <w:fldChar w:fldCharType="separate"/>
        </w:r>
        <w:r>
          <w:rPr>
            <w:noProof/>
            <w:webHidden/>
          </w:rPr>
          <w:t>65</w:t>
        </w:r>
        <w:r>
          <w:rPr>
            <w:noProof/>
            <w:webHidden/>
          </w:rPr>
          <w:fldChar w:fldCharType="end"/>
        </w:r>
      </w:hyperlink>
    </w:p>
    <w:p w14:paraId="5A6C3006" w14:textId="35CE0E5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27" w:history="1">
        <w:r w:rsidRPr="00932EFB">
          <w:rPr>
            <w:rStyle w:val="Hyperlink"/>
            <w:rFonts w:cs="Arial"/>
            <w:noProof/>
          </w:rPr>
          <w:t>6.10.11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_Toc94634527 \h </w:instrText>
        </w:r>
        <w:r>
          <w:rPr>
            <w:noProof/>
            <w:webHidden/>
          </w:rPr>
        </w:r>
        <w:r>
          <w:rPr>
            <w:noProof/>
            <w:webHidden/>
          </w:rPr>
          <w:fldChar w:fldCharType="separate"/>
        </w:r>
        <w:r>
          <w:rPr>
            <w:noProof/>
            <w:webHidden/>
          </w:rPr>
          <w:t>65</w:t>
        </w:r>
        <w:r>
          <w:rPr>
            <w:noProof/>
            <w:webHidden/>
          </w:rPr>
          <w:fldChar w:fldCharType="end"/>
        </w:r>
      </w:hyperlink>
    </w:p>
    <w:p w14:paraId="037B351E" w14:textId="35CE6B8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28" w:history="1">
        <w:r w:rsidRPr="00932EFB">
          <w:rPr>
            <w:rStyle w:val="Hyperlink"/>
            <w:rFonts w:cs="Arial"/>
            <w:noProof/>
          </w:rPr>
          <w:t>6.10.12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_Toc94634528 \h </w:instrText>
        </w:r>
        <w:r>
          <w:rPr>
            <w:noProof/>
            <w:webHidden/>
          </w:rPr>
        </w:r>
        <w:r>
          <w:rPr>
            <w:noProof/>
            <w:webHidden/>
          </w:rPr>
          <w:fldChar w:fldCharType="separate"/>
        </w:r>
        <w:r>
          <w:rPr>
            <w:noProof/>
            <w:webHidden/>
          </w:rPr>
          <w:t>66</w:t>
        </w:r>
        <w:r>
          <w:rPr>
            <w:noProof/>
            <w:webHidden/>
          </w:rPr>
          <w:fldChar w:fldCharType="end"/>
        </w:r>
      </w:hyperlink>
    </w:p>
    <w:p w14:paraId="28B178B2" w14:textId="5DF8BF55" w:rsidR="00BE2B94" w:rsidRDefault="00BE2B94">
      <w:pPr>
        <w:pStyle w:val="TOC2"/>
        <w:tabs>
          <w:tab w:val="left" w:pos="880"/>
          <w:tab w:val="right" w:leader="dot" w:pos="9350"/>
        </w:tabs>
        <w:rPr>
          <w:rFonts w:asciiTheme="minorHAnsi" w:eastAsiaTheme="minorEastAsia" w:hAnsiTheme="minorHAnsi" w:cstheme="minorBidi"/>
          <w:noProof/>
        </w:rPr>
      </w:pPr>
      <w:hyperlink w:anchor="_Toc94634529" w:history="1">
        <w:r w:rsidRPr="00932EFB">
          <w:rPr>
            <w:rStyle w:val="Hyperlink"/>
            <w:noProof/>
          </w:rPr>
          <w:t>6.11</w:t>
        </w:r>
        <w:r>
          <w:rPr>
            <w:rFonts w:asciiTheme="minorHAnsi" w:eastAsiaTheme="minorEastAsia" w:hAnsiTheme="minorHAnsi" w:cstheme="minorBidi"/>
            <w:noProof/>
          </w:rPr>
          <w:tab/>
        </w:r>
        <w:r w:rsidRPr="00932EFB">
          <w:rPr>
            <w:rStyle w:val="Hyperlink"/>
            <w:noProof/>
          </w:rPr>
          <w:t>Use Case Id: UC-11 MassHealth Provisional Eligibility Determination rules</w:t>
        </w:r>
        <w:r>
          <w:rPr>
            <w:noProof/>
            <w:webHidden/>
          </w:rPr>
          <w:tab/>
        </w:r>
        <w:r>
          <w:rPr>
            <w:noProof/>
            <w:webHidden/>
          </w:rPr>
          <w:fldChar w:fldCharType="begin"/>
        </w:r>
        <w:r>
          <w:rPr>
            <w:noProof/>
            <w:webHidden/>
          </w:rPr>
          <w:instrText xml:space="preserve"> PAGEREF _Toc94634529 \h </w:instrText>
        </w:r>
        <w:r>
          <w:rPr>
            <w:noProof/>
            <w:webHidden/>
          </w:rPr>
        </w:r>
        <w:r>
          <w:rPr>
            <w:noProof/>
            <w:webHidden/>
          </w:rPr>
          <w:fldChar w:fldCharType="separate"/>
        </w:r>
        <w:r>
          <w:rPr>
            <w:noProof/>
            <w:webHidden/>
          </w:rPr>
          <w:t>67</w:t>
        </w:r>
        <w:r>
          <w:rPr>
            <w:noProof/>
            <w:webHidden/>
          </w:rPr>
          <w:fldChar w:fldCharType="end"/>
        </w:r>
      </w:hyperlink>
    </w:p>
    <w:p w14:paraId="3B70125E" w14:textId="37C3F1D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0" w:history="1">
        <w:r w:rsidRPr="00932EFB">
          <w:rPr>
            <w:rStyle w:val="Hyperlink"/>
            <w:rFonts w:cs="Arial"/>
            <w:noProof/>
          </w:rPr>
          <w:t>6.11.1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_Toc94634530 \h </w:instrText>
        </w:r>
        <w:r>
          <w:rPr>
            <w:noProof/>
            <w:webHidden/>
          </w:rPr>
        </w:r>
        <w:r>
          <w:rPr>
            <w:noProof/>
            <w:webHidden/>
          </w:rPr>
          <w:fldChar w:fldCharType="separate"/>
        </w:r>
        <w:r>
          <w:rPr>
            <w:noProof/>
            <w:webHidden/>
          </w:rPr>
          <w:t>67</w:t>
        </w:r>
        <w:r>
          <w:rPr>
            <w:noProof/>
            <w:webHidden/>
          </w:rPr>
          <w:fldChar w:fldCharType="end"/>
        </w:r>
      </w:hyperlink>
    </w:p>
    <w:p w14:paraId="557D617C" w14:textId="00D7B00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1" w:history="1">
        <w:r w:rsidRPr="00932EFB">
          <w:rPr>
            <w:rStyle w:val="Hyperlink"/>
            <w:rFonts w:cs="Arial"/>
            <w:noProof/>
          </w:rPr>
          <w:t>6.11.2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_Toc94634531 \h </w:instrText>
        </w:r>
        <w:r>
          <w:rPr>
            <w:noProof/>
            <w:webHidden/>
          </w:rPr>
        </w:r>
        <w:r>
          <w:rPr>
            <w:noProof/>
            <w:webHidden/>
          </w:rPr>
          <w:fldChar w:fldCharType="separate"/>
        </w:r>
        <w:r>
          <w:rPr>
            <w:noProof/>
            <w:webHidden/>
          </w:rPr>
          <w:t>67</w:t>
        </w:r>
        <w:r>
          <w:rPr>
            <w:noProof/>
            <w:webHidden/>
          </w:rPr>
          <w:fldChar w:fldCharType="end"/>
        </w:r>
      </w:hyperlink>
    </w:p>
    <w:p w14:paraId="4611BADF" w14:textId="66F50C7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2" w:history="1">
        <w:r w:rsidRPr="00932EFB">
          <w:rPr>
            <w:rStyle w:val="Hyperlink"/>
            <w:rFonts w:cs="Arial"/>
            <w:noProof/>
          </w:rPr>
          <w:t>6.11.3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_Toc94634532 \h </w:instrText>
        </w:r>
        <w:r>
          <w:rPr>
            <w:noProof/>
            <w:webHidden/>
          </w:rPr>
        </w:r>
        <w:r>
          <w:rPr>
            <w:noProof/>
            <w:webHidden/>
          </w:rPr>
          <w:fldChar w:fldCharType="separate"/>
        </w:r>
        <w:r>
          <w:rPr>
            <w:noProof/>
            <w:webHidden/>
          </w:rPr>
          <w:t>67</w:t>
        </w:r>
        <w:r>
          <w:rPr>
            <w:noProof/>
            <w:webHidden/>
          </w:rPr>
          <w:fldChar w:fldCharType="end"/>
        </w:r>
      </w:hyperlink>
    </w:p>
    <w:p w14:paraId="313ADB46" w14:textId="741941B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3" w:history="1">
        <w:r w:rsidRPr="00932EFB">
          <w:rPr>
            <w:rStyle w:val="Hyperlink"/>
            <w:rFonts w:cs="Arial"/>
            <w:noProof/>
          </w:rPr>
          <w:t>6.11.4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_Toc94634533 \h </w:instrText>
        </w:r>
        <w:r>
          <w:rPr>
            <w:noProof/>
            <w:webHidden/>
          </w:rPr>
        </w:r>
        <w:r>
          <w:rPr>
            <w:noProof/>
            <w:webHidden/>
          </w:rPr>
          <w:fldChar w:fldCharType="separate"/>
        </w:r>
        <w:r>
          <w:rPr>
            <w:noProof/>
            <w:webHidden/>
          </w:rPr>
          <w:t>67</w:t>
        </w:r>
        <w:r>
          <w:rPr>
            <w:noProof/>
            <w:webHidden/>
          </w:rPr>
          <w:fldChar w:fldCharType="end"/>
        </w:r>
      </w:hyperlink>
    </w:p>
    <w:p w14:paraId="39FAD33D" w14:textId="546DB9A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4" w:history="1">
        <w:r w:rsidRPr="00932EFB">
          <w:rPr>
            <w:rStyle w:val="Hyperlink"/>
            <w:rFonts w:cs="Arial"/>
            <w:noProof/>
          </w:rPr>
          <w:t>6.11.5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_Toc94634534 \h </w:instrText>
        </w:r>
        <w:r>
          <w:rPr>
            <w:noProof/>
            <w:webHidden/>
          </w:rPr>
        </w:r>
        <w:r>
          <w:rPr>
            <w:noProof/>
            <w:webHidden/>
          </w:rPr>
          <w:fldChar w:fldCharType="separate"/>
        </w:r>
        <w:r>
          <w:rPr>
            <w:noProof/>
            <w:webHidden/>
          </w:rPr>
          <w:t>67</w:t>
        </w:r>
        <w:r>
          <w:rPr>
            <w:noProof/>
            <w:webHidden/>
          </w:rPr>
          <w:fldChar w:fldCharType="end"/>
        </w:r>
      </w:hyperlink>
    </w:p>
    <w:p w14:paraId="66869796" w14:textId="5D839EF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5" w:history="1">
        <w:r w:rsidRPr="00932EFB">
          <w:rPr>
            <w:rStyle w:val="Hyperlink"/>
            <w:rFonts w:cs="Arial"/>
            <w:noProof/>
          </w:rPr>
          <w:t>6.11.6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_Toc94634535 \h </w:instrText>
        </w:r>
        <w:r>
          <w:rPr>
            <w:noProof/>
            <w:webHidden/>
          </w:rPr>
        </w:r>
        <w:r>
          <w:rPr>
            <w:noProof/>
            <w:webHidden/>
          </w:rPr>
          <w:fldChar w:fldCharType="separate"/>
        </w:r>
        <w:r>
          <w:rPr>
            <w:noProof/>
            <w:webHidden/>
          </w:rPr>
          <w:t>67</w:t>
        </w:r>
        <w:r>
          <w:rPr>
            <w:noProof/>
            <w:webHidden/>
          </w:rPr>
          <w:fldChar w:fldCharType="end"/>
        </w:r>
      </w:hyperlink>
    </w:p>
    <w:p w14:paraId="547239D2" w14:textId="6A8D89A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6" w:history="1">
        <w:r w:rsidRPr="00932EFB">
          <w:rPr>
            <w:rStyle w:val="Hyperlink"/>
            <w:rFonts w:cs="Arial"/>
            <w:noProof/>
          </w:rPr>
          <w:t>6.11.7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_Toc94634536 \h </w:instrText>
        </w:r>
        <w:r>
          <w:rPr>
            <w:noProof/>
            <w:webHidden/>
          </w:rPr>
        </w:r>
        <w:r>
          <w:rPr>
            <w:noProof/>
            <w:webHidden/>
          </w:rPr>
          <w:fldChar w:fldCharType="separate"/>
        </w:r>
        <w:r>
          <w:rPr>
            <w:noProof/>
            <w:webHidden/>
          </w:rPr>
          <w:t>67</w:t>
        </w:r>
        <w:r>
          <w:rPr>
            <w:noProof/>
            <w:webHidden/>
          </w:rPr>
          <w:fldChar w:fldCharType="end"/>
        </w:r>
      </w:hyperlink>
    </w:p>
    <w:p w14:paraId="3D210F72" w14:textId="7D789C2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37" w:history="1">
        <w:r w:rsidRPr="00932EFB">
          <w:rPr>
            <w:rStyle w:val="Hyperlink"/>
            <w:rFonts w:cs="Arial"/>
            <w:noProof/>
          </w:rPr>
          <w:t>6.11.7.1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_Toc94634537 \h </w:instrText>
        </w:r>
        <w:r>
          <w:rPr>
            <w:noProof/>
            <w:webHidden/>
          </w:rPr>
        </w:r>
        <w:r>
          <w:rPr>
            <w:noProof/>
            <w:webHidden/>
          </w:rPr>
          <w:fldChar w:fldCharType="separate"/>
        </w:r>
        <w:r>
          <w:rPr>
            <w:noProof/>
            <w:webHidden/>
          </w:rPr>
          <w:t>68</w:t>
        </w:r>
        <w:r>
          <w:rPr>
            <w:noProof/>
            <w:webHidden/>
          </w:rPr>
          <w:fldChar w:fldCharType="end"/>
        </w:r>
      </w:hyperlink>
    </w:p>
    <w:p w14:paraId="385A604E" w14:textId="77744B2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38" w:history="1">
        <w:r w:rsidRPr="00932EFB">
          <w:rPr>
            <w:rStyle w:val="Hyperlink"/>
            <w:rFonts w:cs="Arial"/>
            <w:noProof/>
          </w:rPr>
          <w:t>6.11.7.2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_Toc94634538 \h </w:instrText>
        </w:r>
        <w:r>
          <w:rPr>
            <w:noProof/>
            <w:webHidden/>
          </w:rPr>
        </w:r>
        <w:r>
          <w:rPr>
            <w:noProof/>
            <w:webHidden/>
          </w:rPr>
          <w:fldChar w:fldCharType="separate"/>
        </w:r>
        <w:r>
          <w:rPr>
            <w:noProof/>
            <w:webHidden/>
          </w:rPr>
          <w:t>68</w:t>
        </w:r>
        <w:r>
          <w:rPr>
            <w:noProof/>
            <w:webHidden/>
          </w:rPr>
          <w:fldChar w:fldCharType="end"/>
        </w:r>
      </w:hyperlink>
    </w:p>
    <w:p w14:paraId="7E2D6CA5" w14:textId="0A37663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39" w:history="1">
        <w:r w:rsidRPr="00932EFB">
          <w:rPr>
            <w:rStyle w:val="Hyperlink"/>
            <w:rFonts w:cs="Arial"/>
            <w:noProof/>
          </w:rPr>
          <w:t>6.11.7.3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_Toc94634539 \h </w:instrText>
        </w:r>
        <w:r>
          <w:rPr>
            <w:noProof/>
            <w:webHidden/>
          </w:rPr>
        </w:r>
        <w:r>
          <w:rPr>
            <w:noProof/>
            <w:webHidden/>
          </w:rPr>
          <w:fldChar w:fldCharType="separate"/>
        </w:r>
        <w:r>
          <w:rPr>
            <w:noProof/>
            <w:webHidden/>
          </w:rPr>
          <w:t>68</w:t>
        </w:r>
        <w:r>
          <w:rPr>
            <w:noProof/>
            <w:webHidden/>
          </w:rPr>
          <w:fldChar w:fldCharType="end"/>
        </w:r>
      </w:hyperlink>
    </w:p>
    <w:p w14:paraId="2FADEDC1" w14:textId="5F2D9BE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40" w:history="1">
        <w:r w:rsidRPr="00932EFB">
          <w:rPr>
            <w:rStyle w:val="Hyperlink"/>
            <w:rFonts w:cs="Arial"/>
            <w:noProof/>
          </w:rPr>
          <w:t>6.11.7.4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_Toc94634540 \h </w:instrText>
        </w:r>
        <w:r>
          <w:rPr>
            <w:noProof/>
            <w:webHidden/>
          </w:rPr>
        </w:r>
        <w:r>
          <w:rPr>
            <w:noProof/>
            <w:webHidden/>
          </w:rPr>
          <w:fldChar w:fldCharType="separate"/>
        </w:r>
        <w:r>
          <w:rPr>
            <w:noProof/>
            <w:webHidden/>
          </w:rPr>
          <w:t>68</w:t>
        </w:r>
        <w:r>
          <w:rPr>
            <w:noProof/>
            <w:webHidden/>
          </w:rPr>
          <w:fldChar w:fldCharType="end"/>
        </w:r>
      </w:hyperlink>
    </w:p>
    <w:p w14:paraId="3E86C9AC" w14:textId="5EB7240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41" w:history="1">
        <w:r w:rsidRPr="00932EFB">
          <w:rPr>
            <w:rStyle w:val="Hyperlink"/>
            <w:rFonts w:cs="Arial"/>
            <w:noProof/>
          </w:rPr>
          <w:t>6.11.8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_Toc94634541 \h </w:instrText>
        </w:r>
        <w:r>
          <w:rPr>
            <w:noProof/>
            <w:webHidden/>
          </w:rPr>
        </w:r>
        <w:r>
          <w:rPr>
            <w:noProof/>
            <w:webHidden/>
          </w:rPr>
          <w:fldChar w:fldCharType="separate"/>
        </w:r>
        <w:r>
          <w:rPr>
            <w:noProof/>
            <w:webHidden/>
          </w:rPr>
          <w:t>68</w:t>
        </w:r>
        <w:r>
          <w:rPr>
            <w:noProof/>
            <w:webHidden/>
          </w:rPr>
          <w:fldChar w:fldCharType="end"/>
        </w:r>
      </w:hyperlink>
    </w:p>
    <w:p w14:paraId="53F3AD0A" w14:textId="74689CA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42" w:history="1">
        <w:r w:rsidRPr="00932EFB">
          <w:rPr>
            <w:rStyle w:val="Hyperlink"/>
            <w:rFonts w:cs="Arial"/>
            <w:noProof/>
          </w:rPr>
          <w:t>6.11.9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_Toc94634542 \h </w:instrText>
        </w:r>
        <w:r>
          <w:rPr>
            <w:noProof/>
            <w:webHidden/>
          </w:rPr>
        </w:r>
        <w:r>
          <w:rPr>
            <w:noProof/>
            <w:webHidden/>
          </w:rPr>
          <w:fldChar w:fldCharType="separate"/>
        </w:r>
        <w:r>
          <w:rPr>
            <w:noProof/>
            <w:webHidden/>
          </w:rPr>
          <w:t>68</w:t>
        </w:r>
        <w:r>
          <w:rPr>
            <w:noProof/>
            <w:webHidden/>
          </w:rPr>
          <w:fldChar w:fldCharType="end"/>
        </w:r>
      </w:hyperlink>
    </w:p>
    <w:p w14:paraId="46424581" w14:textId="0B3BFC2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43" w:history="1">
        <w:r w:rsidRPr="00932EFB">
          <w:rPr>
            <w:rStyle w:val="Hyperlink"/>
            <w:rFonts w:cs="Arial"/>
            <w:noProof/>
          </w:rPr>
          <w:t>6.11.10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_Toc94634543 \h </w:instrText>
        </w:r>
        <w:r>
          <w:rPr>
            <w:noProof/>
            <w:webHidden/>
          </w:rPr>
        </w:r>
        <w:r>
          <w:rPr>
            <w:noProof/>
            <w:webHidden/>
          </w:rPr>
          <w:fldChar w:fldCharType="separate"/>
        </w:r>
        <w:r>
          <w:rPr>
            <w:noProof/>
            <w:webHidden/>
          </w:rPr>
          <w:t>70</w:t>
        </w:r>
        <w:r>
          <w:rPr>
            <w:noProof/>
            <w:webHidden/>
          </w:rPr>
          <w:fldChar w:fldCharType="end"/>
        </w:r>
      </w:hyperlink>
    </w:p>
    <w:p w14:paraId="77713CC7" w14:textId="5E18A50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44" w:history="1">
        <w:r w:rsidRPr="00932EFB">
          <w:rPr>
            <w:rStyle w:val="Hyperlink"/>
            <w:rFonts w:cs="Arial"/>
            <w:noProof/>
          </w:rPr>
          <w:t>6.11.11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_Toc94634544 \h </w:instrText>
        </w:r>
        <w:r>
          <w:rPr>
            <w:noProof/>
            <w:webHidden/>
          </w:rPr>
        </w:r>
        <w:r>
          <w:rPr>
            <w:noProof/>
            <w:webHidden/>
          </w:rPr>
          <w:fldChar w:fldCharType="separate"/>
        </w:r>
        <w:r>
          <w:rPr>
            <w:noProof/>
            <w:webHidden/>
          </w:rPr>
          <w:t>70</w:t>
        </w:r>
        <w:r>
          <w:rPr>
            <w:noProof/>
            <w:webHidden/>
          </w:rPr>
          <w:fldChar w:fldCharType="end"/>
        </w:r>
      </w:hyperlink>
    </w:p>
    <w:p w14:paraId="4E35931B" w14:textId="3CE31B8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45" w:history="1">
        <w:r w:rsidRPr="00932EFB">
          <w:rPr>
            <w:rStyle w:val="Hyperlink"/>
            <w:rFonts w:cs="Arial"/>
            <w:noProof/>
          </w:rPr>
          <w:t>6.11.12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_Toc94634545 \h </w:instrText>
        </w:r>
        <w:r>
          <w:rPr>
            <w:noProof/>
            <w:webHidden/>
          </w:rPr>
        </w:r>
        <w:r>
          <w:rPr>
            <w:noProof/>
            <w:webHidden/>
          </w:rPr>
          <w:fldChar w:fldCharType="separate"/>
        </w:r>
        <w:r>
          <w:rPr>
            <w:noProof/>
            <w:webHidden/>
          </w:rPr>
          <w:t>70</w:t>
        </w:r>
        <w:r>
          <w:rPr>
            <w:noProof/>
            <w:webHidden/>
          </w:rPr>
          <w:fldChar w:fldCharType="end"/>
        </w:r>
      </w:hyperlink>
    </w:p>
    <w:p w14:paraId="7859538A" w14:textId="403464ED" w:rsidR="00BE2B94" w:rsidRDefault="00BE2B94">
      <w:pPr>
        <w:pStyle w:val="TOC2"/>
        <w:tabs>
          <w:tab w:val="left" w:pos="880"/>
          <w:tab w:val="right" w:leader="dot" w:pos="9350"/>
        </w:tabs>
        <w:rPr>
          <w:rFonts w:asciiTheme="minorHAnsi" w:eastAsiaTheme="minorEastAsia" w:hAnsiTheme="minorHAnsi" w:cstheme="minorBidi"/>
          <w:noProof/>
        </w:rPr>
      </w:pPr>
      <w:hyperlink w:anchor="_Toc94634546" w:history="1">
        <w:r w:rsidRPr="00932EFB">
          <w:rPr>
            <w:rStyle w:val="Hyperlink"/>
            <w:noProof/>
          </w:rPr>
          <w:t>6.12</w:t>
        </w:r>
        <w:r>
          <w:rPr>
            <w:rFonts w:asciiTheme="minorHAnsi" w:eastAsiaTheme="minorEastAsia" w:hAnsiTheme="minorHAnsi" w:cstheme="minorBidi"/>
            <w:noProof/>
          </w:rPr>
          <w:tab/>
        </w:r>
        <w:r w:rsidRPr="00932EFB">
          <w:rPr>
            <w:rStyle w:val="Hyperlink"/>
            <w:noProof/>
          </w:rPr>
          <w:t>Use Case Id: UC-12 Rules to Identify Excluded population from MH pend</w:t>
        </w:r>
        <w:r>
          <w:rPr>
            <w:noProof/>
            <w:webHidden/>
          </w:rPr>
          <w:tab/>
        </w:r>
        <w:r>
          <w:rPr>
            <w:noProof/>
            <w:webHidden/>
          </w:rPr>
          <w:fldChar w:fldCharType="begin"/>
        </w:r>
        <w:r>
          <w:rPr>
            <w:noProof/>
            <w:webHidden/>
          </w:rPr>
          <w:instrText xml:space="preserve"> PAGEREF _Toc94634546 \h </w:instrText>
        </w:r>
        <w:r>
          <w:rPr>
            <w:noProof/>
            <w:webHidden/>
          </w:rPr>
        </w:r>
        <w:r>
          <w:rPr>
            <w:noProof/>
            <w:webHidden/>
          </w:rPr>
          <w:fldChar w:fldCharType="separate"/>
        </w:r>
        <w:r>
          <w:rPr>
            <w:noProof/>
            <w:webHidden/>
          </w:rPr>
          <w:t>72</w:t>
        </w:r>
        <w:r>
          <w:rPr>
            <w:noProof/>
            <w:webHidden/>
          </w:rPr>
          <w:fldChar w:fldCharType="end"/>
        </w:r>
      </w:hyperlink>
    </w:p>
    <w:p w14:paraId="15E6C215" w14:textId="759E16E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47" w:history="1">
        <w:r w:rsidRPr="00932EFB">
          <w:rPr>
            <w:rStyle w:val="Hyperlink"/>
            <w:rFonts w:cs="Arial"/>
            <w:noProof/>
          </w:rPr>
          <w:t>6.12.1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_Toc94634547 \h </w:instrText>
        </w:r>
        <w:r>
          <w:rPr>
            <w:noProof/>
            <w:webHidden/>
          </w:rPr>
        </w:r>
        <w:r>
          <w:rPr>
            <w:noProof/>
            <w:webHidden/>
          </w:rPr>
          <w:fldChar w:fldCharType="separate"/>
        </w:r>
        <w:r>
          <w:rPr>
            <w:noProof/>
            <w:webHidden/>
          </w:rPr>
          <w:t>72</w:t>
        </w:r>
        <w:r>
          <w:rPr>
            <w:noProof/>
            <w:webHidden/>
          </w:rPr>
          <w:fldChar w:fldCharType="end"/>
        </w:r>
      </w:hyperlink>
    </w:p>
    <w:p w14:paraId="50B0574D" w14:textId="137EE88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48" w:history="1">
        <w:r w:rsidRPr="00932EFB">
          <w:rPr>
            <w:rStyle w:val="Hyperlink"/>
            <w:rFonts w:cs="Arial"/>
            <w:noProof/>
          </w:rPr>
          <w:t>6.12.2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_Toc94634548 \h </w:instrText>
        </w:r>
        <w:r>
          <w:rPr>
            <w:noProof/>
            <w:webHidden/>
          </w:rPr>
        </w:r>
        <w:r>
          <w:rPr>
            <w:noProof/>
            <w:webHidden/>
          </w:rPr>
          <w:fldChar w:fldCharType="separate"/>
        </w:r>
        <w:r>
          <w:rPr>
            <w:noProof/>
            <w:webHidden/>
          </w:rPr>
          <w:t>72</w:t>
        </w:r>
        <w:r>
          <w:rPr>
            <w:noProof/>
            <w:webHidden/>
          </w:rPr>
          <w:fldChar w:fldCharType="end"/>
        </w:r>
      </w:hyperlink>
    </w:p>
    <w:p w14:paraId="1811FD3E" w14:textId="2C622B3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49" w:history="1">
        <w:r w:rsidRPr="00932EFB">
          <w:rPr>
            <w:rStyle w:val="Hyperlink"/>
            <w:rFonts w:cs="Arial"/>
            <w:noProof/>
          </w:rPr>
          <w:t>6.12.3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_Toc94634549 \h </w:instrText>
        </w:r>
        <w:r>
          <w:rPr>
            <w:noProof/>
            <w:webHidden/>
          </w:rPr>
        </w:r>
        <w:r>
          <w:rPr>
            <w:noProof/>
            <w:webHidden/>
          </w:rPr>
          <w:fldChar w:fldCharType="separate"/>
        </w:r>
        <w:r>
          <w:rPr>
            <w:noProof/>
            <w:webHidden/>
          </w:rPr>
          <w:t>72</w:t>
        </w:r>
        <w:r>
          <w:rPr>
            <w:noProof/>
            <w:webHidden/>
          </w:rPr>
          <w:fldChar w:fldCharType="end"/>
        </w:r>
      </w:hyperlink>
    </w:p>
    <w:p w14:paraId="052CE5F4" w14:textId="06580E3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0" w:history="1">
        <w:r w:rsidRPr="00932EFB">
          <w:rPr>
            <w:rStyle w:val="Hyperlink"/>
            <w:rFonts w:cs="Arial"/>
            <w:noProof/>
          </w:rPr>
          <w:t>6.12.4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_Toc94634550 \h </w:instrText>
        </w:r>
        <w:r>
          <w:rPr>
            <w:noProof/>
            <w:webHidden/>
          </w:rPr>
        </w:r>
        <w:r>
          <w:rPr>
            <w:noProof/>
            <w:webHidden/>
          </w:rPr>
          <w:fldChar w:fldCharType="separate"/>
        </w:r>
        <w:r>
          <w:rPr>
            <w:noProof/>
            <w:webHidden/>
          </w:rPr>
          <w:t>72</w:t>
        </w:r>
        <w:r>
          <w:rPr>
            <w:noProof/>
            <w:webHidden/>
          </w:rPr>
          <w:fldChar w:fldCharType="end"/>
        </w:r>
      </w:hyperlink>
    </w:p>
    <w:p w14:paraId="267E7E7C" w14:textId="4F40883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1" w:history="1">
        <w:r w:rsidRPr="00932EFB">
          <w:rPr>
            <w:rStyle w:val="Hyperlink"/>
            <w:rFonts w:cs="Arial"/>
            <w:noProof/>
          </w:rPr>
          <w:t>6.12.5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_Toc94634551 \h </w:instrText>
        </w:r>
        <w:r>
          <w:rPr>
            <w:noProof/>
            <w:webHidden/>
          </w:rPr>
        </w:r>
        <w:r>
          <w:rPr>
            <w:noProof/>
            <w:webHidden/>
          </w:rPr>
          <w:fldChar w:fldCharType="separate"/>
        </w:r>
        <w:r>
          <w:rPr>
            <w:noProof/>
            <w:webHidden/>
          </w:rPr>
          <w:t>72</w:t>
        </w:r>
        <w:r>
          <w:rPr>
            <w:noProof/>
            <w:webHidden/>
          </w:rPr>
          <w:fldChar w:fldCharType="end"/>
        </w:r>
      </w:hyperlink>
    </w:p>
    <w:p w14:paraId="5DC72167" w14:textId="6A4144D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2" w:history="1">
        <w:r w:rsidRPr="00932EFB">
          <w:rPr>
            <w:rStyle w:val="Hyperlink"/>
            <w:rFonts w:cs="Arial"/>
            <w:noProof/>
          </w:rPr>
          <w:t>6.12.6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_Toc94634552 \h </w:instrText>
        </w:r>
        <w:r>
          <w:rPr>
            <w:noProof/>
            <w:webHidden/>
          </w:rPr>
        </w:r>
        <w:r>
          <w:rPr>
            <w:noProof/>
            <w:webHidden/>
          </w:rPr>
          <w:fldChar w:fldCharType="separate"/>
        </w:r>
        <w:r>
          <w:rPr>
            <w:noProof/>
            <w:webHidden/>
          </w:rPr>
          <w:t>72</w:t>
        </w:r>
        <w:r>
          <w:rPr>
            <w:noProof/>
            <w:webHidden/>
          </w:rPr>
          <w:fldChar w:fldCharType="end"/>
        </w:r>
      </w:hyperlink>
    </w:p>
    <w:p w14:paraId="3B595BC3" w14:textId="2EE1058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3" w:history="1">
        <w:r w:rsidRPr="00932EFB">
          <w:rPr>
            <w:rStyle w:val="Hyperlink"/>
            <w:rFonts w:cs="Arial"/>
            <w:noProof/>
          </w:rPr>
          <w:t>6.12.7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_Toc94634553 \h </w:instrText>
        </w:r>
        <w:r>
          <w:rPr>
            <w:noProof/>
            <w:webHidden/>
          </w:rPr>
        </w:r>
        <w:r>
          <w:rPr>
            <w:noProof/>
            <w:webHidden/>
          </w:rPr>
          <w:fldChar w:fldCharType="separate"/>
        </w:r>
        <w:r>
          <w:rPr>
            <w:noProof/>
            <w:webHidden/>
          </w:rPr>
          <w:t>73</w:t>
        </w:r>
        <w:r>
          <w:rPr>
            <w:noProof/>
            <w:webHidden/>
          </w:rPr>
          <w:fldChar w:fldCharType="end"/>
        </w:r>
      </w:hyperlink>
    </w:p>
    <w:p w14:paraId="6E221E88" w14:textId="75736FB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54" w:history="1">
        <w:r w:rsidRPr="00932EFB">
          <w:rPr>
            <w:rStyle w:val="Hyperlink"/>
            <w:rFonts w:cs="Arial"/>
            <w:noProof/>
          </w:rPr>
          <w:t>6.12.7.1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_Toc94634554 \h </w:instrText>
        </w:r>
        <w:r>
          <w:rPr>
            <w:noProof/>
            <w:webHidden/>
          </w:rPr>
        </w:r>
        <w:r>
          <w:rPr>
            <w:noProof/>
            <w:webHidden/>
          </w:rPr>
          <w:fldChar w:fldCharType="separate"/>
        </w:r>
        <w:r>
          <w:rPr>
            <w:noProof/>
            <w:webHidden/>
          </w:rPr>
          <w:t>73</w:t>
        </w:r>
        <w:r>
          <w:rPr>
            <w:noProof/>
            <w:webHidden/>
          </w:rPr>
          <w:fldChar w:fldCharType="end"/>
        </w:r>
      </w:hyperlink>
    </w:p>
    <w:p w14:paraId="2DFA2751" w14:textId="12A06A4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55" w:history="1">
        <w:r w:rsidRPr="00932EFB">
          <w:rPr>
            <w:rStyle w:val="Hyperlink"/>
            <w:rFonts w:cs="Arial"/>
            <w:noProof/>
          </w:rPr>
          <w:t>6.12.7.2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_Toc94634555 \h </w:instrText>
        </w:r>
        <w:r>
          <w:rPr>
            <w:noProof/>
            <w:webHidden/>
          </w:rPr>
        </w:r>
        <w:r>
          <w:rPr>
            <w:noProof/>
            <w:webHidden/>
          </w:rPr>
          <w:fldChar w:fldCharType="separate"/>
        </w:r>
        <w:r>
          <w:rPr>
            <w:noProof/>
            <w:webHidden/>
          </w:rPr>
          <w:t>73</w:t>
        </w:r>
        <w:r>
          <w:rPr>
            <w:noProof/>
            <w:webHidden/>
          </w:rPr>
          <w:fldChar w:fldCharType="end"/>
        </w:r>
      </w:hyperlink>
    </w:p>
    <w:p w14:paraId="70C31515" w14:textId="0DC19CD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6" w:history="1">
        <w:r w:rsidRPr="00932EFB">
          <w:rPr>
            <w:rStyle w:val="Hyperlink"/>
            <w:rFonts w:cs="Arial"/>
            <w:noProof/>
          </w:rPr>
          <w:t>6.12.8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_Toc94634556 \h </w:instrText>
        </w:r>
        <w:r>
          <w:rPr>
            <w:noProof/>
            <w:webHidden/>
          </w:rPr>
        </w:r>
        <w:r>
          <w:rPr>
            <w:noProof/>
            <w:webHidden/>
          </w:rPr>
          <w:fldChar w:fldCharType="separate"/>
        </w:r>
        <w:r>
          <w:rPr>
            <w:noProof/>
            <w:webHidden/>
          </w:rPr>
          <w:t>73</w:t>
        </w:r>
        <w:r>
          <w:rPr>
            <w:noProof/>
            <w:webHidden/>
          </w:rPr>
          <w:fldChar w:fldCharType="end"/>
        </w:r>
      </w:hyperlink>
    </w:p>
    <w:p w14:paraId="070CAB7C" w14:textId="5E98C92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7" w:history="1">
        <w:r w:rsidRPr="00932EFB">
          <w:rPr>
            <w:rStyle w:val="Hyperlink"/>
            <w:rFonts w:cs="Arial"/>
            <w:noProof/>
          </w:rPr>
          <w:t>6.12.9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_Toc94634557 \h </w:instrText>
        </w:r>
        <w:r>
          <w:rPr>
            <w:noProof/>
            <w:webHidden/>
          </w:rPr>
        </w:r>
        <w:r>
          <w:rPr>
            <w:noProof/>
            <w:webHidden/>
          </w:rPr>
          <w:fldChar w:fldCharType="separate"/>
        </w:r>
        <w:r>
          <w:rPr>
            <w:noProof/>
            <w:webHidden/>
          </w:rPr>
          <w:t>73</w:t>
        </w:r>
        <w:r>
          <w:rPr>
            <w:noProof/>
            <w:webHidden/>
          </w:rPr>
          <w:fldChar w:fldCharType="end"/>
        </w:r>
      </w:hyperlink>
    </w:p>
    <w:p w14:paraId="0C1B7A68" w14:textId="6618767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58" w:history="1">
        <w:r w:rsidRPr="00932EFB">
          <w:rPr>
            <w:rStyle w:val="Hyperlink"/>
            <w:rFonts w:cs="Arial"/>
            <w:noProof/>
          </w:rPr>
          <w:t>6.12.10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_Toc94634558 \h </w:instrText>
        </w:r>
        <w:r>
          <w:rPr>
            <w:noProof/>
            <w:webHidden/>
          </w:rPr>
        </w:r>
        <w:r>
          <w:rPr>
            <w:noProof/>
            <w:webHidden/>
          </w:rPr>
          <w:fldChar w:fldCharType="separate"/>
        </w:r>
        <w:r>
          <w:rPr>
            <w:noProof/>
            <w:webHidden/>
          </w:rPr>
          <w:t>74</w:t>
        </w:r>
        <w:r>
          <w:rPr>
            <w:noProof/>
            <w:webHidden/>
          </w:rPr>
          <w:fldChar w:fldCharType="end"/>
        </w:r>
      </w:hyperlink>
    </w:p>
    <w:p w14:paraId="1533B0C4" w14:textId="010F441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59" w:history="1">
        <w:r w:rsidRPr="00932EFB">
          <w:rPr>
            <w:rStyle w:val="Hyperlink"/>
            <w:rFonts w:cs="Arial"/>
            <w:noProof/>
          </w:rPr>
          <w:t>6.12.11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_Toc94634559 \h </w:instrText>
        </w:r>
        <w:r>
          <w:rPr>
            <w:noProof/>
            <w:webHidden/>
          </w:rPr>
        </w:r>
        <w:r>
          <w:rPr>
            <w:noProof/>
            <w:webHidden/>
          </w:rPr>
          <w:fldChar w:fldCharType="separate"/>
        </w:r>
        <w:r>
          <w:rPr>
            <w:noProof/>
            <w:webHidden/>
          </w:rPr>
          <w:t>74</w:t>
        </w:r>
        <w:r>
          <w:rPr>
            <w:noProof/>
            <w:webHidden/>
          </w:rPr>
          <w:fldChar w:fldCharType="end"/>
        </w:r>
      </w:hyperlink>
    </w:p>
    <w:p w14:paraId="7B10FF87" w14:textId="2DF16F1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60" w:history="1">
        <w:r w:rsidRPr="00932EFB">
          <w:rPr>
            <w:rStyle w:val="Hyperlink"/>
            <w:rFonts w:cs="Arial"/>
            <w:noProof/>
          </w:rPr>
          <w:t>6.12.12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_Toc94634560 \h </w:instrText>
        </w:r>
        <w:r>
          <w:rPr>
            <w:noProof/>
            <w:webHidden/>
          </w:rPr>
        </w:r>
        <w:r>
          <w:rPr>
            <w:noProof/>
            <w:webHidden/>
          </w:rPr>
          <w:fldChar w:fldCharType="separate"/>
        </w:r>
        <w:r>
          <w:rPr>
            <w:noProof/>
            <w:webHidden/>
          </w:rPr>
          <w:t>74</w:t>
        </w:r>
        <w:r>
          <w:rPr>
            <w:noProof/>
            <w:webHidden/>
          </w:rPr>
          <w:fldChar w:fldCharType="end"/>
        </w:r>
      </w:hyperlink>
    </w:p>
    <w:p w14:paraId="5627E450" w14:textId="4DE9633E" w:rsidR="00BE2B94" w:rsidRDefault="00BE2B94">
      <w:pPr>
        <w:pStyle w:val="TOC2"/>
        <w:tabs>
          <w:tab w:val="left" w:pos="880"/>
          <w:tab w:val="right" w:leader="dot" w:pos="9350"/>
        </w:tabs>
        <w:rPr>
          <w:rFonts w:asciiTheme="minorHAnsi" w:eastAsiaTheme="minorEastAsia" w:hAnsiTheme="minorHAnsi" w:cstheme="minorBidi"/>
          <w:noProof/>
        </w:rPr>
      </w:pPr>
      <w:hyperlink w:anchor="_Toc94634561" w:history="1">
        <w:r w:rsidRPr="00932EFB">
          <w:rPr>
            <w:rStyle w:val="Hyperlink"/>
            <w:noProof/>
          </w:rPr>
          <w:t>6.13</w:t>
        </w:r>
        <w:r>
          <w:rPr>
            <w:rFonts w:asciiTheme="minorHAnsi" w:eastAsiaTheme="minorEastAsia" w:hAnsiTheme="minorHAnsi" w:cstheme="minorBidi"/>
            <w:noProof/>
          </w:rPr>
          <w:tab/>
        </w:r>
        <w:r w:rsidRPr="00932EFB">
          <w:rPr>
            <w:rStyle w:val="Hyperlink"/>
            <w:noProof/>
          </w:rPr>
          <w:t>Use Case Id: UC-13 Determine MH pending member(s) during 1</w:t>
        </w:r>
        <w:r w:rsidRPr="00932EFB">
          <w:rPr>
            <w:rStyle w:val="Hyperlink"/>
            <w:noProof/>
            <w:vertAlign w:val="superscript"/>
          </w:rPr>
          <w:t>st</w:t>
        </w:r>
        <w:r w:rsidRPr="00932EFB">
          <w:rPr>
            <w:rStyle w:val="Hyperlink"/>
            <w:noProof/>
          </w:rPr>
          <w:t xml:space="preserve"> provisional period</w:t>
        </w:r>
        <w:r>
          <w:rPr>
            <w:noProof/>
            <w:webHidden/>
          </w:rPr>
          <w:tab/>
        </w:r>
        <w:r>
          <w:rPr>
            <w:noProof/>
            <w:webHidden/>
          </w:rPr>
          <w:fldChar w:fldCharType="begin"/>
        </w:r>
        <w:r>
          <w:rPr>
            <w:noProof/>
            <w:webHidden/>
          </w:rPr>
          <w:instrText xml:space="preserve"> PAGEREF _Toc94634561 \h </w:instrText>
        </w:r>
        <w:r>
          <w:rPr>
            <w:noProof/>
            <w:webHidden/>
          </w:rPr>
        </w:r>
        <w:r>
          <w:rPr>
            <w:noProof/>
            <w:webHidden/>
          </w:rPr>
          <w:fldChar w:fldCharType="separate"/>
        </w:r>
        <w:r>
          <w:rPr>
            <w:noProof/>
            <w:webHidden/>
          </w:rPr>
          <w:t>75</w:t>
        </w:r>
        <w:r>
          <w:rPr>
            <w:noProof/>
            <w:webHidden/>
          </w:rPr>
          <w:fldChar w:fldCharType="end"/>
        </w:r>
      </w:hyperlink>
    </w:p>
    <w:p w14:paraId="536EBE15" w14:textId="4E4C49F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2" w:history="1">
        <w:r w:rsidRPr="00932EFB">
          <w:rPr>
            <w:rStyle w:val="Hyperlink"/>
            <w:rFonts w:cs="Arial"/>
            <w:noProof/>
          </w:rPr>
          <w:t>6.13.1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_Toc94634562 \h </w:instrText>
        </w:r>
        <w:r>
          <w:rPr>
            <w:noProof/>
            <w:webHidden/>
          </w:rPr>
        </w:r>
        <w:r>
          <w:rPr>
            <w:noProof/>
            <w:webHidden/>
          </w:rPr>
          <w:fldChar w:fldCharType="separate"/>
        </w:r>
        <w:r>
          <w:rPr>
            <w:noProof/>
            <w:webHidden/>
          </w:rPr>
          <w:t>75</w:t>
        </w:r>
        <w:r>
          <w:rPr>
            <w:noProof/>
            <w:webHidden/>
          </w:rPr>
          <w:fldChar w:fldCharType="end"/>
        </w:r>
      </w:hyperlink>
    </w:p>
    <w:p w14:paraId="5A7F107B" w14:textId="0E205E5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3" w:history="1">
        <w:r w:rsidRPr="00932EFB">
          <w:rPr>
            <w:rStyle w:val="Hyperlink"/>
            <w:rFonts w:cs="Arial"/>
            <w:noProof/>
          </w:rPr>
          <w:t>6.13.2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_Toc94634563 \h </w:instrText>
        </w:r>
        <w:r>
          <w:rPr>
            <w:noProof/>
            <w:webHidden/>
          </w:rPr>
        </w:r>
        <w:r>
          <w:rPr>
            <w:noProof/>
            <w:webHidden/>
          </w:rPr>
          <w:fldChar w:fldCharType="separate"/>
        </w:r>
        <w:r>
          <w:rPr>
            <w:noProof/>
            <w:webHidden/>
          </w:rPr>
          <w:t>75</w:t>
        </w:r>
        <w:r>
          <w:rPr>
            <w:noProof/>
            <w:webHidden/>
          </w:rPr>
          <w:fldChar w:fldCharType="end"/>
        </w:r>
      </w:hyperlink>
    </w:p>
    <w:p w14:paraId="57A82B41" w14:textId="5F0FA1C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4" w:history="1">
        <w:r w:rsidRPr="00932EFB">
          <w:rPr>
            <w:rStyle w:val="Hyperlink"/>
            <w:rFonts w:cs="Arial"/>
            <w:noProof/>
          </w:rPr>
          <w:t>6.13.3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_Toc94634564 \h </w:instrText>
        </w:r>
        <w:r>
          <w:rPr>
            <w:noProof/>
            <w:webHidden/>
          </w:rPr>
        </w:r>
        <w:r>
          <w:rPr>
            <w:noProof/>
            <w:webHidden/>
          </w:rPr>
          <w:fldChar w:fldCharType="separate"/>
        </w:r>
        <w:r>
          <w:rPr>
            <w:noProof/>
            <w:webHidden/>
          </w:rPr>
          <w:t>75</w:t>
        </w:r>
        <w:r>
          <w:rPr>
            <w:noProof/>
            <w:webHidden/>
          </w:rPr>
          <w:fldChar w:fldCharType="end"/>
        </w:r>
      </w:hyperlink>
    </w:p>
    <w:p w14:paraId="69903E05" w14:textId="63C6D5A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5" w:history="1">
        <w:r w:rsidRPr="00932EFB">
          <w:rPr>
            <w:rStyle w:val="Hyperlink"/>
            <w:rFonts w:cs="Arial"/>
            <w:noProof/>
          </w:rPr>
          <w:t>6.13.4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_Toc94634565 \h </w:instrText>
        </w:r>
        <w:r>
          <w:rPr>
            <w:noProof/>
            <w:webHidden/>
          </w:rPr>
        </w:r>
        <w:r>
          <w:rPr>
            <w:noProof/>
            <w:webHidden/>
          </w:rPr>
          <w:fldChar w:fldCharType="separate"/>
        </w:r>
        <w:r>
          <w:rPr>
            <w:noProof/>
            <w:webHidden/>
          </w:rPr>
          <w:t>75</w:t>
        </w:r>
        <w:r>
          <w:rPr>
            <w:noProof/>
            <w:webHidden/>
          </w:rPr>
          <w:fldChar w:fldCharType="end"/>
        </w:r>
      </w:hyperlink>
    </w:p>
    <w:p w14:paraId="5DA824C0" w14:textId="5DDEF1D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6" w:history="1">
        <w:r w:rsidRPr="00932EFB">
          <w:rPr>
            <w:rStyle w:val="Hyperlink"/>
            <w:rFonts w:cs="Arial"/>
            <w:noProof/>
          </w:rPr>
          <w:t>6.13.5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_Toc94634566 \h </w:instrText>
        </w:r>
        <w:r>
          <w:rPr>
            <w:noProof/>
            <w:webHidden/>
          </w:rPr>
        </w:r>
        <w:r>
          <w:rPr>
            <w:noProof/>
            <w:webHidden/>
          </w:rPr>
          <w:fldChar w:fldCharType="separate"/>
        </w:r>
        <w:r>
          <w:rPr>
            <w:noProof/>
            <w:webHidden/>
          </w:rPr>
          <w:t>75</w:t>
        </w:r>
        <w:r>
          <w:rPr>
            <w:noProof/>
            <w:webHidden/>
          </w:rPr>
          <w:fldChar w:fldCharType="end"/>
        </w:r>
      </w:hyperlink>
    </w:p>
    <w:p w14:paraId="1696B8E9" w14:textId="0216F9F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7" w:history="1">
        <w:r w:rsidRPr="00932EFB">
          <w:rPr>
            <w:rStyle w:val="Hyperlink"/>
            <w:rFonts w:cs="Arial"/>
            <w:noProof/>
          </w:rPr>
          <w:t>6.13.6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_Toc94634567 \h </w:instrText>
        </w:r>
        <w:r>
          <w:rPr>
            <w:noProof/>
            <w:webHidden/>
          </w:rPr>
        </w:r>
        <w:r>
          <w:rPr>
            <w:noProof/>
            <w:webHidden/>
          </w:rPr>
          <w:fldChar w:fldCharType="separate"/>
        </w:r>
        <w:r>
          <w:rPr>
            <w:noProof/>
            <w:webHidden/>
          </w:rPr>
          <w:t>75</w:t>
        </w:r>
        <w:r>
          <w:rPr>
            <w:noProof/>
            <w:webHidden/>
          </w:rPr>
          <w:fldChar w:fldCharType="end"/>
        </w:r>
      </w:hyperlink>
    </w:p>
    <w:p w14:paraId="2F409059" w14:textId="47D1485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8" w:history="1">
        <w:r w:rsidRPr="00932EFB">
          <w:rPr>
            <w:rStyle w:val="Hyperlink"/>
            <w:rFonts w:cs="Arial"/>
            <w:noProof/>
          </w:rPr>
          <w:t>6.13.7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_Toc94634568 \h </w:instrText>
        </w:r>
        <w:r>
          <w:rPr>
            <w:noProof/>
            <w:webHidden/>
          </w:rPr>
        </w:r>
        <w:r>
          <w:rPr>
            <w:noProof/>
            <w:webHidden/>
          </w:rPr>
          <w:fldChar w:fldCharType="separate"/>
        </w:r>
        <w:r>
          <w:rPr>
            <w:noProof/>
            <w:webHidden/>
          </w:rPr>
          <w:t>76</w:t>
        </w:r>
        <w:r>
          <w:rPr>
            <w:noProof/>
            <w:webHidden/>
          </w:rPr>
          <w:fldChar w:fldCharType="end"/>
        </w:r>
      </w:hyperlink>
    </w:p>
    <w:p w14:paraId="5AEE67AB" w14:textId="3E86C2E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69" w:history="1">
        <w:r w:rsidRPr="00932EFB">
          <w:rPr>
            <w:rStyle w:val="Hyperlink"/>
            <w:rFonts w:cs="Arial"/>
            <w:noProof/>
          </w:rPr>
          <w:t>6.13.7.1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_Toc94634569 \h </w:instrText>
        </w:r>
        <w:r>
          <w:rPr>
            <w:noProof/>
            <w:webHidden/>
          </w:rPr>
        </w:r>
        <w:r>
          <w:rPr>
            <w:noProof/>
            <w:webHidden/>
          </w:rPr>
          <w:fldChar w:fldCharType="separate"/>
        </w:r>
        <w:r>
          <w:rPr>
            <w:noProof/>
            <w:webHidden/>
          </w:rPr>
          <w:t>76</w:t>
        </w:r>
        <w:r>
          <w:rPr>
            <w:noProof/>
            <w:webHidden/>
          </w:rPr>
          <w:fldChar w:fldCharType="end"/>
        </w:r>
      </w:hyperlink>
    </w:p>
    <w:p w14:paraId="070BF3F3" w14:textId="2CF740E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0" w:history="1">
        <w:r w:rsidRPr="00932EFB">
          <w:rPr>
            <w:rStyle w:val="Hyperlink"/>
            <w:rFonts w:cs="Arial"/>
            <w:noProof/>
          </w:rPr>
          <w:t>6.13.7.2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_Toc94634570 \h </w:instrText>
        </w:r>
        <w:r>
          <w:rPr>
            <w:noProof/>
            <w:webHidden/>
          </w:rPr>
        </w:r>
        <w:r>
          <w:rPr>
            <w:noProof/>
            <w:webHidden/>
          </w:rPr>
          <w:fldChar w:fldCharType="separate"/>
        </w:r>
        <w:r>
          <w:rPr>
            <w:noProof/>
            <w:webHidden/>
          </w:rPr>
          <w:t>76</w:t>
        </w:r>
        <w:r>
          <w:rPr>
            <w:noProof/>
            <w:webHidden/>
          </w:rPr>
          <w:fldChar w:fldCharType="end"/>
        </w:r>
      </w:hyperlink>
    </w:p>
    <w:p w14:paraId="709A692C" w14:textId="3FCE570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1" w:history="1">
        <w:r w:rsidRPr="00932EFB">
          <w:rPr>
            <w:rStyle w:val="Hyperlink"/>
            <w:rFonts w:cs="Arial"/>
            <w:noProof/>
          </w:rPr>
          <w:t>6.13.7.3</w:t>
        </w:r>
        <w:r>
          <w:rPr>
            <w:rFonts w:asciiTheme="minorHAnsi" w:eastAsiaTheme="minorEastAsia" w:hAnsiTheme="minorHAnsi" w:cstheme="minorBidi"/>
            <w:noProof/>
          </w:rPr>
          <w:tab/>
        </w:r>
        <w:r w:rsidRPr="00932EFB">
          <w:rPr>
            <w:rStyle w:val="Hyperlink"/>
            <w:rFonts w:cs="Arial"/>
            <w:noProof/>
          </w:rPr>
          <w:t>Alternate Flow 2</w:t>
        </w:r>
        <w:r>
          <w:rPr>
            <w:noProof/>
            <w:webHidden/>
          </w:rPr>
          <w:tab/>
        </w:r>
        <w:r>
          <w:rPr>
            <w:noProof/>
            <w:webHidden/>
          </w:rPr>
          <w:fldChar w:fldCharType="begin"/>
        </w:r>
        <w:r>
          <w:rPr>
            <w:noProof/>
            <w:webHidden/>
          </w:rPr>
          <w:instrText xml:space="preserve"> PAGEREF _Toc94634571 \h </w:instrText>
        </w:r>
        <w:r>
          <w:rPr>
            <w:noProof/>
            <w:webHidden/>
          </w:rPr>
        </w:r>
        <w:r>
          <w:rPr>
            <w:noProof/>
            <w:webHidden/>
          </w:rPr>
          <w:fldChar w:fldCharType="separate"/>
        </w:r>
        <w:r>
          <w:rPr>
            <w:noProof/>
            <w:webHidden/>
          </w:rPr>
          <w:t>76</w:t>
        </w:r>
        <w:r>
          <w:rPr>
            <w:noProof/>
            <w:webHidden/>
          </w:rPr>
          <w:fldChar w:fldCharType="end"/>
        </w:r>
      </w:hyperlink>
    </w:p>
    <w:p w14:paraId="6EC1AA27" w14:textId="1279598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2" w:history="1">
        <w:r w:rsidRPr="00932EFB">
          <w:rPr>
            <w:rStyle w:val="Hyperlink"/>
            <w:rFonts w:cs="Arial"/>
            <w:noProof/>
          </w:rPr>
          <w:t>6.13.7.4</w:t>
        </w:r>
        <w:r>
          <w:rPr>
            <w:rFonts w:asciiTheme="minorHAnsi" w:eastAsiaTheme="minorEastAsia" w:hAnsiTheme="minorHAnsi" w:cstheme="minorBidi"/>
            <w:noProof/>
          </w:rPr>
          <w:tab/>
        </w:r>
        <w:r w:rsidRPr="00932EFB">
          <w:rPr>
            <w:rStyle w:val="Hyperlink"/>
            <w:rFonts w:cs="Arial"/>
            <w:noProof/>
          </w:rPr>
          <w:t>Alternate Flow 3</w:t>
        </w:r>
        <w:r>
          <w:rPr>
            <w:noProof/>
            <w:webHidden/>
          </w:rPr>
          <w:tab/>
        </w:r>
        <w:r>
          <w:rPr>
            <w:noProof/>
            <w:webHidden/>
          </w:rPr>
          <w:fldChar w:fldCharType="begin"/>
        </w:r>
        <w:r>
          <w:rPr>
            <w:noProof/>
            <w:webHidden/>
          </w:rPr>
          <w:instrText xml:space="preserve"> PAGEREF _Toc94634572 \h </w:instrText>
        </w:r>
        <w:r>
          <w:rPr>
            <w:noProof/>
            <w:webHidden/>
          </w:rPr>
        </w:r>
        <w:r>
          <w:rPr>
            <w:noProof/>
            <w:webHidden/>
          </w:rPr>
          <w:fldChar w:fldCharType="separate"/>
        </w:r>
        <w:r>
          <w:rPr>
            <w:noProof/>
            <w:webHidden/>
          </w:rPr>
          <w:t>77</w:t>
        </w:r>
        <w:r>
          <w:rPr>
            <w:noProof/>
            <w:webHidden/>
          </w:rPr>
          <w:fldChar w:fldCharType="end"/>
        </w:r>
      </w:hyperlink>
    </w:p>
    <w:p w14:paraId="16A98D09" w14:textId="6B041B0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3" w:history="1">
        <w:r w:rsidRPr="00932EFB">
          <w:rPr>
            <w:rStyle w:val="Hyperlink"/>
            <w:rFonts w:cs="Arial"/>
            <w:noProof/>
          </w:rPr>
          <w:t>6.13.7.5</w:t>
        </w:r>
        <w:r>
          <w:rPr>
            <w:rFonts w:asciiTheme="minorHAnsi" w:eastAsiaTheme="minorEastAsia" w:hAnsiTheme="minorHAnsi" w:cstheme="minorBidi"/>
            <w:noProof/>
          </w:rPr>
          <w:tab/>
        </w:r>
        <w:r w:rsidRPr="00932EFB">
          <w:rPr>
            <w:rStyle w:val="Hyperlink"/>
            <w:rFonts w:cs="Arial"/>
            <w:noProof/>
          </w:rPr>
          <w:t>Alternate Flow 4</w:t>
        </w:r>
        <w:r>
          <w:rPr>
            <w:noProof/>
            <w:webHidden/>
          </w:rPr>
          <w:tab/>
        </w:r>
        <w:r>
          <w:rPr>
            <w:noProof/>
            <w:webHidden/>
          </w:rPr>
          <w:fldChar w:fldCharType="begin"/>
        </w:r>
        <w:r>
          <w:rPr>
            <w:noProof/>
            <w:webHidden/>
          </w:rPr>
          <w:instrText xml:space="preserve"> PAGEREF _Toc94634573 \h </w:instrText>
        </w:r>
        <w:r>
          <w:rPr>
            <w:noProof/>
            <w:webHidden/>
          </w:rPr>
        </w:r>
        <w:r>
          <w:rPr>
            <w:noProof/>
            <w:webHidden/>
          </w:rPr>
          <w:fldChar w:fldCharType="separate"/>
        </w:r>
        <w:r>
          <w:rPr>
            <w:noProof/>
            <w:webHidden/>
          </w:rPr>
          <w:t>77</w:t>
        </w:r>
        <w:r>
          <w:rPr>
            <w:noProof/>
            <w:webHidden/>
          </w:rPr>
          <w:fldChar w:fldCharType="end"/>
        </w:r>
      </w:hyperlink>
    </w:p>
    <w:p w14:paraId="01945748" w14:textId="4CFB6E8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4" w:history="1">
        <w:r w:rsidRPr="00932EFB">
          <w:rPr>
            <w:rStyle w:val="Hyperlink"/>
            <w:rFonts w:cs="Arial"/>
            <w:noProof/>
          </w:rPr>
          <w:t>6.13.7.6</w:t>
        </w:r>
        <w:r>
          <w:rPr>
            <w:rFonts w:asciiTheme="minorHAnsi" w:eastAsiaTheme="minorEastAsia" w:hAnsiTheme="minorHAnsi" w:cstheme="minorBidi"/>
            <w:noProof/>
          </w:rPr>
          <w:tab/>
        </w:r>
        <w:r w:rsidRPr="00932EFB">
          <w:rPr>
            <w:rStyle w:val="Hyperlink"/>
            <w:rFonts w:cs="Arial"/>
            <w:noProof/>
          </w:rPr>
          <w:t>Alternate Flow 5</w:t>
        </w:r>
        <w:r>
          <w:rPr>
            <w:noProof/>
            <w:webHidden/>
          </w:rPr>
          <w:tab/>
        </w:r>
        <w:r>
          <w:rPr>
            <w:noProof/>
            <w:webHidden/>
          </w:rPr>
          <w:fldChar w:fldCharType="begin"/>
        </w:r>
        <w:r>
          <w:rPr>
            <w:noProof/>
            <w:webHidden/>
          </w:rPr>
          <w:instrText xml:space="preserve"> PAGEREF _Toc94634574 \h </w:instrText>
        </w:r>
        <w:r>
          <w:rPr>
            <w:noProof/>
            <w:webHidden/>
          </w:rPr>
        </w:r>
        <w:r>
          <w:rPr>
            <w:noProof/>
            <w:webHidden/>
          </w:rPr>
          <w:fldChar w:fldCharType="separate"/>
        </w:r>
        <w:r>
          <w:rPr>
            <w:noProof/>
            <w:webHidden/>
          </w:rPr>
          <w:t>77</w:t>
        </w:r>
        <w:r>
          <w:rPr>
            <w:noProof/>
            <w:webHidden/>
          </w:rPr>
          <w:fldChar w:fldCharType="end"/>
        </w:r>
      </w:hyperlink>
    </w:p>
    <w:p w14:paraId="32E523CC" w14:textId="43DFE0E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5" w:history="1">
        <w:r w:rsidRPr="00932EFB">
          <w:rPr>
            <w:rStyle w:val="Hyperlink"/>
            <w:rFonts w:cs="Arial"/>
            <w:noProof/>
          </w:rPr>
          <w:t>6.13.7.7</w:t>
        </w:r>
        <w:r>
          <w:rPr>
            <w:rFonts w:asciiTheme="minorHAnsi" w:eastAsiaTheme="minorEastAsia" w:hAnsiTheme="minorHAnsi" w:cstheme="minorBidi"/>
            <w:noProof/>
          </w:rPr>
          <w:tab/>
        </w:r>
        <w:r w:rsidRPr="00932EFB">
          <w:rPr>
            <w:rStyle w:val="Hyperlink"/>
            <w:rFonts w:cs="Arial"/>
            <w:noProof/>
          </w:rPr>
          <w:t>Alternate Flow 6</w:t>
        </w:r>
        <w:r>
          <w:rPr>
            <w:noProof/>
            <w:webHidden/>
          </w:rPr>
          <w:tab/>
        </w:r>
        <w:r>
          <w:rPr>
            <w:noProof/>
            <w:webHidden/>
          </w:rPr>
          <w:fldChar w:fldCharType="begin"/>
        </w:r>
        <w:r>
          <w:rPr>
            <w:noProof/>
            <w:webHidden/>
          </w:rPr>
          <w:instrText xml:space="preserve"> PAGEREF _Toc94634575 \h </w:instrText>
        </w:r>
        <w:r>
          <w:rPr>
            <w:noProof/>
            <w:webHidden/>
          </w:rPr>
        </w:r>
        <w:r>
          <w:rPr>
            <w:noProof/>
            <w:webHidden/>
          </w:rPr>
          <w:fldChar w:fldCharType="separate"/>
        </w:r>
        <w:r>
          <w:rPr>
            <w:noProof/>
            <w:webHidden/>
          </w:rPr>
          <w:t>78</w:t>
        </w:r>
        <w:r>
          <w:rPr>
            <w:noProof/>
            <w:webHidden/>
          </w:rPr>
          <w:fldChar w:fldCharType="end"/>
        </w:r>
      </w:hyperlink>
    </w:p>
    <w:p w14:paraId="1B9B1D42" w14:textId="2FDFEF0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6" w:history="1">
        <w:r w:rsidRPr="00932EFB">
          <w:rPr>
            <w:rStyle w:val="Hyperlink"/>
            <w:rFonts w:cs="Arial"/>
            <w:noProof/>
          </w:rPr>
          <w:t>6.13.7.8</w:t>
        </w:r>
        <w:r>
          <w:rPr>
            <w:rFonts w:asciiTheme="minorHAnsi" w:eastAsiaTheme="minorEastAsia" w:hAnsiTheme="minorHAnsi" w:cstheme="minorBidi"/>
            <w:noProof/>
          </w:rPr>
          <w:tab/>
        </w:r>
        <w:r w:rsidRPr="00932EFB">
          <w:rPr>
            <w:rStyle w:val="Hyperlink"/>
            <w:rFonts w:cs="Arial"/>
            <w:noProof/>
          </w:rPr>
          <w:t>Alternate Flow 7</w:t>
        </w:r>
        <w:r>
          <w:rPr>
            <w:noProof/>
            <w:webHidden/>
          </w:rPr>
          <w:tab/>
        </w:r>
        <w:r>
          <w:rPr>
            <w:noProof/>
            <w:webHidden/>
          </w:rPr>
          <w:fldChar w:fldCharType="begin"/>
        </w:r>
        <w:r>
          <w:rPr>
            <w:noProof/>
            <w:webHidden/>
          </w:rPr>
          <w:instrText xml:space="preserve"> PAGEREF _Toc94634576 \h </w:instrText>
        </w:r>
        <w:r>
          <w:rPr>
            <w:noProof/>
            <w:webHidden/>
          </w:rPr>
        </w:r>
        <w:r>
          <w:rPr>
            <w:noProof/>
            <w:webHidden/>
          </w:rPr>
          <w:fldChar w:fldCharType="separate"/>
        </w:r>
        <w:r>
          <w:rPr>
            <w:noProof/>
            <w:webHidden/>
          </w:rPr>
          <w:t>78</w:t>
        </w:r>
        <w:r>
          <w:rPr>
            <w:noProof/>
            <w:webHidden/>
          </w:rPr>
          <w:fldChar w:fldCharType="end"/>
        </w:r>
      </w:hyperlink>
    </w:p>
    <w:p w14:paraId="28BE2B48" w14:textId="64916F1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77" w:history="1">
        <w:r w:rsidRPr="00932EFB">
          <w:rPr>
            <w:rStyle w:val="Hyperlink"/>
            <w:rFonts w:cs="Arial"/>
            <w:noProof/>
          </w:rPr>
          <w:t>6.13.8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_Toc94634577 \h </w:instrText>
        </w:r>
        <w:r>
          <w:rPr>
            <w:noProof/>
            <w:webHidden/>
          </w:rPr>
        </w:r>
        <w:r>
          <w:rPr>
            <w:noProof/>
            <w:webHidden/>
          </w:rPr>
          <w:fldChar w:fldCharType="separate"/>
        </w:r>
        <w:r>
          <w:rPr>
            <w:noProof/>
            <w:webHidden/>
          </w:rPr>
          <w:t>78</w:t>
        </w:r>
        <w:r>
          <w:rPr>
            <w:noProof/>
            <w:webHidden/>
          </w:rPr>
          <w:fldChar w:fldCharType="end"/>
        </w:r>
      </w:hyperlink>
    </w:p>
    <w:p w14:paraId="228F3121" w14:textId="167631C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78" w:history="1">
        <w:r w:rsidRPr="00932EFB">
          <w:rPr>
            <w:rStyle w:val="Hyperlink"/>
            <w:rFonts w:cs="Arial"/>
            <w:noProof/>
          </w:rPr>
          <w:t>6.13.9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_Toc94634578 \h </w:instrText>
        </w:r>
        <w:r>
          <w:rPr>
            <w:noProof/>
            <w:webHidden/>
          </w:rPr>
        </w:r>
        <w:r>
          <w:rPr>
            <w:noProof/>
            <w:webHidden/>
          </w:rPr>
          <w:fldChar w:fldCharType="separate"/>
        </w:r>
        <w:r>
          <w:rPr>
            <w:noProof/>
            <w:webHidden/>
          </w:rPr>
          <w:t>78</w:t>
        </w:r>
        <w:r>
          <w:rPr>
            <w:noProof/>
            <w:webHidden/>
          </w:rPr>
          <w:fldChar w:fldCharType="end"/>
        </w:r>
      </w:hyperlink>
    </w:p>
    <w:p w14:paraId="6A5C7127" w14:textId="2FBB43F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9" w:history="1">
        <w:r w:rsidRPr="00932EFB">
          <w:rPr>
            <w:rStyle w:val="Hyperlink"/>
            <w:rFonts w:cs="Arial"/>
            <w:noProof/>
          </w:rPr>
          <w:t>6.13.10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_Toc94634579 \h </w:instrText>
        </w:r>
        <w:r>
          <w:rPr>
            <w:noProof/>
            <w:webHidden/>
          </w:rPr>
        </w:r>
        <w:r>
          <w:rPr>
            <w:noProof/>
            <w:webHidden/>
          </w:rPr>
          <w:fldChar w:fldCharType="separate"/>
        </w:r>
        <w:r>
          <w:rPr>
            <w:noProof/>
            <w:webHidden/>
          </w:rPr>
          <w:t>83</w:t>
        </w:r>
        <w:r>
          <w:rPr>
            <w:noProof/>
            <w:webHidden/>
          </w:rPr>
          <w:fldChar w:fldCharType="end"/>
        </w:r>
      </w:hyperlink>
    </w:p>
    <w:p w14:paraId="776DC32A" w14:textId="2456EFF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80" w:history="1">
        <w:r w:rsidRPr="00932EFB">
          <w:rPr>
            <w:rStyle w:val="Hyperlink"/>
            <w:rFonts w:cs="Arial"/>
            <w:noProof/>
          </w:rPr>
          <w:t>6.13.11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_Toc94634580 \h </w:instrText>
        </w:r>
        <w:r>
          <w:rPr>
            <w:noProof/>
            <w:webHidden/>
          </w:rPr>
        </w:r>
        <w:r>
          <w:rPr>
            <w:noProof/>
            <w:webHidden/>
          </w:rPr>
          <w:fldChar w:fldCharType="separate"/>
        </w:r>
        <w:r>
          <w:rPr>
            <w:noProof/>
            <w:webHidden/>
          </w:rPr>
          <w:t>83</w:t>
        </w:r>
        <w:r>
          <w:rPr>
            <w:noProof/>
            <w:webHidden/>
          </w:rPr>
          <w:fldChar w:fldCharType="end"/>
        </w:r>
      </w:hyperlink>
    </w:p>
    <w:p w14:paraId="48E50A42" w14:textId="7C77155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81" w:history="1">
        <w:r w:rsidRPr="00932EFB">
          <w:rPr>
            <w:rStyle w:val="Hyperlink"/>
            <w:rFonts w:cs="Arial"/>
            <w:noProof/>
          </w:rPr>
          <w:t>6.13.12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_Toc94634581 \h </w:instrText>
        </w:r>
        <w:r>
          <w:rPr>
            <w:noProof/>
            <w:webHidden/>
          </w:rPr>
        </w:r>
        <w:r>
          <w:rPr>
            <w:noProof/>
            <w:webHidden/>
          </w:rPr>
          <w:fldChar w:fldCharType="separate"/>
        </w:r>
        <w:r>
          <w:rPr>
            <w:noProof/>
            <w:webHidden/>
          </w:rPr>
          <w:t>83</w:t>
        </w:r>
        <w:r>
          <w:rPr>
            <w:noProof/>
            <w:webHidden/>
          </w:rPr>
          <w:fldChar w:fldCharType="end"/>
        </w:r>
      </w:hyperlink>
    </w:p>
    <w:p w14:paraId="15C76450" w14:textId="60B23B79" w:rsidR="00BE2B94" w:rsidRDefault="00BE2B94">
      <w:pPr>
        <w:pStyle w:val="TOC2"/>
        <w:tabs>
          <w:tab w:val="left" w:pos="880"/>
          <w:tab w:val="right" w:leader="dot" w:pos="9350"/>
        </w:tabs>
        <w:rPr>
          <w:rFonts w:asciiTheme="minorHAnsi" w:eastAsiaTheme="minorEastAsia" w:hAnsiTheme="minorHAnsi" w:cstheme="minorBidi"/>
          <w:noProof/>
        </w:rPr>
      </w:pPr>
      <w:hyperlink w:anchor="_Toc94634582" w:history="1">
        <w:r w:rsidRPr="00932EFB">
          <w:rPr>
            <w:rStyle w:val="Hyperlink"/>
            <w:noProof/>
          </w:rPr>
          <w:t>6.14</w:t>
        </w:r>
        <w:r>
          <w:rPr>
            <w:rFonts w:asciiTheme="minorHAnsi" w:eastAsiaTheme="minorEastAsia" w:hAnsiTheme="minorHAnsi" w:cstheme="minorBidi"/>
            <w:noProof/>
          </w:rPr>
          <w:tab/>
        </w:r>
        <w:r w:rsidRPr="00932EFB">
          <w:rPr>
            <w:rStyle w:val="Hyperlink"/>
            <w:noProof/>
          </w:rPr>
          <w:t>Use Case Id: UC-14 Rules to Restrict MH eligibility based on Second provisional coverage</w:t>
        </w:r>
        <w:r>
          <w:rPr>
            <w:noProof/>
            <w:webHidden/>
          </w:rPr>
          <w:tab/>
        </w:r>
        <w:r>
          <w:rPr>
            <w:noProof/>
            <w:webHidden/>
          </w:rPr>
          <w:fldChar w:fldCharType="begin"/>
        </w:r>
        <w:r>
          <w:rPr>
            <w:noProof/>
            <w:webHidden/>
          </w:rPr>
          <w:instrText xml:space="preserve"> PAGEREF _Toc94634582 \h </w:instrText>
        </w:r>
        <w:r>
          <w:rPr>
            <w:noProof/>
            <w:webHidden/>
          </w:rPr>
        </w:r>
        <w:r>
          <w:rPr>
            <w:noProof/>
            <w:webHidden/>
          </w:rPr>
          <w:fldChar w:fldCharType="separate"/>
        </w:r>
        <w:r>
          <w:rPr>
            <w:noProof/>
            <w:webHidden/>
          </w:rPr>
          <w:t>84</w:t>
        </w:r>
        <w:r>
          <w:rPr>
            <w:noProof/>
            <w:webHidden/>
          </w:rPr>
          <w:fldChar w:fldCharType="end"/>
        </w:r>
      </w:hyperlink>
    </w:p>
    <w:p w14:paraId="1D601ED7" w14:textId="11DE7F0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3" w:history="1">
        <w:r w:rsidRPr="00932EFB">
          <w:rPr>
            <w:rStyle w:val="Hyperlink"/>
            <w:rFonts w:cs="Arial"/>
            <w:noProof/>
          </w:rPr>
          <w:t>6.14.1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_Toc94634583 \h </w:instrText>
        </w:r>
        <w:r>
          <w:rPr>
            <w:noProof/>
            <w:webHidden/>
          </w:rPr>
        </w:r>
        <w:r>
          <w:rPr>
            <w:noProof/>
            <w:webHidden/>
          </w:rPr>
          <w:fldChar w:fldCharType="separate"/>
        </w:r>
        <w:r>
          <w:rPr>
            <w:noProof/>
            <w:webHidden/>
          </w:rPr>
          <w:t>84</w:t>
        </w:r>
        <w:r>
          <w:rPr>
            <w:noProof/>
            <w:webHidden/>
          </w:rPr>
          <w:fldChar w:fldCharType="end"/>
        </w:r>
      </w:hyperlink>
    </w:p>
    <w:p w14:paraId="0B8BE66A" w14:textId="4319298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4" w:history="1">
        <w:r w:rsidRPr="00932EFB">
          <w:rPr>
            <w:rStyle w:val="Hyperlink"/>
            <w:rFonts w:cs="Arial"/>
            <w:noProof/>
          </w:rPr>
          <w:t>6.14.2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_Toc94634584 \h </w:instrText>
        </w:r>
        <w:r>
          <w:rPr>
            <w:noProof/>
            <w:webHidden/>
          </w:rPr>
        </w:r>
        <w:r>
          <w:rPr>
            <w:noProof/>
            <w:webHidden/>
          </w:rPr>
          <w:fldChar w:fldCharType="separate"/>
        </w:r>
        <w:r>
          <w:rPr>
            <w:noProof/>
            <w:webHidden/>
          </w:rPr>
          <w:t>84</w:t>
        </w:r>
        <w:r>
          <w:rPr>
            <w:noProof/>
            <w:webHidden/>
          </w:rPr>
          <w:fldChar w:fldCharType="end"/>
        </w:r>
      </w:hyperlink>
    </w:p>
    <w:p w14:paraId="11132EDA" w14:textId="3E224FC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5" w:history="1">
        <w:r w:rsidRPr="00932EFB">
          <w:rPr>
            <w:rStyle w:val="Hyperlink"/>
            <w:rFonts w:cs="Arial"/>
            <w:noProof/>
          </w:rPr>
          <w:t>6.14.3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_Toc94634585 \h </w:instrText>
        </w:r>
        <w:r>
          <w:rPr>
            <w:noProof/>
            <w:webHidden/>
          </w:rPr>
        </w:r>
        <w:r>
          <w:rPr>
            <w:noProof/>
            <w:webHidden/>
          </w:rPr>
          <w:fldChar w:fldCharType="separate"/>
        </w:r>
        <w:r>
          <w:rPr>
            <w:noProof/>
            <w:webHidden/>
          </w:rPr>
          <w:t>84</w:t>
        </w:r>
        <w:r>
          <w:rPr>
            <w:noProof/>
            <w:webHidden/>
          </w:rPr>
          <w:fldChar w:fldCharType="end"/>
        </w:r>
      </w:hyperlink>
    </w:p>
    <w:p w14:paraId="27F91978" w14:textId="08D8BCD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6" w:history="1">
        <w:r w:rsidRPr="00932EFB">
          <w:rPr>
            <w:rStyle w:val="Hyperlink"/>
            <w:rFonts w:cs="Arial"/>
            <w:noProof/>
          </w:rPr>
          <w:t>6.14.4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_Toc94634586 \h </w:instrText>
        </w:r>
        <w:r>
          <w:rPr>
            <w:noProof/>
            <w:webHidden/>
          </w:rPr>
        </w:r>
        <w:r>
          <w:rPr>
            <w:noProof/>
            <w:webHidden/>
          </w:rPr>
          <w:fldChar w:fldCharType="separate"/>
        </w:r>
        <w:r>
          <w:rPr>
            <w:noProof/>
            <w:webHidden/>
          </w:rPr>
          <w:t>84</w:t>
        </w:r>
        <w:r>
          <w:rPr>
            <w:noProof/>
            <w:webHidden/>
          </w:rPr>
          <w:fldChar w:fldCharType="end"/>
        </w:r>
      </w:hyperlink>
    </w:p>
    <w:p w14:paraId="1A52D3E2" w14:textId="5D8C3F6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7" w:history="1">
        <w:r w:rsidRPr="00932EFB">
          <w:rPr>
            <w:rStyle w:val="Hyperlink"/>
            <w:rFonts w:cs="Arial"/>
            <w:noProof/>
          </w:rPr>
          <w:t>6.14.5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_Toc94634587 \h </w:instrText>
        </w:r>
        <w:r>
          <w:rPr>
            <w:noProof/>
            <w:webHidden/>
          </w:rPr>
        </w:r>
        <w:r>
          <w:rPr>
            <w:noProof/>
            <w:webHidden/>
          </w:rPr>
          <w:fldChar w:fldCharType="separate"/>
        </w:r>
        <w:r>
          <w:rPr>
            <w:noProof/>
            <w:webHidden/>
          </w:rPr>
          <w:t>84</w:t>
        </w:r>
        <w:r>
          <w:rPr>
            <w:noProof/>
            <w:webHidden/>
          </w:rPr>
          <w:fldChar w:fldCharType="end"/>
        </w:r>
      </w:hyperlink>
    </w:p>
    <w:p w14:paraId="76973CEC" w14:textId="0D51E10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8" w:history="1">
        <w:r w:rsidRPr="00932EFB">
          <w:rPr>
            <w:rStyle w:val="Hyperlink"/>
            <w:rFonts w:cs="Arial"/>
            <w:noProof/>
          </w:rPr>
          <w:t>6.14.6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_Toc94634588 \h </w:instrText>
        </w:r>
        <w:r>
          <w:rPr>
            <w:noProof/>
            <w:webHidden/>
          </w:rPr>
        </w:r>
        <w:r>
          <w:rPr>
            <w:noProof/>
            <w:webHidden/>
          </w:rPr>
          <w:fldChar w:fldCharType="separate"/>
        </w:r>
        <w:r>
          <w:rPr>
            <w:noProof/>
            <w:webHidden/>
          </w:rPr>
          <w:t>84</w:t>
        </w:r>
        <w:r>
          <w:rPr>
            <w:noProof/>
            <w:webHidden/>
          </w:rPr>
          <w:fldChar w:fldCharType="end"/>
        </w:r>
      </w:hyperlink>
    </w:p>
    <w:p w14:paraId="23090FF0" w14:textId="7FD0A16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9" w:history="1">
        <w:r w:rsidRPr="00932EFB">
          <w:rPr>
            <w:rStyle w:val="Hyperlink"/>
            <w:rFonts w:cs="Arial"/>
            <w:noProof/>
          </w:rPr>
          <w:t>6.14.7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_Toc94634589 \h </w:instrText>
        </w:r>
        <w:r>
          <w:rPr>
            <w:noProof/>
            <w:webHidden/>
          </w:rPr>
        </w:r>
        <w:r>
          <w:rPr>
            <w:noProof/>
            <w:webHidden/>
          </w:rPr>
          <w:fldChar w:fldCharType="separate"/>
        </w:r>
        <w:r>
          <w:rPr>
            <w:noProof/>
            <w:webHidden/>
          </w:rPr>
          <w:t>85</w:t>
        </w:r>
        <w:r>
          <w:rPr>
            <w:noProof/>
            <w:webHidden/>
          </w:rPr>
          <w:fldChar w:fldCharType="end"/>
        </w:r>
      </w:hyperlink>
    </w:p>
    <w:p w14:paraId="2DB53ABD" w14:textId="2A2D19E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90" w:history="1">
        <w:r w:rsidRPr="00932EFB">
          <w:rPr>
            <w:rStyle w:val="Hyperlink"/>
            <w:rFonts w:cs="Arial"/>
            <w:noProof/>
          </w:rPr>
          <w:t>6.14.7.1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_Toc94634590 \h </w:instrText>
        </w:r>
        <w:r>
          <w:rPr>
            <w:noProof/>
            <w:webHidden/>
          </w:rPr>
        </w:r>
        <w:r>
          <w:rPr>
            <w:noProof/>
            <w:webHidden/>
          </w:rPr>
          <w:fldChar w:fldCharType="separate"/>
        </w:r>
        <w:r>
          <w:rPr>
            <w:noProof/>
            <w:webHidden/>
          </w:rPr>
          <w:t>85</w:t>
        </w:r>
        <w:r>
          <w:rPr>
            <w:noProof/>
            <w:webHidden/>
          </w:rPr>
          <w:fldChar w:fldCharType="end"/>
        </w:r>
      </w:hyperlink>
    </w:p>
    <w:p w14:paraId="1C9B2241" w14:textId="460E7B9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91" w:history="1">
        <w:r w:rsidRPr="00932EFB">
          <w:rPr>
            <w:rStyle w:val="Hyperlink"/>
            <w:rFonts w:cs="Arial"/>
            <w:noProof/>
          </w:rPr>
          <w:t>6.14.7.2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_Toc94634591 \h </w:instrText>
        </w:r>
        <w:r>
          <w:rPr>
            <w:noProof/>
            <w:webHidden/>
          </w:rPr>
        </w:r>
        <w:r>
          <w:rPr>
            <w:noProof/>
            <w:webHidden/>
          </w:rPr>
          <w:fldChar w:fldCharType="separate"/>
        </w:r>
        <w:r>
          <w:rPr>
            <w:noProof/>
            <w:webHidden/>
          </w:rPr>
          <w:t>85</w:t>
        </w:r>
        <w:r>
          <w:rPr>
            <w:noProof/>
            <w:webHidden/>
          </w:rPr>
          <w:fldChar w:fldCharType="end"/>
        </w:r>
      </w:hyperlink>
    </w:p>
    <w:p w14:paraId="067DD6EE" w14:textId="2DE993B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92" w:history="1">
        <w:r w:rsidRPr="00932EFB">
          <w:rPr>
            <w:rStyle w:val="Hyperlink"/>
            <w:rFonts w:cs="Arial"/>
            <w:noProof/>
          </w:rPr>
          <w:t>6.14.8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_Toc94634592 \h </w:instrText>
        </w:r>
        <w:r>
          <w:rPr>
            <w:noProof/>
            <w:webHidden/>
          </w:rPr>
        </w:r>
        <w:r>
          <w:rPr>
            <w:noProof/>
            <w:webHidden/>
          </w:rPr>
          <w:fldChar w:fldCharType="separate"/>
        </w:r>
        <w:r>
          <w:rPr>
            <w:noProof/>
            <w:webHidden/>
          </w:rPr>
          <w:t>86</w:t>
        </w:r>
        <w:r>
          <w:rPr>
            <w:noProof/>
            <w:webHidden/>
          </w:rPr>
          <w:fldChar w:fldCharType="end"/>
        </w:r>
      </w:hyperlink>
    </w:p>
    <w:p w14:paraId="24AB2E99" w14:textId="716AE06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93" w:history="1">
        <w:r w:rsidRPr="00932EFB">
          <w:rPr>
            <w:rStyle w:val="Hyperlink"/>
            <w:rFonts w:cs="Arial"/>
            <w:noProof/>
          </w:rPr>
          <w:t>6.14.9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_Toc94634593 \h </w:instrText>
        </w:r>
        <w:r>
          <w:rPr>
            <w:noProof/>
            <w:webHidden/>
          </w:rPr>
        </w:r>
        <w:r>
          <w:rPr>
            <w:noProof/>
            <w:webHidden/>
          </w:rPr>
          <w:fldChar w:fldCharType="separate"/>
        </w:r>
        <w:r>
          <w:rPr>
            <w:noProof/>
            <w:webHidden/>
          </w:rPr>
          <w:t>86</w:t>
        </w:r>
        <w:r>
          <w:rPr>
            <w:noProof/>
            <w:webHidden/>
          </w:rPr>
          <w:fldChar w:fldCharType="end"/>
        </w:r>
      </w:hyperlink>
    </w:p>
    <w:p w14:paraId="562757A8" w14:textId="0FF42F1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94" w:history="1">
        <w:r w:rsidRPr="00932EFB">
          <w:rPr>
            <w:rStyle w:val="Hyperlink"/>
            <w:rFonts w:cs="Arial"/>
            <w:noProof/>
          </w:rPr>
          <w:t>6.14.10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_Toc94634594 \h </w:instrText>
        </w:r>
        <w:r>
          <w:rPr>
            <w:noProof/>
            <w:webHidden/>
          </w:rPr>
        </w:r>
        <w:r>
          <w:rPr>
            <w:noProof/>
            <w:webHidden/>
          </w:rPr>
          <w:fldChar w:fldCharType="separate"/>
        </w:r>
        <w:r>
          <w:rPr>
            <w:noProof/>
            <w:webHidden/>
          </w:rPr>
          <w:t>87</w:t>
        </w:r>
        <w:r>
          <w:rPr>
            <w:noProof/>
            <w:webHidden/>
          </w:rPr>
          <w:fldChar w:fldCharType="end"/>
        </w:r>
      </w:hyperlink>
    </w:p>
    <w:p w14:paraId="3E5AAB16" w14:textId="124CA1D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95" w:history="1">
        <w:r w:rsidRPr="00932EFB">
          <w:rPr>
            <w:rStyle w:val="Hyperlink"/>
            <w:rFonts w:cs="Arial"/>
            <w:noProof/>
          </w:rPr>
          <w:t>6.14.11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_Toc94634595 \h </w:instrText>
        </w:r>
        <w:r>
          <w:rPr>
            <w:noProof/>
            <w:webHidden/>
          </w:rPr>
        </w:r>
        <w:r>
          <w:rPr>
            <w:noProof/>
            <w:webHidden/>
          </w:rPr>
          <w:fldChar w:fldCharType="separate"/>
        </w:r>
        <w:r>
          <w:rPr>
            <w:noProof/>
            <w:webHidden/>
          </w:rPr>
          <w:t>87</w:t>
        </w:r>
        <w:r>
          <w:rPr>
            <w:noProof/>
            <w:webHidden/>
          </w:rPr>
          <w:fldChar w:fldCharType="end"/>
        </w:r>
      </w:hyperlink>
    </w:p>
    <w:p w14:paraId="376249C7" w14:textId="0A3A08B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96" w:history="1">
        <w:r w:rsidRPr="00932EFB">
          <w:rPr>
            <w:rStyle w:val="Hyperlink"/>
            <w:rFonts w:cs="Arial"/>
            <w:noProof/>
          </w:rPr>
          <w:t>6.14.12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_Toc94634596 \h </w:instrText>
        </w:r>
        <w:r>
          <w:rPr>
            <w:noProof/>
            <w:webHidden/>
          </w:rPr>
        </w:r>
        <w:r>
          <w:rPr>
            <w:noProof/>
            <w:webHidden/>
          </w:rPr>
          <w:fldChar w:fldCharType="separate"/>
        </w:r>
        <w:r>
          <w:rPr>
            <w:noProof/>
            <w:webHidden/>
          </w:rPr>
          <w:t>87</w:t>
        </w:r>
        <w:r>
          <w:rPr>
            <w:noProof/>
            <w:webHidden/>
          </w:rPr>
          <w:fldChar w:fldCharType="end"/>
        </w:r>
      </w:hyperlink>
    </w:p>
    <w:p w14:paraId="50B52884" w14:textId="51F5B7A6" w:rsidR="00BE2B94" w:rsidRDefault="00BE2B94">
      <w:pPr>
        <w:pStyle w:val="TOC2"/>
        <w:tabs>
          <w:tab w:val="left" w:pos="880"/>
          <w:tab w:val="right" w:leader="dot" w:pos="9350"/>
        </w:tabs>
        <w:rPr>
          <w:rFonts w:asciiTheme="minorHAnsi" w:eastAsiaTheme="minorEastAsia" w:hAnsiTheme="minorHAnsi" w:cstheme="minorBidi"/>
          <w:noProof/>
        </w:rPr>
      </w:pPr>
      <w:hyperlink w:anchor="_Toc94634597" w:history="1">
        <w:r w:rsidRPr="00932EFB">
          <w:rPr>
            <w:rStyle w:val="Hyperlink"/>
            <w:noProof/>
          </w:rPr>
          <w:t>6.15</w:t>
        </w:r>
        <w:r>
          <w:rPr>
            <w:rFonts w:asciiTheme="minorHAnsi" w:eastAsiaTheme="minorEastAsia" w:hAnsiTheme="minorHAnsi" w:cstheme="minorBidi"/>
            <w:noProof/>
          </w:rPr>
          <w:tab/>
        </w:r>
        <w:r w:rsidRPr="00932EFB">
          <w:rPr>
            <w:rStyle w:val="Hyperlink"/>
            <w:noProof/>
          </w:rPr>
          <w:t>Use Case Id: UC-15 Determine MH Pending member(s) during the Second Provisional Period</w:t>
        </w:r>
        <w:r>
          <w:rPr>
            <w:noProof/>
            <w:webHidden/>
          </w:rPr>
          <w:tab/>
        </w:r>
        <w:r>
          <w:rPr>
            <w:noProof/>
            <w:webHidden/>
          </w:rPr>
          <w:fldChar w:fldCharType="begin"/>
        </w:r>
        <w:r>
          <w:rPr>
            <w:noProof/>
            <w:webHidden/>
          </w:rPr>
          <w:instrText xml:space="preserve"> PAGEREF _Toc94634597 \h </w:instrText>
        </w:r>
        <w:r>
          <w:rPr>
            <w:noProof/>
            <w:webHidden/>
          </w:rPr>
        </w:r>
        <w:r>
          <w:rPr>
            <w:noProof/>
            <w:webHidden/>
          </w:rPr>
          <w:fldChar w:fldCharType="separate"/>
        </w:r>
        <w:r>
          <w:rPr>
            <w:noProof/>
            <w:webHidden/>
          </w:rPr>
          <w:t>88</w:t>
        </w:r>
        <w:r>
          <w:rPr>
            <w:noProof/>
            <w:webHidden/>
          </w:rPr>
          <w:fldChar w:fldCharType="end"/>
        </w:r>
      </w:hyperlink>
    </w:p>
    <w:p w14:paraId="50E025E5" w14:textId="1559853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98" w:history="1">
        <w:r w:rsidRPr="00932EFB">
          <w:rPr>
            <w:rStyle w:val="Hyperlink"/>
            <w:rFonts w:cs="Arial"/>
            <w:noProof/>
          </w:rPr>
          <w:t>6.15.1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_Toc94634598 \h </w:instrText>
        </w:r>
        <w:r>
          <w:rPr>
            <w:noProof/>
            <w:webHidden/>
          </w:rPr>
        </w:r>
        <w:r>
          <w:rPr>
            <w:noProof/>
            <w:webHidden/>
          </w:rPr>
          <w:fldChar w:fldCharType="separate"/>
        </w:r>
        <w:r>
          <w:rPr>
            <w:noProof/>
            <w:webHidden/>
          </w:rPr>
          <w:t>88</w:t>
        </w:r>
        <w:r>
          <w:rPr>
            <w:noProof/>
            <w:webHidden/>
          </w:rPr>
          <w:fldChar w:fldCharType="end"/>
        </w:r>
      </w:hyperlink>
    </w:p>
    <w:p w14:paraId="421AA925" w14:textId="367DF49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99" w:history="1">
        <w:r w:rsidRPr="00932EFB">
          <w:rPr>
            <w:rStyle w:val="Hyperlink"/>
            <w:rFonts w:cs="Arial"/>
            <w:noProof/>
          </w:rPr>
          <w:t>6.15.2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_Toc94634599 \h </w:instrText>
        </w:r>
        <w:r>
          <w:rPr>
            <w:noProof/>
            <w:webHidden/>
          </w:rPr>
        </w:r>
        <w:r>
          <w:rPr>
            <w:noProof/>
            <w:webHidden/>
          </w:rPr>
          <w:fldChar w:fldCharType="separate"/>
        </w:r>
        <w:r>
          <w:rPr>
            <w:noProof/>
            <w:webHidden/>
          </w:rPr>
          <w:t>88</w:t>
        </w:r>
        <w:r>
          <w:rPr>
            <w:noProof/>
            <w:webHidden/>
          </w:rPr>
          <w:fldChar w:fldCharType="end"/>
        </w:r>
      </w:hyperlink>
    </w:p>
    <w:p w14:paraId="13D7B9F3" w14:textId="11310E5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0" w:history="1">
        <w:r w:rsidRPr="00932EFB">
          <w:rPr>
            <w:rStyle w:val="Hyperlink"/>
            <w:rFonts w:cs="Arial"/>
            <w:noProof/>
          </w:rPr>
          <w:t>6.15.3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_Toc94634600 \h </w:instrText>
        </w:r>
        <w:r>
          <w:rPr>
            <w:noProof/>
            <w:webHidden/>
          </w:rPr>
        </w:r>
        <w:r>
          <w:rPr>
            <w:noProof/>
            <w:webHidden/>
          </w:rPr>
          <w:fldChar w:fldCharType="separate"/>
        </w:r>
        <w:r>
          <w:rPr>
            <w:noProof/>
            <w:webHidden/>
          </w:rPr>
          <w:t>88</w:t>
        </w:r>
        <w:r>
          <w:rPr>
            <w:noProof/>
            <w:webHidden/>
          </w:rPr>
          <w:fldChar w:fldCharType="end"/>
        </w:r>
      </w:hyperlink>
    </w:p>
    <w:p w14:paraId="56055A05" w14:textId="1031FE0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1" w:history="1">
        <w:r w:rsidRPr="00932EFB">
          <w:rPr>
            <w:rStyle w:val="Hyperlink"/>
            <w:rFonts w:cs="Arial"/>
            <w:noProof/>
          </w:rPr>
          <w:t>6.15.4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_Toc94634601 \h </w:instrText>
        </w:r>
        <w:r>
          <w:rPr>
            <w:noProof/>
            <w:webHidden/>
          </w:rPr>
        </w:r>
        <w:r>
          <w:rPr>
            <w:noProof/>
            <w:webHidden/>
          </w:rPr>
          <w:fldChar w:fldCharType="separate"/>
        </w:r>
        <w:r>
          <w:rPr>
            <w:noProof/>
            <w:webHidden/>
          </w:rPr>
          <w:t>88</w:t>
        </w:r>
        <w:r>
          <w:rPr>
            <w:noProof/>
            <w:webHidden/>
          </w:rPr>
          <w:fldChar w:fldCharType="end"/>
        </w:r>
      </w:hyperlink>
    </w:p>
    <w:p w14:paraId="265B5B3E" w14:textId="174C22D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2" w:history="1">
        <w:r w:rsidRPr="00932EFB">
          <w:rPr>
            <w:rStyle w:val="Hyperlink"/>
            <w:rFonts w:cs="Arial"/>
            <w:noProof/>
          </w:rPr>
          <w:t>6.15.5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_Toc94634602 \h </w:instrText>
        </w:r>
        <w:r>
          <w:rPr>
            <w:noProof/>
            <w:webHidden/>
          </w:rPr>
        </w:r>
        <w:r>
          <w:rPr>
            <w:noProof/>
            <w:webHidden/>
          </w:rPr>
          <w:fldChar w:fldCharType="separate"/>
        </w:r>
        <w:r>
          <w:rPr>
            <w:noProof/>
            <w:webHidden/>
          </w:rPr>
          <w:t>88</w:t>
        </w:r>
        <w:r>
          <w:rPr>
            <w:noProof/>
            <w:webHidden/>
          </w:rPr>
          <w:fldChar w:fldCharType="end"/>
        </w:r>
      </w:hyperlink>
    </w:p>
    <w:p w14:paraId="19C822CE" w14:textId="5DB34FC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3" w:history="1">
        <w:r w:rsidRPr="00932EFB">
          <w:rPr>
            <w:rStyle w:val="Hyperlink"/>
            <w:rFonts w:cs="Arial"/>
            <w:noProof/>
          </w:rPr>
          <w:t>6.15.6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_Toc94634603 \h </w:instrText>
        </w:r>
        <w:r>
          <w:rPr>
            <w:noProof/>
            <w:webHidden/>
          </w:rPr>
        </w:r>
        <w:r>
          <w:rPr>
            <w:noProof/>
            <w:webHidden/>
          </w:rPr>
          <w:fldChar w:fldCharType="separate"/>
        </w:r>
        <w:r>
          <w:rPr>
            <w:noProof/>
            <w:webHidden/>
          </w:rPr>
          <w:t>88</w:t>
        </w:r>
        <w:r>
          <w:rPr>
            <w:noProof/>
            <w:webHidden/>
          </w:rPr>
          <w:fldChar w:fldCharType="end"/>
        </w:r>
      </w:hyperlink>
    </w:p>
    <w:p w14:paraId="2DEC050A" w14:textId="2CD8B99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4" w:history="1">
        <w:r w:rsidRPr="00932EFB">
          <w:rPr>
            <w:rStyle w:val="Hyperlink"/>
            <w:rFonts w:cs="Arial"/>
            <w:noProof/>
          </w:rPr>
          <w:t>6.15.7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_Toc94634604 \h </w:instrText>
        </w:r>
        <w:r>
          <w:rPr>
            <w:noProof/>
            <w:webHidden/>
          </w:rPr>
        </w:r>
        <w:r>
          <w:rPr>
            <w:noProof/>
            <w:webHidden/>
          </w:rPr>
          <w:fldChar w:fldCharType="separate"/>
        </w:r>
        <w:r>
          <w:rPr>
            <w:noProof/>
            <w:webHidden/>
          </w:rPr>
          <w:t>89</w:t>
        </w:r>
        <w:r>
          <w:rPr>
            <w:noProof/>
            <w:webHidden/>
          </w:rPr>
          <w:fldChar w:fldCharType="end"/>
        </w:r>
      </w:hyperlink>
    </w:p>
    <w:p w14:paraId="528A200E" w14:textId="03BE400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05" w:history="1">
        <w:r w:rsidRPr="00932EFB">
          <w:rPr>
            <w:rStyle w:val="Hyperlink"/>
            <w:rFonts w:cs="Arial"/>
            <w:noProof/>
          </w:rPr>
          <w:t>6.15.7.1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_Toc94634605 \h </w:instrText>
        </w:r>
        <w:r>
          <w:rPr>
            <w:noProof/>
            <w:webHidden/>
          </w:rPr>
        </w:r>
        <w:r>
          <w:rPr>
            <w:noProof/>
            <w:webHidden/>
          </w:rPr>
          <w:fldChar w:fldCharType="separate"/>
        </w:r>
        <w:r>
          <w:rPr>
            <w:noProof/>
            <w:webHidden/>
          </w:rPr>
          <w:t>89</w:t>
        </w:r>
        <w:r>
          <w:rPr>
            <w:noProof/>
            <w:webHidden/>
          </w:rPr>
          <w:fldChar w:fldCharType="end"/>
        </w:r>
      </w:hyperlink>
    </w:p>
    <w:p w14:paraId="17FCA79C" w14:textId="785EBBC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06" w:history="1">
        <w:r w:rsidRPr="00932EFB">
          <w:rPr>
            <w:rStyle w:val="Hyperlink"/>
            <w:rFonts w:cs="Arial"/>
            <w:noProof/>
          </w:rPr>
          <w:t>6.15.7.2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_Toc94634606 \h </w:instrText>
        </w:r>
        <w:r>
          <w:rPr>
            <w:noProof/>
            <w:webHidden/>
          </w:rPr>
        </w:r>
        <w:r>
          <w:rPr>
            <w:noProof/>
            <w:webHidden/>
          </w:rPr>
          <w:fldChar w:fldCharType="separate"/>
        </w:r>
        <w:r>
          <w:rPr>
            <w:noProof/>
            <w:webHidden/>
          </w:rPr>
          <w:t>89</w:t>
        </w:r>
        <w:r>
          <w:rPr>
            <w:noProof/>
            <w:webHidden/>
          </w:rPr>
          <w:fldChar w:fldCharType="end"/>
        </w:r>
      </w:hyperlink>
    </w:p>
    <w:p w14:paraId="52B6BC13" w14:textId="3E84899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7" w:history="1">
        <w:r w:rsidRPr="00932EFB">
          <w:rPr>
            <w:rStyle w:val="Hyperlink"/>
            <w:rFonts w:cs="Arial"/>
            <w:noProof/>
          </w:rPr>
          <w:t>6.15.8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_Toc94634607 \h </w:instrText>
        </w:r>
        <w:r>
          <w:rPr>
            <w:noProof/>
            <w:webHidden/>
          </w:rPr>
        </w:r>
        <w:r>
          <w:rPr>
            <w:noProof/>
            <w:webHidden/>
          </w:rPr>
          <w:fldChar w:fldCharType="separate"/>
        </w:r>
        <w:r>
          <w:rPr>
            <w:noProof/>
            <w:webHidden/>
          </w:rPr>
          <w:t>90</w:t>
        </w:r>
        <w:r>
          <w:rPr>
            <w:noProof/>
            <w:webHidden/>
          </w:rPr>
          <w:fldChar w:fldCharType="end"/>
        </w:r>
      </w:hyperlink>
    </w:p>
    <w:p w14:paraId="475A0BC7" w14:textId="03CA597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8" w:history="1">
        <w:r w:rsidRPr="00932EFB">
          <w:rPr>
            <w:rStyle w:val="Hyperlink"/>
            <w:rFonts w:cs="Arial"/>
            <w:noProof/>
          </w:rPr>
          <w:t>6.15.9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_Toc94634608 \h </w:instrText>
        </w:r>
        <w:r>
          <w:rPr>
            <w:noProof/>
            <w:webHidden/>
          </w:rPr>
        </w:r>
        <w:r>
          <w:rPr>
            <w:noProof/>
            <w:webHidden/>
          </w:rPr>
          <w:fldChar w:fldCharType="separate"/>
        </w:r>
        <w:r>
          <w:rPr>
            <w:noProof/>
            <w:webHidden/>
          </w:rPr>
          <w:t>90</w:t>
        </w:r>
        <w:r>
          <w:rPr>
            <w:noProof/>
            <w:webHidden/>
          </w:rPr>
          <w:fldChar w:fldCharType="end"/>
        </w:r>
      </w:hyperlink>
    </w:p>
    <w:p w14:paraId="6482BA31" w14:textId="6AB9B5A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09" w:history="1">
        <w:r w:rsidRPr="00932EFB">
          <w:rPr>
            <w:rStyle w:val="Hyperlink"/>
            <w:rFonts w:cs="Arial"/>
            <w:noProof/>
          </w:rPr>
          <w:t>6.15.10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_Toc94634609 \h </w:instrText>
        </w:r>
        <w:r>
          <w:rPr>
            <w:noProof/>
            <w:webHidden/>
          </w:rPr>
        </w:r>
        <w:r>
          <w:rPr>
            <w:noProof/>
            <w:webHidden/>
          </w:rPr>
          <w:fldChar w:fldCharType="separate"/>
        </w:r>
        <w:r>
          <w:rPr>
            <w:noProof/>
            <w:webHidden/>
          </w:rPr>
          <w:t>94</w:t>
        </w:r>
        <w:r>
          <w:rPr>
            <w:noProof/>
            <w:webHidden/>
          </w:rPr>
          <w:fldChar w:fldCharType="end"/>
        </w:r>
      </w:hyperlink>
    </w:p>
    <w:p w14:paraId="062DCF08" w14:textId="4270233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10" w:history="1">
        <w:r w:rsidRPr="00932EFB">
          <w:rPr>
            <w:rStyle w:val="Hyperlink"/>
            <w:rFonts w:cs="Arial"/>
            <w:noProof/>
          </w:rPr>
          <w:t>6.15.11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_Toc94634610 \h </w:instrText>
        </w:r>
        <w:r>
          <w:rPr>
            <w:noProof/>
            <w:webHidden/>
          </w:rPr>
        </w:r>
        <w:r>
          <w:rPr>
            <w:noProof/>
            <w:webHidden/>
          </w:rPr>
          <w:fldChar w:fldCharType="separate"/>
        </w:r>
        <w:r>
          <w:rPr>
            <w:noProof/>
            <w:webHidden/>
          </w:rPr>
          <w:t>94</w:t>
        </w:r>
        <w:r>
          <w:rPr>
            <w:noProof/>
            <w:webHidden/>
          </w:rPr>
          <w:fldChar w:fldCharType="end"/>
        </w:r>
      </w:hyperlink>
    </w:p>
    <w:p w14:paraId="266C2898" w14:textId="780CD96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11" w:history="1">
        <w:r w:rsidRPr="00932EFB">
          <w:rPr>
            <w:rStyle w:val="Hyperlink"/>
            <w:rFonts w:cs="Arial"/>
            <w:noProof/>
          </w:rPr>
          <w:t>6.15.12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_Toc94634611 \h </w:instrText>
        </w:r>
        <w:r>
          <w:rPr>
            <w:noProof/>
            <w:webHidden/>
          </w:rPr>
        </w:r>
        <w:r>
          <w:rPr>
            <w:noProof/>
            <w:webHidden/>
          </w:rPr>
          <w:fldChar w:fldCharType="separate"/>
        </w:r>
        <w:r>
          <w:rPr>
            <w:noProof/>
            <w:webHidden/>
          </w:rPr>
          <w:t>94</w:t>
        </w:r>
        <w:r>
          <w:rPr>
            <w:noProof/>
            <w:webHidden/>
          </w:rPr>
          <w:fldChar w:fldCharType="end"/>
        </w:r>
      </w:hyperlink>
    </w:p>
    <w:p w14:paraId="1E5E1C06" w14:textId="05E8BC54" w:rsidR="00BE2B94" w:rsidRDefault="00BE2B94">
      <w:pPr>
        <w:pStyle w:val="TOC2"/>
        <w:tabs>
          <w:tab w:val="left" w:pos="880"/>
          <w:tab w:val="right" w:leader="dot" w:pos="9350"/>
        </w:tabs>
        <w:rPr>
          <w:rFonts w:asciiTheme="minorHAnsi" w:eastAsiaTheme="minorEastAsia" w:hAnsiTheme="minorHAnsi" w:cstheme="minorBidi"/>
          <w:noProof/>
        </w:rPr>
      </w:pPr>
      <w:hyperlink w:anchor="_Toc94634612" w:history="1">
        <w:r w:rsidRPr="00932EFB">
          <w:rPr>
            <w:rStyle w:val="Hyperlink"/>
            <w:noProof/>
          </w:rPr>
          <w:t>6.16</w:t>
        </w:r>
        <w:r>
          <w:rPr>
            <w:rFonts w:asciiTheme="minorHAnsi" w:eastAsiaTheme="minorEastAsia" w:hAnsiTheme="minorHAnsi" w:cstheme="minorBidi"/>
            <w:noProof/>
          </w:rPr>
          <w:tab/>
        </w:r>
        <w:r w:rsidRPr="00932EFB">
          <w:rPr>
            <w:rStyle w:val="Hyperlink"/>
            <w:noProof/>
          </w:rPr>
          <w:t>Use Case Id: UC-16 Movement out of “MH Pending” status and Retro coverage to MH members</w:t>
        </w:r>
        <w:r>
          <w:rPr>
            <w:noProof/>
            <w:webHidden/>
          </w:rPr>
          <w:tab/>
        </w:r>
        <w:r>
          <w:rPr>
            <w:noProof/>
            <w:webHidden/>
          </w:rPr>
          <w:fldChar w:fldCharType="begin"/>
        </w:r>
        <w:r>
          <w:rPr>
            <w:noProof/>
            <w:webHidden/>
          </w:rPr>
          <w:instrText xml:space="preserve"> PAGEREF _Toc94634612 \h </w:instrText>
        </w:r>
        <w:r>
          <w:rPr>
            <w:noProof/>
            <w:webHidden/>
          </w:rPr>
        </w:r>
        <w:r>
          <w:rPr>
            <w:noProof/>
            <w:webHidden/>
          </w:rPr>
          <w:fldChar w:fldCharType="separate"/>
        </w:r>
        <w:r>
          <w:rPr>
            <w:noProof/>
            <w:webHidden/>
          </w:rPr>
          <w:t>95</w:t>
        </w:r>
        <w:r>
          <w:rPr>
            <w:noProof/>
            <w:webHidden/>
          </w:rPr>
          <w:fldChar w:fldCharType="end"/>
        </w:r>
      </w:hyperlink>
    </w:p>
    <w:p w14:paraId="1B65CCA0" w14:textId="44AB3A6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3" w:history="1">
        <w:r w:rsidRPr="00932EFB">
          <w:rPr>
            <w:rStyle w:val="Hyperlink"/>
            <w:rFonts w:cs="Arial"/>
            <w:noProof/>
          </w:rPr>
          <w:t>6.16.1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_Toc94634613 \h </w:instrText>
        </w:r>
        <w:r>
          <w:rPr>
            <w:noProof/>
            <w:webHidden/>
          </w:rPr>
        </w:r>
        <w:r>
          <w:rPr>
            <w:noProof/>
            <w:webHidden/>
          </w:rPr>
          <w:fldChar w:fldCharType="separate"/>
        </w:r>
        <w:r>
          <w:rPr>
            <w:noProof/>
            <w:webHidden/>
          </w:rPr>
          <w:t>95</w:t>
        </w:r>
        <w:r>
          <w:rPr>
            <w:noProof/>
            <w:webHidden/>
          </w:rPr>
          <w:fldChar w:fldCharType="end"/>
        </w:r>
      </w:hyperlink>
    </w:p>
    <w:p w14:paraId="2B67E3AD" w14:textId="569CF9B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4" w:history="1">
        <w:r w:rsidRPr="00932EFB">
          <w:rPr>
            <w:rStyle w:val="Hyperlink"/>
            <w:rFonts w:cs="Arial"/>
            <w:noProof/>
          </w:rPr>
          <w:t>6.16.2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_Toc94634614 \h </w:instrText>
        </w:r>
        <w:r>
          <w:rPr>
            <w:noProof/>
            <w:webHidden/>
          </w:rPr>
        </w:r>
        <w:r>
          <w:rPr>
            <w:noProof/>
            <w:webHidden/>
          </w:rPr>
          <w:fldChar w:fldCharType="separate"/>
        </w:r>
        <w:r>
          <w:rPr>
            <w:noProof/>
            <w:webHidden/>
          </w:rPr>
          <w:t>95</w:t>
        </w:r>
        <w:r>
          <w:rPr>
            <w:noProof/>
            <w:webHidden/>
          </w:rPr>
          <w:fldChar w:fldCharType="end"/>
        </w:r>
      </w:hyperlink>
    </w:p>
    <w:p w14:paraId="4B963D9D" w14:textId="28E2468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5" w:history="1">
        <w:r w:rsidRPr="00932EFB">
          <w:rPr>
            <w:rStyle w:val="Hyperlink"/>
            <w:rFonts w:cs="Arial"/>
            <w:noProof/>
          </w:rPr>
          <w:t>6.16.3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_Toc94634615 \h </w:instrText>
        </w:r>
        <w:r>
          <w:rPr>
            <w:noProof/>
            <w:webHidden/>
          </w:rPr>
        </w:r>
        <w:r>
          <w:rPr>
            <w:noProof/>
            <w:webHidden/>
          </w:rPr>
          <w:fldChar w:fldCharType="separate"/>
        </w:r>
        <w:r>
          <w:rPr>
            <w:noProof/>
            <w:webHidden/>
          </w:rPr>
          <w:t>95</w:t>
        </w:r>
        <w:r>
          <w:rPr>
            <w:noProof/>
            <w:webHidden/>
          </w:rPr>
          <w:fldChar w:fldCharType="end"/>
        </w:r>
      </w:hyperlink>
    </w:p>
    <w:p w14:paraId="5DC67ABD" w14:textId="629F67C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6" w:history="1">
        <w:r w:rsidRPr="00932EFB">
          <w:rPr>
            <w:rStyle w:val="Hyperlink"/>
            <w:rFonts w:cs="Arial"/>
            <w:noProof/>
          </w:rPr>
          <w:t>6.16.4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_Toc94634616 \h </w:instrText>
        </w:r>
        <w:r>
          <w:rPr>
            <w:noProof/>
            <w:webHidden/>
          </w:rPr>
        </w:r>
        <w:r>
          <w:rPr>
            <w:noProof/>
            <w:webHidden/>
          </w:rPr>
          <w:fldChar w:fldCharType="separate"/>
        </w:r>
        <w:r>
          <w:rPr>
            <w:noProof/>
            <w:webHidden/>
          </w:rPr>
          <w:t>95</w:t>
        </w:r>
        <w:r>
          <w:rPr>
            <w:noProof/>
            <w:webHidden/>
          </w:rPr>
          <w:fldChar w:fldCharType="end"/>
        </w:r>
      </w:hyperlink>
    </w:p>
    <w:p w14:paraId="225F822C" w14:textId="7B00695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7" w:history="1">
        <w:r w:rsidRPr="00932EFB">
          <w:rPr>
            <w:rStyle w:val="Hyperlink"/>
            <w:rFonts w:cs="Arial"/>
            <w:noProof/>
          </w:rPr>
          <w:t>6.16.5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_Toc94634617 \h </w:instrText>
        </w:r>
        <w:r>
          <w:rPr>
            <w:noProof/>
            <w:webHidden/>
          </w:rPr>
        </w:r>
        <w:r>
          <w:rPr>
            <w:noProof/>
            <w:webHidden/>
          </w:rPr>
          <w:fldChar w:fldCharType="separate"/>
        </w:r>
        <w:r>
          <w:rPr>
            <w:noProof/>
            <w:webHidden/>
          </w:rPr>
          <w:t>95</w:t>
        </w:r>
        <w:r>
          <w:rPr>
            <w:noProof/>
            <w:webHidden/>
          </w:rPr>
          <w:fldChar w:fldCharType="end"/>
        </w:r>
      </w:hyperlink>
    </w:p>
    <w:p w14:paraId="45119FD6" w14:textId="6198920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8" w:history="1">
        <w:r w:rsidRPr="00932EFB">
          <w:rPr>
            <w:rStyle w:val="Hyperlink"/>
            <w:rFonts w:cs="Arial"/>
            <w:noProof/>
          </w:rPr>
          <w:t>6.16.6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_Toc94634618 \h </w:instrText>
        </w:r>
        <w:r>
          <w:rPr>
            <w:noProof/>
            <w:webHidden/>
          </w:rPr>
        </w:r>
        <w:r>
          <w:rPr>
            <w:noProof/>
            <w:webHidden/>
          </w:rPr>
          <w:fldChar w:fldCharType="separate"/>
        </w:r>
        <w:r>
          <w:rPr>
            <w:noProof/>
            <w:webHidden/>
          </w:rPr>
          <w:t>95</w:t>
        </w:r>
        <w:r>
          <w:rPr>
            <w:noProof/>
            <w:webHidden/>
          </w:rPr>
          <w:fldChar w:fldCharType="end"/>
        </w:r>
      </w:hyperlink>
    </w:p>
    <w:p w14:paraId="502DA404" w14:textId="0B818C1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9" w:history="1">
        <w:r w:rsidRPr="00932EFB">
          <w:rPr>
            <w:rStyle w:val="Hyperlink"/>
            <w:rFonts w:cs="Arial"/>
            <w:noProof/>
          </w:rPr>
          <w:t>6.16.7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_Toc94634619 \h </w:instrText>
        </w:r>
        <w:r>
          <w:rPr>
            <w:noProof/>
            <w:webHidden/>
          </w:rPr>
        </w:r>
        <w:r>
          <w:rPr>
            <w:noProof/>
            <w:webHidden/>
          </w:rPr>
          <w:fldChar w:fldCharType="separate"/>
        </w:r>
        <w:r>
          <w:rPr>
            <w:noProof/>
            <w:webHidden/>
          </w:rPr>
          <w:t>96</w:t>
        </w:r>
        <w:r>
          <w:rPr>
            <w:noProof/>
            <w:webHidden/>
          </w:rPr>
          <w:fldChar w:fldCharType="end"/>
        </w:r>
      </w:hyperlink>
    </w:p>
    <w:p w14:paraId="01FA0E0A" w14:textId="2F50A80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0" w:history="1">
        <w:r w:rsidRPr="00932EFB">
          <w:rPr>
            <w:rStyle w:val="Hyperlink"/>
            <w:rFonts w:cs="Arial"/>
            <w:noProof/>
          </w:rPr>
          <w:t>6.16.7.1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_Toc94634620 \h </w:instrText>
        </w:r>
        <w:r>
          <w:rPr>
            <w:noProof/>
            <w:webHidden/>
          </w:rPr>
        </w:r>
        <w:r>
          <w:rPr>
            <w:noProof/>
            <w:webHidden/>
          </w:rPr>
          <w:fldChar w:fldCharType="separate"/>
        </w:r>
        <w:r>
          <w:rPr>
            <w:noProof/>
            <w:webHidden/>
          </w:rPr>
          <w:t>96</w:t>
        </w:r>
        <w:r>
          <w:rPr>
            <w:noProof/>
            <w:webHidden/>
          </w:rPr>
          <w:fldChar w:fldCharType="end"/>
        </w:r>
      </w:hyperlink>
    </w:p>
    <w:p w14:paraId="70F94E47" w14:textId="183FDA9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1" w:history="1">
        <w:r w:rsidRPr="00932EFB">
          <w:rPr>
            <w:rStyle w:val="Hyperlink"/>
            <w:rFonts w:cs="Arial"/>
            <w:noProof/>
          </w:rPr>
          <w:t>6.16.7.2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_Toc94634621 \h </w:instrText>
        </w:r>
        <w:r>
          <w:rPr>
            <w:noProof/>
            <w:webHidden/>
          </w:rPr>
        </w:r>
        <w:r>
          <w:rPr>
            <w:noProof/>
            <w:webHidden/>
          </w:rPr>
          <w:fldChar w:fldCharType="separate"/>
        </w:r>
        <w:r>
          <w:rPr>
            <w:noProof/>
            <w:webHidden/>
          </w:rPr>
          <w:t>96</w:t>
        </w:r>
        <w:r>
          <w:rPr>
            <w:noProof/>
            <w:webHidden/>
          </w:rPr>
          <w:fldChar w:fldCharType="end"/>
        </w:r>
      </w:hyperlink>
    </w:p>
    <w:p w14:paraId="273CDFED" w14:textId="07069B6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2" w:history="1">
        <w:r w:rsidRPr="00932EFB">
          <w:rPr>
            <w:rStyle w:val="Hyperlink"/>
            <w:rFonts w:cs="Arial"/>
            <w:noProof/>
          </w:rPr>
          <w:t>6.16.7.3</w:t>
        </w:r>
        <w:r>
          <w:rPr>
            <w:rFonts w:asciiTheme="minorHAnsi" w:eastAsiaTheme="minorEastAsia" w:hAnsiTheme="minorHAnsi" w:cstheme="minorBidi"/>
            <w:noProof/>
          </w:rPr>
          <w:tab/>
        </w:r>
        <w:r w:rsidRPr="00932EFB">
          <w:rPr>
            <w:rStyle w:val="Hyperlink"/>
            <w:rFonts w:cs="Arial"/>
            <w:noProof/>
          </w:rPr>
          <w:t>Alternate Flow 2</w:t>
        </w:r>
        <w:r>
          <w:rPr>
            <w:noProof/>
            <w:webHidden/>
          </w:rPr>
          <w:tab/>
        </w:r>
        <w:r>
          <w:rPr>
            <w:noProof/>
            <w:webHidden/>
          </w:rPr>
          <w:fldChar w:fldCharType="begin"/>
        </w:r>
        <w:r>
          <w:rPr>
            <w:noProof/>
            <w:webHidden/>
          </w:rPr>
          <w:instrText xml:space="preserve"> PAGEREF _Toc94634622 \h </w:instrText>
        </w:r>
        <w:r>
          <w:rPr>
            <w:noProof/>
            <w:webHidden/>
          </w:rPr>
        </w:r>
        <w:r>
          <w:rPr>
            <w:noProof/>
            <w:webHidden/>
          </w:rPr>
          <w:fldChar w:fldCharType="separate"/>
        </w:r>
        <w:r>
          <w:rPr>
            <w:noProof/>
            <w:webHidden/>
          </w:rPr>
          <w:t>96</w:t>
        </w:r>
        <w:r>
          <w:rPr>
            <w:noProof/>
            <w:webHidden/>
          </w:rPr>
          <w:fldChar w:fldCharType="end"/>
        </w:r>
      </w:hyperlink>
    </w:p>
    <w:p w14:paraId="65674151" w14:textId="25AD999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3" w:history="1">
        <w:r w:rsidRPr="00932EFB">
          <w:rPr>
            <w:rStyle w:val="Hyperlink"/>
            <w:rFonts w:cs="Arial"/>
            <w:noProof/>
          </w:rPr>
          <w:t>6.16.7.4</w:t>
        </w:r>
        <w:r>
          <w:rPr>
            <w:rFonts w:asciiTheme="minorHAnsi" w:eastAsiaTheme="minorEastAsia" w:hAnsiTheme="minorHAnsi" w:cstheme="minorBidi"/>
            <w:noProof/>
          </w:rPr>
          <w:tab/>
        </w:r>
        <w:r w:rsidRPr="00932EFB">
          <w:rPr>
            <w:rStyle w:val="Hyperlink"/>
            <w:rFonts w:cs="Arial"/>
            <w:noProof/>
          </w:rPr>
          <w:t>Alternate Flow 3</w:t>
        </w:r>
        <w:r>
          <w:rPr>
            <w:noProof/>
            <w:webHidden/>
          </w:rPr>
          <w:tab/>
        </w:r>
        <w:r>
          <w:rPr>
            <w:noProof/>
            <w:webHidden/>
          </w:rPr>
          <w:fldChar w:fldCharType="begin"/>
        </w:r>
        <w:r>
          <w:rPr>
            <w:noProof/>
            <w:webHidden/>
          </w:rPr>
          <w:instrText xml:space="preserve"> PAGEREF _Toc94634623 \h </w:instrText>
        </w:r>
        <w:r>
          <w:rPr>
            <w:noProof/>
            <w:webHidden/>
          </w:rPr>
        </w:r>
        <w:r>
          <w:rPr>
            <w:noProof/>
            <w:webHidden/>
          </w:rPr>
          <w:fldChar w:fldCharType="separate"/>
        </w:r>
        <w:r>
          <w:rPr>
            <w:noProof/>
            <w:webHidden/>
          </w:rPr>
          <w:t>96</w:t>
        </w:r>
        <w:r>
          <w:rPr>
            <w:noProof/>
            <w:webHidden/>
          </w:rPr>
          <w:fldChar w:fldCharType="end"/>
        </w:r>
      </w:hyperlink>
    </w:p>
    <w:p w14:paraId="45419F6F" w14:textId="6EBB7D2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24" w:history="1">
        <w:r w:rsidRPr="00932EFB">
          <w:rPr>
            <w:rStyle w:val="Hyperlink"/>
            <w:rFonts w:cs="Arial"/>
            <w:noProof/>
          </w:rPr>
          <w:t>6.16.8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_Toc94634624 \h </w:instrText>
        </w:r>
        <w:r>
          <w:rPr>
            <w:noProof/>
            <w:webHidden/>
          </w:rPr>
        </w:r>
        <w:r>
          <w:rPr>
            <w:noProof/>
            <w:webHidden/>
          </w:rPr>
          <w:fldChar w:fldCharType="separate"/>
        </w:r>
        <w:r>
          <w:rPr>
            <w:noProof/>
            <w:webHidden/>
          </w:rPr>
          <w:t>97</w:t>
        </w:r>
        <w:r>
          <w:rPr>
            <w:noProof/>
            <w:webHidden/>
          </w:rPr>
          <w:fldChar w:fldCharType="end"/>
        </w:r>
      </w:hyperlink>
    </w:p>
    <w:p w14:paraId="018E4B75" w14:textId="6E98A6C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25" w:history="1">
        <w:r w:rsidRPr="00932EFB">
          <w:rPr>
            <w:rStyle w:val="Hyperlink"/>
            <w:rFonts w:cs="Arial"/>
            <w:noProof/>
          </w:rPr>
          <w:t>6.16.9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_Toc94634625 \h </w:instrText>
        </w:r>
        <w:r>
          <w:rPr>
            <w:noProof/>
            <w:webHidden/>
          </w:rPr>
        </w:r>
        <w:r>
          <w:rPr>
            <w:noProof/>
            <w:webHidden/>
          </w:rPr>
          <w:fldChar w:fldCharType="separate"/>
        </w:r>
        <w:r>
          <w:rPr>
            <w:noProof/>
            <w:webHidden/>
          </w:rPr>
          <w:t>97</w:t>
        </w:r>
        <w:r>
          <w:rPr>
            <w:noProof/>
            <w:webHidden/>
          </w:rPr>
          <w:fldChar w:fldCharType="end"/>
        </w:r>
      </w:hyperlink>
    </w:p>
    <w:p w14:paraId="4AF16AB8" w14:textId="0FCEEC4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6" w:history="1">
        <w:r w:rsidRPr="00932EFB">
          <w:rPr>
            <w:rStyle w:val="Hyperlink"/>
            <w:rFonts w:cs="Arial"/>
            <w:noProof/>
          </w:rPr>
          <w:t>6.16.10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_Toc94634626 \h </w:instrText>
        </w:r>
        <w:r>
          <w:rPr>
            <w:noProof/>
            <w:webHidden/>
          </w:rPr>
        </w:r>
        <w:r>
          <w:rPr>
            <w:noProof/>
            <w:webHidden/>
          </w:rPr>
          <w:fldChar w:fldCharType="separate"/>
        </w:r>
        <w:r>
          <w:rPr>
            <w:noProof/>
            <w:webHidden/>
          </w:rPr>
          <w:t>98</w:t>
        </w:r>
        <w:r>
          <w:rPr>
            <w:noProof/>
            <w:webHidden/>
          </w:rPr>
          <w:fldChar w:fldCharType="end"/>
        </w:r>
      </w:hyperlink>
    </w:p>
    <w:p w14:paraId="2A97FCEC" w14:textId="4A6D5AC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7" w:history="1">
        <w:r w:rsidRPr="00932EFB">
          <w:rPr>
            <w:rStyle w:val="Hyperlink"/>
            <w:rFonts w:cs="Arial"/>
            <w:noProof/>
          </w:rPr>
          <w:t>6.16.11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_Toc94634627 \h </w:instrText>
        </w:r>
        <w:r>
          <w:rPr>
            <w:noProof/>
            <w:webHidden/>
          </w:rPr>
        </w:r>
        <w:r>
          <w:rPr>
            <w:noProof/>
            <w:webHidden/>
          </w:rPr>
          <w:fldChar w:fldCharType="separate"/>
        </w:r>
        <w:r>
          <w:rPr>
            <w:noProof/>
            <w:webHidden/>
          </w:rPr>
          <w:t>98</w:t>
        </w:r>
        <w:r>
          <w:rPr>
            <w:noProof/>
            <w:webHidden/>
          </w:rPr>
          <w:fldChar w:fldCharType="end"/>
        </w:r>
      </w:hyperlink>
    </w:p>
    <w:p w14:paraId="23CEB424" w14:textId="5655074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8" w:history="1">
        <w:r w:rsidRPr="00932EFB">
          <w:rPr>
            <w:rStyle w:val="Hyperlink"/>
            <w:rFonts w:cs="Arial"/>
            <w:noProof/>
          </w:rPr>
          <w:t>6.16.12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_Toc94634628 \h </w:instrText>
        </w:r>
        <w:r>
          <w:rPr>
            <w:noProof/>
            <w:webHidden/>
          </w:rPr>
        </w:r>
        <w:r>
          <w:rPr>
            <w:noProof/>
            <w:webHidden/>
          </w:rPr>
          <w:fldChar w:fldCharType="separate"/>
        </w:r>
        <w:r>
          <w:rPr>
            <w:noProof/>
            <w:webHidden/>
          </w:rPr>
          <w:t>98</w:t>
        </w:r>
        <w:r>
          <w:rPr>
            <w:noProof/>
            <w:webHidden/>
          </w:rPr>
          <w:fldChar w:fldCharType="end"/>
        </w:r>
      </w:hyperlink>
    </w:p>
    <w:p w14:paraId="4BE18AB7" w14:textId="53C6F2EF" w:rsidR="00BE2B94" w:rsidRDefault="00BE2B94">
      <w:pPr>
        <w:pStyle w:val="TOC2"/>
        <w:tabs>
          <w:tab w:val="left" w:pos="880"/>
          <w:tab w:val="right" w:leader="dot" w:pos="9350"/>
        </w:tabs>
        <w:rPr>
          <w:rFonts w:asciiTheme="minorHAnsi" w:eastAsiaTheme="minorEastAsia" w:hAnsiTheme="minorHAnsi" w:cstheme="minorBidi"/>
          <w:noProof/>
        </w:rPr>
      </w:pPr>
      <w:hyperlink w:anchor="_Toc94634629" w:history="1">
        <w:r w:rsidRPr="00932EFB">
          <w:rPr>
            <w:rStyle w:val="Hyperlink"/>
            <w:noProof/>
          </w:rPr>
          <w:t>6.17</w:t>
        </w:r>
        <w:r>
          <w:rPr>
            <w:rFonts w:asciiTheme="minorHAnsi" w:eastAsiaTheme="minorEastAsia" w:hAnsiTheme="minorHAnsi" w:cstheme="minorBidi"/>
            <w:noProof/>
          </w:rPr>
          <w:tab/>
        </w:r>
        <w:r w:rsidRPr="00932EFB">
          <w:rPr>
            <w:rStyle w:val="Hyperlink"/>
            <w:noProof/>
          </w:rPr>
          <w:t>Use Case Id: UC-17 Safe harbor Rule for MassHealth</w:t>
        </w:r>
        <w:r>
          <w:rPr>
            <w:noProof/>
            <w:webHidden/>
          </w:rPr>
          <w:tab/>
        </w:r>
        <w:r>
          <w:rPr>
            <w:noProof/>
            <w:webHidden/>
          </w:rPr>
          <w:fldChar w:fldCharType="begin"/>
        </w:r>
        <w:r>
          <w:rPr>
            <w:noProof/>
            <w:webHidden/>
          </w:rPr>
          <w:instrText xml:space="preserve"> PAGEREF _Toc94634629 \h </w:instrText>
        </w:r>
        <w:r>
          <w:rPr>
            <w:noProof/>
            <w:webHidden/>
          </w:rPr>
        </w:r>
        <w:r>
          <w:rPr>
            <w:noProof/>
            <w:webHidden/>
          </w:rPr>
          <w:fldChar w:fldCharType="separate"/>
        </w:r>
        <w:r>
          <w:rPr>
            <w:noProof/>
            <w:webHidden/>
          </w:rPr>
          <w:t>99</w:t>
        </w:r>
        <w:r>
          <w:rPr>
            <w:noProof/>
            <w:webHidden/>
          </w:rPr>
          <w:fldChar w:fldCharType="end"/>
        </w:r>
      </w:hyperlink>
    </w:p>
    <w:p w14:paraId="26936CD1" w14:textId="32177DF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0" w:history="1">
        <w:r w:rsidRPr="00932EFB">
          <w:rPr>
            <w:rStyle w:val="Hyperlink"/>
            <w:rFonts w:cs="Arial"/>
            <w:noProof/>
          </w:rPr>
          <w:t>6.17.1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_Toc94634630 \h </w:instrText>
        </w:r>
        <w:r>
          <w:rPr>
            <w:noProof/>
            <w:webHidden/>
          </w:rPr>
        </w:r>
        <w:r>
          <w:rPr>
            <w:noProof/>
            <w:webHidden/>
          </w:rPr>
          <w:fldChar w:fldCharType="separate"/>
        </w:r>
        <w:r>
          <w:rPr>
            <w:noProof/>
            <w:webHidden/>
          </w:rPr>
          <w:t>99</w:t>
        </w:r>
        <w:r>
          <w:rPr>
            <w:noProof/>
            <w:webHidden/>
          </w:rPr>
          <w:fldChar w:fldCharType="end"/>
        </w:r>
      </w:hyperlink>
    </w:p>
    <w:p w14:paraId="00C25BB5" w14:textId="61C6D0B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1" w:history="1">
        <w:r w:rsidRPr="00932EFB">
          <w:rPr>
            <w:rStyle w:val="Hyperlink"/>
            <w:rFonts w:cs="Arial"/>
            <w:noProof/>
          </w:rPr>
          <w:t>6.17.2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_Toc94634631 \h </w:instrText>
        </w:r>
        <w:r>
          <w:rPr>
            <w:noProof/>
            <w:webHidden/>
          </w:rPr>
        </w:r>
        <w:r>
          <w:rPr>
            <w:noProof/>
            <w:webHidden/>
          </w:rPr>
          <w:fldChar w:fldCharType="separate"/>
        </w:r>
        <w:r>
          <w:rPr>
            <w:noProof/>
            <w:webHidden/>
          </w:rPr>
          <w:t>99</w:t>
        </w:r>
        <w:r>
          <w:rPr>
            <w:noProof/>
            <w:webHidden/>
          </w:rPr>
          <w:fldChar w:fldCharType="end"/>
        </w:r>
      </w:hyperlink>
    </w:p>
    <w:p w14:paraId="3B44D0B2" w14:textId="2121085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2" w:history="1">
        <w:r w:rsidRPr="00932EFB">
          <w:rPr>
            <w:rStyle w:val="Hyperlink"/>
            <w:rFonts w:cs="Arial"/>
            <w:noProof/>
          </w:rPr>
          <w:t>6.17.3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_Toc94634632 \h </w:instrText>
        </w:r>
        <w:r>
          <w:rPr>
            <w:noProof/>
            <w:webHidden/>
          </w:rPr>
        </w:r>
        <w:r>
          <w:rPr>
            <w:noProof/>
            <w:webHidden/>
          </w:rPr>
          <w:fldChar w:fldCharType="separate"/>
        </w:r>
        <w:r>
          <w:rPr>
            <w:noProof/>
            <w:webHidden/>
          </w:rPr>
          <w:t>99</w:t>
        </w:r>
        <w:r>
          <w:rPr>
            <w:noProof/>
            <w:webHidden/>
          </w:rPr>
          <w:fldChar w:fldCharType="end"/>
        </w:r>
      </w:hyperlink>
    </w:p>
    <w:p w14:paraId="5A07215E" w14:textId="2AB1628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3" w:history="1">
        <w:r w:rsidRPr="00932EFB">
          <w:rPr>
            <w:rStyle w:val="Hyperlink"/>
            <w:rFonts w:cs="Arial"/>
            <w:noProof/>
          </w:rPr>
          <w:t>6.17.4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_Toc94634633 \h </w:instrText>
        </w:r>
        <w:r>
          <w:rPr>
            <w:noProof/>
            <w:webHidden/>
          </w:rPr>
        </w:r>
        <w:r>
          <w:rPr>
            <w:noProof/>
            <w:webHidden/>
          </w:rPr>
          <w:fldChar w:fldCharType="separate"/>
        </w:r>
        <w:r>
          <w:rPr>
            <w:noProof/>
            <w:webHidden/>
          </w:rPr>
          <w:t>99</w:t>
        </w:r>
        <w:r>
          <w:rPr>
            <w:noProof/>
            <w:webHidden/>
          </w:rPr>
          <w:fldChar w:fldCharType="end"/>
        </w:r>
      </w:hyperlink>
    </w:p>
    <w:p w14:paraId="5E97FD3F" w14:textId="14862F2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4" w:history="1">
        <w:r w:rsidRPr="00932EFB">
          <w:rPr>
            <w:rStyle w:val="Hyperlink"/>
            <w:rFonts w:cs="Arial"/>
            <w:noProof/>
          </w:rPr>
          <w:t>6.17.5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_Toc94634634 \h </w:instrText>
        </w:r>
        <w:r>
          <w:rPr>
            <w:noProof/>
            <w:webHidden/>
          </w:rPr>
        </w:r>
        <w:r>
          <w:rPr>
            <w:noProof/>
            <w:webHidden/>
          </w:rPr>
          <w:fldChar w:fldCharType="separate"/>
        </w:r>
        <w:r>
          <w:rPr>
            <w:noProof/>
            <w:webHidden/>
          </w:rPr>
          <w:t>99</w:t>
        </w:r>
        <w:r>
          <w:rPr>
            <w:noProof/>
            <w:webHidden/>
          </w:rPr>
          <w:fldChar w:fldCharType="end"/>
        </w:r>
      </w:hyperlink>
    </w:p>
    <w:p w14:paraId="07DB3B86" w14:textId="2E8FDD0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5" w:history="1">
        <w:r w:rsidRPr="00932EFB">
          <w:rPr>
            <w:rStyle w:val="Hyperlink"/>
            <w:rFonts w:cs="Arial"/>
            <w:noProof/>
          </w:rPr>
          <w:t>6.17.6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_Toc94634635 \h </w:instrText>
        </w:r>
        <w:r>
          <w:rPr>
            <w:noProof/>
            <w:webHidden/>
          </w:rPr>
        </w:r>
        <w:r>
          <w:rPr>
            <w:noProof/>
            <w:webHidden/>
          </w:rPr>
          <w:fldChar w:fldCharType="separate"/>
        </w:r>
        <w:r>
          <w:rPr>
            <w:noProof/>
            <w:webHidden/>
          </w:rPr>
          <w:t>99</w:t>
        </w:r>
        <w:r>
          <w:rPr>
            <w:noProof/>
            <w:webHidden/>
          </w:rPr>
          <w:fldChar w:fldCharType="end"/>
        </w:r>
      </w:hyperlink>
    </w:p>
    <w:p w14:paraId="00872ACC" w14:textId="74D8ACF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6" w:history="1">
        <w:r w:rsidRPr="00932EFB">
          <w:rPr>
            <w:rStyle w:val="Hyperlink"/>
            <w:rFonts w:cs="Arial"/>
            <w:noProof/>
          </w:rPr>
          <w:t>6.17.7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_Toc94634636 \h </w:instrText>
        </w:r>
        <w:r>
          <w:rPr>
            <w:noProof/>
            <w:webHidden/>
          </w:rPr>
        </w:r>
        <w:r>
          <w:rPr>
            <w:noProof/>
            <w:webHidden/>
          </w:rPr>
          <w:fldChar w:fldCharType="separate"/>
        </w:r>
        <w:r>
          <w:rPr>
            <w:noProof/>
            <w:webHidden/>
          </w:rPr>
          <w:t>100</w:t>
        </w:r>
        <w:r>
          <w:rPr>
            <w:noProof/>
            <w:webHidden/>
          </w:rPr>
          <w:fldChar w:fldCharType="end"/>
        </w:r>
      </w:hyperlink>
    </w:p>
    <w:p w14:paraId="5C81808A" w14:textId="41D11EE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37" w:history="1">
        <w:r w:rsidRPr="00932EFB">
          <w:rPr>
            <w:rStyle w:val="Hyperlink"/>
            <w:rFonts w:cs="Arial"/>
            <w:noProof/>
          </w:rPr>
          <w:t>6.17.7.1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_Toc94634637 \h </w:instrText>
        </w:r>
        <w:r>
          <w:rPr>
            <w:noProof/>
            <w:webHidden/>
          </w:rPr>
        </w:r>
        <w:r>
          <w:rPr>
            <w:noProof/>
            <w:webHidden/>
          </w:rPr>
          <w:fldChar w:fldCharType="separate"/>
        </w:r>
        <w:r>
          <w:rPr>
            <w:noProof/>
            <w:webHidden/>
          </w:rPr>
          <w:t>100</w:t>
        </w:r>
        <w:r>
          <w:rPr>
            <w:noProof/>
            <w:webHidden/>
          </w:rPr>
          <w:fldChar w:fldCharType="end"/>
        </w:r>
      </w:hyperlink>
    </w:p>
    <w:p w14:paraId="6F2D2352" w14:textId="6FB3FEC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38" w:history="1">
        <w:r w:rsidRPr="00932EFB">
          <w:rPr>
            <w:rStyle w:val="Hyperlink"/>
            <w:rFonts w:cs="Arial"/>
            <w:noProof/>
          </w:rPr>
          <w:t>6.17.7.2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_Toc94634638 \h </w:instrText>
        </w:r>
        <w:r>
          <w:rPr>
            <w:noProof/>
            <w:webHidden/>
          </w:rPr>
        </w:r>
        <w:r>
          <w:rPr>
            <w:noProof/>
            <w:webHidden/>
          </w:rPr>
          <w:fldChar w:fldCharType="separate"/>
        </w:r>
        <w:r>
          <w:rPr>
            <w:noProof/>
            <w:webHidden/>
          </w:rPr>
          <w:t>100</w:t>
        </w:r>
        <w:r>
          <w:rPr>
            <w:noProof/>
            <w:webHidden/>
          </w:rPr>
          <w:fldChar w:fldCharType="end"/>
        </w:r>
      </w:hyperlink>
    </w:p>
    <w:p w14:paraId="31B0E964" w14:textId="0A1D9E8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39" w:history="1">
        <w:r w:rsidRPr="00932EFB">
          <w:rPr>
            <w:rStyle w:val="Hyperlink"/>
            <w:rFonts w:cs="Arial"/>
            <w:noProof/>
          </w:rPr>
          <w:t>6.17.7.3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_Toc94634639 \h </w:instrText>
        </w:r>
        <w:r>
          <w:rPr>
            <w:noProof/>
            <w:webHidden/>
          </w:rPr>
        </w:r>
        <w:r>
          <w:rPr>
            <w:noProof/>
            <w:webHidden/>
          </w:rPr>
          <w:fldChar w:fldCharType="separate"/>
        </w:r>
        <w:r>
          <w:rPr>
            <w:noProof/>
            <w:webHidden/>
          </w:rPr>
          <w:t>100</w:t>
        </w:r>
        <w:r>
          <w:rPr>
            <w:noProof/>
            <w:webHidden/>
          </w:rPr>
          <w:fldChar w:fldCharType="end"/>
        </w:r>
      </w:hyperlink>
    </w:p>
    <w:p w14:paraId="6AF66AAE" w14:textId="3A9A8FD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0" w:history="1">
        <w:r w:rsidRPr="00932EFB">
          <w:rPr>
            <w:rStyle w:val="Hyperlink"/>
            <w:rFonts w:cs="Arial"/>
            <w:noProof/>
          </w:rPr>
          <w:t>6.17.8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_Toc94634640 \h </w:instrText>
        </w:r>
        <w:r>
          <w:rPr>
            <w:noProof/>
            <w:webHidden/>
          </w:rPr>
        </w:r>
        <w:r>
          <w:rPr>
            <w:noProof/>
            <w:webHidden/>
          </w:rPr>
          <w:fldChar w:fldCharType="separate"/>
        </w:r>
        <w:r>
          <w:rPr>
            <w:noProof/>
            <w:webHidden/>
          </w:rPr>
          <w:t>101</w:t>
        </w:r>
        <w:r>
          <w:rPr>
            <w:noProof/>
            <w:webHidden/>
          </w:rPr>
          <w:fldChar w:fldCharType="end"/>
        </w:r>
      </w:hyperlink>
    </w:p>
    <w:p w14:paraId="0A678EC0" w14:textId="411AF7F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1" w:history="1">
        <w:r w:rsidRPr="00932EFB">
          <w:rPr>
            <w:rStyle w:val="Hyperlink"/>
            <w:rFonts w:cs="Arial"/>
            <w:noProof/>
          </w:rPr>
          <w:t>6.17.9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_Toc94634641 \h </w:instrText>
        </w:r>
        <w:r>
          <w:rPr>
            <w:noProof/>
            <w:webHidden/>
          </w:rPr>
        </w:r>
        <w:r>
          <w:rPr>
            <w:noProof/>
            <w:webHidden/>
          </w:rPr>
          <w:fldChar w:fldCharType="separate"/>
        </w:r>
        <w:r>
          <w:rPr>
            <w:noProof/>
            <w:webHidden/>
          </w:rPr>
          <w:t>101</w:t>
        </w:r>
        <w:r>
          <w:rPr>
            <w:noProof/>
            <w:webHidden/>
          </w:rPr>
          <w:fldChar w:fldCharType="end"/>
        </w:r>
      </w:hyperlink>
    </w:p>
    <w:p w14:paraId="41DC00D7" w14:textId="0DD712A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42" w:history="1">
        <w:r w:rsidRPr="00932EFB">
          <w:rPr>
            <w:rStyle w:val="Hyperlink"/>
            <w:rFonts w:cs="Arial"/>
            <w:noProof/>
          </w:rPr>
          <w:t>6.17.10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_Toc94634642 \h </w:instrText>
        </w:r>
        <w:r>
          <w:rPr>
            <w:noProof/>
            <w:webHidden/>
          </w:rPr>
        </w:r>
        <w:r>
          <w:rPr>
            <w:noProof/>
            <w:webHidden/>
          </w:rPr>
          <w:fldChar w:fldCharType="separate"/>
        </w:r>
        <w:r>
          <w:rPr>
            <w:noProof/>
            <w:webHidden/>
          </w:rPr>
          <w:t>102</w:t>
        </w:r>
        <w:r>
          <w:rPr>
            <w:noProof/>
            <w:webHidden/>
          </w:rPr>
          <w:fldChar w:fldCharType="end"/>
        </w:r>
      </w:hyperlink>
    </w:p>
    <w:p w14:paraId="30190E93" w14:textId="61035CC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43" w:history="1">
        <w:r w:rsidRPr="00932EFB">
          <w:rPr>
            <w:rStyle w:val="Hyperlink"/>
            <w:rFonts w:cs="Arial"/>
            <w:noProof/>
          </w:rPr>
          <w:t>6.17.11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_Toc94634643 \h </w:instrText>
        </w:r>
        <w:r>
          <w:rPr>
            <w:noProof/>
            <w:webHidden/>
          </w:rPr>
        </w:r>
        <w:r>
          <w:rPr>
            <w:noProof/>
            <w:webHidden/>
          </w:rPr>
          <w:fldChar w:fldCharType="separate"/>
        </w:r>
        <w:r>
          <w:rPr>
            <w:noProof/>
            <w:webHidden/>
          </w:rPr>
          <w:t>102</w:t>
        </w:r>
        <w:r>
          <w:rPr>
            <w:noProof/>
            <w:webHidden/>
          </w:rPr>
          <w:fldChar w:fldCharType="end"/>
        </w:r>
      </w:hyperlink>
    </w:p>
    <w:p w14:paraId="4C50E868" w14:textId="52730CC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44" w:history="1">
        <w:r w:rsidRPr="00932EFB">
          <w:rPr>
            <w:rStyle w:val="Hyperlink"/>
            <w:rFonts w:cs="Arial"/>
            <w:noProof/>
          </w:rPr>
          <w:t>6.17.12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_Toc94634644 \h </w:instrText>
        </w:r>
        <w:r>
          <w:rPr>
            <w:noProof/>
            <w:webHidden/>
          </w:rPr>
        </w:r>
        <w:r>
          <w:rPr>
            <w:noProof/>
            <w:webHidden/>
          </w:rPr>
          <w:fldChar w:fldCharType="separate"/>
        </w:r>
        <w:r>
          <w:rPr>
            <w:noProof/>
            <w:webHidden/>
          </w:rPr>
          <w:t>102</w:t>
        </w:r>
        <w:r>
          <w:rPr>
            <w:noProof/>
            <w:webHidden/>
          </w:rPr>
          <w:fldChar w:fldCharType="end"/>
        </w:r>
      </w:hyperlink>
    </w:p>
    <w:p w14:paraId="56F0B0CD" w14:textId="2E462CCE" w:rsidR="00BE2B94" w:rsidRDefault="00BE2B94">
      <w:pPr>
        <w:pStyle w:val="TOC2"/>
        <w:tabs>
          <w:tab w:val="left" w:pos="880"/>
          <w:tab w:val="right" w:leader="dot" w:pos="9350"/>
        </w:tabs>
        <w:rPr>
          <w:rFonts w:asciiTheme="minorHAnsi" w:eastAsiaTheme="minorEastAsia" w:hAnsiTheme="minorHAnsi" w:cstheme="minorBidi"/>
          <w:noProof/>
        </w:rPr>
      </w:pPr>
      <w:hyperlink w:anchor="_Toc94634645" w:history="1">
        <w:r w:rsidRPr="00932EFB">
          <w:rPr>
            <w:rStyle w:val="Hyperlink"/>
            <w:noProof/>
          </w:rPr>
          <w:t>6.18</w:t>
        </w:r>
        <w:r>
          <w:rPr>
            <w:rFonts w:asciiTheme="minorHAnsi" w:eastAsiaTheme="minorEastAsia" w:hAnsiTheme="minorHAnsi" w:cstheme="minorBidi"/>
            <w:noProof/>
          </w:rPr>
          <w:tab/>
        </w:r>
        <w:r w:rsidRPr="00932EFB">
          <w:rPr>
            <w:rStyle w:val="Hyperlink"/>
            <w:noProof/>
          </w:rPr>
          <w:t>Use Case Id: UC-18 Rules for Child Born to MH Mother</w:t>
        </w:r>
        <w:r>
          <w:rPr>
            <w:noProof/>
            <w:webHidden/>
          </w:rPr>
          <w:tab/>
        </w:r>
        <w:r>
          <w:rPr>
            <w:noProof/>
            <w:webHidden/>
          </w:rPr>
          <w:fldChar w:fldCharType="begin"/>
        </w:r>
        <w:r>
          <w:rPr>
            <w:noProof/>
            <w:webHidden/>
          </w:rPr>
          <w:instrText xml:space="preserve"> PAGEREF _Toc94634645 \h </w:instrText>
        </w:r>
        <w:r>
          <w:rPr>
            <w:noProof/>
            <w:webHidden/>
          </w:rPr>
        </w:r>
        <w:r>
          <w:rPr>
            <w:noProof/>
            <w:webHidden/>
          </w:rPr>
          <w:fldChar w:fldCharType="separate"/>
        </w:r>
        <w:r>
          <w:rPr>
            <w:noProof/>
            <w:webHidden/>
          </w:rPr>
          <w:t>103</w:t>
        </w:r>
        <w:r>
          <w:rPr>
            <w:noProof/>
            <w:webHidden/>
          </w:rPr>
          <w:fldChar w:fldCharType="end"/>
        </w:r>
      </w:hyperlink>
    </w:p>
    <w:p w14:paraId="6ABB8C33" w14:textId="307520F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6" w:history="1">
        <w:r w:rsidRPr="00932EFB">
          <w:rPr>
            <w:rStyle w:val="Hyperlink"/>
            <w:rFonts w:cs="Arial"/>
            <w:noProof/>
          </w:rPr>
          <w:t>6.18.1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_Toc94634646 \h </w:instrText>
        </w:r>
        <w:r>
          <w:rPr>
            <w:noProof/>
            <w:webHidden/>
          </w:rPr>
        </w:r>
        <w:r>
          <w:rPr>
            <w:noProof/>
            <w:webHidden/>
          </w:rPr>
          <w:fldChar w:fldCharType="separate"/>
        </w:r>
        <w:r>
          <w:rPr>
            <w:noProof/>
            <w:webHidden/>
          </w:rPr>
          <w:t>103</w:t>
        </w:r>
        <w:r>
          <w:rPr>
            <w:noProof/>
            <w:webHidden/>
          </w:rPr>
          <w:fldChar w:fldCharType="end"/>
        </w:r>
      </w:hyperlink>
    </w:p>
    <w:p w14:paraId="37FE77AA" w14:textId="1455380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7" w:history="1">
        <w:r w:rsidRPr="00932EFB">
          <w:rPr>
            <w:rStyle w:val="Hyperlink"/>
            <w:rFonts w:cs="Arial"/>
            <w:noProof/>
          </w:rPr>
          <w:t>6.18.2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_Toc94634647 \h </w:instrText>
        </w:r>
        <w:r>
          <w:rPr>
            <w:noProof/>
            <w:webHidden/>
          </w:rPr>
        </w:r>
        <w:r>
          <w:rPr>
            <w:noProof/>
            <w:webHidden/>
          </w:rPr>
          <w:fldChar w:fldCharType="separate"/>
        </w:r>
        <w:r>
          <w:rPr>
            <w:noProof/>
            <w:webHidden/>
          </w:rPr>
          <w:t>103</w:t>
        </w:r>
        <w:r>
          <w:rPr>
            <w:noProof/>
            <w:webHidden/>
          </w:rPr>
          <w:fldChar w:fldCharType="end"/>
        </w:r>
      </w:hyperlink>
    </w:p>
    <w:p w14:paraId="38418741" w14:textId="3055B53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8" w:history="1">
        <w:r w:rsidRPr="00932EFB">
          <w:rPr>
            <w:rStyle w:val="Hyperlink"/>
            <w:rFonts w:cs="Arial"/>
            <w:noProof/>
          </w:rPr>
          <w:t>6.18.3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_Toc94634648 \h </w:instrText>
        </w:r>
        <w:r>
          <w:rPr>
            <w:noProof/>
            <w:webHidden/>
          </w:rPr>
        </w:r>
        <w:r>
          <w:rPr>
            <w:noProof/>
            <w:webHidden/>
          </w:rPr>
          <w:fldChar w:fldCharType="separate"/>
        </w:r>
        <w:r>
          <w:rPr>
            <w:noProof/>
            <w:webHidden/>
          </w:rPr>
          <w:t>103</w:t>
        </w:r>
        <w:r>
          <w:rPr>
            <w:noProof/>
            <w:webHidden/>
          </w:rPr>
          <w:fldChar w:fldCharType="end"/>
        </w:r>
      </w:hyperlink>
    </w:p>
    <w:p w14:paraId="44EEA1EE" w14:textId="330787B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9" w:history="1">
        <w:r w:rsidRPr="00932EFB">
          <w:rPr>
            <w:rStyle w:val="Hyperlink"/>
            <w:rFonts w:cs="Arial"/>
            <w:noProof/>
          </w:rPr>
          <w:t>6.18.4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_Toc94634649 \h </w:instrText>
        </w:r>
        <w:r>
          <w:rPr>
            <w:noProof/>
            <w:webHidden/>
          </w:rPr>
        </w:r>
        <w:r>
          <w:rPr>
            <w:noProof/>
            <w:webHidden/>
          </w:rPr>
          <w:fldChar w:fldCharType="separate"/>
        </w:r>
        <w:r>
          <w:rPr>
            <w:noProof/>
            <w:webHidden/>
          </w:rPr>
          <w:t>103</w:t>
        </w:r>
        <w:r>
          <w:rPr>
            <w:noProof/>
            <w:webHidden/>
          </w:rPr>
          <w:fldChar w:fldCharType="end"/>
        </w:r>
      </w:hyperlink>
    </w:p>
    <w:p w14:paraId="11C6EEB9" w14:textId="1719333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50" w:history="1">
        <w:r w:rsidRPr="00932EFB">
          <w:rPr>
            <w:rStyle w:val="Hyperlink"/>
            <w:rFonts w:cs="Arial"/>
            <w:noProof/>
          </w:rPr>
          <w:t>6.18.5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_Toc94634650 \h </w:instrText>
        </w:r>
        <w:r>
          <w:rPr>
            <w:noProof/>
            <w:webHidden/>
          </w:rPr>
        </w:r>
        <w:r>
          <w:rPr>
            <w:noProof/>
            <w:webHidden/>
          </w:rPr>
          <w:fldChar w:fldCharType="separate"/>
        </w:r>
        <w:r>
          <w:rPr>
            <w:noProof/>
            <w:webHidden/>
          </w:rPr>
          <w:t>103</w:t>
        </w:r>
        <w:r>
          <w:rPr>
            <w:noProof/>
            <w:webHidden/>
          </w:rPr>
          <w:fldChar w:fldCharType="end"/>
        </w:r>
      </w:hyperlink>
    </w:p>
    <w:p w14:paraId="17C0D8B8" w14:textId="30A23C5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51" w:history="1">
        <w:r w:rsidRPr="00932EFB">
          <w:rPr>
            <w:rStyle w:val="Hyperlink"/>
            <w:rFonts w:cs="Arial"/>
            <w:noProof/>
          </w:rPr>
          <w:t>6.18.6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_Toc94634651 \h </w:instrText>
        </w:r>
        <w:r>
          <w:rPr>
            <w:noProof/>
            <w:webHidden/>
          </w:rPr>
        </w:r>
        <w:r>
          <w:rPr>
            <w:noProof/>
            <w:webHidden/>
          </w:rPr>
          <w:fldChar w:fldCharType="separate"/>
        </w:r>
        <w:r>
          <w:rPr>
            <w:noProof/>
            <w:webHidden/>
          </w:rPr>
          <w:t>103</w:t>
        </w:r>
        <w:r>
          <w:rPr>
            <w:noProof/>
            <w:webHidden/>
          </w:rPr>
          <w:fldChar w:fldCharType="end"/>
        </w:r>
      </w:hyperlink>
    </w:p>
    <w:p w14:paraId="5C46D672" w14:textId="698237C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52" w:history="1">
        <w:r w:rsidRPr="00932EFB">
          <w:rPr>
            <w:rStyle w:val="Hyperlink"/>
            <w:rFonts w:cs="Arial"/>
            <w:noProof/>
          </w:rPr>
          <w:t>6.18.7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_Toc94634652 \h </w:instrText>
        </w:r>
        <w:r>
          <w:rPr>
            <w:noProof/>
            <w:webHidden/>
          </w:rPr>
        </w:r>
        <w:r>
          <w:rPr>
            <w:noProof/>
            <w:webHidden/>
          </w:rPr>
          <w:fldChar w:fldCharType="separate"/>
        </w:r>
        <w:r>
          <w:rPr>
            <w:noProof/>
            <w:webHidden/>
          </w:rPr>
          <w:t>103</w:t>
        </w:r>
        <w:r>
          <w:rPr>
            <w:noProof/>
            <w:webHidden/>
          </w:rPr>
          <w:fldChar w:fldCharType="end"/>
        </w:r>
      </w:hyperlink>
    </w:p>
    <w:p w14:paraId="249DB7D2" w14:textId="3266DC4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53" w:history="1">
        <w:r w:rsidRPr="00932EFB">
          <w:rPr>
            <w:rStyle w:val="Hyperlink"/>
            <w:rFonts w:cs="Arial"/>
            <w:noProof/>
          </w:rPr>
          <w:t>6.18.7.1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_Toc94634653 \h </w:instrText>
        </w:r>
        <w:r>
          <w:rPr>
            <w:noProof/>
            <w:webHidden/>
          </w:rPr>
        </w:r>
        <w:r>
          <w:rPr>
            <w:noProof/>
            <w:webHidden/>
          </w:rPr>
          <w:fldChar w:fldCharType="separate"/>
        </w:r>
        <w:r>
          <w:rPr>
            <w:noProof/>
            <w:webHidden/>
          </w:rPr>
          <w:t>104</w:t>
        </w:r>
        <w:r>
          <w:rPr>
            <w:noProof/>
            <w:webHidden/>
          </w:rPr>
          <w:fldChar w:fldCharType="end"/>
        </w:r>
      </w:hyperlink>
    </w:p>
    <w:p w14:paraId="51A1B60D" w14:textId="0FD958C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54" w:history="1">
        <w:r w:rsidRPr="00932EFB">
          <w:rPr>
            <w:rStyle w:val="Hyperlink"/>
            <w:rFonts w:cs="Arial"/>
            <w:noProof/>
          </w:rPr>
          <w:t>6.18.7.2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_Toc94634654 \h </w:instrText>
        </w:r>
        <w:r>
          <w:rPr>
            <w:noProof/>
            <w:webHidden/>
          </w:rPr>
        </w:r>
        <w:r>
          <w:rPr>
            <w:noProof/>
            <w:webHidden/>
          </w:rPr>
          <w:fldChar w:fldCharType="separate"/>
        </w:r>
        <w:r>
          <w:rPr>
            <w:noProof/>
            <w:webHidden/>
          </w:rPr>
          <w:t>104</w:t>
        </w:r>
        <w:r>
          <w:rPr>
            <w:noProof/>
            <w:webHidden/>
          </w:rPr>
          <w:fldChar w:fldCharType="end"/>
        </w:r>
      </w:hyperlink>
    </w:p>
    <w:p w14:paraId="43D1E47E" w14:textId="0DDC199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55" w:history="1">
        <w:r w:rsidRPr="00932EFB">
          <w:rPr>
            <w:rStyle w:val="Hyperlink"/>
            <w:rFonts w:cs="Arial"/>
            <w:noProof/>
          </w:rPr>
          <w:t>6.18.7.3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_Toc94634655 \h </w:instrText>
        </w:r>
        <w:r>
          <w:rPr>
            <w:noProof/>
            <w:webHidden/>
          </w:rPr>
        </w:r>
        <w:r>
          <w:rPr>
            <w:noProof/>
            <w:webHidden/>
          </w:rPr>
          <w:fldChar w:fldCharType="separate"/>
        </w:r>
        <w:r>
          <w:rPr>
            <w:noProof/>
            <w:webHidden/>
          </w:rPr>
          <w:t>104</w:t>
        </w:r>
        <w:r>
          <w:rPr>
            <w:noProof/>
            <w:webHidden/>
          </w:rPr>
          <w:fldChar w:fldCharType="end"/>
        </w:r>
      </w:hyperlink>
    </w:p>
    <w:p w14:paraId="66379275" w14:textId="660F07C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56" w:history="1">
        <w:r w:rsidRPr="00932EFB">
          <w:rPr>
            <w:rStyle w:val="Hyperlink"/>
            <w:rFonts w:cs="Arial"/>
            <w:noProof/>
          </w:rPr>
          <w:t>6.18.8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_Toc94634656 \h </w:instrText>
        </w:r>
        <w:r>
          <w:rPr>
            <w:noProof/>
            <w:webHidden/>
          </w:rPr>
        </w:r>
        <w:r>
          <w:rPr>
            <w:noProof/>
            <w:webHidden/>
          </w:rPr>
          <w:fldChar w:fldCharType="separate"/>
        </w:r>
        <w:r>
          <w:rPr>
            <w:noProof/>
            <w:webHidden/>
          </w:rPr>
          <w:t>104</w:t>
        </w:r>
        <w:r>
          <w:rPr>
            <w:noProof/>
            <w:webHidden/>
          </w:rPr>
          <w:fldChar w:fldCharType="end"/>
        </w:r>
      </w:hyperlink>
    </w:p>
    <w:p w14:paraId="7CFA86CA" w14:textId="695FC30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57" w:history="1">
        <w:r w:rsidRPr="00932EFB">
          <w:rPr>
            <w:rStyle w:val="Hyperlink"/>
            <w:rFonts w:cs="Arial"/>
            <w:noProof/>
          </w:rPr>
          <w:t>6.18.9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_Toc94634657 \h </w:instrText>
        </w:r>
        <w:r>
          <w:rPr>
            <w:noProof/>
            <w:webHidden/>
          </w:rPr>
        </w:r>
        <w:r>
          <w:rPr>
            <w:noProof/>
            <w:webHidden/>
          </w:rPr>
          <w:fldChar w:fldCharType="separate"/>
        </w:r>
        <w:r>
          <w:rPr>
            <w:noProof/>
            <w:webHidden/>
          </w:rPr>
          <w:t>104</w:t>
        </w:r>
        <w:r>
          <w:rPr>
            <w:noProof/>
            <w:webHidden/>
          </w:rPr>
          <w:fldChar w:fldCharType="end"/>
        </w:r>
      </w:hyperlink>
    </w:p>
    <w:p w14:paraId="3211EFFD" w14:textId="76C1549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58" w:history="1">
        <w:r w:rsidRPr="00932EFB">
          <w:rPr>
            <w:rStyle w:val="Hyperlink"/>
            <w:rFonts w:cs="Arial"/>
            <w:noProof/>
          </w:rPr>
          <w:t>6.18.10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_Toc94634658 \h </w:instrText>
        </w:r>
        <w:r>
          <w:rPr>
            <w:noProof/>
            <w:webHidden/>
          </w:rPr>
        </w:r>
        <w:r>
          <w:rPr>
            <w:noProof/>
            <w:webHidden/>
          </w:rPr>
          <w:fldChar w:fldCharType="separate"/>
        </w:r>
        <w:r>
          <w:rPr>
            <w:noProof/>
            <w:webHidden/>
          </w:rPr>
          <w:t>105</w:t>
        </w:r>
        <w:r>
          <w:rPr>
            <w:noProof/>
            <w:webHidden/>
          </w:rPr>
          <w:fldChar w:fldCharType="end"/>
        </w:r>
      </w:hyperlink>
    </w:p>
    <w:p w14:paraId="75309972" w14:textId="77E9461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59" w:history="1">
        <w:r w:rsidRPr="00932EFB">
          <w:rPr>
            <w:rStyle w:val="Hyperlink"/>
            <w:rFonts w:cs="Arial"/>
            <w:noProof/>
          </w:rPr>
          <w:t>6.18.11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_Toc94634659 \h </w:instrText>
        </w:r>
        <w:r>
          <w:rPr>
            <w:noProof/>
            <w:webHidden/>
          </w:rPr>
        </w:r>
        <w:r>
          <w:rPr>
            <w:noProof/>
            <w:webHidden/>
          </w:rPr>
          <w:fldChar w:fldCharType="separate"/>
        </w:r>
        <w:r>
          <w:rPr>
            <w:noProof/>
            <w:webHidden/>
          </w:rPr>
          <w:t>105</w:t>
        </w:r>
        <w:r>
          <w:rPr>
            <w:noProof/>
            <w:webHidden/>
          </w:rPr>
          <w:fldChar w:fldCharType="end"/>
        </w:r>
      </w:hyperlink>
    </w:p>
    <w:p w14:paraId="647B90C4" w14:textId="50ACAC4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60" w:history="1">
        <w:r w:rsidRPr="00932EFB">
          <w:rPr>
            <w:rStyle w:val="Hyperlink"/>
            <w:rFonts w:cs="Arial"/>
            <w:noProof/>
          </w:rPr>
          <w:t>6.18.12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_Toc94634660 \h </w:instrText>
        </w:r>
        <w:r>
          <w:rPr>
            <w:noProof/>
            <w:webHidden/>
          </w:rPr>
        </w:r>
        <w:r>
          <w:rPr>
            <w:noProof/>
            <w:webHidden/>
          </w:rPr>
          <w:fldChar w:fldCharType="separate"/>
        </w:r>
        <w:r>
          <w:rPr>
            <w:noProof/>
            <w:webHidden/>
          </w:rPr>
          <w:t>105</w:t>
        </w:r>
        <w:r>
          <w:rPr>
            <w:noProof/>
            <w:webHidden/>
          </w:rPr>
          <w:fldChar w:fldCharType="end"/>
        </w:r>
      </w:hyperlink>
    </w:p>
    <w:p w14:paraId="736D8DD6" w14:textId="624F0BC3" w:rsidR="00BE2B94" w:rsidRDefault="00BE2B94">
      <w:pPr>
        <w:pStyle w:val="TOC2"/>
        <w:tabs>
          <w:tab w:val="left" w:pos="880"/>
          <w:tab w:val="right" w:leader="dot" w:pos="9350"/>
        </w:tabs>
        <w:rPr>
          <w:rFonts w:asciiTheme="minorHAnsi" w:eastAsiaTheme="minorEastAsia" w:hAnsiTheme="minorHAnsi" w:cstheme="minorBidi"/>
          <w:noProof/>
        </w:rPr>
      </w:pPr>
      <w:hyperlink w:anchor="_Toc94634661" w:history="1">
        <w:r w:rsidRPr="00932EFB">
          <w:rPr>
            <w:rStyle w:val="Hyperlink"/>
            <w:noProof/>
          </w:rPr>
          <w:t>6.19</w:t>
        </w:r>
        <w:r>
          <w:rPr>
            <w:rFonts w:asciiTheme="minorHAnsi" w:eastAsiaTheme="minorEastAsia" w:hAnsiTheme="minorHAnsi" w:cstheme="minorBidi"/>
            <w:noProof/>
          </w:rPr>
          <w:tab/>
        </w:r>
        <w:r w:rsidRPr="00932EFB">
          <w:rPr>
            <w:rStyle w:val="Hyperlink"/>
            <w:noProof/>
          </w:rPr>
          <w:t>Use Case Id: UC-19 Transitional Medical Assistance (TMA) Eligibility calculation</w:t>
        </w:r>
        <w:r>
          <w:rPr>
            <w:noProof/>
            <w:webHidden/>
          </w:rPr>
          <w:tab/>
        </w:r>
        <w:r>
          <w:rPr>
            <w:noProof/>
            <w:webHidden/>
          </w:rPr>
          <w:fldChar w:fldCharType="begin"/>
        </w:r>
        <w:r>
          <w:rPr>
            <w:noProof/>
            <w:webHidden/>
          </w:rPr>
          <w:instrText xml:space="preserve"> PAGEREF _Toc94634661 \h </w:instrText>
        </w:r>
        <w:r>
          <w:rPr>
            <w:noProof/>
            <w:webHidden/>
          </w:rPr>
        </w:r>
        <w:r>
          <w:rPr>
            <w:noProof/>
            <w:webHidden/>
          </w:rPr>
          <w:fldChar w:fldCharType="separate"/>
        </w:r>
        <w:r>
          <w:rPr>
            <w:noProof/>
            <w:webHidden/>
          </w:rPr>
          <w:t>107</w:t>
        </w:r>
        <w:r>
          <w:rPr>
            <w:noProof/>
            <w:webHidden/>
          </w:rPr>
          <w:fldChar w:fldCharType="end"/>
        </w:r>
      </w:hyperlink>
    </w:p>
    <w:p w14:paraId="4CE73464" w14:textId="25A7C9F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2" w:history="1">
        <w:r w:rsidRPr="00932EFB">
          <w:rPr>
            <w:rStyle w:val="Hyperlink"/>
            <w:rFonts w:cs="Arial"/>
            <w:noProof/>
          </w:rPr>
          <w:t>6.19.1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_Toc94634662 \h </w:instrText>
        </w:r>
        <w:r>
          <w:rPr>
            <w:noProof/>
            <w:webHidden/>
          </w:rPr>
        </w:r>
        <w:r>
          <w:rPr>
            <w:noProof/>
            <w:webHidden/>
          </w:rPr>
          <w:fldChar w:fldCharType="separate"/>
        </w:r>
        <w:r>
          <w:rPr>
            <w:noProof/>
            <w:webHidden/>
          </w:rPr>
          <w:t>107</w:t>
        </w:r>
        <w:r>
          <w:rPr>
            <w:noProof/>
            <w:webHidden/>
          </w:rPr>
          <w:fldChar w:fldCharType="end"/>
        </w:r>
      </w:hyperlink>
    </w:p>
    <w:p w14:paraId="5CD1BEA9" w14:textId="797377F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3" w:history="1">
        <w:r w:rsidRPr="00932EFB">
          <w:rPr>
            <w:rStyle w:val="Hyperlink"/>
            <w:rFonts w:cs="Arial"/>
            <w:noProof/>
          </w:rPr>
          <w:t>6.19.2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_Toc94634663 \h </w:instrText>
        </w:r>
        <w:r>
          <w:rPr>
            <w:noProof/>
            <w:webHidden/>
          </w:rPr>
        </w:r>
        <w:r>
          <w:rPr>
            <w:noProof/>
            <w:webHidden/>
          </w:rPr>
          <w:fldChar w:fldCharType="separate"/>
        </w:r>
        <w:r>
          <w:rPr>
            <w:noProof/>
            <w:webHidden/>
          </w:rPr>
          <w:t>107</w:t>
        </w:r>
        <w:r>
          <w:rPr>
            <w:noProof/>
            <w:webHidden/>
          </w:rPr>
          <w:fldChar w:fldCharType="end"/>
        </w:r>
      </w:hyperlink>
    </w:p>
    <w:p w14:paraId="758C4D88" w14:textId="49B0257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4" w:history="1">
        <w:r w:rsidRPr="00932EFB">
          <w:rPr>
            <w:rStyle w:val="Hyperlink"/>
            <w:rFonts w:cs="Arial"/>
            <w:noProof/>
          </w:rPr>
          <w:t>6.19.3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_Toc94634664 \h </w:instrText>
        </w:r>
        <w:r>
          <w:rPr>
            <w:noProof/>
            <w:webHidden/>
          </w:rPr>
        </w:r>
        <w:r>
          <w:rPr>
            <w:noProof/>
            <w:webHidden/>
          </w:rPr>
          <w:fldChar w:fldCharType="separate"/>
        </w:r>
        <w:r>
          <w:rPr>
            <w:noProof/>
            <w:webHidden/>
          </w:rPr>
          <w:t>107</w:t>
        </w:r>
        <w:r>
          <w:rPr>
            <w:noProof/>
            <w:webHidden/>
          </w:rPr>
          <w:fldChar w:fldCharType="end"/>
        </w:r>
      </w:hyperlink>
    </w:p>
    <w:p w14:paraId="22874914" w14:textId="240654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5" w:history="1">
        <w:r w:rsidRPr="00932EFB">
          <w:rPr>
            <w:rStyle w:val="Hyperlink"/>
            <w:rFonts w:cs="Arial"/>
            <w:noProof/>
          </w:rPr>
          <w:t>6.19.4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_Toc94634665 \h </w:instrText>
        </w:r>
        <w:r>
          <w:rPr>
            <w:noProof/>
            <w:webHidden/>
          </w:rPr>
        </w:r>
        <w:r>
          <w:rPr>
            <w:noProof/>
            <w:webHidden/>
          </w:rPr>
          <w:fldChar w:fldCharType="separate"/>
        </w:r>
        <w:r>
          <w:rPr>
            <w:noProof/>
            <w:webHidden/>
          </w:rPr>
          <w:t>107</w:t>
        </w:r>
        <w:r>
          <w:rPr>
            <w:noProof/>
            <w:webHidden/>
          </w:rPr>
          <w:fldChar w:fldCharType="end"/>
        </w:r>
      </w:hyperlink>
    </w:p>
    <w:p w14:paraId="3B0B42AE" w14:textId="573B478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6" w:history="1">
        <w:r w:rsidRPr="00932EFB">
          <w:rPr>
            <w:rStyle w:val="Hyperlink"/>
            <w:rFonts w:cs="Arial"/>
            <w:noProof/>
          </w:rPr>
          <w:t>6.19.5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_Toc94634666 \h </w:instrText>
        </w:r>
        <w:r>
          <w:rPr>
            <w:noProof/>
            <w:webHidden/>
          </w:rPr>
        </w:r>
        <w:r>
          <w:rPr>
            <w:noProof/>
            <w:webHidden/>
          </w:rPr>
          <w:fldChar w:fldCharType="separate"/>
        </w:r>
        <w:r>
          <w:rPr>
            <w:noProof/>
            <w:webHidden/>
          </w:rPr>
          <w:t>107</w:t>
        </w:r>
        <w:r>
          <w:rPr>
            <w:noProof/>
            <w:webHidden/>
          </w:rPr>
          <w:fldChar w:fldCharType="end"/>
        </w:r>
      </w:hyperlink>
    </w:p>
    <w:p w14:paraId="3A09F2D0" w14:textId="17BCE81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7" w:history="1">
        <w:r w:rsidRPr="00932EFB">
          <w:rPr>
            <w:rStyle w:val="Hyperlink"/>
            <w:rFonts w:cs="Arial"/>
            <w:noProof/>
          </w:rPr>
          <w:t>6.19.6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_Toc94634667 \h </w:instrText>
        </w:r>
        <w:r>
          <w:rPr>
            <w:noProof/>
            <w:webHidden/>
          </w:rPr>
        </w:r>
        <w:r>
          <w:rPr>
            <w:noProof/>
            <w:webHidden/>
          </w:rPr>
          <w:fldChar w:fldCharType="separate"/>
        </w:r>
        <w:r>
          <w:rPr>
            <w:noProof/>
            <w:webHidden/>
          </w:rPr>
          <w:t>107</w:t>
        </w:r>
        <w:r>
          <w:rPr>
            <w:noProof/>
            <w:webHidden/>
          </w:rPr>
          <w:fldChar w:fldCharType="end"/>
        </w:r>
      </w:hyperlink>
    </w:p>
    <w:p w14:paraId="2AB4FB18" w14:textId="19EE52E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8" w:history="1">
        <w:r w:rsidRPr="00932EFB">
          <w:rPr>
            <w:rStyle w:val="Hyperlink"/>
            <w:rFonts w:cs="Arial"/>
            <w:noProof/>
          </w:rPr>
          <w:t>6.19.7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_Toc94634668 \h </w:instrText>
        </w:r>
        <w:r>
          <w:rPr>
            <w:noProof/>
            <w:webHidden/>
          </w:rPr>
        </w:r>
        <w:r>
          <w:rPr>
            <w:noProof/>
            <w:webHidden/>
          </w:rPr>
          <w:fldChar w:fldCharType="separate"/>
        </w:r>
        <w:r>
          <w:rPr>
            <w:noProof/>
            <w:webHidden/>
          </w:rPr>
          <w:t>108</w:t>
        </w:r>
        <w:r>
          <w:rPr>
            <w:noProof/>
            <w:webHidden/>
          </w:rPr>
          <w:fldChar w:fldCharType="end"/>
        </w:r>
      </w:hyperlink>
    </w:p>
    <w:p w14:paraId="7C117FE9" w14:textId="52201A6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69" w:history="1">
        <w:r w:rsidRPr="00932EFB">
          <w:rPr>
            <w:rStyle w:val="Hyperlink"/>
            <w:rFonts w:cs="Arial"/>
            <w:noProof/>
          </w:rPr>
          <w:t>6.19.7.1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_Toc94634669 \h </w:instrText>
        </w:r>
        <w:r>
          <w:rPr>
            <w:noProof/>
            <w:webHidden/>
          </w:rPr>
        </w:r>
        <w:r>
          <w:rPr>
            <w:noProof/>
            <w:webHidden/>
          </w:rPr>
          <w:fldChar w:fldCharType="separate"/>
        </w:r>
        <w:r>
          <w:rPr>
            <w:noProof/>
            <w:webHidden/>
          </w:rPr>
          <w:t>108</w:t>
        </w:r>
        <w:r>
          <w:rPr>
            <w:noProof/>
            <w:webHidden/>
          </w:rPr>
          <w:fldChar w:fldCharType="end"/>
        </w:r>
      </w:hyperlink>
    </w:p>
    <w:p w14:paraId="466516B0" w14:textId="2A1B31A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0" w:history="1">
        <w:r w:rsidRPr="00932EFB">
          <w:rPr>
            <w:rStyle w:val="Hyperlink"/>
            <w:rFonts w:cs="Arial"/>
            <w:noProof/>
          </w:rPr>
          <w:t>6.19.7.2</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_Toc94634670 \h </w:instrText>
        </w:r>
        <w:r>
          <w:rPr>
            <w:noProof/>
            <w:webHidden/>
          </w:rPr>
        </w:r>
        <w:r>
          <w:rPr>
            <w:noProof/>
            <w:webHidden/>
          </w:rPr>
          <w:fldChar w:fldCharType="separate"/>
        </w:r>
        <w:r>
          <w:rPr>
            <w:noProof/>
            <w:webHidden/>
          </w:rPr>
          <w:t>108</w:t>
        </w:r>
        <w:r>
          <w:rPr>
            <w:noProof/>
            <w:webHidden/>
          </w:rPr>
          <w:fldChar w:fldCharType="end"/>
        </w:r>
      </w:hyperlink>
    </w:p>
    <w:p w14:paraId="2F244052" w14:textId="18858C7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1" w:history="1">
        <w:r w:rsidRPr="00932EFB">
          <w:rPr>
            <w:rStyle w:val="Hyperlink"/>
            <w:rFonts w:cs="Arial"/>
            <w:noProof/>
          </w:rPr>
          <w:t>6.19.7.3</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_Toc94634671 \h </w:instrText>
        </w:r>
        <w:r>
          <w:rPr>
            <w:noProof/>
            <w:webHidden/>
          </w:rPr>
        </w:r>
        <w:r>
          <w:rPr>
            <w:noProof/>
            <w:webHidden/>
          </w:rPr>
          <w:fldChar w:fldCharType="separate"/>
        </w:r>
        <w:r>
          <w:rPr>
            <w:noProof/>
            <w:webHidden/>
          </w:rPr>
          <w:t>109</w:t>
        </w:r>
        <w:r>
          <w:rPr>
            <w:noProof/>
            <w:webHidden/>
          </w:rPr>
          <w:fldChar w:fldCharType="end"/>
        </w:r>
      </w:hyperlink>
    </w:p>
    <w:p w14:paraId="1CC45039" w14:textId="2C00594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2" w:history="1">
        <w:r w:rsidRPr="00932EFB">
          <w:rPr>
            <w:rStyle w:val="Hyperlink"/>
            <w:rFonts w:cs="Arial"/>
            <w:noProof/>
          </w:rPr>
          <w:t>6.19.7.4</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_Toc94634672 \h </w:instrText>
        </w:r>
        <w:r>
          <w:rPr>
            <w:noProof/>
            <w:webHidden/>
          </w:rPr>
        </w:r>
        <w:r>
          <w:rPr>
            <w:noProof/>
            <w:webHidden/>
          </w:rPr>
          <w:fldChar w:fldCharType="separate"/>
        </w:r>
        <w:r>
          <w:rPr>
            <w:noProof/>
            <w:webHidden/>
          </w:rPr>
          <w:t>109</w:t>
        </w:r>
        <w:r>
          <w:rPr>
            <w:noProof/>
            <w:webHidden/>
          </w:rPr>
          <w:fldChar w:fldCharType="end"/>
        </w:r>
      </w:hyperlink>
    </w:p>
    <w:p w14:paraId="32466AA8" w14:textId="06875AD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3" w:history="1">
        <w:r w:rsidRPr="00932EFB">
          <w:rPr>
            <w:rStyle w:val="Hyperlink"/>
            <w:rFonts w:cs="Arial"/>
            <w:noProof/>
          </w:rPr>
          <w:t>6.19.7.5</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_Toc94634673 \h </w:instrText>
        </w:r>
        <w:r>
          <w:rPr>
            <w:noProof/>
            <w:webHidden/>
          </w:rPr>
        </w:r>
        <w:r>
          <w:rPr>
            <w:noProof/>
            <w:webHidden/>
          </w:rPr>
          <w:fldChar w:fldCharType="separate"/>
        </w:r>
        <w:r>
          <w:rPr>
            <w:noProof/>
            <w:webHidden/>
          </w:rPr>
          <w:t>109</w:t>
        </w:r>
        <w:r>
          <w:rPr>
            <w:noProof/>
            <w:webHidden/>
          </w:rPr>
          <w:fldChar w:fldCharType="end"/>
        </w:r>
      </w:hyperlink>
    </w:p>
    <w:p w14:paraId="5276819A" w14:textId="3486616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74" w:history="1">
        <w:r w:rsidRPr="00932EFB">
          <w:rPr>
            <w:rStyle w:val="Hyperlink"/>
            <w:rFonts w:cs="Arial"/>
            <w:noProof/>
          </w:rPr>
          <w:t>6.19.8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_Toc94634674 \h </w:instrText>
        </w:r>
        <w:r>
          <w:rPr>
            <w:noProof/>
            <w:webHidden/>
          </w:rPr>
        </w:r>
        <w:r>
          <w:rPr>
            <w:noProof/>
            <w:webHidden/>
          </w:rPr>
          <w:fldChar w:fldCharType="separate"/>
        </w:r>
        <w:r>
          <w:rPr>
            <w:noProof/>
            <w:webHidden/>
          </w:rPr>
          <w:t>110</w:t>
        </w:r>
        <w:r>
          <w:rPr>
            <w:noProof/>
            <w:webHidden/>
          </w:rPr>
          <w:fldChar w:fldCharType="end"/>
        </w:r>
      </w:hyperlink>
    </w:p>
    <w:p w14:paraId="2756D13B" w14:textId="622AD19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75" w:history="1">
        <w:r w:rsidRPr="00932EFB">
          <w:rPr>
            <w:rStyle w:val="Hyperlink"/>
            <w:rFonts w:cs="Arial"/>
            <w:noProof/>
          </w:rPr>
          <w:t>6.19.9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_Toc94634675 \h </w:instrText>
        </w:r>
        <w:r>
          <w:rPr>
            <w:noProof/>
            <w:webHidden/>
          </w:rPr>
        </w:r>
        <w:r>
          <w:rPr>
            <w:noProof/>
            <w:webHidden/>
          </w:rPr>
          <w:fldChar w:fldCharType="separate"/>
        </w:r>
        <w:r>
          <w:rPr>
            <w:noProof/>
            <w:webHidden/>
          </w:rPr>
          <w:t>110</w:t>
        </w:r>
        <w:r>
          <w:rPr>
            <w:noProof/>
            <w:webHidden/>
          </w:rPr>
          <w:fldChar w:fldCharType="end"/>
        </w:r>
      </w:hyperlink>
    </w:p>
    <w:p w14:paraId="48A58792" w14:textId="473257A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6" w:history="1">
        <w:r w:rsidRPr="00932EFB">
          <w:rPr>
            <w:rStyle w:val="Hyperlink"/>
            <w:rFonts w:cs="Arial"/>
            <w:noProof/>
          </w:rPr>
          <w:t>6.19.10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_Toc94634676 \h </w:instrText>
        </w:r>
        <w:r>
          <w:rPr>
            <w:noProof/>
            <w:webHidden/>
          </w:rPr>
        </w:r>
        <w:r>
          <w:rPr>
            <w:noProof/>
            <w:webHidden/>
          </w:rPr>
          <w:fldChar w:fldCharType="separate"/>
        </w:r>
        <w:r>
          <w:rPr>
            <w:noProof/>
            <w:webHidden/>
          </w:rPr>
          <w:t>117</w:t>
        </w:r>
        <w:r>
          <w:rPr>
            <w:noProof/>
            <w:webHidden/>
          </w:rPr>
          <w:fldChar w:fldCharType="end"/>
        </w:r>
      </w:hyperlink>
    </w:p>
    <w:p w14:paraId="114EBC4A" w14:textId="7B4C747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7" w:history="1">
        <w:r w:rsidRPr="00932EFB">
          <w:rPr>
            <w:rStyle w:val="Hyperlink"/>
            <w:rFonts w:cs="Arial"/>
            <w:noProof/>
          </w:rPr>
          <w:t>6.19.11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_Toc94634677 \h </w:instrText>
        </w:r>
        <w:r>
          <w:rPr>
            <w:noProof/>
            <w:webHidden/>
          </w:rPr>
        </w:r>
        <w:r>
          <w:rPr>
            <w:noProof/>
            <w:webHidden/>
          </w:rPr>
          <w:fldChar w:fldCharType="separate"/>
        </w:r>
        <w:r>
          <w:rPr>
            <w:noProof/>
            <w:webHidden/>
          </w:rPr>
          <w:t>117</w:t>
        </w:r>
        <w:r>
          <w:rPr>
            <w:noProof/>
            <w:webHidden/>
          </w:rPr>
          <w:fldChar w:fldCharType="end"/>
        </w:r>
      </w:hyperlink>
    </w:p>
    <w:p w14:paraId="149A2AF8" w14:textId="6440888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8" w:history="1">
        <w:r w:rsidRPr="00932EFB">
          <w:rPr>
            <w:rStyle w:val="Hyperlink"/>
            <w:rFonts w:cs="Arial"/>
            <w:noProof/>
          </w:rPr>
          <w:t>6.19.12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_Toc94634678 \h </w:instrText>
        </w:r>
        <w:r>
          <w:rPr>
            <w:noProof/>
            <w:webHidden/>
          </w:rPr>
        </w:r>
        <w:r>
          <w:rPr>
            <w:noProof/>
            <w:webHidden/>
          </w:rPr>
          <w:fldChar w:fldCharType="separate"/>
        </w:r>
        <w:r>
          <w:rPr>
            <w:noProof/>
            <w:webHidden/>
          </w:rPr>
          <w:t>118</w:t>
        </w:r>
        <w:r>
          <w:rPr>
            <w:noProof/>
            <w:webHidden/>
          </w:rPr>
          <w:fldChar w:fldCharType="end"/>
        </w:r>
      </w:hyperlink>
    </w:p>
    <w:p w14:paraId="796F1587" w14:textId="3B0DBB38" w:rsidR="00BE2B94" w:rsidRDefault="00BE2B94">
      <w:pPr>
        <w:pStyle w:val="TOC2"/>
        <w:tabs>
          <w:tab w:val="left" w:pos="880"/>
          <w:tab w:val="right" w:leader="dot" w:pos="9350"/>
        </w:tabs>
        <w:rPr>
          <w:rFonts w:asciiTheme="minorHAnsi" w:eastAsiaTheme="minorEastAsia" w:hAnsiTheme="minorHAnsi" w:cstheme="minorBidi"/>
          <w:noProof/>
        </w:rPr>
      </w:pPr>
      <w:hyperlink w:anchor="_Toc94634679" w:history="1">
        <w:r w:rsidRPr="00932EFB">
          <w:rPr>
            <w:rStyle w:val="Hyperlink"/>
            <w:noProof/>
          </w:rPr>
          <w:t>6.20</w:t>
        </w:r>
        <w:r>
          <w:rPr>
            <w:rFonts w:asciiTheme="minorHAnsi" w:eastAsiaTheme="minorEastAsia" w:hAnsiTheme="minorHAnsi" w:cstheme="minorBidi"/>
            <w:noProof/>
          </w:rPr>
          <w:tab/>
        </w:r>
        <w:r w:rsidRPr="00932EFB">
          <w:rPr>
            <w:rStyle w:val="Hyperlink"/>
            <w:noProof/>
          </w:rPr>
          <w:t>Use Case Id: UC-20 Termination of Transitional Medical Assistance (TMA) Period and Aid category</w:t>
        </w:r>
        <w:r>
          <w:rPr>
            <w:noProof/>
            <w:webHidden/>
          </w:rPr>
          <w:tab/>
        </w:r>
        <w:r>
          <w:rPr>
            <w:noProof/>
            <w:webHidden/>
          </w:rPr>
          <w:fldChar w:fldCharType="begin"/>
        </w:r>
        <w:r>
          <w:rPr>
            <w:noProof/>
            <w:webHidden/>
          </w:rPr>
          <w:instrText xml:space="preserve"> PAGEREF _Toc94634679 \h </w:instrText>
        </w:r>
        <w:r>
          <w:rPr>
            <w:noProof/>
            <w:webHidden/>
          </w:rPr>
        </w:r>
        <w:r>
          <w:rPr>
            <w:noProof/>
            <w:webHidden/>
          </w:rPr>
          <w:fldChar w:fldCharType="separate"/>
        </w:r>
        <w:r>
          <w:rPr>
            <w:noProof/>
            <w:webHidden/>
          </w:rPr>
          <w:t>119</w:t>
        </w:r>
        <w:r>
          <w:rPr>
            <w:noProof/>
            <w:webHidden/>
          </w:rPr>
          <w:fldChar w:fldCharType="end"/>
        </w:r>
      </w:hyperlink>
    </w:p>
    <w:p w14:paraId="3599C70B" w14:textId="0A3F4FE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0" w:history="1">
        <w:r w:rsidRPr="00932EFB">
          <w:rPr>
            <w:rStyle w:val="Hyperlink"/>
            <w:rFonts w:cs="Arial"/>
            <w:noProof/>
          </w:rPr>
          <w:t>6.20.1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_Toc94634680 \h </w:instrText>
        </w:r>
        <w:r>
          <w:rPr>
            <w:noProof/>
            <w:webHidden/>
          </w:rPr>
        </w:r>
        <w:r>
          <w:rPr>
            <w:noProof/>
            <w:webHidden/>
          </w:rPr>
          <w:fldChar w:fldCharType="separate"/>
        </w:r>
        <w:r>
          <w:rPr>
            <w:noProof/>
            <w:webHidden/>
          </w:rPr>
          <w:t>119</w:t>
        </w:r>
        <w:r>
          <w:rPr>
            <w:noProof/>
            <w:webHidden/>
          </w:rPr>
          <w:fldChar w:fldCharType="end"/>
        </w:r>
      </w:hyperlink>
    </w:p>
    <w:p w14:paraId="6775B328" w14:textId="471C4B0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1" w:history="1">
        <w:r w:rsidRPr="00932EFB">
          <w:rPr>
            <w:rStyle w:val="Hyperlink"/>
            <w:rFonts w:cs="Arial"/>
            <w:noProof/>
          </w:rPr>
          <w:t>6.20.2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_Toc94634681 \h </w:instrText>
        </w:r>
        <w:r>
          <w:rPr>
            <w:noProof/>
            <w:webHidden/>
          </w:rPr>
        </w:r>
        <w:r>
          <w:rPr>
            <w:noProof/>
            <w:webHidden/>
          </w:rPr>
          <w:fldChar w:fldCharType="separate"/>
        </w:r>
        <w:r>
          <w:rPr>
            <w:noProof/>
            <w:webHidden/>
          </w:rPr>
          <w:t>119</w:t>
        </w:r>
        <w:r>
          <w:rPr>
            <w:noProof/>
            <w:webHidden/>
          </w:rPr>
          <w:fldChar w:fldCharType="end"/>
        </w:r>
      </w:hyperlink>
    </w:p>
    <w:p w14:paraId="2966EE48" w14:textId="5101EB9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2" w:history="1">
        <w:r w:rsidRPr="00932EFB">
          <w:rPr>
            <w:rStyle w:val="Hyperlink"/>
            <w:rFonts w:cs="Arial"/>
            <w:noProof/>
          </w:rPr>
          <w:t>6.20.3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_Toc94634682 \h </w:instrText>
        </w:r>
        <w:r>
          <w:rPr>
            <w:noProof/>
            <w:webHidden/>
          </w:rPr>
        </w:r>
        <w:r>
          <w:rPr>
            <w:noProof/>
            <w:webHidden/>
          </w:rPr>
          <w:fldChar w:fldCharType="separate"/>
        </w:r>
        <w:r>
          <w:rPr>
            <w:noProof/>
            <w:webHidden/>
          </w:rPr>
          <w:t>119</w:t>
        </w:r>
        <w:r>
          <w:rPr>
            <w:noProof/>
            <w:webHidden/>
          </w:rPr>
          <w:fldChar w:fldCharType="end"/>
        </w:r>
      </w:hyperlink>
    </w:p>
    <w:p w14:paraId="6CD01772" w14:textId="488E5EF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3" w:history="1">
        <w:r w:rsidRPr="00932EFB">
          <w:rPr>
            <w:rStyle w:val="Hyperlink"/>
            <w:rFonts w:cs="Arial"/>
            <w:noProof/>
          </w:rPr>
          <w:t>6.20.4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_Toc94634683 \h </w:instrText>
        </w:r>
        <w:r>
          <w:rPr>
            <w:noProof/>
            <w:webHidden/>
          </w:rPr>
        </w:r>
        <w:r>
          <w:rPr>
            <w:noProof/>
            <w:webHidden/>
          </w:rPr>
          <w:fldChar w:fldCharType="separate"/>
        </w:r>
        <w:r>
          <w:rPr>
            <w:noProof/>
            <w:webHidden/>
          </w:rPr>
          <w:t>119</w:t>
        </w:r>
        <w:r>
          <w:rPr>
            <w:noProof/>
            <w:webHidden/>
          </w:rPr>
          <w:fldChar w:fldCharType="end"/>
        </w:r>
      </w:hyperlink>
    </w:p>
    <w:p w14:paraId="062061B6" w14:textId="2218D7F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4" w:history="1">
        <w:r w:rsidRPr="00932EFB">
          <w:rPr>
            <w:rStyle w:val="Hyperlink"/>
            <w:rFonts w:cs="Arial"/>
            <w:noProof/>
          </w:rPr>
          <w:t>6.20.5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_Toc94634684 \h </w:instrText>
        </w:r>
        <w:r>
          <w:rPr>
            <w:noProof/>
            <w:webHidden/>
          </w:rPr>
        </w:r>
        <w:r>
          <w:rPr>
            <w:noProof/>
            <w:webHidden/>
          </w:rPr>
          <w:fldChar w:fldCharType="separate"/>
        </w:r>
        <w:r>
          <w:rPr>
            <w:noProof/>
            <w:webHidden/>
          </w:rPr>
          <w:t>119</w:t>
        </w:r>
        <w:r>
          <w:rPr>
            <w:noProof/>
            <w:webHidden/>
          </w:rPr>
          <w:fldChar w:fldCharType="end"/>
        </w:r>
      </w:hyperlink>
    </w:p>
    <w:p w14:paraId="235128CF" w14:textId="1249730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5" w:history="1">
        <w:r w:rsidRPr="00932EFB">
          <w:rPr>
            <w:rStyle w:val="Hyperlink"/>
            <w:rFonts w:cs="Arial"/>
            <w:noProof/>
          </w:rPr>
          <w:t>6.20.6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_Toc94634685 \h </w:instrText>
        </w:r>
        <w:r>
          <w:rPr>
            <w:noProof/>
            <w:webHidden/>
          </w:rPr>
        </w:r>
        <w:r>
          <w:rPr>
            <w:noProof/>
            <w:webHidden/>
          </w:rPr>
          <w:fldChar w:fldCharType="separate"/>
        </w:r>
        <w:r>
          <w:rPr>
            <w:noProof/>
            <w:webHidden/>
          </w:rPr>
          <w:t>119</w:t>
        </w:r>
        <w:r>
          <w:rPr>
            <w:noProof/>
            <w:webHidden/>
          </w:rPr>
          <w:fldChar w:fldCharType="end"/>
        </w:r>
      </w:hyperlink>
    </w:p>
    <w:p w14:paraId="7B974EAF" w14:textId="5B42C55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6" w:history="1">
        <w:r w:rsidRPr="00932EFB">
          <w:rPr>
            <w:rStyle w:val="Hyperlink"/>
            <w:rFonts w:cs="Arial"/>
            <w:noProof/>
          </w:rPr>
          <w:t>6.20.7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_Toc94634686 \h </w:instrText>
        </w:r>
        <w:r>
          <w:rPr>
            <w:noProof/>
            <w:webHidden/>
          </w:rPr>
        </w:r>
        <w:r>
          <w:rPr>
            <w:noProof/>
            <w:webHidden/>
          </w:rPr>
          <w:fldChar w:fldCharType="separate"/>
        </w:r>
        <w:r>
          <w:rPr>
            <w:noProof/>
            <w:webHidden/>
          </w:rPr>
          <w:t>120</w:t>
        </w:r>
        <w:r>
          <w:rPr>
            <w:noProof/>
            <w:webHidden/>
          </w:rPr>
          <w:fldChar w:fldCharType="end"/>
        </w:r>
      </w:hyperlink>
    </w:p>
    <w:p w14:paraId="76B28655" w14:textId="00C105C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87" w:history="1">
        <w:r w:rsidRPr="00932EFB">
          <w:rPr>
            <w:rStyle w:val="Hyperlink"/>
            <w:rFonts w:cs="Arial"/>
            <w:noProof/>
          </w:rPr>
          <w:t>6.20.7.1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_Toc94634687 \h </w:instrText>
        </w:r>
        <w:r>
          <w:rPr>
            <w:noProof/>
            <w:webHidden/>
          </w:rPr>
        </w:r>
        <w:r>
          <w:rPr>
            <w:noProof/>
            <w:webHidden/>
          </w:rPr>
          <w:fldChar w:fldCharType="separate"/>
        </w:r>
        <w:r>
          <w:rPr>
            <w:noProof/>
            <w:webHidden/>
          </w:rPr>
          <w:t>120</w:t>
        </w:r>
        <w:r>
          <w:rPr>
            <w:noProof/>
            <w:webHidden/>
          </w:rPr>
          <w:fldChar w:fldCharType="end"/>
        </w:r>
      </w:hyperlink>
    </w:p>
    <w:p w14:paraId="39D86756" w14:textId="268EEA9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88" w:history="1">
        <w:r w:rsidRPr="00932EFB">
          <w:rPr>
            <w:rStyle w:val="Hyperlink"/>
            <w:rFonts w:cs="Arial"/>
            <w:noProof/>
          </w:rPr>
          <w:t>6.20.7.2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_Toc94634688 \h </w:instrText>
        </w:r>
        <w:r>
          <w:rPr>
            <w:noProof/>
            <w:webHidden/>
          </w:rPr>
        </w:r>
        <w:r>
          <w:rPr>
            <w:noProof/>
            <w:webHidden/>
          </w:rPr>
          <w:fldChar w:fldCharType="separate"/>
        </w:r>
        <w:r>
          <w:rPr>
            <w:noProof/>
            <w:webHidden/>
          </w:rPr>
          <w:t>120</w:t>
        </w:r>
        <w:r>
          <w:rPr>
            <w:noProof/>
            <w:webHidden/>
          </w:rPr>
          <w:fldChar w:fldCharType="end"/>
        </w:r>
      </w:hyperlink>
    </w:p>
    <w:p w14:paraId="3E011CD8" w14:textId="3A57E61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89" w:history="1">
        <w:r w:rsidRPr="00932EFB">
          <w:rPr>
            <w:rStyle w:val="Hyperlink"/>
            <w:rFonts w:cs="Arial"/>
            <w:noProof/>
          </w:rPr>
          <w:t>6.20.7.3</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_Toc94634689 \h </w:instrText>
        </w:r>
        <w:r>
          <w:rPr>
            <w:noProof/>
            <w:webHidden/>
          </w:rPr>
        </w:r>
        <w:r>
          <w:rPr>
            <w:noProof/>
            <w:webHidden/>
          </w:rPr>
          <w:fldChar w:fldCharType="separate"/>
        </w:r>
        <w:r>
          <w:rPr>
            <w:noProof/>
            <w:webHidden/>
          </w:rPr>
          <w:t>120</w:t>
        </w:r>
        <w:r>
          <w:rPr>
            <w:noProof/>
            <w:webHidden/>
          </w:rPr>
          <w:fldChar w:fldCharType="end"/>
        </w:r>
      </w:hyperlink>
    </w:p>
    <w:p w14:paraId="4BBC52B3" w14:textId="2BE223D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0" w:history="1">
        <w:r w:rsidRPr="00932EFB">
          <w:rPr>
            <w:rStyle w:val="Hyperlink"/>
            <w:rFonts w:cs="Arial"/>
            <w:noProof/>
          </w:rPr>
          <w:t>6.20.8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_Toc94634690 \h </w:instrText>
        </w:r>
        <w:r>
          <w:rPr>
            <w:noProof/>
            <w:webHidden/>
          </w:rPr>
        </w:r>
        <w:r>
          <w:rPr>
            <w:noProof/>
            <w:webHidden/>
          </w:rPr>
          <w:fldChar w:fldCharType="separate"/>
        </w:r>
        <w:r>
          <w:rPr>
            <w:noProof/>
            <w:webHidden/>
          </w:rPr>
          <w:t>121</w:t>
        </w:r>
        <w:r>
          <w:rPr>
            <w:noProof/>
            <w:webHidden/>
          </w:rPr>
          <w:fldChar w:fldCharType="end"/>
        </w:r>
      </w:hyperlink>
    </w:p>
    <w:p w14:paraId="12BD7AC4" w14:textId="0E0602B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1" w:history="1">
        <w:r w:rsidRPr="00932EFB">
          <w:rPr>
            <w:rStyle w:val="Hyperlink"/>
            <w:rFonts w:cs="Arial"/>
            <w:noProof/>
          </w:rPr>
          <w:t>6.20.9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_Toc94634691 \h </w:instrText>
        </w:r>
        <w:r>
          <w:rPr>
            <w:noProof/>
            <w:webHidden/>
          </w:rPr>
        </w:r>
        <w:r>
          <w:rPr>
            <w:noProof/>
            <w:webHidden/>
          </w:rPr>
          <w:fldChar w:fldCharType="separate"/>
        </w:r>
        <w:r>
          <w:rPr>
            <w:noProof/>
            <w:webHidden/>
          </w:rPr>
          <w:t>121</w:t>
        </w:r>
        <w:r>
          <w:rPr>
            <w:noProof/>
            <w:webHidden/>
          </w:rPr>
          <w:fldChar w:fldCharType="end"/>
        </w:r>
      </w:hyperlink>
    </w:p>
    <w:p w14:paraId="0A1B6D99" w14:textId="08D7667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92" w:history="1">
        <w:r w:rsidRPr="00932EFB">
          <w:rPr>
            <w:rStyle w:val="Hyperlink"/>
            <w:rFonts w:cs="Arial"/>
            <w:noProof/>
          </w:rPr>
          <w:t>6.20.10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_Toc94634692 \h </w:instrText>
        </w:r>
        <w:r>
          <w:rPr>
            <w:noProof/>
            <w:webHidden/>
          </w:rPr>
        </w:r>
        <w:r>
          <w:rPr>
            <w:noProof/>
            <w:webHidden/>
          </w:rPr>
          <w:fldChar w:fldCharType="separate"/>
        </w:r>
        <w:r>
          <w:rPr>
            <w:noProof/>
            <w:webHidden/>
          </w:rPr>
          <w:t>121</w:t>
        </w:r>
        <w:r>
          <w:rPr>
            <w:noProof/>
            <w:webHidden/>
          </w:rPr>
          <w:fldChar w:fldCharType="end"/>
        </w:r>
      </w:hyperlink>
    </w:p>
    <w:p w14:paraId="5948497E" w14:textId="3ACE97A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93" w:history="1">
        <w:r w:rsidRPr="00932EFB">
          <w:rPr>
            <w:rStyle w:val="Hyperlink"/>
            <w:rFonts w:cs="Arial"/>
            <w:noProof/>
          </w:rPr>
          <w:t>6.20.11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_Toc94634693 \h </w:instrText>
        </w:r>
        <w:r>
          <w:rPr>
            <w:noProof/>
            <w:webHidden/>
          </w:rPr>
        </w:r>
        <w:r>
          <w:rPr>
            <w:noProof/>
            <w:webHidden/>
          </w:rPr>
          <w:fldChar w:fldCharType="separate"/>
        </w:r>
        <w:r>
          <w:rPr>
            <w:noProof/>
            <w:webHidden/>
          </w:rPr>
          <w:t>121</w:t>
        </w:r>
        <w:r>
          <w:rPr>
            <w:noProof/>
            <w:webHidden/>
          </w:rPr>
          <w:fldChar w:fldCharType="end"/>
        </w:r>
      </w:hyperlink>
    </w:p>
    <w:p w14:paraId="4538487B" w14:textId="0D63935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94" w:history="1">
        <w:r w:rsidRPr="00932EFB">
          <w:rPr>
            <w:rStyle w:val="Hyperlink"/>
            <w:rFonts w:cs="Arial"/>
            <w:noProof/>
          </w:rPr>
          <w:t>6.20.12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_Toc94634694 \h </w:instrText>
        </w:r>
        <w:r>
          <w:rPr>
            <w:noProof/>
            <w:webHidden/>
          </w:rPr>
        </w:r>
        <w:r>
          <w:rPr>
            <w:noProof/>
            <w:webHidden/>
          </w:rPr>
          <w:fldChar w:fldCharType="separate"/>
        </w:r>
        <w:r>
          <w:rPr>
            <w:noProof/>
            <w:webHidden/>
          </w:rPr>
          <w:t>121</w:t>
        </w:r>
        <w:r>
          <w:rPr>
            <w:noProof/>
            <w:webHidden/>
          </w:rPr>
          <w:fldChar w:fldCharType="end"/>
        </w:r>
      </w:hyperlink>
    </w:p>
    <w:p w14:paraId="1B416B21" w14:textId="44F1E42F" w:rsidR="00BE2B94" w:rsidRDefault="00BE2B94">
      <w:pPr>
        <w:pStyle w:val="TOC2"/>
        <w:tabs>
          <w:tab w:val="left" w:pos="880"/>
          <w:tab w:val="right" w:leader="dot" w:pos="9350"/>
        </w:tabs>
        <w:rPr>
          <w:rFonts w:asciiTheme="minorHAnsi" w:eastAsiaTheme="minorEastAsia" w:hAnsiTheme="minorHAnsi" w:cstheme="minorBidi"/>
          <w:noProof/>
        </w:rPr>
      </w:pPr>
      <w:hyperlink w:anchor="_Toc94634695" w:history="1">
        <w:r w:rsidRPr="00932EFB">
          <w:rPr>
            <w:rStyle w:val="Hyperlink"/>
            <w:noProof/>
          </w:rPr>
          <w:t>6.21</w:t>
        </w:r>
        <w:r>
          <w:rPr>
            <w:rFonts w:asciiTheme="minorHAnsi" w:eastAsiaTheme="minorEastAsia" w:hAnsiTheme="minorHAnsi" w:cstheme="minorBidi"/>
            <w:noProof/>
          </w:rPr>
          <w:tab/>
        </w:r>
        <w:r w:rsidRPr="00932EFB">
          <w:rPr>
            <w:rStyle w:val="Hyperlink"/>
            <w:noProof/>
          </w:rPr>
          <w:t>Use Case Id: UC-21 TMA approval and TMA Change Notice Rules</w:t>
        </w:r>
        <w:r>
          <w:rPr>
            <w:noProof/>
            <w:webHidden/>
          </w:rPr>
          <w:tab/>
        </w:r>
        <w:r>
          <w:rPr>
            <w:noProof/>
            <w:webHidden/>
          </w:rPr>
          <w:fldChar w:fldCharType="begin"/>
        </w:r>
        <w:r>
          <w:rPr>
            <w:noProof/>
            <w:webHidden/>
          </w:rPr>
          <w:instrText xml:space="preserve"> PAGEREF _Toc94634695 \h </w:instrText>
        </w:r>
        <w:r>
          <w:rPr>
            <w:noProof/>
            <w:webHidden/>
          </w:rPr>
        </w:r>
        <w:r>
          <w:rPr>
            <w:noProof/>
            <w:webHidden/>
          </w:rPr>
          <w:fldChar w:fldCharType="separate"/>
        </w:r>
        <w:r>
          <w:rPr>
            <w:noProof/>
            <w:webHidden/>
          </w:rPr>
          <w:t>123</w:t>
        </w:r>
        <w:r>
          <w:rPr>
            <w:noProof/>
            <w:webHidden/>
          </w:rPr>
          <w:fldChar w:fldCharType="end"/>
        </w:r>
      </w:hyperlink>
    </w:p>
    <w:p w14:paraId="37B79FAA" w14:textId="389C7FC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6" w:history="1">
        <w:r w:rsidRPr="00932EFB">
          <w:rPr>
            <w:rStyle w:val="Hyperlink"/>
            <w:rFonts w:cs="Arial"/>
            <w:noProof/>
          </w:rPr>
          <w:t>6.21.1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_Toc94634696 \h </w:instrText>
        </w:r>
        <w:r>
          <w:rPr>
            <w:noProof/>
            <w:webHidden/>
          </w:rPr>
        </w:r>
        <w:r>
          <w:rPr>
            <w:noProof/>
            <w:webHidden/>
          </w:rPr>
          <w:fldChar w:fldCharType="separate"/>
        </w:r>
        <w:r>
          <w:rPr>
            <w:noProof/>
            <w:webHidden/>
          </w:rPr>
          <w:t>123</w:t>
        </w:r>
        <w:r>
          <w:rPr>
            <w:noProof/>
            <w:webHidden/>
          </w:rPr>
          <w:fldChar w:fldCharType="end"/>
        </w:r>
      </w:hyperlink>
    </w:p>
    <w:p w14:paraId="1A750BF6" w14:textId="1969A7F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7" w:history="1">
        <w:r w:rsidRPr="00932EFB">
          <w:rPr>
            <w:rStyle w:val="Hyperlink"/>
            <w:rFonts w:cs="Arial"/>
            <w:noProof/>
          </w:rPr>
          <w:t>6.21.2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_Toc94634697 \h </w:instrText>
        </w:r>
        <w:r>
          <w:rPr>
            <w:noProof/>
            <w:webHidden/>
          </w:rPr>
        </w:r>
        <w:r>
          <w:rPr>
            <w:noProof/>
            <w:webHidden/>
          </w:rPr>
          <w:fldChar w:fldCharType="separate"/>
        </w:r>
        <w:r>
          <w:rPr>
            <w:noProof/>
            <w:webHidden/>
          </w:rPr>
          <w:t>123</w:t>
        </w:r>
        <w:r>
          <w:rPr>
            <w:noProof/>
            <w:webHidden/>
          </w:rPr>
          <w:fldChar w:fldCharType="end"/>
        </w:r>
      </w:hyperlink>
    </w:p>
    <w:p w14:paraId="17588F9F" w14:textId="46619D3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8" w:history="1">
        <w:r w:rsidRPr="00932EFB">
          <w:rPr>
            <w:rStyle w:val="Hyperlink"/>
            <w:rFonts w:cs="Arial"/>
            <w:noProof/>
          </w:rPr>
          <w:t>6.21.3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_Toc94634698 \h </w:instrText>
        </w:r>
        <w:r>
          <w:rPr>
            <w:noProof/>
            <w:webHidden/>
          </w:rPr>
        </w:r>
        <w:r>
          <w:rPr>
            <w:noProof/>
            <w:webHidden/>
          </w:rPr>
          <w:fldChar w:fldCharType="separate"/>
        </w:r>
        <w:r>
          <w:rPr>
            <w:noProof/>
            <w:webHidden/>
          </w:rPr>
          <w:t>123</w:t>
        </w:r>
        <w:r>
          <w:rPr>
            <w:noProof/>
            <w:webHidden/>
          </w:rPr>
          <w:fldChar w:fldCharType="end"/>
        </w:r>
      </w:hyperlink>
    </w:p>
    <w:p w14:paraId="3B8A8387" w14:textId="79DDBF4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9" w:history="1">
        <w:r w:rsidRPr="00932EFB">
          <w:rPr>
            <w:rStyle w:val="Hyperlink"/>
            <w:rFonts w:cs="Arial"/>
            <w:noProof/>
          </w:rPr>
          <w:t>6.21.4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_Toc94634699 \h </w:instrText>
        </w:r>
        <w:r>
          <w:rPr>
            <w:noProof/>
            <w:webHidden/>
          </w:rPr>
        </w:r>
        <w:r>
          <w:rPr>
            <w:noProof/>
            <w:webHidden/>
          </w:rPr>
          <w:fldChar w:fldCharType="separate"/>
        </w:r>
        <w:r>
          <w:rPr>
            <w:noProof/>
            <w:webHidden/>
          </w:rPr>
          <w:t>123</w:t>
        </w:r>
        <w:r>
          <w:rPr>
            <w:noProof/>
            <w:webHidden/>
          </w:rPr>
          <w:fldChar w:fldCharType="end"/>
        </w:r>
      </w:hyperlink>
    </w:p>
    <w:p w14:paraId="4BE4B7CC" w14:textId="19E741B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00" w:history="1">
        <w:r w:rsidRPr="00932EFB">
          <w:rPr>
            <w:rStyle w:val="Hyperlink"/>
            <w:rFonts w:cs="Arial"/>
            <w:noProof/>
          </w:rPr>
          <w:t>6.21.5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_Toc94634700 \h </w:instrText>
        </w:r>
        <w:r>
          <w:rPr>
            <w:noProof/>
            <w:webHidden/>
          </w:rPr>
        </w:r>
        <w:r>
          <w:rPr>
            <w:noProof/>
            <w:webHidden/>
          </w:rPr>
          <w:fldChar w:fldCharType="separate"/>
        </w:r>
        <w:r>
          <w:rPr>
            <w:noProof/>
            <w:webHidden/>
          </w:rPr>
          <w:t>123</w:t>
        </w:r>
        <w:r>
          <w:rPr>
            <w:noProof/>
            <w:webHidden/>
          </w:rPr>
          <w:fldChar w:fldCharType="end"/>
        </w:r>
      </w:hyperlink>
    </w:p>
    <w:p w14:paraId="206BDA36" w14:textId="6997400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01" w:history="1">
        <w:r w:rsidRPr="00932EFB">
          <w:rPr>
            <w:rStyle w:val="Hyperlink"/>
            <w:rFonts w:cs="Arial"/>
            <w:noProof/>
          </w:rPr>
          <w:t>6.21.6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_Toc94634701 \h </w:instrText>
        </w:r>
        <w:r>
          <w:rPr>
            <w:noProof/>
            <w:webHidden/>
          </w:rPr>
        </w:r>
        <w:r>
          <w:rPr>
            <w:noProof/>
            <w:webHidden/>
          </w:rPr>
          <w:fldChar w:fldCharType="separate"/>
        </w:r>
        <w:r>
          <w:rPr>
            <w:noProof/>
            <w:webHidden/>
          </w:rPr>
          <w:t>123</w:t>
        </w:r>
        <w:r>
          <w:rPr>
            <w:noProof/>
            <w:webHidden/>
          </w:rPr>
          <w:fldChar w:fldCharType="end"/>
        </w:r>
      </w:hyperlink>
    </w:p>
    <w:p w14:paraId="649F1FEF" w14:textId="65B6A57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02" w:history="1">
        <w:r w:rsidRPr="00932EFB">
          <w:rPr>
            <w:rStyle w:val="Hyperlink"/>
            <w:rFonts w:cs="Arial"/>
            <w:noProof/>
          </w:rPr>
          <w:t>6.21.7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_Toc94634702 \h </w:instrText>
        </w:r>
        <w:r>
          <w:rPr>
            <w:noProof/>
            <w:webHidden/>
          </w:rPr>
        </w:r>
        <w:r>
          <w:rPr>
            <w:noProof/>
            <w:webHidden/>
          </w:rPr>
          <w:fldChar w:fldCharType="separate"/>
        </w:r>
        <w:r>
          <w:rPr>
            <w:noProof/>
            <w:webHidden/>
          </w:rPr>
          <w:t>124</w:t>
        </w:r>
        <w:r>
          <w:rPr>
            <w:noProof/>
            <w:webHidden/>
          </w:rPr>
          <w:fldChar w:fldCharType="end"/>
        </w:r>
      </w:hyperlink>
    </w:p>
    <w:p w14:paraId="4798F741" w14:textId="4ADF62F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03" w:history="1">
        <w:r w:rsidRPr="00932EFB">
          <w:rPr>
            <w:rStyle w:val="Hyperlink"/>
            <w:rFonts w:cs="Arial"/>
            <w:noProof/>
          </w:rPr>
          <w:t>6.21.7.1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_Toc94634703 \h </w:instrText>
        </w:r>
        <w:r>
          <w:rPr>
            <w:noProof/>
            <w:webHidden/>
          </w:rPr>
        </w:r>
        <w:r>
          <w:rPr>
            <w:noProof/>
            <w:webHidden/>
          </w:rPr>
          <w:fldChar w:fldCharType="separate"/>
        </w:r>
        <w:r>
          <w:rPr>
            <w:noProof/>
            <w:webHidden/>
          </w:rPr>
          <w:t>124</w:t>
        </w:r>
        <w:r>
          <w:rPr>
            <w:noProof/>
            <w:webHidden/>
          </w:rPr>
          <w:fldChar w:fldCharType="end"/>
        </w:r>
      </w:hyperlink>
    </w:p>
    <w:p w14:paraId="525253E0" w14:textId="29B9859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04" w:history="1">
        <w:r w:rsidRPr="00932EFB">
          <w:rPr>
            <w:rStyle w:val="Hyperlink"/>
            <w:rFonts w:cs="Arial"/>
            <w:noProof/>
          </w:rPr>
          <w:t>6.21.7.2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_Toc94634704 \h </w:instrText>
        </w:r>
        <w:r>
          <w:rPr>
            <w:noProof/>
            <w:webHidden/>
          </w:rPr>
        </w:r>
        <w:r>
          <w:rPr>
            <w:noProof/>
            <w:webHidden/>
          </w:rPr>
          <w:fldChar w:fldCharType="separate"/>
        </w:r>
        <w:r>
          <w:rPr>
            <w:noProof/>
            <w:webHidden/>
          </w:rPr>
          <w:t>124</w:t>
        </w:r>
        <w:r>
          <w:rPr>
            <w:noProof/>
            <w:webHidden/>
          </w:rPr>
          <w:fldChar w:fldCharType="end"/>
        </w:r>
      </w:hyperlink>
    </w:p>
    <w:p w14:paraId="3B689B5B" w14:textId="0F83069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05" w:history="1">
        <w:r w:rsidRPr="00932EFB">
          <w:rPr>
            <w:rStyle w:val="Hyperlink"/>
            <w:rFonts w:cs="Arial"/>
            <w:noProof/>
          </w:rPr>
          <w:t>6.21.8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_Toc94634705 \h </w:instrText>
        </w:r>
        <w:r>
          <w:rPr>
            <w:noProof/>
            <w:webHidden/>
          </w:rPr>
        </w:r>
        <w:r>
          <w:rPr>
            <w:noProof/>
            <w:webHidden/>
          </w:rPr>
          <w:fldChar w:fldCharType="separate"/>
        </w:r>
        <w:r>
          <w:rPr>
            <w:noProof/>
            <w:webHidden/>
          </w:rPr>
          <w:t>125</w:t>
        </w:r>
        <w:r>
          <w:rPr>
            <w:noProof/>
            <w:webHidden/>
          </w:rPr>
          <w:fldChar w:fldCharType="end"/>
        </w:r>
      </w:hyperlink>
    </w:p>
    <w:p w14:paraId="371CC9E0" w14:textId="5BF3281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06" w:history="1">
        <w:r w:rsidRPr="00932EFB">
          <w:rPr>
            <w:rStyle w:val="Hyperlink"/>
            <w:rFonts w:cs="Arial"/>
            <w:noProof/>
          </w:rPr>
          <w:t>6.21.9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_Toc94634706 \h </w:instrText>
        </w:r>
        <w:r>
          <w:rPr>
            <w:noProof/>
            <w:webHidden/>
          </w:rPr>
        </w:r>
        <w:r>
          <w:rPr>
            <w:noProof/>
            <w:webHidden/>
          </w:rPr>
          <w:fldChar w:fldCharType="separate"/>
        </w:r>
        <w:r>
          <w:rPr>
            <w:noProof/>
            <w:webHidden/>
          </w:rPr>
          <w:t>125</w:t>
        </w:r>
        <w:r>
          <w:rPr>
            <w:noProof/>
            <w:webHidden/>
          </w:rPr>
          <w:fldChar w:fldCharType="end"/>
        </w:r>
      </w:hyperlink>
    </w:p>
    <w:p w14:paraId="66796BB7" w14:textId="12421CF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07" w:history="1">
        <w:r w:rsidRPr="00932EFB">
          <w:rPr>
            <w:rStyle w:val="Hyperlink"/>
            <w:rFonts w:cs="Arial"/>
            <w:noProof/>
          </w:rPr>
          <w:t>6.21.10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_Toc94634707 \h </w:instrText>
        </w:r>
        <w:r>
          <w:rPr>
            <w:noProof/>
            <w:webHidden/>
          </w:rPr>
        </w:r>
        <w:r>
          <w:rPr>
            <w:noProof/>
            <w:webHidden/>
          </w:rPr>
          <w:fldChar w:fldCharType="separate"/>
        </w:r>
        <w:r>
          <w:rPr>
            <w:noProof/>
            <w:webHidden/>
          </w:rPr>
          <w:t>125</w:t>
        </w:r>
        <w:r>
          <w:rPr>
            <w:noProof/>
            <w:webHidden/>
          </w:rPr>
          <w:fldChar w:fldCharType="end"/>
        </w:r>
      </w:hyperlink>
    </w:p>
    <w:p w14:paraId="5B264769" w14:textId="647E353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08" w:history="1">
        <w:r w:rsidRPr="00932EFB">
          <w:rPr>
            <w:rStyle w:val="Hyperlink"/>
            <w:rFonts w:cs="Arial"/>
            <w:noProof/>
          </w:rPr>
          <w:t>6.21.11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_Toc94634708 \h </w:instrText>
        </w:r>
        <w:r>
          <w:rPr>
            <w:noProof/>
            <w:webHidden/>
          </w:rPr>
        </w:r>
        <w:r>
          <w:rPr>
            <w:noProof/>
            <w:webHidden/>
          </w:rPr>
          <w:fldChar w:fldCharType="separate"/>
        </w:r>
        <w:r>
          <w:rPr>
            <w:noProof/>
            <w:webHidden/>
          </w:rPr>
          <w:t>125</w:t>
        </w:r>
        <w:r>
          <w:rPr>
            <w:noProof/>
            <w:webHidden/>
          </w:rPr>
          <w:fldChar w:fldCharType="end"/>
        </w:r>
      </w:hyperlink>
    </w:p>
    <w:p w14:paraId="668E719E" w14:textId="620329E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09" w:history="1">
        <w:r w:rsidRPr="00932EFB">
          <w:rPr>
            <w:rStyle w:val="Hyperlink"/>
            <w:rFonts w:cs="Arial"/>
            <w:noProof/>
          </w:rPr>
          <w:t>6.21.12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_Toc94634709 \h </w:instrText>
        </w:r>
        <w:r>
          <w:rPr>
            <w:noProof/>
            <w:webHidden/>
          </w:rPr>
        </w:r>
        <w:r>
          <w:rPr>
            <w:noProof/>
            <w:webHidden/>
          </w:rPr>
          <w:fldChar w:fldCharType="separate"/>
        </w:r>
        <w:r>
          <w:rPr>
            <w:noProof/>
            <w:webHidden/>
          </w:rPr>
          <w:t>126</w:t>
        </w:r>
        <w:r>
          <w:rPr>
            <w:noProof/>
            <w:webHidden/>
          </w:rPr>
          <w:fldChar w:fldCharType="end"/>
        </w:r>
      </w:hyperlink>
    </w:p>
    <w:p w14:paraId="01A99883" w14:textId="33C0E043" w:rsidR="00BE2B94" w:rsidRDefault="00BE2B94">
      <w:pPr>
        <w:pStyle w:val="TOC2"/>
        <w:tabs>
          <w:tab w:val="left" w:pos="880"/>
          <w:tab w:val="right" w:leader="dot" w:pos="9350"/>
        </w:tabs>
        <w:rPr>
          <w:rFonts w:asciiTheme="minorHAnsi" w:eastAsiaTheme="minorEastAsia" w:hAnsiTheme="minorHAnsi" w:cstheme="minorBidi"/>
          <w:noProof/>
        </w:rPr>
      </w:pPr>
      <w:hyperlink w:anchor="_Toc94634710" w:history="1">
        <w:r w:rsidRPr="00932EFB">
          <w:rPr>
            <w:rStyle w:val="Hyperlink"/>
            <w:noProof/>
          </w:rPr>
          <w:t>6.22</w:t>
        </w:r>
        <w:r>
          <w:rPr>
            <w:rFonts w:asciiTheme="minorHAnsi" w:eastAsiaTheme="minorEastAsia" w:hAnsiTheme="minorHAnsi" w:cstheme="minorBidi"/>
            <w:noProof/>
          </w:rPr>
          <w:tab/>
        </w:r>
        <w:r w:rsidRPr="00932EFB">
          <w:rPr>
            <w:rStyle w:val="Hyperlink"/>
            <w:noProof/>
          </w:rPr>
          <w:t>Use Case Id: UC-22 Impact of Admin Closing on TMA</w:t>
        </w:r>
        <w:r>
          <w:rPr>
            <w:noProof/>
            <w:webHidden/>
          </w:rPr>
          <w:tab/>
        </w:r>
        <w:r>
          <w:rPr>
            <w:noProof/>
            <w:webHidden/>
          </w:rPr>
          <w:fldChar w:fldCharType="begin"/>
        </w:r>
        <w:r>
          <w:rPr>
            <w:noProof/>
            <w:webHidden/>
          </w:rPr>
          <w:instrText xml:space="preserve"> PAGEREF _Toc94634710 \h </w:instrText>
        </w:r>
        <w:r>
          <w:rPr>
            <w:noProof/>
            <w:webHidden/>
          </w:rPr>
        </w:r>
        <w:r>
          <w:rPr>
            <w:noProof/>
            <w:webHidden/>
          </w:rPr>
          <w:fldChar w:fldCharType="separate"/>
        </w:r>
        <w:r>
          <w:rPr>
            <w:noProof/>
            <w:webHidden/>
          </w:rPr>
          <w:t>127</w:t>
        </w:r>
        <w:r>
          <w:rPr>
            <w:noProof/>
            <w:webHidden/>
          </w:rPr>
          <w:fldChar w:fldCharType="end"/>
        </w:r>
      </w:hyperlink>
    </w:p>
    <w:p w14:paraId="624C9275" w14:textId="0B6E4FC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1" w:history="1">
        <w:r w:rsidRPr="00932EFB">
          <w:rPr>
            <w:rStyle w:val="Hyperlink"/>
            <w:rFonts w:cs="Arial"/>
            <w:noProof/>
          </w:rPr>
          <w:t>6.22.1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_Toc94634711 \h </w:instrText>
        </w:r>
        <w:r>
          <w:rPr>
            <w:noProof/>
            <w:webHidden/>
          </w:rPr>
        </w:r>
        <w:r>
          <w:rPr>
            <w:noProof/>
            <w:webHidden/>
          </w:rPr>
          <w:fldChar w:fldCharType="separate"/>
        </w:r>
        <w:r>
          <w:rPr>
            <w:noProof/>
            <w:webHidden/>
          </w:rPr>
          <w:t>127</w:t>
        </w:r>
        <w:r>
          <w:rPr>
            <w:noProof/>
            <w:webHidden/>
          </w:rPr>
          <w:fldChar w:fldCharType="end"/>
        </w:r>
      </w:hyperlink>
    </w:p>
    <w:p w14:paraId="2E9B8D8A" w14:textId="71964D5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2" w:history="1">
        <w:r w:rsidRPr="00932EFB">
          <w:rPr>
            <w:rStyle w:val="Hyperlink"/>
            <w:rFonts w:cs="Arial"/>
            <w:noProof/>
          </w:rPr>
          <w:t>6.22.2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_Toc94634712 \h </w:instrText>
        </w:r>
        <w:r>
          <w:rPr>
            <w:noProof/>
            <w:webHidden/>
          </w:rPr>
        </w:r>
        <w:r>
          <w:rPr>
            <w:noProof/>
            <w:webHidden/>
          </w:rPr>
          <w:fldChar w:fldCharType="separate"/>
        </w:r>
        <w:r>
          <w:rPr>
            <w:noProof/>
            <w:webHidden/>
          </w:rPr>
          <w:t>127</w:t>
        </w:r>
        <w:r>
          <w:rPr>
            <w:noProof/>
            <w:webHidden/>
          </w:rPr>
          <w:fldChar w:fldCharType="end"/>
        </w:r>
      </w:hyperlink>
    </w:p>
    <w:p w14:paraId="2091AFD1" w14:textId="102E873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3" w:history="1">
        <w:r w:rsidRPr="00932EFB">
          <w:rPr>
            <w:rStyle w:val="Hyperlink"/>
            <w:rFonts w:cs="Arial"/>
            <w:noProof/>
          </w:rPr>
          <w:t>6.22.3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_Toc94634713 \h </w:instrText>
        </w:r>
        <w:r>
          <w:rPr>
            <w:noProof/>
            <w:webHidden/>
          </w:rPr>
        </w:r>
        <w:r>
          <w:rPr>
            <w:noProof/>
            <w:webHidden/>
          </w:rPr>
          <w:fldChar w:fldCharType="separate"/>
        </w:r>
        <w:r>
          <w:rPr>
            <w:noProof/>
            <w:webHidden/>
          </w:rPr>
          <w:t>127</w:t>
        </w:r>
        <w:r>
          <w:rPr>
            <w:noProof/>
            <w:webHidden/>
          </w:rPr>
          <w:fldChar w:fldCharType="end"/>
        </w:r>
      </w:hyperlink>
    </w:p>
    <w:p w14:paraId="10129FBF" w14:textId="22EF996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4" w:history="1">
        <w:r w:rsidRPr="00932EFB">
          <w:rPr>
            <w:rStyle w:val="Hyperlink"/>
            <w:rFonts w:cs="Arial"/>
            <w:noProof/>
          </w:rPr>
          <w:t>6.22.4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_Toc94634714 \h </w:instrText>
        </w:r>
        <w:r>
          <w:rPr>
            <w:noProof/>
            <w:webHidden/>
          </w:rPr>
        </w:r>
        <w:r>
          <w:rPr>
            <w:noProof/>
            <w:webHidden/>
          </w:rPr>
          <w:fldChar w:fldCharType="separate"/>
        </w:r>
        <w:r>
          <w:rPr>
            <w:noProof/>
            <w:webHidden/>
          </w:rPr>
          <w:t>127</w:t>
        </w:r>
        <w:r>
          <w:rPr>
            <w:noProof/>
            <w:webHidden/>
          </w:rPr>
          <w:fldChar w:fldCharType="end"/>
        </w:r>
      </w:hyperlink>
    </w:p>
    <w:p w14:paraId="35872C6B" w14:textId="029D28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5" w:history="1">
        <w:r w:rsidRPr="00932EFB">
          <w:rPr>
            <w:rStyle w:val="Hyperlink"/>
            <w:rFonts w:cs="Arial"/>
            <w:noProof/>
          </w:rPr>
          <w:t>6.22.5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_Toc94634715 \h </w:instrText>
        </w:r>
        <w:r>
          <w:rPr>
            <w:noProof/>
            <w:webHidden/>
          </w:rPr>
        </w:r>
        <w:r>
          <w:rPr>
            <w:noProof/>
            <w:webHidden/>
          </w:rPr>
          <w:fldChar w:fldCharType="separate"/>
        </w:r>
        <w:r>
          <w:rPr>
            <w:noProof/>
            <w:webHidden/>
          </w:rPr>
          <w:t>127</w:t>
        </w:r>
        <w:r>
          <w:rPr>
            <w:noProof/>
            <w:webHidden/>
          </w:rPr>
          <w:fldChar w:fldCharType="end"/>
        </w:r>
      </w:hyperlink>
    </w:p>
    <w:p w14:paraId="1DBFCA08" w14:textId="6D34DF3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6" w:history="1">
        <w:r w:rsidRPr="00932EFB">
          <w:rPr>
            <w:rStyle w:val="Hyperlink"/>
            <w:rFonts w:cs="Arial"/>
            <w:noProof/>
          </w:rPr>
          <w:t>6.22.6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_Toc94634716 \h </w:instrText>
        </w:r>
        <w:r>
          <w:rPr>
            <w:noProof/>
            <w:webHidden/>
          </w:rPr>
        </w:r>
        <w:r>
          <w:rPr>
            <w:noProof/>
            <w:webHidden/>
          </w:rPr>
          <w:fldChar w:fldCharType="separate"/>
        </w:r>
        <w:r>
          <w:rPr>
            <w:noProof/>
            <w:webHidden/>
          </w:rPr>
          <w:t>127</w:t>
        </w:r>
        <w:r>
          <w:rPr>
            <w:noProof/>
            <w:webHidden/>
          </w:rPr>
          <w:fldChar w:fldCharType="end"/>
        </w:r>
      </w:hyperlink>
    </w:p>
    <w:p w14:paraId="61B6617B" w14:textId="42DC090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7" w:history="1">
        <w:r w:rsidRPr="00932EFB">
          <w:rPr>
            <w:rStyle w:val="Hyperlink"/>
            <w:rFonts w:cs="Arial"/>
            <w:noProof/>
          </w:rPr>
          <w:t>6.22.7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_Toc94634717 \h </w:instrText>
        </w:r>
        <w:r>
          <w:rPr>
            <w:noProof/>
            <w:webHidden/>
          </w:rPr>
        </w:r>
        <w:r>
          <w:rPr>
            <w:noProof/>
            <w:webHidden/>
          </w:rPr>
          <w:fldChar w:fldCharType="separate"/>
        </w:r>
        <w:r>
          <w:rPr>
            <w:noProof/>
            <w:webHidden/>
          </w:rPr>
          <w:t>127</w:t>
        </w:r>
        <w:r>
          <w:rPr>
            <w:noProof/>
            <w:webHidden/>
          </w:rPr>
          <w:fldChar w:fldCharType="end"/>
        </w:r>
      </w:hyperlink>
    </w:p>
    <w:p w14:paraId="2CC69DF3" w14:textId="767F5B7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18" w:history="1">
        <w:r w:rsidRPr="00932EFB">
          <w:rPr>
            <w:rStyle w:val="Hyperlink"/>
            <w:rFonts w:cs="Arial"/>
            <w:noProof/>
          </w:rPr>
          <w:t>6.22.7.1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_Toc94634718 \h </w:instrText>
        </w:r>
        <w:r>
          <w:rPr>
            <w:noProof/>
            <w:webHidden/>
          </w:rPr>
        </w:r>
        <w:r>
          <w:rPr>
            <w:noProof/>
            <w:webHidden/>
          </w:rPr>
          <w:fldChar w:fldCharType="separate"/>
        </w:r>
        <w:r>
          <w:rPr>
            <w:noProof/>
            <w:webHidden/>
          </w:rPr>
          <w:t>128</w:t>
        </w:r>
        <w:r>
          <w:rPr>
            <w:noProof/>
            <w:webHidden/>
          </w:rPr>
          <w:fldChar w:fldCharType="end"/>
        </w:r>
      </w:hyperlink>
    </w:p>
    <w:p w14:paraId="5AA64D31" w14:textId="485D767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19" w:history="1">
        <w:r w:rsidRPr="00932EFB">
          <w:rPr>
            <w:rStyle w:val="Hyperlink"/>
            <w:rFonts w:cs="Arial"/>
            <w:noProof/>
          </w:rPr>
          <w:t>6.22.7.2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_Toc94634719 \h </w:instrText>
        </w:r>
        <w:r>
          <w:rPr>
            <w:noProof/>
            <w:webHidden/>
          </w:rPr>
        </w:r>
        <w:r>
          <w:rPr>
            <w:noProof/>
            <w:webHidden/>
          </w:rPr>
          <w:fldChar w:fldCharType="separate"/>
        </w:r>
        <w:r>
          <w:rPr>
            <w:noProof/>
            <w:webHidden/>
          </w:rPr>
          <w:t>128</w:t>
        </w:r>
        <w:r>
          <w:rPr>
            <w:noProof/>
            <w:webHidden/>
          </w:rPr>
          <w:fldChar w:fldCharType="end"/>
        </w:r>
      </w:hyperlink>
    </w:p>
    <w:p w14:paraId="38EC2971" w14:textId="404B9F5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0" w:history="1">
        <w:r w:rsidRPr="00932EFB">
          <w:rPr>
            <w:rStyle w:val="Hyperlink"/>
            <w:rFonts w:cs="Arial"/>
            <w:noProof/>
          </w:rPr>
          <w:t>6.22.8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_Toc94634720 \h </w:instrText>
        </w:r>
        <w:r>
          <w:rPr>
            <w:noProof/>
            <w:webHidden/>
          </w:rPr>
        </w:r>
        <w:r>
          <w:rPr>
            <w:noProof/>
            <w:webHidden/>
          </w:rPr>
          <w:fldChar w:fldCharType="separate"/>
        </w:r>
        <w:r>
          <w:rPr>
            <w:noProof/>
            <w:webHidden/>
          </w:rPr>
          <w:t>128</w:t>
        </w:r>
        <w:r>
          <w:rPr>
            <w:noProof/>
            <w:webHidden/>
          </w:rPr>
          <w:fldChar w:fldCharType="end"/>
        </w:r>
      </w:hyperlink>
    </w:p>
    <w:p w14:paraId="56FEA951" w14:textId="2A7D919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1" w:history="1">
        <w:r w:rsidRPr="00932EFB">
          <w:rPr>
            <w:rStyle w:val="Hyperlink"/>
            <w:rFonts w:cs="Arial"/>
            <w:noProof/>
          </w:rPr>
          <w:t>6.22.9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_Toc94634721 \h </w:instrText>
        </w:r>
        <w:r>
          <w:rPr>
            <w:noProof/>
            <w:webHidden/>
          </w:rPr>
        </w:r>
        <w:r>
          <w:rPr>
            <w:noProof/>
            <w:webHidden/>
          </w:rPr>
          <w:fldChar w:fldCharType="separate"/>
        </w:r>
        <w:r>
          <w:rPr>
            <w:noProof/>
            <w:webHidden/>
          </w:rPr>
          <w:t>128</w:t>
        </w:r>
        <w:r>
          <w:rPr>
            <w:noProof/>
            <w:webHidden/>
          </w:rPr>
          <w:fldChar w:fldCharType="end"/>
        </w:r>
      </w:hyperlink>
    </w:p>
    <w:p w14:paraId="02B27D65" w14:textId="31B6D71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22" w:history="1">
        <w:r w:rsidRPr="00932EFB">
          <w:rPr>
            <w:rStyle w:val="Hyperlink"/>
            <w:rFonts w:cs="Arial"/>
            <w:noProof/>
          </w:rPr>
          <w:t>6.22.10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_Toc94634722 \h </w:instrText>
        </w:r>
        <w:r>
          <w:rPr>
            <w:noProof/>
            <w:webHidden/>
          </w:rPr>
        </w:r>
        <w:r>
          <w:rPr>
            <w:noProof/>
            <w:webHidden/>
          </w:rPr>
          <w:fldChar w:fldCharType="separate"/>
        </w:r>
        <w:r>
          <w:rPr>
            <w:noProof/>
            <w:webHidden/>
          </w:rPr>
          <w:t>129</w:t>
        </w:r>
        <w:r>
          <w:rPr>
            <w:noProof/>
            <w:webHidden/>
          </w:rPr>
          <w:fldChar w:fldCharType="end"/>
        </w:r>
      </w:hyperlink>
    </w:p>
    <w:p w14:paraId="14812D90" w14:textId="123D454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23" w:history="1">
        <w:r w:rsidRPr="00932EFB">
          <w:rPr>
            <w:rStyle w:val="Hyperlink"/>
            <w:rFonts w:cs="Arial"/>
            <w:noProof/>
          </w:rPr>
          <w:t>6.22.11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_Toc94634723 \h </w:instrText>
        </w:r>
        <w:r>
          <w:rPr>
            <w:noProof/>
            <w:webHidden/>
          </w:rPr>
        </w:r>
        <w:r>
          <w:rPr>
            <w:noProof/>
            <w:webHidden/>
          </w:rPr>
          <w:fldChar w:fldCharType="separate"/>
        </w:r>
        <w:r>
          <w:rPr>
            <w:noProof/>
            <w:webHidden/>
          </w:rPr>
          <w:t>129</w:t>
        </w:r>
        <w:r>
          <w:rPr>
            <w:noProof/>
            <w:webHidden/>
          </w:rPr>
          <w:fldChar w:fldCharType="end"/>
        </w:r>
      </w:hyperlink>
    </w:p>
    <w:p w14:paraId="3ABDA4B0" w14:textId="125D9ED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24" w:history="1">
        <w:r w:rsidRPr="00932EFB">
          <w:rPr>
            <w:rStyle w:val="Hyperlink"/>
            <w:rFonts w:cs="Arial"/>
            <w:noProof/>
          </w:rPr>
          <w:t>6.22.12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_Toc94634724 \h </w:instrText>
        </w:r>
        <w:r>
          <w:rPr>
            <w:noProof/>
            <w:webHidden/>
          </w:rPr>
        </w:r>
        <w:r>
          <w:rPr>
            <w:noProof/>
            <w:webHidden/>
          </w:rPr>
          <w:fldChar w:fldCharType="separate"/>
        </w:r>
        <w:r>
          <w:rPr>
            <w:noProof/>
            <w:webHidden/>
          </w:rPr>
          <w:t>129</w:t>
        </w:r>
        <w:r>
          <w:rPr>
            <w:noProof/>
            <w:webHidden/>
          </w:rPr>
          <w:fldChar w:fldCharType="end"/>
        </w:r>
      </w:hyperlink>
    </w:p>
    <w:p w14:paraId="1863C756" w14:textId="44FBF520" w:rsidR="00BE2B94" w:rsidRDefault="00BE2B94">
      <w:pPr>
        <w:pStyle w:val="TOC2"/>
        <w:tabs>
          <w:tab w:val="left" w:pos="880"/>
          <w:tab w:val="right" w:leader="dot" w:pos="9350"/>
        </w:tabs>
        <w:rPr>
          <w:rFonts w:asciiTheme="minorHAnsi" w:eastAsiaTheme="minorEastAsia" w:hAnsiTheme="minorHAnsi" w:cstheme="minorBidi"/>
          <w:noProof/>
        </w:rPr>
      </w:pPr>
      <w:hyperlink w:anchor="_Toc94634725" w:history="1">
        <w:r w:rsidRPr="00932EFB">
          <w:rPr>
            <w:rStyle w:val="Hyperlink"/>
            <w:noProof/>
          </w:rPr>
          <w:t>6.23</w:t>
        </w:r>
        <w:r>
          <w:rPr>
            <w:rFonts w:asciiTheme="minorHAnsi" w:eastAsiaTheme="minorEastAsia" w:hAnsiTheme="minorHAnsi" w:cstheme="minorBidi"/>
            <w:noProof/>
          </w:rPr>
          <w:tab/>
        </w:r>
        <w:r w:rsidRPr="00932EFB">
          <w:rPr>
            <w:rStyle w:val="Hyperlink"/>
            <w:noProof/>
          </w:rPr>
          <w:t>Use Case Id: UC-23 Transitional Medical Assistance (TMA) Override Changes</w:t>
        </w:r>
        <w:r>
          <w:rPr>
            <w:noProof/>
            <w:webHidden/>
          </w:rPr>
          <w:tab/>
        </w:r>
        <w:r>
          <w:rPr>
            <w:noProof/>
            <w:webHidden/>
          </w:rPr>
          <w:fldChar w:fldCharType="begin"/>
        </w:r>
        <w:r>
          <w:rPr>
            <w:noProof/>
            <w:webHidden/>
          </w:rPr>
          <w:instrText xml:space="preserve"> PAGEREF _Toc94634725 \h </w:instrText>
        </w:r>
        <w:r>
          <w:rPr>
            <w:noProof/>
            <w:webHidden/>
          </w:rPr>
        </w:r>
        <w:r>
          <w:rPr>
            <w:noProof/>
            <w:webHidden/>
          </w:rPr>
          <w:fldChar w:fldCharType="separate"/>
        </w:r>
        <w:r>
          <w:rPr>
            <w:noProof/>
            <w:webHidden/>
          </w:rPr>
          <w:t>130</w:t>
        </w:r>
        <w:r>
          <w:rPr>
            <w:noProof/>
            <w:webHidden/>
          </w:rPr>
          <w:fldChar w:fldCharType="end"/>
        </w:r>
      </w:hyperlink>
    </w:p>
    <w:p w14:paraId="46E2E816" w14:textId="3D6B5C2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6" w:history="1">
        <w:r w:rsidRPr="00932EFB">
          <w:rPr>
            <w:rStyle w:val="Hyperlink"/>
            <w:rFonts w:cs="Arial"/>
            <w:noProof/>
          </w:rPr>
          <w:t>6.23.1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_Toc94634726 \h </w:instrText>
        </w:r>
        <w:r>
          <w:rPr>
            <w:noProof/>
            <w:webHidden/>
          </w:rPr>
        </w:r>
        <w:r>
          <w:rPr>
            <w:noProof/>
            <w:webHidden/>
          </w:rPr>
          <w:fldChar w:fldCharType="separate"/>
        </w:r>
        <w:r>
          <w:rPr>
            <w:noProof/>
            <w:webHidden/>
          </w:rPr>
          <w:t>130</w:t>
        </w:r>
        <w:r>
          <w:rPr>
            <w:noProof/>
            <w:webHidden/>
          </w:rPr>
          <w:fldChar w:fldCharType="end"/>
        </w:r>
      </w:hyperlink>
    </w:p>
    <w:p w14:paraId="09EE7687" w14:textId="357732E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7" w:history="1">
        <w:r w:rsidRPr="00932EFB">
          <w:rPr>
            <w:rStyle w:val="Hyperlink"/>
            <w:rFonts w:cs="Arial"/>
            <w:noProof/>
          </w:rPr>
          <w:t>6.23.2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_Toc94634727 \h </w:instrText>
        </w:r>
        <w:r>
          <w:rPr>
            <w:noProof/>
            <w:webHidden/>
          </w:rPr>
        </w:r>
        <w:r>
          <w:rPr>
            <w:noProof/>
            <w:webHidden/>
          </w:rPr>
          <w:fldChar w:fldCharType="separate"/>
        </w:r>
        <w:r>
          <w:rPr>
            <w:noProof/>
            <w:webHidden/>
          </w:rPr>
          <w:t>130</w:t>
        </w:r>
        <w:r>
          <w:rPr>
            <w:noProof/>
            <w:webHidden/>
          </w:rPr>
          <w:fldChar w:fldCharType="end"/>
        </w:r>
      </w:hyperlink>
    </w:p>
    <w:p w14:paraId="1C45C70D" w14:textId="64A4F45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8" w:history="1">
        <w:r w:rsidRPr="00932EFB">
          <w:rPr>
            <w:rStyle w:val="Hyperlink"/>
            <w:rFonts w:cs="Arial"/>
            <w:noProof/>
          </w:rPr>
          <w:t>6.23.3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_Toc94634728 \h </w:instrText>
        </w:r>
        <w:r>
          <w:rPr>
            <w:noProof/>
            <w:webHidden/>
          </w:rPr>
        </w:r>
        <w:r>
          <w:rPr>
            <w:noProof/>
            <w:webHidden/>
          </w:rPr>
          <w:fldChar w:fldCharType="separate"/>
        </w:r>
        <w:r>
          <w:rPr>
            <w:noProof/>
            <w:webHidden/>
          </w:rPr>
          <w:t>130</w:t>
        </w:r>
        <w:r>
          <w:rPr>
            <w:noProof/>
            <w:webHidden/>
          </w:rPr>
          <w:fldChar w:fldCharType="end"/>
        </w:r>
      </w:hyperlink>
    </w:p>
    <w:p w14:paraId="3BF2056E" w14:textId="7DA0FFC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9" w:history="1">
        <w:r w:rsidRPr="00932EFB">
          <w:rPr>
            <w:rStyle w:val="Hyperlink"/>
            <w:rFonts w:cs="Arial"/>
            <w:noProof/>
          </w:rPr>
          <w:t>6.23.4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_Toc94634729 \h </w:instrText>
        </w:r>
        <w:r>
          <w:rPr>
            <w:noProof/>
            <w:webHidden/>
          </w:rPr>
        </w:r>
        <w:r>
          <w:rPr>
            <w:noProof/>
            <w:webHidden/>
          </w:rPr>
          <w:fldChar w:fldCharType="separate"/>
        </w:r>
        <w:r>
          <w:rPr>
            <w:noProof/>
            <w:webHidden/>
          </w:rPr>
          <w:t>130</w:t>
        </w:r>
        <w:r>
          <w:rPr>
            <w:noProof/>
            <w:webHidden/>
          </w:rPr>
          <w:fldChar w:fldCharType="end"/>
        </w:r>
      </w:hyperlink>
    </w:p>
    <w:p w14:paraId="4EC72048" w14:textId="0DF4AD4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30" w:history="1">
        <w:r w:rsidRPr="00932EFB">
          <w:rPr>
            <w:rStyle w:val="Hyperlink"/>
            <w:rFonts w:cs="Arial"/>
            <w:noProof/>
          </w:rPr>
          <w:t>6.23.5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_Toc94634730 \h </w:instrText>
        </w:r>
        <w:r>
          <w:rPr>
            <w:noProof/>
            <w:webHidden/>
          </w:rPr>
        </w:r>
        <w:r>
          <w:rPr>
            <w:noProof/>
            <w:webHidden/>
          </w:rPr>
          <w:fldChar w:fldCharType="separate"/>
        </w:r>
        <w:r>
          <w:rPr>
            <w:noProof/>
            <w:webHidden/>
          </w:rPr>
          <w:t>130</w:t>
        </w:r>
        <w:r>
          <w:rPr>
            <w:noProof/>
            <w:webHidden/>
          </w:rPr>
          <w:fldChar w:fldCharType="end"/>
        </w:r>
      </w:hyperlink>
    </w:p>
    <w:p w14:paraId="482E4365" w14:textId="061FB48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31" w:history="1">
        <w:r w:rsidRPr="00932EFB">
          <w:rPr>
            <w:rStyle w:val="Hyperlink"/>
            <w:rFonts w:cs="Arial"/>
            <w:noProof/>
          </w:rPr>
          <w:t>6.23.6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_Toc94634731 \h </w:instrText>
        </w:r>
        <w:r>
          <w:rPr>
            <w:noProof/>
            <w:webHidden/>
          </w:rPr>
        </w:r>
        <w:r>
          <w:rPr>
            <w:noProof/>
            <w:webHidden/>
          </w:rPr>
          <w:fldChar w:fldCharType="separate"/>
        </w:r>
        <w:r>
          <w:rPr>
            <w:noProof/>
            <w:webHidden/>
          </w:rPr>
          <w:t>130</w:t>
        </w:r>
        <w:r>
          <w:rPr>
            <w:noProof/>
            <w:webHidden/>
          </w:rPr>
          <w:fldChar w:fldCharType="end"/>
        </w:r>
      </w:hyperlink>
    </w:p>
    <w:p w14:paraId="31DC6058" w14:textId="426397D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32" w:history="1">
        <w:r w:rsidRPr="00932EFB">
          <w:rPr>
            <w:rStyle w:val="Hyperlink"/>
            <w:rFonts w:cs="Arial"/>
            <w:noProof/>
          </w:rPr>
          <w:t>6.23.7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_Toc94634732 \h </w:instrText>
        </w:r>
        <w:r>
          <w:rPr>
            <w:noProof/>
            <w:webHidden/>
          </w:rPr>
        </w:r>
        <w:r>
          <w:rPr>
            <w:noProof/>
            <w:webHidden/>
          </w:rPr>
          <w:fldChar w:fldCharType="separate"/>
        </w:r>
        <w:r>
          <w:rPr>
            <w:noProof/>
            <w:webHidden/>
          </w:rPr>
          <w:t>131</w:t>
        </w:r>
        <w:r>
          <w:rPr>
            <w:noProof/>
            <w:webHidden/>
          </w:rPr>
          <w:fldChar w:fldCharType="end"/>
        </w:r>
      </w:hyperlink>
    </w:p>
    <w:p w14:paraId="6E68E3F6" w14:textId="7ED1929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33" w:history="1">
        <w:r w:rsidRPr="00932EFB">
          <w:rPr>
            <w:rStyle w:val="Hyperlink"/>
            <w:rFonts w:cs="Arial"/>
            <w:noProof/>
          </w:rPr>
          <w:t>6.23.7.1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_Toc94634733 \h </w:instrText>
        </w:r>
        <w:r>
          <w:rPr>
            <w:noProof/>
            <w:webHidden/>
          </w:rPr>
        </w:r>
        <w:r>
          <w:rPr>
            <w:noProof/>
            <w:webHidden/>
          </w:rPr>
          <w:fldChar w:fldCharType="separate"/>
        </w:r>
        <w:r>
          <w:rPr>
            <w:noProof/>
            <w:webHidden/>
          </w:rPr>
          <w:t>131</w:t>
        </w:r>
        <w:r>
          <w:rPr>
            <w:noProof/>
            <w:webHidden/>
          </w:rPr>
          <w:fldChar w:fldCharType="end"/>
        </w:r>
      </w:hyperlink>
    </w:p>
    <w:p w14:paraId="48FE45F5" w14:textId="2995574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34" w:history="1">
        <w:r w:rsidRPr="00932EFB">
          <w:rPr>
            <w:rStyle w:val="Hyperlink"/>
            <w:rFonts w:cs="Arial"/>
            <w:noProof/>
          </w:rPr>
          <w:t>6.23.7.2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_Toc94634734 \h </w:instrText>
        </w:r>
        <w:r>
          <w:rPr>
            <w:noProof/>
            <w:webHidden/>
          </w:rPr>
        </w:r>
        <w:r>
          <w:rPr>
            <w:noProof/>
            <w:webHidden/>
          </w:rPr>
          <w:fldChar w:fldCharType="separate"/>
        </w:r>
        <w:r>
          <w:rPr>
            <w:noProof/>
            <w:webHidden/>
          </w:rPr>
          <w:t>131</w:t>
        </w:r>
        <w:r>
          <w:rPr>
            <w:noProof/>
            <w:webHidden/>
          </w:rPr>
          <w:fldChar w:fldCharType="end"/>
        </w:r>
      </w:hyperlink>
    </w:p>
    <w:p w14:paraId="5DCEAFEE" w14:textId="6EB8856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35" w:history="1">
        <w:r w:rsidRPr="00932EFB">
          <w:rPr>
            <w:rStyle w:val="Hyperlink"/>
            <w:rFonts w:cs="Arial"/>
            <w:noProof/>
          </w:rPr>
          <w:t>6.23.8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_Toc94634735 \h </w:instrText>
        </w:r>
        <w:r>
          <w:rPr>
            <w:noProof/>
            <w:webHidden/>
          </w:rPr>
        </w:r>
        <w:r>
          <w:rPr>
            <w:noProof/>
            <w:webHidden/>
          </w:rPr>
          <w:fldChar w:fldCharType="separate"/>
        </w:r>
        <w:r>
          <w:rPr>
            <w:noProof/>
            <w:webHidden/>
          </w:rPr>
          <w:t>131</w:t>
        </w:r>
        <w:r>
          <w:rPr>
            <w:noProof/>
            <w:webHidden/>
          </w:rPr>
          <w:fldChar w:fldCharType="end"/>
        </w:r>
      </w:hyperlink>
    </w:p>
    <w:p w14:paraId="5D4014D3" w14:textId="3B0D8DE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36" w:history="1">
        <w:r w:rsidRPr="00932EFB">
          <w:rPr>
            <w:rStyle w:val="Hyperlink"/>
            <w:rFonts w:cs="Arial"/>
            <w:noProof/>
          </w:rPr>
          <w:t>6.23.9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_Toc94634736 \h </w:instrText>
        </w:r>
        <w:r>
          <w:rPr>
            <w:noProof/>
            <w:webHidden/>
          </w:rPr>
        </w:r>
        <w:r>
          <w:rPr>
            <w:noProof/>
            <w:webHidden/>
          </w:rPr>
          <w:fldChar w:fldCharType="separate"/>
        </w:r>
        <w:r>
          <w:rPr>
            <w:noProof/>
            <w:webHidden/>
          </w:rPr>
          <w:t>131</w:t>
        </w:r>
        <w:r>
          <w:rPr>
            <w:noProof/>
            <w:webHidden/>
          </w:rPr>
          <w:fldChar w:fldCharType="end"/>
        </w:r>
      </w:hyperlink>
    </w:p>
    <w:p w14:paraId="7E6BDAE9" w14:textId="71B2D9A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37" w:history="1">
        <w:r w:rsidRPr="00932EFB">
          <w:rPr>
            <w:rStyle w:val="Hyperlink"/>
            <w:rFonts w:cs="Arial"/>
            <w:noProof/>
          </w:rPr>
          <w:t>6.23.10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_Toc94634737 \h </w:instrText>
        </w:r>
        <w:r>
          <w:rPr>
            <w:noProof/>
            <w:webHidden/>
          </w:rPr>
        </w:r>
        <w:r>
          <w:rPr>
            <w:noProof/>
            <w:webHidden/>
          </w:rPr>
          <w:fldChar w:fldCharType="separate"/>
        </w:r>
        <w:r>
          <w:rPr>
            <w:noProof/>
            <w:webHidden/>
          </w:rPr>
          <w:t>132</w:t>
        </w:r>
        <w:r>
          <w:rPr>
            <w:noProof/>
            <w:webHidden/>
          </w:rPr>
          <w:fldChar w:fldCharType="end"/>
        </w:r>
      </w:hyperlink>
    </w:p>
    <w:p w14:paraId="0ABA0AF1" w14:textId="5A1353A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38" w:history="1">
        <w:r w:rsidRPr="00932EFB">
          <w:rPr>
            <w:rStyle w:val="Hyperlink"/>
            <w:rFonts w:cs="Arial"/>
            <w:noProof/>
          </w:rPr>
          <w:t>6.23.11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_Toc94634738 \h </w:instrText>
        </w:r>
        <w:r>
          <w:rPr>
            <w:noProof/>
            <w:webHidden/>
          </w:rPr>
        </w:r>
        <w:r>
          <w:rPr>
            <w:noProof/>
            <w:webHidden/>
          </w:rPr>
          <w:fldChar w:fldCharType="separate"/>
        </w:r>
        <w:r>
          <w:rPr>
            <w:noProof/>
            <w:webHidden/>
          </w:rPr>
          <w:t>132</w:t>
        </w:r>
        <w:r>
          <w:rPr>
            <w:noProof/>
            <w:webHidden/>
          </w:rPr>
          <w:fldChar w:fldCharType="end"/>
        </w:r>
      </w:hyperlink>
    </w:p>
    <w:p w14:paraId="1E42816A" w14:textId="4C1F47D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39" w:history="1">
        <w:r w:rsidRPr="00932EFB">
          <w:rPr>
            <w:rStyle w:val="Hyperlink"/>
            <w:rFonts w:cs="Arial"/>
            <w:noProof/>
          </w:rPr>
          <w:t>6.23.12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_Toc94634739 \h </w:instrText>
        </w:r>
        <w:r>
          <w:rPr>
            <w:noProof/>
            <w:webHidden/>
          </w:rPr>
        </w:r>
        <w:r>
          <w:rPr>
            <w:noProof/>
            <w:webHidden/>
          </w:rPr>
          <w:fldChar w:fldCharType="separate"/>
        </w:r>
        <w:r>
          <w:rPr>
            <w:noProof/>
            <w:webHidden/>
          </w:rPr>
          <w:t>132</w:t>
        </w:r>
        <w:r>
          <w:rPr>
            <w:noProof/>
            <w:webHidden/>
          </w:rPr>
          <w:fldChar w:fldCharType="end"/>
        </w:r>
      </w:hyperlink>
    </w:p>
    <w:p w14:paraId="786B8C62" w14:textId="6F840009" w:rsidR="00BE2B94" w:rsidRDefault="00BE2B94">
      <w:pPr>
        <w:pStyle w:val="TOC2"/>
        <w:tabs>
          <w:tab w:val="left" w:pos="880"/>
          <w:tab w:val="right" w:leader="dot" w:pos="9350"/>
        </w:tabs>
        <w:rPr>
          <w:rFonts w:asciiTheme="minorHAnsi" w:eastAsiaTheme="minorEastAsia" w:hAnsiTheme="minorHAnsi" w:cstheme="minorBidi"/>
          <w:noProof/>
        </w:rPr>
      </w:pPr>
      <w:hyperlink w:anchor="_Toc94634740" w:history="1">
        <w:r w:rsidRPr="00932EFB">
          <w:rPr>
            <w:rStyle w:val="Hyperlink"/>
            <w:noProof/>
          </w:rPr>
          <w:t>6.24</w:t>
        </w:r>
        <w:r>
          <w:rPr>
            <w:rFonts w:asciiTheme="minorHAnsi" w:eastAsiaTheme="minorEastAsia" w:hAnsiTheme="minorHAnsi" w:cstheme="minorBidi"/>
            <w:noProof/>
          </w:rPr>
          <w:tab/>
        </w:r>
        <w:r w:rsidRPr="00932EFB">
          <w:rPr>
            <w:rStyle w:val="Hyperlink"/>
            <w:noProof/>
          </w:rPr>
          <w:t>Use Case Id: UC-24 Establish, Protect, and Grant Pregnant and Postpartum Women Coverage in MassHealth Standard.</w:t>
        </w:r>
        <w:r>
          <w:rPr>
            <w:noProof/>
            <w:webHidden/>
          </w:rPr>
          <w:tab/>
        </w:r>
        <w:r>
          <w:rPr>
            <w:noProof/>
            <w:webHidden/>
          </w:rPr>
          <w:fldChar w:fldCharType="begin"/>
        </w:r>
        <w:r>
          <w:rPr>
            <w:noProof/>
            <w:webHidden/>
          </w:rPr>
          <w:instrText xml:space="preserve"> PAGEREF _Toc94634740 \h </w:instrText>
        </w:r>
        <w:r>
          <w:rPr>
            <w:noProof/>
            <w:webHidden/>
          </w:rPr>
        </w:r>
        <w:r>
          <w:rPr>
            <w:noProof/>
            <w:webHidden/>
          </w:rPr>
          <w:fldChar w:fldCharType="separate"/>
        </w:r>
        <w:r>
          <w:rPr>
            <w:noProof/>
            <w:webHidden/>
          </w:rPr>
          <w:t>133</w:t>
        </w:r>
        <w:r>
          <w:rPr>
            <w:noProof/>
            <w:webHidden/>
          </w:rPr>
          <w:fldChar w:fldCharType="end"/>
        </w:r>
      </w:hyperlink>
    </w:p>
    <w:p w14:paraId="50F57360" w14:textId="521728D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1" w:history="1">
        <w:r w:rsidRPr="00932EFB">
          <w:rPr>
            <w:rStyle w:val="Hyperlink"/>
            <w:rFonts w:cs="Arial"/>
            <w:noProof/>
          </w:rPr>
          <w:t>6.24.1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_Toc94634741 \h </w:instrText>
        </w:r>
        <w:r>
          <w:rPr>
            <w:noProof/>
            <w:webHidden/>
          </w:rPr>
        </w:r>
        <w:r>
          <w:rPr>
            <w:noProof/>
            <w:webHidden/>
          </w:rPr>
          <w:fldChar w:fldCharType="separate"/>
        </w:r>
        <w:r>
          <w:rPr>
            <w:noProof/>
            <w:webHidden/>
          </w:rPr>
          <w:t>133</w:t>
        </w:r>
        <w:r>
          <w:rPr>
            <w:noProof/>
            <w:webHidden/>
          </w:rPr>
          <w:fldChar w:fldCharType="end"/>
        </w:r>
      </w:hyperlink>
    </w:p>
    <w:p w14:paraId="735819BD" w14:textId="1218A2A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2" w:history="1">
        <w:r w:rsidRPr="00932EFB">
          <w:rPr>
            <w:rStyle w:val="Hyperlink"/>
            <w:rFonts w:cs="Arial"/>
            <w:noProof/>
          </w:rPr>
          <w:t>6.24.2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_Toc94634742 \h </w:instrText>
        </w:r>
        <w:r>
          <w:rPr>
            <w:noProof/>
            <w:webHidden/>
          </w:rPr>
        </w:r>
        <w:r>
          <w:rPr>
            <w:noProof/>
            <w:webHidden/>
          </w:rPr>
          <w:fldChar w:fldCharType="separate"/>
        </w:r>
        <w:r>
          <w:rPr>
            <w:noProof/>
            <w:webHidden/>
          </w:rPr>
          <w:t>133</w:t>
        </w:r>
        <w:r>
          <w:rPr>
            <w:noProof/>
            <w:webHidden/>
          </w:rPr>
          <w:fldChar w:fldCharType="end"/>
        </w:r>
      </w:hyperlink>
    </w:p>
    <w:p w14:paraId="15E06F22" w14:textId="1321933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3" w:history="1">
        <w:r w:rsidRPr="00932EFB">
          <w:rPr>
            <w:rStyle w:val="Hyperlink"/>
            <w:rFonts w:cs="Arial"/>
            <w:noProof/>
          </w:rPr>
          <w:t>6.24.3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_Toc94634743 \h </w:instrText>
        </w:r>
        <w:r>
          <w:rPr>
            <w:noProof/>
            <w:webHidden/>
          </w:rPr>
        </w:r>
        <w:r>
          <w:rPr>
            <w:noProof/>
            <w:webHidden/>
          </w:rPr>
          <w:fldChar w:fldCharType="separate"/>
        </w:r>
        <w:r>
          <w:rPr>
            <w:noProof/>
            <w:webHidden/>
          </w:rPr>
          <w:t>133</w:t>
        </w:r>
        <w:r>
          <w:rPr>
            <w:noProof/>
            <w:webHidden/>
          </w:rPr>
          <w:fldChar w:fldCharType="end"/>
        </w:r>
      </w:hyperlink>
    </w:p>
    <w:p w14:paraId="5E142E69" w14:textId="60F3902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4" w:history="1">
        <w:r w:rsidRPr="00932EFB">
          <w:rPr>
            <w:rStyle w:val="Hyperlink"/>
            <w:rFonts w:cs="Arial"/>
            <w:noProof/>
          </w:rPr>
          <w:t>6.24.4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_Toc94634744 \h </w:instrText>
        </w:r>
        <w:r>
          <w:rPr>
            <w:noProof/>
            <w:webHidden/>
          </w:rPr>
        </w:r>
        <w:r>
          <w:rPr>
            <w:noProof/>
            <w:webHidden/>
          </w:rPr>
          <w:fldChar w:fldCharType="separate"/>
        </w:r>
        <w:r>
          <w:rPr>
            <w:noProof/>
            <w:webHidden/>
          </w:rPr>
          <w:t>133</w:t>
        </w:r>
        <w:r>
          <w:rPr>
            <w:noProof/>
            <w:webHidden/>
          </w:rPr>
          <w:fldChar w:fldCharType="end"/>
        </w:r>
      </w:hyperlink>
    </w:p>
    <w:p w14:paraId="474561CA" w14:textId="044A909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5" w:history="1">
        <w:r w:rsidRPr="00932EFB">
          <w:rPr>
            <w:rStyle w:val="Hyperlink"/>
            <w:rFonts w:cs="Arial"/>
            <w:noProof/>
          </w:rPr>
          <w:t>6.24.5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_Toc94634745 \h </w:instrText>
        </w:r>
        <w:r>
          <w:rPr>
            <w:noProof/>
            <w:webHidden/>
          </w:rPr>
        </w:r>
        <w:r>
          <w:rPr>
            <w:noProof/>
            <w:webHidden/>
          </w:rPr>
          <w:fldChar w:fldCharType="separate"/>
        </w:r>
        <w:r>
          <w:rPr>
            <w:noProof/>
            <w:webHidden/>
          </w:rPr>
          <w:t>133</w:t>
        </w:r>
        <w:r>
          <w:rPr>
            <w:noProof/>
            <w:webHidden/>
          </w:rPr>
          <w:fldChar w:fldCharType="end"/>
        </w:r>
      </w:hyperlink>
    </w:p>
    <w:p w14:paraId="4BC54E96" w14:textId="7239612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6" w:history="1">
        <w:r w:rsidRPr="00932EFB">
          <w:rPr>
            <w:rStyle w:val="Hyperlink"/>
            <w:rFonts w:cs="Arial"/>
            <w:noProof/>
          </w:rPr>
          <w:t>6.24.6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_Toc94634746 \h </w:instrText>
        </w:r>
        <w:r>
          <w:rPr>
            <w:noProof/>
            <w:webHidden/>
          </w:rPr>
        </w:r>
        <w:r>
          <w:rPr>
            <w:noProof/>
            <w:webHidden/>
          </w:rPr>
          <w:fldChar w:fldCharType="separate"/>
        </w:r>
        <w:r>
          <w:rPr>
            <w:noProof/>
            <w:webHidden/>
          </w:rPr>
          <w:t>133</w:t>
        </w:r>
        <w:r>
          <w:rPr>
            <w:noProof/>
            <w:webHidden/>
          </w:rPr>
          <w:fldChar w:fldCharType="end"/>
        </w:r>
      </w:hyperlink>
    </w:p>
    <w:p w14:paraId="6B649FEA" w14:textId="781AD63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7" w:history="1">
        <w:r w:rsidRPr="00932EFB">
          <w:rPr>
            <w:rStyle w:val="Hyperlink"/>
            <w:rFonts w:cs="Arial"/>
            <w:noProof/>
          </w:rPr>
          <w:t>6.24.7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_Toc94634747 \h </w:instrText>
        </w:r>
        <w:r>
          <w:rPr>
            <w:noProof/>
            <w:webHidden/>
          </w:rPr>
        </w:r>
        <w:r>
          <w:rPr>
            <w:noProof/>
            <w:webHidden/>
          </w:rPr>
          <w:fldChar w:fldCharType="separate"/>
        </w:r>
        <w:r>
          <w:rPr>
            <w:noProof/>
            <w:webHidden/>
          </w:rPr>
          <w:t>134</w:t>
        </w:r>
        <w:r>
          <w:rPr>
            <w:noProof/>
            <w:webHidden/>
          </w:rPr>
          <w:fldChar w:fldCharType="end"/>
        </w:r>
      </w:hyperlink>
    </w:p>
    <w:p w14:paraId="0E57C288" w14:textId="43FEA54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48" w:history="1">
        <w:r w:rsidRPr="00932EFB">
          <w:rPr>
            <w:rStyle w:val="Hyperlink"/>
            <w:rFonts w:cs="Arial"/>
            <w:noProof/>
          </w:rPr>
          <w:t>6.24.7.1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_Toc94634748 \h </w:instrText>
        </w:r>
        <w:r>
          <w:rPr>
            <w:noProof/>
            <w:webHidden/>
          </w:rPr>
        </w:r>
        <w:r>
          <w:rPr>
            <w:noProof/>
            <w:webHidden/>
          </w:rPr>
          <w:fldChar w:fldCharType="separate"/>
        </w:r>
        <w:r>
          <w:rPr>
            <w:noProof/>
            <w:webHidden/>
          </w:rPr>
          <w:t>134</w:t>
        </w:r>
        <w:r>
          <w:rPr>
            <w:noProof/>
            <w:webHidden/>
          </w:rPr>
          <w:fldChar w:fldCharType="end"/>
        </w:r>
      </w:hyperlink>
    </w:p>
    <w:p w14:paraId="57CE8BE2" w14:textId="5B9DE31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49" w:history="1">
        <w:r w:rsidRPr="00932EFB">
          <w:rPr>
            <w:rStyle w:val="Hyperlink"/>
            <w:rFonts w:cs="Arial"/>
            <w:noProof/>
          </w:rPr>
          <w:t>6.24.7.2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_Toc94634749 \h </w:instrText>
        </w:r>
        <w:r>
          <w:rPr>
            <w:noProof/>
            <w:webHidden/>
          </w:rPr>
        </w:r>
        <w:r>
          <w:rPr>
            <w:noProof/>
            <w:webHidden/>
          </w:rPr>
          <w:fldChar w:fldCharType="separate"/>
        </w:r>
        <w:r>
          <w:rPr>
            <w:noProof/>
            <w:webHidden/>
          </w:rPr>
          <w:t>134</w:t>
        </w:r>
        <w:r>
          <w:rPr>
            <w:noProof/>
            <w:webHidden/>
          </w:rPr>
          <w:fldChar w:fldCharType="end"/>
        </w:r>
      </w:hyperlink>
    </w:p>
    <w:p w14:paraId="29D94AF3" w14:textId="5202BA1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0" w:history="1">
        <w:r w:rsidRPr="00932EFB">
          <w:rPr>
            <w:rStyle w:val="Hyperlink"/>
            <w:rFonts w:cs="Arial"/>
            <w:noProof/>
          </w:rPr>
          <w:t>6.24.7.3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_Toc94634750 \h </w:instrText>
        </w:r>
        <w:r>
          <w:rPr>
            <w:noProof/>
            <w:webHidden/>
          </w:rPr>
        </w:r>
        <w:r>
          <w:rPr>
            <w:noProof/>
            <w:webHidden/>
          </w:rPr>
          <w:fldChar w:fldCharType="separate"/>
        </w:r>
        <w:r>
          <w:rPr>
            <w:noProof/>
            <w:webHidden/>
          </w:rPr>
          <w:t>134</w:t>
        </w:r>
        <w:r>
          <w:rPr>
            <w:noProof/>
            <w:webHidden/>
          </w:rPr>
          <w:fldChar w:fldCharType="end"/>
        </w:r>
      </w:hyperlink>
    </w:p>
    <w:p w14:paraId="101D0AB2" w14:textId="3204EEB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1" w:history="1">
        <w:r w:rsidRPr="00932EFB">
          <w:rPr>
            <w:rStyle w:val="Hyperlink"/>
            <w:rFonts w:cs="Arial"/>
            <w:noProof/>
          </w:rPr>
          <w:t>6.24.7.4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_Toc94634751 \h </w:instrText>
        </w:r>
        <w:r>
          <w:rPr>
            <w:noProof/>
            <w:webHidden/>
          </w:rPr>
        </w:r>
        <w:r>
          <w:rPr>
            <w:noProof/>
            <w:webHidden/>
          </w:rPr>
          <w:fldChar w:fldCharType="separate"/>
        </w:r>
        <w:r>
          <w:rPr>
            <w:noProof/>
            <w:webHidden/>
          </w:rPr>
          <w:t>135</w:t>
        </w:r>
        <w:r>
          <w:rPr>
            <w:noProof/>
            <w:webHidden/>
          </w:rPr>
          <w:fldChar w:fldCharType="end"/>
        </w:r>
      </w:hyperlink>
    </w:p>
    <w:p w14:paraId="45300DE7" w14:textId="6003BD7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2" w:history="1">
        <w:r w:rsidRPr="00932EFB">
          <w:rPr>
            <w:rStyle w:val="Hyperlink"/>
            <w:rFonts w:cs="Arial"/>
            <w:noProof/>
          </w:rPr>
          <w:t>6.24.7.5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_Toc94634752 \h </w:instrText>
        </w:r>
        <w:r>
          <w:rPr>
            <w:noProof/>
            <w:webHidden/>
          </w:rPr>
        </w:r>
        <w:r>
          <w:rPr>
            <w:noProof/>
            <w:webHidden/>
          </w:rPr>
          <w:fldChar w:fldCharType="separate"/>
        </w:r>
        <w:r>
          <w:rPr>
            <w:noProof/>
            <w:webHidden/>
          </w:rPr>
          <w:t>135</w:t>
        </w:r>
        <w:r>
          <w:rPr>
            <w:noProof/>
            <w:webHidden/>
          </w:rPr>
          <w:fldChar w:fldCharType="end"/>
        </w:r>
      </w:hyperlink>
    </w:p>
    <w:p w14:paraId="5F923C72" w14:textId="628190E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3" w:history="1">
        <w:r w:rsidRPr="00932EFB">
          <w:rPr>
            <w:rStyle w:val="Hyperlink"/>
            <w:rFonts w:cs="Arial"/>
            <w:noProof/>
          </w:rPr>
          <w:t>6.24.7.6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_Toc94634753 \h </w:instrText>
        </w:r>
        <w:r>
          <w:rPr>
            <w:noProof/>
            <w:webHidden/>
          </w:rPr>
        </w:r>
        <w:r>
          <w:rPr>
            <w:noProof/>
            <w:webHidden/>
          </w:rPr>
          <w:fldChar w:fldCharType="separate"/>
        </w:r>
        <w:r>
          <w:rPr>
            <w:noProof/>
            <w:webHidden/>
          </w:rPr>
          <w:t>136</w:t>
        </w:r>
        <w:r>
          <w:rPr>
            <w:noProof/>
            <w:webHidden/>
          </w:rPr>
          <w:fldChar w:fldCharType="end"/>
        </w:r>
      </w:hyperlink>
    </w:p>
    <w:p w14:paraId="0825BFFA" w14:textId="66EDA89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4" w:history="1">
        <w:r w:rsidRPr="00932EFB">
          <w:rPr>
            <w:rStyle w:val="Hyperlink"/>
            <w:rFonts w:cs="Arial"/>
            <w:noProof/>
          </w:rPr>
          <w:t>6.24.7.7</w:t>
        </w:r>
        <w:r>
          <w:rPr>
            <w:rFonts w:asciiTheme="minorHAnsi" w:eastAsiaTheme="minorEastAsia" w:hAnsiTheme="minorHAnsi" w:cstheme="minorBidi"/>
            <w:noProof/>
          </w:rPr>
          <w:tab/>
        </w:r>
        <w:r w:rsidRPr="00932EFB">
          <w:rPr>
            <w:rStyle w:val="Hyperlink"/>
            <w:rFonts w:cs="Arial"/>
            <w:noProof/>
          </w:rPr>
          <w:t>Alternate Flow-6</w:t>
        </w:r>
        <w:r>
          <w:rPr>
            <w:noProof/>
            <w:webHidden/>
          </w:rPr>
          <w:tab/>
        </w:r>
        <w:r>
          <w:rPr>
            <w:noProof/>
            <w:webHidden/>
          </w:rPr>
          <w:fldChar w:fldCharType="begin"/>
        </w:r>
        <w:r>
          <w:rPr>
            <w:noProof/>
            <w:webHidden/>
          </w:rPr>
          <w:instrText xml:space="preserve"> PAGEREF _Toc94634754 \h </w:instrText>
        </w:r>
        <w:r>
          <w:rPr>
            <w:noProof/>
            <w:webHidden/>
          </w:rPr>
        </w:r>
        <w:r>
          <w:rPr>
            <w:noProof/>
            <w:webHidden/>
          </w:rPr>
          <w:fldChar w:fldCharType="separate"/>
        </w:r>
        <w:r>
          <w:rPr>
            <w:noProof/>
            <w:webHidden/>
          </w:rPr>
          <w:t>137</w:t>
        </w:r>
        <w:r>
          <w:rPr>
            <w:noProof/>
            <w:webHidden/>
          </w:rPr>
          <w:fldChar w:fldCharType="end"/>
        </w:r>
      </w:hyperlink>
    </w:p>
    <w:p w14:paraId="2B429624" w14:textId="520E112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55" w:history="1">
        <w:r w:rsidRPr="00932EFB">
          <w:rPr>
            <w:rStyle w:val="Hyperlink"/>
            <w:rFonts w:cs="Arial"/>
            <w:noProof/>
          </w:rPr>
          <w:t>6.24.8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_Toc94634755 \h </w:instrText>
        </w:r>
        <w:r>
          <w:rPr>
            <w:noProof/>
            <w:webHidden/>
          </w:rPr>
        </w:r>
        <w:r>
          <w:rPr>
            <w:noProof/>
            <w:webHidden/>
          </w:rPr>
          <w:fldChar w:fldCharType="separate"/>
        </w:r>
        <w:r>
          <w:rPr>
            <w:noProof/>
            <w:webHidden/>
          </w:rPr>
          <w:t>137</w:t>
        </w:r>
        <w:r>
          <w:rPr>
            <w:noProof/>
            <w:webHidden/>
          </w:rPr>
          <w:fldChar w:fldCharType="end"/>
        </w:r>
      </w:hyperlink>
    </w:p>
    <w:p w14:paraId="34869F06" w14:textId="734757E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56" w:history="1">
        <w:r w:rsidRPr="00932EFB">
          <w:rPr>
            <w:rStyle w:val="Hyperlink"/>
            <w:rFonts w:cs="Arial"/>
            <w:noProof/>
          </w:rPr>
          <w:t>6.24.9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_Toc94634756 \h </w:instrText>
        </w:r>
        <w:r>
          <w:rPr>
            <w:noProof/>
            <w:webHidden/>
          </w:rPr>
        </w:r>
        <w:r>
          <w:rPr>
            <w:noProof/>
            <w:webHidden/>
          </w:rPr>
          <w:fldChar w:fldCharType="separate"/>
        </w:r>
        <w:r>
          <w:rPr>
            <w:noProof/>
            <w:webHidden/>
          </w:rPr>
          <w:t>137</w:t>
        </w:r>
        <w:r>
          <w:rPr>
            <w:noProof/>
            <w:webHidden/>
          </w:rPr>
          <w:fldChar w:fldCharType="end"/>
        </w:r>
      </w:hyperlink>
    </w:p>
    <w:p w14:paraId="2B8F68A5" w14:textId="2EF1AA5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7" w:history="1">
        <w:r w:rsidRPr="00932EFB">
          <w:rPr>
            <w:rStyle w:val="Hyperlink"/>
            <w:rFonts w:cs="Arial"/>
            <w:noProof/>
          </w:rPr>
          <w:t>6.24.10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_Toc94634757 \h </w:instrText>
        </w:r>
        <w:r>
          <w:rPr>
            <w:noProof/>
            <w:webHidden/>
          </w:rPr>
        </w:r>
        <w:r>
          <w:rPr>
            <w:noProof/>
            <w:webHidden/>
          </w:rPr>
          <w:fldChar w:fldCharType="separate"/>
        </w:r>
        <w:r>
          <w:rPr>
            <w:noProof/>
            <w:webHidden/>
          </w:rPr>
          <w:t>143</w:t>
        </w:r>
        <w:r>
          <w:rPr>
            <w:noProof/>
            <w:webHidden/>
          </w:rPr>
          <w:fldChar w:fldCharType="end"/>
        </w:r>
      </w:hyperlink>
    </w:p>
    <w:p w14:paraId="37AE5603" w14:textId="517BEAF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8" w:history="1">
        <w:r w:rsidRPr="00932EFB">
          <w:rPr>
            <w:rStyle w:val="Hyperlink"/>
            <w:rFonts w:cs="Arial"/>
            <w:noProof/>
          </w:rPr>
          <w:t>6.24.11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_Toc94634758 \h </w:instrText>
        </w:r>
        <w:r>
          <w:rPr>
            <w:noProof/>
            <w:webHidden/>
          </w:rPr>
        </w:r>
        <w:r>
          <w:rPr>
            <w:noProof/>
            <w:webHidden/>
          </w:rPr>
          <w:fldChar w:fldCharType="separate"/>
        </w:r>
        <w:r>
          <w:rPr>
            <w:noProof/>
            <w:webHidden/>
          </w:rPr>
          <w:t>144</w:t>
        </w:r>
        <w:r>
          <w:rPr>
            <w:noProof/>
            <w:webHidden/>
          </w:rPr>
          <w:fldChar w:fldCharType="end"/>
        </w:r>
      </w:hyperlink>
    </w:p>
    <w:p w14:paraId="36268349" w14:textId="7F447F0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9" w:history="1">
        <w:r w:rsidRPr="00932EFB">
          <w:rPr>
            <w:rStyle w:val="Hyperlink"/>
            <w:rFonts w:cs="Arial"/>
            <w:noProof/>
          </w:rPr>
          <w:t>6.24.12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_Toc94634759 \h </w:instrText>
        </w:r>
        <w:r>
          <w:rPr>
            <w:noProof/>
            <w:webHidden/>
          </w:rPr>
        </w:r>
        <w:r>
          <w:rPr>
            <w:noProof/>
            <w:webHidden/>
          </w:rPr>
          <w:fldChar w:fldCharType="separate"/>
        </w:r>
        <w:r>
          <w:rPr>
            <w:noProof/>
            <w:webHidden/>
          </w:rPr>
          <w:t>144</w:t>
        </w:r>
        <w:r>
          <w:rPr>
            <w:noProof/>
            <w:webHidden/>
          </w:rPr>
          <w:fldChar w:fldCharType="end"/>
        </w:r>
      </w:hyperlink>
    </w:p>
    <w:p w14:paraId="7E876B52" w14:textId="50ED0B5D" w:rsidR="00BE2B94" w:rsidRDefault="00BE2B94">
      <w:pPr>
        <w:pStyle w:val="TOC2"/>
        <w:tabs>
          <w:tab w:val="left" w:pos="880"/>
          <w:tab w:val="right" w:leader="dot" w:pos="9350"/>
        </w:tabs>
        <w:rPr>
          <w:rFonts w:asciiTheme="minorHAnsi" w:eastAsiaTheme="minorEastAsia" w:hAnsiTheme="minorHAnsi" w:cstheme="minorBidi"/>
          <w:noProof/>
        </w:rPr>
      </w:pPr>
      <w:hyperlink w:anchor="_Toc94634760" w:history="1">
        <w:r w:rsidRPr="00932EFB">
          <w:rPr>
            <w:rStyle w:val="Hyperlink"/>
            <w:noProof/>
          </w:rPr>
          <w:t>6.25</w:t>
        </w:r>
        <w:r>
          <w:rPr>
            <w:rFonts w:asciiTheme="minorHAnsi" w:eastAsiaTheme="minorEastAsia" w:hAnsiTheme="minorHAnsi" w:cstheme="minorBidi"/>
            <w:noProof/>
          </w:rPr>
          <w:tab/>
        </w:r>
        <w:r w:rsidRPr="00932EFB">
          <w:rPr>
            <w:rStyle w:val="Hyperlink"/>
            <w:noProof/>
          </w:rPr>
          <w:t>Use Case Id: UC-25 Pregnancy Expiration Batch process</w:t>
        </w:r>
        <w:r>
          <w:rPr>
            <w:noProof/>
            <w:webHidden/>
          </w:rPr>
          <w:tab/>
        </w:r>
        <w:r>
          <w:rPr>
            <w:noProof/>
            <w:webHidden/>
          </w:rPr>
          <w:fldChar w:fldCharType="begin"/>
        </w:r>
        <w:r>
          <w:rPr>
            <w:noProof/>
            <w:webHidden/>
          </w:rPr>
          <w:instrText xml:space="preserve"> PAGEREF _Toc94634760 \h </w:instrText>
        </w:r>
        <w:r>
          <w:rPr>
            <w:noProof/>
            <w:webHidden/>
          </w:rPr>
        </w:r>
        <w:r>
          <w:rPr>
            <w:noProof/>
            <w:webHidden/>
          </w:rPr>
          <w:fldChar w:fldCharType="separate"/>
        </w:r>
        <w:r>
          <w:rPr>
            <w:noProof/>
            <w:webHidden/>
          </w:rPr>
          <w:t>145</w:t>
        </w:r>
        <w:r>
          <w:rPr>
            <w:noProof/>
            <w:webHidden/>
          </w:rPr>
          <w:fldChar w:fldCharType="end"/>
        </w:r>
      </w:hyperlink>
    </w:p>
    <w:p w14:paraId="2C2D26E5" w14:textId="0C09854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1" w:history="1">
        <w:r w:rsidRPr="00932EFB">
          <w:rPr>
            <w:rStyle w:val="Hyperlink"/>
            <w:rFonts w:cs="Arial"/>
            <w:noProof/>
          </w:rPr>
          <w:t>6.25.1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_Toc94634761 \h </w:instrText>
        </w:r>
        <w:r>
          <w:rPr>
            <w:noProof/>
            <w:webHidden/>
          </w:rPr>
        </w:r>
        <w:r>
          <w:rPr>
            <w:noProof/>
            <w:webHidden/>
          </w:rPr>
          <w:fldChar w:fldCharType="separate"/>
        </w:r>
        <w:r>
          <w:rPr>
            <w:noProof/>
            <w:webHidden/>
          </w:rPr>
          <w:t>145</w:t>
        </w:r>
        <w:r>
          <w:rPr>
            <w:noProof/>
            <w:webHidden/>
          </w:rPr>
          <w:fldChar w:fldCharType="end"/>
        </w:r>
      </w:hyperlink>
    </w:p>
    <w:p w14:paraId="5B39EDA4" w14:textId="1283C3B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2" w:history="1">
        <w:r w:rsidRPr="00932EFB">
          <w:rPr>
            <w:rStyle w:val="Hyperlink"/>
            <w:rFonts w:cs="Arial"/>
            <w:noProof/>
          </w:rPr>
          <w:t>6.25.2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_Toc94634762 \h </w:instrText>
        </w:r>
        <w:r>
          <w:rPr>
            <w:noProof/>
            <w:webHidden/>
          </w:rPr>
        </w:r>
        <w:r>
          <w:rPr>
            <w:noProof/>
            <w:webHidden/>
          </w:rPr>
          <w:fldChar w:fldCharType="separate"/>
        </w:r>
        <w:r>
          <w:rPr>
            <w:noProof/>
            <w:webHidden/>
          </w:rPr>
          <w:t>145</w:t>
        </w:r>
        <w:r>
          <w:rPr>
            <w:noProof/>
            <w:webHidden/>
          </w:rPr>
          <w:fldChar w:fldCharType="end"/>
        </w:r>
      </w:hyperlink>
    </w:p>
    <w:p w14:paraId="585E8D3C" w14:textId="5A3419C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3" w:history="1">
        <w:r w:rsidRPr="00932EFB">
          <w:rPr>
            <w:rStyle w:val="Hyperlink"/>
            <w:rFonts w:cs="Arial"/>
            <w:noProof/>
          </w:rPr>
          <w:t>6.25.3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_Toc94634763 \h </w:instrText>
        </w:r>
        <w:r>
          <w:rPr>
            <w:noProof/>
            <w:webHidden/>
          </w:rPr>
        </w:r>
        <w:r>
          <w:rPr>
            <w:noProof/>
            <w:webHidden/>
          </w:rPr>
          <w:fldChar w:fldCharType="separate"/>
        </w:r>
        <w:r>
          <w:rPr>
            <w:noProof/>
            <w:webHidden/>
          </w:rPr>
          <w:t>145</w:t>
        </w:r>
        <w:r>
          <w:rPr>
            <w:noProof/>
            <w:webHidden/>
          </w:rPr>
          <w:fldChar w:fldCharType="end"/>
        </w:r>
      </w:hyperlink>
    </w:p>
    <w:p w14:paraId="3E5D1CC6" w14:textId="5C5A7A3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4" w:history="1">
        <w:r w:rsidRPr="00932EFB">
          <w:rPr>
            <w:rStyle w:val="Hyperlink"/>
            <w:rFonts w:cs="Arial"/>
            <w:noProof/>
          </w:rPr>
          <w:t>6.25.4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_Toc94634764 \h </w:instrText>
        </w:r>
        <w:r>
          <w:rPr>
            <w:noProof/>
            <w:webHidden/>
          </w:rPr>
        </w:r>
        <w:r>
          <w:rPr>
            <w:noProof/>
            <w:webHidden/>
          </w:rPr>
          <w:fldChar w:fldCharType="separate"/>
        </w:r>
        <w:r>
          <w:rPr>
            <w:noProof/>
            <w:webHidden/>
          </w:rPr>
          <w:t>145</w:t>
        </w:r>
        <w:r>
          <w:rPr>
            <w:noProof/>
            <w:webHidden/>
          </w:rPr>
          <w:fldChar w:fldCharType="end"/>
        </w:r>
      </w:hyperlink>
    </w:p>
    <w:p w14:paraId="1525B9F0" w14:textId="7BFFBF5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5" w:history="1">
        <w:r w:rsidRPr="00932EFB">
          <w:rPr>
            <w:rStyle w:val="Hyperlink"/>
            <w:rFonts w:cs="Arial"/>
            <w:noProof/>
          </w:rPr>
          <w:t>6.25.5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_Toc94634765 \h </w:instrText>
        </w:r>
        <w:r>
          <w:rPr>
            <w:noProof/>
            <w:webHidden/>
          </w:rPr>
        </w:r>
        <w:r>
          <w:rPr>
            <w:noProof/>
            <w:webHidden/>
          </w:rPr>
          <w:fldChar w:fldCharType="separate"/>
        </w:r>
        <w:r>
          <w:rPr>
            <w:noProof/>
            <w:webHidden/>
          </w:rPr>
          <w:t>145</w:t>
        </w:r>
        <w:r>
          <w:rPr>
            <w:noProof/>
            <w:webHidden/>
          </w:rPr>
          <w:fldChar w:fldCharType="end"/>
        </w:r>
      </w:hyperlink>
    </w:p>
    <w:p w14:paraId="635AF624" w14:textId="553B773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6" w:history="1">
        <w:r w:rsidRPr="00932EFB">
          <w:rPr>
            <w:rStyle w:val="Hyperlink"/>
            <w:rFonts w:cs="Arial"/>
            <w:noProof/>
          </w:rPr>
          <w:t>6.25.6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_Toc94634766 \h </w:instrText>
        </w:r>
        <w:r>
          <w:rPr>
            <w:noProof/>
            <w:webHidden/>
          </w:rPr>
        </w:r>
        <w:r>
          <w:rPr>
            <w:noProof/>
            <w:webHidden/>
          </w:rPr>
          <w:fldChar w:fldCharType="separate"/>
        </w:r>
        <w:r>
          <w:rPr>
            <w:noProof/>
            <w:webHidden/>
          </w:rPr>
          <w:t>145</w:t>
        </w:r>
        <w:r>
          <w:rPr>
            <w:noProof/>
            <w:webHidden/>
          </w:rPr>
          <w:fldChar w:fldCharType="end"/>
        </w:r>
      </w:hyperlink>
    </w:p>
    <w:p w14:paraId="33A1A7A2" w14:textId="5C43163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7" w:history="1">
        <w:r w:rsidRPr="00932EFB">
          <w:rPr>
            <w:rStyle w:val="Hyperlink"/>
            <w:rFonts w:cs="Arial"/>
            <w:noProof/>
          </w:rPr>
          <w:t>6.25.7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_Toc94634767 \h </w:instrText>
        </w:r>
        <w:r>
          <w:rPr>
            <w:noProof/>
            <w:webHidden/>
          </w:rPr>
        </w:r>
        <w:r>
          <w:rPr>
            <w:noProof/>
            <w:webHidden/>
          </w:rPr>
          <w:fldChar w:fldCharType="separate"/>
        </w:r>
        <w:r>
          <w:rPr>
            <w:noProof/>
            <w:webHidden/>
          </w:rPr>
          <w:t>145</w:t>
        </w:r>
        <w:r>
          <w:rPr>
            <w:noProof/>
            <w:webHidden/>
          </w:rPr>
          <w:fldChar w:fldCharType="end"/>
        </w:r>
      </w:hyperlink>
    </w:p>
    <w:p w14:paraId="5BA8C28C" w14:textId="16520BA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68" w:history="1">
        <w:r w:rsidRPr="00932EFB">
          <w:rPr>
            <w:rStyle w:val="Hyperlink"/>
            <w:rFonts w:cs="Arial"/>
            <w:noProof/>
          </w:rPr>
          <w:t>6.25.7.1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_Toc94634768 \h </w:instrText>
        </w:r>
        <w:r>
          <w:rPr>
            <w:noProof/>
            <w:webHidden/>
          </w:rPr>
        </w:r>
        <w:r>
          <w:rPr>
            <w:noProof/>
            <w:webHidden/>
          </w:rPr>
          <w:fldChar w:fldCharType="separate"/>
        </w:r>
        <w:r>
          <w:rPr>
            <w:noProof/>
            <w:webHidden/>
          </w:rPr>
          <w:t>146</w:t>
        </w:r>
        <w:r>
          <w:rPr>
            <w:noProof/>
            <w:webHidden/>
          </w:rPr>
          <w:fldChar w:fldCharType="end"/>
        </w:r>
      </w:hyperlink>
    </w:p>
    <w:p w14:paraId="743C66BF" w14:textId="2A75A37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0" w:history="1">
        <w:r w:rsidRPr="00932EFB">
          <w:rPr>
            <w:rStyle w:val="Hyperlink"/>
            <w:rFonts w:cs="Arial"/>
            <w:noProof/>
          </w:rPr>
          <w:t>6.25.8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_Toc94634770 \h </w:instrText>
        </w:r>
        <w:r>
          <w:rPr>
            <w:noProof/>
            <w:webHidden/>
          </w:rPr>
        </w:r>
        <w:r>
          <w:rPr>
            <w:noProof/>
            <w:webHidden/>
          </w:rPr>
          <w:fldChar w:fldCharType="separate"/>
        </w:r>
        <w:r>
          <w:rPr>
            <w:noProof/>
            <w:webHidden/>
          </w:rPr>
          <w:t>146</w:t>
        </w:r>
        <w:r>
          <w:rPr>
            <w:noProof/>
            <w:webHidden/>
          </w:rPr>
          <w:fldChar w:fldCharType="end"/>
        </w:r>
      </w:hyperlink>
    </w:p>
    <w:p w14:paraId="4C3EB12F" w14:textId="00F908A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1" w:history="1">
        <w:r w:rsidRPr="00932EFB">
          <w:rPr>
            <w:rStyle w:val="Hyperlink"/>
            <w:rFonts w:cs="Arial"/>
            <w:noProof/>
          </w:rPr>
          <w:t>6.25.9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_Toc94634771 \h </w:instrText>
        </w:r>
        <w:r>
          <w:rPr>
            <w:noProof/>
            <w:webHidden/>
          </w:rPr>
        </w:r>
        <w:r>
          <w:rPr>
            <w:noProof/>
            <w:webHidden/>
          </w:rPr>
          <w:fldChar w:fldCharType="separate"/>
        </w:r>
        <w:r>
          <w:rPr>
            <w:noProof/>
            <w:webHidden/>
          </w:rPr>
          <w:t>146</w:t>
        </w:r>
        <w:r>
          <w:rPr>
            <w:noProof/>
            <w:webHidden/>
          </w:rPr>
          <w:fldChar w:fldCharType="end"/>
        </w:r>
      </w:hyperlink>
    </w:p>
    <w:p w14:paraId="1C204566" w14:textId="72CE7CE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72" w:history="1">
        <w:r w:rsidRPr="00932EFB">
          <w:rPr>
            <w:rStyle w:val="Hyperlink"/>
            <w:rFonts w:cs="Arial"/>
            <w:noProof/>
          </w:rPr>
          <w:t>6.25.10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_Toc94634772 \h </w:instrText>
        </w:r>
        <w:r>
          <w:rPr>
            <w:noProof/>
            <w:webHidden/>
          </w:rPr>
        </w:r>
        <w:r>
          <w:rPr>
            <w:noProof/>
            <w:webHidden/>
          </w:rPr>
          <w:fldChar w:fldCharType="separate"/>
        </w:r>
        <w:r>
          <w:rPr>
            <w:noProof/>
            <w:webHidden/>
          </w:rPr>
          <w:t>147</w:t>
        </w:r>
        <w:r>
          <w:rPr>
            <w:noProof/>
            <w:webHidden/>
          </w:rPr>
          <w:fldChar w:fldCharType="end"/>
        </w:r>
      </w:hyperlink>
    </w:p>
    <w:p w14:paraId="1D130E0F" w14:textId="110E12B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73" w:history="1">
        <w:r w:rsidRPr="00932EFB">
          <w:rPr>
            <w:rStyle w:val="Hyperlink"/>
            <w:rFonts w:cs="Arial"/>
            <w:noProof/>
          </w:rPr>
          <w:t>6.25.11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_Toc94634773 \h </w:instrText>
        </w:r>
        <w:r>
          <w:rPr>
            <w:noProof/>
            <w:webHidden/>
          </w:rPr>
        </w:r>
        <w:r>
          <w:rPr>
            <w:noProof/>
            <w:webHidden/>
          </w:rPr>
          <w:fldChar w:fldCharType="separate"/>
        </w:r>
        <w:r>
          <w:rPr>
            <w:noProof/>
            <w:webHidden/>
          </w:rPr>
          <w:t>147</w:t>
        </w:r>
        <w:r>
          <w:rPr>
            <w:noProof/>
            <w:webHidden/>
          </w:rPr>
          <w:fldChar w:fldCharType="end"/>
        </w:r>
      </w:hyperlink>
    </w:p>
    <w:p w14:paraId="7F0F0B2B" w14:textId="2038C47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74" w:history="1">
        <w:r w:rsidRPr="00932EFB">
          <w:rPr>
            <w:rStyle w:val="Hyperlink"/>
            <w:rFonts w:cs="Arial"/>
            <w:noProof/>
          </w:rPr>
          <w:t>6.25.12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_Toc94634774 \h </w:instrText>
        </w:r>
        <w:r>
          <w:rPr>
            <w:noProof/>
            <w:webHidden/>
          </w:rPr>
        </w:r>
        <w:r>
          <w:rPr>
            <w:noProof/>
            <w:webHidden/>
          </w:rPr>
          <w:fldChar w:fldCharType="separate"/>
        </w:r>
        <w:r>
          <w:rPr>
            <w:noProof/>
            <w:webHidden/>
          </w:rPr>
          <w:t>147</w:t>
        </w:r>
        <w:r>
          <w:rPr>
            <w:noProof/>
            <w:webHidden/>
          </w:rPr>
          <w:fldChar w:fldCharType="end"/>
        </w:r>
      </w:hyperlink>
    </w:p>
    <w:p w14:paraId="7F2C79E3" w14:textId="105AD564" w:rsidR="00BE2B94" w:rsidRDefault="00BE2B94">
      <w:pPr>
        <w:pStyle w:val="TOC2"/>
        <w:tabs>
          <w:tab w:val="left" w:pos="880"/>
          <w:tab w:val="right" w:leader="dot" w:pos="9350"/>
        </w:tabs>
        <w:rPr>
          <w:rFonts w:asciiTheme="minorHAnsi" w:eastAsiaTheme="minorEastAsia" w:hAnsiTheme="minorHAnsi" w:cstheme="minorBidi"/>
          <w:noProof/>
        </w:rPr>
      </w:pPr>
      <w:hyperlink w:anchor="_Toc94634775" w:history="1">
        <w:r w:rsidRPr="00932EFB">
          <w:rPr>
            <w:rStyle w:val="Hyperlink"/>
            <w:noProof/>
          </w:rPr>
          <w:t>6.26</w:t>
        </w:r>
        <w:r>
          <w:rPr>
            <w:rFonts w:asciiTheme="minorHAnsi" w:eastAsiaTheme="minorEastAsia" w:hAnsiTheme="minorHAnsi" w:cstheme="minorBidi"/>
            <w:noProof/>
          </w:rPr>
          <w:tab/>
        </w:r>
        <w:r w:rsidRPr="00932EFB">
          <w:rPr>
            <w:rStyle w:val="Hyperlink"/>
            <w:noProof/>
          </w:rPr>
          <w:t>Use Case Id: UC-26 CMSP Eligibility Denial Rule</w:t>
        </w:r>
        <w:r>
          <w:rPr>
            <w:noProof/>
            <w:webHidden/>
          </w:rPr>
          <w:tab/>
        </w:r>
        <w:r>
          <w:rPr>
            <w:noProof/>
            <w:webHidden/>
          </w:rPr>
          <w:fldChar w:fldCharType="begin"/>
        </w:r>
        <w:r>
          <w:rPr>
            <w:noProof/>
            <w:webHidden/>
          </w:rPr>
          <w:instrText xml:space="preserve"> PAGEREF _Toc94634775 \h </w:instrText>
        </w:r>
        <w:r>
          <w:rPr>
            <w:noProof/>
            <w:webHidden/>
          </w:rPr>
        </w:r>
        <w:r>
          <w:rPr>
            <w:noProof/>
            <w:webHidden/>
          </w:rPr>
          <w:fldChar w:fldCharType="separate"/>
        </w:r>
        <w:r>
          <w:rPr>
            <w:noProof/>
            <w:webHidden/>
          </w:rPr>
          <w:t>148</w:t>
        </w:r>
        <w:r>
          <w:rPr>
            <w:noProof/>
            <w:webHidden/>
          </w:rPr>
          <w:fldChar w:fldCharType="end"/>
        </w:r>
      </w:hyperlink>
    </w:p>
    <w:p w14:paraId="684CF0AC" w14:textId="53B5435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6" w:history="1">
        <w:r w:rsidRPr="00932EFB">
          <w:rPr>
            <w:rStyle w:val="Hyperlink"/>
            <w:rFonts w:cs="Arial"/>
            <w:noProof/>
          </w:rPr>
          <w:t>6.26.1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_Toc94634776 \h </w:instrText>
        </w:r>
        <w:r>
          <w:rPr>
            <w:noProof/>
            <w:webHidden/>
          </w:rPr>
        </w:r>
        <w:r>
          <w:rPr>
            <w:noProof/>
            <w:webHidden/>
          </w:rPr>
          <w:fldChar w:fldCharType="separate"/>
        </w:r>
        <w:r>
          <w:rPr>
            <w:noProof/>
            <w:webHidden/>
          </w:rPr>
          <w:t>148</w:t>
        </w:r>
        <w:r>
          <w:rPr>
            <w:noProof/>
            <w:webHidden/>
          </w:rPr>
          <w:fldChar w:fldCharType="end"/>
        </w:r>
      </w:hyperlink>
    </w:p>
    <w:p w14:paraId="6AB9F662" w14:textId="0BEC800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7" w:history="1">
        <w:r w:rsidRPr="00932EFB">
          <w:rPr>
            <w:rStyle w:val="Hyperlink"/>
            <w:rFonts w:cs="Arial"/>
            <w:noProof/>
          </w:rPr>
          <w:t>6.26.2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_Toc94634777 \h </w:instrText>
        </w:r>
        <w:r>
          <w:rPr>
            <w:noProof/>
            <w:webHidden/>
          </w:rPr>
        </w:r>
        <w:r>
          <w:rPr>
            <w:noProof/>
            <w:webHidden/>
          </w:rPr>
          <w:fldChar w:fldCharType="separate"/>
        </w:r>
        <w:r>
          <w:rPr>
            <w:noProof/>
            <w:webHidden/>
          </w:rPr>
          <w:t>148</w:t>
        </w:r>
        <w:r>
          <w:rPr>
            <w:noProof/>
            <w:webHidden/>
          </w:rPr>
          <w:fldChar w:fldCharType="end"/>
        </w:r>
      </w:hyperlink>
    </w:p>
    <w:p w14:paraId="7B2E1020" w14:textId="15BF406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8" w:history="1">
        <w:r w:rsidRPr="00932EFB">
          <w:rPr>
            <w:rStyle w:val="Hyperlink"/>
            <w:rFonts w:cs="Arial"/>
            <w:noProof/>
          </w:rPr>
          <w:t>6.26.3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_Toc94634778 \h </w:instrText>
        </w:r>
        <w:r>
          <w:rPr>
            <w:noProof/>
            <w:webHidden/>
          </w:rPr>
        </w:r>
        <w:r>
          <w:rPr>
            <w:noProof/>
            <w:webHidden/>
          </w:rPr>
          <w:fldChar w:fldCharType="separate"/>
        </w:r>
        <w:r>
          <w:rPr>
            <w:noProof/>
            <w:webHidden/>
          </w:rPr>
          <w:t>148</w:t>
        </w:r>
        <w:r>
          <w:rPr>
            <w:noProof/>
            <w:webHidden/>
          </w:rPr>
          <w:fldChar w:fldCharType="end"/>
        </w:r>
      </w:hyperlink>
    </w:p>
    <w:p w14:paraId="312D8580" w14:textId="5DF01E6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9" w:history="1">
        <w:r w:rsidRPr="00932EFB">
          <w:rPr>
            <w:rStyle w:val="Hyperlink"/>
            <w:rFonts w:cs="Arial"/>
            <w:noProof/>
          </w:rPr>
          <w:t>6.26.4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_Toc94634779 \h </w:instrText>
        </w:r>
        <w:r>
          <w:rPr>
            <w:noProof/>
            <w:webHidden/>
          </w:rPr>
        </w:r>
        <w:r>
          <w:rPr>
            <w:noProof/>
            <w:webHidden/>
          </w:rPr>
          <w:fldChar w:fldCharType="separate"/>
        </w:r>
        <w:r>
          <w:rPr>
            <w:noProof/>
            <w:webHidden/>
          </w:rPr>
          <w:t>148</w:t>
        </w:r>
        <w:r>
          <w:rPr>
            <w:noProof/>
            <w:webHidden/>
          </w:rPr>
          <w:fldChar w:fldCharType="end"/>
        </w:r>
      </w:hyperlink>
    </w:p>
    <w:p w14:paraId="3A674C4D" w14:textId="70EB1C4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80" w:history="1">
        <w:r w:rsidRPr="00932EFB">
          <w:rPr>
            <w:rStyle w:val="Hyperlink"/>
            <w:rFonts w:cs="Arial"/>
            <w:noProof/>
          </w:rPr>
          <w:t>6.26.5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_Toc94634780 \h </w:instrText>
        </w:r>
        <w:r>
          <w:rPr>
            <w:noProof/>
            <w:webHidden/>
          </w:rPr>
        </w:r>
        <w:r>
          <w:rPr>
            <w:noProof/>
            <w:webHidden/>
          </w:rPr>
          <w:fldChar w:fldCharType="separate"/>
        </w:r>
        <w:r>
          <w:rPr>
            <w:noProof/>
            <w:webHidden/>
          </w:rPr>
          <w:t>148</w:t>
        </w:r>
        <w:r>
          <w:rPr>
            <w:noProof/>
            <w:webHidden/>
          </w:rPr>
          <w:fldChar w:fldCharType="end"/>
        </w:r>
      </w:hyperlink>
    </w:p>
    <w:p w14:paraId="27E706C8" w14:textId="1973D1B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81" w:history="1">
        <w:r w:rsidRPr="00932EFB">
          <w:rPr>
            <w:rStyle w:val="Hyperlink"/>
            <w:rFonts w:cs="Arial"/>
            <w:noProof/>
          </w:rPr>
          <w:t>6.26.6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_Toc94634781 \h </w:instrText>
        </w:r>
        <w:r>
          <w:rPr>
            <w:noProof/>
            <w:webHidden/>
          </w:rPr>
        </w:r>
        <w:r>
          <w:rPr>
            <w:noProof/>
            <w:webHidden/>
          </w:rPr>
          <w:fldChar w:fldCharType="separate"/>
        </w:r>
        <w:r>
          <w:rPr>
            <w:noProof/>
            <w:webHidden/>
          </w:rPr>
          <w:t>150</w:t>
        </w:r>
        <w:r>
          <w:rPr>
            <w:noProof/>
            <w:webHidden/>
          </w:rPr>
          <w:fldChar w:fldCharType="end"/>
        </w:r>
      </w:hyperlink>
    </w:p>
    <w:p w14:paraId="64FBF435" w14:textId="79E8DBF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82" w:history="1">
        <w:r w:rsidRPr="00932EFB">
          <w:rPr>
            <w:rStyle w:val="Hyperlink"/>
            <w:rFonts w:cs="Arial"/>
            <w:noProof/>
          </w:rPr>
          <w:t>6.26.7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_Toc94634782 \h </w:instrText>
        </w:r>
        <w:r>
          <w:rPr>
            <w:noProof/>
            <w:webHidden/>
          </w:rPr>
        </w:r>
        <w:r>
          <w:rPr>
            <w:noProof/>
            <w:webHidden/>
          </w:rPr>
          <w:fldChar w:fldCharType="separate"/>
        </w:r>
        <w:r>
          <w:rPr>
            <w:noProof/>
            <w:webHidden/>
          </w:rPr>
          <w:t>150</w:t>
        </w:r>
        <w:r>
          <w:rPr>
            <w:noProof/>
            <w:webHidden/>
          </w:rPr>
          <w:fldChar w:fldCharType="end"/>
        </w:r>
      </w:hyperlink>
    </w:p>
    <w:p w14:paraId="30D46F05" w14:textId="7008AC0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3" w:history="1">
        <w:r w:rsidRPr="00932EFB">
          <w:rPr>
            <w:rStyle w:val="Hyperlink"/>
            <w:rFonts w:cs="Arial"/>
            <w:noProof/>
          </w:rPr>
          <w:t>6.26.7.1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_Toc94634783 \h </w:instrText>
        </w:r>
        <w:r>
          <w:rPr>
            <w:noProof/>
            <w:webHidden/>
          </w:rPr>
        </w:r>
        <w:r>
          <w:rPr>
            <w:noProof/>
            <w:webHidden/>
          </w:rPr>
          <w:fldChar w:fldCharType="separate"/>
        </w:r>
        <w:r>
          <w:rPr>
            <w:noProof/>
            <w:webHidden/>
          </w:rPr>
          <w:t>150</w:t>
        </w:r>
        <w:r>
          <w:rPr>
            <w:noProof/>
            <w:webHidden/>
          </w:rPr>
          <w:fldChar w:fldCharType="end"/>
        </w:r>
      </w:hyperlink>
    </w:p>
    <w:p w14:paraId="60B3DD85" w14:textId="113F016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4" w:history="1">
        <w:r w:rsidRPr="00932EFB">
          <w:rPr>
            <w:rStyle w:val="Hyperlink"/>
            <w:rFonts w:cs="Arial"/>
            <w:noProof/>
          </w:rPr>
          <w:t>6.26.7.2</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_Toc94634784 \h </w:instrText>
        </w:r>
        <w:r>
          <w:rPr>
            <w:noProof/>
            <w:webHidden/>
          </w:rPr>
        </w:r>
        <w:r>
          <w:rPr>
            <w:noProof/>
            <w:webHidden/>
          </w:rPr>
          <w:fldChar w:fldCharType="separate"/>
        </w:r>
        <w:r>
          <w:rPr>
            <w:noProof/>
            <w:webHidden/>
          </w:rPr>
          <w:t>151</w:t>
        </w:r>
        <w:r>
          <w:rPr>
            <w:noProof/>
            <w:webHidden/>
          </w:rPr>
          <w:fldChar w:fldCharType="end"/>
        </w:r>
      </w:hyperlink>
    </w:p>
    <w:p w14:paraId="6F4614D3" w14:textId="02B9F53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5" w:history="1">
        <w:r w:rsidRPr="00932EFB">
          <w:rPr>
            <w:rStyle w:val="Hyperlink"/>
            <w:rFonts w:cs="Arial"/>
            <w:noProof/>
          </w:rPr>
          <w:t>6.26.7.3</w:t>
        </w:r>
        <w:r>
          <w:rPr>
            <w:rFonts w:asciiTheme="minorHAnsi" w:eastAsiaTheme="minorEastAsia" w:hAnsiTheme="minorHAnsi" w:cstheme="minorBidi"/>
            <w:noProof/>
          </w:rPr>
          <w:tab/>
        </w:r>
        <w:r w:rsidRPr="00932EFB">
          <w:rPr>
            <w:rStyle w:val="Hyperlink"/>
            <w:rFonts w:cs="Arial"/>
            <w:noProof/>
          </w:rPr>
          <w:t>Alternate Flow 3</w:t>
        </w:r>
        <w:r>
          <w:rPr>
            <w:noProof/>
            <w:webHidden/>
          </w:rPr>
          <w:tab/>
        </w:r>
        <w:r>
          <w:rPr>
            <w:noProof/>
            <w:webHidden/>
          </w:rPr>
          <w:fldChar w:fldCharType="begin"/>
        </w:r>
        <w:r>
          <w:rPr>
            <w:noProof/>
            <w:webHidden/>
          </w:rPr>
          <w:instrText xml:space="preserve"> PAGEREF _Toc94634785 \h </w:instrText>
        </w:r>
        <w:r>
          <w:rPr>
            <w:noProof/>
            <w:webHidden/>
          </w:rPr>
        </w:r>
        <w:r>
          <w:rPr>
            <w:noProof/>
            <w:webHidden/>
          </w:rPr>
          <w:fldChar w:fldCharType="separate"/>
        </w:r>
        <w:r>
          <w:rPr>
            <w:noProof/>
            <w:webHidden/>
          </w:rPr>
          <w:t>151</w:t>
        </w:r>
        <w:r>
          <w:rPr>
            <w:noProof/>
            <w:webHidden/>
          </w:rPr>
          <w:fldChar w:fldCharType="end"/>
        </w:r>
      </w:hyperlink>
    </w:p>
    <w:p w14:paraId="6E99D6DD" w14:textId="5D77D04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6" w:history="1">
        <w:r w:rsidRPr="00932EFB">
          <w:rPr>
            <w:rStyle w:val="Hyperlink"/>
            <w:rFonts w:cs="Arial"/>
            <w:noProof/>
          </w:rPr>
          <w:t>6.26.7.4</w:t>
        </w:r>
        <w:r>
          <w:rPr>
            <w:rFonts w:asciiTheme="minorHAnsi" w:eastAsiaTheme="minorEastAsia" w:hAnsiTheme="minorHAnsi" w:cstheme="minorBidi"/>
            <w:noProof/>
          </w:rPr>
          <w:tab/>
        </w:r>
        <w:r w:rsidRPr="00932EFB">
          <w:rPr>
            <w:rStyle w:val="Hyperlink"/>
            <w:rFonts w:cs="Arial"/>
            <w:noProof/>
          </w:rPr>
          <w:t>Alternate Flow 4:</w:t>
        </w:r>
        <w:r>
          <w:rPr>
            <w:noProof/>
            <w:webHidden/>
          </w:rPr>
          <w:tab/>
        </w:r>
        <w:r>
          <w:rPr>
            <w:noProof/>
            <w:webHidden/>
          </w:rPr>
          <w:fldChar w:fldCharType="begin"/>
        </w:r>
        <w:r>
          <w:rPr>
            <w:noProof/>
            <w:webHidden/>
          </w:rPr>
          <w:instrText xml:space="preserve"> PAGEREF _Toc94634786 \h </w:instrText>
        </w:r>
        <w:r>
          <w:rPr>
            <w:noProof/>
            <w:webHidden/>
          </w:rPr>
        </w:r>
        <w:r>
          <w:rPr>
            <w:noProof/>
            <w:webHidden/>
          </w:rPr>
          <w:fldChar w:fldCharType="separate"/>
        </w:r>
        <w:r>
          <w:rPr>
            <w:noProof/>
            <w:webHidden/>
          </w:rPr>
          <w:t>151</w:t>
        </w:r>
        <w:r>
          <w:rPr>
            <w:noProof/>
            <w:webHidden/>
          </w:rPr>
          <w:fldChar w:fldCharType="end"/>
        </w:r>
      </w:hyperlink>
    </w:p>
    <w:p w14:paraId="1ED4D200" w14:textId="239FD15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7" w:history="1">
        <w:r w:rsidRPr="00932EFB">
          <w:rPr>
            <w:rStyle w:val="Hyperlink"/>
            <w:rFonts w:cs="Arial"/>
            <w:noProof/>
          </w:rPr>
          <w:t>6.26.7.5</w:t>
        </w:r>
        <w:r>
          <w:rPr>
            <w:rFonts w:asciiTheme="minorHAnsi" w:eastAsiaTheme="minorEastAsia" w:hAnsiTheme="minorHAnsi" w:cstheme="minorBidi"/>
            <w:noProof/>
          </w:rPr>
          <w:tab/>
        </w:r>
        <w:r w:rsidRPr="00932EFB">
          <w:rPr>
            <w:rStyle w:val="Hyperlink"/>
            <w:rFonts w:cs="Arial"/>
            <w:noProof/>
          </w:rPr>
          <w:t>Alternate Flow 5</w:t>
        </w:r>
        <w:r>
          <w:rPr>
            <w:noProof/>
            <w:webHidden/>
          </w:rPr>
          <w:tab/>
        </w:r>
        <w:r>
          <w:rPr>
            <w:noProof/>
            <w:webHidden/>
          </w:rPr>
          <w:fldChar w:fldCharType="begin"/>
        </w:r>
        <w:r>
          <w:rPr>
            <w:noProof/>
            <w:webHidden/>
          </w:rPr>
          <w:instrText xml:space="preserve"> PAGEREF _Toc94634787 \h </w:instrText>
        </w:r>
        <w:r>
          <w:rPr>
            <w:noProof/>
            <w:webHidden/>
          </w:rPr>
        </w:r>
        <w:r>
          <w:rPr>
            <w:noProof/>
            <w:webHidden/>
          </w:rPr>
          <w:fldChar w:fldCharType="separate"/>
        </w:r>
        <w:r>
          <w:rPr>
            <w:noProof/>
            <w:webHidden/>
          </w:rPr>
          <w:t>151</w:t>
        </w:r>
        <w:r>
          <w:rPr>
            <w:noProof/>
            <w:webHidden/>
          </w:rPr>
          <w:fldChar w:fldCharType="end"/>
        </w:r>
      </w:hyperlink>
    </w:p>
    <w:p w14:paraId="65890B43" w14:textId="5DF83F7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8" w:history="1">
        <w:r w:rsidRPr="00932EFB">
          <w:rPr>
            <w:rStyle w:val="Hyperlink"/>
            <w:rFonts w:cs="Arial"/>
            <w:noProof/>
          </w:rPr>
          <w:t>6.26.7.6</w:t>
        </w:r>
        <w:r>
          <w:rPr>
            <w:rFonts w:asciiTheme="minorHAnsi" w:eastAsiaTheme="minorEastAsia" w:hAnsiTheme="minorHAnsi" w:cstheme="minorBidi"/>
            <w:noProof/>
          </w:rPr>
          <w:tab/>
        </w:r>
        <w:r w:rsidRPr="00932EFB">
          <w:rPr>
            <w:rStyle w:val="Hyperlink"/>
            <w:rFonts w:cs="Arial"/>
            <w:noProof/>
          </w:rPr>
          <w:t>Alternate Flow 6</w:t>
        </w:r>
        <w:r>
          <w:rPr>
            <w:noProof/>
            <w:webHidden/>
          </w:rPr>
          <w:tab/>
        </w:r>
        <w:r>
          <w:rPr>
            <w:noProof/>
            <w:webHidden/>
          </w:rPr>
          <w:fldChar w:fldCharType="begin"/>
        </w:r>
        <w:r>
          <w:rPr>
            <w:noProof/>
            <w:webHidden/>
          </w:rPr>
          <w:instrText xml:space="preserve"> PAGEREF _Toc94634788 \h </w:instrText>
        </w:r>
        <w:r>
          <w:rPr>
            <w:noProof/>
            <w:webHidden/>
          </w:rPr>
        </w:r>
        <w:r>
          <w:rPr>
            <w:noProof/>
            <w:webHidden/>
          </w:rPr>
          <w:fldChar w:fldCharType="separate"/>
        </w:r>
        <w:r>
          <w:rPr>
            <w:noProof/>
            <w:webHidden/>
          </w:rPr>
          <w:t>151</w:t>
        </w:r>
        <w:r>
          <w:rPr>
            <w:noProof/>
            <w:webHidden/>
          </w:rPr>
          <w:fldChar w:fldCharType="end"/>
        </w:r>
      </w:hyperlink>
    </w:p>
    <w:p w14:paraId="5581EB32" w14:textId="7196CE4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9" w:history="1">
        <w:r w:rsidRPr="00932EFB">
          <w:rPr>
            <w:rStyle w:val="Hyperlink"/>
            <w:rFonts w:cs="Arial"/>
            <w:noProof/>
          </w:rPr>
          <w:t>6.26.7.7</w:t>
        </w:r>
        <w:r>
          <w:rPr>
            <w:rFonts w:asciiTheme="minorHAnsi" w:eastAsiaTheme="minorEastAsia" w:hAnsiTheme="minorHAnsi" w:cstheme="minorBidi"/>
            <w:noProof/>
          </w:rPr>
          <w:tab/>
        </w:r>
        <w:r w:rsidRPr="00932EFB">
          <w:rPr>
            <w:rStyle w:val="Hyperlink"/>
            <w:rFonts w:cs="Arial"/>
            <w:noProof/>
          </w:rPr>
          <w:t>Alternate Flow 7</w:t>
        </w:r>
        <w:r>
          <w:rPr>
            <w:noProof/>
            <w:webHidden/>
          </w:rPr>
          <w:tab/>
        </w:r>
        <w:r>
          <w:rPr>
            <w:noProof/>
            <w:webHidden/>
          </w:rPr>
          <w:fldChar w:fldCharType="begin"/>
        </w:r>
        <w:r>
          <w:rPr>
            <w:noProof/>
            <w:webHidden/>
          </w:rPr>
          <w:instrText xml:space="preserve"> PAGEREF _Toc94634789 \h </w:instrText>
        </w:r>
        <w:r>
          <w:rPr>
            <w:noProof/>
            <w:webHidden/>
          </w:rPr>
        </w:r>
        <w:r>
          <w:rPr>
            <w:noProof/>
            <w:webHidden/>
          </w:rPr>
          <w:fldChar w:fldCharType="separate"/>
        </w:r>
        <w:r>
          <w:rPr>
            <w:noProof/>
            <w:webHidden/>
          </w:rPr>
          <w:t>152</w:t>
        </w:r>
        <w:r>
          <w:rPr>
            <w:noProof/>
            <w:webHidden/>
          </w:rPr>
          <w:fldChar w:fldCharType="end"/>
        </w:r>
      </w:hyperlink>
    </w:p>
    <w:p w14:paraId="7428BF8B" w14:textId="5E4E58C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0" w:history="1">
        <w:r w:rsidRPr="00932EFB">
          <w:rPr>
            <w:rStyle w:val="Hyperlink"/>
            <w:rFonts w:cs="Arial"/>
            <w:noProof/>
          </w:rPr>
          <w:t>6.26.8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_Toc94634790 \h </w:instrText>
        </w:r>
        <w:r>
          <w:rPr>
            <w:noProof/>
            <w:webHidden/>
          </w:rPr>
        </w:r>
        <w:r>
          <w:rPr>
            <w:noProof/>
            <w:webHidden/>
          </w:rPr>
          <w:fldChar w:fldCharType="separate"/>
        </w:r>
        <w:r>
          <w:rPr>
            <w:noProof/>
            <w:webHidden/>
          </w:rPr>
          <w:t>152</w:t>
        </w:r>
        <w:r>
          <w:rPr>
            <w:noProof/>
            <w:webHidden/>
          </w:rPr>
          <w:fldChar w:fldCharType="end"/>
        </w:r>
      </w:hyperlink>
    </w:p>
    <w:p w14:paraId="5A49244A" w14:textId="2305E5A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1" w:history="1">
        <w:r w:rsidRPr="00932EFB">
          <w:rPr>
            <w:rStyle w:val="Hyperlink"/>
            <w:rFonts w:cs="Arial"/>
            <w:noProof/>
          </w:rPr>
          <w:t>6.26.9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_Toc94634791 \h </w:instrText>
        </w:r>
        <w:r>
          <w:rPr>
            <w:noProof/>
            <w:webHidden/>
          </w:rPr>
        </w:r>
        <w:r>
          <w:rPr>
            <w:noProof/>
            <w:webHidden/>
          </w:rPr>
          <w:fldChar w:fldCharType="separate"/>
        </w:r>
        <w:r>
          <w:rPr>
            <w:noProof/>
            <w:webHidden/>
          </w:rPr>
          <w:t>152</w:t>
        </w:r>
        <w:r>
          <w:rPr>
            <w:noProof/>
            <w:webHidden/>
          </w:rPr>
          <w:fldChar w:fldCharType="end"/>
        </w:r>
      </w:hyperlink>
    </w:p>
    <w:p w14:paraId="43022132" w14:textId="6286A2E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92" w:history="1">
        <w:r w:rsidRPr="00932EFB">
          <w:rPr>
            <w:rStyle w:val="Hyperlink"/>
            <w:rFonts w:cs="Arial"/>
            <w:noProof/>
          </w:rPr>
          <w:t>6.26.10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_Toc94634792 \h </w:instrText>
        </w:r>
        <w:r>
          <w:rPr>
            <w:noProof/>
            <w:webHidden/>
          </w:rPr>
        </w:r>
        <w:r>
          <w:rPr>
            <w:noProof/>
            <w:webHidden/>
          </w:rPr>
          <w:fldChar w:fldCharType="separate"/>
        </w:r>
        <w:r>
          <w:rPr>
            <w:noProof/>
            <w:webHidden/>
          </w:rPr>
          <w:t>153</w:t>
        </w:r>
        <w:r>
          <w:rPr>
            <w:noProof/>
            <w:webHidden/>
          </w:rPr>
          <w:fldChar w:fldCharType="end"/>
        </w:r>
      </w:hyperlink>
    </w:p>
    <w:p w14:paraId="43C04DBC" w14:textId="18ED326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93" w:history="1">
        <w:r w:rsidRPr="00932EFB">
          <w:rPr>
            <w:rStyle w:val="Hyperlink"/>
            <w:rFonts w:cs="Arial"/>
            <w:noProof/>
          </w:rPr>
          <w:t>6.26.11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_Toc94634793 \h </w:instrText>
        </w:r>
        <w:r>
          <w:rPr>
            <w:noProof/>
            <w:webHidden/>
          </w:rPr>
        </w:r>
        <w:r>
          <w:rPr>
            <w:noProof/>
            <w:webHidden/>
          </w:rPr>
          <w:fldChar w:fldCharType="separate"/>
        </w:r>
        <w:r>
          <w:rPr>
            <w:noProof/>
            <w:webHidden/>
          </w:rPr>
          <w:t>153</w:t>
        </w:r>
        <w:r>
          <w:rPr>
            <w:noProof/>
            <w:webHidden/>
          </w:rPr>
          <w:fldChar w:fldCharType="end"/>
        </w:r>
      </w:hyperlink>
    </w:p>
    <w:p w14:paraId="43730594" w14:textId="4B711AB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94" w:history="1">
        <w:r w:rsidRPr="00932EFB">
          <w:rPr>
            <w:rStyle w:val="Hyperlink"/>
            <w:rFonts w:cs="Arial"/>
            <w:noProof/>
          </w:rPr>
          <w:t>6.26.12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_Toc94634794 \h </w:instrText>
        </w:r>
        <w:r>
          <w:rPr>
            <w:noProof/>
            <w:webHidden/>
          </w:rPr>
        </w:r>
        <w:r>
          <w:rPr>
            <w:noProof/>
            <w:webHidden/>
          </w:rPr>
          <w:fldChar w:fldCharType="separate"/>
        </w:r>
        <w:r>
          <w:rPr>
            <w:noProof/>
            <w:webHidden/>
          </w:rPr>
          <w:t>153</w:t>
        </w:r>
        <w:r>
          <w:rPr>
            <w:noProof/>
            <w:webHidden/>
          </w:rPr>
          <w:fldChar w:fldCharType="end"/>
        </w:r>
      </w:hyperlink>
    </w:p>
    <w:p w14:paraId="2EA9E844" w14:textId="4FAB118B" w:rsidR="00BE2B94" w:rsidRDefault="00BE2B94">
      <w:pPr>
        <w:pStyle w:val="TOC2"/>
        <w:tabs>
          <w:tab w:val="left" w:pos="880"/>
          <w:tab w:val="right" w:leader="dot" w:pos="9350"/>
        </w:tabs>
        <w:rPr>
          <w:rFonts w:asciiTheme="minorHAnsi" w:eastAsiaTheme="minorEastAsia" w:hAnsiTheme="minorHAnsi" w:cstheme="minorBidi"/>
          <w:noProof/>
        </w:rPr>
      </w:pPr>
      <w:hyperlink w:anchor="_Toc94634795" w:history="1">
        <w:r w:rsidRPr="00932EFB">
          <w:rPr>
            <w:rStyle w:val="Hyperlink"/>
            <w:noProof/>
          </w:rPr>
          <w:t>6.27</w:t>
        </w:r>
        <w:r>
          <w:rPr>
            <w:rFonts w:asciiTheme="minorHAnsi" w:eastAsiaTheme="minorEastAsia" w:hAnsiTheme="minorHAnsi" w:cstheme="minorBidi"/>
            <w:noProof/>
          </w:rPr>
          <w:tab/>
        </w:r>
        <w:r w:rsidRPr="00932EFB">
          <w:rPr>
            <w:rStyle w:val="Hyperlink"/>
            <w:noProof/>
          </w:rPr>
          <w:t>Use Case Id: UC-27 MassHealth Eligibility Determination based on the Department of Mental Health (DMH)</w:t>
        </w:r>
        <w:r>
          <w:rPr>
            <w:noProof/>
            <w:webHidden/>
          </w:rPr>
          <w:tab/>
        </w:r>
        <w:r>
          <w:rPr>
            <w:noProof/>
            <w:webHidden/>
          </w:rPr>
          <w:fldChar w:fldCharType="begin"/>
        </w:r>
        <w:r>
          <w:rPr>
            <w:noProof/>
            <w:webHidden/>
          </w:rPr>
          <w:instrText xml:space="preserve"> PAGEREF _Toc94634795 \h </w:instrText>
        </w:r>
        <w:r>
          <w:rPr>
            <w:noProof/>
            <w:webHidden/>
          </w:rPr>
        </w:r>
        <w:r>
          <w:rPr>
            <w:noProof/>
            <w:webHidden/>
          </w:rPr>
          <w:fldChar w:fldCharType="separate"/>
        </w:r>
        <w:r>
          <w:rPr>
            <w:noProof/>
            <w:webHidden/>
          </w:rPr>
          <w:t>154</w:t>
        </w:r>
        <w:r>
          <w:rPr>
            <w:noProof/>
            <w:webHidden/>
          </w:rPr>
          <w:fldChar w:fldCharType="end"/>
        </w:r>
      </w:hyperlink>
    </w:p>
    <w:p w14:paraId="474048F4" w14:textId="1F68EA2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6" w:history="1">
        <w:r w:rsidRPr="00932EFB">
          <w:rPr>
            <w:rStyle w:val="Hyperlink"/>
            <w:rFonts w:cs="Arial"/>
            <w:noProof/>
          </w:rPr>
          <w:t>6.27.1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_Toc94634796 \h </w:instrText>
        </w:r>
        <w:r>
          <w:rPr>
            <w:noProof/>
            <w:webHidden/>
          </w:rPr>
        </w:r>
        <w:r>
          <w:rPr>
            <w:noProof/>
            <w:webHidden/>
          </w:rPr>
          <w:fldChar w:fldCharType="separate"/>
        </w:r>
        <w:r>
          <w:rPr>
            <w:noProof/>
            <w:webHidden/>
          </w:rPr>
          <w:t>154</w:t>
        </w:r>
        <w:r>
          <w:rPr>
            <w:noProof/>
            <w:webHidden/>
          </w:rPr>
          <w:fldChar w:fldCharType="end"/>
        </w:r>
      </w:hyperlink>
    </w:p>
    <w:p w14:paraId="083B80BA" w14:textId="04F78BD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7" w:history="1">
        <w:r w:rsidRPr="00932EFB">
          <w:rPr>
            <w:rStyle w:val="Hyperlink"/>
            <w:rFonts w:cs="Arial"/>
            <w:noProof/>
          </w:rPr>
          <w:t>6.27.2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_Toc94634797 \h </w:instrText>
        </w:r>
        <w:r>
          <w:rPr>
            <w:noProof/>
            <w:webHidden/>
          </w:rPr>
        </w:r>
        <w:r>
          <w:rPr>
            <w:noProof/>
            <w:webHidden/>
          </w:rPr>
          <w:fldChar w:fldCharType="separate"/>
        </w:r>
        <w:r>
          <w:rPr>
            <w:noProof/>
            <w:webHidden/>
          </w:rPr>
          <w:t>154</w:t>
        </w:r>
        <w:r>
          <w:rPr>
            <w:noProof/>
            <w:webHidden/>
          </w:rPr>
          <w:fldChar w:fldCharType="end"/>
        </w:r>
      </w:hyperlink>
    </w:p>
    <w:p w14:paraId="6DC60901" w14:textId="34B7BAA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8" w:history="1">
        <w:r w:rsidRPr="00932EFB">
          <w:rPr>
            <w:rStyle w:val="Hyperlink"/>
            <w:rFonts w:cs="Arial"/>
            <w:noProof/>
          </w:rPr>
          <w:t>6.27.3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_Toc94634798 \h </w:instrText>
        </w:r>
        <w:r>
          <w:rPr>
            <w:noProof/>
            <w:webHidden/>
          </w:rPr>
        </w:r>
        <w:r>
          <w:rPr>
            <w:noProof/>
            <w:webHidden/>
          </w:rPr>
          <w:fldChar w:fldCharType="separate"/>
        </w:r>
        <w:r>
          <w:rPr>
            <w:noProof/>
            <w:webHidden/>
          </w:rPr>
          <w:t>154</w:t>
        </w:r>
        <w:r>
          <w:rPr>
            <w:noProof/>
            <w:webHidden/>
          </w:rPr>
          <w:fldChar w:fldCharType="end"/>
        </w:r>
      </w:hyperlink>
    </w:p>
    <w:p w14:paraId="6154565C" w14:textId="59B4C47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9" w:history="1">
        <w:r w:rsidRPr="00932EFB">
          <w:rPr>
            <w:rStyle w:val="Hyperlink"/>
            <w:rFonts w:cs="Arial"/>
            <w:noProof/>
          </w:rPr>
          <w:t>6.27.4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_Toc94634799 \h </w:instrText>
        </w:r>
        <w:r>
          <w:rPr>
            <w:noProof/>
            <w:webHidden/>
          </w:rPr>
        </w:r>
        <w:r>
          <w:rPr>
            <w:noProof/>
            <w:webHidden/>
          </w:rPr>
          <w:fldChar w:fldCharType="separate"/>
        </w:r>
        <w:r>
          <w:rPr>
            <w:noProof/>
            <w:webHidden/>
          </w:rPr>
          <w:t>154</w:t>
        </w:r>
        <w:r>
          <w:rPr>
            <w:noProof/>
            <w:webHidden/>
          </w:rPr>
          <w:fldChar w:fldCharType="end"/>
        </w:r>
      </w:hyperlink>
    </w:p>
    <w:p w14:paraId="7B81EFF2" w14:textId="34E7454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00" w:history="1">
        <w:r w:rsidRPr="00932EFB">
          <w:rPr>
            <w:rStyle w:val="Hyperlink"/>
            <w:rFonts w:cs="Arial"/>
            <w:noProof/>
          </w:rPr>
          <w:t>6.27.5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_Toc94634800 \h </w:instrText>
        </w:r>
        <w:r>
          <w:rPr>
            <w:noProof/>
            <w:webHidden/>
          </w:rPr>
        </w:r>
        <w:r>
          <w:rPr>
            <w:noProof/>
            <w:webHidden/>
          </w:rPr>
          <w:fldChar w:fldCharType="separate"/>
        </w:r>
        <w:r>
          <w:rPr>
            <w:noProof/>
            <w:webHidden/>
          </w:rPr>
          <w:t>154</w:t>
        </w:r>
        <w:r>
          <w:rPr>
            <w:noProof/>
            <w:webHidden/>
          </w:rPr>
          <w:fldChar w:fldCharType="end"/>
        </w:r>
      </w:hyperlink>
    </w:p>
    <w:p w14:paraId="42DEFFAA" w14:textId="2BB7257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01" w:history="1">
        <w:r w:rsidRPr="00932EFB">
          <w:rPr>
            <w:rStyle w:val="Hyperlink"/>
            <w:rFonts w:cs="Arial"/>
            <w:noProof/>
          </w:rPr>
          <w:t>6.27.6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_Toc94634801 \h </w:instrText>
        </w:r>
        <w:r>
          <w:rPr>
            <w:noProof/>
            <w:webHidden/>
          </w:rPr>
        </w:r>
        <w:r>
          <w:rPr>
            <w:noProof/>
            <w:webHidden/>
          </w:rPr>
          <w:fldChar w:fldCharType="separate"/>
        </w:r>
        <w:r>
          <w:rPr>
            <w:noProof/>
            <w:webHidden/>
          </w:rPr>
          <w:t>154</w:t>
        </w:r>
        <w:r>
          <w:rPr>
            <w:noProof/>
            <w:webHidden/>
          </w:rPr>
          <w:fldChar w:fldCharType="end"/>
        </w:r>
      </w:hyperlink>
    </w:p>
    <w:p w14:paraId="0002F434" w14:textId="78C0E2D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02" w:history="1">
        <w:r w:rsidRPr="00932EFB">
          <w:rPr>
            <w:rStyle w:val="Hyperlink"/>
            <w:rFonts w:cs="Arial"/>
            <w:noProof/>
          </w:rPr>
          <w:t>6.27.7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_Toc94634802 \h </w:instrText>
        </w:r>
        <w:r>
          <w:rPr>
            <w:noProof/>
            <w:webHidden/>
          </w:rPr>
        </w:r>
        <w:r>
          <w:rPr>
            <w:noProof/>
            <w:webHidden/>
          </w:rPr>
          <w:fldChar w:fldCharType="separate"/>
        </w:r>
        <w:r>
          <w:rPr>
            <w:noProof/>
            <w:webHidden/>
          </w:rPr>
          <w:t>154</w:t>
        </w:r>
        <w:r>
          <w:rPr>
            <w:noProof/>
            <w:webHidden/>
          </w:rPr>
          <w:fldChar w:fldCharType="end"/>
        </w:r>
      </w:hyperlink>
    </w:p>
    <w:p w14:paraId="0C5F2165" w14:textId="48A1D65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03" w:history="1">
        <w:r w:rsidRPr="00932EFB">
          <w:rPr>
            <w:rStyle w:val="Hyperlink"/>
            <w:rFonts w:cs="Arial"/>
            <w:noProof/>
          </w:rPr>
          <w:t>6.27.7.1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_Toc94634803 \h </w:instrText>
        </w:r>
        <w:r>
          <w:rPr>
            <w:noProof/>
            <w:webHidden/>
          </w:rPr>
        </w:r>
        <w:r>
          <w:rPr>
            <w:noProof/>
            <w:webHidden/>
          </w:rPr>
          <w:fldChar w:fldCharType="separate"/>
        </w:r>
        <w:r>
          <w:rPr>
            <w:noProof/>
            <w:webHidden/>
          </w:rPr>
          <w:t>155</w:t>
        </w:r>
        <w:r>
          <w:rPr>
            <w:noProof/>
            <w:webHidden/>
          </w:rPr>
          <w:fldChar w:fldCharType="end"/>
        </w:r>
      </w:hyperlink>
    </w:p>
    <w:p w14:paraId="3890E381" w14:textId="42C032A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04" w:history="1">
        <w:r w:rsidRPr="00932EFB">
          <w:rPr>
            <w:rStyle w:val="Hyperlink"/>
            <w:rFonts w:cs="Arial"/>
            <w:noProof/>
          </w:rPr>
          <w:t>6.27.7.2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_Toc94634804 \h </w:instrText>
        </w:r>
        <w:r>
          <w:rPr>
            <w:noProof/>
            <w:webHidden/>
          </w:rPr>
        </w:r>
        <w:r>
          <w:rPr>
            <w:noProof/>
            <w:webHidden/>
          </w:rPr>
          <w:fldChar w:fldCharType="separate"/>
        </w:r>
        <w:r>
          <w:rPr>
            <w:noProof/>
            <w:webHidden/>
          </w:rPr>
          <w:t>155</w:t>
        </w:r>
        <w:r>
          <w:rPr>
            <w:noProof/>
            <w:webHidden/>
          </w:rPr>
          <w:fldChar w:fldCharType="end"/>
        </w:r>
      </w:hyperlink>
    </w:p>
    <w:p w14:paraId="29749BEF" w14:textId="69B9B20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05" w:history="1">
        <w:r w:rsidRPr="00932EFB">
          <w:rPr>
            <w:rStyle w:val="Hyperlink"/>
            <w:rFonts w:cs="Arial"/>
            <w:noProof/>
          </w:rPr>
          <w:t>6.27.7.3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_Toc94634805 \h </w:instrText>
        </w:r>
        <w:r>
          <w:rPr>
            <w:noProof/>
            <w:webHidden/>
          </w:rPr>
        </w:r>
        <w:r>
          <w:rPr>
            <w:noProof/>
            <w:webHidden/>
          </w:rPr>
          <w:fldChar w:fldCharType="separate"/>
        </w:r>
        <w:r>
          <w:rPr>
            <w:noProof/>
            <w:webHidden/>
          </w:rPr>
          <w:t>155</w:t>
        </w:r>
        <w:r>
          <w:rPr>
            <w:noProof/>
            <w:webHidden/>
          </w:rPr>
          <w:fldChar w:fldCharType="end"/>
        </w:r>
      </w:hyperlink>
    </w:p>
    <w:p w14:paraId="798EF8E9" w14:textId="614D534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06" w:history="1">
        <w:r w:rsidRPr="00932EFB">
          <w:rPr>
            <w:rStyle w:val="Hyperlink"/>
            <w:rFonts w:cs="Arial"/>
            <w:noProof/>
          </w:rPr>
          <w:t>6.27.8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_Toc94634806 \h </w:instrText>
        </w:r>
        <w:r>
          <w:rPr>
            <w:noProof/>
            <w:webHidden/>
          </w:rPr>
        </w:r>
        <w:r>
          <w:rPr>
            <w:noProof/>
            <w:webHidden/>
          </w:rPr>
          <w:fldChar w:fldCharType="separate"/>
        </w:r>
        <w:r>
          <w:rPr>
            <w:noProof/>
            <w:webHidden/>
          </w:rPr>
          <w:t>155</w:t>
        </w:r>
        <w:r>
          <w:rPr>
            <w:noProof/>
            <w:webHidden/>
          </w:rPr>
          <w:fldChar w:fldCharType="end"/>
        </w:r>
      </w:hyperlink>
    </w:p>
    <w:p w14:paraId="7CF001B8" w14:textId="7781567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07" w:history="1">
        <w:r w:rsidRPr="00932EFB">
          <w:rPr>
            <w:rStyle w:val="Hyperlink"/>
            <w:rFonts w:cs="Arial"/>
            <w:noProof/>
          </w:rPr>
          <w:t>6.27.9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_Toc94634807 \h </w:instrText>
        </w:r>
        <w:r>
          <w:rPr>
            <w:noProof/>
            <w:webHidden/>
          </w:rPr>
        </w:r>
        <w:r>
          <w:rPr>
            <w:noProof/>
            <w:webHidden/>
          </w:rPr>
          <w:fldChar w:fldCharType="separate"/>
        </w:r>
        <w:r>
          <w:rPr>
            <w:noProof/>
            <w:webHidden/>
          </w:rPr>
          <w:t>155</w:t>
        </w:r>
        <w:r>
          <w:rPr>
            <w:noProof/>
            <w:webHidden/>
          </w:rPr>
          <w:fldChar w:fldCharType="end"/>
        </w:r>
      </w:hyperlink>
    </w:p>
    <w:p w14:paraId="1E7EF272" w14:textId="5FC3C77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08" w:history="1">
        <w:r w:rsidRPr="00932EFB">
          <w:rPr>
            <w:rStyle w:val="Hyperlink"/>
            <w:rFonts w:cs="Arial"/>
            <w:noProof/>
          </w:rPr>
          <w:t>6.27.10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_Toc94634808 \h </w:instrText>
        </w:r>
        <w:r>
          <w:rPr>
            <w:noProof/>
            <w:webHidden/>
          </w:rPr>
        </w:r>
        <w:r>
          <w:rPr>
            <w:noProof/>
            <w:webHidden/>
          </w:rPr>
          <w:fldChar w:fldCharType="separate"/>
        </w:r>
        <w:r>
          <w:rPr>
            <w:noProof/>
            <w:webHidden/>
          </w:rPr>
          <w:t>156</w:t>
        </w:r>
        <w:r>
          <w:rPr>
            <w:noProof/>
            <w:webHidden/>
          </w:rPr>
          <w:fldChar w:fldCharType="end"/>
        </w:r>
      </w:hyperlink>
    </w:p>
    <w:p w14:paraId="0727C9F9" w14:textId="7E70362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09" w:history="1">
        <w:r w:rsidRPr="00932EFB">
          <w:rPr>
            <w:rStyle w:val="Hyperlink"/>
            <w:rFonts w:cs="Arial"/>
            <w:noProof/>
          </w:rPr>
          <w:t>6.27.11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_Toc94634809 \h </w:instrText>
        </w:r>
        <w:r>
          <w:rPr>
            <w:noProof/>
            <w:webHidden/>
          </w:rPr>
        </w:r>
        <w:r>
          <w:rPr>
            <w:noProof/>
            <w:webHidden/>
          </w:rPr>
          <w:fldChar w:fldCharType="separate"/>
        </w:r>
        <w:r>
          <w:rPr>
            <w:noProof/>
            <w:webHidden/>
          </w:rPr>
          <w:t>156</w:t>
        </w:r>
        <w:r>
          <w:rPr>
            <w:noProof/>
            <w:webHidden/>
          </w:rPr>
          <w:fldChar w:fldCharType="end"/>
        </w:r>
      </w:hyperlink>
    </w:p>
    <w:p w14:paraId="1C7BFEAC" w14:textId="317D20D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10" w:history="1">
        <w:r w:rsidRPr="00932EFB">
          <w:rPr>
            <w:rStyle w:val="Hyperlink"/>
            <w:rFonts w:cs="Arial"/>
            <w:noProof/>
          </w:rPr>
          <w:t>6.27.12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_Toc94634810 \h </w:instrText>
        </w:r>
        <w:r>
          <w:rPr>
            <w:noProof/>
            <w:webHidden/>
          </w:rPr>
        </w:r>
        <w:r>
          <w:rPr>
            <w:noProof/>
            <w:webHidden/>
          </w:rPr>
          <w:fldChar w:fldCharType="separate"/>
        </w:r>
        <w:r>
          <w:rPr>
            <w:noProof/>
            <w:webHidden/>
          </w:rPr>
          <w:t>156</w:t>
        </w:r>
        <w:r>
          <w:rPr>
            <w:noProof/>
            <w:webHidden/>
          </w:rPr>
          <w:fldChar w:fldCharType="end"/>
        </w:r>
      </w:hyperlink>
    </w:p>
    <w:p w14:paraId="5BE5BC36" w14:textId="7959635F" w:rsidR="00BE2B94" w:rsidRDefault="00BE2B94">
      <w:pPr>
        <w:pStyle w:val="TOC2"/>
        <w:tabs>
          <w:tab w:val="left" w:pos="880"/>
          <w:tab w:val="right" w:leader="dot" w:pos="9350"/>
        </w:tabs>
        <w:rPr>
          <w:rFonts w:asciiTheme="minorHAnsi" w:eastAsiaTheme="minorEastAsia" w:hAnsiTheme="minorHAnsi" w:cstheme="minorBidi"/>
          <w:noProof/>
        </w:rPr>
      </w:pPr>
      <w:hyperlink w:anchor="_Toc94634811" w:history="1">
        <w:r w:rsidRPr="00932EFB">
          <w:rPr>
            <w:rStyle w:val="Hyperlink"/>
            <w:noProof/>
          </w:rPr>
          <w:t>6.28</w:t>
        </w:r>
        <w:r>
          <w:rPr>
            <w:rFonts w:asciiTheme="minorHAnsi" w:eastAsiaTheme="minorEastAsia" w:hAnsiTheme="minorHAnsi" w:cstheme="minorBidi"/>
            <w:noProof/>
          </w:rPr>
          <w:tab/>
        </w:r>
        <w:r w:rsidRPr="00932EFB">
          <w:rPr>
            <w:rStyle w:val="Hyperlink"/>
            <w:noProof/>
          </w:rPr>
          <w:t>Use Case Id: UC-28 MassHealth Eligibility Determination based on Medically Frail Data</w:t>
        </w:r>
        <w:r>
          <w:rPr>
            <w:noProof/>
            <w:webHidden/>
          </w:rPr>
          <w:tab/>
        </w:r>
        <w:r>
          <w:rPr>
            <w:noProof/>
            <w:webHidden/>
          </w:rPr>
          <w:fldChar w:fldCharType="begin"/>
        </w:r>
        <w:r>
          <w:rPr>
            <w:noProof/>
            <w:webHidden/>
          </w:rPr>
          <w:instrText xml:space="preserve"> PAGEREF _Toc94634811 \h </w:instrText>
        </w:r>
        <w:r>
          <w:rPr>
            <w:noProof/>
            <w:webHidden/>
          </w:rPr>
        </w:r>
        <w:r>
          <w:rPr>
            <w:noProof/>
            <w:webHidden/>
          </w:rPr>
          <w:fldChar w:fldCharType="separate"/>
        </w:r>
        <w:r>
          <w:rPr>
            <w:noProof/>
            <w:webHidden/>
          </w:rPr>
          <w:t>157</w:t>
        </w:r>
        <w:r>
          <w:rPr>
            <w:noProof/>
            <w:webHidden/>
          </w:rPr>
          <w:fldChar w:fldCharType="end"/>
        </w:r>
      </w:hyperlink>
    </w:p>
    <w:p w14:paraId="17725882" w14:textId="3033419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2" w:history="1">
        <w:r w:rsidRPr="00932EFB">
          <w:rPr>
            <w:rStyle w:val="Hyperlink"/>
            <w:rFonts w:cs="Arial"/>
            <w:noProof/>
          </w:rPr>
          <w:t>6.28.1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_Toc94634812 \h </w:instrText>
        </w:r>
        <w:r>
          <w:rPr>
            <w:noProof/>
            <w:webHidden/>
          </w:rPr>
        </w:r>
        <w:r>
          <w:rPr>
            <w:noProof/>
            <w:webHidden/>
          </w:rPr>
          <w:fldChar w:fldCharType="separate"/>
        </w:r>
        <w:r>
          <w:rPr>
            <w:noProof/>
            <w:webHidden/>
          </w:rPr>
          <w:t>157</w:t>
        </w:r>
        <w:r>
          <w:rPr>
            <w:noProof/>
            <w:webHidden/>
          </w:rPr>
          <w:fldChar w:fldCharType="end"/>
        </w:r>
      </w:hyperlink>
    </w:p>
    <w:p w14:paraId="18BA347E" w14:textId="3E7A0B9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3" w:history="1">
        <w:r w:rsidRPr="00932EFB">
          <w:rPr>
            <w:rStyle w:val="Hyperlink"/>
            <w:rFonts w:cs="Arial"/>
            <w:noProof/>
          </w:rPr>
          <w:t>6.28.2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_Toc94634813 \h </w:instrText>
        </w:r>
        <w:r>
          <w:rPr>
            <w:noProof/>
            <w:webHidden/>
          </w:rPr>
        </w:r>
        <w:r>
          <w:rPr>
            <w:noProof/>
            <w:webHidden/>
          </w:rPr>
          <w:fldChar w:fldCharType="separate"/>
        </w:r>
        <w:r>
          <w:rPr>
            <w:noProof/>
            <w:webHidden/>
          </w:rPr>
          <w:t>157</w:t>
        </w:r>
        <w:r>
          <w:rPr>
            <w:noProof/>
            <w:webHidden/>
          </w:rPr>
          <w:fldChar w:fldCharType="end"/>
        </w:r>
      </w:hyperlink>
    </w:p>
    <w:p w14:paraId="3A7C8144" w14:textId="2CDFB9B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4" w:history="1">
        <w:r w:rsidRPr="00932EFB">
          <w:rPr>
            <w:rStyle w:val="Hyperlink"/>
            <w:rFonts w:cs="Arial"/>
            <w:noProof/>
          </w:rPr>
          <w:t>6.28.3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_Toc94634814 \h </w:instrText>
        </w:r>
        <w:r>
          <w:rPr>
            <w:noProof/>
            <w:webHidden/>
          </w:rPr>
        </w:r>
        <w:r>
          <w:rPr>
            <w:noProof/>
            <w:webHidden/>
          </w:rPr>
          <w:fldChar w:fldCharType="separate"/>
        </w:r>
        <w:r>
          <w:rPr>
            <w:noProof/>
            <w:webHidden/>
          </w:rPr>
          <w:t>157</w:t>
        </w:r>
        <w:r>
          <w:rPr>
            <w:noProof/>
            <w:webHidden/>
          </w:rPr>
          <w:fldChar w:fldCharType="end"/>
        </w:r>
      </w:hyperlink>
    </w:p>
    <w:p w14:paraId="5577F015" w14:textId="6365BC9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5" w:history="1">
        <w:r w:rsidRPr="00932EFB">
          <w:rPr>
            <w:rStyle w:val="Hyperlink"/>
            <w:rFonts w:cs="Arial"/>
            <w:noProof/>
          </w:rPr>
          <w:t>6.28.4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_Toc94634815 \h </w:instrText>
        </w:r>
        <w:r>
          <w:rPr>
            <w:noProof/>
            <w:webHidden/>
          </w:rPr>
        </w:r>
        <w:r>
          <w:rPr>
            <w:noProof/>
            <w:webHidden/>
          </w:rPr>
          <w:fldChar w:fldCharType="separate"/>
        </w:r>
        <w:r>
          <w:rPr>
            <w:noProof/>
            <w:webHidden/>
          </w:rPr>
          <w:t>157</w:t>
        </w:r>
        <w:r>
          <w:rPr>
            <w:noProof/>
            <w:webHidden/>
          </w:rPr>
          <w:fldChar w:fldCharType="end"/>
        </w:r>
      </w:hyperlink>
    </w:p>
    <w:p w14:paraId="7542426C" w14:textId="582ECF2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6" w:history="1">
        <w:r w:rsidRPr="00932EFB">
          <w:rPr>
            <w:rStyle w:val="Hyperlink"/>
            <w:rFonts w:cs="Arial"/>
            <w:noProof/>
          </w:rPr>
          <w:t>6.28.5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_Toc94634816 \h </w:instrText>
        </w:r>
        <w:r>
          <w:rPr>
            <w:noProof/>
            <w:webHidden/>
          </w:rPr>
        </w:r>
        <w:r>
          <w:rPr>
            <w:noProof/>
            <w:webHidden/>
          </w:rPr>
          <w:fldChar w:fldCharType="separate"/>
        </w:r>
        <w:r>
          <w:rPr>
            <w:noProof/>
            <w:webHidden/>
          </w:rPr>
          <w:t>157</w:t>
        </w:r>
        <w:r>
          <w:rPr>
            <w:noProof/>
            <w:webHidden/>
          </w:rPr>
          <w:fldChar w:fldCharType="end"/>
        </w:r>
      </w:hyperlink>
    </w:p>
    <w:p w14:paraId="09FB1F8D" w14:textId="166E3CC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7" w:history="1">
        <w:r w:rsidRPr="00932EFB">
          <w:rPr>
            <w:rStyle w:val="Hyperlink"/>
            <w:rFonts w:cs="Arial"/>
            <w:noProof/>
          </w:rPr>
          <w:t>6.28.6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_Toc94634817 \h </w:instrText>
        </w:r>
        <w:r>
          <w:rPr>
            <w:noProof/>
            <w:webHidden/>
          </w:rPr>
        </w:r>
        <w:r>
          <w:rPr>
            <w:noProof/>
            <w:webHidden/>
          </w:rPr>
          <w:fldChar w:fldCharType="separate"/>
        </w:r>
        <w:r>
          <w:rPr>
            <w:noProof/>
            <w:webHidden/>
          </w:rPr>
          <w:t>157</w:t>
        </w:r>
        <w:r>
          <w:rPr>
            <w:noProof/>
            <w:webHidden/>
          </w:rPr>
          <w:fldChar w:fldCharType="end"/>
        </w:r>
      </w:hyperlink>
    </w:p>
    <w:p w14:paraId="01F61082" w14:textId="41B6BEE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8" w:history="1">
        <w:r w:rsidRPr="00932EFB">
          <w:rPr>
            <w:rStyle w:val="Hyperlink"/>
            <w:rFonts w:cs="Arial"/>
            <w:noProof/>
          </w:rPr>
          <w:t>6.28.7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_Toc94634818 \h </w:instrText>
        </w:r>
        <w:r>
          <w:rPr>
            <w:noProof/>
            <w:webHidden/>
          </w:rPr>
        </w:r>
        <w:r>
          <w:rPr>
            <w:noProof/>
            <w:webHidden/>
          </w:rPr>
          <w:fldChar w:fldCharType="separate"/>
        </w:r>
        <w:r>
          <w:rPr>
            <w:noProof/>
            <w:webHidden/>
          </w:rPr>
          <w:t>157</w:t>
        </w:r>
        <w:r>
          <w:rPr>
            <w:noProof/>
            <w:webHidden/>
          </w:rPr>
          <w:fldChar w:fldCharType="end"/>
        </w:r>
      </w:hyperlink>
    </w:p>
    <w:p w14:paraId="57E40C1D" w14:textId="1EAEC09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19" w:history="1">
        <w:r w:rsidRPr="00932EFB">
          <w:rPr>
            <w:rStyle w:val="Hyperlink"/>
            <w:rFonts w:cs="Arial"/>
            <w:noProof/>
          </w:rPr>
          <w:t>6.28.7.1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_Toc94634819 \h </w:instrText>
        </w:r>
        <w:r>
          <w:rPr>
            <w:noProof/>
            <w:webHidden/>
          </w:rPr>
        </w:r>
        <w:r>
          <w:rPr>
            <w:noProof/>
            <w:webHidden/>
          </w:rPr>
          <w:fldChar w:fldCharType="separate"/>
        </w:r>
        <w:r>
          <w:rPr>
            <w:noProof/>
            <w:webHidden/>
          </w:rPr>
          <w:t>158</w:t>
        </w:r>
        <w:r>
          <w:rPr>
            <w:noProof/>
            <w:webHidden/>
          </w:rPr>
          <w:fldChar w:fldCharType="end"/>
        </w:r>
      </w:hyperlink>
    </w:p>
    <w:p w14:paraId="62B199EA" w14:textId="09ABABD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20" w:history="1">
        <w:r w:rsidRPr="00932EFB">
          <w:rPr>
            <w:rStyle w:val="Hyperlink"/>
            <w:rFonts w:cs="Arial"/>
            <w:noProof/>
          </w:rPr>
          <w:t>6.28.7.2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_Toc94634820 \h </w:instrText>
        </w:r>
        <w:r>
          <w:rPr>
            <w:noProof/>
            <w:webHidden/>
          </w:rPr>
        </w:r>
        <w:r>
          <w:rPr>
            <w:noProof/>
            <w:webHidden/>
          </w:rPr>
          <w:fldChar w:fldCharType="separate"/>
        </w:r>
        <w:r>
          <w:rPr>
            <w:noProof/>
            <w:webHidden/>
          </w:rPr>
          <w:t>158</w:t>
        </w:r>
        <w:r>
          <w:rPr>
            <w:noProof/>
            <w:webHidden/>
          </w:rPr>
          <w:fldChar w:fldCharType="end"/>
        </w:r>
      </w:hyperlink>
    </w:p>
    <w:p w14:paraId="526A8DA2" w14:textId="50548FF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21" w:history="1">
        <w:r w:rsidRPr="00932EFB">
          <w:rPr>
            <w:rStyle w:val="Hyperlink"/>
            <w:rFonts w:cs="Arial"/>
            <w:noProof/>
          </w:rPr>
          <w:t>6.28.8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_Toc94634821 \h </w:instrText>
        </w:r>
        <w:r>
          <w:rPr>
            <w:noProof/>
            <w:webHidden/>
          </w:rPr>
        </w:r>
        <w:r>
          <w:rPr>
            <w:noProof/>
            <w:webHidden/>
          </w:rPr>
          <w:fldChar w:fldCharType="separate"/>
        </w:r>
        <w:r>
          <w:rPr>
            <w:noProof/>
            <w:webHidden/>
          </w:rPr>
          <w:t>158</w:t>
        </w:r>
        <w:r>
          <w:rPr>
            <w:noProof/>
            <w:webHidden/>
          </w:rPr>
          <w:fldChar w:fldCharType="end"/>
        </w:r>
      </w:hyperlink>
    </w:p>
    <w:p w14:paraId="5CC861B5" w14:textId="7EC43DC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22" w:history="1">
        <w:r w:rsidRPr="00932EFB">
          <w:rPr>
            <w:rStyle w:val="Hyperlink"/>
            <w:rFonts w:cs="Arial"/>
            <w:noProof/>
          </w:rPr>
          <w:t>6.28.9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_Toc94634822 \h </w:instrText>
        </w:r>
        <w:r>
          <w:rPr>
            <w:noProof/>
            <w:webHidden/>
          </w:rPr>
        </w:r>
        <w:r>
          <w:rPr>
            <w:noProof/>
            <w:webHidden/>
          </w:rPr>
          <w:fldChar w:fldCharType="separate"/>
        </w:r>
        <w:r>
          <w:rPr>
            <w:noProof/>
            <w:webHidden/>
          </w:rPr>
          <w:t>158</w:t>
        </w:r>
        <w:r>
          <w:rPr>
            <w:noProof/>
            <w:webHidden/>
          </w:rPr>
          <w:fldChar w:fldCharType="end"/>
        </w:r>
      </w:hyperlink>
    </w:p>
    <w:p w14:paraId="0E593F23" w14:textId="15B15D7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23" w:history="1">
        <w:r w:rsidRPr="00932EFB">
          <w:rPr>
            <w:rStyle w:val="Hyperlink"/>
            <w:rFonts w:cs="Arial"/>
            <w:noProof/>
          </w:rPr>
          <w:t>6.28.10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_Toc94634823 \h </w:instrText>
        </w:r>
        <w:r>
          <w:rPr>
            <w:noProof/>
            <w:webHidden/>
          </w:rPr>
        </w:r>
        <w:r>
          <w:rPr>
            <w:noProof/>
            <w:webHidden/>
          </w:rPr>
          <w:fldChar w:fldCharType="separate"/>
        </w:r>
        <w:r>
          <w:rPr>
            <w:noProof/>
            <w:webHidden/>
          </w:rPr>
          <w:t>160</w:t>
        </w:r>
        <w:r>
          <w:rPr>
            <w:noProof/>
            <w:webHidden/>
          </w:rPr>
          <w:fldChar w:fldCharType="end"/>
        </w:r>
      </w:hyperlink>
    </w:p>
    <w:p w14:paraId="10D7E827" w14:textId="33B3F8E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24" w:history="1">
        <w:r w:rsidRPr="00932EFB">
          <w:rPr>
            <w:rStyle w:val="Hyperlink"/>
            <w:rFonts w:cs="Arial"/>
            <w:noProof/>
          </w:rPr>
          <w:t>6.28.11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_Toc94634824 \h </w:instrText>
        </w:r>
        <w:r>
          <w:rPr>
            <w:noProof/>
            <w:webHidden/>
          </w:rPr>
        </w:r>
        <w:r>
          <w:rPr>
            <w:noProof/>
            <w:webHidden/>
          </w:rPr>
          <w:fldChar w:fldCharType="separate"/>
        </w:r>
        <w:r>
          <w:rPr>
            <w:noProof/>
            <w:webHidden/>
          </w:rPr>
          <w:t>161</w:t>
        </w:r>
        <w:r>
          <w:rPr>
            <w:noProof/>
            <w:webHidden/>
          </w:rPr>
          <w:fldChar w:fldCharType="end"/>
        </w:r>
      </w:hyperlink>
    </w:p>
    <w:p w14:paraId="45F1C9C1" w14:textId="799CE4C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25" w:history="1">
        <w:r w:rsidRPr="00932EFB">
          <w:rPr>
            <w:rStyle w:val="Hyperlink"/>
            <w:rFonts w:cs="Arial"/>
            <w:noProof/>
          </w:rPr>
          <w:t>6.28.12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_Toc94634825 \h </w:instrText>
        </w:r>
        <w:r>
          <w:rPr>
            <w:noProof/>
            <w:webHidden/>
          </w:rPr>
        </w:r>
        <w:r>
          <w:rPr>
            <w:noProof/>
            <w:webHidden/>
          </w:rPr>
          <w:fldChar w:fldCharType="separate"/>
        </w:r>
        <w:r>
          <w:rPr>
            <w:noProof/>
            <w:webHidden/>
          </w:rPr>
          <w:t>161</w:t>
        </w:r>
        <w:r>
          <w:rPr>
            <w:noProof/>
            <w:webHidden/>
          </w:rPr>
          <w:fldChar w:fldCharType="end"/>
        </w:r>
      </w:hyperlink>
    </w:p>
    <w:p w14:paraId="67D5C3AF" w14:textId="7108006D" w:rsidR="00BE2B94" w:rsidRDefault="00BE2B94">
      <w:pPr>
        <w:pStyle w:val="TOC2"/>
        <w:tabs>
          <w:tab w:val="left" w:pos="880"/>
          <w:tab w:val="right" w:leader="dot" w:pos="9350"/>
        </w:tabs>
        <w:rPr>
          <w:rFonts w:asciiTheme="minorHAnsi" w:eastAsiaTheme="minorEastAsia" w:hAnsiTheme="minorHAnsi" w:cstheme="minorBidi"/>
          <w:noProof/>
        </w:rPr>
      </w:pPr>
      <w:hyperlink w:anchor="_Toc94634826" w:history="1">
        <w:r w:rsidRPr="00932EFB">
          <w:rPr>
            <w:rStyle w:val="Hyperlink"/>
            <w:noProof/>
          </w:rPr>
          <w:t>6.29</w:t>
        </w:r>
        <w:r>
          <w:rPr>
            <w:rFonts w:asciiTheme="minorHAnsi" w:eastAsiaTheme="minorEastAsia" w:hAnsiTheme="minorHAnsi" w:cstheme="minorBidi"/>
            <w:noProof/>
          </w:rPr>
          <w:tab/>
        </w:r>
        <w:r w:rsidRPr="00932EFB">
          <w:rPr>
            <w:rStyle w:val="Hyperlink"/>
            <w:noProof/>
          </w:rPr>
          <w:t>Use Case Id: UC-29 Health Safety Net Eligibility Determination and initiate time clock for HSN aid category.</w:t>
        </w:r>
        <w:r>
          <w:rPr>
            <w:noProof/>
            <w:webHidden/>
          </w:rPr>
          <w:tab/>
        </w:r>
        <w:r>
          <w:rPr>
            <w:noProof/>
            <w:webHidden/>
          </w:rPr>
          <w:fldChar w:fldCharType="begin"/>
        </w:r>
        <w:r>
          <w:rPr>
            <w:noProof/>
            <w:webHidden/>
          </w:rPr>
          <w:instrText xml:space="preserve"> PAGEREF _Toc94634826 \h </w:instrText>
        </w:r>
        <w:r>
          <w:rPr>
            <w:noProof/>
            <w:webHidden/>
          </w:rPr>
        </w:r>
        <w:r>
          <w:rPr>
            <w:noProof/>
            <w:webHidden/>
          </w:rPr>
          <w:fldChar w:fldCharType="separate"/>
        </w:r>
        <w:r>
          <w:rPr>
            <w:noProof/>
            <w:webHidden/>
          </w:rPr>
          <w:t>162</w:t>
        </w:r>
        <w:r>
          <w:rPr>
            <w:noProof/>
            <w:webHidden/>
          </w:rPr>
          <w:fldChar w:fldCharType="end"/>
        </w:r>
      </w:hyperlink>
    </w:p>
    <w:p w14:paraId="0EC0F0DC" w14:textId="2308DC8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27" w:history="1">
        <w:r w:rsidRPr="00932EFB">
          <w:rPr>
            <w:rStyle w:val="Hyperlink"/>
            <w:rFonts w:cs="Arial"/>
            <w:noProof/>
          </w:rPr>
          <w:t>6.29.1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_Toc94634827 \h </w:instrText>
        </w:r>
        <w:r>
          <w:rPr>
            <w:noProof/>
            <w:webHidden/>
          </w:rPr>
        </w:r>
        <w:r>
          <w:rPr>
            <w:noProof/>
            <w:webHidden/>
          </w:rPr>
          <w:fldChar w:fldCharType="separate"/>
        </w:r>
        <w:r>
          <w:rPr>
            <w:noProof/>
            <w:webHidden/>
          </w:rPr>
          <w:t>162</w:t>
        </w:r>
        <w:r>
          <w:rPr>
            <w:noProof/>
            <w:webHidden/>
          </w:rPr>
          <w:fldChar w:fldCharType="end"/>
        </w:r>
      </w:hyperlink>
    </w:p>
    <w:p w14:paraId="1AE4EB0F" w14:textId="67D4C63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28" w:history="1">
        <w:r w:rsidRPr="00932EFB">
          <w:rPr>
            <w:rStyle w:val="Hyperlink"/>
            <w:rFonts w:cs="Arial"/>
            <w:noProof/>
          </w:rPr>
          <w:t>6.29.2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_Toc94634828 \h </w:instrText>
        </w:r>
        <w:r>
          <w:rPr>
            <w:noProof/>
            <w:webHidden/>
          </w:rPr>
        </w:r>
        <w:r>
          <w:rPr>
            <w:noProof/>
            <w:webHidden/>
          </w:rPr>
          <w:fldChar w:fldCharType="separate"/>
        </w:r>
        <w:r>
          <w:rPr>
            <w:noProof/>
            <w:webHidden/>
          </w:rPr>
          <w:t>162</w:t>
        </w:r>
        <w:r>
          <w:rPr>
            <w:noProof/>
            <w:webHidden/>
          </w:rPr>
          <w:fldChar w:fldCharType="end"/>
        </w:r>
      </w:hyperlink>
    </w:p>
    <w:p w14:paraId="5B1A6EB2" w14:textId="4C01EFB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29" w:history="1">
        <w:r w:rsidRPr="00932EFB">
          <w:rPr>
            <w:rStyle w:val="Hyperlink"/>
            <w:rFonts w:cs="Arial"/>
            <w:noProof/>
          </w:rPr>
          <w:t>6.29.3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_Toc94634829 \h </w:instrText>
        </w:r>
        <w:r>
          <w:rPr>
            <w:noProof/>
            <w:webHidden/>
          </w:rPr>
        </w:r>
        <w:r>
          <w:rPr>
            <w:noProof/>
            <w:webHidden/>
          </w:rPr>
          <w:fldChar w:fldCharType="separate"/>
        </w:r>
        <w:r>
          <w:rPr>
            <w:noProof/>
            <w:webHidden/>
          </w:rPr>
          <w:t>162</w:t>
        </w:r>
        <w:r>
          <w:rPr>
            <w:noProof/>
            <w:webHidden/>
          </w:rPr>
          <w:fldChar w:fldCharType="end"/>
        </w:r>
      </w:hyperlink>
    </w:p>
    <w:p w14:paraId="2015911C" w14:textId="41841AD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30" w:history="1">
        <w:r w:rsidRPr="00932EFB">
          <w:rPr>
            <w:rStyle w:val="Hyperlink"/>
            <w:rFonts w:cs="Arial"/>
            <w:noProof/>
          </w:rPr>
          <w:t>6.29.4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_Toc94634830 \h </w:instrText>
        </w:r>
        <w:r>
          <w:rPr>
            <w:noProof/>
            <w:webHidden/>
          </w:rPr>
        </w:r>
        <w:r>
          <w:rPr>
            <w:noProof/>
            <w:webHidden/>
          </w:rPr>
          <w:fldChar w:fldCharType="separate"/>
        </w:r>
        <w:r>
          <w:rPr>
            <w:noProof/>
            <w:webHidden/>
          </w:rPr>
          <w:t>162</w:t>
        </w:r>
        <w:r>
          <w:rPr>
            <w:noProof/>
            <w:webHidden/>
          </w:rPr>
          <w:fldChar w:fldCharType="end"/>
        </w:r>
      </w:hyperlink>
    </w:p>
    <w:p w14:paraId="766CAEF8" w14:textId="187E53F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31" w:history="1">
        <w:r w:rsidRPr="00932EFB">
          <w:rPr>
            <w:rStyle w:val="Hyperlink"/>
            <w:rFonts w:cs="Arial"/>
            <w:noProof/>
          </w:rPr>
          <w:t>6.29.5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_Toc94634831 \h </w:instrText>
        </w:r>
        <w:r>
          <w:rPr>
            <w:noProof/>
            <w:webHidden/>
          </w:rPr>
        </w:r>
        <w:r>
          <w:rPr>
            <w:noProof/>
            <w:webHidden/>
          </w:rPr>
          <w:fldChar w:fldCharType="separate"/>
        </w:r>
        <w:r>
          <w:rPr>
            <w:noProof/>
            <w:webHidden/>
          </w:rPr>
          <w:t>162</w:t>
        </w:r>
        <w:r>
          <w:rPr>
            <w:noProof/>
            <w:webHidden/>
          </w:rPr>
          <w:fldChar w:fldCharType="end"/>
        </w:r>
      </w:hyperlink>
    </w:p>
    <w:p w14:paraId="42814B17" w14:textId="28EF55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32" w:history="1">
        <w:r w:rsidRPr="00932EFB">
          <w:rPr>
            <w:rStyle w:val="Hyperlink"/>
            <w:rFonts w:cs="Arial"/>
            <w:noProof/>
          </w:rPr>
          <w:t>6.29.6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_Toc94634832 \h </w:instrText>
        </w:r>
        <w:r>
          <w:rPr>
            <w:noProof/>
            <w:webHidden/>
          </w:rPr>
        </w:r>
        <w:r>
          <w:rPr>
            <w:noProof/>
            <w:webHidden/>
          </w:rPr>
          <w:fldChar w:fldCharType="separate"/>
        </w:r>
        <w:r>
          <w:rPr>
            <w:noProof/>
            <w:webHidden/>
          </w:rPr>
          <w:t>162</w:t>
        </w:r>
        <w:r>
          <w:rPr>
            <w:noProof/>
            <w:webHidden/>
          </w:rPr>
          <w:fldChar w:fldCharType="end"/>
        </w:r>
      </w:hyperlink>
    </w:p>
    <w:p w14:paraId="752A99E1" w14:textId="5276B47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33" w:history="1">
        <w:r w:rsidRPr="00932EFB">
          <w:rPr>
            <w:rStyle w:val="Hyperlink"/>
            <w:rFonts w:cs="Arial"/>
            <w:noProof/>
          </w:rPr>
          <w:t>6.29.7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_Toc94634833 \h </w:instrText>
        </w:r>
        <w:r>
          <w:rPr>
            <w:noProof/>
            <w:webHidden/>
          </w:rPr>
        </w:r>
        <w:r>
          <w:rPr>
            <w:noProof/>
            <w:webHidden/>
          </w:rPr>
          <w:fldChar w:fldCharType="separate"/>
        </w:r>
        <w:r>
          <w:rPr>
            <w:noProof/>
            <w:webHidden/>
          </w:rPr>
          <w:t>163</w:t>
        </w:r>
        <w:r>
          <w:rPr>
            <w:noProof/>
            <w:webHidden/>
          </w:rPr>
          <w:fldChar w:fldCharType="end"/>
        </w:r>
      </w:hyperlink>
    </w:p>
    <w:p w14:paraId="7E5E357C" w14:textId="6A8F1F9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34" w:history="1">
        <w:r w:rsidRPr="00932EFB">
          <w:rPr>
            <w:rStyle w:val="Hyperlink"/>
            <w:rFonts w:cs="Arial"/>
            <w:noProof/>
          </w:rPr>
          <w:t>6.29.7.1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_Toc94634834 \h </w:instrText>
        </w:r>
        <w:r>
          <w:rPr>
            <w:noProof/>
            <w:webHidden/>
          </w:rPr>
        </w:r>
        <w:r>
          <w:rPr>
            <w:noProof/>
            <w:webHidden/>
          </w:rPr>
          <w:fldChar w:fldCharType="separate"/>
        </w:r>
        <w:r>
          <w:rPr>
            <w:noProof/>
            <w:webHidden/>
          </w:rPr>
          <w:t>163</w:t>
        </w:r>
        <w:r>
          <w:rPr>
            <w:noProof/>
            <w:webHidden/>
          </w:rPr>
          <w:fldChar w:fldCharType="end"/>
        </w:r>
      </w:hyperlink>
    </w:p>
    <w:p w14:paraId="7F36D3D9" w14:textId="7643C99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35" w:history="1">
        <w:r w:rsidRPr="00932EFB">
          <w:rPr>
            <w:rStyle w:val="Hyperlink"/>
            <w:rFonts w:cs="Arial"/>
            <w:noProof/>
          </w:rPr>
          <w:t>6.29.7.2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_Toc94634835 \h </w:instrText>
        </w:r>
        <w:r>
          <w:rPr>
            <w:noProof/>
            <w:webHidden/>
          </w:rPr>
        </w:r>
        <w:r>
          <w:rPr>
            <w:noProof/>
            <w:webHidden/>
          </w:rPr>
          <w:fldChar w:fldCharType="separate"/>
        </w:r>
        <w:r>
          <w:rPr>
            <w:noProof/>
            <w:webHidden/>
          </w:rPr>
          <w:t>163</w:t>
        </w:r>
        <w:r>
          <w:rPr>
            <w:noProof/>
            <w:webHidden/>
          </w:rPr>
          <w:fldChar w:fldCharType="end"/>
        </w:r>
      </w:hyperlink>
    </w:p>
    <w:p w14:paraId="756A2B22" w14:textId="327E8C0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36" w:history="1">
        <w:r w:rsidRPr="00932EFB">
          <w:rPr>
            <w:rStyle w:val="Hyperlink"/>
            <w:rFonts w:cs="Arial"/>
            <w:noProof/>
          </w:rPr>
          <w:t>6.29.7.3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_Toc94634836 \h </w:instrText>
        </w:r>
        <w:r>
          <w:rPr>
            <w:noProof/>
            <w:webHidden/>
          </w:rPr>
        </w:r>
        <w:r>
          <w:rPr>
            <w:noProof/>
            <w:webHidden/>
          </w:rPr>
          <w:fldChar w:fldCharType="separate"/>
        </w:r>
        <w:r>
          <w:rPr>
            <w:noProof/>
            <w:webHidden/>
          </w:rPr>
          <w:t>163</w:t>
        </w:r>
        <w:r>
          <w:rPr>
            <w:noProof/>
            <w:webHidden/>
          </w:rPr>
          <w:fldChar w:fldCharType="end"/>
        </w:r>
      </w:hyperlink>
    </w:p>
    <w:p w14:paraId="0505A892" w14:textId="2FDD907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37" w:history="1">
        <w:r w:rsidRPr="00932EFB">
          <w:rPr>
            <w:rStyle w:val="Hyperlink"/>
            <w:rFonts w:cs="Arial"/>
            <w:noProof/>
          </w:rPr>
          <w:t>6.29.7.4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_Toc94634837 \h </w:instrText>
        </w:r>
        <w:r>
          <w:rPr>
            <w:noProof/>
            <w:webHidden/>
          </w:rPr>
        </w:r>
        <w:r>
          <w:rPr>
            <w:noProof/>
            <w:webHidden/>
          </w:rPr>
          <w:fldChar w:fldCharType="separate"/>
        </w:r>
        <w:r>
          <w:rPr>
            <w:noProof/>
            <w:webHidden/>
          </w:rPr>
          <w:t>163</w:t>
        </w:r>
        <w:r>
          <w:rPr>
            <w:noProof/>
            <w:webHidden/>
          </w:rPr>
          <w:fldChar w:fldCharType="end"/>
        </w:r>
      </w:hyperlink>
    </w:p>
    <w:p w14:paraId="4520AE33" w14:textId="527369D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38" w:history="1">
        <w:r w:rsidRPr="00932EFB">
          <w:rPr>
            <w:rStyle w:val="Hyperlink"/>
            <w:rFonts w:cs="Arial"/>
            <w:noProof/>
          </w:rPr>
          <w:t>6.29.7.5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_Toc94634838 \h </w:instrText>
        </w:r>
        <w:r>
          <w:rPr>
            <w:noProof/>
            <w:webHidden/>
          </w:rPr>
        </w:r>
        <w:r>
          <w:rPr>
            <w:noProof/>
            <w:webHidden/>
          </w:rPr>
          <w:fldChar w:fldCharType="separate"/>
        </w:r>
        <w:r>
          <w:rPr>
            <w:noProof/>
            <w:webHidden/>
          </w:rPr>
          <w:t>164</w:t>
        </w:r>
        <w:r>
          <w:rPr>
            <w:noProof/>
            <w:webHidden/>
          </w:rPr>
          <w:fldChar w:fldCharType="end"/>
        </w:r>
      </w:hyperlink>
    </w:p>
    <w:p w14:paraId="11C7A71B" w14:textId="7EA5F54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39" w:history="1">
        <w:r w:rsidRPr="00932EFB">
          <w:rPr>
            <w:rStyle w:val="Hyperlink"/>
            <w:rFonts w:cs="Arial"/>
            <w:noProof/>
          </w:rPr>
          <w:t>6.29.8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_Toc94634839 \h </w:instrText>
        </w:r>
        <w:r>
          <w:rPr>
            <w:noProof/>
            <w:webHidden/>
          </w:rPr>
        </w:r>
        <w:r>
          <w:rPr>
            <w:noProof/>
            <w:webHidden/>
          </w:rPr>
          <w:fldChar w:fldCharType="separate"/>
        </w:r>
        <w:r>
          <w:rPr>
            <w:noProof/>
            <w:webHidden/>
          </w:rPr>
          <w:t>164</w:t>
        </w:r>
        <w:r>
          <w:rPr>
            <w:noProof/>
            <w:webHidden/>
          </w:rPr>
          <w:fldChar w:fldCharType="end"/>
        </w:r>
      </w:hyperlink>
    </w:p>
    <w:p w14:paraId="336282B6" w14:textId="1DBCBAA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0" w:history="1">
        <w:r w:rsidRPr="00932EFB">
          <w:rPr>
            <w:rStyle w:val="Hyperlink"/>
            <w:rFonts w:cs="Arial"/>
            <w:noProof/>
          </w:rPr>
          <w:t>6.29.9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_Toc94634840 \h </w:instrText>
        </w:r>
        <w:r>
          <w:rPr>
            <w:noProof/>
            <w:webHidden/>
          </w:rPr>
        </w:r>
        <w:r>
          <w:rPr>
            <w:noProof/>
            <w:webHidden/>
          </w:rPr>
          <w:fldChar w:fldCharType="separate"/>
        </w:r>
        <w:r>
          <w:rPr>
            <w:noProof/>
            <w:webHidden/>
          </w:rPr>
          <w:t>164</w:t>
        </w:r>
        <w:r>
          <w:rPr>
            <w:noProof/>
            <w:webHidden/>
          </w:rPr>
          <w:fldChar w:fldCharType="end"/>
        </w:r>
      </w:hyperlink>
    </w:p>
    <w:p w14:paraId="653D5A07" w14:textId="2F354A4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41" w:history="1">
        <w:r w:rsidRPr="00932EFB">
          <w:rPr>
            <w:rStyle w:val="Hyperlink"/>
            <w:rFonts w:cs="Arial"/>
            <w:noProof/>
          </w:rPr>
          <w:t>6.29.10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_Toc94634841 \h </w:instrText>
        </w:r>
        <w:r>
          <w:rPr>
            <w:noProof/>
            <w:webHidden/>
          </w:rPr>
        </w:r>
        <w:r>
          <w:rPr>
            <w:noProof/>
            <w:webHidden/>
          </w:rPr>
          <w:fldChar w:fldCharType="separate"/>
        </w:r>
        <w:r>
          <w:rPr>
            <w:noProof/>
            <w:webHidden/>
          </w:rPr>
          <w:t>167</w:t>
        </w:r>
        <w:r>
          <w:rPr>
            <w:noProof/>
            <w:webHidden/>
          </w:rPr>
          <w:fldChar w:fldCharType="end"/>
        </w:r>
      </w:hyperlink>
    </w:p>
    <w:p w14:paraId="7DB3BD8B" w14:textId="677588A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42" w:history="1">
        <w:r w:rsidRPr="00932EFB">
          <w:rPr>
            <w:rStyle w:val="Hyperlink"/>
            <w:rFonts w:cs="Arial"/>
            <w:noProof/>
          </w:rPr>
          <w:t>6.29.11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_Toc94634842 \h </w:instrText>
        </w:r>
        <w:r>
          <w:rPr>
            <w:noProof/>
            <w:webHidden/>
          </w:rPr>
        </w:r>
        <w:r>
          <w:rPr>
            <w:noProof/>
            <w:webHidden/>
          </w:rPr>
          <w:fldChar w:fldCharType="separate"/>
        </w:r>
        <w:r>
          <w:rPr>
            <w:noProof/>
            <w:webHidden/>
          </w:rPr>
          <w:t>167</w:t>
        </w:r>
        <w:r>
          <w:rPr>
            <w:noProof/>
            <w:webHidden/>
          </w:rPr>
          <w:fldChar w:fldCharType="end"/>
        </w:r>
      </w:hyperlink>
    </w:p>
    <w:p w14:paraId="737B7920" w14:textId="5E92A3B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43" w:history="1">
        <w:r w:rsidRPr="00932EFB">
          <w:rPr>
            <w:rStyle w:val="Hyperlink"/>
            <w:rFonts w:cs="Arial"/>
            <w:noProof/>
          </w:rPr>
          <w:t>6.29.12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_Toc94634843 \h </w:instrText>
        </w:r>
        <w:r>
          <w:rPr>
            <w:noProof/>
            <w:webHidden/>
          </w:rPr>
        </w:r>
        <w:r>
          <w:rPr>
            <w:noProof/>
            <w:webHidden/>
          </w:rPr>
          <w:fldChar w:fldCharType="separate"/>
        </w:r>
        <w:r>
          <w:rPr>
            <w:noProof/>
            <w:webHidden/>
          </w:rPr>
          <w:t>167</w:t>
        </w:r>
        <w:r>
          <w:rPr>
            <w:noProof/>
            <w:webHidden/>
          </w:rPr>
          <w:fldChar w:fldCharType="end"/>
        </w:r>
      </w:hyperlink>
    </w:p>
    <w:p w14:paraId="62E2B5BC" w14:textId="6BA888AE" w:rsidR="00BE2B94" w:rsidRDefault="00BE2B94">
      <w:pPr>
        <w:pStyle w:val="TOC2"/>
        <w:tabs>
          <w:tab w:val="left" w:pos="880"/>
          <w:tab w:val="right" w:leader="dot" w:pos="9350"/>
        </w:tabs>
        <w:rPr>
          <w:rFonts w:asciiTheme="minorHAnsi" w:eastAsiaTheme="minorEastAsia" w:hAnsiTheme="minorHAnsi" w:cstheme="minorBidi"/>
          <w:noProof/>
        </w:rPr>
      </w:pPr>
      <w:hyperlink w:anchor="_Toc94634844" w:history="1">
        <w:r w:rsidRPr="00932EFB">
          <w:rPr>
            <w:rStyle w:val="Hyperlink"/>
            <w:noProof/>
          </w:rPr>
          <w:t>6.30</w:t>
        </w:r>
        <w:r>
          <w:rPr>
            <w:rFonts w:asciiTheme="minorHAnsi" w:eastAsiaTheme="minorEastAsia" w:hAnsiTheme="minorHAnsi" w:cstheme="minorBidi"/>
            <w:noProof/>
          </w:rPr>
          <w:tab/>
        </w:r>
        <w:r w:rsidRPr="00932EFB">
          <w:rPr>
            <w:rStyle w:val="Hyperlink"/>
            <w:noProof/>
          </w:rPr>
          <w:t>Use Case Id: UC-30 Batch Process for Providing Z3 and Z4 Aid category</w:t>
        </w:r>
        <w:r>
          <w:rPr>
            <w:noProof/>
            <w:webHidden/>
          </w:rPr>
          <w:tab/>
        </w:r>
        <w:r>
          <w:rPr>
            <w:noProof/>
            <w:webHidden/>
          </w:rPr>
          <w:fldChar w:fldCharType="begin"/>
        </w:r>
        <w:r>
          <w:rPr>
            <w:noProof/>
            <w:webHidden/>
          </w:rPr>
          <w:instrText xml:space="preserve"> PAGEREF _Toc94634844 \h </w:instrText>
        </w:r>
        <w:r>
          <w:rPr>
            <w:noProof/>
            <w:webHidden/>
          </w:rPr>
        </w:r>
        <w:r>
          <w:rPr>
            <w:noProof/>
            <w:webHidden/>
          </w:rPr>
          <w:fldChar w:fldCharType="separate"/>
        </w:r>
        <w:r>
          <w:rPr>
            <w:noProof/>
            <w:webHidden/>
          </w:rPr>
          <w:t>168</w:t>
        </w:r>
        <w:r>
          <w:rPr>
            <w:noProof/>
            <w:webHidden/>
          </w:rPr>
          <w:fldChar w:fldCharType="end"/>
        </w:r>
      </w:hyperlink>
    </w:p>
    <w:p w14:paraId="2E62E9E7" w14:textId="60406D5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5" w:history="1">
        <w:r w:rsidRPr="00932EFB">
          <w:rPr>
            <w:rStyle w:val="Hyperlink"/>
            <w:rFonts w:cs="Arial"/>
            <w:noProof/>
          </w:rPr>
          <w:t>6.30.1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_Toc94634845 \h </w:instrText>
        </w:r>
        <w:r>
          <w:rPr>
            <w:noProof/>
            <w:webHidden/>
          </w:rPr>
        </w:r>
        <w:r>
          <w:rPr>
            <w:noProof/>
            <w:webHidden/>
          </w:rPr>
          <w:fldChar w:fldCharType="separate"/>
        </w:r>
        <w:r>
          <w:rPr>
            <w:noProof/>
            <w:webHidden/>
          </w:rPr>
          <w:t>168</w:t>
        </w:r>
        <w:r>
          <w:rPr>
            <w:noProof/>
            <w:webHidden/>
          </w:rPr>
          <w:fldChar w:fldCharType="end"/>
        </w:r>
      </w:hyperlink>
    </w:p>
    <w:p w14:paraId="23B41F62" w14:textId="1D63AB1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6" w:history="1">
        <w:r w:rsidRPr="00932EFB">
          <w:rPr>
            <w:rStyle w:val="Hyperlink"/>
            <w:rFonts w:cs="Arial"/>
            <w:noProof/>
          </w:rPr>
          <w:t>6.30.2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_Toc94634846 \h </w:instrText>
        </w:r>
        <w:r>
          <w:rPr>
            <w:noProof/>
            <w:webHidden/>
          </w:rPr>
        </w:r>
        <w:r>
          <w:rPr>
            <w:noProof/>
            <w:webHidden/>
          </w:rPr>
          <w:fldChar w:fldCharType="separate"/>
        </w:r>
        <w:r>
          <w:rPr>
            <w:noProof/>
            <w:webHidden/>
          </w:rPr>
          <w:t>168</w:t>
        </w:r>
        <w:r>
          <w:rPr>
            <w:noProof/>
            <w:webHidden/>
          </w:rPr>
          <w:fldChar w:fldCharType="end"/>
        </w:r>
      </w:hyperlink>
    </w:p>
    <w:p w14:paraId="5024AB9F" w14:textId="20BD9D5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7" w:history="1">
        <w:r w:rsidRPr="00932EFB">
          <w:rPr>
            <w:rStyle w:val="Hyperlink"/>
            <w:rFonts w:cs="Arial"/>
            <w:noProof/>
          </w:rPr>
          <w:t>6.30.3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_Toc94634847 \h </w:instrText>
        </w:r>
        <w:r>
          <w:rPr>
            <w:noProof/>
            <w:webHidden/>
          </w:rPr>
        </w:r>
        <w:r>
          <w:rPr>
            <w:noProof/>
            <w:webHidden/>
          </w:rPr>
          <w:fldChar w:fldCharType="separate"/>
        </w:r>
        <w:r>
          <w:rPr>
            <w:noProof/>
            <w:webHidden/>
          </w:rPr>
          <w:t>168</w:t>
        </w:r>
        <w:r>
          <w:rPr>
            <w:noProof/>
            <w:webHidden/>
          </w:rPr>
          <w:fldChar w:fldCharType="end"/>
        </w:r>
      </w:hyperlink>
    </w:p>
    <w:p w14:paraId="29D8D55E" w14:textId="2561195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8" w:history="1">
        <w:r w:rsidRPr="00932EFB">
          <w:rPr>
            <w:rStyle w:val="Hyperlink"/>
            <w:rFonts w:cs="Arial"/>
            <w:noProof/>
          </w:rPr>
          <w:t>6.30.4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_Toc94634848 \h </w:instrText>
        </w:r>
        <w:r>
          <w:rPr>
            <w:noProof/>
            <w:webHidden/>
          </w:rPr>
        </w:r>
        <w:r>
          <w:rPr>
            <w:noProof/>
            <w:webHidden/>
          </w:rPr>
          <w:fldChar w:fldCharType="separate"/>
        </w:r>
        <w:r>
          <w:rPr>
            <w:noProof/>
            <w:webHidden/>
          </w:rPr>
          <w:t>168</w:t>
        </w:r>
        <w:r>
          <w:rPr>
            <w:noProof/>
            <w:webHidden/>
          </w:rPr>
          <w:fldChar w:fldCharType="end"/>
        </w:r>
      </w:hyperlink>
    </w:p>
    <w:p w14:paraId="7E7E527C" w14:textId="2B2DAB0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9" w:history="1">
        <w:r w:rsidRPr="00932EFB">
          <w:rPr>
            <w:rStyle w:val="Hyperlink"/>
            <w:rFonts w:cs="Arial"/>
            <w:noProof/>
          </w:rPr>
          <w:t>6.30.5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_Toc94634849 \h </w:instrText>
        </w:r>
        <w:r>
          <w:rPr>
            <w:noProof/>
            <w:webHidden/>
          </w:rPr>
        </w:r>
        <w:r>
          <w:rPr>
            <w:noProof/>
            <w:webHidden/>
          </w:rPr>
          <w:fldChar w:fldCharType="separate"/>
        </w:r>
        <w:r>
          <w:rPr>
            <w:noProof/>
            <w:webHidden/>
          </w:rPr>
          <w:t>168</w:t>
        </w:r>
        <w:r>
          <w:rPr>
            <w:noProof/>
            <w:webHidden/>
          </w:rPr>
          <w:fldChar w:fldCharType="end"/>
        </w:r>
      </w:hyperlink>
    </w:p>
    <w:p w14:paraId="4F2F48FF" w14:textId="50C25CD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50" w:history="1">
        <w:r w:rsidRPr="00932EFB">
          <w:rPr>
            <w:rStyle w:val="Hyperlink"/>
            <w:rFonts w:cs="Arial"/>
            <w:noProof/>
          </w:rPr>
          <w:t>6.30.6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_Toc94634850 \h </w:instrText>
        </w:r>
        <w:r>
          <w:rPr>
            <w:noProof/>
            <w:webHidden/>
          </w:rPr>
        </w:r>
        <w:r>
          <w:rPr>
            <w:noProof/>
            <w:webHidden/>
          </w:rPr>
          <w:fldChar w:fldCharType="separate"/>
        </w:r>
        <w:r>
          <w:rPr>
            <w:noProof/>
            <w:webHidden/>
          </w:rPr>
          <w:t>168</w:t>
        </w:r>
        <w:r>
          <w:rPr>
            <w:noProof/>
            <w:webHidden/>
          </w:rPr>
          <w:fldChar w:fldCharType="end"/>
        </w:r>
      </w:hyperlink>
    </w:p>
    <w:p w14:paraId="6410327B" w14:textId="12F00CB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51" w:history="1">
        <w:r w:rsidRPr="00932EFB">
          <w:rPr>
            <w:rStyle w:val="Hyperlink"/>
            <w:rFonts w:cs="Arial"/>
            <w:noProof/>
          </w:rPr>
          <w:t>6.30.7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_Toc94634851 \h </w:instrText>
        </w:r>
        <w:r>
          <w:rPr>
            <w:noProof/>
            <w:webHidden/>
          </w:rPr>
        </w:r>
        <w:r>
          <w:rPr>
            <w:noProof/>
            <w:webHidden/>
          </w:rPr>
          <w:fldChar w:fldCharType="separate"/>
        </w:r>
        <w:r>
          <w:rPr>
            <w:noProof/>
            <w:webHidden/>
          </w:rPr>
          <w:t>168</w:t>
        </w:r>
        <w:r>
          <w:rPr>
            <w:noProof/>
            <w:webHidden/>
          </w:rPr>
          <w:fldChar w:fldCharType="end"/>
        </w:r>
      </w:hyperlink>
    </w:p>
    <w:p w14:paraId="5C6D7C56" w14:textId="6D931C4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2" w:history="1">
        <w:r w:rsidRPr="00932EFB">
          <w:rPr>
            <w:rStyle w:val="Hyperlink"/>
            <w:rFonts w:cs="Arial"/>
            <w:noProof/>
          </w:rPr>
          <w:t>6.30.7.1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_Toc94634852 \h </w:instrText>
        </w:r>
        <w:r>
          <w:rPr>
            <w:noProof/>
            <w:webHidden/>
          </w:rPr>
        </w:r>
        <w:r>
          <w:rPr>
            <w:noProof/>
            <w:webHidden/>
          </w:rPr>
          <w:fldChar w:fldCharType="separate"/>
        </w:r>
        <w:r>
          <w:rPr>
            <w:noProof/>
            <w:webHidden/>
          </w:rPr>
          <w:t>169</w:t>
        </w:r>
        <w:r>
          <w:rPr>
            <w:noProof/>
            <w:webHidden/>
          </w:rPr>
          <w:fldChar w:fldCharType="end"/>
        </w:r>
      </w:hyperlink>
    </w:p>
    <w:p w14:paraId="6F47DF68" w14:textId="355E131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3" w:history="1">
        <w:r w:rsidRPr="00932EFB">
          <w:rPr>
            <w:rStyle w:val="Hyperlink"/>
            <w:rFonts w:cs="Arial"/>
            <w:noProof/>
          </w:rPr>
          <w:t>6.30.7.2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_Toc94634853 \h </w:instrText>
        </w:r>
        <w:r>
          <w:rPr>
            <w:noProof/>
            <w:webHidden/>
          </w:rPr>
        </w:r>
        <w:r>
          <w:rPr>
            <w:noProof/>
            <w:webHidden/>
          </w:rPr>
          <w:fldChar w:fldCharType="separate"/>
        </w:r>
        <w:r>
          <w:rPr>
            <w:noProof/>
            <w:webHidden/>
          </w:rPr>
          <w:t>169</w:t>
        </w:r>
        <w:r>
          <w:rPr>
            <w:noProof/>
            <w:webHidden/>
          </w:rPr>
          <w:fldChar w:fldCharType="end"/>
        </w:r>
      </w:hyperlink>
    </w:p>
    <w:p w14:paraId="335295C3" w14:textId="515D91C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4" w:history="1">
        <w:r w:rsidRPr="00932EFB">
          <w:rPr>
            <w:rStyle w:val="Hyperlink"/>
            <w:rFonts w:cs="Arial"/>
            <w:noProof/>
          </w:rPr>
          <w:t>6.30.7.3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_Toc94634854 \h </w:instrText>
        </w:r>
        <w:r>
          <w:rPr>
            <w:noProof/>
            <w:webHidden/>
          </w:rPr>
        </w:r>
        <w:r>
          <w:rPr>
            <w:noProof/>
            <w:webHidden/>
          </w:rPr>
          <w:fldChar w:fldCharType="separate"/>
        </w:r>
        <w:r>
          <w:rPr>
            <w:noProof/>
            <w:webHidden/>
          </w:rPr>
          <w:t>169</w:t>
        </w:r>
        <w:r>
          <w:rPr>
            <w:noProof/>
            <w:webHidden/>
          </w:rPr>
          <w:fldChar w:fldCharType="end"/>
        </w:r>
      </w:hyperlink>
    </w:p>
    <w:p w14:paraId="024832C9" w14:textId="5915D6C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5" w:history="1">
        <w:r w:rsidRPr="00932EFB">
          <w:rPr>
            <w:rStyle w:val="Hyperlink"/>
            <w:rFonts w:cs="Arial"/>
            <w:noProof/>
          </w:rPr>
          <w:t>6.30.7.4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_Toc94634855 \h </w:instrText>
        </w:r>
        <w:r>
          <w:rPr>
            <w:noProof/>
            <w:webHidden/>
          </w:rPr>
        </w:r>
        <w:r>
          <w:rPr>
            <w:noProof/>
            <w:webHidden/>
          </w:rPr>
          <w:fldChar w:fldCharType="separate"/>
        </w:r>
        <w:r>
          <w:rPr>
            <w:noProof/>
            <w:webHidden/>
          </w:rPr>
          <w:t>169</w:t>
        </w:r>
        <w:r>
          <w:rPr>
            <w:noProof/>
            <w:webHidden/>
          </w:rPr>
          <w:fldChar w:fldCharType="end"/>
        </w:r>
      </w:hyperlink>
    </w:p>
    <w:p w14:paraId="26D0ED70" w14:textId="7AA7AD4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6" w:history="1">
        <w:r w:rsidRPr="00932EFB">
          <w:rPr>
            <w:rStyle w:val="Hyperlink"/>
            <w:rFonts w:cs="Arial"/>
            <w:noProof/>
          </w:rPr>
          <w:t>6.30.7.5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_Toc94634856 \h </w:instrText>
        </w:r>
        <w:r>
          <w:rPr>
            <w:noProof/>
            <w:webHidden/>
          </w:rPr>
        </w:r>
        <w:r>
          <w:rPr>
            <w:noProof/>
            <w:webHidden/>
          </w:rPr>
          <w:fldChar w:fldCharType="separate"/>
        </w:r>
        <w:r>
          <w:rPr>
            <w:noProof/>
            <w:webHidden/>
          </w:rPr>
          <w:t>170</w:t>
        </w:r>
        <w:r>
          <w:rPr>
            <w:noProof/>
            <w:webHidden/>
          </w:rPr>
          <w:fldChar w:fldCharType="end"/>
        </w:r>
      </w:hyperlink>
    </w:p>
    <w:p w14:paraId="38319FCE" w14:textId="7BD00D8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7" w:history="1">
        <w:r w:rsidRPr="00932EFB">
          <w:rPr>
            <w:rStyle w:val="Hyperlink"/>
            <w:rFonts w:cs="Arial"/>
            <w:noProof/>
          </w:rPr>
          <w:t>6.30.7.6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_Toc94634857 \h </w:instrText>
        </w:r>
        <w:r>
          <w:rPr>
            <w:noProof/>
            <w:webHidden/>
          </w:rPr>
        </w:r>
        <w:r>
          <w:rPr>
            <w:noProof/>
            <w:webHidden/>
          </w:rPr>
          <w:fldChar w:fldCharType="separate"/>
        </w:r>
        <w:r>
          <w:rPr>
            <w:noProof/>
            <w:webHidden/>
          </w:rPr>
          <w:t>170</w:t>
        </w:r>
        <w:r>
          <w:rPr>
            <w:noProof/>
            <w:webHidden/>
          </w:rPr>
          <w:fldChar w:fldCharType="end"/>
        </w:r>
      </w:hyperlink>
    </w:p>
    <w:p w14:paraId="62CC8291" w14:textId="6FDA72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58" w:history="1">
        <w:r w:rsidRPr="00932EFB">
          <w:rPr>
            <w:rStyle w:val="Hyperlink"/>
            <w:rFonts w:cs="Arial"/>
            <w:noProof/>
          </w:rPr>
          <w:t>6.30.8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_Toc94634858 \h </w:instrText>
        </w:r>
        <w:r>
          <w:rPr>
            <w:noProof/>
            <w:webHidden/>
          </w:rPr>
        </w:r>
        <w:r>
          <w:rPr>
            <w:noProof/>
            <w:webHidden/>
          </w:rPr>
          <w:fldChar w:fldCharType="separate"/>
        </w:r>
        <w:r>
          <w:rPr>
            <w:noProof/>
            <w:webHidden/>
          </w:rPr>
          <w:t>170</w:t>
        </w:r>
        <w:r>
          <w:rPr>
            <w:noProof/>
            <w:webHidden/>
          </w:rPr>
          <w:fldChar w:fldCharType="end"/>
        </w:r>
      </w:hyperlink>
    </w:p>
    <w:p w14:paraId="5AB9E19F" w14:textId="2E4A204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59" w:history="1">
        <w:r w:rsidRPr="00932EFB">
          <w:rPr>
            <w:rStyle w:val="Hyperlink"/>
            <w:rFonts w:cs="Arial"/>
            <w:noProof/>
          </w:rPr>
          <w:t>6.30.9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_Toc94634859 \h </w:instrText>
        </w:r>
        <w:r>
          <w:rPr>
            <w:noProof/>
            <w:webHidden/>
          </w:rPr>
        </w:r>
        <w:r>
          <w:rPr>
            <w:noProof/>
            <w:webHidden/>
          </w:rPr>
          <w:fldChar w:fldCharType="separate"/>
        </w:r>
        <w:r>
          <w:rPr>
            <w:noProof/>
            <w:webHidden/>
          </w:rPr>
          <w:t>170</w:t>
        </w:r>
        <w:r>
          <w:rPr>
            <w:noProof/>
            <w:webHidden/>
          </w:rPr>
          <w:fldChar w:fldCharType="end"/>
        </w:r>
      </w:hyperlink>
    </w:p>
    <w:p w14:paraId="28116EA6" w14:textId="7DA3B43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60" w:history="1">
        <w:r w:rsidRPr="00932EFB">
          <w:rPr>
            <w:rStyle w:val="Hyperlink"/>
            <w:rFonts w:cs="Arial"/>
            <w:noProof/>
          </w:rPr>
          <w:t>6.30.10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_Toc94634860 \h </w:instrText>
        </w:r>
        <w:r>
          <w:rPr>
            <w:noProof/>
            <w:webHidden/>
          </w:rPr>
        </w:r>
        <w:r>
          <w:rPr>
            <w:noProof/>
            <w:webHidden/>
          </w:rPr>
          <w:fldChar w:fldCharType="separate"/>
        </w:r>
        <w:r>
          <w:rPr>
            <w:noProof/>
            <w:webHidden/>
          </w:rPr>
          <w:t>172</w:t>
        </w:r>
        <w:r>
          <w:rPr>
            <w:noProof/>
            <w:webHidden/>
          </w:rPr>
          <w:fldChar w:fldCharType="end"/>
        </w:r>
      </w:hyperlink>
    </w:p>
    <w:p w14:paraId="3FCEA0A2" w14:textId="03C5770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61" w:history="1">
        <w:r w:rsidRPr="00932EFB">
          <w:rPr>
            <w:rStyle w:val="Hyperlink"/>
            <w:rFonts w:cs="Arial"/>
            <w:noProof/>
          </w:rPr>
          <w:t>6.30.11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_Toc94634861 \h </w:instrText>
        </w:r>
        <w:r>
          <w:rPr>
            <w:noProof/>
            <w:webHidden/>
          </w:rPr>
        </w:r>
        <w:r>
          <w:rPr>
            <w:noProof/>
            <w:webHidden/>
          </w:rPr>
          <w:fldChar w:fldCharType="separate"/>
        </w:r>
        <w:r>
          <w:rPr>
            <w:noProof/>
            <w:webHidden/>
          </w:rPr>
          <w:t>172</w:t>
        </w:r>
        <w:r>
          <w:rPr>
            <w:noProof/>
            <w:webHidden/>
          </w:rPr>
          <w:fldChar w:fldCharType="end"/>
        </w:r>
      </w:hyperlink>
    </w:p>
    <w:p w14:paraId="74F547E1" w14:textId="5ED1FDB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62" w:history="1">
        <w:r w:rsidRPr="00932EFB">
          <w:rPr>
            <w:rStyle w:val="Hyperlink"/>
            <w:rFonts w:cs="Arial"/>
            <w:noProof/>
          </w:rPr>
          <w:t>6.30.12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_Toc94634862 \h </w:instrText>
        </w:r>
        <w:r>
          <w:rPr>
            <w:noProof/>
            <w:webHidden/>
          </w:rPr>
        </w:r>
        <w:r>
          <w:rPr>
            <w:noProof/>
            <w:webHidden/>
          </w:rPr>
          <w:fldChar w:fldCharType="separate"/>
        </w:r>
        <w:r>
          <w:rPr>
            <w:noProof/>
            <w:webHidden/>
          </w:rPr>
          <w:t>172</w:t>
        </w:r>
        <w:r>
          <w:rPr>
            <w:noProof/>
            <w:webHidden/>
          </w:rPr>
          <w:fldChar w:fldCharType="end"/>
        </w:r>
      </w:hyperlink>
    </w:p>
    <w:p w14:paraId="00D38B90" w14:textId="4A5AD187" w:rsidR="00BE2B94" w:rsidRDefault="00BE2B94">
      <w:pPr>
        <w:pStyle w:val="TOC2"/>
        <w:tabs>
          <w:tab w:val="left" w:pos="880"/>
          <w:tab w:val="right" w:leader="dot" w:pos="9350"/>
        </w:tabs>
        <w:rPr>
          <w:rFonts w:asciiTheme="minorHAnsi" w:eastAsiaTheme="minorEastAsia" w:hAnsiTheme="minorHAnsi" w:cstheme="minorBidi"/>
          <w:noProof/>
        </w:rPr>
      </w:pPr>
      <w:hyperlink w:anchor="_Toc94634863" w:history="1">
        <w:r w:rsidRPr="00932EFB">
          <w:rPr>
            <w:rStyle w:val="Hyperlink"/>
            <w:noProof/>
          </w:rPr>
          <w:t>6.31</w:t>
        </w:r>
        <w:r>
          <w:rPr>
            <w:rFonts w:asciiTheme="minorHAnsi" w:eastAsiaTheme="minorEastAsia" w:hAnsiTheme="minorHAnsi" w:cstheme="minorBidi"/>
            <w:noProof/>
          </w:rPr>
          <w:tab/>
        </w:r>
        <w:r w:rsidRPr="00932EFB">
          <w:rPr>
            <w:rStyle w:val="Hyperlink"/>
            <w:noProof/>
          </w:rPr>
          <w:t>Use Case Id: UC-31 Health Safety Net Deductible calculation</w:t>
        </w:r>
        <w:r>
          <w:rPr>
            <w:noProof/>
            <w:webHidden/>
          </w:rPr>
          <w:tab/>
        </w:r>
        <w:r>
          <w:rPr>
            <w:noProof/>
            <w:webHidden/>
          </w:rPr>
          <w:fldChar w:fldCharType="begin"/>
        </w:r>
        <w:r>
          <w:rPr>
            <w:noProof/>
            <w:webHidden/>
          </w:rPr>
          <w:instrText xml:space="preserve"> PAGEREF _Toc94634863 \h </w:instrText>
        </w:r>
        <w:r>
          <w:rPr>
            <w:noProof/>
            <w:webHidden/>
          </w:rPr>
        </w:r>
        <w:r>
          <w:rPr>
            <w:noProof/>
            <w:webHidden/>
          </w:rPr>
          <w:fldChar w:fldCharType="separate"/>
        </w:r>
        <w:r>
          <w:rPr>
            <w:noProof/>
            <w:webHidden/>
          </w:rPr>
          <w:t>173</w:t>
        </w:r>
        <w:r>
          <w:rPr>
            <w:noProof/>
            <w:webHidden/>
          </w:rPr>
          <w:fldChar w:fldCharType="end"/>
        </w:r>
      </w:hyperlink>
    </w:p>
    <w:p w14:paraId="4E9DBA80" w14:textId="75CE74F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4" w:history="1">
        <w:r w:rsidRPr="00932EFB">
          <w:rPr>
            <w:rStyle w:val="Hyperlink"/>
            <w:rFonts w:cs="Arial"/>
            <w:noProof/>
          </w:rPr>
          <w:t>6.31.1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_Toc94634864 \h </w:instrText>
        </w:r>
        <w:r>
          <w:rPr>
            <w:noProof/>
            <w:webHidden/>
          </w:rPr>
        </w:r>
        <w:r>
          <w:rPr>
            <w:noProof/>
            <w:webHidden/>
          </w:rPr>
          <w:fldChar w:fldCharType="separate"/>
        </w:r>
        <w:r>
          <w:rPr>
            <w:noProof/>
            <w:webHidden/>
          </w:rPr>
          <w:t>173</w:t>
        </w:r>
        <w:r>
          <w:rPr>
            <w:noProof/>
            <w:webHidden/>
          </w:rPr>
          <w:fldChar w:fldCharType="end"/>
        </w:r>
      </w:hyperlink>
    </w:p>
    <w:p w14:paraId="14089A45" w14:textId="063C08F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5" w:history="1">
        <w:r w:rsidRPr="00932EFB">
          <w:rPr>
            <w:rStyle w:val="Hyperlink"/>
            <w:rFonts w:cs="Arial"/>
            <w:noProof/>
          </w:rPr>
          <w:t>6.31.2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_Toc94634865 \h </w:instrText>
        </w:r>
        <w:r>
          <w:rPr>
            <w:noProof/>
            <w:webHidden/>
          </w:rPr>
        </w:r>
        <w:r>
          <w:rPr>
            <w:noProof/>
            <w:webHidden/>
          </w:rPr>
          <w:fldChar w:fldCharType="separate"/>
        </w:r>
        <w:r>
          <w:rPr>
            <w:noProof/>
            <w:webHidden/>
          </w:rPr>
          <w:t>173</w:t>
        </w:r>
        <w:r>
          <w:rPr>
            <w:noProof/>
            <w:webHidden/>
          </w:rPr>
          <w:fldChar w:fldCharType="end"/>
        </w:r>
      </w:hyperlink>
    </w:p>
    <w:p w14:paraId="2912F8DF" w14:textId="1D21E9E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6" w:history="1">
        <w:r w:rsidRPr="00932EFB">
          <w:rPr>
            <w:rStyle w:val="Hyperlink"/>
            <w:rFonts w:cs="Arial"/>
            <w:noProof/>
          </w:rPr>
          <w:t>6.31.3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_Toc94634866 \h </w:instrText>
        </w:r>
        <w:r>
          <w:rPr>
            <w:noProof/>
            <w:webHidden/>
          </w:rPr>
        </w:r>
        <w:r>
          <w:rPr>
            <w:noProof/>
            <w:webHidden/>
          </w:rPr>
          <w:fldChar w:fldCharType="separate"/>
        </w:r>
        <w:r>
          <w:rPr>
            <w:noProof/>
            <w:webHidden/>
          </w:rPr>
          <w:t>173</w:t>
        </w:r>
        <w:r>
          <w:rPr>
            <w:noProof/>
            <w:webHidden/>
          </w:rPr>
          <w:fldChar w:fldCharType="end"/>
        </w:r>
      </w:hyperlink>
    </w:p>
    <w:p w14:paraId="57E25881" w14:textId="68D3ABF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7" w:history="1">
        <w:r w:rsidRPr="00932EFB">
          <w:rPr>
            <w:rStyle w:val="Hyperlink"/>
            <w:rFonts w:cs="Arial"/>
            <w:noProof/>
          </w:rPr>
          <w:t>6.31.4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_Toc94634867 \h </w:instrText>
        </w:r>
        <w:r>
          <w:rPr>
            <w:noProof/>
            <w:webHidden/>
          </w:rPr>
        </w:r>
        <w:r>
          <w:rPr>
            <w:noProof/>
            <w:webHidden/>
          </w:rPr>
          <w:fldChar w:fldCharType="separate"/>
        </w:r>
        <w:r>
          <w:rPr>
            <w:noProof/>
            <w:webHidden/>
          </w:rPr>
          <w:t>173</w:t>
        </w:r>
        <w:r>
          <w:rPr>
            <w:noProof/>
            <w:webHidden/>
          </w:rPr>
          <w:fldChar w:fldCharType="end"/>
        </w:r>
      </w:hyperlink>
    </w:p>
    <w:p w14:paraId="216A305F" w14:textId="2C43285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8" w:history="1">
        <w:r w:rsidRPr="00932EFB">
          <w:rPr>
            <w:rStyle w:val="Hyperlink"/>
            <w:rFonts w:cs="Arial"/>
            <w:noProof/>
          </w:rPr>
          <w:t>6.31.5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_Toc94634868 \h </w:instrText>
        </w:r>
        <w:r>
          <w:rPr>
            <w:noProof/>
            <w:webHidden/>
          </w:rPr>
        </w:r>
        <w:r>
          <w:rPr>
            <w:noProof/>
            <w:webHidden/>
          </w:rPr>
          <w:fldChar w:fldCharType="separate"/>
        </w:r>
        <w:r>
          <w:rPr>
            <w:noProof/>
            <w:webHidden/>
          </w:rPr>
          <w:t>173</w:t>
        </w:r>
        <w:r>
          <w:rPr>
            <w:noProof/>
            <w:webHidden/>
          </w:rPr>
          <w:fldChar w:fldCharType="end"/>
        </w:r>
      </w:hyperlink>
    </w:p>
    <w:p w14:paraId="01CE6862" w14:textId="122979E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9" w:history="1">
        <w:r w:rsidRPr="00932EFB">
          <w:rPr>
            <w:rStyle w:val="Hyperlink"/>
            <w:rFonts w:cs="Arial"/>
            <w:noProof/>
          </w:rPr>
          <w:t>6.31.6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_Toc94634869 \h </w:instrText>
        </w:r>
        <w:r>
          <w:rPr>
            <w:noProof/>
            <w:webHidden/>
          </w:rPr>
        </w:r>
        <w:r>
          <w:rPr>
            <w:noProof/>
            <w:webHidden/>
          </w:rPr>
          <w:fldChar w:fldCharType="separate"/>
        </w:r>
        <w:r>
          <w:rPr>
            <w:noProof/>
            <w:webHidden/>
          </w:rPr>
          <w:t>173</w:t>
        </w:r>
        <w:r>
          <w:rPr>
            <w:noProof/>
            <w:webHidden/>
          </w:rPr>
          <w:fldChar w:fldCharType="end"/>
        </w:r>
      </w:hyperlink>
    </w:p>
    <w:p w14:paraId="66873018" w14:textId="64D967C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70" w:history="1">
        <w:r w:rsidRPr="00932EFB">
          <w:rPr>
            <w:rStyle w:val="Hyperlink"/>
            <w:rFonts w:cs="Arial"/>
            <w:noProof/>
          </w:rPr>
          <w:t>6.31.7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_Toc94634870 \h </w:instrText>
        </w:r>
        <w:r>
          <w:rPr>
            <w:noProof/>
            <w:webHidden/>
          </w:rPr>
        </w:r>
        <w:r>
          <w:rPr>
            <w:noProof/>
            <w:webHidden/>
          </w:rPr>
          <w:fldChar w:fldCharType="separate"/>
        </w:r>
        <w:r>
          <w:rPr>
            <w:noProof/>
            <w:webHidden/>
          </w:rPr>
          <w:t>173</w:t>
        </w:r>
        <w:r>
          <w:rPr>
            <w:noProof/>
            <w:webHidden/>
          </w:rPr>
          <w:fldChar w:fldCharType="end"/>
        </w:r>
      </w:hyperlink>
    </w:p>
    <w:p w14:paraId="6B4D0746" w14:textId="3CC4FB6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71" w:history="1">
        <w:r w:rsidRPr="00932EFB">
          <w:rPr>
            <w:rStyle w:val="Hyperlink"/>
            <w:rFonts w:cs="Arial"/>
            <w:noProof/>
          </w:rPr>
          <w:t>6.31.7.1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_Toc94634871 \h </w:instrText>
        </w:r>
        <w:r>
          <w:rPr>
            <w:noProof/>
            <w:webHidden/>
          </w:rPr>
        </w:r>
        <w:r>
          <w:rPr>
            <w:noProof/>
            <w:webHidden/>
          </w:rPr>
          <w:fldChar w:fldCharType="separate"/>
        </w:r>
        <w:r>
          <w:rPr>
            <w:noProof/>
            <w:webHidden/>
          </w:rPr>
          <w:t>174</w:t>
        </w:r>
        <w:r>
          <w:rPr>
            <w:noProof/>
            <w:webHidden/>
          </w:rPr>
          <w:fldChar w:fldCharType="end"/>
        </w:r>
      </w:hyperlink>
    </w:p>
    <w:p w14:paraId="051CF142" w14:textId="2D5EB2B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72" w:history="1">
        <w:r w:rsidRPr="00932EFB">
          <w:rPr>
            <w:rStyle w:val="Hyperlink"/>
            <w:rFonts w:cs="Arial"/>
            <w:noProof/>
          </w:rPr>
          <w:t>6.31.7.2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_Toc94634872 \h </w:instrText>
        </w:r>
        <w:r>
          <w:rPr>
            <w:noProof/>
            <w:webHidden/>
          </w:rPr>
        </w:r>
        <w:r>
          <w:rPr>
            <w:noProof/>
            <w:webHidden/>
          </w:rPr>
          <w:fldChar w:fldCharType="separate"/>
        </w:r>
        <w:r>
          <w:rPr>
            <w:noProof/>
            <w:webHidden/>
          </w:rPr>
          <w:t>174</w:t>
        </w:r>
        <w:r>
          <w:rPr>
            <w:noProof/>
            <w:webHidden/>
          </w:rPr>
          <w:fldChar w:fldCharType="end"/>
        </w:r>
      </w:hyperlink>
    </w:p>
    <w:p w14:paraId="426028F3" w14:textId="42A0125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73" w:history="1">
        <w:r w:rsidRPr="00932EFB">
          <w:rPr>
            <w:rStyle w:val="Hyperlink"/>
            <w:rFonts w:cs="Arial"/>
            <w:noProof/>
          </w:rPr>
          <w:t>6.31.8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_Toc94634873 \h </w:instrText>
        </w:r>
        <w:r>
          <w:rPr>
            <w:noProof/>
            <w:webHidden/>
          </w:rPr>
        </w:r>
        <w:r>
          <w:rPr>
            <w:noProof/>
            <w:webHidden/>
          </w:rPr>
          <w:fldChar w:fldCharType="separate"/>
        </w:r>
        <w:r>
          <w:rPr>
            <w:noProof/>
            <w:webHidden/>
          </w:rPr>
          <w:t>174</w:t>
        </w:r>
        <w:r>
          <w:rPr>
            <w:noProof/>
            <w:webHidden/>
          </w:rPr>
          <w:fldChar w:fldCharType="end"/>
        </w:r>
      </w:hyperlink>
    </w:p>
    <w:p w14:paraId="7E0FC00D" w14:textId="13DDFA3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74" w:history="1">
        <w:r w:rsidRPr="00932EFB">
          <w:rPr>
            <w:rStyle w:val="Hyperlink"/>
            <w:rFonts w:cs="Arial"/>
            <w:noProof/>
          </w:rPr>
          <w:t>6.31.9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_Toc94634874 \h </w:instrText>
        </w:r>
        <w:r>
          <w:rPr>
            <w:noProof/>
            <w:webHidden/>
          </w:rPr>
        </w:r>
        <w:r>
          <w:rPr>
            <w:noProof/>
            <w:webHidden/>
          </w:rPr>
          <w:fldChar w:fldCharType="separate"/>
        </w:r>
        <w:r>
          <w:rPr>
            <w:noProof/>
            <w:webHidden/>
          </w:rPr>
          <w:t>174</w:t>
        </w:r>
        <w:r>
          <w:rPr>
            <w:noProof/>
            <w:webHidden/>
          </w:rPr>
          <w:fldChar w:fldCharType="end"/>
        </w:r>
      </w:hyperlink>
    </w:p>
    <w:p w14:paraId="3D47A164" w14:textId="79C5096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75" w:history="1">
        <w:r w:rsidRPr="00932EFB">
          <w:rPr>
            <w:rStyle w:val="Hyperlink"/>
            <w:rFonts w:cs="Arial"/>
            <w:noProof/>
          </w:rPr>
          <w:t>6.31.10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_Toc94634875 \h </w:instrText>
        </w:r>
        <w:r>
          <w:rPr>
            <w:noProof/>
            <w:webHidden/>
          </w:rPr>
        </w:r>
        <w:r>
          <w:rPr>
            <w:noProof/>
            <w:webHidden/>
          </w:rPr>
          <w:fldChar w:fldCharType="separate"/>
        </w:r>
        <w:r>
          <w:rPr>
            <w:noProof/>
            <w:webHidden/>
          </w:rPr>
          <w:t>177</w:t>
        </w:r>
        <w:r>
          <w:rPr>
            <w:noProof/>
            <w:webHidden/>
          </w:rPr>
          <w:fldChar w:fldCharType="end"/>
        </w:r>
      </w:hyperlink>
    </w:p>
    <w:p w14:paraId="00075E1C" w14:textId="1F40F95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76" w:history="1">
        <w:r w:rsidRPr="00932EFB">
          <w:rPr>
            <w:rStyle w:val="Hyperlink"/>
            <w:rFonts w:cs="Arial"/>
            <w:noProof/>
          </w:rPr>
          <w:t>6.31.11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_Toc94634876 \h </w:instrText>
        </w:r>
        <w:r>
          <w:rPr>
            <w:noProof/>
            <w:webHidden/>
          </w:rPr>
        </w:r>
        <w:r>
          <w:rPr>
            <w:noProof/>
            <w:webHidden/>
          </w:rPr>
          <w:fldChar w:fldCharType="separate"/>
        </w:r>
        <w:r>
          <w:rPr>
            <w:noProof/>
            <w:webHidden/>
          </w:rPr>
          <w:t>177</w:t>
        </w:r>
        <w:r>
          <w:rPr>
            <w:noProof/>
            <w:webHidden/>
          </w:rPr>
          <w:fldChar w:fldCharType="end"/>
        </w:r>
      </w:hyperlink>
    </w:p>
    <w:p w14:paraId="35B2176A" w14:textId="07A3945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77" w:history="1">
        <w:r w:rsidRPr="00932EFB">
          <w:rPr>
            <w:rStyle w:val="Hyperlink"/>
            <w:rFonts w:cs="Arial"/>
            <w:noProof/>
          </w:rPr>
          <w:t>6.31.12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_Toc94634877 \h </w:instrText>
        </w:r>
        <w:r>
          <w:rPr>
            <w:noProof/>
            <w:webHidden/>
          </w:rPr>
        </w:r>
        <w:r>
          <w:rPr>
            <w:noProof/>
            <w:webHidden/>
          </w:rPr>
          <w:fldChar w:fldCharType="separate"/>
        </w:r>
        <w:r>
          <w:rPr>
            <w:noProof/>
            <w:webHidden/>
          </w:rPr>
          <w:t>177</w:t>
        </w:r>
        <w:r>
          <w:rPr>
            <w:noProof/>
            <w:webHidden/>
          </w:rPr>
          <w:fldChar w:fldCharType="end"/>
        </w:r>
      </w:hyperlink>
    </w:p>
    <w:p w14:paraId="0C38FCAD" w14:textId="5938E9A7" w:rsidR="00BE2B94" w:rsidRDefault="00BE2B94">
      <w:pPr>
        <w:pStyle w:val="TOC2"/>
        <w:tabs>
          <w:tab w:val="left" w:pos="880"/>
          <w:tab w:val="right" w:leader="dot" w:pos="9350"/>
        </w:tabs>
        <w:rPr>
          <w:rFonts w:asciiTheme="minorHAnsi" w:eastAsiaTheme="minorEastAsia" w:hAnsiTheme="minorHAnsi" w:cstheme="minorBidi"/>
          <w:noProof/>
        </w:rPr>
      </w:pPr>
      <w:hyperlink w:anchor="_Toc94634878" w:history="1">
        <w:r w:rsidRPr="00932EFB">
          <w:rPr>
            <w:rStyle w:val="Hyperlink"/>
            <w:noProof/>
          </w:rPr>
          <w:t>6.32</w:t>
        </w:r>
        <w:r>
          <w:rPr>
            <w:rFonts w:asciiTheme="minorHAnsi" w:eastAsiaTheme="minorEastAsia" w:hAnsiTheme="minorHAnsi" w:cstheme="minorBidi"/>
            <w:noProof/>
          </w:rPr>
          <w:tab/>
        </w:r>
        <w:r w:rsidRPr="00932EFB">
          <w:rPr>
            <w:rStyle w:val="Hyperlink"/>
            <w:noProof/>
          </w:rPr>
          <w:t>Use Case Id: UC-32 Age Out Process in MassHealth Eligibility</w:t>
        </w:r>
        <w:r>
          <w:rPr>
            <w:noProof/>
            <w:webHidden/>
          </w:rPr>
          <w:tab/>
        </w:r>
        <w:r>
          <w:rPr>
            <w:noProof/>
            <w:webHidden/>
          </w:rPr>
          <w:fldChar w:fldCharType="begin"/>
        </w:r>
        <w:r>
          <w:rPr>
            <w:noProof/>
            <w:webHidden/>
          </w:rPr>
          <w:instrText xml:space="preserve"> PAGEREF _Toc94634878 \h </w:instrText>
        </w:r>
        <w:r>
          <w:rPr>
            <w:noProof/>
            <w:webHidden/>
          </w:rPr>
        </w:r>
        <w:r>
          <w:rPr>
            <w:noProof/>
            <w:webHidden/>
          </w:rPr>
          <w:fldChar w:fldCharType="separate"/>
        </w:r>
        <w:r>
          <w:rPr>
            <w:noProof/>
            <w:webHidden/>
          </w:rPr>
          <w:t>178</w:t>
        </w:r>
        <w:r>
          <w:rPr>
            <w:noProof/>
            <w:webHidden/>
          </w:rPr>
          <w:fldChar w:fldCharType="end"/>
        </w:r>
      </w:hyperlink>
    </w:p>
    <w:p w14:paraId="01423EAF" w14:textId="7329949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79" w:history="1">
        <w:r w:rsidRPr="00932EFB">
          <w:rPr>
            <w:rStyle w:val="Hyperlink"/>
            <w:rFonts w:cs="Arial"/>
            <w:noProof/>
          </w:rPr>
          <w:t>6.32.1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_Toc94634879 \h </w:instrText>
        </w:r>
        <w:r>
          <w:rPr>
            <w:noProof/>
            <w:webHidden/>
          </w:rPr>
        </w:r>
        <w:r>
          <w:rPr>
            <w:noProof/>
            <w:webHidden/>
          </w:rPr>
          <w:fldChar w:fldCharType="separate"/>
        </w:r>
        <w:r>
          <w:rPr>
            <w:noProof/>
            <w:webHidden/>
          </w:rPr>
          <w:t>178</w:t>
        </w:r>
        <w:r>
          <w:rPr>
            <w:noProof/>
            <w:webHidden/>
          </w:rPr>
          <w:fldChar w:fldCharType="end"/>
        </w:r>
      </w:hyperlink>
    </w:p>
    <w:p w14:paraId="656B7E23" w14:textId="1CD74EA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0" w:history="1">
        <w:r w:rsidRPr="00932EFB">
          <w:rPr>
            <w:rStyle w:val="Hyperlink"/>
            <w:rFonts w:cs="Arial"/>
            <w:noProof/>
          </w:rPr>
          <w:t>6.32.2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_Toc94634880 \h </w:instrText>
        </w:r>
        <w:r>
          <w:rPr>
            <w:noProof/>
            <w:webHidden/>
          </w:rPr>
        </w:r>
        <w:r>
          <w:rPr>
            <w:noProof/>
            <w:webHidden/>
          </w:rPr>
          <w:fldChar w:fldCharType="separate"/>
        </w:r>
        <w:r>
          <w:rPr>
            <w:noProof/>
            <w:webHidden/>
          </w:rPr>
          <w:t>178</w:t>
        </w:r>
        <w:r>
          <w:rPr>
            <w:noProof/>
            <w:webHidden/>
          </w:rPr>
          <w:fldChar w:fldCharType="end"/>
        </w:r>
      </w:hyperlink>
    </w:p>
    <w:p w14:paraId="67D2F841" w14:textId="28FC15D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1" w:history="1">
        <w:r w:rsidRPr="00932EFB">
          <w:rPr>
            <w:rStyle w:val="Hyperlink"/>
            <w:rFonts w:cs="Arial"/>
            <w:noProof/>
          </w:rPr>
          <w:t>6.32.3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_Toc94634881 \h </w:instrText>
        </w:r>
        <w:r>
          <w:rPr>
            <w:noProof/>
            <w:webHidden/>
          </w:rPr>
        </w:r>
        <w:r>
          <w:rPr>
            <w:noProof/>
            <w:webHidden/>
          </w:rPr>
          <w:fldChar w:fldCharType="separate"/>
        </w:r>
        <w:r>
          <w:rPr>
            <w:noProof/>
            <w:webHidden/>
          </w:rPr>
          <w:t>178</w:t>
        </w:r>
        <w:r>
          <w:rPr>
            <w:noProof/>
            <w:webHidden/>
          </w:rPr>
          <w:fldChar w:fldCharType="end"/>
        </w:r>
      </w:hyperlink>
    </w:p>
    <w:p w14:paraId="238ABE5D" w14:textId="66C6BA1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2" w:history="1">
        <w:r w:rsidRPr="00932EFB">
          <w:rPr>
            <w:rStyle w:val="Hyperlink"/>
            <w:rFonts w:cs="Arial"/>
            <w:noProof/>
          </w:rPr>
          <w:t>6.32.4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_Toc94634882 \h </w:instrText>
        </w:r>
        <w:r>
          <w:rPr>
            <w:noProof/>
            <w:webHidden/>
          </w:rPr>
        </w:r>
        <w:r>
          <w:rPr>
            <w:noProof/>
            <w:webHidden/>
          </w:rPr>
          <w:fldChar w:fldCharType="separate"/>
        </w:r>
        <w:r>
          <w:rPr>
            <w:noProof/>
            <w:webHidden/>
          </w:rPr>
          <w:t>178</w:t>
        </w:r>
        <w:r>
          <w:rPr>
            <w:noProof/>
            <w:webHidden/>
          </w:rPr>
          <w:fldChar w:fldCharType="end"/>
        </w:r>
      </w:hyperlink>
    </w:p>
    <w:p w14:paraId="1CB5CD14" w14:textId="5C50FAF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3" w:history="1">
        <w:r w:rsidRPr="00932EFB">
          <w:rPr>
            <w:rStyle w:val="Hyperlink"/>
            <w:rFonts w:cs="Arial"/>
            <w:noProof/>
          </w:rPr>
          <w:t>6.32.5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_Toc94634883 \h </w:instrText>
        </w:r>
        <w:r>
          <w:rPr>
            <w:noProof/>
            <w:webHidden/>
          </w:rPr>
        </w:r>
        <w:r>
          <w:rPr>
            <w:noProof/>
            <w:webHidden/>
          </w:rPr>
          <w:fldChar w:fldCharType="separate"/>
        </w:r>
        <w:r>
          <w:rPr>
            <w:noProof/>
            <w:webHidden/>
          </w:rPr>
          <w:t>178</w:t>
        </w:r>
        <w:r>
          <w:rPr>
            <w:noProof/>
            <w:webHidden/>
          </w:rPr>
          <w:fldChar w:fldCharType="end"/>
        </w:r>
      </w:hyperlink>
    </w:p>
    <w:p w14:paraId="05894333" w14:textId="0B80B1C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4" w:history="1">
        <w:r w:rsidRPr="00932EFB">
          <w:rPr>
            <w:rStyle w:val="Hyperlink"/>
            <w:rFonts w:cs="Arial"/>
            <w:noProof/>
          </w:rPr>
          <w:t>6.32.6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_Toc94634884 \h </w:instrText>
        </w:r>
        <w:r>
          <w:rPr>
            <w:noProof/>
            <w:webHidden/>
          </w:rPr>
        </w:r>
        <w:r>
          <w:rPr>
            <w:noProof/>
            <w:webHidden/>
          </w:rPr>
          <w:fldChar w:fldCharType="separate"/>
        </w:r>
        <w:r>
          <w:rPr>
            <w:noProof/>
            <w:webHidden/>
          </w:rPr>
          <w:t>179</w:t>
        </w:r>
        <w:r>
          <w:rPr>
            <w:noProof/>
            <w:webHidden/>
          </w:rPr>
          <w:fldChar w:fldCharType="end"/>
        </w:r>
      </w:hyperlink>
    </w:p>
    <w:p w14:paraId="7DE3A136" w14:textId="27DC757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5" w:history="1">
        <w:r w:rsidRPr="00932EFB">
          <w:rPr>
            <w:rStyle w:val="Hyperlink"/>
            <w:rFonts w:cs="Arial"/>
            <w:noProof/>
          </w:rPr>
          <w:t>6.32.7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_Toc94634885 \h </w:instrText>
        </w:r>
        <w:r>
          <w:rPr>
            <w:noProof/>
            <w:webHidden/>
          </w:rPr>
        </w:r>
        <w:r>
          <w:rPr>
            <w:noProof/>
            <w:webHidden/>
          </w:rPr>
          <w:fldChar w:fldCharType="separate"/>
        </w:r>
        <w:r>
          <w:rPr>
            <w:noProof/>
            <w:webHidden/>
          </w:rPr>
          <w:t>179</w:t>
        </w:r>
        <w:r>
          <w:rPr>
            <w:noProof/>
            <w:webHidden/>
          </w:rPr>
          <w:fldChar w:fldCharType="end"/>
        </w:r>
      </w:hyperlink>
    </w:p>
    <w:p w14:paraId="20ACA2D5" w14:textId="1C182B1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86" w:history="1">
        <w:r w:rsidRPr="00932EFB">
          <w:rPr>
            <w:rStyle w:val="Hyperlink"/>
            <w:rFonts w:cs="Arial"/>
            <w:noProof/>
          </w:rPr>
          <w:t>6.32.7.1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_Toc94634886 \h </w:instrText>
        </w:r>
        <w:r>
          <w:rPr>
            <w:noProof/>
            <w:webHidden/>
          </w:rPr>
        </w:r>
        <w:r>
          <w:rPr>
            <w:noProof/>
            <w:webHidden/>
          </w:rPr>
          <w:fldChar w:fldCharType="separate"/>
        </w:r>
        <w:r>
          <w:rPr>
            <w:noProof/>
            <w:webHidden/>
          </w:rPr>
          <w:t>179</w:t>
        </w:r>
        <w:r>
          <w:rPr>
            <w:noProof/>
            <w:webHidden/>
          </w:rPr>
          <w:fldChar w:fldCharType="end"/>
        </w:r>
      </w:hyperlink>
    </w:p>
    <w:p w14:paraId="19EF95EE" w14:textId="37AEFC0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87" w:history="1">
        <w:r w:rsidRPr="00932EFB">
          <w:rPr>
            <w:rStyle w:val="Hyperlink"/>
            <w:rFonts w:cs="Arial"/>
            <w:noProof/>
          </w:rPr>
          <w:t>6.32.7.2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_Toc94634887 \h </w:instrText>
        </w:r>
        <w:r>
          <w:rPr>
            <w:noProof/>
            <w:webHidden/>
          </w:rPr>
        </w:r>
        <w:r>
          <w:rPr>
            <w:noProof/>
            <w:webHidden/>
          </w:rPr>
          <w:fldChar w:fldCharType="separate"/>
        </w:r>
        <w:r>
          <w:rPr>
            <w:noProof/>
            <w:webHidden/>
          </w:rPr>
          <w:t>181</w:t>
        </w:r>
        <w:r>
          <w:rPr>
            <w:noProof/>
            <w:webHidden/>
          </w:rPr>
          <w:fldChar w:fldCharType="end"/>
        </w:r>
      </w:hyperlink>
    </w:p>
    <w:p w14:paraId="1757890E" w14:textId="2C3727D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8" w:history="1">
        <w:r w:rsidRPr="00932EFB">
          <w:rPr>
            <w:rStyle w:val="Hyperlink"/>
            <w:rFonts w:cs="Arial"/>
            <w:noProof/>
          </w:rPr>
          <w:t>6.32.8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_Toc94634888 \h </w:instrText>
        </w:r>
        <w:r>
          <w:rPr>
            <w:noProof/>
            <w:webHidden/>
          </w:rPr>
        </w:r>
        <w:r>
          <w:rPr>
            <w:noProof/>
            <w:webHidden/>
          </w:rPr>
          <w:fldChar w:fldCharType="separate"/>
        </w:r>
        <w:r>
          <w:rPr>
            <w:noProof/>
            <w:webHidden/>
          </w:rPr>
          <w:t>181</w:t>
        </w:r>
        <w:r>
          <w:rPr>
            <w:noProof/>
            <w:webHidden/>
          </w:rPr>
          <w:fldChar w:fldCharType="end"/>
        </w:r>
      </w:hyperlink>
    </w:p>
    <w:p w14:paraId="14319D67" w14:textId="38C036D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9" w:history="1">
        <w:r w:rsidRPr="00932EFB">
          <w:rPr>
            <w:rStyle w:val="Hyperlink"/>
            <w:rFonts w:cs="Arial"/>
            <w:noProof/>
          </w:rPr>
          <w:t>6.32.9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_Toc94634889 \h </w:instrText>
        </w:r>
        <w:r>
          <w:rPr>
            <w:noProof/>
            <w:webHidden/>
          </w:rPr>
        </w:r>
        <w:r>
          <w:rPr>
            <w:noProof/>
            <w:webHidden/>
          </w:rPr>
          <w:fldChar w:fldCharType="separate"/>
        </w:r>
        <w:r>
          <w:rPr>
            <w:noProof/>
            <w:webHidden/>
          </w:rPr>
          <w:t>181</w:t>
        </w:r>
        <w:r>
          <w:rPr>
            <w:noProof/>
            <w:webHidden/>
          </w:rPr>
          <w:fldChar w:fldCharType="end"/>
        </w:r>
      </w:hyperlink>
    </w:p>
    <w:p w14:paraId="4E703E8D" w14:textId="42D2C8E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90" w:history="1">
        <w:r w:rsidRPr="00932EFB">
          <w:rPr>
            <w:rStyle w:val="Hyperlink"/>
            <w:rFonts w:cs="Arial"/>
            <w:noProof/>
          </w:rPr>
          <w:t>6.32.10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_Toc94634890 \h </w:instrText>
        </w:r>
        <w:r>
          <w:rPr>
            <w:noProof/>
            <w:webHidden/>
          </w:rPr>
        </w:r>
        <w:r>
          <w:rPr>
            <w:noProof/>
            <w:webHidden/>
          </w:rPr>
          <w:fldChar w:fldCharType="separate"/>
        </w:r>
        <w:r>
          <w:rPr>
            <w:noProof/>
            <w:webHidden/>
          </w:rPr>
          <w:t>189</w:t>
        </w:r>
        <w:r>
          <w:rPr>
            <w:noProof/>
            <w:webHidden/>
          </w:rPr>
          <w:fldChar w:fldCharType="end"/>
        </w:r>
      </w:hyperlink>
    </w:p>
    <w:p w14:paraId="431C81A9" w14:textId="24B7A5D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91" w:history="1">
        <w:r w:rsidRPr="00932EFB">
          <w:rPr>
            <w:rStyle w:val="Hyperlink"/>
            <w:rFonts w:cs="Arial"/>
            <w:noProof/>
          </w:rPr>
          <w:t>6.32.11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_Toc94634891 \h </w:instrText>
        </w:r>
        <w:r>
          <w:rPr>
            <w:noProof/>
            <w:webHidden/>
          </w:rPr>
        </w:r>
        <w:r>
          <w:rPr>
            <w:noProof/>
            <w:webHidden/>
          </w:rPr>
          <w:fldChar w:fldCharType="separate"/>
        </w:r>
        <w:r>
          <w:rPr>
            <w:noProof/>
            <w:webHidden/>
          </w:rPr>
          <w:t>189</w:t>
        </w:r>
        <w:r>
          <w:rPr>
            <w:noProof/>
            <w:webHidden/>
          </w:rPr>
          <w:fldChar w:fldCharType="end"/>
        </w:r>
      </w:hyperlink>
    </w:p>
    <w:p w14:paraId="37A71373" w14:textId="778FAE6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92" w:history="1">
        <w:r w:rsidRPr="00932EFB">
          <w:rPr>
            <w:rStyle w:val="Hyperlink"/>
            <w:rFonts w:cs="Arial"/>
            <w:noProof/>
          </w:rPr>
          <w:t>6.32.12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_Toc94634892 \h </w:instrText>
        </w:r>
        <w:r>
          <w:rPr>
            <w:noProof/>
            <w:webHidden/>
          </w:rPr>
        </w:r>
        <w:r>
          <w:rPr>
            <w:noProof/>
            <w:webHidden/>
          </w:rPr>
          <w:fldChar w:fldCharType="separate"/>
        </w:r>
        <w:r>
          <w:rPr>
            <w:noProof/>
            <w:webHidden/>
          </w:rPr>
          <w:t>190</w:t>
        </w:r>
        <w:r>
          <w:rPr>
            <w:noProof/>
            <w:webHidden/>
          </w:rPr>
          <w:fldChar w:fldCharType="end"/>
        </w:r>
      </w:hyperlink>
    </w:p>
    <w:p w14:paraId="1FA20190" w14:textId="0A1ACC3F" w:rsidR="00BE2B94" w:rsidRDefault="00BE2B94">
      <w:pPr>
        <w:pStyle w:val="TOC2"/>
        <w:tabs>
          <w:tab w:val="left" w:pos="880"/>
          <w:tab w:val="right" w:leader="dot" w:pos="9350"/>
        </w:tabs>
        <w:rPr>
          <w:rFonts w:asciiTheme="minorHAnsi" w:eastAsiaTheme="minorEastAsia" w:hAnsiTheme="minorHAnsi" w:cstheme="minorBidi"/>
          <w:noProof/>
        </w:rPr>
      </w:pPr>
      <w:hyperlink w:anchor="_Toc94634893" w:history="1">
        <w:r w:rsidRPr="00932EFB">
          <w:rPr>
            <w:rStyle w:val="Hyperlink"/>
            <w:noProof/>
          </w:rPr>
          <w:t>6.33</w:t>
        </w:r>
        <w:r>
          <w:rPr>
            <w:rFonts w:asciiTheme="minorHAnsi" w:eastAsiaTheme="minorEastAsia" w:hAnsiTheme="minorHAnsi" w:cstheme="minorBidi"/>
            <w:noProof/>
          </w:rPr>
          <w:tab/>
        </w:r>
        <w:r w:rsidRPr="00932EFB">
          <w:rPr>
            <w:rStyle w:val="Hyperlink"/>
            <w:noProof/>
          </w:rPr>
          <w:t>Use Case Id: UC-33 Impact of Admin closure on Masshealth Eligibility</w:t>
        </w:r>
        <w:r>
          <w:rPr>
            <w:noProof/>
            <w:webHidden/>
          </w:rPr>
          <w:tab/>
        </w:r>
        <w:r>
          <w:rPr>
            <w:noProof/>
            <w:webHidden/>
          </w:rPr>
          <w:fldChar w:fldCharType="begin"/>
        </w:r>
        <w:r>
          <w:rPr>
            <w:noProof/>
            <w:webHidden/>
          </w:rPr>
          <w:instrText xml:space="preserve"> PAGEREF _Toc94634893 \h </w:instrText>
        </w:r>
        <w:r>
          <w:rPr>
            <w:noProof/>
            <w:webHidden/>
          </w:rPr>
        </w:r>
        <w:r>
          <w:rPr>
            <w:noProof/>
            <w:webHidden/>
          </w:rPr>
          <w:fldChar w:fldCharType="separate"/>
        </w:r>
        <w:r>
          <w:rPr>
            <w:noProof/>
            <w:webHidden/>
          </w:rPr>
          <w:t>191</w:t>
        </w:r>
        <w:r>
          <w:rPr>
            <w:noProof/>
            <w:webHidden/>
          </w:rPr>
          <w:fldChar w:fldCharType="end"/>
        </w:r>
      </w:hyperlink>
    </w:p>
    <w:p w14:paraId="2522C289" w14:textId="4CE84D9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4" w:history="1">
        <w:r w:rsidRPr="00932EFB">
          <w:rPr>
            <w:rStyle w:val="Hyperlink"/>
            <w:rFonts w:cs="Arial"/>
            <w:noProof/>
          </w:rPr>
          <w:t>6.33.1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_Toc94634894 \h </w:instrText>
        </w:r>
        <w:r>
          <w:rPr>
            <w:noProof/>
            <w:webHidden/>
          </w:rPr>
        </w:r>
        <w:r>
          <w:rPr>
            <w:noProof/>
            <w:webHidden/>
          </w:rPr>
          <w:fldChar w:fldCharType="separate"/>
        </w:r>
        <w:r>
          <w:rPr>
            <w:noProof/>
            <w:webHidden/>
          </w:rPr>
          <w:t>191</w:t>
        </w:r>
        <w:r>
          <w:rPr>
            <w:noProof/>
            <w:webHidden/>
          </w:rPr>
          <w:fldChar w:fldCharType="end"/>
        </w:r>
      </w:hyperlink>
    </w:p>
    <w:p w14:paraId="418DD7B6" w14:textId="7A45A00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5" w:history="1">
        <w:r w:rsidRPr="00932EFB">
          <w:rPr>
            <w:rStyle w:val="Hyperlink"/>
            <w:rFonts w:cs="Arial"/>
            <w:noProof/>
          </w:rPr>
          <w:t>6.33.2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_Toc94634895 \h </w:instrText>
        </w:r>
        <w:r>
          <w:rPr>
            <w:noProof/>
            <w:webHidden/>
          </w:rPr>
        </w:r>
        <w:r>
          <w:rPr>
            <w:noProof/>
            <w:webHidden/>
          </w:rPr>
          <w:fldChar w:fldCharType="separate"/>
        </w:r>
        <w:r>
          <w:rPr>
            <w:noProof/>
            <w:webHidden/>
          </w:rPr>
          <w:t>191</w:t>
        </w:r>
        <w:r>
          <w:rPr>
            <w:noProof/>
            <w:webHidden/>
          </w:rPr>
          <w:fldChar w:fldCharType="end"/>
        </w:r>
      </w:hyperlink>
    </w:p>
    <w:p w14:paraId="79994811" w14:textId="5B5DA4E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6" w:history="1">
        <w:r w:rsidRPr="00932EFB">
          <w:rPr>
            <w:rStyle w:val="Hyperlink"/>
            <w:rFonts w:cs="Arial"/>
            <w:noProof/>
          </w:rPr>
          <w:t>6.33.3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_Toc94634896 \h </w:instrText>
        </w:r>
        <w:r>
          <w:rPr>
            <w:noProof/>
            <w:webHidden/>
          </w:rPr>
        </w:r>
        <w:r>
          <w:rPr>
            <w:noProof/>
            <w:webHidden/>
          </w:rPr>
          <w:fldChar w:fldCharType="separate"/>
        </w:r>
        <w:r>
          <w:rPr>
            <w:noProof/>
            <w:webHidden/>
          </w:rPr>
          <w:t>191</w:t>
        </w:r>
        <w:r>
          <w:rPr>
            <w:noProof/>
            <w:webHidden/>
          </w:rPr>
          <w:fldChar w:fldCharType="end"/>
        </w:r>
      </w:hyperlink>
    </w:p>
    <w:p w14:paraId="086EA40C" w14:textId="2DBBE4D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7" w:history="1">
        <w:r w:rsidRPr="00932EFB">
          <w:rPr>
            <w:rStyle w:val="Hyperlink"/>
            <w:rFonts w:cs="Arial"/>
            <w:noProof/>
          </w:rPr>
          <w:t>6.33.4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_Toc94634897 \h </w:instrText>
        </w:r>
        <w:r>
          <w:rPr>
            <w:noProof/>
            <w:webHidden/>
          </w:rPr>
        </w:r>
        <w:r>
          <w:rPr>
            <w:noProof/>
            <w:webHidden/>
          </w:rPr>
          <w:fldChar w:fldCharType="separate"/>
        </w:r>
        <w:r>
          <w:rPr>
            <w:noProof/>
            <w:webHidden/>
          </w:rPr>
          <w:t>191</w:t>
        </w:r>
        <w:r>
          <w:rPr>
            <w:noProof/>
            <w:webHidden/>
          </w:rPr>
          <w:fldChar w:fldCharType="end"/>
        </w:r>
      </w:hyperlink>
    </w:p>
    <w:p w14:paraId="17981B2E" w14:textId="68E2A90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8" w:history="1">
        <w:r w:rsidRPr="00932EFB">
          <w:rPr>
            <w:rStyle w:val="Hyperlink"/>
            <w:rFonts w:cs="Arial"/>
            <w:noProof/>
          </w:rPr>
          <w:t>6.33.5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_Toc94634898 \h </w:instrText>
        </w:r>
        <w:r>
          <w:rPr>
            <w:noProof/>
            <w:webHidden/>
          </w:rPr>
        </w:r>
        <w:r>
          <w:rPr>
            <w:noProof/>
            <w:webHidden/>
          </w:rPr>
          <w:fldChar w:fldCharType="separate"/>
        </w:r>
        <w:r>
          <w:rPr>
            <w:noProof/>
            <w:webHidden/>
          </w:rPr>
          <w:t>191</w:t>
        </w:r>
        <w:r>
          <w:rPr>
            <w:noProof/>
            <w:webHidden/>
          </w:rPr>
          <w:fldChar w:fldCharType="end"/>
        </w:r>
      </w:hyperlink>
    </w:p>
    <w:p w14:paraId="41577DBE" w14:textId="39E905E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9" w:history="1">
        <w:r w:rsidRPr="00932EFB">
          <w:rPr>
            <w:rStyle w:val="Hyperlink"/>
            <w:rFonts w:cs="Arial"/>
            <w:noProof/>
          </w:rPr>
          <w:t>6.33.6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_Toc94634899 \h </w:instrText>
        </w:r>
        <w:r>
          <w:rPr>
            <w:noProof/>
            <w:webHidden/>
          </w:rPr>
        </w:r>
        <w:r>
          <w:rPr>
            <w:noProof/>
            <w:webHidden/>
          </w:rPr>
          <w:fldChar w:fldCharType="separate"/>
        </w:r>
        <w:r>
          <w:rPr>
            <w:noProof/>
            <w:webHidden/>
          </w:rPr>
          <w:t>191</w:t>
        </w:r>
        <w:r>
          <w:rPr>
            <w:noProof/>
            <w:webHidden/>
          </w:rPr>
          <w:fldChar w:fldCharType="end"/>
        </w:r>
      </w:hyperlink>
    </w:p>
    <w:p w14:paraId="547FA72E" w14:textId="2612947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00" w:history="1">
        <w:r w:rsidRPr="00932EFB">
          <w:rPr>
            <w:rStyle w:val="Hyperlink"/>
            <w:rFonts w:cs="Arial"/>
            <w:noProof/>
          </w:rPr>
          <w:t>6.33.7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_Toc94634900 \h </w:instrText>
        </w:r>
        <w:r>
          <w:rPr>
            <w:noProof/>
            <w:webHidden/>
          </w:rPr>
        </w:r>
        <w:r>
          <w:rPr>
            <w:noProof/>
            <w:webHidden/>
          </w:rPr>
          <w:fldChar w:fldCharType="separate"/>
        </w:r>
        <w:r>
          <w:rPr>
            <w:noProof/>
            <w:webHidden/>
          </w:rPr>
          <w:t>191</w:t>
        </w:r>
        <w:r>
          <w:rPr>
            <w:noProof/>
            <w:webHidden/>
          </w:rPr>
          <w:fldChar w:fldCharType="end"/>
        </w:r>
      </w:hyperlink>
    </w:p>
    <w:p w14:paraId="403D82A7" w14:textId="43C8A16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01" w:history="1">
        <w:r w:rsidRPr="00932EFB">
          <w:rPr>
            <w:rStyle w:val="Hyperlink"/>
            <w:rFonts w:cs="Arial"/>
            <w:noProof/>
          </w:rPr>
          <w:t>6.33.7.1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_Toc94634901 \h </w:instrText>
        </w:r>
        <w:r>
          <w:rPr>
            <w:noProof/>
            <w:webHidden/>
          </w:rPr>
        </w:r>
        <w:r>
          <w:rPr>
            <w:noProof/>
            <w:webHidden/>
          </w:rPr>
          <w:fldChar w:fldCharType="separate"/>
        </w:r>
        <w:r>
          <w:rPr>
            <w:noProof/>
            <w:webHidden/>
          </w:rPr>
          <w:t>191</w:t>
        </w:r>
        <w:r>
          <w:rPr>
            <w:noProof/>
            <w:webHidden/>
          </w:rPr>
          <w:fldChar w:fldCharType="end"/>
        </w:r>
      </w:hyperlink>
    </w:p>
    <w:p w14:paraId="12CA0C93" w14:textId="38128FC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02" w:history="1">
        <w:r w:rsidRPr="00932EFB">
          <w:rPr>
            <w:rStyle w:val="Hyperlink"/>
            <w:rFonts w:cs="Arial"/>
            <w:noProof/>
          </w:rPr>
          <w:t>6.33.7.2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_Toc94634902 \h </w:instrText>
        </w:r>
        <w:r>
          <w:rPr>
            <w:noProof/>
            <w:webHidden/>
          </w:rPr>
        </w:r>
        <w:r>
          <w:rPr>
            <w:noProof/>
            <w:webHidden/>
          </w:rPr>
          <w:fldChar w:fldCharType="separate"/>
        </w:r>
        <w:r>
          <w:rPr>
            <w:noProof/>
            <w:webHidden/>
          </w:rPr>
          <w:t>191</w:t>
        </w:r>
        <w:r>
          <w:rPr>
            <w:noProof/>
            <w:webHidden/>
          </w:rPr>
          <w:fldChar w:fldCharType="end"/>
        </w:r>
      </w:hyperlink>
    </w:p>
    <w:p w14:paraId="6C5116F3" w14:textId="1BCCA6A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03" w:history="1">
        <w:r w:rsidRPr="00932EFB">
          <w:rPr>
            <w:rStyle w:val="Hyperlink"/>
            <w:rFonts w:cs="Arial"/>
            <w:noProof/>
          </w:rPr>
          <w:t>6.33.8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_Toc94634903 \h </w:instrText>
        </w:r>
        <w:r>
          <w:rPr>
            <w:noProof/>
            <w:webHidden/>
          </w:rPr>
        </w:r>
        <w:r>
          <w:rPr>
            <w:noProof/>
            <w:webHidden/>
          </w:rPr>
          <w:fldChar w:fldCharType="separate"/>
        </w:r>
        <w:r>
          <w:rPr>
            <w:noProof/>
            <w:webHidden/>
          </w:rPr>
          <w:t>192</w:t>
        </w:r>
        <w:r>
          <w:rPr>
            <w:noProof/>
            <w:webHidden/>
          </w:rPr>
          <w:fldChar w:fldCharType="end"/>
        </w:r>
      </w:hyperlink>
    </w:p>
    <w:p w14:paraId="7DEA6747" w14:textId="55C10BF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04" w:history="1">
        <w:r w:rsidRPr="00932EFB">
          <w:rPr>
            <w:rStyle w:val="Hyperlink"/>
            <w:rFonts w:cs="Arial"/>
            <w:noProof/>
          </w:rPr>
          <w:t>6.33.9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_Toc94634904 \h </w:instrText>
        </w:r>
        <w:r>
          <w:rPr>
            <w:noProof/>
            <w:webHidden/>
          </w:rPr>
        </w:r>
        <w:r>
          <w:rPr>
            <w:noProof/>
            <w:webHidden/>
          </w:rPr>
          <w:fldChar w:fldCharType="separate"/>
        </w:r>
        <w:r>
          <w:rPr>
            <w:noProof/>
            <w:webHidden/>
          </w:rPr>
          <w:t>192</w:t>
        </w:r>
        <w:r>
          <w:rPr>
            <w:noProof/>
            <w:webHidden/>
          </w:rPr>
          <w:fldChar w:fldCharType="end"/>
        </w:r>
      </w:hyperlink>
    </w:p>
    <w:p w14:paraId="24890A80" w14:textId="03EFF82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05" w:history="1">
        <w:r w:rsidRPr="00932EFB">
          <w:rPr>
            <w:rStyle w:val="Hyperlink"/>
            <w:rFonts w:cs="Arial"/>
            <w:noProof/>
          </w:rPr>
          <w:t>6.33.10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_Toc94634905 \h </w:instrText>
        </w:r>
        <w:r>
          <w:rPr>
            <w:noProof/>
            <w:webHidden/>
          </w:rPr>
        </w:r>
        <w:r>
          <w:rPr>
            <w:noProof/>
            <w:webHidden/>
          </w:rPr>
          <w:fldChar w:fldCharType="separate"/>
        </w:r>
        <w:r>
          <w:rPr>
            <w:noProof/>
            <w:webHidden/>
          </w:rPr>
          <w:t>196</w:t>
        </w:r>
        <w:r>
          <w:rPr>
            <w:noProof/>
            <w:webHidden/>
          </w:rPr>
          <w:fldChar w:fldCharType="end"/>
        </w:r>
      </w:hyperlink>
    </w:p>
    <w:p w14:paraId="3864A625" w14:textId="37F3B0F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06" w:history="1">
        <w:r w:rsidRPr="00932EFB">
          <w:rPr>
            <w:rStyle w:val="Hyperlink"/>
            <w:rFonts w:cs="Arial"/>
            <w:noProof/>
          </w:rPr>
          <w:t>6.33.11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_Toc94634906 \h </w:instrText>
        </w:r>
        <w:r>
          <w:rPr>
            <w:noProof/>
            <w:webHidden/>
          </w:rPr>
        </w:r>
        <w:r>
          <w:rPr>
            <w:noProof/>
            <w:webHidden/>
          </w:rPr>
          <w:fldChar w:fldCharType="separate"/>
        </w:r>
        <w:r>
          <w:rPr>
            <w:noProof/>
            <w:webHidden/>
          </w:rPr>
          <w:t>196</w:t>
        </w:r>
        <w:r>
          <w:rPr>
            <w:noProof/>
            <w:webHidden/>
          </w:rPr>
          <w:fldChar w:fldCharType="end"/>
        </w:r>
      </w:hyperlink>
    </w:p>
    <w:p w14:paraId="0846A486" w14:textId="3441275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07" w:history="1">
        <w:r w:rsidRPr="00932EFB">
          <w:rPr>
            <w:rStyle w:val="Hyperlink"/>
            <w:rFonts w:cs="Arial"/>
            <w:noProof/>
          </w:rPr>
          <w:t>6.33.12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_Toc94634907 \h </w:instrText>
        </w:r>
        <w:r>
          <w:rPr>
            <w:noProof/>
            <w:webHidden/>
          </w:rPr>
        </w:r>
        <w:r>
          <w:rPr>
            <w:noProof/>
            <w:webHidden/>
          </w:rPr>
          <w:fldChar w:fldCharType="separate"/>
        </w:r>
        <w:r>
          <w:rPr>
            <w:noProof/>
            <w:webHidden/>
          </w:rPr>
          <w:t>196</w:t>
        </w:r>
        <w:r>
          <w:rPr>
            <w:noProof/>
            <w:webHidden/>
          </w:rPr>
          <w:fldChar w:fldCharType="end"/>
        </w:r>
      </w:hyperlink>
    </w:p>
    <w:p w14:paraId="19225C4F" w14:textId="1207855D" w:rsidR="00BE2B94" w:rsidRDefault="00BE2B94">
      <w:pPr>
        <w:pStyle w:val="TOC2"/>
        <w:tabs>
          <w:tab w:val="left" w:pos="880"/>
          <w:tab w:val="right" w:leader="dot" w:pos="9350"/>
        </w:tabs>
        <w:rPr>
          <w:rFonts w:asciiTheme="minorHAnsi" w:eastAsiaTheme="minorEastAsia" w:hAnsiTheme="minorHAnsi" w:cstheme="minorBidi"/>
          <w:noProof/>
        </w:rPr>
      </w:pPr>
      <w:hyperlink w:anchor="_Toc94634908" w:history="1">
        <w:r w:rsidRPr="00932EFB">
          <w:rPr>
            <w:rStyle w:val="Hyperlink"/>
            <w:noProof/>
          </w:rPr>
          <w:t>6.34</w:t>
        </w:r>
        <w:r>
          <w:rPr>
            <w:rFonts w:asciiTheme="minorHAnsi" w:eastAsiaTheme="minorEastAsia" w:hAnsiTheme="minorHAnsi" w:cstheme="minorBidi"/>
            <w:noProof/>
          </w:rPr>
          <w:tab/>
        </w:r>
        <w:r w:rsidRPr="00932EFB">
          <w:rPr>
            <w:rStyle w:val="Hyperlink"/>
            <w:noProof/>
          </w:rPr>
          <w:t>Use Case Id: UC-34 Updates to the existing income time-clock expiration rules and income compatibility check in various processes concerning income for the Former Foster Care member</w:t>
        </w:r>
        <w:r>
          <w:rPr>
            <w:noProof/>
            <w:webHidden/>
          </w:rPr>
          <w:tab/>
        </w:r>
        <w:r>
          <w:rPr>
            <w:noProof/>
            <w:webHidden/>
          </w:rPr>
          <w:fldChar w:fldCharType="begin"/>
        </w:r>
        <w:r>
          <w:rPr>
            <w:noProof/>
            <w:webHidden/>
          </w:rPr>
          <w:instrText xml:space="preserve"> PAGEREF _Toc94634908 \h </w:instrText>
        </w:r>
        <w:r>
          <w:rPr>
            <w:noProof/>
            <w:webHidden/>
          </w:rPr>
        </w:r>
        <w:r>
          <w:rPr>
            <w:noProof/>
            <w:webHidden/>
          </w:rPr>
          <w:fldChar w:fldCharType="separate"/>
        </w:r>
        <w:r>
          <w:rPr>
            <w:noProof/>
            <w:webHidden/>
          </w:rPr>
          <w:t>198</w:t>
        </w:r>
        <w:r>
          <w:rPr>
            <w:noProof/>
            <w:webHidden/>
          </w:rPr>
          <w:fldChar w:fldCharType="end"/>
        </w:r>
      </w:hyperlink>
    </w:p>
    <w:p w14:paraId="563BFBF2" w14:textId="67B679C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09" w:history="1">
        <w:r w:rsidRPr="00932EFB">
          <w:rPr>
            <w:rStyle w:val="Hyperlink"/>
            <w:rFonts w:cs="Arial"/>
            <w:noProof/>
          </w:rPr>
          <w:t>6.34.1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_Toc94634909 \h </w:instrText>
        </w:r>
        <w:r>
          <w:rPr>
            <w:noProof/>
            <w:webHidden/>
          </w:rPr>
        </w:r>
        <w:r>
          <w:rPr>
            <w:noProof/>
            <w:webHidden/>
          </w:rPr>
          <w:fldChar w:fldCharType="separate"/>
        </w:r>
        <w:r>
          <w:rPr>
            <w:noProof/>
            <w:webHidden/>
          </w:rPr>
          <w:t>198</w:t>
        </w:r>
        <w:r>
          <w:rPr>
            <w:noProof/>
            <w:webHidden/>
          </w:rPr>
          <w:fldChar w:fldCharType="end"/>
        </w:r>
      </w:hyperlink>
    </w:p>
    <w:p w14:paraId="563D440F" w14:textId="42F28C5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0" w:history="1">
        <w:r w:rsidRPr="00932EFB">
          <w:rPr>
            <w:rStyle w:val="Hyperlink"/>
            <w:rFonts w:cs="Arial"/>
            <w:noProof/>
          </w:rPr>
          <w:t>6.34.2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_Toc94634910 \h </w:instrText>
        </w:r>
        <w:r>
          <w:rPr>
            <w:noProof/>
            <w:webHidden/>
          </w:rPr>
        </w:r>
        <w:r>
          <w:rPr>
            <w:noProof/>
            <w:webHidden/>
          </w:rPr>
          <w:fldChar w:fldCharType="separate"/>
        </w:r>
        <w:r>
          <w:rPr>
            <w:noProof/>
            <w:webHidden/>
          </w:rPr>
          <w:t>198</w:t>
        </w:r>
        <w:r>
          <w:rPr>
            <w:noProof/>
            <w:webHidden/>
          </w:rPr>
          <w:fldChar w:fldCharType="end"/>
        </w:r>
      </w:hyperlink>
    </w:p>
    <w:p w14:paraId="0768E8CA" w14:textId="78BA0C3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1" w:history="1">
        <w:r w:rsidRPr="00932EFB">
          <w:rPr>
            <w:rStyle w:val="Hyperlink"/>
            <w:rFonts w:cs="Arial"/>
            <w:noProof/>
          </w:rPr>
          <w:t>6.34.3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_Toc94634911 \h </w:instrText>
        </w:r>
        <w:r>
          <w:rPr>
            <w:noProof/>
            <w:webHidden/>
          </w:rPr>
        </w:r>
        <w:r>
          <w:rPr>
            <w:noProof/>
            <w:webHidden/>
          </w:rPr>
          <w:fldChar w:fldCharType="separate"/>
        </w:r>
        <w:r>
          <w:rPr>
            <w:noProof/>
            <w:webHidden/>
          </w:rPr>
          <w:t>198</w:t>
        </w:r>
        <w:r>
          <w:rPr>
            <w:noProof/>
            <w:webHidden/>
          </w:rPr>
          <w:fldChar w:fldCharType="end"/>
        </w:r>
      </w:hyperlink>
    </w:p>
    <w:p w14:paraId="5EB75217" w14:textId="33AD2F9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2" w:history="1">
        <w:r w:rsidRPr="00932EFB">
          <w:rPr>
            <w:rStyle w:val="Hyperlink"/>
            <w:rFonts w:cs="Arial"/>
            <w:noProof/>
          </w:rPr>
          <w:t>6.34.4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_Toc94634912 \h </w:instrText>
        </w:r>
        <w:r>
          <w:rPr>
            <w:noProof/>
            <w:webHidden/>
          </w:rPr>
        </w:r>
        <w:r>
          <w:rPr>
            <w:noProof/>
            <w:webHidden/>
          </w:rPr>
          <w:fldChar w:fldCharType="separate"/>
        </w:r>
        <w:r>
          <w:rPr>
            <w:noProof/>
            <w:webHidden/>
          </w:rPr>
          <w:t>198</w:t>
        </w:r>
        <w:r>
          <w:rPr>
            <w:noProof/>
            <w:webHidden/>
          </w:rPr>
          <w:fldChar w:fldCharType="end"/>
        </w:r>
      </w:hyperlink>
    </w:p>
    <w:p w14:paraId="39D52BD9" w14:textId="164CB29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3" w:history="1">
        <w:r w:rsidRPr="00932EFB">
          <w:rPr>
            <w:rStyle w:val="Hyperlink"/>
            <w:rFonts w:cs="Arial"/>
            <w:noProof/>
          </w:rPr>
          <w:t>6.34.5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_Toc94634913 \h </w:instrText>
        </w:r>
        <w:r>
          <w:rPr>
            <w:noProof/>
            <w:webHidden/>
          </w:rPr>
        </w:r>
        <w:r>
          <w:rPr>
            <w:noProof/>
            <w:webHidden/>
          </w:rPr>
          <w:fldChar w:fldCharType="separate"/>
        </w:r>
        <w:r>
          <w:rPr>
            <w:noProof/>
            <w:webHidden/>
          </w:rPr>
          <w:t>198</w:t>
        </w:r>
        <w:r>
          <w:rPr>
            <w:noProof/>
            <w:webHidden/>
          </w:rPr>
          <w:fldChar w:fldCharType="end"/>
        </w:r>
      </w:hyperlink>
    </w:p>
    <w:p w14:paraId="42000876" w14:textId="2F6DB92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4" w:history="1">
        <w:r w:rsidRPr="00932EFB">
          <w:rPr>
            <w:rStyle w:val="Hyperlink"/>
            <w:rFonts w:cs="Arial"/>
            <w:noProof/>
          </w:rPr>
          <w:t>6.34.6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_Toc94634914 \h </w:instrText>
        </w:r>
        <w:r>
          <w:rPr>
            <w:noProof/>
            <w:webHidden/>
          </w:rPr>
        </w:r>
        <w:r>
          <w:rPr>
            <w:noProof/>
            <w:webHidden/>
          </w:rPr>
          <w:fldChar w:fldCharType="separate"/>
        </w:r>
        <w:r>
          <w:rPr>
            <w:noProof/>
            <w:webHidden/>
          </w:rPr>
          <w:t>199</w:t>
        </w:r>
        <w:r>
          <w:rPr>
            <w:noProof/>
            <w:webHidden/>
          </w:rPr>
          <w:fldChar w:fldCharType="end"/>
        </w:r>
      </w:hyperlink>
    </w:p>
    <w:p w14:paraId="16516E89" w14:textId="04DB1DD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5" w:history="1">
        <w:r w:rsidRPr="00932EFB">
          <w:rPr>
            <w:rStyle w:val="Hyperlink"/>
            <w:rFonts w:cs="Arial"/>
            <w:noProof/>
          </w:rPr>
          <w:t>6.34.7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_Toc94634915 \h </w:instrText>
        </w:r>
        <w:r>
          <w:rPr>
            <w:noProof/>
            <w:webHidden/>
          </w:rPr>
        </w:r>
        <w:r>
          <w:rPr>
            <w:noProof/>
            <w:webHidden/>
          </w:rPr>
          <w:fldChar w:fldCharType="separate"/>
        </w:r>
        <w:r>
          <w:rPr>
            <w:noProof/>
            <w:webHidden/>
          </w:rPr>
          <w:t>199</w:t>
        </w:r>
        <w:r>
          <w:rPr>
            <w:noProof/>
            <w:webHidden/>
          </w:rPr>
          <w:fldChar w:fldCharType="end"/>
        </w:r>
      </w:hyperlink>
    </w:p>
    <w:p w14:paraId="4D0A452D" w14:textId="117036A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16" w:history="1">
        <w:r w:rsidRPr="00932EFB">
          <w:rPr>
            <w:rStyle w:val="Hyperlink"/>
            <w:rFonts w:cs="Arial"/>
            <w:noProof/>
          </w:rPr>
          <w:t>6.34.7.1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_Toc94634916 \h </w:instrText>
        </w:r>
        <w:r>
          <w:rPr>
            <w:noProof/>
            <w:webHidden/>
          </w:rPr>
        </w:r>
        <w:r>
          <w:rPr>
            <w:noProof/>
            <w:webHidden/>
          </w:rPr>
          <w:fldChar w:fldCharType="separate"/>
        </w:r>
        <w:r>
          <w:rPr>
            <w:noProof/>
            <w:webHidden/>
          </w:rPr>
          <w:t>199</w:t>
        </w:r>
        <w:r>
          <w:rPr>
            <w:noProof/>
            <w:webHidden/>
          </w:rPr>
          <w:fldChar w:fldCharType="end"/>
        </w:r>
      </w:hyperlink>
    </w:p>
    <w:p w14:paraId="1E0CAD29" w14:textId="4A186DA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17" w:history="1">
        <w:r w:rsidRPr="00932EFB">
          <w:rPr>
            <w:rStyle w:val="Hyperlink"/>
            <w:rFonts w:cs="Arial"/>
            <w:noProof/>
          </w:rPr>
          <w:t>6.34.7.2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_Toc94634917 \h </w:instrText>
        </w:r>
        <w:r>
          <w:rPr>
            <w:noProof/>
            <w:webHidden/>
          </w:rPr>
        </w:r>
        <w:r>
          <w:rPr>
            <w:noProof/>
            <w:webHidden/>
          </w:rPr>
          <w:fldChar w:fldCharType="separate"/>
        </w:r>
        <w:r>
          <w:rPr>
            <w:noProof/>
            <w:webHidden/>
          </w:rPr>
          <w:t>199</w:t>
        </w:r>
        <w:r>
          <w:rPr>
            <w:noProof/>
            <w:webHidden/>
          </w:rPr>
          <w:fldChar w:fldCharType="end"/>
        </w:r>
      </w:hyperlink>
    </w:p>
    <w:p w14:paraId="675BC141" w14:textId="7FF6D4F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18" w:history="1">
        <w:r w:rsidRPr="00932EFB">
          <w:rPr>
            <w:rStyle w:val="Hyperlink"/>
            <w:rFonts w:cs="Arial"/>
            <w:noProof/>
          </w:rPr>
          <w:t>6.34.7.3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_Toc94634918 \h </w:instrText>
        </w:r>
        <w:r>
          <w:rPr>
            <w:noProof/>
            <w:webHidden/>
          </w:rPr>
        </w:r>
        <w:r>
          <w:rPr>
            <w:noProof/>
            <w:webHidden/>
          </w:rPr>
          <w:fldChar w:fldCharType="separate"/>
        </w:r>
        <w:r>
          <w:rPr>
            <w:noProof/>
            <w:webHidden/>
          </w:rPr>
          <w:t>199</w:t>
        </w:r>
        <w:r>
          <w:rPr>
            <w:noProof/>
            <w:webHidden/>
          </w:rPr>
          <w:fldChar w:fldCharType="end"/>
        </w:r>
      </w:hyperlink>
    </w:p>
    <w:p w14:paraId="4611BFC4" w14:textId="5D2ADE7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19" w:history="1">
        <w:r w:rsidRPr="00932EFB">
          <w:rPr>
            <w:rStyle w:val="Hyperlink"/>
            <w:rFonts w:cs="Arial"/>
            <w:noProof/>
          </w:rPr>
          <w:t>6.34.7.4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_Toc94634919 \h </w:instrText>
        </w:r>
        <w:r>
          <w:rPr>
            <w:noProof/>
            <w:webHidden/>
          </w:rPr>
        </w:r>
        <w:r>
          <w:rPr>
            <w:noProof/>
            <w:webHidden/>
          </w:rPr>
          <w:fldChar w:fldCharType="separate"/>
        </w:r>
        <w:r>
          <w:rPr>
            <w:noProof/>
            <w:webHidden/>
          </w:rPr>
          <w:t>199</w:t>
        </w:r>
        <w:r>
          <w:rPr>
            <w:noProof/>
            <w:webHidden/>
          </w:rPr>
          <w:fldChar w:fldCharType="end"/>
        </w:r>
      </w:hyperlink>
    </w:p>
    <w:p w14:paraId="31F6A449" w14:textId="6203E45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0" w:history="1">
        <w:r w:rsidRPr="00932EFB">
          <w:rPr>
            <w:rStyle w:val="Hyperlink"/>
            <w:rFonts w:cs="Arial"/>
            <w:noProof/>
          </w:rPr>
          <w:t>6.34.7.5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_Toc94634920 \h </w:instrText>
        </w:r>
        <w:r>
          <w:rPr>
            <w:noProof/>
            <w:webHidden/>
          </w:rPr>
        </w:r>
        <w:r>
          <w:rPr>
            <w:noProof/>
            <w:webHidden/>
          </w:rPr>
          <w:fldChar w:fldCharType="separate"/>
        </w:r>
        <w:r>
          <w:rPr>
            <w:noProof/>
            <w:webHidden/>
          </w:rPr>
          <w:t>200</w:t>
        </w:r>
        <w:r>
          <w:rPr>
            <w:noProof/>
            <w:webHidden/>
          </w:rPr>
          <w:fldChar w:fldCharType="end"/>
        </w:r>
      </w:hyperlink>
    </w:p>
    <w:p w14:paraId="5E095571" w14:textId="6E6B930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1" w:history="1">
        <w:r w:rsidRPr="00932EFB">
          <w:rPr>
            <w:rStyle w:val="Hyperlink"/>
            <w:rFonts w:cs="Arial"/>
            <w:noProof/>
          </w:rPr>
          <w:t>6.34.7.6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_Toc94634921 \h </w:instrText>
        </w:r>
        <w:r>
          <w:rPr>
            <w:noProof/>
            <w:webHidden/>
          </w:rPr>
        </w:r>
        <w:r>
          <w:rPr>
            <w:noProof/>
            <w:webHidden/>
          </w:rPr>
          <w:fldChar w:fldCharType="separate"/>
        </w:r>
        <w:r>
          <w:rPr>
            <w:noProof/>
            <w:webHidden/>
          </w:rPr>
          <w:t>200</w:t>
        </w:r>
        <w:r>
          <w:rPr>
            <w:noProof/>
            <w:webHidden/>
          </w:rPr>
          <w:fldChar w:fldCharType="end"/>
        </w:r>
      </w:hyperlink>
    </w:p>
    <w:p w14:paraId="271FB07C" w14:textId="4A10002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2" w:history="1">
        <w:r w:rsidRPr="00932EFB">
          <w:rPr>
            <w:rStyle w:val="Hyperlink"/>
            <w:rFonts w:cs="Arial"/>
            <w:noProof/>
          </w:rPr>
          <w:t>6.34.7.7</w:t>
        </w:r>
        <w:r>
          <w:rPr>
            <w:rFonts w:asciiTheme="minorHAnsi" w:eastAsiaTheme="minorEastAsia" w:hAnsiTheme="minorHAnsi" w:cstheme="minorBidi"/>
            <w:noProof/>
          </w:rPr>
          <w:tab/>
        </w:r>
        <w:r w:rsidRPr="00932EFB">
          <w:rPr>
            <w:rStyle w:val="Hyperlink"/>
            <w:rFonts w:cs="Arial"/>
            <w:noProof/>
          </w:rPr>
          <w:t>Alternate Flow-6</w:t>
        </w:r>
        <w:r>
          <w:rPr>
            <w:noProof/>
            <w:webHidden/>
          </w:rPr>
          <w:tab/>
        </w:r>
        <w:r>
          <w:rPr>
            <w:noProof/>
            <w:webHidden/>
          </w:rPr>
          <w:fldChar w:fldCharType="begin"/>
        </w:r>
        <w:r>
          <w:rPr>
            <w:noProof/>
            <w:webHidden/>
          </w:rPr>
          <w:instrText xml:space="preserve"> PAGEREF _Toc94634922 \h </w:instrText>
        </w:r>
        <w:r>
          <w:rPr>
            <w:noProof/>
            <w:webHidden/>
          </w:rPr>
        </w:r>
        <w:r>
          <w:rPr>
            <w:noProof/>
            <w:webHidden/>
          </w:rPr>
          <w:fldChar w:fldCharType="separate"/>
        </w:r>
        <w:r>
          <w:rPr>
            <w:noProof/>
            <w:webHidden/>
          </w:rPr>
          <w:t>200</w:t>
        </w:r>
        <w:r>
          <w:rPr>
            <w:noProof/>
            <w:webHidden/>
          </w:rPr>
          <w:fldChar w:fldCharType="end"/>
        </w:r>
      </w:hyperlink>
    </w:p>
    <w:p w14:paraId="05C25620" w14:textId="3336FBF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3" w:history="1">
        <w:r w:rsidRPr="00932EFB">
          <w:rPr>
            <w:rStyle w:val="Hyperlink"/>
            <w:rFonts w:cs="Arial"/>
            <w:noProof/>
          </w:rPr>
          <w:t>6.34.7.8</w:t>
        </w:r>
        <w:r>
          <w:rPr>
            <w:rFonts w:asciiTheme="minorHAnsi" w:eastAsiaTheme="minorEastAsia" w:hAnsiTheme="minorHAnsi" w:cstheme="minorBidi"/>
            <w:noProof/>
          </w:rPr>
          <w:tab/>
        </w:r>
        <w:r w:rsidRPr="00932EFB">
          <w:rPr>
            <w:rStyle w:val="Hyperlink"/>
            <w:rFonts w:cs="Arial"/>
            <w:noProof/>
          </w:rPr>
          <w:t>Alternate Flow-7</w:t>
        </w:r>
        <w:r>
          <w:rPr>
            <w:noProof/>
            <w:webHidden/>
          </w:rPr>
          <w:tab/>
        </w:r>
        <w:r>
          <w:rPr>
            <w:noProof/>
            <w:webHidden/>
          </w:rPr>
          <w:fldChar w:fldCharType="begin"/>
        </w:r>
        <w:r>
          <w:rPr>
            <w:noProof/>
            <w:webHidden/>
          </w:rPr>
          <w:instrText xml:space="preserve"> PAGEREF _Toc94634923 \h </w:instrText>
        </w:r>
        <w:r>
          <w:rPr>
            <w:noProof/>
            <w:webHidden/>
          </w:rPr>
        </w:r>
        <w:r>
          <w:rPr>
            <w:noProof/>
            <w:webHidden/>
          </w:rPr>
          <w:fldChar w:fldCharType="separate"/>
        </w:r>
        <w:r>
          <w:rPr>
            <w:noProof/>
            <w:webHidden/>
          </w:rPr>
          <w:t>200</w:t>
        </w:r>
        <w:r>
          <w:rPr>
            <w:noProof/>
            <w:webHidden/>
          </w:rPr>
          <w:fldChar w:fldCharType="end"/>
        </w:r>
      </w:hyperlink>
    </w:p>
    <w:p w14:paraId="0B6EAB45" w14:textId="295AFB4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24" w:history="1">
        <w:r w:rsidRPr="00932EFB">
          <w:rPr>
            <w:rStyle w:val="Hyperlink"/>
            <w:rFonts w:cs="Arial"/>
            <w:noProof/>
          </w:rPr>
          <w:t>6.34.8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_Toc94634924 \h </w:instrText>
        </w:r>
        <w:r>
          <w:rPr>
            <w:noProof/>
            <w:webHidden/>
          </w:rPr>
        </w:r>
        <w:r>
          <w:rPr>
            <w:noProof/>
            <w:webHidden/>
          </w:rPr>
          <w:fldChar w:fldCharType="separate"/>
        </w:r>
        <w:r>
          <w:rPr>
            <w:noProof/>
            <w:webHidden/>
          </w:rPr>
          <w:t>201</w:t>
        </w:r>
        <w:r>
          <w:rPr>
            <w:noProof/>
            <w:webHidden/>
          </w:rPr>
          <w:fldChar w:fldCharType="end"/>
        </w:r>
      </w:hyperlink>
    </w:p>
    <w:p w14:paraId="2FAD3EE6" w14:textId="0779774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25" w:history="1">
        <w:r w:rsidRPr="00932EFB">
          <w:rPr>
            <w:rStyle w:val="Hyperlink"/>
            <w:rFonts w:cs="Arial"/>
            <w:noProof/>
          </w:rPr>
          <w:t>6.34.9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_Toc94634925 \h </w:instrText>
        </w:r>
        <w:r>
          <w:rPr>
            <w:noProof/>
            <w:webHidden/>
          </w:rPr>
        </w:r>
        <w:r>
          <w:rPr>
            <w:noProof/>
            <w:webHidden/>
          </w:rPr>
          <w:fldChar w:fldCharType="separate"/>
        </w:r>
        <w:r>
          <w:rPr>
            <w:noProof/>
            <w:webHidden/>
          </w:rPr>
          <w:t>201</w:t>
        </w:r>
        <w:r>
          <w:rPr>
            <w:noProof/>
            <w:webHidden/>
          </w:rPr>
          <w:fldChar w:fldCharType="end"/>
        </w:r>
      </w:hyperlink>
    </w:p>
    <w:p w14:paraId="2452C650" w14:textId="7018728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6" w:history="1">
        <w:r w:rsidRPr="00932EFB">
          <w:rPr>
            <w:rStyle w:val="Hyperlink"/>
            <w:rFonts w:cs="Arial"/>
            <w:noProof/>
          </w:rPr>
          <w:t>6.34.10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_Toc94634926 \h </w:instrText>
        </w:r>
        <w:r>
          <w:rPr>
            <w:noProof/>
            <w:webHidden/>
          </w:rPr>
        </w:r>
        <w:r>
          <w:rPr>
            <w:noProof/>
            <w:webHidden/>
          </w:rPr>
          <w:fldChar w:fldCharType="separate"/>
        </w:r>
        <w:r>
          <w:rPr>
            <w:noProof/>
            <w:webHidden/>
          </w:rPr>
          <w:t>202</w:t>
        </w:r>
        <w:r>
          <w:rPr>
            <w:noProof/>
            <w:webHidden/>
          </w:rPr>
          <w:fldChar w:fldCharType="end"/>
        </w:r>
      </w:hyperlink>
    </w:p>
    <w:p w14:paraId="168EACDA" w14:textId="1380EA3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7" w:history="1">
        <w:r w:rsidRPr="00932EFB">
          <w:rPr>
            <w:rStyle w:val="Hyperlink"/>
            <w:rFonts w:cs="Arial"/>
            <w:noProof/>
          </w:rPr>
          <w:t>6.34.11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_Toc94634927 \h </w:instrText>
        </w:r>
        <w:r>
          <w:rPr>
            <w:noProof/>
            <w:webHidden/>
          </w:rPr>
        </w:r>
        <w:r>
          <w:rPr>
            <w:noProof/>
            <w:webHidden/>
          </w:rPr>
          <w:fldChar w:fldCharType="separate"/>
        </w:r>
        <w:r>
          <w:rPr>
            <w:noProof/>
            <w:webHidden/>
          </w:rPr>
          <w:t>202</w:t>
        </w:r>
        <w:r>
          <w:rPr>
            <w:noProof/>
            <w:webHidden/>
          </w:rPr>
          <w:fldChar w:fldCharType="end"/>
        </w:r>
      </w:hyperlink>
    </w:p>
    <w:p w14:paraId="7A89ED1A" w14:textId="024A67A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8" w:history="1">
        <w:r w:rsidRPr="00932EFB">
          <w:rPr>
            <w:rStyle w:val="Hyperlink"/>
            <w:rFonts w:cs="Arial"/>
            <w:noProof/>
          </w:rPr>
          <w:t>6.34.12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_Toc94634928 \h </w:instrText>
        </w:r>
        <w:r>
          <w:rPr>
            <w:noProof/>
            <w:webHidden/>
          </w:rPr>
        </w:r>
        <w:r>
          <w:rPr>
            <w:noProof/>
            <w:webHidden/>
          </w:rPr>
          <w:fldChar w:fldCharType="separate"/>
        </w:r>
        <w:r>
          <w:rPr>
            <w:noProof/>
            <w:webHidden/>
          </w:rPr>
          <w:t>202</w:t>
        </w:r>
        <w:r>
          <w:rPr>
            <w:noProof/>
            <w:webHidden/>
          </w:rPr>
          <w:fldChar w:fldCharType="end"/>
        </w:r>
      </w:hyperlink>
    </w:p>
    <w:p w14:paraId="1859EA58" w14:textId="3C28B91F" w:rsidR="00BE2B94" w:rsidRDefault="00BE2B94">
      <w:pPr>
        <w:pStyle w:val="TOC2"/>
        <w:tabs>
          <w:tab w:val="left" w:pos="880"/>
          <w:tab w:val="right" w:leader="dot" w:pos="9350"/>
        </w:tabs>
        <w:rPr>
          <w:rFonts w:asciiTheme="minorHAnsi" w:eastAsiaTheme="minorEastAsia" w:hAnsiTheme="minorHAnsi" w:cstheme="minorBidi"/>
          <w:noProof/>
        </w:rPr>
      </w:pPr>
      <w:hyperlink w:anchor="_Toc94634929" w:history="1">
        <w:r w:rsidRPr="00932EFB">
          <w:rPr>
            <w:rStyle w:val="Hyperlink"/>
            <w:noProof/>
          </w:rPr>
          <w:t>6.35</w:t>
        </w:r>
        <w:r>
          <w:rPr>
            <w:rFonts w:asciiTheme="minorHAnsi" w:eastAsiaTheme="minorEastAsia" w:hAnsiTheme="minorHAnsi" w:cstheme="minorBidi"/>
            <w:noProof/>
          </w:rPr>
          <w:tab/>
        </w:r>
        <w:r w:rsidRPr="00932EFB">
          <w:rPr>
            <w:rStyle w:val="Hyperlink"/>
            <w:noProof/>
          </w:rPr>
          <w:t>Use Case Id: UC-35 MassHealth Eligibility Determination based on Overridden and Protected Eligibility</w:t>
        </w:r>
        <w:r>
          <w:rPr>
            <w:noProof/>
            <w:webHidden/>
          </w:rPr>
          <w:tab/>
        </w:r>
        <w:r>
          <w:rPr>
            <w:noProof/>
            <w:webHidden/>
          </w:rPr>
          <w:fldChar w:fldCharType="begin"/>
        </w:r>
        <w:r>
          <w:rPr>
            <w:noProof/>
            <w:webHidden/>
          </w:rPr>
          <w:instrText xml:space="preserve"> PAGEREF _Toc94634929 \h </w:instrText>
        </w:r>
        <w:r>
          <w:rPr>
            <w:noProof/>
            <w:webHidden/>
          </w:rPr>
        </w:r>
        <w:r>
          <w:rPr>
            <w:noProof/>
            <w:webHidden/>
          </w:rPr>
          <w:fldChar w:fldCharType="separate"/>
        </w:r>
        <w:r>
          <w:rPr>
            <w:noProof/>
            <w:webHidden/>
          </w:rPr>
          <w:t>203</w:t>
        </w:r>
        <w:r>
          <w:rPr>
            <w:noProof/>
            <w:webHidden/>
          </w:rPr>
          <w:fldChar w:fldCharType="end"/>
        </w:r>
      </w:hyperlink>
    </w:p>
    <w:p w14:paraId="4C7FFB06" w14:textId="23DE392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0" w:history="1">
        <w:r w:rsidRPr="00932EFB">
          <w:rPr>
            <w:rStyle w:val="Hyperlink"/>
            <w:rFonts w:cs="Arial"/>
            <w:noProof/>
          </w:rPr>
          <w:t>6.35.1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_Toc94634930 \h </w:instrText>
        </w:r>
        <w:r>
          <w:rPr>
            <w:noProof/>
            <w:webHidden/>
          </w:rPr>
        </w:r>
        <w:r>
          <w:rPr>
            <w:noProof/>
            <w:webHidden/>
          </w:rPr>
          <w:fldChar w:fldCharType="separate"/>
        </w:r>
        <w:r>
          <w:rPr>
            <w:noProof/>
            <w:webHidden/>
          </w:rPr>
          <w:t>203</w:t>
        </w:r>
        <w:r>
          <w:rPr>
            <w:noProof/>
            <w:webHidden/>
          </w:rPr>
          <w:fldChar w:fldCharType="end"/>
        </w:r>
      </w:hyperlink>
    </w:p>
    <w:p w14:paraId="64CDF2D7" w14:textId="5F25038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1" w:history="1">
        <w:r w:rsidRPr="00932EFB">
          <w:rPr>
            <w:rStyle w:val="Hyperlink"/>
            <w:rFonts w:cs="Arial"/>
            <w:noProof/>
          </w:rPr>
          <w:t>6.35.2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_Toc94634931 \h </w:instrText>
        </w:r>
        <w:r>
          <w:rPr>
            <w:noProof/>
            <w:webHidden/>
          </w:rPr>
        </w:r>
        <w:r>
          <w:rPr>
            <w:noProof/>
            <w:webHidden/>
          </w:rPr>
          <w:fldChar w:fldCharType="separate"/>
        </w:r>
        <w:r>
          <w:rPr>
            <w:noProof/>
            <w:webHidden/>
          </w:rPr>
          <w:t>203</w:t>
        </w:r>
        <w:r>
          <w:rPr>
            <w:noProof/>
            <w:webHidden/>
          </w:rPr>
          <w:fldChar w:fldCharType="end"/>
        </w:r>
      </w:hyperlink>
    </w:p>
    <w:p w14:paraId="4BE9FDE4" w14:textId="2DC16AC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2" w:history="1">
        <w:r w:rsidRPr="00932EFB">
          <w:rPr>
            <w:rStyle w:val="Hyperlink"/>
            <w:rFonts w:cs="Arial"/>
            <w:noProof/>
          </w:rPr>
          <w:t>6.35.3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_Toc94634932 \h </w:instrText>
        </w:r>
        <w:r>
          <w:rPr>
            <w:noProof/>
            <w:webHidden/>
          </w:rPr>
        </w:r>
        <w:r>
          <w:rPr>
            <w:noProof/>
            <w:webHidden/>
          </w:rPr>
          <w:fldChar w:fldCharType="separate"/>
        </w:r>
        <w:r>
          <w:rPr>
            <w:noProof/>
            <w:webHidden/>
          </w:rPr>
          <w:t>203</w:t>
        </w:r>
        <w:r>
          <w:rPr>
            <w:noProof/>
            <w:webHidden/>
          </w:rPr>
          <w:fldChar w:fldCharType="end"/>
        </w:r>
      </w:hyperlink>
    </w:p>
    <w:p w14:paraId="6ABE0139" w14:textId="7055241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3" w:history="1">
        <w:r w:rsidRPr="00932EFB">
          <w:rPr>
            <w:rStyle w:val="Hyperlink"/>
            <w:rFonts w:cs="Arial"/>
            <w:noProof/>
          </w:rPr>
          <w:t>6.35.4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_Toc94634933 \h </w:instrText>
        </w:r>
        <w:r>
          <w:rPr>
            <w:noProof/>
            <w:webHidden/>
          </w:rPr>
        </w:r>
        <w:r>
          <w:rPr>
            <w:noProof/>
            <w:webHidden/>
          </w:rPr>
          <w:fldChar w:fldCharType="separate"/>
        </w:r>
        <w:r>
          <w:rPr>
            <w:noProof/>
            <w:webHidden/>
          </w:rPr>
          <w:t>203</w:t>
        </w:r>
        <w:r>
          <w:rPr>
            <w:noProof/>
            <w:webHidden/>
          </w:rPr>
          <w:fldChar w:fldCharType="end"/>
        </w:r>
      </w:hyperlink>
    </w:p>
    <w:p w14:paraId="1641C90B" w14:textId="7A4BD93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4" w:history="1">
        <w:r w:rsidRPr="00932EFB">
          <w:rPr>
            <w:rStyle w:val="Hyperlink"/>
            <w:rFonts w:cs="Arial"/>
            <w:noProof/>
          </w:rPr>
          <w:t>6.35.5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_Toc94634934 \h </w:instrText>
        </w:r>
        <w:r>
          <w:rPr>
            <w:noProof/>
            <w:webHidden/>
          </w:rPr>
        </w:r>
        <w:r>
          <w:rPr>
            <w:noProof/>
            <w:webHidden/>
          </w:rPr>
          <w:fldChar w:fldCharType="separate"/>
        </w:r>
        <w:r>
          <w:rPr>
            <w:noProof/>
            <w:webHidden/>
          </w:rPr>
          <w:t>203</w:t>
        </w:r>
        <w:r>
          <w:rPr>
            <w:noProof/>
            <w:webHidden/>
          </w:rPr>
          <w:fldChar w:fldCharType="end"/>
        </w:r>
      </w:hyperlink>
    </w:p>
    <w:p w14:paraId="74CA5C99" w14:textId="3393776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5" w:history="1">
        <w:r w:rsidRPr="00932EFB">
          <w:rPr>
            <w:rStyle w:val="Hyperlink"/>
            <w:rFonts w:cs="Arial"/>
            <w:noProof/>
          </w:rPr>
          <w:t>6.35.6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_Toc94634935 \h </w:instrText>
        </w:r>
        <w:r>
          <w:rPr>
            <w:noProof/>
            <w:webHidden/>
          </w:rPr>
        </w:r>
        <w:r>
          <w:rPr>
            <w:noProof/>
            <w:webHidden/>
          </w:rPr>
          <w:fldChar w:fldCharType="separate"/>
        </w:r>
        <w:r>
          <w:rPr>
            <w:noProof/>
            <w:webHidden/>
          </w:rPr>
          <w:t>203</w:t>
        </w:r>
        <w:r>
          <w:rPr>
            <w:noProof/>
            <w:webHidden/>
          </w:rPr>
          <w:fldChar w:fldCharType="end"/>
        </w:r>
      </w:hyperlink>
    </w:p>
    <w:p w14:paraId="124F3CDD" w14:textId="740B7B0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6" w:history="1">
        <w:r w:rsidRPr="00932EFB">
          <w:rPr>
            <w:rStyle w:val="Hyperlink"/>
            <w:rFonts w:cs="Arial"/>
            <w:noProof/>
          </w:rPr>
          <w:t>6.35.7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_Toc94634936 \h </w:instrText>
        </w:r>
        <w:r>
          <w:rPr>
            <w:noProof/>
            <w:webHidden/>
          </w:rPr>
        </w:r>
        <w:r>
          <w:rPr>
            <w:noProof/>
            <w:webHidden/>
          </w:rPr>
          <w:fldChar w:fldCharType="separate"/>
        </w:r>
        <w:r>
          <w:rPr>
            <w:noProof/>
            <w:webHidden/>
          </w:rPr>
          <w:t>203</w:t>
        </w:r>
        <w:r>
          <w:rPr>
            <w:noProof/>
            <w:webHidden/>
          </w:rPr>
          <w:fldChar w:fldCharType="end"/>
        </w:r>
      </w:hyperlink>
    </w:p>
    <w:p w14:paraId="04DEB7B1" w14:textId="1D26B1F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37" w:history="1">
        <w:r w:rsidRPr="00932EFB">
          <w:rPr>
            <w:rStyle w:val="Hyperlink"/>
            <w:rFonts w:cs="Arial"/>
            <w:noProof/>
          </w:rPr>
          <w:t>6.35.7.1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_Toc94634937 \h </w:instrText>
        </w:r>
        <w:r>
          <w:rPr>
            <w:noProof/>
            <w:webHidden/>
          </w:rPr>
        </w:r>
        <w:r>
          <w:rPr>
            <w:noProof/>
            <w:webHidden/>
          </w:rPr>
          <w:fldChar w:fldCharType="separate"/>
        </w:r>
        <w:r>
          <w:rPr>
            <w:noProof/>
            <w:webHidden/>
          </w:rPr>
          <w:t>204</w:t>
        </w:r>
        <w:r>
          <w:rPr>
            <w:noProof/>
            <w:webHidden/>
          </w:rPr>
          <w:fldChar w:fldCharType="end"/>
        </w:r>
      </w:hyperlink>
    </w:p>
    <w:p w14:paraId="6F39A6C3" w14:textId="3DCB12A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38" w:history="1">
        <w:r w:rsidRPr="00932EFB">
          <w:rPr>
            <w:rStyle w:val="Hyperlink"/>
            <w:rFonts w:cs="Arial"/>
            <w:noProof/>
          </w:rPr>
          <w:t>6.35.7.2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_Toc94634938 \h </w:instrText>
        </w:r>
        <w:r>
          <w:rPr>
            <w:noProof/>
            <w:webHidden/>
          </w:rPr>
        </w:r>
        <w:r>
          <w:rPr>
            <w:noProof/>
            <w:webHidden/>
          </w:rPr>
          <w:fldChar w:fldCharType="separate"/>
        </w:r>
        <w:r>
          <w:rPr>
            <w:noProof/>
            <w:webHidden/>
          </w:rPr>
          <w:t>204</w:t>
        </w:r>
        <w:r>
          <w:rPr>
            <w:noProof/>
            <w:webHidden/>
          </w:rPr>
          <w:fldChar w:fldCharType="end"/>
        </w:r>
      </w:hyperlink>
    </w:p>
    <w:p w14:paraId="11BF8027" w14:textId="4D36E0F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9" w:history="1">
        <w:r w:rsidRPr="00932EFB">
          <w:rPr>
            <w:rStyle w:val="Hyperlink"/>
            <w:rFonts w:cs="Arial"/>
            <w:noProof/>
          </w:rPr>
          <w:t>6.35.8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_Toc94634939 \h </w:instrText>
        </w:r>
        <w:r>
          <w:rPr>
            <w:noProof/>
            <w:webHidden/>
          </w:rPr>
        </w:r>
        <w:r>
          <w:rPr>
            <w:noProof/>
            <w:webHidden/>
          </w:rPr>
          <w:fldChar w:fldCharType="separate"/>
        </w:r>
        <w:r>
          <w:rPr>
            <w:noProof/>
            <w:webHidden/>
          </w:rPr>
          <w:t>204</w:t>
        </w:r>
        <w:r>
          <w:rPr>
            <w:noProof/>
            <w:webHidden/>
          </w:rPr>
          <w:fldChar w:fldCharType="end"/>
        </w:r>
      </w:hyperlink>
    </w:p>
    <w:p w14:paraId="7AA40EA3" w14:textId="39DD38E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0" w:history="1">
        <w:r w:rsidRPr="00932EFB">
          <w:rPr>
            <w:rStyle w:val="Hyperlink"/>
            <w:rFonts w:cs="Arial"/>
            <w:noProof/>
          </w:rPr>
          <w:t>6.35.9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_Toc94634940 \h </w:instrText>
        </w:r>
        <w:r>
          <w:rPr>
            <w:noProof/>
            <w:webHidden/>
          </w:rPr>
        </w:r>
        <w:r>
          <w:rPr>
            <w:noProof/>
            <w:webHidden/>
          </w:rPr>
          <w:fldChar w:fldCharType="separate"/>
        </w:r>
        <w:r>
          <w:rPr>
            <w:noProof/>
            <w:webHidden/>
          </w:rPr>
          <w:t>204</w:t>
        </w:r>
        <w:r>
          <w:rPr>
            <w:noProof/>
            <w:webHidden/>
          </w:rPr>
          <w:fldChar w:fldCharType="end"/>
        </w:r>
      </w:hyperlink>
    </w:p>
    <w:p w14:paraId="02D28572" w14:textId="23A0258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41" w:history="1">
        <w:r w:rsidRPr="00932EFB">
          <w:rPr>
            <w:rStyle w:val="Hyperlink"/>
            <w:rFonts w:cs="Arial"/>
            <w:noProof/>
          </w:rPr>
          <w:t>6.35.10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_Toc94634941 \h </w:instrText>
        </w:r>
        <w:r>
          <w:rPr>
            <w:noProof/>
            <w:webHidden/>
          </w:rPr>
        </w:r>
        <w:r>
          <w:rPr>
            <w:noProof/>
            <w:webHidden/>
          </w:rPr>
          <w:fldChar w:fldCharType="separate"/>
        </w:r>
        <w:r>
          <w:rPr>
            <w:noProof/>
            <w:webHidden/>
          </w:rPr>
          <w:t>205</w:t>
        </w:r>
        <w:r>
          <w:rPr>
            <w:noProof/>
            <w:webHidden/>
          </w:rPr>
          <w:fldChar w:fldCharType="end"/>
        </w:r>
      </w:hyperlink>
    </w:p>
    <w:p w14:paraId="61560E33" w14:textId="5892DCB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42" w:history="1">
        <w:r w:rsidRPr="00932EFB">
          <w:rPr>
            <w:rStyle w:val="Hyperlink"/>
            <w:rFonts w:cs="Arial"/>
            <w:noProof/>
          </w:rPr>
          <w:t>6.35.11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_Toc94634942 \h </w:instrText>
        </w:r>
        <w:r>
          <w:rPr>
            <w:noProof/>
            <w:webHidden/>
          </w:rPr>
        </w:r>
        <w:r>
          <w:rPr>
            <w:noProof/>
            <w:webHidden/>
          </w:rPr>
          <w:fldChar w:fldCharType="separate"/>
        </w:r>
        <w:r>
          <w:rPr>
            <w:noProof/>
            <w:webHidden/>
          </w:rPr>
          <w:t>205</w:t>
        </w:r>
        <w:r>
          <w:rPr>
            <w:noProof/>
            <w:webHidden/>
          </w:rPr>
          <w:fldChar w:fldCharType="end"/>
        </w:r>
      </w:hyperlink>
    </w:p>
    <w:p w14:paraId="3D6BA5AD" w14:textId="605DC03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43" w:history="1">
        <w:r w:rsidRPr="00932EFB">
          <w:rPr>
            <w:rStyle w:val="Hyperlink"/>
            <w:rFonts w:cs="Arial"/>
            <w:noProof/>
          </w:rPr>
          <w:t>6.35.12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_Toc94634943 \h </w:instrText>
        </w:r>
        <w:r>
          <w:rPr>
            <w:noProof/>
            <w:webHidden/>
          </w:rPr>
        </w:r>
        <w:r>
          <w:rPr>
            <w:noProof/>
            <w:webHidden/>
          </w:rPr>
          <w:fldChar w:fldCharType="separate"/>
        </w:r>
        <w:r>
          <w:rPr>
            <w:noProof/>
            <w:webHidden/>
          </w:rPr>
          <w:t>205</w:t>
        </w:r>
        <w:r>
          <w:rPr>
            <w:noProof/>
            <w:webHidden/>
          </w:rPr>
          <w:fldChar w:fldCharType="end"/>
        </w:r>
      </w:hyperlink>
    </w:p>
    <w:p w14:paraId="65BFC4F2" w14:textId="061C2BAF" w:rsidR="00BE2B94" w:rsidRDefault="00BE2B94">
      <w:pPr>
        <w:pStyle w:val="TOC2"/>
        <w:tabs>
          <w:tab w:val="left" w:pos="880"/>
          <w:tab w:val="right" w:leader="dot" w:pos="9350"/>
        </w:tabs>
        <w:rPr>
          <w:rFonts w:asciiTheme="minorHAnsi" w:eastAsiaTheme="minorEastAsia" w:hAnsiTheme="minorHAnsi" w:cstheme="minorBidi"/>
          <w:noProof/>
        </w:rPr>
      </w:pPr>
      <w:hyperlink w:anchor="_Toc94634944" w:history="1">
        <w:r w:rsidRPr="00932EFB">
          <w:rPr>
            <w:rStyle w:val="Hyperlink"/>
            <w:noProof/>
          </w:rPr>
          <w:t>6.36</w:t>
        </w:r>
        <w:r>
          <w:rPr>
            <w:rFonts w:asciiTheme="minorHAnsi" w:eastAsiaTheme="minorEastAsia" w:hAnsiTheme="minorHAnsi" w:cstheme="minorBidi"/>
            <w:noProof/>
          </w:rPr>
          <w:tab/>
        </w:r>
        <w:r w:rsidRPr="00932EFB">
          <w:rPr>
            <w:rStyle w:val="Hyperlink"/>
            <w:noProof/>
          </w:rPr>
          <w:t>Use Case Id: UC-36 Calculation of MH eligibility begin date and end date for MH members</w:t>
        </w:r>
        <w:r>
          <w:rPr>
            <w:noProof/>
            <w:webHidden/>
          </w:rPr>
          <w:tab/>
        </w:r>
        <w:r>
          <w:rPr>
            <w:noProof/>
            <w:webHidden/>
          </w:rPr>
          <w:fldChar w:fldCharType="begin"/>
        </w:r>
        <w:r>
          <w:rPr>
            <w:noProof/>
            <w:webHidden/>
          </w:rPr>
          <w:instrText xml:space="preserve"> PAGEREF _Toc94634944 \h </w:instrText>
        </w:r>
        <w:r>
          <w:rPr>
            <w:noProof/>
            <w:webHidden/>
          </w:rPr>
        </w:r>
        <w:r>
          <w:rPr>
            <w:noProof/>
            <w:webHidden/>
          </w:rPr>
          <w:fldChar w:fldCharType="separate"/>
        </w:r>
        <w:r>
          <w:rPr>
            <w:noProof/>
            <w:webHidden/>
          </w:rPr>
          <w:t>206</w:t>
        </w:r>
        <w:r>
          <w:rPr>
            <w:noProof/>
            <w:webHidden/>
          </w:rPr>
          <w:fldChar w:fldCharType="end"/>
        </w:r>
      </w:hyperlink>
    </w:p>
    <w:p w14:paraId="08F375B9" w14:textId="093B54D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5" w:history="1">
        <w:r w:rsidRPr="00932EFB">
          <w:rPr>
            <w:rStyle w:val="Hyperlink"/>
            <w:rFonts w:cs="Arial"/>
            <w:noProof/>
          </w:rPr>
          <w:t>6.36.1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_Toc94634945 \h </w:instrText>
        </w:r>
        <w:r>
          <w:rPr>
            <w:noProof/>
            <w:webHidden/>
          </w:rPr>
        </w:r>
        <w:r>
          <w:rPr>
            <w:noProof/>
            <w:webHidden/>
          </w:rPr>
          <w:fldChar w:fldCharType="separate"/>
        </w:r>
        <w:r>
          <w:rPr>
            <w:noProof/>
            <w:webHidden/>
          </w:rPr>
          <w:t>206</w:t>
        </w:r>
        <w:r>
          <w:rPr>
            <w:noProof/>
            <w:webHidden/>
          </w:rPr>
          <w:fldChar w:fldCharType="end"/>
        </w:r>
      </w:hyperlink>
    </w:p>
    <w:p w14:paraId="7EF7ECB5" w14:textId="47D75D6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6" w:history="1">
        <w:r w:rsidRPr="00932EFB">
          <w:rPr>
            <w:rStyle w:val="Hyperlink"/>
            <w:rFonts w:cs="Arial"/>
            <w:noProof/>
          </w:rPr>
          <w:t>6.36.2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_Toc94634946 \h </w:instrText>
        </w:r>
        <w:r>
          <w:rPr>
            <w:noProof/>
            <w:webHidden/>
          </w:rPr>
        </w:r>
        <w:r>
          <w:rPr>
            <w:noProof/>
            <w:webHidden/>
          </w:rPr>
          <w:fldChar w:fldCharType="separate"/>
        </w:r>
        <w:r>
          <w:rPr>
            <w:noProof/>
            <w:webHidden/>
          </w:rPr>
          <w:t>206</w:t>
        </w:r>
        <w:r>
          <w:rPr>
            <w:noProof/>
            <w:webHidden/>
          </w:rPr>
          <w:fldChar w:fldCharType="end"/>
        </w:r>
      </w:hyperlink>
    </w:p>
    <w:p w14:paraId="0840C5EE" w14:textId="5DA5568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7" w:history="1">
        <w:r w:rsidRPr="00932EFB">
          <w:rPr>
            <w:rStyle w:val="Hyperlink"/>
            <w:rFonts w:cs="Arial"/>
            <w:noProof/>
          </w:rPr>
          <w:t>6.36.3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_Toc94634947 \h </w:instrText>
        </w:r>
        <w:r>
          <w:rPr>
            <w:noProof/>
            <w:webHidden/>
          </w:rPr>
        </w:r>
        <w:r>
          <w:rPr>
            <w:noProof/>
            <w:webHidden/>
          </w:rPr>
          <w:fldChar w:fldCharType="separate"/>
        </w:r>
        <w:r>
          <w:rPr>
            <w:noProof/>
            <w:webHidden/>
          </w:rPr>
          <w:t>206</w:t>
        </w:r>
        <w:r>
          <w:rPr>
            <w:noProof/>
            <w:webHidden/>
          </w:rPr>
          <w:fldChar w:fldCharType="end"/>
        </w:r>
      </w:hyperlink>
    </w:p>
    <w:p w14:paraId="37F5FDC6" w14:textId="1C5231F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8" w:history="1">
        <w:r w:rsidRPr="00932EFB">
          <w:rPr>
            <w:rStyle w:val="Hyperlink"/>
            <w:rFonts w:cs="Arial"/>
            <w:noProof/>
          </w:rPr>
          <w:t>6.36.4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_Toc94634948 \h </w:instrText>
        </w:r>
        <w:r>
          <w:rPr>
            <w:noProof/>
            <w:webHidden/>
          </w:rPr>
        </w:r>
        <w:r>
          <w:rPr>
            <w:noProof/>
            <w:webHidden/>
          </w:rPr>
          <w:fldChar w:fldCharType="separate"/>
        </w:r>
        <w:r>
          <w:rPr>
            <w:noProof/>
            <w:webHidden/>
          </w:rPr>
          <w:t>206</w:t>
        </w:r>
        <w:r>
          <w:rPr>
            <w:noProof/>
            <w:webHidden/>
          </w:rPr>
          <w:fldChar w:fldCharType="end"/>
        </w:r>
      </w:hyperlink>
    </w:p>
    <w:p w14:paraId="73156540" w14:textId="59C8A9D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9" w:history="1">
        <w:r w:rsidRPr="00932EFB">
          <w:rPr>
            <w:rStyle w:val="Hyperlink"/>
            <w:rFonts w:cs="Arial"/>
            <w:noProof/>
          </w:rPr>
          <w:t>6.36.5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_Toc94634949 \h </w:instrText>
        </w:r>
        <w:r>
          <w:rPr>
            <w:noProof/>
            <w:webHidden/>
          </w:rPr>
        </w:r>
        <w:r>
          <w:rPr>
            <w:noProof/>
            <w:webHidden/>
          </w:rPr>
          <w:fldChar w:fldCharType="separate"/>
        </w:r>
        <w:r>
          <w:rPr>
            <w:noProof/>
            <w:webHidden/>
          </w:rPr>
          <w:t>206</w:t>
        </w:r>
        <w:r>
          <w:rPr>
            <w:noProof/>
            <w:webHidden/>
          </w:rPr>
          <w:fldChar w:fldCharType="end"/>
        </w:r>
      </w:hyperlink>
    </w:p>
    <w:p w14:paraId="16DA3DAA" w14:textId="7B2058B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50" w:history="1">
        <w:r w:rsidRPr="00932EFB">
          <w:rPr>
            <w:rStyle w:val="Hyperlink"/>
            <w:rFonts w:cs="Arial"/>
            <w:noProof/>
          </w:rPr>
          <w:t>6.36.6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_Toc94634950 \h </w:instrText>
        </w:r>
        <w:r>
          <w:rPr>
            <w:noProof/>
            <w:webHidden/>
          </w:rPr>
        </w:r>
        <w:r>
          <w:rPr>
            <w:noProof/>
            <w:webHidden/>
          </w:rPr>
          <w:fldChar w:fldCharType="separate"/>
        </w:r>
        <w:r>
          <w:rPr>
            <w:noProof/>
            <w:webHidden/>
          </w:rPr>
          <w:t>206</w:t>
        </w:r>
        <w:r>
          <w:rPr>
            <w:noProof/>
            <w:webHidden/>
          </w:rPr>
          <w:fldChar w:fldCharType="end"/>
        </w:r>
      </w:hyperlink>
    </w:p>
    <w:p w14:paraId="4D7C6E83" w14:textId="56D2173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51" w:history="1">
        <w:r w:rsidRPr="00932EFB">
          <w:rPr>
            <w:rStyle w:val="Hyperlink"/>
            <w:rFonts w:cs="Arial"/>
            <w:noProof/>
          </w:rPr>
          <w:t>6.36.7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_Toc94634951 \h </w:instrText>
        </w:r>
        <w:r>
          <w:rPr>
            <w:noProof/>
            <w:webHidden/>
          </w:rPr>
        </w:r>
        <w:r>
          <w:rPr>
            <w:noProof/>
            <w:webHidden/>
          </w:rPr>
          <w:fldChar w:fldCharType="separate"/>
        </w:r>
        <w:r>
          <w:rPr>
            <w:noProof/>
            <w:webHidden/>
          </w:rPr>
          <w:t>206</w:t>
        </w:r>
        <w:r>
          <w:rPr>
            <w:noProof/>
            <w:webHidden/>
          </w:rPr>
          <w:fldChar w:fldCharType="end"/>
        </w:r>
      </w:hyperlink>
    </w:p>
    <w:p w14:paraId="39A86391" w14:textId="34B27A8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2" w:history="1">
        <w:r w:rsidRPr="00932EFB">
          <w:rPr>
            <w:rStyle w:val="Hyperlink"/>
            <w:rFonts w:cs="Arial"/>
            <w:noProof/>
          </w:rPr>
          <w:t>6.36.7.1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_Toc94634952 \h </w:instrText>
        </w:r>
        <w:r>
          <w:rPr>
            <w:noProof/>
            <w:webHidden/>
          </w:rPr>
        </w:r>
        <w:r>
          <w:rPr>
            <w:noProof/>
            <w:webHidden/>
          </w:rPr>
          <w:fldChar w:fldCharType="separate"/>
        </w:r>
        <w:r>
          <w:rPr>
            <w:noProof/>
            <w:webHidden/>
          </w:rPr>
          <w:t>206</w:t>
        </w:r>
        <w:r>
          <w:rPr>
            <w:noProof/>
            <w:webHidden/>
          </w:rPr>
          <w:fldChar w:fldCharType="end"/>
        </w:r>
      </w:hyperlink>
    </w:p>
    <w:p w14:paraId="0C009290" w14:textId="098E2CA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3" w:history="1">
        <w:r w:rsidRPr="00932EFB">
          <w:rPr>
            <w:rStyle w:val="Hyperlink"/>
            <w:rFonts w:cs="Arial"/>
            <w:noProof/>
          </w:rPr>
          <w:t>6.36.7.2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_Toc94634953 \h </w:instrText>
        </w:r>
        <w:r>
          <w:rPr>
            <w:noProof/>
            <w:webHidden/>
          </w:rPr>
        </w:r>
        <w:r>
          <w:rPr>
            <w:noProof/>
            <w:webHidden/>
          </w:rPr>
          <w:fldChar w:fldCharType="separate"/>
        </w:r>
        <w:r>
          <w:rPr>
            <w:noProof/>
            <w:webHidden/>
          </w:rPr>
          <w:t>207</w:t>
        </w:r>
        <w:r>
          <w:rPr>
            <w:noProof/>
            <w:webHidden/>
          </w:rPr>
          <w:fldChar w:fldCharType="end"/>
        </w:r>
      </w:hyperlink>
    </w:p>
    <w:p w14:paraId="0D034C79" w14:textId="373AF96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4" w:history="1">
        <w:r w:rsidRPr="00932EFB">
          <w:rPr>
            <w:rStyle w:val="Hyperlink"/>
            <w:rFonts w:cs="Arial"/>
            <w:noProof/>
          </w:rPr>
          <w:t>6.36.7.3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_Toc94634954 \h </w:instrText>
        </w:r>
        <w:r>
          <w:rPr>
            <w:noProof/>
            <w:webHidden/>
          </w:rPr>
        </w:r>
        <w:r>
          <w:rPr>
            <w:noProof/>
            <w:webHidden/>
          </w:rPr>
          <w:fldChar w:fldCharType="separate"/>
        </w:r>
        <w:r>
          <w:rPr>
            <w:noProof/>
            <w:webHidden/>
          </w:rPr>
          <w:t>207</w:t>
        </w:r>
        <w:r>
          <w:rPr>
            <w:noProof/>
            <w:webHidden/>
          </w:rPr>
          <w:fldChar w:fldCharType="end"/>
        </w:r>
      </w:hyperlink>
    </w:p>
    <w:p w14:paraId="52996D3C" w14:textId="6F686FF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5" w:history="1">
        <w:r w:rsidRPr="00932EFB">
          <w:rPr>
            <w:rStyle w:val="Hyperlink"/>
            <w:rFonts w:cs="Arial"/>
            <w:noProof/>
          </w:rPr>
          <w:t>6.36.7.4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_Toc94634955 \h </w:instrText>
        </w:r>
        <w:r>
          <w:rPr>
            <w:noProof/>
            <w:webHidden/>
          </w:rPr>
        </w:r>
        <w:r>
          <w:rPr>
            <w:noProof/>
            <w:webHidden/>
          </w:rPr>
          <w:fldChar w:fldCharType="separate"/>
        </w:r>
        <w:r>
          <w:rPr>
            <w:noProof/>
            <w:webHidden/>
          </w:rPr>
          <w:t>207</w:t>
        </w:r>
        <w:r>
          <w:rPr>
            <w:noProof/>
            <w:webHidden/>
          </w:rPr>
          <w:fldChar w:fldCharType="end"/>
        </w:r>
      </w:hyperlink>
    </w:p>
    <w:p w14:paraId="6300883D" w14:textId="2659B40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6" w:history="1">
        <w:r w:rsidRPr="00932EFB">
          <w:rPr>
            <w:rStyle w:val="Hyperlink"/>
            <w:rFonts w:cs="Arial"/>
            <w:noProof/>
          </w:rPr>
          <w:t>6.36.7.5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_Toc94634956 \h </w:instrText>
        </w:r>
        <w:r>
          <w:rPr>
            <w:noProof/>
            <w:webHidden/>
          </w:rPr>
        </w:r>
        <w:r>
          <w:rPr>
            <w:noProof/>
            <w:webHidden/>
          </w:rPr>
          <w:fldChar w:fldCharType="separate"/>
        </w:r>
        <w:r>
          <w:rPr>
            <w:noProof/>
            <w:webHidden/>
          </w:rPr>
          <w:t>207</w:t>
        </w:r>
        <w:r>
          <w:rPr>
            <w:noProof/>
            <w:webHidden/>
          </w:rPr>
          <w:fldChar w:fldCharType="end"/>
        </w:r>
      </w:hyperlink>
    </w:p>
    <w:p w14:paraId="26776627" w14:textId="5B4D20B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7" w:history="1">
        <w:r w:rsidRPr="00932EFB">
          <w:rPr>
            <w:rStyle w:val="Hyperlink"/>
            <w:rFonts w:cs="Arial"/>
            <w:noProof/>
          </w:rPr>
          <w:t>6.36.7.6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_Toc94634957 \h </w:instrText>
        </w:r>
        <w:r>
          <w:rPr>
            <w:noProof/>
            <w:webHidden/>
          </w:rPr>
        </w:r>
        <w:r>
          <w:rPr>
            <w:noProof/>
            <w:webHidden/>
          </w:rPr>
          <w:fldChar w:fldCharType="separate"/>
        </w:r>
        <w:r>
          <w:rPr>
            <w:noProof/>
            <w:webHidden/>
          </w:rPr>
          <w:t>208</w:t>
        </w:r>
        <w:r>
          <w:rPr>
            <w:noProof/>
            <w:webHidden/>
          </w:rPr>
          <w:fldChar w:fldCharType="end"/>
        </w:r>
      </w:hyperlink>
    </w:p>
    <w:p w14:paraId="4D969F6A" w14:textId="65745DE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58" w:history="1">
        <w:r w:rsidRPr="00932EFB">
          <w:rPr>
            <w:rStyle w:val="Hyperlink"/>
            <w:rFonts w:cs="Arial"/>
            <w:noProof/>
          </w:rPr>
          <w:t>6.36.8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_Toc94634958 \h </w:instrText>
        </w:r>
        <w:r>
          <w:rPr>
            <w:noProof/>
            <w:webHidden/>
          </w:rPr>
        </w:r>
        <w:r>
          <w:rPr>
            <w:noProof/>
            <w:webHidden/>
          </w:rPr>
          <w:fldChar w:fldCharType="separate"/>
        </w:r>
        <w:r>
          <w:rPr>
            <w:noProof/>
            <w:webHidden/>
          </w:rPr>
          <w:t>208</w:t>
        </w:r>
        <w:r>
          <w:rPr>
            <w:noProof/>
            <w:webHidden/>
          </w:rPr>
          <w:fldChar w:fldCharType="end"/>
        </w:r>
      </w:hyperlink>
    </w:p>
    <w:p w14:paraId="266E76A8" w14:textId="0BB5FC5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59" w:history="1">
        <w:r w:rsidRPr="00932EFB">
          <w:rPr>
            <w:rStyle w:val="Hyperlink"/>
            <w:rFonts w:cs="Arial"/>
            <w:noProof/>
          </w:rPr>
          <w:t>6.36.9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_Toc94634959 \h </w:instrText>
        </w:r>
        <w:r>
          <w:rPr>
            <w:noProof/>
            <w:webHidden/>
          </w:rPr>
        </w:r>
        <w:r>
          <w:rPr>
            <w:noProof/>
            <w:webHidden/>
          </w:rPr>
          <w:fldChar w:fldCharType="separate"/>
        </w:r>
        <w:r>
          <w:rPr>
            <w:noProof/>
            <w:webHidden/>
          </w:rPr>
          <w:t>208</w:t>
        </w:r>
        <w:r>
          <w:rPr>
            <w:noProof/>
            <w:webHidden/>
          </w:rPr>
          <w:fldChar w:fldCharType="end"/>
        </w:r>
      </w:hyperlink>
    </w:p>
    <w:p w14:paraId="76CADA01" w14:textId="1F83995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60" w:history="1">
        <w:r w:rsidRPr="00932EFB">
          <w:rPr>
            <w:rStyle w:val="Hyperlink"/>
            <w:rFonts w:cs="Arial"/>
            <w:noProof/>
          </w:rPr>
          <w:t>6.36.10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_Toc94634960 \h </w:instrText>
        </w:r>
        <w:r>
          <w:rPr>
            <w:noProof/>
            <w:webHidden/>
          </w:rPr>
        </w:r>
        <w:r>
          <w:rPr>
            <w:noProof/>
            <w:webHidden/>
          </w:rPr>
          <w:fldChar w:fldCharType="separate"/>
        </w:r>
        <w:r>
          <w:rPr>
            <w:noProof/>
            <w:webHidden/>
          </w:rPr>
          <w:t>218</w:t>
        </w:r>
        <w:r>
          <w:rPr>
            <w:noProof/>
            <w:webHidden/>
          </w:rPr>
          <w:fldChar w:fldCharType="end"/>
        </w:r>
      </w:hyperlink>
    </w:p>
    <w:p w14:paraId="5F1A436F" w14:textId="163D938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61" w:history="1">
        <w:r w:rsidRPr="00932EFB">
          <w:rPr>
            <w:rStyle w:val="Hyperlink"/>
            <w:rFonts w:cs="Arial"/>
            <w:noProof/>
          </w:rPr>
          <w:t>6.36.11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_Toc94634961 \h </w:instrText>
        </w:r>
        <w:r>
          <w:rPr>
            <w:noProof/>
            <w:webHidden/>
          </w:rPr>
        </w:r>
        <w:r>
          <w:rPr>
            <w:noProof/>
            <w:webHidden/>
          </w:rPr>
          <w:fldChar w:fldCharType="separate"/>
        </w:r>
        <w:r>
          <w:rPr>
            <w:noProof/>
            <w:webHidden/>
          </w:rPr>
          <w:t>218</w:t>
        </w:r>
        <w:r>
          <w:rPr>
            <w:noProof/>
            <w:webHidden/>
          </w:rPr>
          <w:fldChar w:fldCharType="end"/>
        </w:r>
      </w:hyperlink>
    </w:p>
    <w:p w14:paraId="0D99E8E5" w14:textId="2D828B1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62" w:history="1">
        <w:r w:rsidRPr="00932EFB">
          <w:rPr>
            <w:rStyle w:val="Hyperlink"/>
            <w:rFonts w:cs="Arial"/>
            <w:noProof/>
          </w:rPr>
          <w:t>6.36.12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_Toc94634962 \h </w:instrText>
        </w:r>
        <w:r>
          <w:rPr>
            <w:noProof/>
            <w:webHidden/>
          </w:rPr>
        </w:r>
        <w:r>
          <w:rPr>
            <w:noProof/>
            <w:webHidden/>
          </w:rPr>
          <w:fldChar w:fldCharType="separate"/>
        </w:r>
        <w:r>
          <w:rPr>
            <w:noProof/>
            <w:webHidden/>
          </w:rPr>
          <w:t>219</w:t>
        </w:r>
        <w:r>
          <w:rPr>
            <w:noProof/>
            <w:webHidden/>
          </w:rPr>
          <w:fldChar w:fldCharType="end"/>
        </w:r>
      </w:hyperlink>
    </w:p>
    <w:p w14:paraId="64885E6C" w14:textId="2B82A964" w:rsidR="00BE2B94" w:rsidRDefault="00BE2B94">
      <w:pPr>
        <w:pStyle w:val="TOC2"/>
        <w:tabs>
          <w:tab w:val="left" w:pos="880"/>
          <w:tab w:val="right" w:leader="dot" w:pos="9350"/>
        </w:tabs>
        <w:rPr>
          <w:rFonts w:asciiTheme="minorHAnsi" w:eastAsiaTheme="minorEastAsia" w:hAnsiTheme="minorHAnsi" w:cstheme="minorBidi"/>
          <w:noProof/>
        </w:rPr>
      </w:pPr>
      <w:hyperlink w:anchor="_Toc94634963" w:history="1">
        <w:r w:rsidRPr="00932EFB">
          <w:rPr>
            <w:rStyle w:val="Hyperlink"/>
            <w:rFonts w:cs="Arial"/>
            <w:noProof/>
          </w:rPr>
          <w:t>6.37</w:t>
        </w:r>
        <w:r>
          <w:rPr>
            <w:rFonts w:asciiTheme="minorHAnsi" w:eastAsiaTheme="minorEastAsia" w:hAnsiTheme="minorHAnsi" w:cstheme="minorBidi"/>
            <w:noProof/>
          </w:rPr>
          <w:tab/>
        </w:r>
        <w:r w:rsidRPr="00932EFB">
          <w:rPr>
            <w:rStyle w:val="Hyperlink"/>
            <w:rFonts w:cs="Arial"/>
            <w:noProof/>
          </w:rPr>
          <w:t xml:space="preserve">Use Case Id: UC-37 </w:t>
        </w:r>
        <w:r w:rsidRPr="00932EFB">
          <w:rPr>
            <w:rStyle w:val="Hyperlink"/>
            <w:noProof/>
          </w:rPr>
          <w:t>Batch job to re-determine the program eligibilities based on ‘one time only’ income details</w:t>
        </w:r>
        <w:r>
          <w:rPr>
            <w:noProof/>
            <w:webHidden/>
          </w:rPr>
          <w:tab/>
        </w:r>
        <w:r>
          <w:rPr>
            <w:noProof/>
            <w:webHidden/>
          </w:rPr>
          <w:fldChar w:fldCharType="begin"/>
        </w:r>
        <w:r>
          <w:rPr>
            <w:noProof/>
            <w:webHidden/>
          </w:rPr>
          <w:instrText xml:space="preserve"> PAGEREF _Toc94634963 \h </w:instrText>
        </w:r>
        <w:r>
          <w:rPr>
            <w:noProof/>
            <w:webHidden/>
          </w:rPr>
        </w:r>
        <w:r>
          <w:rPr>
            <w:noProof/>
            <w:webHidden/>
          </w:rPr>
          <w:fldChar w:fldCharType="separate"/>
        </w:r>
        <w:r>
          <w:rPr>
            <w:noProof/>
            <w:webHidden/>
          </w:rPr>
          <w:t>220</w:t>
        </w:r>
        <w:r>
          <w:rPr>
            <w:noProof/>
            <w:webHidden/>
          </w:rPr>
          <w:fldChar w:fldCharType="end"/>
        </w:r>
      </w:hyperlink>
    </w:p>
    <w:p w14:paraId="5E9B4F24" w14:textId="5F53DBF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4" w:history="1">
        <w:r w:rsidRPr="00932EFB">
          <w:rPr>
            <w:rStyle w:val="Hyperlink"/>
            <w:rFonts w:cs="Arial"/>
            <w:noProof/>
          </w:rPr>
          <w:t>6.37.1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_Toc94634964 \h </w:instrText>
        </w:r>
        <w:r>
          <w:rPr>
            <w:noProof/>
            <w:webHidden/>
          </w:rPr>
        </w:r>
        <w:r>
          <w:rPr>
            <w:noProof/>
            <w:webHidden/>
          </w:rPr>
          <w:fldChar w:fldCharType="separate"/>
        </w:r>
        <w:r>
          <w:rPr>
            <w:noProof/>
            <w:webHidden/>
          </w:rPr>
          <w:t>220</w:t>
        </w:r>
        <w:r>
          <w:rPr>
            <w:noProof/>
            <w:webHidden/>
          </w:rPr>
          <w:fldChar w:fldCharType="end"/>
        </w:r>
      </w:hyperlink>
    </w:p>
    <w:p w14:paraId="0738063A" w14:textId="3B96FB2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5" w:history="1">
        <w:r w:rsidRPr="00932EFB">
          <w:rPr>
            <w:rStyle w:val="Hyperlink"/>
            <w:rFonts w:cs="Arial"/>
            <w:noProof/>
          </w:rPr>
          <w:t>6.37.2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_Toc94634965 \h </w:instrText>
        </w:r>
        <w:r>
          <w:rPr>
            <w:noProof/>
            <w:webHidden/>
          </w:rPr>
        </w:r>
        <w:r>
          <w:rPr>
            <w:noProof/>
            <w:webHidden/>
          </w:rPr>
          <w:fldChar w:fldCharType="separate"/>
        </w:r>
        <w:r>
          <w:rPr>
            <w:noProof/>
            <w:webHidden/>
          </w:rPr>
          <w:t>220</w:t>
        </w:r>
        <w:r>
          <w:rPr>
            <w:noProof/>
            <w:webHidden/>
          </w:rPr>
          <w:fldChar w:fldCharType="end"/>
        </w:r>
      </w:hyperlink>
    </w:p>
    <w:p w14:paraId="0B539300" w14:textId="348FF00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6" w:history="1">
        <w:r w:rsidRPr="00932EFB">
          <w:rPr>
            <w:rStyle w:val="Hyperlink"/>
            <w:rFonts w:cs="Arial"/>
            <w:noProof/>
          </w:rPr>
          <w:t>6.37.3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_Toc94634966 \h </w:instrText>
        </w:r>
        <w:r>
          <w:rPr>
            <w:noProof/>
            <w:webHidden/>
          </w:rPr>
        </w:r>
        <w:r>
          <w:rPr>
            <w:noProof/>
            <w:webHidden/>
          </w:rPr>
          <w:fldChar w:fldCharType="separate"/>
        </w:r>
        <w:r>
          <w:rPr>
            <w:noProof/>
            <w:webHidden/>
          </w:rPr>
          <w:t>220</w:t>
        </w:r>
        <w:r>
          <w:rPr>
            <w:noProof/>
            <w:webHidden/>
          </w:rPr>
          <w:fldChar w:fldCharType="end"/>
        </w:r>
      </w:hyperlink>
    </w:p>
    <w:p w14:paraId="203B15C2" w14:textId="36B3A3F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7" w:history="1">
        <w:r w:rsidRPr="00932EFB">
          <w:rPr>
            <w:rStyle w:val="Hyperlink"/>
            <w:rFonts w:cs="Arial"/>
            <w:noProof/>
          </w:rPr>
          <w:t>6.37.4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_Toc94634967 \h </w:instrText>
        </w:r>
        <w:r>
          <w:rPr>
            <w:noProof/>
            <w:webHidden/>
          </w:rPr>
        </w:r>
        <w:r>
          <w:rPr>
            <w:noProof/>
            <w:webHidden/>
          </w:rPr>
          <w:fldChar w:fldCharType="separate"/>
        </w:r>
        <w:r>
          <w:rPr>
            <w:noProof/>
            <w:webHidden/>
          </w:rPr>
          <w:t>220</w:t>
        </w:r>
        <w:r>
          <w:rPr>
            <w:noProof/>
            <w:webHidden/>
          </w:rPr>
          <w:fldChar w:fldCharType="end"/>
        </w:r>
      </w:hyperlink>
    </w:p>
    <w:p w14:paraId="15BE7425" w14:textId="275DA6E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8" w:history="1">
        <w:r w:rsidRPr="00932EFB">
          <w:rPr>
            <w:rStyle w:val="Hyperlink"/>
            <w:rFonts w:cs="Arial"/>
            <w:noProof/>
          </w:rPr>
          <w:t>6.37.5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_Toc94634968 \h </w:instrText>
        </w:r>
        <w:r>
          <w:rPr>
            <w:noProof/>
            <w:webHidden/>
          </w:rPr>
        </w:r>
        <w:r>
          <w:rPr>
            <w:noProof/>
            <w:webHidden/>
          </w:rPr>
          <w:fldChar w:fldCharType="separate"/>
        </w:r>
        <w:r>
          <w:rPr>
            <w:noProof/>
            <w:webHidden/>
          </w:rPr>
          <w:t>220</w:t>
        </w:r>
        <w:r>
          <w:rPr>
            <w:noProof/>
            <w:webHidden/>
          </w:rPr>
          <w:fldChar w:fldCharType="end"/>
        </w:r>
      </w:hyperlink>
    </w:p>
    <w:p w14:paraId="467A598D" w14:textId="0FAD158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9" w:history="1">
        <w:r w:rsidRPr="00932EFB">
          <w:rPr>
            <w:rStyle w:val="Hyperlink"/>
            <w:rFonts w:cs="Arial"/>
            <w:noProof/>
          </w:rPr>
          <w:t>6.37.6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_Toc94634969 \h </w:instrText>
        </w:r>
        <w:r>
          <w:rPr>
            <w:noProof/>
            <w:webHidden/>
          </w:rPr>
        </w:r>
        <w:r>
          <w:rPr>
            <w:noProof/>
            <w:webHidden/>
          </w:rPr>
          <w:fldChar w:fldCharType="separate"/>
        </w:r>
        <w:r>
          <w:rPr>
            <w:noProof/>
            <w:webHidden/>
          </w:rPr>
          <w:t>220</w:t>
        </w:r>
        <w:r>
          <w:rPr>
            <w:noProof/>
            <w:webHidden/>
          </w:rPr>
          <w:fldChar w:fldCharType="end"/>
        </w:r>
      </w:hyperlink>
    </w:p>
    <w:p w14:paraId="5ECA5335" w14:textId="2F5BD19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70" w:history="1">
        <w:r w:rsidRPr="00932EFB">
          <w:rPr>
            <w:rStyle w:val="Hyperlink"/>
            <w:rFonts w:cs="Arial"/>
            <w:noProof/>
          </w:rPr>
          <w:t>6.37.7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_Toc94634970 \h </w:instrText>
        </w:r>
        <w:r>
          <w:rPr>
            <w:noProof/>
            <w:webHidden/>
          </w:rPr>
        </w:r>
        <w:r>
          <w:rPr>
            <w:noProof/>
            <w:webHidden/>
          </w:rPr>
          <w:fldChar w:fldCharType="separate"/>
        </w:r>
        <w:r>
          <w:rPr>
            <w:noProof/>
            <w:webHidden/>
          </w:rPr>
          <w:t>220</w:t>
        </w:r>
        <w:r>
          <w:rPr>
            <w:noProof/>
            <w:webHidden/>
          </w:rPr>
          <w:fldChar w:fldCharType="end"/>
        </w:r>
      </w:hyperlink>
    </w:p>
    <w:p w14:paraId="12E7020E" w14:textId="41ECF1B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1" w:history="1">
        <w:r w:rsidRPr="00932EFB">
          <w:rPr>
            <w:rStyle w:val="Hyperlink"/>
            <w:rFonts w:cs="Arial"/>
            <w:noProof/>
          </w:rPr>
          <w:t>6.37.7.1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_Toc94634971 \h </w:instrText>
        </w:r>
        <w:r>
          <w:rPr>
            <w:noProof/>
            <w:webHidden/>
          </w:rPr>
        </w:r>
        <w:r>
          <w:rPr>
            <w:noProof/>
            <w:webHidden/>
          </w:rPr>
          <w:fldChar w:fldCharType="separate"/>
        </w:r>
        <w:r>
          <w:rPr>
            <w:noProof/>
            <w:webHidden/>
          </w:rPr>
          <w:t>220</w:t>
        </w:r>
        <w:r>
          <w:rPr>
            <w:noProof/>
            <w:webHidden/>
          </w:rPr>
          <w:fldChar w:fldCharType="end"/>
        </w:r>
      </w:hyperlink>
    </w:p>
    <w:p w14:paraId="434698D8" w14:textId="174F98B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2" w:history="1">
        <w:r w:rsidRPr="00932EFB">
          <w:rPr>
            <w:rStyle w:val="Hyperlink"/>
            <w:rFonts w:cs="Arial"/>
            <w:noProof/>
          </w:rPr>
          <w:t>6.37.7.2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_Toc94634972 \h </w:instrText>
        </w:r>
        <w:r>
          <w:rPr>
            <w:noProof/>
            <w:webHidden/>
          </w:rPr>
        </w:r>
        <w:r>
          <w:rPr>
            <w:noProof/>
            <w:webHidden/>
          </w:rPr>
          <w:fldChar w:fldCharType="separate"/>
        </w:r>
        <w:r>
          <w:rPr>
            <w:noProof/>
            <w:webHidden/>
          </w:rPr>
          <w:t>221</w:t>
        </w:r>
        <w:r>
          <w:rPr>
            <w:noProof/>
            <w:webHidden/>
          </w:rPr>
          <w:fldChar w:fldCharType="end"/>
        </w:r>
      </w:hyperlink>
    </w:p>
    <w:p w14:paraId="0662746F" w14:textId="2478FF4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3" w:history="1">
        <w:r w:rsidRPr="00932EFB">
          <w:rPr>
            <w:rStyle w:val="Hyperlink"/>
            <w:rFonts w:cs="Arial"/>
            <w:noProof/>
          </w:rPr>
          <w:t>6.37.7.3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_Toc94634973 \h </w:instrText>
        </w:r>
        <w:r>
          <w:rPr>
            <w:noProof/>
            <w:webHidden/>
          </w:rPr>
        </w:r>
        <w:r>
          <w:rPr>
            <w:noProof/>
            <w:webHidden/>
          </w:rPr>
          <w:fldChar w:fldCharType="separate"/>
        </w:r>
        <w:r>
          <w:rPr>
            <w:noProof/>
            <w:webHidden/>
          </w:rPr>
          <w:t>221</w:t>
        </w:r>
        <w:r>
          <w:rPr>
            <w:noProof/>
            <w:webHidden/>
          </w:rPr>
          <w:fldChar w:fldCharType="end"/>
        </w:r>
      </w:hyperlink>
    </w:p>
    <w:p w14:paraId="0A197143" w14:textId="506654B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74" w:history="1">
        <w:r w:rsidRPr="00932EFB">
          <w:rPr>
            <w:rStyle w:val="Hyperlink"/>
            <w:rFonts w:cs="Arial"/>
            <w:noProof/>
          </w:rPr>
          <w:t>6.37.8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_Toc94634974 \h </w:instrText>
        </w:r>
        <w:r>
          <w:rPr>
            <w:noProof/>
            <w:webHidden/>
          </w:rPr>
        </w:r>
        <w:r>
          <w:rPr>
            <w:noProof/>
            <w:webHidden/>
          </w:rPr>
          <w:fldChar w:fldCharType="separate"/>
        </w:r>
        <w:r>
          <w:rPr>
            <w:noProof/>
            <w:webHidden/>
          </w:rPr>
          <w:t>221</w:t>
        </w:r>
        <w:r>
          <w:rPr>
            <w:noProof/>
            <w:webHidden/>
          </w:rPr>
          <w:fldChar w:fldCharType="end"/>
        </w:r>
      </w:hyperlink>
    </w:p>
    <w:p w14:paraId="0D1ACDE4" w14:textId="671441D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75" w:history="1">
        <w:r w:rsidRPr="00932EFB">
          <w:rPr>
            <w:rStyle w:val="Hyperlink"/>
            <w:rFonts w:cs="Arial"/>
            <w:noProof/>
          </w:rPr>
          <w:t>6.37.9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_Toc94634975 \h </w:instrText>
        </w:r>
        <w:r>
          <w:rPr>
            <w:noProof/>
            <w:webHidden/>
          </w:rPr>
        </w:r>
        <w:r>
          <w:rPr>
            <w:noProof/>
            <w:webHidden/>
          </w:rPr>
          <w:fldChar w:fldCharType="separate"/>
        </w:r>
        <w:r>
          <w:rPr>
            <w:noProof/>
            <w:webHidden/>
          </w:rPr>
          <w:t>221</w:t>
        </w:r>
        <w:r>
          <w:rPr>
            <w:noProof/>
            <w:webHidden/>
          </w:rPr>
          <w:fldChar w:fldCharType="end"/>
        </w:r>
      </w:hyperlink>
    </w:p>
    <w:p w14:paraId="5859604B" w14:textId="7C04AE4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6" w:history="1">
        <w:r w:rsidRPr="00932EFB">
          <w:rPr>
            <w:rStyle w:val="Hyperlink"/>
            <w:rFonts w:cs="Arial"/>
            <w:noProof/>
          </w:rPr>
          <w:t>6.37.10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_Toc94634976 \h </w:instrText>
        </w:r>
        <w:r>
          <w:rPr>
            <w:noProof/>
            <w:webHidden/>
          </w:rPr>
        </w:r>
        <w:r>
          <w:rPr>
            <w:noProof/>
            <w:webHidden/>
          </w:rPr>
          <w:fldChar w:fldCharType="separate"/>
        </w:r>
        <w:r>
          <w:rPr>
            <w:noProof/>
            <w:webHidden/>
          </w:rPr>
          <w:t>224</w:t>
        </w:r>
        <w:r>
          <w:rPr>
            <w:noProof/>
            <w:webHidden/>
          </w:rPr>
          <w:fldChar w:fldCharType="end"/>
        </w:r>
      </w:hyperlink>
    </w:p>
    <w:p w14:paraId="77D00D7C" w14:textId="547E656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7" w:history="1">
        <w:r w:rsidRPr="00932EFB">
          <w:rPr>
            <w:rStyle w:val="Hyperlink"/>
            <w:rFonts w:cs="Arial"/>
            <w:noProof/>
          </w:rPr>
          <w:t>6.37.11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_Toc94634977 \h </w:instrText>
        </w:r>
        <w:r>
          <w:rPr>
            <w:noProof/>
            <w:webHidden/>
          </w:rPr>
        </w:r>
        <w:r>
          <w:rPr>
            <w:noProof/>
            <w:webHidden/>
          </w:rPr>
          <w:fldChar w:fldCharType="separate"/>
        </w:r>
        <w:r>
          <w:rPr>
            <w:noProof/>
            <w:webHidden/>
          </w:rPr>
          <w:t>224</w:t>
        </w:r>
        <w:r>
          <w:rPr>
            <w:noProof/>
            <w:webHidden/>
          </w:rPr>
          <w:fldChar w:fldCharType="end"/>
        </w:r>
      </w:hyperlink>
    </w:p>
    <w:p w14:paraId="03A25200" w14:textId="1676F32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8" w:history="1">
        <w:r w:rsidRPr="00932EFB">
          <w:rPr>
            <w:rStyle w:val="Hyperlink"/>
            <w:rFonts w:cs="Arial"/>
            <w:noProof/>
          </w:rPr>
          <w:t>6.37.12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_Toc94634978 \h </w:instrText>
        </w:r>
        <w:r>
          <w:rPr>
            <w:noProof/>
            <w:webHidden/>
          </w:rPr>
        </w:r>
        <w:r>
          <w:rPr>
            <w:noProof/>
            <w:webHidden/>
          </w:rPr>
          <w:fldChar w:fldCharType="separate"/>
        </w:r>
        <w:r>
          <w:rPr>
            <w:noProof/>
            <w:webHidden/>
          </w:rPr>
          <w:t>224</w:t>
        </w:r>
        <w:r>
          <w:rPr>
            <w:noProof/>
            <w:webHidden/>
          </w:rPr>
          <w:fldChar w:fldCharType="end"/>
        </w:r>
      </w:hyperlink>
    </w:p>
    <w:p w14:paraId="05307889" w14:textId="257BB185" w:rsidR="00BE2B94" w:rsidRDefault="00BE2B94">
      <w:pPr>
        <w:pStyle w:val="TOC2"/>
        <w:tabs>
          <w:tab w:val="left" w:pos="880"/>
          <w:tab w:val="right" w:leader="dot" w:pos="9350"/>
        </w:tabs>
        <w:rPr>
          <w:rFonts w:asciiTheme="minorHAnsi" w:eastAsiaTheme="minorEastAsia" w:hAnsiTheme="minorHAnsi" w:cstheme="minorBidi"/>
          <w:noProof/>
        </w:rPr>
      </w:pPr>
      <w:hyperlink w:anchor="_Toc94634979" w:history="1">
        <w:r w:rsidRPr="00932EFB">
          <w:rPr>
            <w:rStyle w:val="Hyperlink"/>
            <w:rFonts w:cs="Arial"/>
            <w:noProof/>
          </w:rPr>
          <w:t>6.38</w:t>
        </w:r>
        <w:r>
          <w:rPr>
            <w:rFonts w:asciiTheme="minorHAnsi" w:eastAsiaTheme="minorEastAsia" w:hAnsiTheme="minorHAnsi" w:cstheme="minorBidi"/>
            <w:noProof/>
          </w:rPr>
          <w:tab/>
        </w:r>
        <w:r w:rsidRPr="00932EFB">
          <w:rPr>
            <w:rStyle w:val="Hyperlink"/>
            <w:rFonts w:cs="Arial"/>
            <w:noProof/>
          </w:rPr>
          <w:t xml:space="preserve">Use Case Id: UC-38 </w:t>
        </w:r>
        <w:r w:rsidRPr="00932EFB">
          <w:rPr>
            <w:rStyle w:val="Hyperlink"/>
            <w:noProof/>
          </w:rPr>
          <w:t>Updates to Medicaid Eligibility Start Date (Eligibility Begin Date) due to retroactive eligibility</w:t>
        </w:r>
        <w:r>
          <w:rPr>
            <w:noProof/>
            <w:webHidden/>
          </w:rPr>
          <w:tab/>
        </w:r>
        <w:r>
          <w:rPr>
            <w:noProof/>
            <w:webHidden/>
          </w:rPr>
          <w:fldChar w:fldCharType="begin"/>
        </w:r>
        <w:r>
          <w:rPr>
            <w:noProof/>
            <w:webHidden/>
          </w:rPr>
          <w:instrText xml:space="preserve"> PAGEREF _Toc94634979 \h </w:instrText>
        </w:r>
        <w:r>
          <w:rPr>
            <w:noProof/>
            <w:webHidden/>
          </w:rPr>
        </w:r>
        <w:r>
          <w:rPr>
            <w:noProof/>
            <w:webHidden/>
          </w:rPr>
          <w:fldChar w:fldCharType="separate"/>
        </w:r>
        <w:r>
          <w:rPr>
            <w:noProof/>
            <w:webHidden/>
          </w:rPr>
          <w:t>225</w:t>
        </w:r>
        <w:r>
          <w:rPr>
            <w:noProof/>
            <w:webHidden/>
          </w:rPr>
          <w:fldChar w:fldCharType="end"/>
        </w:r>
      </w:hyperlink>
    </w:p>
    <w:p w14:paraId="2F8CCB87" w14:textId="0DC9BC11" w:rsidR="00BE2B94" w:rsidRDefault="00BE2B94">
      <w:pPr>
        <w:pStyle w:val="TOC3"/>
        <w:tabs>
          <w:tab w:val="right" w:leader="dot" w:pos="9350"/>
        </w:tabs>
        <w:rPr>
          <w:rFonts w:asciiTheme="minorHAnsi" w:eastAsiaTheme="minorEastAsia" w:hAnsiTheme="minorHAnsi" w:cstheme="minorBidi"/>
          <w:noProof/>
        </w:rPr>
      </w:pPr>
      <w:hyperlink w:anchor="_Toc94634980" w:history="1">
        <w:r w:rsidRPr="00932EFB">
          <w:rPr>
            <w:rStyle w:val="Hyperlink"/>
            <w:rFonts w:cs="Arial"/>
            <w:noProof/>
          </w:rPr>
          <w:t>6.38.1 Description</w:t>
        </w:r>
        <w:r>
          <w:rPr>
            <w:noProof/>
            <w:webHidden/>
          </w:rPr>
          <w:tab/>
        </w:r>
        <w:r>
          <w:rPr>
            <w:noProof/>
            <w:webHidden/>
          </w:rPr>
          <w:fldChar w:fldCharType="begin"/>
        </w:r>
        <w:r>
          <w:rPr>
            <w:noProof/>
            <w:webHidden/>
          </w:rPr>
          <w:instrText xml:space="preserve"> PAGEREF _Toc94634980 \h </w:instrText>
        </w:r>
        <w:r>
          <w:rPr>
            <w:noProof/>
            <w:webHidden/>
          </w:rPr>
        </w:r>
        <w:r>
          <w:rPr>
            <w:noProof/>
            <w:webHidden/>
          </w:rPr>
          <w:fldChar w:fldCharType="separate"/>
        </w:r>
        <w:r>
          <w:rPr>
            <w:noProof/>
            <w:webHidden/>
          </w:rPr>
          <w:t>225</w:t>
        </w:r>
        <w:r>
          <w:rPr>
            <w:noProof/>
            <w:webHidden/>
          </w:rPr>
          <w:fldChar w:fldCharType="end"/>
        </w:r>
      </w:hyperlink>
    </w:p>
    <w:p w14:paraId="4768D6E1" w14:textId="6C16631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1" w:history="1">
        <w:r w:rsidRPr="00932EFB">
          <w:rPr>
            <w:rStyle w:val="Hyperlink"/>
            <w:rFonts w:cs="Arial"/>
            <w:noProof/>
          </w:rPr>
          <w:t>6.38.2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_Toc94634981 \h </w:instrText>
        </w:r>
        <w:r>
          <w:rPr>
            <w:noProof/>
            <w:webHidden/>
          </w:rPr>
        </w:r>
        <w:r>
          <w:rPr>
            <w:noProof/>
            <w:webHidden/>
          </w:rPr>
          <w:fldChar w:fldCharType="separate"/>
        </w:r>
        <w:r>
          <w:rPr>
            <w:noProof/>
            <w:webHidden/>
          </w:rPr>
          <w:t>225</w:t>
        </w:r>
        <w:r>
          <w:rPr>
            <w:noProof/>
            <w:webHidden/>
          </w:rPr>
          <w:fldChar w:fldCharType="end"/>
        </w:r>
      </w:hyperlink>
    </w:p>
    <w:p w14:paraId="1C08519A" w14:textId="34693D0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2" w:history="1">
        <w:r w:rsidRPr="00932EFB">
          <w:rPr>
            <w:rStyle w:val="Hyperlink"/>
            <w:rFonts w:cs="Arial"/>
            <w:noProof/>
          </w:rPr>
          <w:t>6.38.3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_Toc94634982 \h </w:instrText>
        </w:r>
        <w:r>
          <w:rPr>
            <w:noProof/>
            <w:webHidden/>
          </w:rPr>
        </w:r>
        <w:r>
          <w:rPr>
            <w:noProof/>
            <w:webHidden/>
          </w:rPr>
          <w:fldChar w:fldCharType="separate"/>
        </w:r>
        <w:r>
          <w:rPr>
            <w:noProof/>
            <w:webHidden/>
          </w:rPr>
          <w:t>225</w:t>
        </w:r>
        <w:r>
          <w:rPr>
            <w:noProof/>
            <w:webHidden/>
          </w:rPr>
          <w:fldChar w:fldCharType="end"/>
        </w:r>
      </w:hyperlink>
    </w:p>
    <w:p w14:paraId="062F4EF3" w14:textId="09DC541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3" w:history="1">
        <w:r w:rsidRPr="00932EFB">
          <w:rPr>
            <w:rStyle w:val="Hyperlink"/>
            <w:rFonts w:cs="Arial"/>
            <w:noProof/>
          </w:rPr>
          <w:t>6.38.4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_Toc94634983 \h </w:instrText>
        </w:r>
        <w:r>
          <w:rPr>
            <w:noProof/>
            <w:webHidden/>
          </w:rPr>
        </w:r>
        <w:r>
          <w:rPr>
            <w:noProof/>
            <w:webHidden/>
          </w:rPr>
          <w:fldChar w:fldCharType="separate"/>
        </w:r>
        <w:r>
          <w:rPr>
            <w:noProof/>
            <w:webHidden/>
          </w:rPr>
          <w:t>225</w:t>
        </w:r>
        <w:r>
          <w:rPr>
            <w:noProof/>
            <w:webHidden/>
          </w:rPr>
          <w:fldChar w:fldCharType="end"/>
        </w:r>
      </w:hyperlink>
    </w:p>
    <w:p w14:paraId="5FF47720" w14:textId="68EAB42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4" w:history="1">
        <w:r w:rsidRPr="00932EFB">
          <w:rPr>
            <w:rStyle w:val="Hyperlink"/>
            <w:rFonts w:cs="Arial"/>
            <w:noProof/>
          </w:rPr>
          <w:t>6.38.5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_Toc94634984 \h </w:instrText>
        </w:r>
        <w:r>
          <w:rPr>
            <w:noProof/>
            <w:webHidden/>
          </w:rPr>
        </w:r>
        <w:r>
          <w:rPr>
            <w:noProof/>
            <w:webHidden/>
          </w:rPr>
          <w:fldChar w:fldCharType="separate"/>
        </w:r>
        <w:r>
          <w:rPr>
            <w:noProof/>
            <w:webHidden/>
          </w:rPr>
          <w:t>225</w:t>
        </w:r>
        <w:r>
          <w:rPr>
            <w:noProof/>
            <w:webHidden/>
          </w:rPr>
          <w:fldChar w:fldCharType="end"/>
        </w:r>
      </w:hyperlink>
    </w:p>
    <w:p w14:paraId="408ADEF7" w14:textId="5A33C0A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5" w:history="1">
        <w:r w:rsidRPr="00932EFB">
          <w:rPr>
            <w:rStyle w:val="Hyperlink"/>
            <w:rFonts w:cs="Arial"/>
            <w:noProof/>
          </w:rPr>
          <w:t>6.38.6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_Toc94634985 \h </w:instrText>
        </w:r>
        <w:r>
          <w:rPr>
            <w:noProof/>
            <w:webHidden/>
          </w:rPr>
        </w:r>
        <w:r>
          <w:rPr>
            <w:noProof/>
            <w:webHidden/>
          </w:rPr>
          <w:fldChar w:fldCharType="separate"/>
        </w:r>
        <w:r>
          <w:rPr>
            <w:noProof/>
            <w:webHidden/>
          </w:rPr>
          <w:t>225</w:t>
        </w:r>
        <w:r>
          <w:rPr>
            <w:noProof/>
            <w:webHidden/>
          </w:rPr>
          <w:fldChar w:fldCharType="end"/>
        </w:r>
      </w:hyperlink>
    </w:p>
    <w:p w14:paraId="2A98897E" w14:textId="6C66784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6" w:history="1">
        <w:r w:rsidRPr="00932EFB">
          <w:rPr>
            <w:rStyle w:val="Hyperlink"/>
            <w:rFonts w:cs="Arial"/>
            <w:noProof/>
          </w:rPr>
          <w:t>6.38.7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_Toc94634986 \h </w:instrText>
        </w:r>
        <w:r>
          <w:rPr>
            <w:noProof/>
            <w:webHidden/>
          </w:rPr>
        </w:r>
        <w:r>
          <w:rPr>
            <w:noProof/>
            <w:webHidden/>
          </w:rPr>
          <w:fldChar w:fldCharType="separate"/>
        </w:r>
        <w:r>
          <w:rPr>
            <w:noProof/>
            <w:webHidden/>
          </w:rPr>
          <w:t>225</w:t>
        </w:r>
        <w:r>
          <w:rPr>
            <w:noProof/>
            <w:webHidden/>
          </w:rPr>
          <w:fldChar w:fldCharType="end"/>
        </w:r>
      </w:hyperlink>
    </w:p>
    <w:p w14:paraId="38DF5F7F" w14:textId="6172521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87" w:history="1">
        <w:r w:rsidRPr="00932EFB">
          <w:rPr>
            <w:rStyle w:val="Hyperlink"/>
            <w:rFonts w:cs="Arial"/>
            <w:noProof/>
          </w:rPr>
          <w:t>6.38.7.1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_Toc94634987 \h </w:instrText>
        </w:r>
        <w:r>
          <w:rPr>
            <w:noProof/>
            <w:webHidden/>
          </w:rPr>
        </w:r>
        <w:r>
          <w:rPr>
            <w:noProof/>
            <w:webHidden/>
          </w:rPr>
          <w:fldChar w:fldCharType="separate"/>
        </w:r>
        <w:r>
          <w:rPr>
            <w:noProof/>
            <w:webHidden/>
          </w:rPr>
          <w:t>225</w:t>
        </w:r>
        <w:r>
          <w:rPr>
            <w:noProof/>
            <w:webHidden/>
          </w:rPr>
          <w:fldChar w:fldCharType="end"/>
        </w:r>
      </w:hyperlink>
    </w:p>
    <w:p w14:paraId="6C5F51DE" w14:textId="765ACA9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88" w:history="1">
        <w:r w:rsidRPr="00932EFB">
          <w:rPr>
            <w:rStyle w:val="Hyperlink"/>
            <w:rFonts w:cs="Arial"/>
            <w:noProof/>
          </w:rPr>
          <w:t>6.38.7.2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_Toc94634988 \h </w:instrText>
        </w:r>
        <w:r>
          <w:rPr>
            <w:noProof/>
            <w:webHidden/>
          </w:rPr>
        </w:r>
        <w:r>
          <w:rPr>
            <w:noProof/>
            <w:webHidden/>
          </w:rPr>
          <w:fldChar w:fldCharType="separate"/>
        </w:r>
        <w:r>
          <w:rPr>
            <w:noProof/>
            <w:webHidden/>
          </w:rPr>
          <w:t>226</w:t>
        </w:r>
        <w:r>
          <w:rPr>
            <w:noProof/>
            <w:webHidden/>
          </w:rPr>
          <w:fldChar w:fldCharType="end"/>
        </w:r>
      </w:hyperlink>
    </w:p>
    <w:p w14:paraId="1FD49D79" w14:textId="55C16CF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89" w:history="1">
        <w:r w:rsidRPr="00932EFB">
          <w:rPr>
            <w:rStyle w:val="Hyperlink"/>
            <w:rFonts w:cs="Arial"/>
            <w:noProof/>
          </w:rPr>
          <w:t>6.38.7.3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_Toc94634989 \h </w:instrText>
        </w:r>
        <w:r>
          <w:rPr>
            <w:noProof/>
            <w:webHidden/>
          </w:rPr>
        </w:r>
        <w:r>
          <w:rPr>
            <w:noProof/>
            <w:webHidden/>
          </w:rPr>
          <w:fldChar w:fldCharType="separate"/>
        </w:r>
        <w:r>
          <w:rPr>
            <w:noProof/>
            <w:webHidden/>
          </w:rPr>
          <w:t>226</w:t>
        </w:r>
        <w:r>
          <w:rPr>
            <w:noProof/>
            <w:webHidden/>
          </w:rPr>
          <w:fldChar w:fldCharType="end"/>
        </w:r>
      </w:hyperlink>
    </w:p>
    <w:p w14:paraId="3AA9ED1F" w14:textId="6503E69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90" w:history="1">
        <w:r w:rsidRPr="00932EFB">
          <w:rPr>
            <w:rStyle w:val="Hyperlink"/>
            <w:rFonts w:cs="Arial"/>
            <w:noProof/>
          </w:rPr>
          <w:t>6.38.8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_Toc94634990 \h </w:instrText>
        </w:r>
        <w:r>
          <w:rPr>
            <w:noProof/>
            <w:webHidden/>
          </w:rPr>
        </w:r>
        <w:r>
          <w:rPr>
            <w:noProof/>
            <w:webHidden/>
          </w:rPr>
          <w:fldChar w:fldCharType="separate"/>
        </w:r>
        <w:r>
          <w:rPr>
            <w:noProof/>
            <w:webHidden/>
          </w:rPr>
          <w:t>226</w:t>
        </w:r>
        <w:r>
          <w:rPr>
            <w:noProof/>
            <w:webHidden/>
          </w:rPr>
          <w:fldChar w:fldCharType="end"/>
        </w:r>
      </w:hyperlink>
    </w:p>
    <w:p w14:paraId="23FA80A6" w14:textId="1EAE64E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91" w:history="1">
        <w:r w:rsidRPr="00932EFB">
          <w:rPr>
            <w:rStyle w:val="Hyperlink"/>
            <w:rFonts w:cs="Arial"/>
            <w:noProof/>
          </w:rPr>
          <w:t>6.38.9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_Toc94634991 \h </w:instrText>
        </w:r>
        <w:r>
          <w:rPr>
            <w:noProof/>
            <w:webHidden/>
          </w:rPr>
        </w:r>
        <w:r>
          <w:rPr>
            <w:noProof/>
            <w:webHidden/>
          </w:rPr>
          <w:fldChar w:fldCharType="separate"/>
        </w:r>
        <w:r>
          <w:rPr>
            <w:noProof/>
            <w:webHidden/>
          </w:rPr>
          <w:t>227</w:t>
        </w:r>
        <w:r>
          <w:rPr>
            <w:noProof/>
            <w:webHidden/>
          </w:rPr>
          <w:fldChar w:fldCharType="end"/>
        </w:r>
      </w:hyperlink>
    </w:p>
    <w:p w14:paraId="5C263798" w14:textId="7B1CAD7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92" w:history="1">
        <w:r w:rsidRPr="00932EFB">
          <w:rPr>
            <w:rStyle w:val="Hyperlink"/>
            <w:rFonts w:cs="Arial"/>
            <w:noProof/>
          </w:rPr>
          <w:t>6.38.10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_Toc94634992 \h </w:instrText>
        </w:r>
        <w:r>
          <w:rPr>
            <w:noProof/>
            <w:webHidden/>
          </w:rPr>
        </w:r>
        <w:r>
          <w:rPr>
            <w:noProof/>
            <w:webHidden/>
          </w:rPr>
          <w:fldChar w:fldCharType="separate"/>
        </w:r>
        <w:r>
          <w:rPr>
            <w:noProof/>
            <w:webHidden/>
          </w:rPr>
          <w:t>234</w:t>
        </w:r>
        <w:r>
          <w:rPr>
            <w:noProof/>
            <w:webHidden/>
          </w:rPr>
          <w:fldChar w:fldCharType="end"/>
        </w:r>
      </w:hyperlink>
    </w:p>
    <w:p w14:paraId="412FB383" w14:textId="68CF89F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93" w:history="1">
        <w:r w:rsidRPr="00932EFB">
          <w:rPr>
            <w:rStyle w:val="Hyperlink"/>
            <w:rFonts w:cs="Arial"/>
            <w:noProof/>
          </w:rPr>
          <w:t>6.38.11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_Toc94634993 \h </w:instrText>
        </w:r>
        <w:r>
          <w:rPr>
            <w:noProof/>
            <w:webHidden/>
          </w:rPr>
        </w:r>
        <w:r>
          <w:rPr>
            <w:noProof/>
            <w:webHidden/>
          </w:rPr>
          <w:fldChar w:fldCharType="separate"/>
        </w:r>
        <w:r>
          <w:rPr>
            <w:noProof/>
            <w:webHidden/>
          </w:rPr>
          <w:t>234</w:t>
        </w:r>
        <w:r>
          <w:rPr>
            <w:noProof/>
            <w:webHidden/>
          </w:rPr>
          <w:fldChar w:fldCharType="end"/>
        </w:r>
      </w:hyperlink>
    </w:p>
    <w:p w14:paraId="5E0674A4" w14:textId="12C2141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94" w:history="1">
        <w:r w:rsidRPr="00932EFB">
          <w:rPr>
            <w:rStyle w:val="Hyperlink"/>
            <w:rFonts w:cs="Arial"/>
            <w:noProof/>
          </w:rPr>
          <w:t>6.38.12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_Toc94634994 \h </w:instrText>
        </w:r>
        <w:r>
          <w:rPr>
            <w:noProof/>
            <w:webHidden/>
          </w:rPr>
        </w:r>
        <w:r>
          <w:rPr>
            <w:noProof/>
            <w:webHidden/>
          </w:rPr>
          <w:fldChar w:fldCharType="separate"/>
        </w:r>
        <w:r>
          <w:rPr>
            <w:noProof/>
            <w:webHidden/>
          </w:rPr>
          <w:t>235</w:t>
        </w:r>
        <w:r>
          <w:rPr>
            <w:noProof/>
            <w:webHidden/>
          </w:rPr>
          <w:fldChar w:fldCharType="end"/>
        </w:r>
      </w:hyperlink>
    </w:p>
    <w:p w14:paraId="38B59F6E" w14:textId="0FEBB20B" w:rsidR="00BE2B94" w:rsidRDefault="00BE2B94">
      <w:pPr>
        <w:pStyle w:val="TOC1"/>
        <w:tabs>
          <w:tab w:val="left" w:pos="440"/>
          <w:tab w:val="right" w:leader="dot" w:pos="9350"/>
        </w:tabs>
        <w:rPr>
          <w:rFonts w:asciiTheme="minorHAnsi" w:eastAsiaTheme="minorEastAsia" w:hAnsiTheme="minorHAnsi" w:cstheme="minorBidi"/>
          <w:noProof/>
        </w:rPr>
      </w:pPr>
      <w:hyperlink w:anchor="_Toc94634995" w:history="1">
        <w:r w:rsidRPr="00932EFB">
          <w:rPr>
            <w:rStyle w:val="Hyperlink"/>
            <w:rFonts w:cs="Arial"/>
            <w:noProof/>
          </w:rPr>
          <w:t>7.</w:t>
        </w:r>
        <w:r>
          <w:rPr>
            <w:rFonts w:asciiTheme="minorHAnsi" w:eastAsiaTheme="minorEastAsia" w:hAnsiTheme="minorHAnsi" w:cstheme="minorBidi"/>
            <w:noProof/>
          </w:rPr>
          <w:tab/>
        </w:r>
        <w:r w:rsidRPr="00932EFB">
          <w:rPr>
            <w:rStyle w:val="Hyperlink"/>
            <w:rFonts w:cs="Arial"/>
            <w:noProof/>
          </w:rPr>
          <w:t>Reference Documents</w:t>
        </w:r>
        <w:r>
          <w:rPr>
            <w:noProof/>
            <w:webHidden/>
          </w:rPr>
          <w:tab/>
        </w:r>
        <w:r>
          <w:rPr>
            <w:noProof/>
            <w:webHidden/>
          </w:rPr>
          <w:fldChar w:fldCharType="begin"/>
        </w:r>
        <w:r>
          <w:rPr>
            <w:noProof/>
            <w:webHidden/>
          </w:rPr>
          <w:instrText xml:space="preserve"> PAGEREF _Toc94634995 \h </w:instrText>
        </w:r>
        <w:r>
          <w:rPr>
            <w:noProof/>
            <w:webHidden/>
          </w:rPr>
        </w:r>
        <w:r>
          <w:rPr>
            <w:noProof/>
            <w:webHidden/>
          </w:rPr>
          <w:fldChar w:fldCharType="separate"/>
        </w:r>
        <w:r>
          <w:rPr>
            <w:noProof/>
            <w:webHidden/>
          </w:rPr>
          <w:t>236</w:t>
        </w:r>
        <w:r>
          <w:rPr>
            <w:noProof/>
            <w:webHidden/>
          </w:rPr>
          <w:fldChar w:fldCharType="end"/>
        </w:r>
      </w:hyperlink>
    </w:p>
    <w:p w14:paraId="2AB20F5C" w14:textId="467F253D" w:rsidR="00BE2B94" w:rsidRDefault="00BE2B94">
      <w:pPr>
        <w:pStyle w:val="TOC1"/>
        <w:tabs>
          <w:tab w:val="left" w:pos="440"/>
          <w:tab w:val="right" w:leader="dot" w:pos="9350"/>
        </w:tabs>
        <w:rPr>
          <w:rFonts w:asciiTheme="minorHAnsi" w:eastAsiaTheme="minorEastAsia" w:hAnsiTheme="minorHAnsi" w:cstheme="minorBidi"/>
          <w:noProof/>
        </w:rPr>
      </w:pPr>
      <w:hyperlink w:anchor="_Toc94634996" w:history="1">
        <w:r w:rsidRPr="00932EFB">
          <w:rPr>
            <w:rStyle w:val="Hyperlink"/>
            <w:rFonts w:cs="Arial"/>
            <w:noProof/>
          </w:rPr>
          <w:t>8.</w:t>
        </w:r>
        <w:r>
          <w:rPr>
            <w:rFonts w:asciiTheme="minorHAnsi" w:eastAsiaTheme="minorEastAsia" w:hAnsiTheme="minorHAnsi" w:cstheme="minorBidi"/>
            <w:noProof/>
          </w:rPr>
          <w:tab/>
        </w:r>
        <w:r w:rsidRPr="00932EFB">
          <w:rPr>
            <w:rStyle w:val="Hyperlink"/>
            <w:rFonts w:cs="Arial"/>
            <w:noProof/>
          </w:rPr>
          <w:t>Acronyms/Terms</w:t>
        </w:r>
        <w:r>
          <w:rPr>
            <w:noProof/>
            <w:webHidden/>
          </w:rPr>
          <w:tab/>
        </w:r>
        <w:r>
          <w:rPr>
            <w:noProof/>
            <w:webHidden/>
          </w:rPr>
          <w:fldChar w:fldCharType="begin"/>
        </w:r>
        <w:r>
          <w:rPr>
            <w:noProof/>
            <w:webHidden/>
          </w:rPr>
          <w:instrText xml:space="preserve"> PAGEREF _Toc94634996 \h </w:instrText>
        </w:r>
        <w:r>
          <w:rPr>
            <w:noProof/>
            <w:webHidden/>
          </w:rPr>
        </w:r>
        <w:r>
          <w:rPr>
            <w:noProof/>
            <w:webHidden/>
          </w:rPr>
          <w:fldChar w:fldCharType="separate"/>
        </w:r>
        <w:r>
          <w:rPr>
            <w:noProof/>
            <w:webHidden/>
          </w:rPr>
          <w:t>237</w:t>
        </w:r>
        <w:r>
          <w:rPr>
            <w:noProof/>
            <w:webHidden/>
          </w:rPr>
          <w:fldChar w:fldCharType="end"/>
        </w:r>
      </w:hyperlink>
    </w:p>
    <w:p w14:paraId="616C4E73" w14:textId="3FDD1A1F" w:rsidR="00B41689" w:rsidRPr="004342C6" w:rsidRDefault="00B41689" w:rsidP="00B41689">
      <w:pPr>
        <w:pStyle w:val="hcentivebullet2"/>
        <w:numPr>
          <w:ilvl w:val="0"/>
          <w:numId w:val="0"/>
        </w:numPr>
        <w:ind w:left="1080"/>
        <w:rPr>
          <w:rFonts w:eastAsia="Calibri" w:cs="Arial"/>
          <w:b/>
          <w:sz w:val="24"/>
          <w:szCs w:val="28"/>
        </w:rPr>
      </w:pPr>
      <w:r w:rsidRPr="004342C6">
        <w:rPr>
          <w:rFonts w:cs="Arial"/>
        </w:rPr>
        <w:fldChar w:fldCharType="end"/>
      </w:r>
      <w:r w:rsidRPr="004342C6">
        <w:rPr>
          <w:rFonts w:eastAsia="Calibri" w:cs="Arial"/>
          <w:b/>
          <w:color w:val="4C8B3F" w:themeColor="background2"/>
          <w:sz w:val="24"/>
          <w:szCs w:val="28"/>
        </w:rPr>
        <w:br w:type="page"/>
      </w:r>
    </w:p>
    <w:p w14:paraId="130A83BF" w14:textId="77777777" w:rsidR="00B41689" w:rsidRPr="004342C6" w:rsidRDefault="00B41689" w:rsidP="00B41689">
      <w:pPr>
        <w:tabs>
          <w:tab w:val="center" w:pos="4680"/>
          <w:tab w:val="right" w:pos="9360"/>
        </w:tabs>
        <w:spacing w:before="100" w:beforeAutospacing="1" w:after="100" w:afterAutospacing="1"/>
        <w:rPr>
          <w:rFonts w:eastAsia="Calibri" w:cs="Arial"/>
          <w:b/>
          <w:sz w:val="24"/>
          <w:szCs w:val="28"/>
        </w:rPr>
      </w:pPr>
      <w:r w:rsidRPr="004342C6">
        <w:rPr>
          <w:rFonts w:eastAsia="Calibri" w:cs="Arial"/>
          <w:b/>
          <w:sz w:val="24"/>
          <w:szCs w:val="28"/>
        </w:rPr>
        <w:lastRenderedPageBreak/>
        <w:t>List of Figures</w:t>
      </w:r>
    </w:p>
    <w:p w14:paraId="080791EB" w14:textId="51F6EEAC" w:rsidR="004A7065" w:rsidRDefault="00B41689">
      <w:pPr>
        <w:pStyle w:val="TableofFigures"/>
        <w:tabs>
          <w:tab w:val="right" w:leader="dot" w:pos="9350"/>
        </w:tabs>
        <w:rPr>
          <w:rFonts w:asciiTheme="minorHAnsi" w:eastAsiaTheme="minorEastAsia" w:hAnsiTheme="minorHAnsi" w:cstheme="minorBidi"/>
          <w:noProof/>
        </w:rPr>
      </w:pPr>
      <w:r w:rsidRPr="004342C6">
        <w:rPr>
          <w:rFonts w:cs="Arial"/>
        </w:rPr>
        <w:fldChar w:fldCharType="begin"/>
      </w:r>
      <w:r w:rsidRPr="004342C6">
        <w:rPr>
          <w:rFonts w:cs="Arial"/>
        </w:rPr>
        <w:instrText xml:space="preserve"> TOC \h \z \c "Figure" </w:instrText>
      </w:r>
      <w:r w:rsidRPr="004342C6">
        <w:rPr>
          <w:rFonts w:cs="Arial"/>
        </w:rPr>
        <w:fldChar w:fldCharType="separate"/>
      </w:r>
      <w:hyperlink w:anchor="_Toc74854746" w:history="1">
        <w:r w:rsidR="004A7065" w:rsidRPr="00812CEC">
          <w:rPr>
            <w:rStyle w:val="Hyperlink"/>
            <w:rFonts w:cs="Arial"/>
            <w:noProof/>
          </w:rPr>
          <w:t>Figure 1 MassHealth Eligibility End to End flow</w:t>
        </w:r>
        <w:r w:rsidR="004A7065">
          <w:rPr>
            <w:noProof/>
            <w:webHidden/>
          </w:rPr>
          <w:tab/>
        </w:r>
        <w:r w:rsidR="004A7065">
          <w:rPr>
            <w:noProof/>
            <w:webHidden/>
          </w:rPr>
          <w:fldChar w:fldCharType="begin"/>
        </w:r>
        <w:r w:rsidR="004A7065">
          <w:rPr>
            <w:noProof/>
            <w:webHidden/>
          </w:rPr>
          <w:instrText xml:space="preserve"> PAGEREF _Toc74854746 \h </w:instrText>
        </w:r>
        <w:r w:rsidR="004A7065">
          <w:rPr>
            <w:noProof/>
            <w:webHidden/>
          </w:rPr>
        </w:r>
        <w:r w:rsidR="004A7065">
          <w:rPr>
            <w:noProof/>
            <w:webHidden/>
          </w:rPr>
          <w:fldChar w:fldCharType="separate"/>
        </w:r>
        <w:r w:rsidR="004A7065">
          <w:rPr>
            <w:noProof/>
            <w:webHidden/>
          </w:rPr>
          <w:t>6</w:t>
        </w:r>
        <w:r w:rsidR="004A7065">
          <w:rPr>
            <w:noProof/>
            <w:webHidden/>
          </w:rPr>
          <w:fldChar w:fldCharType="end"/>
        </w:r>
      </w:hyperlink>
    </w:p>
    <w:p w14:paraId="2575A38A" w14:textId="2103F73B" w:rsidR="004A7065" w:rsidRDefault="004A7065">
      <w:pPr>
        <w:pStyle w:val="TableofFigures"/>
        <w:tabs>
          <w:tab w:val="right" w:leader="dot" w:pos="9350"/>
        </w:tabs>
        <w:rPr>
          <w:rFonts w:asciiTheme="minorHAnsi" w:eastAsiaTheme="minorEastAsia" w:hAnsiTheme="minorHAnsi" w:cstheme="minorBidi"/>
          <w:noProof/>
        </w:rPr>
      </w:pPr>
      <w:hyperlink w:anchor="_Toc74854747" w:history="1">
        <w:r w:rsidRPr="00812CEC">
          <w:rPr>
            <w:rStyle w:val="Hyperlink"/>
            <w:rFonts w:cs="Arial"/>
            <w:noProof/>
          </w:rPr>
          <w:t>Figure 2 Participation factor for MassHealth</w:t>
        </w:r>
        <w:r>
          <w:rPr>
            <w:noProof/>
            <w:webHidden/>
          </w:rPr>
          <w:tab/>
        </w:r>
        <w:r>
          <w:rPr>
            <w:noProof/>
            <w:webHidden/>
          </w:rPr>
          <w:fldChar w:fldCharType="begin"/>
        </w:r>
        <w:r>
          <w:rPr>
            <w:noProof/>
            <w:webHidden/>
          </w:rPr>
          <w:instrText xml:space="preserve"> PAGEREF _Toc74854747 \h </w:instrText>
        </w:r>
        <w:r>
          <w:rPr>
            <w:noProof/>
            <w:webHidden/>
          </w:rPr>
        </w:r>
        <w:r>
          <w:rPr>
            <w:noProof/>
            <w:webHidden/>
          </w:rPr>
          <w:fldChar w:fldCharType="separate"/>
        </w:r>
        <w:r>
          <w:rPr>
            <w:noProof/>
            <w:webHidden/>
          </w:rPr>
          <w:t>8</w:t>
        </w:r>
        <w:r>
          <w:rPr>
            <w:noProof/>
            <w:webHidden/>
          </w:rPr>
          <w:fldChar w:fldCharType="end"/>
        </w:r>
      </w:hyperlink>
    </w:p>
    <w:p w14:paraId="2D0F9D55" w14:textId="4209D821" w:rsidR="004A7065" w:rsidRDefault="004A7065">
      <w:pPr>
        <w:pStyle w:val="TableofFigures"/>
        <w:tabs>
          <w:tab w:val="right" w:leader="dot" w:pos="9350"/>
        </w:tabs>
        <w:rPr>
          <w:rFonts w:asciiTheme="minorHAnsi" w:eastAsiaTheme="minorEastAsia" w:hAnsiTheme="minorHAnsi" w:cstheme="minorBidi"/>
          <w:noProof/>
        </w:rPr>
      </w:pPr>
      <w:hyperlink w:anchor="_Toc74854748" w:history="1">
        <w:r w:rsidRPr="00812CEC">
          <w:rPr>
            <w:rStyle w:val="Hyperlink"/>
            <w:rFonts w:cs="Arial"/>
            <w:noProof/>
          </w:rPr>
          <w:t>Figure 3 MassHealth participation Factors- Residency Check</w:t>
        </w:r>
        <w:r>
          <w:rPr>
            <w:noProof/>
            <w:webHidden/>
          </w:rPr>
          <w:tab/>
        </w:r>
        <w:r>
          <w:rPr>
            <w:noProof/>
            <w:webHidden/>
          </w:rPr>
          <w:fldChar w:fldCharType="begin"/>
        </w:r>
        <w:r>
          <w:rPr>
            <w:noProof/>
            <w:webHidden/>
          </w:rPr>
          <w:instrText xml:space="preserve"> PAGEREF _Toc74854748 \h </w:instrText>
        </w:r>
        <w:r>
          <w:rPr>
            <w:noProof/>
            <w:webHidden/>
          </w:rPr>
        </w:r>
        <w:r>
          <w:rPr>
            <w:noProof/>
            <w:webHidden/>
          </w:rPr>
          <w:fldChar w:fldCharType="separate"/>
        </w:r>
        <w:r>
          <w:rPr>
            <w:noProof/>
            <w:webHidden/>
          </w:rPr>
          <w:t>9</w:t>
        </w:r>
        <w:r>
          <w:rPr>
            <w:noProof/>
            <w:webHidden/>
          </w:rPr>
          <w:fldChar w:fldCharType="end"/>
        </w:r>
      </w:hyperlink>
    </w:p>
    <w:p w14:paraId="4B138232" w14:textId="4B3BB23B" w:rsidR="004A7065" w:rsidRDefault="004A7065">
      <w:pPr>
        <w:pStyle w:val="TableofFigures"/>
        <w:tabs>
          <w:tab w:val="right" w:leader="dot" w:pos="9350"/>
        </w:tabs>
        <w:rPr>
          <w:rFonts w:asciiTheme="minorHAnsi" w:eastAsiaTheme="minorEastAsia" w:hAnsiTheme="minorHAnsi" w:cstheme="minorBidi"/>
          <w:noProof/>
        </w:rPr>
      </w:pPr>
      <w:hyperlink w:anchor="_Toc74854749" w:history="1">
        <w:r w:rsidRPr="00812CEC">
          <w:rPr>
            <w:rStyle w:val="Hyperlink"/>
            <w:rFonts w:cs="Arial"/>
            <w:noProof/>
          </w:rPr>
          <w:t>Figure 4 MassHealth Participation factors Incarceration check</w:t>
        </w:r>
        <w:r>
          <w:rPr>
            <w:noProof/>
            <w:webHidden/>
          </w:rPr>
          <w:tab/>
        </w:r>
        <w:r>
          <w:rPr>
            <w:noProof/>
            <w:webHidden/>
          </w:rPr>
          <w:fldChar w:fldCharType="begin"/>
        </w:r>
        <w:r>
          <w:rPr>
            <w:noProof/>
            <w:webHidden/>
          </w:rPr>
          <w:instrText xml:space="preserve"> PAGEREF _Toc74854749 \h </w:instrText>
        </w:r>
        <w:r>
          <w:rPr>
            <w:noProof/>
            <w:webHidden/>
          </w:rPr>
        </w:r>
        <w:r>
          <w:rPr>
            <w:noProof/>
            <w:webHidden/>
          </w:rPr>
          <w:fldChar w:fldCharType="separate"/>
        </w:r>
        <w:r>
          <w:rPr>
            <w:noProof/>
            <w:webHidden/>
          </w:rPr>
          <w:t>10</w:t>
        </w:r>
        <w:r>
          <w:rPr>
            <w:noProof/>
            <w:webHidden/>
          </w:rPr>
          <w:fldChar w:fldCharType="end"/>
        </w:r>
      </w:hyperlink>
    </w:p>
    <w:p w14:paraId="46769A78" w14:textId="685F87ED" w:rsidR="004A7065" w:rsidRDefault="004A7065">
      <w:pPr>
        <w:pStyle w:val="TableofFigures"/>
        <w:tabs>
          <w:tab w:val="right" w:leader="dot" w:pos="9350"/>
        </w:tabs>
        <w:rPr>
          <w:rFonts w:asciiTheme="minorHAnsi" w:eastAsiaTheme="minorEastAsia" w:hAnsiTheme="minorHAnsi" w:cstheme="minorBidi"/>
          <w:noProof/>
        </w:rPr>
      </w:pPr>
      <w:hyperlink w:anchor="_Toc74854750" w:history="1">
        <w:r w:rsidRPr="00812CEC">
          <w:rPr>
            <w:rStyle w:val="Hyperlink"/>
            <w:rFonts w:cs="Arial"/>
            <w:noProof/>
          </w:rPr>
          <w:t>Figure 5 MassHealth Participation Factors- Lives with HoH</w:t>
        </w:r>
        <w:r>
          <w:rPr>
            <w:noProof/>
            <w:webHidden/>
          </w:rPr>
          <w:tab/>
        </w:r>
        <w:r>
          <w:rPr>
            <w:noProof/>
            <w:webHidden/>
          </w:rPr>
          <w:fldChar w:fldCharType="begin"/>
        </w:r>
        <w:r>
          <w:rPr>
            <w:noProof/>
            <w:webHidden/>
          </w:rPr>
          <w:instrText xml:space="preserve"> PAGEREF _Toc74854750 \h </w:instrText>
        </w:r>
        <w:r>
          <w:rPr>
            <w:noProof/>
            <w:webHidden/>
          </w:rPr>
        </w:r>
        <w:r>
          <w:rPr>
            <w:noProof/>
            <w:webHidden/>
          </w:rPr>
          <w:fldChar w:fldCharType="separate"/>
        </w:r>
        <w:r>
          <w:rPr>
            <w:noProof/>
            <w:webHidden/>
          </w:rPr>
          <w:t>11</w:t>
        </w:r>
        <w:r>
          <w:rPr>
            <w:noProof/>
            <w:webHidden/>
          </w:rPr>
          <w:fldChar w:fldCharType="end"/>
        </w:r>
      </w:hyperlink>
    </w:p>
    <w:p w14:paraId="4F10D36C" w14:textId="3C2CCD6C" w:rsidR="004A7065" w:rsidRDefault="004A7065">
      <w:pPr>
        <w:pStyle w:val="TableofFigures"/>
        <w:tabs>
          <w:tab w:val="right" w:leader="dot" w:pos="9350"/>
        </w:tabs>
        <w:rPr>
          <w:rFonts w:asciiTheme="minorHAnsi" w:eastAsiaTheme="minorEastAsia" w:hAnsiTheme="minorHAnsi" w:cstheme="minorBidi"/>
          <w:noProof/>
        </w:rPr>
      </w:pPr>
      <w:hyperlink w:anchor="_Toc74854751" w:history="1">
        <w:r w:rsidRPr="00812CEC">
          <w:rPr>
            <w:rStyle w:val="Hyperlink"/>
            <w:rFonts w:cs="Arial"/>
            <w:noProof/>
          </w:rPr>
          <w:t>Figure 6 MEC Check status</w:t>
        </w:r>
        <w:r>
          <w:rPr>
            <w:noProof/>
            <w:webHidden/>
          </w:rPr>
          <w:tab/>
        </w:r>
        <w:r>
          <w:rPr>
            <w:noProof/>
            <w:webHidden/>
          </w:rPr>
          <w:fldChar w:fldCharType="begin"/>
        </w:r>
        <w:r>
          <w:rPr>
            <w:noProof/>
            <w:webHidden/>
          </w:rPr>
          <w:instrText xml:space="preserve"> PAGEREF _Toc74854751 \h </w:instrText>
        </w:r>
        <w:r>
          <w:rPr>
            <w:noProof/>
            <w:webHidden/>
          </w:rPr>
        </w:r>
        <w:r>
          <w:rPr>
            <w:noProof/>
            <w:webHidden/>
          </w:rPr>
          <w:fldChar w:fldCharType="separate"/>
        </w:r>
        <w:r>
          <w:rPr>
            <w:noProof/>
            <w:webHidden/>
          </w:rPr>
          <w:t>12</w:t>
        </w:r>
        <w:r>
          <w:rPr>
            <w:noProof/>
            <w:webHidden/>
          </w:rPr>
          <w:fldChar w:fldCharType="end"/>
        </w:r>
      </w:hyperlink>
    </w:p>
    <w:p w14:paraId="538BAA4E" w14:textId="0E3B18C1" w:rsidR="004A7065" w:rsidRDefault="004A7065">
      <w:pPr>
        <w:pStyle w:val="TableofFigures"/>
        <w:tabs>
          <w:tab w:val="right" w:leader="dot" w:pos="9350"/>
        </w:tabs>
        <w:rPr>
          <w:rFonts w:asciiTheme="minorHAnsi" w:eastAsiaTheme="minorEastAsia" w:hAnsiTheme="minorHAnsi" w:cstheme="minorBidi"/>
          <w:noProof/>
        </w:rPr>
      </w:pPr>
      <w:hyperlink w:anchor="_Toc74854752" w:history="1">
        <w:r w:rsidRPr="00812CEC">
          <w:rPr>
            <w:rStyle w:val="Hyperlink"/>
            <w:rFonts w:cs="Arial"/>
            <w:noProof/>
          </w:rPr>
          <w:t>Figure 7 MH Pend Rules</w:t>
        </w:r>
        <w:r>
          <w:rPr>
            <w:noProof/>
            <w:webHidden/>
          </w:rPr>
          <w:tab/>
        </w:r>
        <w:r>
          <w:rPr>
            <w:noProof/>
            <w:webHidden/>
          </w:rPr>
          <w:fldChar w:fldCharType="begin"/>
        </w:r>
        <w:r>
          <w:rPr>
            <w:noProof/>
            <w:webHidden/>
          </w:rPr>
          <w:instrText xml:space="preserve"> PAGEREF _Toc74854752 \h </w:instrText>
        </w:r>
        <w:r>
          <w:rPr>
            <w:noProof/>
            <w:webHidden/>
          </w:rPr>
        </w:r>
        <w:r>
          <w:rPr>
            <w:noProof/>
            <w:webHidden/>
          </w:rPr>
          <w:fldChar w:fldCharType="separate"/>
        </w:r>
        <w:r>
          <w:rPr>
            <w:noProof/>
            <w:webHidden/>
          </w:rPr>
          <w:t>13</w:t>
        </w:r>
        <w:r>
          <w:rPr>
            <w:noProof/>
            <w:webHidden/>
          </w:rPr>
          <w:fldChar w:fldCharType="end"/>
        </w:r>
      </w:hyperlink>
    </w:p>
    <w:p w14:paraId="30114489" w14:textId="58790326" w:rsidR="004A7065" w:rsidRDefault="004A7065">
      <w:pPr>
        <w:pStyle w:val="TableofFigures"/>
        <w:tabs>
          <w:tab w:val="right" w:leader="dot" w:pos="9350"/>
        </w:tabs>
        <w:rPr>
          <w:rFonts w:asciiTheme="minorHAnsi" w:eastAsiaTheme="minorEastAsia" w:hAnsiTheme="minorHAnsi" w:cstheme="minorBidi"/>
          <w:noProof/>
        </w:rPr>
      </w:pPr>
      <w:hyperlink w:anchor="_Toc74854753" w:history="1">
        <w:r w:rsidRPr="00812CEC">
          <w:rPr>
            <w:rStyle w:val="Hyperlink"/>
            <w:rFonts w:cs="Arial"/>
            <w:noProof/>
          </w:rPr>
          <w:t>Figure 8 TMA End to end Flow</w:t>
        </w:r>
        <w:r>
          <w:rPr>
            <w:noProof/>
            <w:webHidden/>
          </w:rPr>
          <w:tab/>
        </w:r>
        <w:r>
          <w:rPr>
            <w:noProof/>
            <w:webHidden/>
          </w:rPr>
          <w:fldChar w:fldCharType="begin"/>
        </w:r>
        <w:r>
          <w:rPr>
            <w:noProof/>
            <w:webHidden/>
          </w:rPr>
          <w:instrText xml:space="preserve"> PAGEREF _Toc74854753 \h </w:instrText>
        </w:r>
        <w:r>
          <w:rPr>
            <w:noProof/>
            <w:webHidden/>
          </w:rPr>
        </w:r>
        <w:r>
          <w:rPr>
            <w:noProof/>
            <w:webHidden/>
          </w:rPr>
          <w:fldChar w:fldCharType="separate"/>
        </w:r>
        <w:r>
          <w:rPr>
            <w:noProof/>
            <w:webHidden/>
          </w:rPr>
          <w:t>14</w:t>
        </w:r>
        <w:r>
          <w:rPr>
            <w:noProof/>
            <w:webHidden/>
          </w:rPr>
          <w:fldChar w:fldCharType="end"/>
        </w:r>
      </w:hyperlink>
    </w:p>
    <w:p w14:paraId="217EF937" w14:textId="6FBBC031" w:rsidR="004A7065" w:rsidRDefault="004A7065">
      <w:pPr>
        <w:pStyle w:val="TableofFigures"/>
        <w:tabs>
          <w:tab w:val="right" w:leader="dot" w:pos="9350"/>
        </w:tabs>
        <w:rPr>
          <w:rFonts w:asciiTheme="minorHAnsi" w:eastAsiaTheme="minorEastAsia" w:hAnsiTheme="minorHAnsi" w:cstheme="minorBidi"/>
          <w:noProof/>
        </w:rPr>
      </w:pPr>
      <w:hyperlink w:anchor="_Toc74854754" w:history="1">
        <w:r w:rsidRPr="00812CEC">
          <w:rPr>
            <w:rStyle w:val="Hyperlink"/>
            <w:rFonts w:cs="Arial"/>
            <w:noProof/>
          </w:rPr>
          <w:t>Figure 9 Program Determination w/ Pregnancy Postpartum Protection Overlaid Part 1</w:t>
        </w:r>
        <w:r>
          <w:rPr>
            <w:noProof/>
            <w:webHidden/>
          </w:rPr>
          <w:tab/>
        </w:r>
        <w:r>
          <w:rPr>
            <w:noProof/>
            <w:webHidden/>
          </w:rPr>
          <w:fldChar w:fldCharType="begin"/>
        </w:r>
        <w:r>
          <w:rPr>
            <w:noProof/>
            <w:webHidden/>
          </w:rPr>
          <w:instrText xml:space="preserve"> PAGEREF _Toc74854754 \h </w:instrText>
        </w:r>
        <w:r>
          <w:rPr>
            <w:noProof/>
            <w:webHidden/>
          </w:rPr>
        </w:r>
        <w:r>
          <w:rPr>
            <w:noProof/>
            <w:webHidden/>
          </w:rPr>
          <w:fldChar w:fldCharType="separate"/>
        </w:r>
        <w:r>
          <w:rPr>
            <w:noProof/>
            <w:webHidden/>
          </w:rPr>
          <w:t>15</w:t>
        </w:r>
        <w:r>
          <w:rPr>
            <w:noProof/>
            <w:webHidden/>
          </w:rPr>
          <w:fldChar w:fldCharType="end"/>
        </w:r>
      </w:hyperlink>
    </w:p>
    <w:p w14:paraId="1F2B645C" w14:textId="2F1C997F" w:rsidR="004A7065" w:rsidRDefault="004A7065">
      <w:pPr>
        <w:pStyle w:val="TableofFigures"/>
        <w:tabs>
          <w:tab w:val="right" w:leader="dot" w:pos="9350"/>
        </w:tabs>
        <w:rPr>
          <w:rFonts w:asciiTheme="minorHAnsi" w:eastAsiaTheme="minorEastAsia" w:hAnsiTheme="minorHAnsi" w:cstheme="minorBidi"/>
          <w:noProof/>
        </w:rPr>
      </w:pPr>
      <w:hyperlink w:anchor="_Toc74854755" w:history="1">
        <w:r w:rsidRPr="00812CEC">
          <w:rPr>
            <w:rStyle w:val="Hyperlink"/>
            <w:rFonts w:cs="Arial"/>
            <w:noProof/>
          </w:rPr>
          <w:t>Figure 10 Program Determination w/ Pregnancy Postpartum Protection Overlaid Part 2</w:t>
        </w:r>
        <w:r>
          <w:rPr>
            <w:noProof/>
            <w:webHidden/>
          </w:rPr>
          <w:tab/>
        </w:r>
        <w:r>
          <w:rPr>
            <w:noProof/>
            <w:webHidden/>
          </w:rPr>
          <w:fldChar w:fldCharType="begin"/>
        </w:r>
        <w:r>
          <w:rPr>
            <w:noProof/>
            <w:webHidden/>
          </w:rPr>
          <w:instrText xml:space="preserve"> PAGEREF _Toc74854755 \h </w:instrText>
        </w:r>
        <w:r>
          <w:rPr>
            <w:noProof/>
            <w:webHidden/>
          </w:rPr>
        </w:r>
        <w:r>
          <w:rPr>
            <w:noProof/>
            <w:webHidden/>
          </w:rPr>
          <w:fldChar w:fldCharType="separate"/>
        </w:r>
        <w:r>
          <w:rPr>
            <w:noProof/>
            <w:webHidden/>
          </w:rPr>
          <w:t>16</w:t>
        </w:r>
        <w:r>
          <w:rPr>
            <w:noProof/>
            <w:webHidden/>
          </w:rPr>
          <w:fldChar w:fldCharType="end"/>
        </w:r>
      </w:hyperlink>
    </w:p>
    <w:p w14:paraId="5EB5EBCC" w14:textId="0722D1E5" w:rsidR="004A7065" w:rsidRDefault="004A7065">
      <w:pPr>
        <w:pStyle w:val="TableofFigures"/>
        <w:tabs>
          <w:tab w:val="right" w:leader="dot" w:pos="9350"/>
        </w:tabs>
        <w:rPr>
          <w:rFonts w:asciiTheme="minorHAnsi" w:eastAsiaTheme="minorEastAsia" w:hAnsiTheme="minorHAnsi" w:cstheme="minorBidi"/>
          <w:noProof/>
        </w:rPr>
      </w:pPr>
      <w:hyperlink w:anchor="_Toc74854756" w:history="1">
        <w:r w:rsidRPr="00812CEC">
          <w:rPr>
            <w:rStyle w:val="Hyperlink"/>
            <w:rFonts w:cs="Arial"/>
            <w:noProof/>
          </w:rPr>
          <w:t>Figure 11 DMH Coverage Determination Process Flow</w:t>
        </w:r>
        <w:r>
          <w:rPr>
            <w:noProof/>
            <w:webHidden/>
          </w:rPr>
          <w:tab/>
        </w:r>
        <w:r>
          <w:rPr>
            <w:noProof/>
            <w:webHidden/>
          </w:rPr>
          <w:fldChar w:fldCharType="begin"/>
        </w:r>
        <w:r>
          <w:rPr>
            <w:noProof/>
            <w:webHidden/>
          </w:rPr>
          <w:instrText xml:space="preserve"> PAGEREF _Toc74854756 \h </w:instrText>
        </w:r>
        <w:r>
          <w:rPr>
            <w:noProof/>
            <w:webHidden/>
          </w:rPr>
        </w:r>
        <w:r>
          <w:rPr>
            <w:noProof/>
            <w:webHidden/>
          </w:rPr>
          <w:fldChar w:fldCharType="separate"/>
        </w:r>
        <w:r>
          <w:rPr>
            <w:noProof/>
            <w:webHidden/>
          </w:rPr>
          <w:t>17</w:t>
        </w:r>
        <w:r>
          <w:rPr>
            <w:noProof/>
            <w:webHidden/>
          </w:rPr>
          <w:fldChar w:fldCharType="end"/>
        </w:r>
      </w:hyperlink>
    </w:p>
    <w:p w14:paraId="0423CACD" w14:textId="793444A5" w:rsidR="004A7065" w:rsidRDefault="004A7065">
      <w:pPr>
        <w:pStyle w:val="TableofFigures"/>
        <w:tabs>
          <w:tab w:val="right" w:leader="dot" w:pos="9350"/>
        </w:tabs>
        <w:rPr>
          <w:rFonts w:asciiTheme="minorHAnsi" w:eastAsiaTheme="minorEastAsia" w:hAnsiTheme="minorHAnsi" w:cstheme="minorBidi"/>
          <w:noProof/>
        </w:rPr>
      </w:pPr>
      <w:hyperlink w:anchor="_Toc74854757" w:history="1">
        <w:r w:rsidRPr="00812CEC">
          <w:rPr>
            <w:rStyle w:val="Hyperlink"/>
            <w:rFonts w:cs="Arial"/>
            <w:noProof/>
          </w:rPr>
          <w:t>Figure 12 Medically Frail End to end Flow</w:t>
        </w:r>
        <w:r>
          <w:rPr>
            <w:noProof/>
            <w:webHidden/>
          </w:rPr>
          <w:tab/>
        </w:r>
        <w:r>
          <w:rPr>
            <w:noProof/>
            <w:webHidden/>
          </w:rPr>
          <w:fldChar w:fldCharType="begin"/>
        </w:r>
        <w:r>
          <w:rPr>
            <w:noProof/>
            <w:webHidden/>
          </w:rPr>
          <w:instrText xml:space="preserve"> PAGEREF _Toc74854757 \h </w:instrText>
        </w:r>
        <w:r>
          <w:rPr>
            <w:noProof/>
            <w:webHidden/>
          </w:rPr>
        </w:r>
        <w:r>
          <w:rPr>
            <w:noProof/>
            <w:webHidden/>
          </w:rPr>
          <w:fldChar w:fldCharType="separate"/>
        </w:r>
        <w:r>
          <w:rPr>
            <w:noProof/>
            <w:webHidden/>
          </w:rPr>
          <w:t>1</w:t>
        </w:r>
        <w:r>
          <w:rPr>
            <w:noProof/>
            <w:webHidden/>
          </w:rPr>
          <w:fldChar w:fldCharType="end"/>
        </w:r>
      </w:hyperlink>
    </w:p>
    <w:p w14:paraId="6C27DE35" w14:textId="07F2EBFE" w:rsidR="004A7065" w:rsidRDefault="004A7065">
      <w:pPr>
        <w:pStyle w:val="TableofFigures"/>
        <w:tabs>
          <w:tab w:val="right" w:leader="dot" w:pos="9350"/>
        </w:tabs>
        <w:rPr>
          <w:rFonts w:asciiTheme="minorHAnsi" w:eastAsiaTheme="minorEastAsia" w:hAnsiTheme="minorHAnsi" w:cstheme="minorBidi"/>
          <w:noProof/>
        </w:rPr>
      </w:pPr>
      <w:hyperlink w:anchor="_Toc74854758" w:history="1">
        <w:r w:rsidRPr="00812CEC">
          <w:rPr>
            <w:rStyle w:val="Hyperlink"/>
            <w:rFonts w:cs="Arial"/>
            <w:noProof/>
          </w:rPr>
          <w:t>Figure 13 Override Eligibility impact with MH coverage</w:t>
        </w:r>
        <w:r>
          <w:rPr>
            <w:noProof/>
            <w:webHidden/>
          </w:rPr>
          <w:tab/>
        </w:r>
        <w:r>
          <w:rPr>
            <w:noProof/>
            <w:webHidden/>
          </w:rPr>
          <w:fldChar w:fldCharType="begin"/>
        </w:r>
        <w:r>
          <w:rPr>
            <w:noProof/>
            <w:webHidden/>
          </w:rPr>
          <w:instrText xml:space="preserve"> PAGEREF _Toc74854758 \h </w:instrText>
        </w:r>
        <w:r>
          <w:rPr>
            <w:noProof/>
            <w:webHidden/>
          </w:rPr>
        </w:r>
        <w:r>
          <w:rPr>
            <w:noProof/>
            <w:webHidden/>
          </w:rPr>
          <w:fldChar w:fldCharType="separate"/>
        </w:r>
        <w:r>
          <w:rPr>
            <w:noProof/>
            <w:webHidden/>
          </w:rPr>
          <w:t>2</w:t>
        </w:r>
        <w:r>
          <w:rPr>
            <w:noProof/>
            <w:webHidden/>
          </w:rPr>
          <w:fldChar w:fldCharType="end"/>
        </w:r>
      </w:hyperlink>
    </w:p>
    <w:p w14:paraId="508478E3" w14:textId="64DF47F3" w:rsidR="004A7065" w:rsidRDefault="004A7065">
      <w:pPr>
        <w:pStyle w:val="TableofFigures"/>
        <w:tabs>
          <w:tab w:val="right" w:leader="dot" w:pos="9350"/>
        </w:tabs>
        <w:rPr>
          <w:rFonts w:asciiTheme="minorHAnsi" w:eastAsiaTheme="minorEastAsia" w:hAnsiTheme="minorHAnsi" w:cstheme="minorBidi"/>
          <w:noProof/>
        </w:rPr>
      </w:pPr>
      <w:hyperlink w:anchor="_Toc74854759" w:history="1">
        <w:r w:rsidRPr="00812CEC">
          <w:rPr>
            <w:rStyle w:val="Hyperlink"/>
            <w:rFonts w:cs="Arial"/>
            <w:noProof/>
          </w:rPr>
          <w:t>Figure 14 MassHealth Income Standards and Federal Poverty Guidelines - I</w:t>
        </w:r>
        <w:r>
          <w:rPr>
            <w:noProof/>
            <w:webHidden/>
          </w:rPr>
          <w:tab/>
        </w:r>
        <w:r>
          <w:rPr>
            <w:noProof/>
            <w:webHidden/>
          </w:rPr>
          <w:fldChar w:fldCharType="begin"/>
        </w:r>
        <w:r>
          <w:rPr>
            <w:noProof/>
            <w:webHidden/>
          </w:rPr>
          <w:instrText xml:space="preserve"> PAGEREF _Toc74854759 \h </w:instrText>
        </w:r>
        <w:r>
          <w:rPr>
            <w:noProof/>
            <w:webHidden/>
          </w:rPr>
        </w:r>
        <w:r>
          <w:rPr>
            <w:noProof/>
            <w:webHidden/>
          </w:rPr>
          <w:fldChar w:fldCharType="separate"/>
        </w:r>
        <w:r>
          <w:rPr>
            <w:noProof/>
            <w:webHidden/>
          </w:rPr>
          <w:t>10</w:t>
        </w:r>
        <w:r>
          <w:rPr>
            <w:noProof/>
            <w:webHidden/>
          </w:rPr>
          <w:fldChar w:fldCharType="end"/>
        </w:r>
      </w:hyperlink>
    </w:p>
    <w:p w14:paraId="051E6A05" w14:textId="7BDC9D01" w:rsidR="004A7065" w:rsidRDefault="004A7065">
      <w:pPr>
        <w:pStyle w:val="TableofFigures"/>
        <w:tabs>
          <w:tab w:val="right" w:leader="dot" w:pos="9350"/>
        </w:tabs>
        <w:rPr>
          <w:rFonts w:asciiTheme="minorHAnsi" w:eastAsiaTheme="minorEastAsia" w:hAnsiTheme="minorHAnsi" w:cstheme="minorBidi"/>
          <w:noProof/>
        </w:rPr>
      </w:pPr>
      <w:hyperlink w:anchor="_Toc74854760" w:history="1">
        <w:r w:rsidRPr="00812CEC">
          <w:rPr>
            <w:rStyle w:val="Hyperlink"/>
            <w:rFonts w:cs="Arial"/>
            <w:noProof/>
          </w:rPr>
          <w:t>Figure 15 MassHealth Income Standards and Federal Poverty Guidelines - II</w:t>
        </w:r>
        <w:r>
          <w:rPr>
            <w:noProof/>
            <w:webHidden/>
          </w:rPr>
          <w:tab/>
        </w:r>
        <w:r>
          <w:rPr>
            <w:noProof/>
            <w:webHidden/>
          </w:rPr>
          <w:fldChar w:fldCharType="begin"/>
        </w:r>
        <w:r>
          <w:rPr>
            <w:noProof/>
            <w:webHidden/>
          </w:rPr>
          <w:instrText xml:space="preserve"> PAGEREF _Toc74854760 \h </w:instrText>
        </w:r>
        <w:r>
          <w:rPr>
            <w:noProof/>
            <w:webHidden/>
          </w:rPr>
        </w:r>
        <w:r>
          <w:rPr>
            <w:noProof/>
            <w:webHidden/>
          </w:rPr>
          <w:fldChar w:fldCharType="separate"/>
        </w:r>
        <w:r>
          <w:rPr>
            <w:noProof/>
            <w:webHidden/>
          </w:rPr>
          <w:t>11</w:t>
        </w:r>
        <w:r>
          <w:rPr>
            <w:noProof/>
            <w:webHidden/>
          </w:rPr>
          <w:fldChar w:fldCharType="end"/>
        </w:r>
      </w:hyperlink>
    </w:p>
    <w:p w14:paraId="27B844AF" w14:textId="6DBD08CD" w:rsidR="00B41689" w:rsidRPr="004342C6" w:rsidRDefault="00B41689" w:rsidP="00B41689">
      <w:pPr>
        <w:contextualSpacing w:val="0"/>
        <w:rPr>
          <w:rFonts w:cs="Arial"/>
        </w:rPr>
      </w:pPr>
      <w:r w:rsidRPr="004342C6">
        <w:rPr>
          <w:rFonts w:cs="Arial"/>
        </w:rPr>
        <w:fldChar w:fldCharType="end"/>
      </w:r>
      <w:r w:rsidRPr="004342C6">
        <w:rPr>
          <w:rFonts w:cs="Arial"/>
        </w:rPr>
        <w:br w:type="page"/>
      </w:r>
    </w:p>
    <w:p w14:paraId="632FAD90" w14:textId="77777777" w:rsidR="00B41689" w:rsidRPr="004342C6" w:rsidRDefault="00B41689" w:rsidP="00B41689">
      <w:pPr>
        <w:tabs>
          <w:tab w:val="center" w:pos="4680"/>
          <w:tab w:val="right" w:pos="9360"/>
        </w:tabs>
        <w:spacing w:before="100" w:beforeAutospacing="1" w:after="100" w:afterAutospacing="1"/>
        <w:rPr>
          <w:rFonts w:eastAsia="Calibri" w:cs="Arial"/>
          <w:b/>
          <w:sz w:val="24"/>
          <w:szCs w:val="28"/>
        </w:rPr>
      </w:pPr>
      <w:r w:rsidRPr="004342C6">
        <w:rPr>
          <w:rFonts w:eastAsia="Calibri" w:cs="Arial"/>
          <w:b/>
          <w:sz w:val="24"/>
          <w:szCs w:val="28"/>
        </w:rPr>
        <w:lastRenderedPageBreak/>
        <w:t>List of Tables</w:t>
      </w:r>
    </w:p>
    <w:p w14:paraId="67B383C4" w14:textId="5F154C7F" w:rsidR="00BE2B94" w:rsidRDefault="00B41689">
      <w:pPr>
        <w:pStyle w:val="TableofFigures"/>
        <w:tabs>
          <w:tab w:val="right" w:leader="dot" w:pos="9350"/>
        </w:tabs>
        <w:rPr>
          <w:rFonts w:asciiTheme="minorHAnsi" w:eastAsiaTheme="minorEastAsia" w:hAnsiTheme="minorHAnsi" w:cstheme="minorBidi"/>
          <w:noProof/>
        </w:rPr>
      </w:pPr>
      <w:r w:rsidRPr="004342C6">
        <w:rPr>
          <w:rFonts w:eastAsia="Calibri" w:cs="Arial"/>
          <w:b/>
          <w:sz w:val="24"/>
          <w:szCs w:val="28"/>
        </w:rPr>
        <w:fldChar w:fldCharType="begin"/>
      </w:r>
      <w:r w:rsidRPr="004342C6">
        <w:rPr>
          <w:rFonts w:eastAsia="Calibri" w:cs="Arial"/>
          <w:b/>
          <w:sz w:val="24"/>
          <w:szCs w:val="28"/>
        </w:rPr>
        <w:instrText xml:space="preserve"> TOC \h \z \c "Table" </w:instrText>
      </w:r>
      <w:r w:rsidRPr="004342C6">
        <w:rPr>
          <w:rFonts w:eastAsia="Calibri" w:cs="Arial"/>
          <w:b/>
          <w:sz w:val="24"/>
          <w:szCs w:val="28"/>
        </w:rPr>
        <w:fldChar w:fldCharType="separate"/>
      </w:r>
      <w:hyperlink w:anchor="_Toc94634997" w:history="1">
        <w:r w:rsidR="00BE2B94" w:rsidRPr="001C158B">
          <w:rPr>
            <w:rStyle w:val="Hyperlink"/>
            <w:rFonts w:cs="Arial"/>
            <w:noProof/>
          </w:rPr>
          <w:t>Table 1 Referenced Documents</w:t>
        </w:r>
        <w:r w:rsidR="00BE2B94">
          <w:rPr>
            <w:noProof/>
            <w:webHidden/>
          </w:rPr>
          <w:tab/>
        </w:r>
        <w:r w:rsidR="00BE2B94">
          <w:rPr>
            <w:noProof/>
            <w:webHidden/>
          </w:rPr>
          <w:fldChar w:fldCharType="begin"/>
        </w:r>
        <w:r w:rsidR="00BE2B94">
          <w:rPr>
            <w:noProof/>
            <w:webHidden/>
          </w:rPr>
          <w:instrText xml:space="preserve"> PAGEREF _Toc94634997 \h </w:instrText>
        </w:r>
        <w:r w:rsidR="00BE2B94">
          <w:rPr>
            <w:noProof/>
            <w:webHidden/>
          </w:rPr>
        </w:r>
        <w:r w:rsidR="00BE2B94">
          <w:rPr>
            <w:noProof/>
            <w:webHidden/>
          </w:rPr>
          <w:fldChar w:fldCharType="separate"/>
        </w:r>
        <w:r w:rsidR="00BE2B94">
          <w:rPr>
            <w:noProof/>
            <w:webHidden/>
          </w:rPr>
          <w:t>3</w:t>
        </w:r>
        <w:r w:rsidR="00BE2B94">
          <w:rPr>
            <w:noProof/>
            <w:webHidden/>
          </w:rPr>
          <w:fldChar w:fldCharType="end"/>
        </w:r>
      </w:hyperlink>
    </w:p>
    <w:p w14:paraId="6CD2EBFD" w14:textId="0EED170B" w:rsidR="00BE2B94" w:rsidRDefault="00BE2B94">
      <w:pPr>
        <w:pStyle w:val="TableofFigures"/>
        <w:tabs>
          <w:tab w:val="right" w:leader="dot" w:pos="9350"/>
        </w:tabs>
        <w:rPr>
          <w:rFonts w:asciiTheme="minorHAnsi" w:eastAsiaTheme="minorEastAsia" w:hAnsiTheme="minorHAnsi" w:cstheme="minorBidi"/>
          <w:noProof/>
        </w:rPr>
      </w:pPr>
      <w:hyperlink w:anchor="_Toc94634998" w:history="1">
        <w:r w:rsidRPr="001C158B">
          <w:rPr>
            <w:rStyle w:val="Hyperlink"/>
            <w:rFonts w:cs="Arial"/>
            <w:noProof/>
          </w:rPr>
          <w:t>Table 2 System Requirements</w:t>
        </w:r>
        <w:r>
          <w:rPr>
            <w:noProof/>
            <w:webHidden/>
          </w:rPr>
          <w:tab/>
        </w:r>
        <w:r>
          <w:rPr>
            <w:noProof/>
            <w:webHidden/>
          </w:rPr>
          <w:fldChar w:fldCharType="begin"/>
        </w:r>
        <w:r>
          <w:rPr>
            <w:noProof/>
            <w:webHidden/>
          </w:rPr>
          <w:instrText xml:space="preserve"> PAGEREF _Toc94634998 \h </w:instrText>
        </w:r>
        <w:r>
          <w:rPr>
            <w:noProof/>
            <w:webHidden/>
          </w:rPr>
        </w:r>
        <w:r>
          <w:rPr>
            <w:noProof/>
            <w:webHidden/>
          </w:rPr>
          <w:fldChar w:fldCharType="separate"/>
        </w:r>
        <w:r>
          <w:rPr>
            <w:noProof/>
            <w:webHidden/>
          </w:rPr>
          <w:t>4</w:t>
        </w:r>
        <w:r>
          <w:rPr>
            <w:noProof/>
            <w:webHidden/>
          </w:rPr>
          <w:fldChar w:fldCharType="end"/>
        </w:r>
      </w:hyperlink>
    </w:p>
    <w:p w14:paraId="72B4376D" w14:textId="79460BF7" w:rsidR="00BE2B94" w:rsidRDefault="00BE2B94">
      <w:pPr>
        <w:pStyle w:val="TableofFigures"/>
        <w:tabs>
          <w:tab w:val="right" w:leader="dot" w:pos="9350"/>
        </w:tabs>
        <w:rPr>
          <w:rFonts w:asciiTheme="minorHAnsi" w:eastAsiaTheme="minorEastAsia" w:hAnsiTheme="minorHAnsi" w:cstheme="minorBidi"/>
          <w:noProof/>
        </w:rPr>
      </w:pPr>
      <w:hyperlink w:anchor="_Toc94634999" w:history="1">
        <w:r w:rsidRPr="001C158B">
          <w:rPr>
            <w:rStyle w:val="Hyperlink"/>
            <w:rFonts w:cs="Arial"/>
            <w:noProof/>
          </w:rPr>
          <w:t>Table 3 Functional requirements- UC.01</w:t>
        </w:r>
        <w:r>
          <w:rPr>
            <w:noProof/>
            <w:webHidden/>
          </w:rPr>
          <w:tab/>
        </w:r>
        <w:r>
          <w:rPr>
            <w:noProof/>
            <w:webHidden/>
          </w:rPr>
          <w:fldChar w:fldCharType="begin"/>
        </w:r>
        <w:r>
          <w:rPr>
            <w:noProof/>
            <w:webHidden/>
          </w:rPr>
          <w:instrText xml:space="preserve"> PAGEREF _Toc94634999 \h </w:instrText>
        </w:r>
        <w:r>
          <w:rPr>
            <w:noProof/>
            <w:webHidden/>
          </w:rPr>
        </w:r>
        <w:r>
          <w:rPr>
            <w:noProof/>
            <w:webHidden/>
          </w:rPr>
          <w:fldChar w:fldCharType="separate"/>
        </w:r>
        <w:r>
          <w:rPr>
            <w:noProof/>
            <w:webHidden/>
          </w:rPr>
          <w:t>6</w:t>
        </w:r>
        <w:r>
          <w:rPr>
            <w:noProof/>
            <w:webHidden/>
          </w:rPr>
          <w:fldChar w:fldCharType="end"/>
        </w:r>
      </w:hyperlink>
    </w:p>
    <w:p w14:paraId="06BF4DCF" w14:textId="169A7A8B" w:rsidR="00BE2B94" w:rsidRDefault="00BE2B94">
      <w:pPr>
        <w:pStyle w:val="TableofFigures"/>
        <w:tabs>
          <w:tab w:val="right" w:leader="dot" w:pos="9350"/>
        </w:tabs>
        <w:rPr>
          <w:rFonts w:asciiTheme="minorHAnsi" w:eastAsiaTheme="minorEastAsia" w:hAnsiTheme="minorHAnsi" w:cstheme="minorBidi"/>
          <w:noProof/>
        </w:rPr>
      </w:pPr>
      <w:hyperlink w:anchor="_Toc94635000" w:history="1">
        <w:r w:rsidRPr="001C158B">
          <w:rPr>
            <w:rStyle w:val="Hyperlink"/>
            <w:rFonts w:cs="Arial"/>
            <w:noProof/>
          </w:rPr>
          <w:t>Table 4. Functional Requirements – UC.02</w:t>
        </w:r>
        <w:r>
          <w:rPr>
            <w:noProof/>
            <w:webHidden/>
          </w:rPr>
          <w:tab/>
        </w:r>
        <w:r>
          <w:rPr>
            <w:noProof/>
            <w:webHidden/>
          </w:rPr>
          <w:fldChar w:fldCharType="begin"/>
        </w:r>
        <w:r>
          <w:rPr>
            <w:noProof/>
            <w:webHidden/>
          </w:rPr>
          <w:instrText xml:space="preserve"> PAGEREF _Toc94635000 \h </w:instrText>
        </w:r>
        <w:r>
          <w:rPr>
            <w:noProof/>
            <w:webHidden/>
          </w:rPr>
        </w:r>
        <w:r>
          <w:rPr>
            <w:noProof/>
            <w:webHidden/>
          </w:rPr>
          <w:fldChar w:fldCharType="separate"/>
        </w:r>
        <w:r>
          <w:rPr>
            <w:noProof/>
            <w:webHidden/>
          </w:rPr>
          <w:t>12</w:t>
        </w:r>
        <w:r>
          <w:rPr>
            <w:noProof/>
            <w:webHidden/>
          </w:rPr>
          <w:fldChar w:fldCharType="end"/>
        </w:r>
      </w:hyperlink>
    </w:p>
    <w:p w14:paraId="74189F64" w14:textId="0C9D7736" w:rsidR="00BE2B94" w:rsidRDefault="00BE2B94">
      <w:pPr>
        <w:pStyle w:val="TableofFigures"/>
        <w:tabs>
          <w:tab w:val="right" w:leader="dot" w:pos="9350"/>
        </w:tabs>
        <w:rPr>
          <w:rFonts w:asciiTheme="minorHAnsi" w:eastAsiaTheme="minorEastAsia" w:hAnsiTheme="minorHAnsi" w:cstheme="minorBidi"/>
          <w:noProof/>
        </w:rPr>
      </w:pPr>
      <w:hyperlink w:anchor="_Toc94635001" w:history="1">
        <w:r w:rsidRPr="001C158B">
          <w:rPr>
            <w:rStyle w:val="Hyperlink"/>
            <w:rFonts w:cs="Arial"/>
            <w:noProof/>
          </w:rPr>
          <w:t>Table 5. Functional Requirements – UC.03</w:t>
        </w:r>
        <w:r>
          <w:rPr>
            <w:noProof/>
            <w:webHidden/>
          </w:rPr>
          <w:tab/>
        </w:r>
        <w:r>
          <w:rPr>
            <w:noProof/>
            <w:webHidden/>
          </w:rPr>
          <w:fldChar w:fldCharType="begin"/>
        </w:r>
        <w:r>
          <w:rPr>
            <w:noProof/>
            <w:webHidden/>
          </w:rPr>
          <w:instrText xml:space="preserve"> PAGEREF _Toc94635001 \h </w:instrText>
        </w:r>
        <w:r>
          <w:rPr>
            <w:noProof/>
            <w:webHidden/>
          </w:rPr>
        </w:r>
        <w:r>
          <w:rPr>
            <w:noProof/>
            <w:webHidden/>
          </w:rPr>
          <w:fldChar w:fldCharType="separate"/>
        </w:r>
        <w:r>
          <w:rPr>
            <w:noProof/>
            <w:webHidden/>
          </w:rPr>
          <w:t>22</w:t>
        </w:r>
        <w:r>
          <w:rPr>
            <w:noProof/>
            <w:webHidden/>
          </w:rPr>
          <w:fldChar w:fldCharType="end"/>
        </w:r>
      </w:hyperlink>
    </w:p>
    <w:p w14:paraId="6FA7AB13" w14:textId="6D9EBF4B" w:rsidR="00BE2B94" w:rsidRDefault="00BE2B94">
      <w:pPr>
        <w:pStyle w:val="TableofFigures"/>
        <w:tabs>
          <w:tab w:val="right" w:leader="dot" w:pos="9350"/>
        </w:tabs>
        <w:rPr>
          <w:rFonts w:asciiTheme="minorHAnsi" w:eastAsiaTheme="minorEastAsia" w:hAnsiTheme="minorHAnsi" w:cstheme="minorBidi"/>
          <w:noProof/>
        </w:rPr>
      </w:pPr>
      <w:hyperlink w:anchor="_Toc94635002" w:history="1">
        <w:r w:rsidRPr="001C158B">
          <w:rPr>
            <w:rStyle w:val="Hyperlink"/>
            <w:rFonts w:cs="Arial"/>
            <w:noProof/>
          </w:rPr>
          <w:t>Table 6 Functional Requirments-UC-04</w:t>
        </w:r>
        <w:r>
          <w:rPr>
            <w:noProof/>
            <w:webHidden/>
          </w:rPr>
          <w:tab/>
        </w:r>
        <w:r>
          <w:rPr>
            <w:noProof/>
            <w:webHidden/>
          </w:rPr>
          <w:fldChar w:fldCharType="begin"/>
        </w:r>
        <w:r>
          <w:rPr>
            <w:noProof/>
            <w:webHidden/>
          </w:rPr>
          <w:instrText xml:space="preserve"> PAGEREF _Toc94635002 \h </w:instrText>
        </w:r>
        <w:r>
          <w:rPr>
            <w:noProof/>
            <w:webHidden/>
          </w:rPr>
        </w:r>
        <w:r>
          <w:rPr>
            <w:noProof/>
            <w:webHidden/>
          </w:rPr>
          <w:fldChar w:fldCharType="separate"/>
        </w:r>
        <w:r>
          <w:rPr>
            <w:noProof/>
            <w:webHidden/>
          </w:rPr>
          <w:t>26</w:t>
        </w:r>
        <w:r>
          <w:rPr>
            <w:noProof/>
            <w:webHidden/>
          </w:rPr>
          <w:fldChar w:fldCharType="end"/>
        </w:r>
      </w:hyperlink>
    </w:p>
    <w:p w14:paraId="0E5AD98A" w14:textId="7B1367D2" w:rsidR="00BE2B94" w:rsidRDefault="00BE2B94">
      <w:pPr>
        <w:pStyle w:val="TableofFigures"/>
        <w:tabs>
          <w:tab w:val="right" w:leader="dot" w:pos="9350"/>
        </w:tabs>
        <w:rPr>
          <w:rFonts w:asciiTheme="minorHAnsi" w:eastAsiaTheme="minorEastAsia" w:hAnsiTheme="minorHAnsi" w:cstheme="minorBidi"/>
          <w:noProof/>
        </w:rPr>
      </w:pPr>
      <w:hyperlink w:anchor="_Toc94635003" w:history="1">
        <w:r w:rsidRPr="001C158B">
          <w:rPr>
            <w:rStyle w:val="Hyperlink"/>
            <w:rFonts w:cs="Arial"/>
            <w:noProof/>
          </w:rPr>
          <w:t>Table 7 Functional Requirments-UC-05</w:t>
        </w:r>
        <w:r>
          <w:rPr>
            <w:noProof/>
            <w:webHidden/>
          </w:rPr>
          <w:tab/>
        </w:r>
        <w:r>
          <w:rPr>
            <w:noProof/>
            <w:webHidden/>
          </w:rPr>
          <w:fldChar w:fldCharType="begin"/>
        </w:r>
        <w:r>
          <w:rPr>
            <w:noProof/>
            <w:webHidden/>
          </w:rPr>
          <w:instrText xml:space="preserve"> PAGEREF _Toc94635003 \h </w:instrText>
        </w:r>
        <w:r>
          <w:rPr>
            <w:noProof/>
            <w:webHidden/>
          </w:rPr>
        </w:r>
        <w:r>
          <w:rPr>
            <w:noProof/>
            <w:webHidden/>
          </w:rPr>
          <w:fldChar w:fldCharType="separate"/>
        </w:r>
        <w:r>
          <w:rPr>
            <w:noProof/>
            <w:webHidden/>
          </w:rPr>
          <w:t>28</w:t>
        </w:r>
        <w:r>
          <w:rPr>
            <w:noProof/>
            <w:webHidden/>
          </w:rPr>
          <w:fldChar w:fldCharType="end"/>
        </w:r>
      </w:hyperlink>
    </w:p>
    <w:p w14:paraId="4E582A52" w14:textId="5D39ABFC" w:rsidR="00BE2B94" w:rsidRDefault="00BE2B94">
      <w:pPr>
        <w:pStyle w:val="TableofFigures"/>
        <w:tabs>
          <w:tab w:val="right" w:leader="dot" w:pos="9350"/>
        </w:tabs>
        <w:rPr>
          <w:rFonts w:asciiTheme="minorHAnsi" w:eastAsiaTheme="minorEastAsia" w:hAnsiTheme="minorHAnsi" w:cstheme="minorBidi"/>
          <w:noProof/>
        </w:rPr>
      </w:pPr>
      <w:hyperlink w:anchor="_Toc94635004" w:history="1">
        <w:r w:rsidRPr="001C158B">
          <w:rPr>
            <w:rStyle w:val="Hyperlink"/>
            <w:rFonts w:cs="Arial"/>
            <w:noProof/>
          </w:rPr>
          <w:t>Table 8 Functional Requirments-UC-06</w:t>
        </w:r>
        <w:r>
          <w:rPr>
            <w:noProof/>
            <w:webHidden/>
          </w:rPr>
          <w:tab/>
        </w:r>
        <w:r>
          <w:rPr>
            <w:noProof/>
            <w:webHidden/>
          </w:rPr>
          <w:fldChar w:fldCharType="begin"/>
        </w:r>
        <w:r>
          <w:rPr>
            <w:noProof/>
            <w:webHidden/>
          </w:rPr>
          <w:instrText xml:space="preserve"> PAGEREF _Toc94635004 \h </w:instrText>
        </w:r>
        <w:r>
          <w:rPr>
            <w:noProof/>
            <w:webHidden/>
          </w:rPr>
        </w:r>
        <w:r>
          <w:rPr>
            <w:noProof/>
            <w:webHidden/>
          </w:rPr>
          <w:fldChar w:fldCharType="separate"/>
        </w:r>
        <w:r>
          <w:rPr>
            <w:noProof/>
            <w:webHidden/>
          </w:rPr>
          <w:t>32</w:t>
        </w:r>
        <w:r>
          <w:rPr>
            <w:noProof/>
            <w:webHidden/>
          </w:rPr>
          <w:fldChar w:fldCharType="end"/>
        </w:r>
      </w:hyperlink>
    </w:p>
    <w:p w14:paraId="275C658E" w14:textId="17EF19E5" w:rsidR="00BE2B94" w:rsidRDefault="00BE2B94">
      <w:pPr>
        <w:pStyle w:val="TableofFigures"/>
        <w:tabs>
          <w:tab w:val="right" w:leader="dot" w:pos="9350"/>
        </w:tabs>
        <w:rPr>
          <w:rFonts w:asciiTheme="minorHAnsi" w:eastAsiaTheme="minorEastAsia" w:hAnsiTheme="minorHAnsi" w:cstheme="minorBidi"/>
          <w:noProof/>
        </w:rPr>
      </w:pPr>
      <w:hyperlink w:anchor="_Toc94635005" w:history="1">
        <w:r w:rsidRPr="001C158B">
          <w:rPr>
            <w:rStyle w:val="Hyperlink"/>
            <w:rFonts w:cs="Arial"/>
            <w:noProof/>
          </w:rPr>
          <w:t>Table 9 Functional Requirments-UC-07</w:t>
        </w:r>
        <w:r>
          <w:rPr>
            <w:noProof/>
            <w:webHidden/>
          </w:rPr>
          <w:tab/>
        </w:r>
        <w:r>
          <w:rPr>
            <w:noProof/>
            <w:webHidden/>
          </w:rPr>
          <w:fldChar w:fldCharType="begin"/>
        </w:r>
        <w:r>
          <w:rPr>
            <w:noProof/>
            <w:webHidden/>
          </w:rPr>
          <w:instrText xml:space="preserve"> PAGEREF _Toc94635005 \h </w:instrText>
        </w:r>
        <w:r>
          <w:rPr>
            <w:noProof/>
            <w:webHidden/>
          </w:rPr>
        </w:r>
        <w:r>
          <w:rPr>
            <w:noProof/>
            <w:webHidden/>
          </w:rPr>
          <w:fldChar w:fldCharType="separate"/>
        </w:r>
        <w:r>
          <w:rPr>
            <w:noProof/>
            <w:webHidden/>
          </w:rPr>
          <w:t>37</w:t>
        </w:r>
        <w:r>
          <w:rPr>
            <w:noProof/>
            <w:webHidden/>
          </w:rPr>
          <w:fldChar w:fldCharType="end"/>
        </w:r>
      </w:hyperlink>
    </w:p>
    <w:p w14:paraId="1EB0C34B" w14:textId="332B4265" w:rsidR="00BE2B94" w:rsidRDefault="00BE2B94">
      <w:pPr>
        <w:pStyle w:val="TableofFigures"/>
        <w:tabs>
          <w:tab w:val="right" w:leader="dot" w:pos="9350"/>
        </w:tabs>
        <w:rPr>
          <w:rFonts w:asciiTheme="minorHAnsi" w:eastAsiaTheme="minorEastAsia" w:hAnsiTheme="minorHAnsi" w:cstheme="minorBidi"/>
          <w:noProof/>
        </w:rPr>
      </w:pPr>
      <w:hyperlink w:anchor="_Toc94635006" w:history="1">
        <w:r w:rsidRPr="001C158B">
          <w:rPr>
            <w:rStyle w:val="Hyperlink"/>
            <w:rFonts w:cs="Arial"/>
            <w:noProof/>
          </w:rPr>
          <w:t>Table 10 Special Design Consideration - UC.07</w:t>
        </w:r>
        <w:r>
          <w:rPr>
            <w:noProof/>
            <w:webHidden/>
          </w:rPr>
          <w:tab/>
        </w:r>
        <w:r>
          <w:rPr>
            <w:noProof/>
            <w:webHidden/>
          </w:rPr>
          <w:fldChar w:fldCharType="begin"/>
        </w:r>
        <w:r>
          <w:rPr>
            <w:noProof/>
            <w:webHidden/>
          </w:rPr>
          <w:instrText xml:space="preserve"> PAGEREF _Toc94635006 \h </w:instrText>
        </w:r>
        <w:r>
          <w:rPr>
            <w:noProof/>
            <w:webHidden/>
          </w:rPr>
        </w:r>
        <w:r>
          <w:rPr>
            <w:noProof/>
            <w:webHidden/>
          </w:rPr>
          <w:fldChar w:fldCharType="separate"/>
        </w:r>
        <w:r>
          <w:rPr>
            <w:noProof/>
            <w:webHidden/>
          </w:rPr>
          <w:t>46</w:t>
        </w:r>
        <w:r>
          <w:rPr>
            <w:noProof/>
            <w:webHidden/>
          </w:rPr>
          <w:fldChar w:fldCharType="end"/>
        </w:r>
      </w:hyperlink>
    </w:p>
    <w:p w14:paraId="7E40CB64" w14:textId="3F510A35" w:rsidR="00BE2B94" w:rsidRDefault="00BE2B94">
      <w:pPr>
        <w:pStyle w:val="TableofFigures"/>
        <w:tabs>
          <w:tab w:val="right" w:leader="dot" w:pos="9350"/>
        </w:tabs>
        <w:rPr>
          <w:rFonts w:asciiTheme="minorHAnsi" w:eastAsiaTheme="minorEastAsia" w:hAnsiTheme="minorHAnsi" w:cstheme="minorBidi"/>
          <w:noProof/>
        </w:rPr>
      </w:pPr>
      <w:hyperlink w:anchor="_Toc94635007" w:history="1">
        <w:r w:rsidRPr="001C158B">
          <w:rPr>
            <w:rStyle w:val="Hyperlink"/>
            <w:rFonts w:cs="Arial"/>
            <w:noProof/>
          </w:rPr>
          <w:t>Table 11 Configuration Details - UC.07</w:t>
        </w:r>
        <w:r>
          <w:rPr>
            <w:noProof/>
            <w:webHidden/>
          </w:rPr>
          <w:tab/>
        </w:r>
        <w:r>
          <w:rPr>
            <w:noProof/>
            <w:webHidden/>
          </w:rPr>
          <w:fldChar w:fldCharType="begin"/>
        </w:r>
        <w:r>
          <w:rPr>
            <w:noProof/>
            <w:webHidden/>
          </w:rPr>
          <w:instrText xml:space="preserve"> PAGEREF _Toc94635007 \h </w:instrText>
        </w:r>
        <w:r>
          <w:rPr>
            <w:noProof/>
            <w:webHidden/>
          </w:rPr>
        </w:r>
        <w:r>
          <w:rPr>
            <w:noProof/>
            <w:webHidden/>
          </w:rPr>
          <w:fldChar w:fldCharType="separate"/>
        </w:r>
        <w:r>
          <w:rPr>
            <w:noProof/>
            <w:webHidden/>
          </w:rPr>
          <w:t>46</w:t>
        </w:r>
        <w:r>
          <w:rPr>
            <w:noProof/>
            <w:webHidden/>
          </w:rPr>
          <w:fldChar w:fldCharType="end"/>
        </w:r>
      </w:hyperlink>
    </w:p>
    <w:p w14:paraId="16C7AF8B" w14:textId="1FFFB1CC" w:rsidR="00BE2B94" w:rsidRDefault="00BE2B94">
      <w:pPr>
        <w:pStyle w:val="TableofFigures"/>
        <w:tabs>
          <w:tab w:val="right" w:leader="dot" w:pos="9350"/>
        </w:tabs>
        <w:rPr>
          <w:rFonts w:asciiTheme="minorHAnsi" w:eastAsiaTheme="minorEastAsia" w:hAnsiTheme="minorHAnsi" w:cstheme="minorBidi"/>
          <w:noProof/>
        </w:rPr>
      </w:pPr>
      <w:hyperlink w:anchor="_Toc94635008" w:history="1">
        <w:r w:rsidRPr="001C158B">
          <w:rPr>
            <w:rStyle w:val="Hyperlink"/>
            <w:rFonts w:cs="Arial"/>
            <w:noProof/>
          </w:rPr>
          <w:t>Table 12. Functional Requirements – UC.08</w:t>
        </w:r>
        <w:r>
          <w:rPr>
            <w:noProof/>
            <w:webHidden/>
          </w:rPr>
          <w:tab/>
        </w:r>
        <w:r>
          <w:rPr>
            <w:noProof/>
            <w:webHidden/>
          </w:rPr>
          <w:fldChar w:fldCharType="begin"/>
        </w:r>
        <w:r>
          <w:rPr>
            <w:noProof/>
            <w:webHidden/>
          </w:rPr>
          <w:instrText xml:space="preserve"> PAGEREF _Toc94635008 \h </w:instrText>
        </w:r>
        <w:r>
          <w:rPr>
            <w:noProof/>
            <w:webHidden/>
          </w:rPr>
        </w:r>
        <w:r>
          <w:rPr>
            <w:noProof/>
            <w:webHidden/>
          </w:rPr>
          <w:fldChar w:fldCharType="separate"/>
        </w:r>
        <w:r>
          <w:rPr>
            <w:noProof/>
            <w:webHidden/>
          </w:rPr>
          <w:t>49</w:t>
        </w:r>
        <w:r>
          <w:rPr>
            <w:noProof/>
            <w:webHidden/>
          </w:rPr>
          <w:fldChar w:fldCharType="end"/>
        </w:r>
      </w:hyperlink>
    </w:p>
    <w:p w14:paraId="05A636D9" w14:textId="168F4D6E" w:rsidR="00BE2B94" w:rsidRDefault="00BE2B94">
      <w:pPr>
        <w:pStyle w:val="TableofFigures"/>
        <w:tabs>
          <w:tab w:val="right" w:leader="dot" w:pos="9350"/>
        </w:tabs>
        <w:rPr>
          <w:rFonts w:asciiTheme="minorHAnsi" w:eastAsiaTheme="minorEastAsia" w:hAnsiTheme="minorHAnsi" w:cstheme="minorBidi"/>
          <w:noProof/>
        </w:rPr>
      </w:pPr>
      <w:hyperlink w:anchor="_Toc94635009" w:history="1">
        <w:r w:rsidRPr="001C158B">
          <w:rPr>
            <w:rStyle w:val="Hyperlink"/>
            <w:rFonts w:cs="Arial"/>
            <w:noProof/>
          </w:rPr>
          <w:t>Table 13 Functional Requirements – UC.09</w:t>
        </w:r>
        <w:r>
          <w:rPr>
            <w:noProof/>
            <w:webHidden/>
          </w:rPr>
          <w:tab/>
        </w:r>
        <w:r>
          <w:rPr>
            <w:noProof/>
            <w:webHidden/>
          </w:rPr>
          <w:fldChar w:fldCharType="begin"/>
        </w:r>
        <w:r>
          <w:rPr>
            <w:noProof/>
            <w:webHidden/>
          </w:rPr>
          <w:instrText xml:space="preserve"> PAGEREF _Toc94635009 \h </w:instrText>
        </w:r>
        <w:r>
          <w:rPr>
            <w:noProof/>
            <w:webHidden/>
          </w:rPr>
        </w:r>
        <w:r>
          <w:rPr>
            <w:noProof/>
            <w:webHidden/>
          </w:rPr>
          <w:fldChar w:fldCharType="separate"/>
        </w:r>
        <w:r>
          <w:rPr>
            <w:noProof/>
            <w:webHidden/>
          </w:rPr>
          <w:t>59</w:t>
        </w:r>
        <w:r>
          <w:rPr>
            <w:noProof/>
            <w:webHidden/>
          </w:rPr>
          <w:fldChar w:fldCharType="end"/>
        </w:r>
      </w:hyperlink>
    </w:p>
    <w:p w14:paraId="5492E405" w14:textId="4A1CA3EF" w:rsidR="00BE2B94" w:rsidRDefault="00BE2B94">
      <w:pPr>
        <w:pStyle w:val="TableofFigures"/>
        <w:tabs>
          <w:tab w:val="right" w:leader="dot" w:pos="9350"/>
        </w:tabs>
        <w:rPr>
          <w:rFonts w:asciiTheme="minorHAnsi" w:eastAsiaTheme="minorEastAsia" w:hAnsiTheme="minorHAnsi" w:cstheme="minorBidi"/>
          <w:noProof/>
        </w:rPr>
      </w:pPr>
      <w:hyperlink w:anchor="_Toc94635010" w:history="1">
        <w:r w:rsidRPr="001C158B">
          <w:rPr>
            <w:rStyle w:val="Hyperlink"/>
            <w:rFonts w:cs="Arial"/>
            <w:noProof/>
          </w:rPr>
          <w:t>Table 14 Functional Requirements – UC.10</w:t>
        </w:r>
        <w:r>
          <w:rPr>
            <w:noProof/>
            <w:webHidden/>
          </w:rPr>
          <w:tab/>
        </w:r>
        <w:r>
          <w:rPr>
            <w:noProof/>
            <w:webHidden/>
          </w:rPr>
          <w:fldChar w:fldCharType="begin"/>
        </w:r>
        <w:r>
          <w:rPr>
            <w:noProof/>
            <w:webHidden/>
          </w:rPr>
          <w:instrText xml:space="preserve"> PAGEREF _Toc94635010 \h </w:instrText>
        </w:r>
        <w:r>
          <w:rPr>
            <w:noProof/>
            <w:webHidden/>
          </w:rPr>
        </w:r>
        <w:r>
          <w:rPr>
            <w:noProof/>
            <w:webHidden/>
          </w:rPr>
          <w:fldChar w:fldCharType="separate"/>
        </w:r>
        <w:r>
          <w:rPr>
            <w:noProof/>
            <w:webHidden/>
          </w:rPr>
          <w:t>65</w:t>
        </w:r>
        <w:r>
          <w:rPr>
            <w:noProof/>
            <w:webHidden/>
          </w:rPr>
          <w:fldChar w:fldCharType="end"/>
        </w:r>
      </w:hyperlink>
    </w:p>
    <w:p w14:paraId="22426EB5" w14:textId="4FEE5272" w:rsidR="00BE2B94" w:rsidRDefault="00BE2B94">
      <w:pPr>
        <w:pStyle w:val="TableofFigures"/>
        <w:tabs>
          <w:tab w:val="right" w:leader="dot" w:pos="9350"/>
        </w:tabs>
        <w:rPr>
          <w:rFonts w:asciiTheme="minorHAnsi" w:eastAsiaTheme="minorEastAsia" w:hAnsiTheme="minorHAnsi" w:cstheme="minorBidi"/>
          <w:noProof/>
        </w:rPr>
      </w:pPr>
      <w:hyperlink w:anchor="_Toc94635011" w:history="1">
        <w:r w:rsidRPr="001C158B">
          <w:rPr>
            <w:rStyle w:val="Hyperlink"/>
            <w:rFonts w:cs="Arial"/>
            <w:noProof/>
          </w:rPr>
          <w:t>Table 15 Functional Requirements – UC.11</w:t>
        </w:r>
        <w:r>
          <w:rPr>
            <w:noProof/>
            <w:webHidden/>
          </w:rPr>
          <w:tab/>
        </w:r>
        <w:r>
          <w:rPr>
            <w:noProof/>
            <w:webHidden/>
          </w:rPr>
          <w:fldChar w:fldCharType="begin"/>
        </w:r>
        <w:r>
          <w:rPr>
            <w:noProof/>
            <w:webHidden/>
          </w:rPr>
          <w:instrText xml:space="preserve"> PAGEREF _Toc94635011 \h </w:instrText>
        </w:r>
        <w:r>
          <w:rPr>
            <w:noProof/>
            <w:webHidden/>
          </w:rPr>
        </w:r>
        <w:r>
          <w:rPr>
            <w:noProof/>
            <w:webHidden/>
          </w:rPr>
          <w:fldChar w:fldCharType="separate"/>
        </w:r>
        <w:r>
          <w:rPr>
            <w:noProof/>
            <w:webHidden/>
          </w:rPr>
          <w:t>68</w:t>
        </w:r>
        <w:r>
          <w:rPr>
            <w:noProof/>
            <w:webHidden/>
          </w:rPr>
          <w:fldChar w:fldCharType="end"/>
        </w:r>
      </w:hyperlink>
    </w:p>
    <w:p w14:paraId="699DD5E4" w14:textId="71CA1D74" w:rsidR="00BE2B94" w:rsidRDefault="00BE2B94">
      <w:pPr>
        <w:pStyle w:val="TableofFigures"/>
        <w:tabs>
          <w:tab w:val="right" w:leader="dot" w:pos="9350"/>
        </w:tabs>
        <w:rPr>
          <w:rFonts w:asciiTheme="minorHAnsi" w:eastAsiaTheme="minorEastAsia" w:hAnsiTheme="minorHAnsi" w:cstheme="minorBidi"/>
          <w:noProof/>
        </w:rPr>
      </w:pPr>
      <w:hyperlink w:anchor="_Toc94635012" w:history="1">
        <w:r w:rsidRPr="001C158B">
          <w:rPr>
            <w:rStyle w:val="Hyperlink"/>
            <w:rFonts w:cs="Arial"/>
            <w:noProof/>
          </w:rPr>
          <w:t>Table 16 Functional Requirements – UC.12</w:t>
        </w:r>
        <w:r>
          <w:rPr>
            <w:noProof/>
            <w:webHidden/>
          </w:rPr>
          <w:tab/>
        </w:r>
        <w:r>
          <w:rPr>
            <w:noProof/>
            <w:webHidden/>
          </w:rPr>
          <w:fldChar w:fldCharType="begin"/>
        </w:r>
        <w:r>
          <w:rPr>
            <w:noProof/>
            <w:webHidden/>
          </w:rPr>
          <w:instrText xml:space="preserve"> PAGEREF _Toc94635012 \h </w:instrText>
        </w:r>
        <w:r>
          <w:rPr>
            <w:noProof/>
            <w:webHidden/>
          </w:rPr>
        </w:r>
        <w:r>
          <w:rPr>
            <w:noProof/>
            <w:webHidden/>
          </w:rPr>
          <w:fldChar w:fldCharType="separate"/>
        </w:r>
        <w:r>
          <w:rPr>
            <w:noProof/>
            <w:webHidden/>
          </w:rPr>
          <w:t>73</w:t>
        </w:r>
        <w:r>
          <w:rPr>
            <w:noProof/>
            <w:webHidden/>
          </w:rPr>
          <w:fldChar w:fldCharType="end"/>
        </w:r>
      </w:hyperlink>
    </w:p>
    <w:p w14:paraId="6723783F" w14:textId="68C7C80F" w:rsidR="00BE2B94" w:rsidRDefault="00BE2B94">
      <w:pPr>
        <w:pStyle w:val="TableofFigures"/>
        <w:tabs>
          <w:tab w:val="right" w:leader="dot" w:pos="9350"/>
        </w:tabs>
        <w:rPr>
          <w:rFonts w:asciiTheme="minorHAnsi" w:eastAsiaTheme="minorEastAsia" w:hAnsiTheme="minorHAnsi" w:cstheme="minorBidi"/>
          <w:noProof/>
        </w:rPr>
      </w:pPr>
      <w:hyperlink w:anchor="_Toc94635013" w:history="1">
        <w:r w:rsidRPr="001C158B">
          <w:rPr>
            <w:rStyle w:val="Hyperlink"/>
            <w:rFonts w:cs="Arial"/>
            <w:noProof/>
          </w:rPr>
          <w:t>Table 17. Functional Requirements – UC.13</w:t>
        </w:r>
        <w:r>
          <w:rPr>
            <w:noProof/>
            <w:webHidden/>
          </w:rPr>
          <w:tab/>
        </w:r>
        <w:r>
          <w:rPr>
            <w:noProof/>
            <w:webHidden/>
          </w:rPr>
          <w:fldChar w:fldCharType="begin"/>
        </w:r>
        <w:r>
          <w:rPr>
            <w:noProof/>
            <w:webHidden/>
          </w:rPr>
          <w:instrText xml:space="preserve"> PAGEREF _Toc94635013 \h </w:instrText>
        </w:r>
        <w:r>
          <w:rPr>
            <w:noProof/>
            <w:webHidden/>
          </w:rPr>
        </w:r>
        <w:r>
          <w:rPr>
            <w:noProof/>
            <w:webHidden/>
          </w:rPr>
          <w:fldChar w:fldCharType="separate"/>
        </w:r>
        <w:r>
          <w:rPr>
            <w:noProof/>
            <w:webHidden/>
          </w:rPr>
          <w:t>79</w:t>
        </w:r>
        <w:r>
          <w:rPr>
            <w:noProof/>
            <w:webHidden/>
          </w:rPr>
          <w:fldChar w:fldCharType="end"/>
        </w:r>
      </w:hyperlink>
    </w:p>
    <w:p w14:paraId="56C902B8" w14:textId="0BA4A54B" w:rsidR="00BE2B94" w:rsidRDefault="00BE2B94">
      <w:pPr>
        <w:pStyle w:val="TableofFigures"/>
        <w:tabs>
          <w:tab w:val="right" w:leader="dot" w:pos="9350"/>
        </w:tabs>
        <w:rPr>
          <w:rFonts w:asciiTheme="minorHAnsi" w:eastAsiaTheme="minorEastAsia" w:hAnsiTheme="minorHAnsi" w:cstheme="minorBidi"/>
          <w:noProof/>
        </w:rPr>
      </w:pPr>
      <w:hyperlink w:anchor="_Toc94635014" w:history="1">
        <w:r w:rsidRPr="001C158B">
          <w:rPr>
            <w:rStyle w:val="Hyperlink"/>
            <w:rFonts w:cs="Arial"/>
            <w:noProof/>
          </w:rPr>
          <w:t>Table 18 Functional Requirements – UC.14</w:t>
        </w:r>
        <w:r>
          <w:rPr>
            <w:noProof/>
            <w:webHidden/>
          </w:rPr>
          <w:tab/>
        </w:r>
        <w:r>
          <w:rPr>
            <w:noProof/>
            <w:webHidden/>
          </w:rPr>
          <w:fldChar w:fldCharType="begin"/>
        </w:r>
        <w:r>
          <w:rPr>
            <w:noProof/>
            <w:webHidden/>
          </w:rPr>
          <w:instrText xml:space="preserve"> PAGEREF _Toc94635014 \h </w:instrText>
        </w:r>
        <w:r>
          <w:rPr>
            <w:noProof/>
            <w:webHidden/>
          </w:rPr>
        </w:r>
        <w:r>
          <w:rPr>
            <w:noProof/>
            <w:webHidden/>
          </w:rPr>
          <w:fldChar w:fldCharType="separate"/>
        </w:r>
        <w:r>
          <w:rPr>
            <w:noProof/>
            <w:webHidden/>
          </w:rPr>
          <w:t>86</w:t>
        </w:r>
        <w:r>
          <w:rPr>
            <w:noProof/>
            <w:webHidden/>
          </w:rPr>
          <w:fldChar w:fldCharType="end"/>
        </w:r>
      </w:hyperlink>
    </w:p>
    <w:p w14:paraId="787A3404" w14:textId="5F4E017F" w:rsidR="00BE2B94" w:rsidRDefault="00BE2B94">
      <w:pPr>
        <w:pStyle w:val="TableofFigures"/>
        <w:tabs>
          <w:tab w:val="right" w:leader="dot" w:pos="9350"/>
        </w:tabs>
        <w:rPr>
          <w:rFonts w:asciiTheme="minorHAnsi" w:eastAsiaTheme="minorEastAsia" w:hAnsiTheme="minorHAnsi" w:cstheme="minorBidi"/>
          <w:noProof/>
        </w:rPr>
      </w:pPr>
      <w:hyperlink w:anchor="_Toc94635015" w:history="1">
        <w:r w:rsidRPr="001C158B">
          <w:rPr>
            <w:rStyle w:val="Hyperlink"/>
            <w:rFonts w:cs="Arial"/>
            <w:noProof/>
          </w:rPr>
          <w:t>Table 19 Functional Requirements – UC.15</w:t>
        </w:r>
        <w:r>
          <w:rPr>
            <w:noProof/>
            <w:webHidden/>
          </w:rPr>
          <w:tab/>
        </w:r>
        <w:r>
          <w:rPr>
            <w:noProof/>
            <w:webHidden/>
          </w:rPr>
          <w:fldChar w:fldCharType="begin"/>
        </w:r>
        <w:r>
          <w:rPr>
            <w:noProof/>
            <w:webHidden/>
          </w:rPr>
          <w:instrText xml:space="preserve"> PAGEREF _Toc94635015 \h </w:instrText>
        </w:r>
        <w:r>
          <w:rPr>
            <w:noProof/>
            <w:webHidden/>
          </w:rPr>
        </w:r>
        <w:r>
          <w:rPr>
            <w:noProof/>
            <w:webHidden/>
          </w:rPr>
          <w:fldChar w:fldCharType="separate"/>
        </w:r>
        <w:r>
          <w:rPr>
            <w:noProof/>
            <w:webHidden/>
          </w:rPr>
          <w:t>90</w:t>
        </w:r>
        <w:r>
          <w:rPr>
            <w:noProof/>
            <w:webHidden/>
          </w:rPr>
          <w:fldChar w:fldCharType="end"/>
        </w:r>
      </w:hyperlink>
    </w:p>
    <w:p w14:paraId="032A823B" w14:textId="17701676" w:rsidR="00BE2B94" w:rsidRDefault="00BE2B94">
      <w:pPr>
        <w:pStyle w:val="TableofFigures"/>
        <w:tabs>
          <w:tab w:val="right" w:leader="dot" w:pos="9350"/>
        </w:tabs>
        <w:rPr>
          <w:rFonts w:asciiTheme="minorHAnsi" w:eastAsiaTheme="minorEastAsia" w:hAnsiTheme="minorHAnsi" w:cstheme="minorBidi"/>
          <w:noProof/>
        </w:rPr>
      </w:pPr>
      <w:hyperlink w:anchor="_Toc94635016" w:history="1">
        <w:r w:rsidRPr="001C158B">
          <w:rPr>
            <w:rStyle w:val="Hyperlink"/>
            <w:rFonts w:cs="Arial"/>
            <w:noProof/>
          </w:rPr>
          <w:t>Table 20 Functional Requirements – UC.16</w:t>
        </w:r>
        <w:r>
          <w:rPr>
            <w:noProof/>
            <w:webHidden/>
          </w:rPr>
          <w:tab/>
        </w:r>
        <w:r>
          <w:rPr>
            <w:noProof/>
            <w:webHidden/>
          </w:rPr>
          <w:fldChar w:fldCharType="begin"/>
        </w:r>
        <w:r>
          <w:rPr>
            <w:noProof/>
            <w:webHidden/>
          </w:rPr>
          <w:instrText xml:space="preserve"> PAGEREF _Toc94635016 \h </w:instrText>
        </w:r>
        <w:r>
          <w:rPr>
            <w:noProof/>
            <w:webHidden/>
          </w:rPr>
        </w:r>
        <w:r>
          <w:rPr>
            <w:noProof/>
            <w:webHidden/>
          </w:rPr>
          <w:fldChar w:fldCharType="separate"/>
        </w:r>
        <w:r>
          <w:rPr>
            <w:noProof/>
            <w:webHidden/>
          </w:rPr>
          <w:t>97</w:t>
        </w:r>
        <w:r>
          <w:rPr>
            <w:noProof/>
            <w:webHidden/>
          </w:rPr>
          <w:fldChar w:fldCharType="end"/>
        </w:r>
      </w:hyperlink>
    </w:p>
    <w:p w14:paraId="10D2BFD1" w14:textId="0C3F574F" w:rsidR="00BE2B94" w:rsidRDefault="00BE2B94">
      <w:pPr>
        <w:pStyle w:val="TableofFigures"/>
        <w:tabs>
          <w:tab w:val="right" w:leader="dot" w:pos="9350"/>
        </w:tabs>
        <w:rPr>
          <w:rFonts w:asciiTheme="minorHAnsi" w:eastAsiaTheme="minorEastAsia" w:hAnsiTheme="minorHAnsi" w:cstheme="minorBidi"/>
          <w:noProof/>
        </w:rPr>
      </w:pPr>
      <w:hyperlink w:anchor="_Toc94635017" w:history="1">
        <w:r w:rsidRPr="001C158B">
          <w:rPr>
            <w:rStyle w:val="Hyperlink"/>
            <w:rFonts w:cs="Arial"/>
            <w:noProof/>
          </w:rPr>
          <w:t>Table 21 Functional Requirements – UC.17</w:t>
        </w:r>
        <w:r>
          <w:rPr>
            <w:noProof/>
            <w:webHidden/>
          </w:rPr>
          <w:tab/>
        </w:r>
        <w:r>
          <w:rPr>
            <w:noProof/>
            <w:webHidden/>
          </w:rPr>
          <w:fldChar w:fldCharType="begin"/>
        </w:r>
        <w:r>
          <w:rPr>
            <w:noProof/>
            <w:webHidden/>
          </w:rPr>
          <w:instrText xml:space="preserve"> PAGEREF _Toc94635017 \h </w:instrText>
        </w:r>
        <w:r>
          <w:rPr>
            <w:noProof/>
            <w:webHidden/>
          </w:rPr>
        </w:r>
        <w:r>
          <w:rPr>
            <w:noProof/>
            <w:webHidden/>
          </w:rPr>
          <w:fldChar w:fldCharType="separate"/>
        </w:r>
        <w:r>
          <w:rPr>
            <w:noProof/>
            <w:webHidden/>
          </w:rPr>
          <w:t>101</w:t>
        </w:r>
        <w:r>
          <w:rPr>
            <w:noProof/>
            <w:webHidden/>
          </w:rPr>
          <w:fldChar w:fldCharType="end"/>
        </w:r>
      </w:hyperlink>
    </w:p>
    <w:p w14:paraId="0015791E" w14:textId="67E1EF90" w:rsidR="00BE2B94" w:rsidRDefault="00BE2B94">
      <w:pPr>
        <w:pStyle w:val="TableofFigures"/>
        <w:tabs>
          <w:tab w:val="right" w:leader="dot" w:pos="9350"/>
        </w:tabs>
        <w:rPr>
          <w:rFonts w:asciiTheme="minorHAnsi" w:eastAsiaTheme="minorEastAsia" w:hAnsiTheme="minorHAnsi" w:cstheme="minorBidi"/>
          <w:noProof/>
        </w:rPr>
      </w:pPr>
      <w:hyperlink w:anchor="_Toc94635018" w:history="1">
        <w:r w:rsidRPr="001C158B">
          <w:rPr>
            <w:rStyle w:val="Hyperlink"/>
            <w:rFonts w:cs="Arial"/>
            <w:noProof/>
          </w:rPr>
          <w:t>Table 22. Functional Requirements – UC.18</w:t>
        </w:r>
        <w:r>
          <w:rPr>
            <w:noProof/>
            <w:webHidden/>
          </w:rPr>
          <w:tab/>
        </w:r>
        <w:r>
          <w:rPr>
            <w:noProof/>
            <w:webHidden/>
          </w:rPr>
          <w:fldChar w:fldCharType="begin"/>
        </w:r>
        <w:r>
          <w:rPr>
            <w:noProof/>
            <w:webHidden/>
          </w:rPr>
          <w:instrText xml:space="preserve"> PAGEREF _Toc94635018 \h </w:instrText>
        </w:r>
        <w:r>
          <w:rPr>
            <w:noProof/>
            <w:webHidden/>
          </w:rPr>
        </w:r>
        <w:r>
          <w:rPr>
            <w:noProof/>
            <w:webHidden/>
          </w:rPr>
          <w:fldChar w:fldCharType="separate"/>
        </w:r>
        <w:r>
          <w:rPr>
            <w:noProof/>
            <w:webHidden/>
          </w:rPr>
          <w:t>104</w:t>
        </w:r>
        <w:r>
          <w:rPr>
            <w:noProof/>
            <w:webHidden/>
          </w:rPr>
          <w:fldChar w:fldCharType="end"/>
        </w:r>
      </w:hyperlink>
    </w:p>
    <w:p w14:paraId="52D42341" w14:textId="608CC47C" w:rsidR="00BE2B94" w:rsidRDefault="00BE2B94">
      <w:pPr>
        <w:pStyle w:val="TableofFigures"/>
        <w:tabs>
          <w:tab w:val="right" w:leader="dot" w:pos="9350"/>
        </w:tabs>
        <w:rPr>
          <w:rFonts w:asciiTheme="minorHAnsi" w:eastAsiaTheme="minorEastAsia" w:hAnsiTheme="minorHAnsi" w:cstheme="minorBidi"/>
          <w:noProof/>
        </w:rPr>
      </w:pPr>
      <w:hyperlink w:anchor="_Toc94635019" w:history="1">
        <w:r w:rsidRPr="001C158B">
          <w:rPr>
            <w:rStyle w:val="Hyperlink"/>
            <w:rFonts w:cs="Arial"/>
            <w:noProof/>
          </w:rPr>
          <w:t>Table 23. Functional Requirements – UC.19</w:t>
        </w:r>
        <w:r>
          <w:rPr>
            <w:noProof/>
            <w:webHidden/>
          </w:rPr>
          <w:tab/>
        </w:r>
        <w:r>
          <w:rPr>
            <w:noProof/>
            <w:webHidden/>
          </w:rPr>
          <w:fldChar w:fldCharType="begin"/>
        </w:r>
        <w:r>
          <w:rPr>
            <w:noProof/>
            <w:webHidden/>
          </w:rPr>
          <w:instrText xml:space="preserve"> PAGEREF _Toc94635019 \h </w:instrText>
        </w:r>
        <w:r>
          <w:rPr>
            <w:noProof/>
            <w:webHidden/>
          </w:rPr>
        </w:r>
        <w:r>
          <w:rPr>
            <w:noProof/>
            <w:webHidden/>
          </w:rPr>
          <w:fldChar w:fldCharType="separate"/>
        </w:r>
        <w:r>
          <w:rPr>
            <w:noProof/>
            <w:webHidden/>
          </w:rPr>
          <w:t>110</w:t>
        </w:r>
        <w:r>
          <w:rPr>
            <w:noProof/>
            <w:webHidden/>
          </w:rPr>
          <w:fldChar w:fldCharType="end"/>
        </w:r>
      </w:hyperlink>
    </w:p>
    <w:p w14:paraId="2F5946AA" w14:textId="28180A71" w:rsidR="00BE2B94" w:rsidRDefault="00BE2B94">
      <w:pPr>
        <w:pStyle w:val="TableofFigures"/>
        <w:tabs>
          <w:tab w:val="right" w:leader="dot" w:pos="9350"/>
        </w:tabs>
        <w:rPr>
          <w:rFonts w:asciiTheme="minorHAnsi" w:eastAsiaTheme="minorEastAsia" w:hAnsiTheme="minorHAnsi" w:cstheme="minorBidi"/>
          <w:noProof/>
        </w:rPr>
      </w:pPr>
      <w:hyperlink w:anchor="_Toc94635020" w:history="1">
        <w:r w:rsidRPr="001C158B">
          <w:rPr>
            <w:rStyle w:val="Hyperlink"/>
            <w:rFonts w:cs="Arial"/>
            <w:noProof/>
          </w:rPr>
          <w:t>Table 24. Functional Requirements – UC.20</w:t>
        </w:r>
        <w:r>
          <w:rPr>
            <w:noProof/>
            <w:webHidden/>
          </w:rPr>
          <w:tab/>
        </w:r>
        <w:r>
          <w:rPr>
            <w:noProof/>
            <w:webHidden/>
          </w:rPr>
          <w:fldChar w:fldCharType="begin"/>
        </w:r>
        <w:r>
          <w:rPr>
            <w:noProof/>
            <w:webHidden/>
          </w:rPr>
          <w:instrText xml:space="preserve"> PAGEREF _Toc94635020 \h </w:instrText>
        </w:r>
        <w:r>
          <w:rPr>
            <w:noProof/>
            <w:webHidden/>
          </w:rPr>
        </w:r>
        <w:r>
          <w:rPr>
            <w:noProof/>
            <w:webHidden/>
          </w:rPr>
          <w:fldChar w:fldCharType="separate"/>
        </w:r>
        <w:r>
          <w:rPr>
            <w:noProof/>
            <w:webHidden/>
          </w:rPr>
          <w:t>121</w:t>
        </w:r>
        <w:r>
          <w:rPr>
            <w:noProof/>
            <w:webHidden/>
          </w:rPr>
          <w:fldChar w:fldCharType="end"/>
        </w:r>
      </w:hyperlink>
    </w:p>
    <w:p w14:paraId="0EF8A4E7" w14:textId="5350E013" w:rsidR="00BE2B94" w:rsidRDefault="00BE2B94">
      <w:pPr>
        <w:pStyle w:val="TableofFigures"/>
        <w:tabs>
          <w:tab w:val="right" w:leader="dot" w:pos="9350"/>
        </w:tabs>
        <w:rPr>
          <w:rFonts w:asciiTheme="minorHAnsi" w:eastAsiaTheme="minorEastAsia" w:hAnsiTheme="minorHAnsi" w:cstheme="minorBidi"/>
          <w:noProof/>
        </w:rPr>
      </w:pPr>
      <w:hyperlink w:anchor="_Toc94635021" w:history="1">
        <w:r w:rsidRPr="001C158B">
          <w:rPr>
            <w:rStyle w:val="Hyperlink"/>
            <w:rFonts w:cs="Arial"/>
            <w:noProof/>
          </w:rPr>
          <w:t>Table 25. Functional Requirements – UC.21</w:t>
        </w:r>
        <w:r>
          <w:rPr>
            <w:noProof/>
            <w:webHidden/>
          </w:rPr>
          <w:tab/>
        </w:r>
        <w:r>
          <w:rPr>
            <w:noProof/>
            <w:webHidden/>
          </w:rPr>
          <w:fldChar w:fldCharType="begin"/>
        </w:r>
        <w:r>
          <w:rPr>
            <w:noProof/>
            <w:webHidden/>
          </w:rPr>
          <w:instrText xml:space="preserve"> PAGEREF _Toc94635021 \h </w:instrText>
        </w:r>
        <w:r>
          <w:rPr>
            <w:noProof/>
            <w:webHidden/>
          </w:rPr>
        </w:r>
        <w:r>
          <w:rPr>
            <w:noProof/>
            <w:webHidden/>
          </w:rPr>
          <w:fldChar w:fldCharType="separate"/>
        </w:r>
        <w:r>
          <w:rPr>
            <w:noProof/>
            <w:webHidden/>
          </w:rPr>
          <w:t>125</w:t>
        </w:r>
        <w:r>
          <w:rPr>
            <w:noProof/>
            <w:webHidden/>
          </w:rPr>
          <w:fldChar w:fldCharType="end"/>
        </w:r>
      </w:hyperlink>
    </w:p>
    <w:p w14:paraId="73DAEDC8" w14:textId="13290259" w:rsidR="00BE2B94" w:rsidRDefault="00BE2B94">
      <w:pPr>
        <w:pStyle w:val="TableofFigures"/>
        <w:tabs>
          <w:tab w:val="right" w:leader="dot" w:pos="9350"/>
        </w:tabs>
        <w:rPr>
          <w:rFonts w:asciiTheme="minorHAnsi" w:eastAsiaTheme="minorEastAsia" w:hAnsiTheme="minorHAnsi" w:cstheme="minorBidi"/>
          <w:noProof/>
        </w:rPr>
      </w:pPr>
      <w:hyperlink w:anchor="_Toc94635022" w:history="1">
        <w:r w:rsidRPr="001C158B">
          <w:rPr>
            <w:rStyle w:val="Hyperlink"/>
            <w:rFonts w:cs="Arial"/>
            <w:noProof/>
          </w:rPr>
          <w:t>Table 26. Functional Requirements – UC.22</w:t>
        </w:r>
        <w:r>
          <w:rPr>
            <w:noProof/>
            <w:webHidden/>
          </w:rPr>
          <w:tab/>
        </w:r>
        <w:r>
          <w:rPr>
            <w:noProof/>
            <w:webHidden/>
          </w:rPr>
          <w:fldChar w:fldCharType="begin"/>
        </w:r>
        <w:r>
          <w:rPr>
            <w:noProof/>
            <w:webHidden/>
          </w:rPr>
          <w:instrText xml:space="preserve"> PAGEREF _Toc94635022 \h </w:instrText>
        </w:r>
        <w:r>
          <w:rPr>
            <w:noProof/>
            <w:webHidden/>
          </w:rPr>
        </w:r>
        <w:r>
          <w:rPr>
            <w:noProof/>
            <w:webHidden/>
          </w:rPr>
          <w:fldChar w:fldCharType="separate"/>
        </w:r>
        <w:r>
          <w:rPr>
            <w:noProof/>
            <w:webHidden/>
          </w:rPr>
          <w:t>128</w:t>
        </w:r>
        <w:r>
          <w:rPr>
            <w:noProof/>
            <w:webHidden/>
          </w:rPr>
          <w:fldChar w:fldCharType="end"/>
        </w:r>
      </w:hyperlink>
    </w:p>
    <w:p w14:paraId="30E116E1" w14:textId="4760BCBB" w:rsidR="00BE2B94" w:rsidRDefault="00BE2B94">
      <w:pPr>
        <w:pStyle w:val="TableofFigures"/>
        <w:tabs>
          <w:tab w:val="right" w:leader="dot" w:pos="9350"/>
        </w:tabs>
        <w:rPr>
          <w:rFonts w:asciiTheme="minorHAnsi" w:eastAsiaTheme="minorEastAsia" w:hAnsiTheme="minorHAnsi" w:cstheme="minorBidi"/>
          <w:noProof/>
        </w:rPr>
      </w:pPr>
      <w:hyperlink w:anchor="_Toc94635023" w:history="1">
        <w:r w:rsidRPr="001C158B">
          <w:rPr>
            <w:rStyle w:val="Hyperlink"/>
            <w:rFonts w:cs="Arial"/>
            <w:noProof/>
          </w:rPr>
          <w:t>Table 27. Functional Requirements – UC.23</w:t>
        </w:r>
        <w:r>
          <w:rPr>
            <w:noProof/>
            <w:webHidden/>
          </w:rPr>
          <w:tab/>
        </w:r>
        <w:r>
          <w:rPr>
            <w:noProof/>
            <w:webHidden/>
          </w:rPr>
          <w:fldChar w:fldCharType="begin"/>
        </w:r>
        <w:r>
          <w:rPr>
            <w:noProof/>
            <w:webHidden/>
          </w:rPr>
          <w:instrText xml:space="preserve"> PAGEREF _Toc94635023 \h </w:instrText>
        </w:r>
        <w:r>
          <w:rPr>
            <w:noProof/>
            <w:webHidden/>
          </w:rPr>
        </w:r>
        <w:r>
          <w:rPr>
            <w:noProof/>
            <w:webHidden/>
          </w:rPr>
          <w:fldChar w:fldCharType="separate"/>
        </w:r>
        <w:r>
          <w:rPr>
            <w:noProof/>
            <w:webHidden/>
          </w:rPr>
          <w:t>131</w:t>
        </w:r>
        <w:r>
          <w:rPr>
            <w:noProof/>
            <w:webHidden/>
          </w:rPr>
          <w:fldChar w:fldCharType="end"/>
        </w:r>
      </w:hyperlink>
    </w:p>
    <w:p w14:paraId="46378E14" w14:textId="6E5647E9" w:rsidR="00BE2B94" w:rsidRDefault="00BE2B94">
      <w:pPr>
        <w:pStyle w:val="TableofFigures"/>
        <w:tabs>
          <w:tab w:val="right" w:leader="dot" w:pos="9350"/>
        </w:tabs>
        <w:rPr>
          <w:rFonts w:asciiTheme="minorHAnsi" w:eastAsiaTheme="minorEastAsia" w:hAnsiTheme="minorHAnsi" w:cstheme="minorBidi"/>
          <w:noProof/>
        </w:rPr>
      </w:pPr>
      <w:hyperlink w:anchor="_Toc94635024" w:history="1">
        <w:r w:rsidRPr="001C158B">
          <w:rPr>
            <w:rStyle w:val="Hyperlink"/>
            <w:rFonts w:cs="Arial"/>
            <w:noProof/>
          </w:rPr>
          <w:t>Table 28. Functional Requirements – UC.24</w:t>
        </w:r>
        <w:r>
          <w:rPr>
            <w:noProof/>
            <w:webHidden/>
          </w:rPr>
          <w:tab/>
        </w:r>
        <w:r>
          <w:rPr>
            <w:noProof/>
            <w:webHidden/>
          </w:rPr>
          <w:fldChar w:fldCharType="begin"/>
        </w:r>
        <w:r>
          <w:rPr>
            <w:noProof/>
            <w:webHidden/>
          </w:rPr>
          <w:instrText xml:space="preserve"> PAGEREF _Toc94635024 \h </w:instrText>
        </w:r>
        <w:r>
          <w:rPr>
            <w:noProof/>
            <w:webHidden/>
          </w:rPr>
        </w:r>
        <w:r>
          <w:rPr>
            <w:noProof/>
            <w:webHidden/>
          </w:rPr>
          <w:fldChar w:fldCharType="separate"/>
        </w:r>
        <w:r>
          <w:rPr>
            <w:noProof/>
            <w:webHidden/>
          </w:rPr>
          <w:t>138</w:t>
        </w:r>
        <w:r>
          <w:rPr>
            <w:noProof/>
            <w:webHidden/>
          </w:rPr>
          <w:fldChar w:fldCharType="end"/>
        </w:r>
      </w:hyperlink>
    </w:p>
    <w:p w14:paraId="5C527506" w14:textId="01C4D0E3" w:rsidR="00BE2B94" w:rsidRDefault="00BE2B94">
      <w:pPr>
        <w:pStyle w:val="TableofFigures"/>
        <w:tabs>
          <w:tab w:val="right" w:leader="dot" w:pos="9350"/>
        </w:tabs>
        <w:rPr>
          <w:rFonts w:asciiTheme="minorHAnsi" w:eastAsiaTheme="minorEastAsia" w:hAnsiTheme="minorHAnsi" w:cstheme="minorBidi"/>
          <w:noProof/>
        </w:rPr>
      </w:pPr>
      <w:hyperlink w:anchor="_Toc94635025" w:history="1">
        <w:r w:rsidRPr="001C158B">
          <w:rPr>
            <w:rStyle w:val="Hyperlink"/>
            <w:rFonts w:cs="Arial"/>
            <w:noProof/>
          </w:rPr>
          <w:t>Table 29. Functional Requirements – UC.25</w:t>
        </w:r>
        <w:r>
          <w:rPr>
            <w:noProof/>
            <w:webHidden/>
          </w:rPr>
          <w:tab/>
        </w:r>
        <w:r>
          <w:rPr>
            <w:noProof/>
            <w:webHidden/>
          </w:rPr>
          <w:fldChar w:fldCharType="begin"/>
        </w:r>
        <w:r>
          <w:rPr>
            <w:noProof/>
            <w:webHidden/>
          </w:rPr>
          <w:instrText xml:space="preserve"> PAGEREF _Toc94635025 \h </w:instrText>
        </w:r>
        <w:r>
          <w:rPr>
            <w:noProof/>
            <w:webHidden/>
          </w:rPr>
        </w:r>
        <w:r>
          <w:rPr>
            <w:noProof/>
            <w:webHidden/>
          </w:rPr>
          <w:fldChar w:fldCharType="separate"/>
        </w:r>
        <w:r>
          <w:rPr>
            <w:noProof/>
            <w:webHidden/>
          </w:rPr>
          <w:t>146</w:t>
        </w:r>
        <w:r>
          <w:rPr>
            <w:noProof/>
            <w:webHidden/>
          </w:rPr>
          <w:fldChar w:fldCharType="end"/>
        </w:r>
      </w:hyperlink>
    </w:p>
    <w:p w14:paraId="62604643" w14:textId="1A71D881" w:rsidR="00BE2B94" w:rsidRDefault="00BE2B94">
      <w:pPr>
        <w:pStyle w:val="TableofFigures"/>
        <w:tabs>
          <w:tab w:val="right" w:leader="dot" w:pos="9350"/>
        </w:tabs>
        <w:rPr>
          <w:rFonts w:asciiTheme="minorHAnsi" w:eastAsiaTheme="minorEastAsia" w:hAnsiTheme="minorHAnsi" w:cstheme="minorBidi"/>
          <w:noProof/>
        </w:rPr>
      </w:pPr>
      <w:hyperlink w:anchor="_Toc94635026" w:history="1">
        <w:r w:rsidRPr="001C158B">
          <w:rPr>
            <w:rStyle w:val="Hyperlink"/>
            <w:rFonts w:cs="Arial"/>
            <w:noProof/>
          </w:rPr>
          <w:t>Table 30. Functional Requirements – UC.26</w:t>
        </w:r>
        <w:r>
          <w:rPr>
            <w:noProof/>
            <w:webHidden/>
          </w:rPr>
          <w:tab/>
        </w:r>
        <w:r>
          <w:rPr>
            <w:noProof/>
            <w:webHidden/>
          </w:rPr>
          <w:fldChar w:fldCharType="begin"/>
        </w:r>
        <w:r>
          <w:rPr>
            <w:noProof/>
            <w:webHidden/>
          </w:rPr>
          <w:instrText xml:space="preserve"> PAGEREF _Toc94635026 \h </w:instrText>
        </w:r>
        <w:r>
          <w:rPr>
            <w:noProof/>
            <w:webHidden/>
          </w:rPr>
        </w:r>
        <w:r>
          <w:rPr>
            <w:noProof/>
            <w:webHidden/>
          </w:rPr>
          <w:fldChar w:fldCharType="separate"/>
        </w:r>
        <w:r>
          <w:rPr>
            <w:noProof/>
            <w:webHidden/>
          </w:rPr>
          <w:t>152</w:t>
        </w:r>
        <w:r>
          <w:rPr>
            <w:noProof/>
            <w:webHidden/>
          </w:rPr>
          <w:fldChar w:fldCharType="end"/>
        </w:r>
      </w:hyperlink>
    </w:p>
    <w:p w14:paraId="22746570" w14:textId="467B9656" w:rsidR="00BE2B94" w:rsidRDefault="00BE2B94">
      <w:pPr>
        <w:pStyle w:val="TableofFigures"/>
        <w:tabs>
          <w:tab w:val="right" w:leader="dot" w:pos="9350"/>
        </w:tabs>
        <w:rPr>
          <w:rFonts w:asciiTheme="minorHAnsi" w:eastAsiaTheme="minorEastAsia" w:hAnsiTheme="minorHAnsi" w:cstheme="minorBidi"/>
          <w:noProof/>
        </w:rPr>
      </w:pPr>
      <w:hyperlink w:anchor="_Toc94635027" w:history="1">
        <w:r w:rsidRPr="001C158B">
          <w:rPr>
            <w:rStyle w:val="Hyperlink"/>
            <w:rFonts w:cs="Arial"/>
            <w:noProof/>
          </w:rPr>
          <w:t>Table 31. Functional Requirements – UC.27</w:t>
        </w:r>
        <w:r>
          <w:rPr>
            <w:noProof/>
            <w:webHidden/>
          </w:rPr>
          <w:tab/>
        </w:r>
        <w:r>
          <w:rPr>
            <w:noProof/>
            <w:webHidden/>
          </w:rPr>
          <w:fldChar w:fldCharType="begin"/>
        </w:r>
        <w:r>
          <w:rPr>
            <w:noProof/>
            <w:webHidden/>
          </w:rPr>
          <w:instrText xml:space="preserve"> PAGEREF _Toc94635027 \h </w:instrText>
        </w:r>
        <w:r>
          <w:rPr>
            <w:noProof/>
            <w:webHidden/>
          </w:rPr>
        </w:r>
        <w:r>
          <w:rPr>
            <w:noProof/>
            <w:webHidden/>
          </w:rPr>
          <w:fldChar w:fldCharType="separate"/>
        </w:r>
        <w:r>
          <w:rPr>
            <w:noProof/>
            <w:webHidden/>
          </w:rPr>
          <w:t>155</w:t>
        </w:r>
        <w:r>
          <w:rPr>
            <w:noProof/>
            <w:webHidden/>
          </w:rPr>
          <w:fldChar w:fldCharType="end"/>
        </w:r>
      </w:hyperlink>
    </w:p>
    <w:p w14:paraId="66643F25" w14:textId="472C525A" w:rsidR="00BE2B94" w:rsidRDefault="00BE2B94">
      <w:pPr>
        <w:pStyle w:val="TableofFigures"/>
        <w:tabs>
          <w:tab w:val="right" w:leader="dot" w:pos="9350"/>
        </w:tabs>
        <w:rPr>
          <w:rFonts w:asciiTheme="minorHAnsi" w:eastAsiaTheme="minorEastAsia" w:hAnsiTheme="minorHAnsi" w:cstheme="minorBidi"/>
          <w:noProof/>
        </w:rPr>
      </w:pPr>
      <w:hyperlink w:anchor="_Toc94635028" w:history="1">
        <w:r w:rsidRPr="001C158B">
          <w:rPr>
            <w:rStyle w:val="Hyperlink"/>
            <w:rFonts w:cs="Arial"/>
            <w:noProof/>
          </w:rPr>
          <w:t>Table 32. Functional Requirements – UC.28</w:t>
        </w:r>
        <w:r>
          <w:rPr>
            <w:noProof/>
            <w:webHidden/>
          </w:rPr>
          <w:tab/>
        </w:r>
        <w:r>
          <w:rPr>
            <w:noProof/>
            <w:webHidden/>
          </w:rPr>
          <w:fldChar w:fldCharType="begin"/>
        </w:r>
        <w:r>
          <w:rPr>
            <w:noProof/>
            <w:webHidden/>
          </w:rPr>
          <w:instrText xml:space="preserve"> PAGEREF _Toc94635028 \h </w:instrText>
        </w:r>
        <w:r>
          <w:rPr>
            <w:noProof/>
            <w:webHidden/>
          </w:rPr>
        </w:r>
        <w:r>
          <w:rPr>
            <w:noProof/>
            <w:webHidden/>
          </w:rPr>
          <w:fldChar w:fldCharType="separate"/>
        </w:r>
        <w:r>
          <w:rPr>
            <w:noProof/>
            <w:webHidden/>
          </w:rPr>
          <w:t>158</w:t>
        </w:r>
        <w:r>
          <w:rPr>
            <w:noProof/>
            <w:webHidden/>
          </w:rPr>
          <w:fldChar w:fldCharType="end"/>
        </w:r>
      </w:hyperlink>
    </w:p>
    <w:p w14:paraId="2ED756E5" w14:textId="2C5FEA18" w:rsidR="00BE2B94" w:rsidRDefault="00BE2B94">
      <w:pPr>
        <w:pStyle w:val="TableofFigures"/>
        <w:tabs>
          <w:tab w:val="right" w:leader="dot" w:pos="9350"/>
        </w:tabs>
        <w:rPr>
          <w:rFonts w:asciiTheme="minorHAnsi" w:eastAsiaTheme="minorEastAsia" w:hAnsiTheme="minorHAnsi" w:cstheme="minorBidi"/>
          <w:noProof/>
        </w:rPr>
      </w:pPr>
      <w:hyperlink w:anchor="_Toc94635029" w:history="1">
        <w:r w:rsidRPr="001C158B">
          <w:rPr>
            <w:rStyle w:val="Hyperlink"/>
            <w:rFonts w:cs="Arial"/>
            <w:noProof/>
          </w:rPr>
          <w:t>Table 33. Functional Requirements – UC.29</w:t>
        </w:r>
        <w:r>
          <w:rPr>
            <w:noProof/>
            <w:webHidden/>
          </w:rPr>
          <w:tab/>
        </w:r>
        <w:r>
          <w:rPr>
            <w:noProof/>
            <w:webHidden/>
          </w:rPr>
          <w:fldChar w:fldCharType="begin"/>
        </w:r>
        <w:r>
          <w:rPr>
            <w:noProof/>
            <w:webHidden/>
          </w:rPr>
          <w:instrText xml:space="preserve"> PAGEREF _Toc94635029 \h </w:instrText>
        </w:r>
        <w:r>
          <w:rPr>
            <w:noProof/>
            <w:webHidden/>
          </w:rPr>
        </w:r>
        <w:r>
          <w:rPr>
            <w:noProof/>
            <w:webHidden/>
          </w:rPr>
          <w:fldChar w:fldCharType="separate"/>
        </w:r>
        <w:r>
          <w:rPr>
            <w:noProof/>
            <w:webHidden/>
          </w:rPr>
          <w:t>164</w:t>
        </w:r>
        <w:r>
          <w:rPr>
            <w:noProof/>
            <w:webHidden/>
          </w:rPr>
          <w:fldChar w:fldCharType="end"/>
        </w:r>
      </w:hyperlink>
    </w:p>
    <w:p w14:paraId="162D4A9D" w14:textId="714EE86A" w:rsidR="00BE2B94" w:rsidRDefault="00BE2B94">
      <w:pPr>
        <w:pStyle w:val="TableofFigures"/>
        <w:tabs>
          <w:tab w:val="right" w:leader="dot" w:pos="9350"/>
        </w:tabs>
        <w:rPr>
          <w:rFonts w:asciiTheme="minorHAnsi" w:eastAsiaTheme="minorEastAsia" w:hAnsiTheme="minorHAnsi" w:cstheme="minorBidi"/>
          <w:noProof/>
        </w:rPr>
      </w:pPr>
      <w:hyperlink w:anchor="_Toc94635030" w:history="1">
        <w:r w:rsidRPr="001C158B">
          <w:rPr>
            <w:rStyle w:val="Hyperlink"/>
            <w:rFonts w:cs="Arial"/>
            <w:noProof/>
          </w:rPr>
          <w:t>Table 34. Functional Requirements – UC.30</w:t>
        </w:r>
        <w:r>
          <w:rPr>
            <w:noProof/>
            <w:webHidden/>
          </w:rPr>
          <w:tab/>
        </w:r>
        <w:r>
          <w:rPr>
            <w:noProof/>
            <w:webHidden/>
          </w:rPr>
          <w:fldChar w:fldCharType="begin"/>
        </w:r>
        <w:r>
          <w:rPr>
            <w:noProof/>
            <w:webHidden/>
          </w:rPr>
          <w:instrText xml:space="preserve"> PAGEREF _Toc94635030 \h </w:instrText>
        </w:r>
        <w:r>
          <w:rPr>
            <w:noProof/>
            <w:webHidden/>
          </w:rPr>
        </w:r>
        <w:r>
          <w:rPr>
            <w:noProof/>
            <w:webHidden/>
          </w:rPr>
          <w:fldChar w:fldCharType="separate"/>
        </w:r>
        <w:r>
          <w:rPr>
            <w:noProof/>
            <w:webHidden/>
          </w:rPr>
          <w:t>170</w:t>
        </w:r>
        <w:r>
          <w:rPr>
            <w:noProof/>
            <w:webHidden/>
          </w:rPr>
          <w:fldChar w:fldCharType="end"/>
        </w:r>
      </w:hyperlink>
    </w:p>
    <w:p w14:paraId="62941E15" w14:textId="18DE8299" w:rsidR="00BE2B94" w:rsidRDefault="00BE2B94">
      <w:pPr>
        <w:pStyle w:val="TableofFigures"/>
        <w:tabs>
          <w:tab w:val="right" w:leader="dot" w:pos="9350"/>
        </w:tabs>
        <w:rPr>
          <w:rFonts w:asciiTheme="minorHAnsi" w:eastAsiaTheme="minorEastAsia" w:hAnsiTheme="minorHAnsi" w:cstheme="minorBidi"/>
          <w:noProof/>
        </w:rPr>
      </w:pPr>
      <w:hyperlink w:anchor="_Toc94635031" w:history="1">
        <w:r w:rsidRPr="001C158B">
          <w:rPr>
            <w:rStyle w:val="Hyperlink"/>
            <w:rFonts w:cs="Arial"/>
            <w:noProof/>
          </w:rPr>
          <w:t>Table 35. Functional Requirements – UC.31</w:t>
        </w:r>
        <w:r>
          <w:rPr>
            <w:noProof/>
            <w:webHidden/>
          </w:rPr>
          <w:tab/>
        </w:r>
        <w:r>
          <w:rPr>
            <w:noProof/>
            <w:webHidden/>
          </w:rPr>
          <w:fldChar w:fldCharType="begin"/>
        </w:r>
        <w:r>
          <w:rPr>
            <w:noProof/>
            <w:webHidden/>
          </w:rPr>
          <w:instrText xml:space="preserve"> PAGEREF _Toc94635031 \h </w:instrText>
        </w:r>
        <w:r>
          <w:rPr>
            <w:noProof/>
            <w:webHidden/>
          </w:rPr>
        </w:r>
        <w:r>
          <w:rPr>
            <w:noProof/>
            <w:webHidden/>
          </w:rPr>
          <w:fldChar w:fldCharType="separate"/>
        </w:r>
        <w:r>
          <w:rPr>
            <w:noProof/>
            <w:webHidden/>
          </w:rPr>
          <w:t>174</w:t>
        </w:r>
        <w:r>
          <w:rPr>
            <w:noProof/>
            <w:webHidden/>
          </w:rPr>
          <w:fldChar w:fldCharType="end"/>
        </w:r>
      </w:hyperlink>
    </w:p>
    <w:p w14:paraId="6752FC8B" w14:textId="2E729C58" w:rsidR="00BE2B94" w:rsidRDefault="00BE2B94">
      <w:pPr>
        <w:pStyle w:val="TableofFigures"/>
        <w:tabs>
          <w:tab w:val="right" w:leader="dot" w:pos="9350"/>
        </w:tabs>
        <w:rPr>
          <w:rFonts w:asciiTheme="minorHAnsi" w:eastAsiaTheme="minorEastAsia" w:hAnsiTheme="minorHAnsi" w:cstheme="minorBidi"/>
          <w:noProof/>
        </w:rPr>
      </w:pPr>
      <w:hyperlink w:anchor="_Toc94635032" w:history="1">
        <w:r w:rsidRPr="001C158B">
          <w:rPr>
            <w:rStyle w:val="Hyperlink"/>
            <w:rFonts w:cs="Arial"/>
            <w:noProof/>
          </w:rPr>
          <w:t>Table 36. Functional Requirements – UC.32</w:t>
        </w:r>
        <w:r>
          <w:rPr>
            <w:noProof/>
            <w:webHidden/>
          </w:rPr>
          <w:tab/>
        </w:r>
        <w:r>
          <w:rPr>
            <w:noProof/>
            <w:webHidden/>
          </w:rPr>
          <w:fldChar w:fldCharType="begin"/>
        </w:r>
        <w:r>
          <w:rPr>
            <w:noProof/>
            <w:webHidden/>
          </w:rPr>
          <w:instrText xml:space="preserve"> PAGEREF _Toc94635032 \h </w:instrText>
        </w:r>
        <w:r>
          <w:rPr>
            <w:noProof/>
            <w:webHidden/>
          </w:rPr>
        </w:r>
        <w:r>
          <w:rPr>
            <w:noProof/>
            <w:webHidden/>
          </w:rPr>
          <w:fldChar w:fldCharType="separate"/>
        </w:r>
        <w:r>
          <w:rPr>
            <w:noProof/>
            <w:webHidden/>
          </w:rPr>
          <w:t>181</w:t>
        </w:r>
        <w:r>
          <w:rPr>
            <w:noProof/>
            <w:webHidden/>
          </w:rPr>
          <w:fldChar w:fldCharType="end"/>
        </w:r>
      </w:hyperlink>
    </w:p>
    <w:p w14:paraId="75AF566E" w14:textId="57EFA03D" w:rsidR="00BE2B94" w:rsidRDefault="00BE2B94">
      <w:pPr>
        <w:pStyle w:val="TableofFigures"/>
        <w:tabs>
          <w:tab w:val="right" w:leader="dot" w:pos="9350"/>
        </w:tabs>
        <w:rPr>
          <w:rFonts w:asciiTheme="minorHAnsi" w:eastAsiaTheme="minorEastAsia" w:hAnsiTheme="minorHAnsi" w:cstheme="minorBidi"/>
          <w:noProof/>
        </w:rPr>
      </w:pPr>
      <w:hyperlink w:anchor="_Toc94635033" w:history="1">
        <w:r w:rsidRPr="001C158B">
          <w:rPr>
            <w:rStyle w:val="Hyperlink"/>
            <w:rFonts w:cs="Arial"/>
            <w:noProof/>
          </w:rPr>
          <w:t>Table 37. Special Design Consideration - UC.32</w:t>
        </w:r>
        <w:r>
          <w:rPr>
            <w:noProof/>
            <w:webHidden/>
          </w:rPr>
          <w:tab/>
        </w:r>
        <w:r>
          <w:rPr>
            <w:noProof/>
            <w:webHidden/>
          </w:rPr>
          <w:fldChar w:fldCharType="begin"/>
        </w:r>
        <w:r>
          <w:rPr>
            <w:noProof/>
            <w:webHidden/>
          </w:rPr>
          <w:instrText xml:space="preserve"> PAGEREF _Toc94635033 \h </w:instrText>
        </w:r>
        <w:r>
          <w:rPr>
            <w:noProof/>
            <w:webHidden/>
          </w:rPr>
        </w:r>
        <w:r>
          <w:rPr>
            <w:noProof/>
            <w:webHidden/>
          </w:rPr>
          <w:fldChar w:fldCharType="separate"/>
        </w:r>
        <w:r>
          <w:rPr>
            <w:noProof/>
            <w:webHidden/>
          </w:rPr>
          <w:t>189</w:t>
        </w:r>
        <w:r>
          <w:rPr>
            <w:noProof/>
            <w:webHidden/>
          </w:rPr>
          <w:fldChar w:fldCharType="end"/>
        </w:r>
      </w:hyperlink>
    </w:p>
    <w:p w14:paraId="6293B66A" w14:textId="7EB50248" w:rsidR="00BE2B94" w:rsidRDefault="00BE2B94">
      <w:pPr>
        <w:pStyle w:val="TableofFigures"/>
        <w:tabs>
          <w:tab w:val="right" w:leader="dot" w:pos="9350"/>
        </w:tabs>
        <w:rPr>
          <w:rFonts w:asciiTheme="minorHAnsi" w:eastAsiaTheme="minorEastAsia" w:hAnsiTheme="minorHAnsi" w:cstheme="minorBidi"/>
          <w:noProof/>
        </w:rPr>
      </w:pPr>
      <w:hyperlink w:anchor="_Toc94635034" w:history="1">
        <w:r w:rsidRPr="001C158B">
          <w:rPr>
            <w:rStyle w:val="Hyperlink"/>
            <w:rFonts w:cs="Arial"/>
            <w:noProof/>
          </w:rPr>
          <w:t>Table 38. Age Population and Aid Category Table - UC.32</w:t>
        </w:r>
        <w:r>
          <w:rPr>
            <w:noProof/>
            <w:webHidden/>
          </w:rPr>
          <w:tab/>
        </w:r>
        <w:r>
          <w:rPr>
            <w:noProof/>
            <w:webHidden/>
          </w:rPr>
          <w:fldChar w:fldCharType="begin"/>
        </w:r>
        <w:r>
          <w:rPr>
            <w:noProof/>
            <w:webHidden/>
          </w:rPr>
          <w:instrText xml:space="preserve"> PAGEREF _Toc94635034 \h </w:instrText>
        </w:r>
        <w:r>
          <w:rPr>
            <w:noProof/>
            <w:webHidden/>
          </w:rPr>
        </w:r>
        <w:r>
          <w:rPr>
            <w:noProof/>
            <w:webHidden/>
          </w:rPr>
          <w:fldChar w:fldCharType="separate"/>
        </w:r>
        <w:r>
          <w:rPr>
            <w:noProof/>
            <w:webHidden/>
          </w:rPr>
          <w:t>190</w:t>
        </w:r>
        <w:r>
          <w:rPr>
            <w:noProof/>
            <w:webHidden/>
          </w:rPr>
          <w:fldChar w:fldCharType="end"/>
        </w:r>
      </w:hyperlink>
    </w:p>
    <w:p w14:paraId="57C9F578" w14:textId="151E2B18" w:rsidR="00BE2B94" w:rsidRDefault="00BE2B94">
      <w:pPr>
        <w:pStyle w:val="TableofFigures"/>
        <w:tabs>
          <w:tab w:val="right" w:leader="dot" w:pos="9350"/>
        </w:tabs>
        <w:rPr>
          <w:rFonts w:asciiTheme="minorHAnsi" w:eastAsiaTheme="minorEastAsia" w:hAnsiTheme="minorHAnsi" w:cstheme="minorBidi"/>
          <w:noProof/>
        </w:rPr>
      </w:pPr>
      <w:hyperlink w:anchor="_Toc94635035" w:history="1">
        <w:r w:rsidRPr="001C158B">
          <w:rPr>
            <w:rStyle w:val="Hyperlink"/>
            <w:rFonts w:cs="Arial"/>
            <w:noProof/>
          </w:rPr>
          <w:t>Table 39. Functional Requirements – UC.33</w:t>
        </w:r>
        <w:r>
          <w:rPr>
            <w:noProof/>
            <w:webHidden/>
          </w:rPr>
          <w:tab/>
        </w:r>
        <w:r>
          <w:rPr>
            <w:noProof/>
            <w:webHidden/>
          </w:rPr>
          <w:fldChar w:fldCharType="begin"/>
        </w:r>
        <w:r>
          <w:rPr>
            <w:noProof/>
            <w:webHidden/>
          </w:rPr>
          <w:instrText xml:space="preserve"> PAGEREF _Toc94635035 \h </w:instrText>
        </w:r>
        <w:r>
          <w:rPr>
            <w:noProof/>
            <w:webHidden/>
          </w:rPr>
        </w:r>
        <w:r>
          <w:rPr>
            <w:noProof/>
            <w:webHidden/>
          </w:rPr>
          <w:fldChar w:fldCharType="separate"/>
        </w:r>
        <w:r>
          <w:rPr>
            <w:noProof/>
            <w:webHidden/>
          </w:rPr>
          <w:t>192</w:t>
        </w:r>
        <w:r>
          <w:rPr>
            <w:noProof/>
            <w:webHidden/>
          </w:rPr>
          <w:fldChar w:fldCharType="end"/>
        </w:r>
      </w:hyperlink>
    </w:p>
    <w:p w14:paraId="79DAEB2F" w14:textId="32B4B252" w:rsidR="00BE2B94" w:rsidRDefault="00BE2B94">
      <w:pPr>
        <w:pStyle w:val="TableofFigures"/>
        <w:tabs>
          <w:tab w:val="right" w:leader="dot" w:pos="9350"/>
        </w:tabs>
        <w:rPr>
          <w:rFonts w:asciiTheme="minorHAnsi" w:eastAsiaTheme="minorEastAsia" w:hAnsiTheme="minorHAnsi" w:cstheme="minorBidi"/>
          <w:noProof/>
        </w:rPr>
      </w:pPr>
      <w:hyperlink w:anchor="_Toc94635036" w:history="1">
        <w:r w:rsidRPr="001C158B">
          <w:rPr>
            <w:rStyle w:val="Hyperlink"/>
            <w:rFonts w:cs="Arial"/>
            <w:noProof/>
          </w:rPr>
          <w:t>Table 39. Functional Requirements – UC.34</w:t>
        </w:r>
        <w:r>
          <w:rPr>
            <w:noProof/>
            <w:webHidden/>
          </w:rPr>
          <w:tab/>
        </w:r>
        <w:r>
          <w:rPr>
            <w:noProof/>
            <w:webHidden/>
          </w:rPr>
          <w:fldChar w:fldCharType="begin"/>
        </w:r>
        <w:r>
          <w:rPr>
            <w:noProof/>
            <w:webHidden/>
          </w:rPr>
          <w:instrText xml:space="preserve"> PAGEREF _Toc94635036 \h </w:instrText>
        </w:r>
        <w:r>
          <w:rPr>
            <w:noProof/>
            <w:webHidden/>
          </w:rPr>
        </w:r>
        <w:r>
          <w:rPr>
            <w:noProof/>
            <w:webHidden/>
          </w:rPr>
          <w:fldChar w:fldCharType="separate"/>
        </w:r>
        <w:r>
          <w:rPr>
            <w:noProof/>
            <w:webHidden/>
          </w:rPr>
          <w:t>201</w:t>
        </w:r>
        <w:r>
          <w:rPr>
            <w:noProof/>
            <w:webHidden/>
          </w:rPr>
          <w:fldChar w:fldCharType="end"/>
        </w:r>
      </w:hyperlink>
    </w:p>
    <w:p w14:paraId="5E7D6E2C" w14:textId="77DF9B2B" w:rsidR="00BE2B94" w:rsidRDefault="00BE2B94">
      <w:pPr>
        <w:pStyle w:val="TableofFigures"/>
        <w:tabs>
          <w:tab w:val="right" w:leader="dot" w:pos="9350"/>
        </w:tabs>
        <w:rPr>
          <w:rFonts w:asciiTheme="minorHAnsi" w:eastAsiaTheme="minorEastAsia" w:hAnsiTheme="minorHAnsi" w:cstheme="minorBidi"/>
          <w:noProof/>
        </w:rPr>
      </w:pPr>
      <w:hyperlink w:anchor="_Toc94635037" w:history="1">
        <w:r w:rsidRPr="001C158B">
          <w:rPr>
            <w:rStyle w:val="Hyperlink"/>
            <w:rFonts w:cs="Arial"/>
            <w:noProof/>
          </w:rPr>
          <w:t>Table 41. Functional Requirements – UC.35</w:t>
        </w:r>
        <w:r>
          <w:rPr>
            <w:noProof/>
            <w:webHidden/>
          </w:rPr>
          <w:tab/>
        </w:r>
        <w:r>
          <w:rPr>
            <w:noProof/>
            <w:webHidden/>
          </w:rPr>
          <w:fldChar w:fldCharType="begin"/>
        </w:r>
        <w:r>
          <w:rPr>
            <w:noProof/>
            <w:webHidden/>
          </w:rPr>
          <w:instrText xml:space="preserve"> PAGEREF _Toc94635037 \h </w:instrText>
        </w:r>
        <w:r>
          <w:rPr>
            <w:noProof/>
            <w:webHidden/>
          </w:rPr>
        </w:r>
        <w:r>
          <w:rPr>
            <w:noProof/>
            <w:webHidden/>
          </w:rPr>
          <w:fldChar w:fldCharType="separate"/>
        </w:r>
        <w:r>
          <w:rPr>
            <w:noProof/>
            <w:webHidden/>
          </w:rPr>
          <w:t>204</w:t>
        </w:r>
        <w:r>
          <w:rPr>
            <w:noProof/>
            <w:webHidden/>
          </w:rPr>
          <w:fldChar w:fldCharType="end"/>
        </w:r>
      </w:hyperlink>
    </w:p>
    <w:p w14:paraId="0CF870D1" w14:textId="494B59DA" w:rsidR="00BE2B94" w:rsidRDefault="00BE2B94">
      <w:pPr>
        <w:pStyle w:val="TableofFigures"/>
        <w:tabs>
          <w:tab w:val="right" w:leader="dot" w:pos="9350"/>
        </w:tabs>
        <w:rPr>
          <w:rFonts w:asciiTheme="minorHAnsi" w:eastAsiaTheme="minorEastAsia" w:hAnsiTheme="minorHAnsi" w:cstheme="minorBidi"/>
          <w:noProof/>
        </w:rPr>
      </w:pPr>
      <w:hyperlink w:anchor="_Toc94635038" w:history="1">
        <w:r w:rsidRPr="001C158B">
          <w:rPr>
            <w:rStyle w:val="Hyperlink"/>
            <w:rFonts w:cs="Arial"/>
            <w:noProof/>
          </w:rPr>
          <w:t>Table 42. Functional Requirements – UC.36</w:t>
        </w:r>
        <w:r>
          <w:rPr>
            <w:noProof/>
            <w:webHidden/>
          </w:rPr>
          <w:tab/>
        </w:r>
        <w:r>
          <w:rPr>
            <w:noProof/>
            <w:webHidden/>
          </w:rPr>
          <w:fldChar w:fldCharType="begin"/>
        </w:r>
        <w:r>
          <w:rPr>
            <w:noProof/>
            <w:webHidden/>
          </w:rPr>
          <w:instrText xml:space="preserve"> PAGEREF _Toc94635038 \h </w:instrText>
        </w:r>
        <w:r>
          <w:rPr>
            <w:noProof/>
            <w:webHidden/>
          </w:rPr>
        </w:r>
        <w:r>
          <w:rPr>
            <w:noProof/>
            <w:webHidden/>
          </w:rPr>
          <w:fldChar w:fldCharType="separate"/>
        </w:r>
        <w:r>
          <w:rPr>
            <w:noProof/>
            <w:webHidden/>
          </w:rPr>
          <w:t>208</w:t>
        </w:r>
        <w:r>
          <w:rPr>
            <w:noProof/>
            <w:webHidden/>
          </w:rPr>
          <w:fldChar w:fldCharType="end"/>
        </w:r>
      </w:hyperlink>
    </w:p>
    <w:p w14:paraId="320CCBCE" w14:textId="214DA642" w:rsidR="00BE2B94" w:rsidRDefault="00BE2B94">
      <w:pPr>
        <w:pStyle w:val="TableofFigures"/>
        <w:tabs>
          <w:tab w:val="right" w:leader="dot" w:pos="9350"/>
        </w:tabs>
        <w:rPr>
          <w:rFonts w:asciiTheme="minorHAnsi" w:eastAsiaTheme="minorEastAsia" w:hAnsiTheme="minorHAnsi" w:cstheme="minorBidi"/>
          <w:noProof/>
        </w:rPr>
      </w:pPr>
      <w:hyperlink w:anchor="_Toc94635039" w:history="1">
        <w:r w:rsidRPr="001C158B">
          <w:rPr>
            <w:rStyle w:val="Hyperlink"/>
            <w:rFonts w:cs="Arial"/>
            <w:noProof/>
          </w:rPr>
          <w:t>Table 43. Functional Requirements – UC.37</w:t>
        </w:r>
        <w:r>
          <w:rPr>
            <w:noProof/>
            <w:webHidden/>
          </w:rPr>
          <w:tab/>
        </w:r>
        <w:r>
          <w:rPr>
            <w:noProof/>
            <w:webHidden/>
          </w:rPr>
          <w:fldChar w:fldCharType="begin"/>
        </w:r>
        <w:r>
          <w:rPr>
            <w:noProof/>
            <w:webHidden/>
          </w:rPr>
          <w:instrText xml:space="preserve"> PAGEREF _Toc94635039 \h </w:instrText>
        </w:r>
        <w:r>
          <w:rPr>
            <w:noProof/>
            <w:webHidden/>
          </w:rPr>
        </w:r>
        <w:r>
          <w:rPr>
            <w:noProof/>
            <w:webHidden/>
          </w:rPr>
          <w:fldChar w:fldCharType="separate"/>
        </w:r>
        <w:r>
          <w:rPr>
            <w:noProof/>
            <w:webHidden/>
          </w:rPr>
          <w:t>221</w:t>
        </w:r>
        <w:r>
          <w:rPr>
            <w:noProof/>
            <w:webHidden/>
          </w:rPr>
          <w:fldChar w:fldCharType="end"/>
        </w:r>
      </w:hyperlink>
    </w:p>
    <w:p w14:paraId="2FF37B6C" w14:textId="08C1DD3B" w:rsidR="00BE2B94" w:rsidRDefault="00BE2B94">
      <w:pPr>
        <w:pStyle w:val="TableofFigures"/>
        <w:tabs>
          <w:tab w:val="right" w:leader="dot" w:pos="9350"/>
        </w:tabs>
        <w:rPr>
          <w:rFonts w:asciiTheme="minorHAnsi" w:eastAsiaTheme="minorEastAsia" w:hAnsiTheme="minorHAnsi" w:cstheme="minorBidi"/>
          <w:noProof/>
        </w:rPr>
      </w:pPr>
      <w:hyperlink w:anchor="_Toc94635040" w:history="1">
        <w:r w:rsidRPr="001C158B">
          <w:rPr>
            <w:rStyle w:val="Hyperlink"/>
            <w:noProof/>
          </w:rPr>
          <w:t xml:space="preserve">Table 44: </w:t>
        </w:r>
        <w:r w:rsidRPr="001C158B">
          <w:rPr>
            <w:rStyle w:val="Hyperlink"/>
            <w:rFonts w:cs="Arial"/>
            <w:noProof/>
          </w:rPr>
          <w:t xml:space="preserve">Special Design Consideration </w:t>
        </w:r>
        <w:r w:rsidRPr="001C158B">
          <w:rPr>
            <w:rStyle w:val="Hyperlink"/>
            <w:noProof/>
          </w:rPr>
          <w:t>– UC.37</w:t>
        </w:r>
        <w:r>
          <w:rPr>
            <w:noProof/>
            <w:webHidden/>
          </w:rPr>
          <w:tab/>
        </w:r>
        <w:r>
          <w:rPr>
            <w:noProof/>
            <w:webHidden/>
          </w:rPr>
          <w:fldChar w:fldCharType="begin"/>
        </w:r>
        <w:r>
          <w:rPr>
            <w:noProof/>
            <w:webHidden/>
          </w:rPr>
          <w:instrText xml:space="preserve"> PAGEREF _Toc94635040 \h </w:instrText>
        </w:r>
        <w:r>
          <w:rPr>
            <w:noProof/>
            <w:webHidden/>
          </w:rPr>
        </w:r>
        <w:r>
          <w:rPr>
            <w:noProof/>
            <w:webHidden/>
          </w:rPr>
          <w:fldChar w:fldCharType="separate"/>
        </w:r>
        <w:r>
          <w:rPr>
            <w:noProof/>
            <w:webHidden/>
          </w:rPr>
          <w:t>224</w:t>
        </w:r>
        <w:r>
          <w:rPr>
            <w:noProof/>
            <w:webHidden/>
          </w:rPr>
          <w:fldChar w:fldCharType="end"/>
        </w:r>
      </w:hyperlink>
    </w:p>
    <w:p w14:paraId="2AD2B30E" w14:textId="455416E6" w:rsidR="00BE2B94" w:rsidRDefault="00BE2B94">
      <w:pPr>
        <w:pStyle w:val="TableofFigures"/>
        <w:tabs>
          <w:tab w:val="right" w:leader="dot" w:pos="9350"/>
        </w:tabs>
        <w:rPr>
          <w:rFonts w:asciiTheme="minorHAnsi" w:eastAsiaTheme="minorEastAsia" w:hAnsiTheme="minorHAnsi" w:cstheme="minorBidi"/>
          <w:noProof/>
        </w:rPr>
      </w:pPr>
      <w:hyperlink w:anchor="_Toc94635041" w:history="1">
        <w:r w:rsidRPr="001C158B">
          <w:rPr>
            <w:rStyle w:val="Hyperlink"/>
            <w:rFonts w:cs="Arial"/>
            <w:noProof/>
          </w:rPr>
          <w:t>Table 45. Functional Requirements – UC.37</w:t>
        </w:r>
        <w:r>
          <w:rPr>
            <w:noProof/>
            <w:webHidden/>
          </w:rPr>
          <w:tab/>
        </w:r>
        <w:r>
          <w:rPr>
            <w:noProof/>
            <w:webHidden/>
          </w:rPr>
          <w:fldChar w:fldCharType="begin"/>
        </w:r>
        <w:r>
          <w:rPr>
            <w:noProof/>
            <w:webHidden/>
          </w:rPr>
          <w:instrText xml:space="preserve"> PAGEREF _Toc94635041 \h </w:instrText>
        </w:r>
        <w:r>
          <w:rPr>
            <w:noProof/>
            <w:webHidden/>
          </w:rPr>
        </w:r>
        <w:r>
          <w:rPr>
            <w:noProof/>
            <w:webHidden/>
          </w:rPr>
          <w:fldChar w:fldCharType="separate"/>
        </w:r>
        <w:r>
          <w:rPr>
            <w:noProof/>
            <w:webHidden/>
          </w:rPr>
          <w:t>228</w:t>
        </w:r>
        <w:r>
          <w:rPr>
            <w:noProof/>
            <w:webHidden/>
          </w:rPr>
          <w:fldChar w:fldCharType="end"/>
        </w:r>
      </w:hyperlink>
    </w:p>
    <w:p w14:paraId="702BEB3D" w14:textId="3B908B1F" w:rsidR="00BE2B94" w:rsidRDefault="00BE2B94">
      <w:pPr>
        <w:pStyle w:val="TableofFigures"/>
        <w:tabs>
          <w:tab w:val="right" w:leader="dot" w:pos="9350"/>
        </w:tabs>
        <w:rPr>
          <w:rFonts w:asciiTheme="minorHAnsi" w:eastAsiaTheme="minorEastAsia" w:hAnsiTheme="minorHAnsi" w:cstheme="minorBidi"/>
          <w:noProof/>
        </w:rPr>
      </w:pPr>
      <w:hyperlink w:anchor="_Toc94635042" w:history="1">
        <w:r w:rsidRPr="001C158B">
          <w:rPr>
            <w:rStyle w:val="Hyperlink"/>
            <w:noProof/>
          </w:rPr>
          <w:t xml:space="preserve">Table 46: </w:t>
        </w:r>
        <w:r w:rsidRPr="001C158B">
          <w:rPr>
            <w:rStyle w:val="Hyperlink"/>
            <w:rFonts w:cs="Arial"/>
            <w:noProof/>
          </w:rPr>
          <w:t xml:space="preserve">Special Design Consideration </w:t>
        </w:r>
        <w:r w:rsidRPr="001C158B">
          <w:rPr>
            <w:rStyle w:val="Hyperlink"/>
            <w:noProof/>
          </w:rPr>
          <w:t>– UC.37</w:t>
        </w:r>
        <w:r>
          <w:rPr>
            <w:noProof/>
            <w:webHidden/>
          </w:rPr>
          <w:tab/>
        </w:r>
        <w:r>
          <w:rPr>
            <w:noProof/>
            <w:webHidden/>
          </w:rPr>
          <w:fldChar w:fldCharType="begin"/>
        </w:r>
        <w:r>
          <w:rPr>
            <w:noProof/>
            <w:webHidden/>
          </w:rPr>
          <w:instrText xml:space="preserve"> PAGEREF _Toc94635042 \h </w:instrText>
        </w:r>
        <w:r>
          <w:rPr>
            <w:noProof/>
            <w:webHidden/>
          </w:rPr>
        </w:r>
        <w:r>
          <w:rPr>
            <w:noProof/>
            <w:webHidden/>
          </w:rPr>
          <w:fldChar w:fldCharType="separate"/>
        </w:r>
        <w:r>
          <w:rPr>
            <w:noProof/>
            <w:webHidden/>
          </w:rPr>
          <w:t>234</w:t>
        </w:r>
        <w:r>
          <w:rPr>
            <w:noProof/>
            <w:webHidden/>
          </w:rPr>
          <w:fldChar w:fldCharType="end"/>
        </w:r>
      </w:hyperlink>
    </w:p>
    <w:p w14:paraId="5FEC641E" w14:textId="5BA3892F" w:rsidR="00BE2B94" w:rsidRDefault="00BE2B94">
      <w:pPr>
        <w:pStyle w:val="TableofFigures"/>
        <w:tabs>
          <w:tab w:val="right" w:leader="dot" w:pos="9350"/>
        </w:tabs>
        <w:rPr>
          <w:rFonts w:asciiTheme="minorHAnsi" w:eastAsiaTheme="minorEastAsia" w:hAnsiTheme="minorHAnsi" w:cstheme="minorBidi"/>
          <w:noProof/>
        </w:rPr>
      </w:pPr>
      <w:hyperlink w:anchor="_Toc94635043" w:history="1">
        <w:r w:rsidRPr="001C158B">
          <w:rPr>
            <w:rStyle w:val="Hyperlink"/>
            <w:rFonts w:cs="Arial"/>
            <w:noProof/>
          </w:rPr>
          <w:t>Table 47. Reference Documents</w:t>
        </w:r>
        <w:r>
          <w:rPr>
            <w:noProof/>
            <w:webHidden/>
          </w:rPr>
          <w:tab/>
        </w:r>
        <w:r>
          <w:rPr>
            <w:noProof/>
            <w:webHidden/>
          </w:rPr>
          <w:fldChar w:fldCharType="begin"/>
        </w:r>
        <w:r>
          <w:rPr>
            <w:noProof/>
            <w:webHidden/>
          </w:rPr>
          <w:instrText xml:space="preserve"> PAGEREF _Toc94635043 \h </w:instrText>
        </w:r>
        <w:r>
          <w:rPr>
            <w:noProof/>
            <w:webHidden/>
          </w:rPr>
        </w:r>
        <w:r>
          <w:rPr>
            <w:noProof/>
            <w:webHidden/>
          </w:rPr>
          <w:fldChar w:fldCharType="separate"/>
        </w:r>
        <w:r>
          <w:rPr>
            <w:noProof/>
            <w:webHidden/>
          </w:rPr>
          <w:t>236</w:t>
        </w:r>
        <w:r>
          <w:rPr>
            <w:noProof/>
            <w:webHidden/>
          </w:rPr>
          <w:fldChar w:fldCharType="end"/>
        </w:r>
      </w:hyperlink>
    </w:p>
    <w:p w14:paraId="0AC9AE8A" w14:textId="3F413E6C" w:rsidR="00BE2B94" w:rsidRDefault="00BE2B94">
      <w:pPr>
        <w:pStyle w:val="TableofFigures"/>
        <w:tabs>
          <w:tab w:val="right" w:leader="dot" w:pos="9350"/>
        </w:tabs>
        <w:rPr>
          <w:rFonts w:asciiTheme="minorHAnsi" w:eastAsiaTheme="minorEastAsia" w:hAnsiTheme="minorHAnsi" w:cstheme="minorBidi"/>
          <w:noProof/>
        </w:rPr>
      </w:pPr>
      <w:hyperlink w:anchor="_Toc94635044" w:history="1">
        <w:r w:rsidRPr="001C158B">
          <w:rPr>
            <w:rStyle w:val="Hyperlink"/>
            <w:rFonts w:cs="Arial"/>
            <w:noProof/>
          </w:rPr>
          <w:t>Table 48. Acronyms and Terms</w:t>
        </w:r>
        <w:r>
          <w:rPr>
            <w:noProof/>
            <w:webHidden/>
          </w:rPr>
          <w:tab/>
        </w:r>
        <w:r>
          <w:rPr>
            <w:noProof/>
            <w:webHidden/>
          </w:rPr>
          <w:fldChar w:fldCharType="begin"/>
        </w:r>
        <w:r>
          <w:rPr>
            <w:noProof/>
            <w:webHidden/>
          </w:rPr>
          <w:instrText xml:space="preserve"> PAGEREF _Toc94635044 \h </w:instrText>
        </w:r>
        <w:r>
          <w:rPr>
            <w:noProof/>
            <w:webHidden/>
          </w:rPr>
        </w:r>
        <w:r>
          <w:rPr>
            <w:noProof/>
            <w:webHidden/>
          </w:rPr>
          <w:fldChar w:fldCharType="separate"/>
        </w:r>
        <w:r>
          <w:rPr>
            <w:noProof/>
            <w:webHidden/>
          </w:rPr>
          <w:t>237</w:t>
        </w:r>
        <w:r>
          <w:rPr>
            <w:noProof/>
            <w:webHidden/>
          </w:rPr>
          <w:fldChar w:fldCharType="end"/>
        </w:r>
      </w:hyperlink>
    </w:p>
    <w:p w14:paraId="4B4774D0" w14:textId="2176DAC5" w:rsidR="00B41689" w:rsidRPr="004342C6" w:rsidRDefault="00B41689" w:rsidP="00B41689">
      <w:pPr>
        <w:spacing w:after="200"/>
        <w:contextualSpacing w:val="0"/>
        <w:rPr>
          <w:rFonts w:eastAsia="Calibri" w:cs="Arial"/>
          <w:b/>
          <w:sz w:val="24"/>
          <w:szCs w:val="28"/>
        </w:rPr>
        <w:sectPr w:rsidR="00B41689" w:rsidRPr="004342C6">
          <w:pgSz w:w="12240" w:h="15840"/>
          <w:pgMar w:top="1440" w:right="1440" w:bottom="1440" w:left="1440" w:header="720" w:footer="720" w:gutter="0"/>
          <w:cols w:space="720"/>
          <w:docGrid w:linePitch="360"/>
        </w:sectPr>
      </w:pPr>
      <w:r w:rsidRPr="004342C6">
        <w:rPr>
          <w:rFonts w:eastAsia="Calibri" w:cs="Arial"/>
          <w:b/>
          <w:sz w:val="24"/>
          <w:szCs w:val="28"/>
        </w:rPr>
        <w:fldChar w:fldCharType="end"/>
      </w:r>
    </w:p>
    <w:p w14:paraId="0F592D73" w14:textId="77777777" w:rsidR="00B41689" w:rsidRPr="004342C6" w:rsidRDefault="00B41689" w:rsidP="002A5FFD">
      <w:pPr>
        <w:pStyle w:val="Heading1"/>
        <w:rPr>
          <w:rFonts w:ascii="Arial" w:hAnsi="Arial" w:cs="Arial"/>
        </w:rPr>
      </w:pPr>
      <w:bookmarkStart w:id="23" w:name="_Toc466289621"/>
      <w:bookmarkStart w:id="24" w:name="_Toc94634356"/>
      <w:bookmarkStart w:id="25" w:name="_Toc529923458"/>
      <w:bookmarkStart w:id="26" w:name="_Toc65387742"/>
      <w:bookmarkStart w:id="27" w:name="_Toc75920620"/>
      <w:bookmarkStart w:id="28" w:name="_Toc75920751"/>
      <w:bookmarkStart w:id="29" w:name="_Toc75920799"/>
      <w:bookmarkStart w:id="30" w:name="_Toc76184918"/>
      <w:bookmarkStart w:id="31" w:name="_Toc76270483"/>
      <w:bookmarkStart w:id="32" w:name="_Toc76270549"/>
      <w:bookmarkStart w:id="33" w:name="_Toc80418861"/>
      <w:bookmarkStart w:id="34" w:name="_Toc80514335"/>
      <w:bookmarkStart w:id="35" w:name="_Toc80585229"/>
      <w:bookmarkStart w:id="36" w:name="_Toc86461127"/>
      <w:bookmarkStart w:id="37" w:name="_Toc86464160"/>
      <w:bookmarkStart w:id="38" w:name="_Toc86464206"/>
      <w:bookmarkStart w:id="39" w:name="_Toc86464296"/>
      <w:bookmarkStart w:id="40" w:name="_Toc86464403"/>
      <w:bookmarkStart w:id="41" w:name="_Toc86467224"/>
      <w:bookmarkStart w:id="42" w:name="_Toc86467265"/>
      <w:bookmarkStart w:id="43" w:name="_Toc86472003"/>
      <w:bookmarkStart w:id="44" w:name="_Toc86485292"/>
      <w:bookmarkStart w:id="45" w:name="_Toc86485366"/>
      <w:bookmarkStart w:id="46" w:name="_Toc86486886"/>
      <w:bookmarkStart w:id="47" w:name="_Toc86737252"/>
      <w:bookmarkStart w:id="48" w:name="_Toc86737294"/>
      <w:bookmarkStart w:id="49" w:name="_Toc86737368"/>
      <w:bookmarkStart w:id="50" w:name="_Toc86739469"/>
      <w:bookmarkStart w:id="51" w:name="_Toc86740429"/>
      <w:bookmarkStart w:id="52" w:name="_Toc86743573"/>
      <w:bookmarkStart w:id="53" w:name="_Toc86800743"/>
      <w:bookmarkStart w:id="54" w:name="_Toc133743642"/>
      <w:bookmarkStart w:id="55" w:name="_Toc134265113"/>
      <w:bookmarkStart w:id="56" w:name="_Toc135719148"/>
      <w:bookmarkStart w:id="57" w:name="_Toc135722507"/>
      <w:bookmarkStart w:id="58" w:name="_Toc135733128"/>
      <w:bookmarkStart w:id="59" w:name="_Toc136059059"/>
      <w:bookmarkStart w:id="60" w:name="_Toc136062538"/>
      <w:bookmarkStart w:id="61" w:name="_Toc136146945"/>
      <w:bookmarkStart w:id="62" w:name="_Toc136147903"/>
      <w:bookmarkStart w:id="63" w:name="_Toc137453867"/>
      <w:bookmarkStart w:id="64" w:name="_Toc166565954"/>
      <w:bookmarkStart w:id="65" w:name="_Toc167085139"/>
      <w:bookmarkStart w:id="66" w:name="_Toc177962747"/>
      <w:bookmarkStart w:id="67" w:name="_Toc178040350"/>
      <w:bookmarkStart w:id="68" w:name="_Toc180316012"/>
      <w:bookmarkStart w:id="69" w:name="_Toc180316377"/>
      <w:bookmarkStart w:id="70" w:name="_Toc182036188"/>
      <w:bookmarkStart w:id="71" w:name="_Toc185146468"/>
      <w:r w:rsidRPr="004342C6">
        <w:rPr>
          <w:rFonts w:ascii="Arial" w:hAnsi="Arial" w:cs="Arial"/>
        </w:rPr>
        <w:lastRenderedPageBreak/>
        <w:t>Introduction</w:t>
      </w:r>
      <w:bookmarkEnd w:id="23"/>
      <w:bookmarkEnd w:id="24"/>
    </w:p>
    <w:p w14:paraId="6B315F1B" w14:textId="77777777" w:rsidR="00B41689" w:rsidRPr="004342C6" w:rsidRDefault="00B41689" w:rsidP="00B41689">
      <w:pPr>
        <w:pStyle w:val="ListParagraph"/>
        <w:keepNext/>
        <w:numPr>
          <w:ilvl w:val="1"/>
          <w:numId w:val="11"/>
        </w:numPr>
        <w:tabs>
          <w:tab w:val="left" w:pos="540"/>
        </w:tabs>
        <w:spacing w:before="200" w:after="60" w:line="276" w:lineRule="auto"/>
        <w:ind w:left="540" w:hanging="540"/>
        <w:contextualSpacing w:val="0"/>
        <w:outlineLvl w:val="1"/>
        <w:rPr>
          <w:rFonts w:eastAsia="Times New Roman" w:cs="Arial"/>
          <w:b/>
          <w:bCs/>
          <w:sz w:val="24"/>
          <w:szCs w:val="24"/>
        </w:rPr>
      </w:pPr>
      <w:bookmarkStart w:id="72" w:name="_Toc443901352"/>
      <w:bookmarkStart w:id="73" w:name="_Toc466289622"/>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sidRPr="004342C6">
        <w:rPr>
          <w:rFonts w:eastAsia="Times New Roman" w:cs="Arial"/>
          <w:b/>
          <w:sz w:val="24"/>
          <w:szCs w:val="24"/>
        </w:rPr>
        <w:t>Document Overview</w:t>
      </w:r>
      <w:bookmarkEnd w:id="72"/>
      <w:bookmarkEnd w:id="73"/>
    </w:p>
    <w:p w14:paraId="601A6FD7" w14:textId="0DE5C236" w:rsidR="00B41689" w:rsidRPr="004342C6" w:rsidRDefault="00B41689" w:rsidP="00B41689">
      <w:pPr>
        <w:spacing w:after="200" w:line="276" w:lineRule="auto"/>
        <w:contextualSpacing w:val="0"/>
        <w:rPr>
          <w:rFonts w:eastAsia="Arial" w:cs="Arial"/>
        </w:rPr>
      </w:pPr>
      <w:r w:rsidRPr="004342C6">
        <w:rPr>
          <w:rFonts w:eastAsia="Arial" w:cs="Arial"/>
        </w:rPr>
        <w:t xml:space="preserve">A </w:t>
      </w:r>
      <w:r w:rsidR="00C839B9">
        <w:rPr>
          <w:rFonts w:eastAsia="Arial" w:cs="Arial"/>
        </w:rPr>
        <w:t xml:space="preserve">Functional </w:t>
      </w:r>
      <w:r w:rsidRPr="004342C6">
        <w:rPr>
          <w:rFonts w:eastAsia="Arial" w:cs="Arial"/>
        </w:rPr>
        <w:t>Specification Document (</w:t>
      </w:r>
      <w:r w:rsidR="00C839B9">
        <w:rPr>
          <w:rFonts w:eastAsia="Arial" w:cs="Arial"/>
        </w:rPr>
        <w:t>FSD</w:t>
      </w:r>
      <w:r w:rsidRPr="004342C6">
        <w:rPr>
          <w:rFonts w:eastAsia="Arial" w:cs="Arial"/>
        </w:rPr>
        <w:t>) describes the system functionality and features from a user’s perspective.</w:t>
      </w:r>
    </w:p>
    <w:p w14:paraId="71416DA2" w14:textId="10066BB0" w:rsidR="00B41689" w:rsidRPr="004342C6" w:rsidRDefault="00F85401" w:rsidP="00B41689">
      <w:pPr>
        <w:spacing w:line="259" w:lineRule="auto"/>
        <w:rPr>
          <w:rFonts w:eastAsia="Arial" w:cs="Arial"/>
        </w:rPr>
      </w:pPr>
      <w:bookmarkStart w:id="74" w:name="_Hlk16678916"/>
      <w:r>
        <w:rPr>
          <w:rFonts w:eastAsia="Arial" w:cs="Arial"/>
        </w:rPr>
        <w:t>It</w:t>
      </w:r>
      <w:r w:rsidR="002D08D9" w:rsidRPr="004342C6">
        <w:rPr>
          <w:rFonts w:eastAsia="Arial" w:cs="Arial"/>
        </w:rPr>
        <w:t xml:space="preserve"> will</w:t>
      </w:r>
      <w:r w:rsidR="00B41689" w:rsidRPr="004342C6">
        <w:rPr>
          <w:rFonts w:eastAsia="Arial" w:cs="Arial"/>
        </w:rPr>
        <w:t xml:space="preserve"> provide support </w:t>
      </w:r>
      <w:r w:rsidR="002D08D9" w:rsidRPr="004342C6">
        <w:rPr>
          <w:rFonts w:eastAsia="Arial" w:cs="Arial"/>
        </w:rPr>
        <w:t>to</w:t>
      </w:r>
      <w:r w:rsidR="00B41689" w:rsidRPr="004342C6">
        <w:rPr>
          <w:rFonts w:eastAsia="Arial" w:cs="Arial"/>
        </w:rPr>
        <w:t xml:space="preserve"> </w:t>
      </w:r>
      <w:r w:rsidR="002D08D9" w:rsidRPr="004342C6">
        <w:rPr>
          <w:rFonts w:eastAsia="Arial" w:cs="Arial"/>
        </w:rPr>
        <w:t>all the rules which are part</w:t>
      </w:r>
      <w:bookmarkEnd w:id="74"/>
      <w:r w:rsidR="002D08D9" w:rsidRPr="004342C6">
        <w:rPr>
          <w:rFonts w:eastAsia="Arial" w:cs="Arial"/>
        </w:rPr>
        <w:t xml:space="preserve"> of MassHealth </w:t>
      </w:r>
      <w:r>
        <w:rPr>
          <w:rFonts w:eastAsia="Arial" w:cs="Arial"/>
        </w:rPr>
        <w:t>E</w:t>
      </w:r>
      <w:r w:rsidR="002D08D9" w:rsidRPr="004342C6">
        <w:rPr>
          <w:rFonts w:eastAsia="Arial" w:cs="Arial"/>
        </w:rPr>
        <w:t>ligibility Determination.</w:t>
      </w:r>
    </w:p>
    <w:p w14:paraId="7617DA95" w14:textId="77777777" w:rsidR="00B41689" w:rsidRPr="004342C6" w:rsidRDefault="00B41689" w:rsidP="00B41689">
      <w:pPr>
        <w:spacing w:line="259" w:lineRule="auto"/>
        <w:rPr>
          <w:rFonts w:eastAsia="Arial" w:cs="Arial"/>
        </w:rPr>
      </w:pPr>
      <w:r w:rsidRPr="004342C6">
        <w:rPr>
          <w:rFonts w:eastAsia="Arial" w:cs="Arial"/>
        </w:rPr>
        <w:t xml:space="preserve">  </w:t>
      </w:r>
    </w:p>
    <w:p w14:paraId="0C29745A" w14:textId="256B1ACD" w:rsidR="00B41689" w:rsidRPr="004342C6" w:rsidRDefault="00B41689" w:rsidP="00B41689">
      <w:pPr>
        <w:pStyle w:val="ListParagraph"/>
        <w:keepNext/>
        <w:numPr>
          <w:ilvl w:val="1"/>
          <w:numId w:val="11"/>
        </w:numPr>
        <w:spacing w:before="200" w:after="60" w:line="276" w:lineRule="auto"/>
        <w:ind w:left="630" w:hanging="630"/>
        <w:contextualSpacing w:val="0"/>
        <w:outlineLvl w:val="1"/>
        <w:rPr>
          <w:rFonts w:eastAsia="Times New Roman" w:cs="Arial"/>
          <w:b/>
          <w:sz w:val="24"/>
          <w:szCs w:val="24"/>
        </w:rPr>
      </w:pPr>
      <w:bookmarkStart w:id="75" w:name="_Toc466289623"/>
      <w:r w:rsidRPr="004342C6">
        <w:rPr>
          <w:rFonts w:eastAsia="Times New Roman" w:cs="Arial"/>
          <w:b/>
          <w:sz w:val="24"/>
          <w:szCs w:val="24"/>
        </w:rPr>
        <w:t>Purpose o</w:t>
      </w:r>
      <w:r w:rsidR="003342FF" w:rsidRPr="004342C6">
        <w:rPr>
          <w:rFonts w:eastAsia="Times New Roman" w:cs="Arial"/>
          <w:b/>
          <w:sz w:val="24"/>
          <w:szCs w:val="24"/>
        </w:rPr>
        <w:t xml:space="preserve">f the </w:t>
      </w:r>
      <w:r w:rsidR="00C839B9">
        <w:rPr>
          <w:rFonts w:eastAsia="Times New Roman" w:cs="Arial"/>
          <w:b/>
          <w:sz w:val="24"/>
          <w:szCs w:val="24"/>
        </w:rPr>
        <w:t>Functional</w:t>
      </w:r>
      <w:r w:rsidRPr="004342C6">
        <w:rPr>
          <w:rFonts w:eastAsia="Times New Roman" w:cs="Arial"/>
          <w:b/>
          <w:sz w:val="24"/>
          <w:szCs w:val="24"/>
        </w:rPr>
        <w:t xml:space="preserve"> Specification Document (</w:t>
      </w:r>
      <w:r w:rsidR="00C839B9">
        <w:rPr>
          <w:rFonts w:eastAsia="Times New Roman" w:cs="Arial"/>
          <w:b/>
          <w:sz w:val="24"/>
          <w:szCs w:val="24"/>
        </w:rPr>
        <w:t>FSD</w:t>
      </w:r>
      <w:r w:rsidRPr="004342C6">
        <w:rPr>
          <w:rFonts w:eastAsia="Times New Roman" w:cs="Arial"/>
          <w:b/>
          <w:sz w:val="24"/>
          <w:szCs w:val="24"/>
        </w:rPr>
        <w:t>)</w:t>
      </w:r>
      <w:bookmarkEnd w:id="75"/>
    </w:p>
    <w:p w14:paraId="2D615BAA" w14:textId="6B43A886" w:rsidR="00B41689" w:rsidRPr="004342C6" w:rsidRDefault="00B41689" w:rsidP="006F59E4">
      <w:pPr>
        <w:contextualSpacing w:val="0"/>
        <w:rPr>
          <w:rFonts w:eastAsia="Arial" w:cs="Arial"/>
        </w:rPr>
      </w:pPr>
      <w:r w:rsidRPr="004342C6">
        <w:rPr>
          <w:rFonts w:eastAsia="Arial" w:cs="Arial"/>
        </w:rPr>
        <w:t>Th</w:t>
      </w:r>
      <w:r w:rsidR="00F85401">
        <w:rPr>
          <w:rFonts w:eastAsia="Arial" w:cs="Arial"/>
        </w:rPr>
        <w:t>is document intend</w:t>
      </w:r>
      <w:r w:rsidRPr="004342C6">
        <w:rPr>
          <w:rFonts w:eastAsia="Arial" w:cs="Arial"/>
        </w:rPr>
        <w:t>s to:</w:t>
      </w:r>
    </w:p>
    <w:p w14:paraId="0B0660BA" w14:textId="77777777" w:rsidR="00B41689" w:rsidRPr="004342C6" w:rsidRDefault="00B41689" w:rsidP="00B41689">
      <w:pPr>
        <w:rPr>
          <w:rFonts w:eastAsia="Arial" w:cs="Arial"/>
        </w:rPr>
      </w:pPr>
    </w:p>
    <w:p w14:paraId="0EB97C7E" w14:textId="77777777" w:rsidR="00B41689" w:rsidRPr="004342C6" w:rsidRDefault="00B41689" w:rsidP="00B41689">
      <w:pPr>
        <w:numPr>
          <w:ilvl w:val="0"/>
          <w:numId w:val="8"/>
        </w:numPr>
        <w:contextualSpacing w:val="0"/>
        <w:rPr>
          <w:rFonts w:eastAsia="Arial" w:cs="Arial"/>
          <w:szCs w:val="24"/>
        </w:rPr>
      </w:pPr>
      <w:bookmarkStart w:id="76" w:name="_Hlk16678917"/>
      <w:r w:rsidRPr="004342C6">
        <w:rPr>
          <w:rFonts w:eastAsia="Arial" w:cs="Arial"/>
          <w:szCs w:val="24"/>
        </w:rPr>
        <w:t xml:space="preserve">Ensure the business requirements are fulfilled by the functional requirements. </w:t>
      </w:r>
    </w:p>
    <w:p w14:paraId="7CE994BC" w14:textId="77777777" w:rsidR="00B41689" w:rsidRPr="004342C6" w:rsidRDefault="00B41689" w:rsidP="00B41689">
      <w:pPr>
        <w:numPr>
          <w:ilvl w:val="0"/>
          <w:numId w:val="8"/>
        </w:numPr>
        <w:contextualSpacing w:val="0"/>
        <w:rPr>
          <w:rFonts w:eastAsia="Arial" w:cs="Arial"/>
        </w:rPr>
      </w:pPr>
      <w:r w:rsidRPr="004342C6">
        <w:rPr>
          <w:rFonts w:eastAsia="Arial" w:cs="Arial"/>
          <w:szCs w:val="24"/>
        </w:rPr>
        <w:t>Provide input to the product Quality Assurance (QA) Team to create test plans and test cases.</w:t>
      </w:r>
    </w:p>
    <w:bookmarkEnd w:id="76"/>
    <w:p w14:paraId="27FBDB85" w14:textId="77777777" w:rsidR="00B41689" w:rsidRPr="004342C6" w:rsidRDefault="00B41689" w:rsidP="00B41689">
      <w:pPr>
        <w:ind w:left="720"/>
        <w:contextualSpacing w:val="0"/>
        <w:rPr>
          <w:rFonts w:eastAsia="Arial" w:cs="Arial"/>
        </w:rPr>
      </w:pPr>
    </w:p>
    <w:p w14:paraId="04215476" w14:textId="77777777" w:rsidR="00B41689" w:rsidRPr="004342C6" w:rsidRDefault="00B41689" w:rsidP="00B41689">
      <w:pPr>
        <w:keepNext/>
        <w:numPr>
          <w:ilvl w:val="1"/>
          <w:numId w:val="11"/>
        </w:numPr>
        <w:spacing w:before="200" w:after="60" w:line="276" w:lineRule="auto"/>
        <w:ind w:left="576" w:hanging="576"/>
        <w:contextualSpacing w:val="0"/>
        <w:outlineLvl w:val="1"/>
        <w:rPr>
          <w:rFonts w:eastAsia="Times New Roman" w:cs="Arial"/>
          <w:b/>
          <w:sz w:val="24"/>
          <w:szCs w:val="24"/>
        </w:rPr>
      </w:pPr>
      <w:r w:rsidRPr="004342C6">
        <w:rPr>
          <w:rFonts w:eastAsia="Times New Roman" w:cs="Arial"/>
          <w:b/>
          <w:sz w:val="24"/>
          <w:szCs w:val="24"/>
        </w:rPr>
        <w:t xml:space="preserve">Functional overview </w:t>
      </w:r>
    </w:p>
    <w:p w14:paraId="0DB1EFDD" w14:textId="7B029EF5" w:rsidR="00B41689" w:rsidRPr="004342C6" w:rsidRDefault="00B41689" w:rsidP="006F59E4">
      <w:pPr>
        <w:spacing w:after="200" w:line="276" w:lineRule="auto"/>
        <w:rPr>
          <w:rFonts w:eastAsia="Times New Roman" w:cs="Arial"/>
          <w:color w:val="000000"/>
        </w:rPr>
      </w:pPr>
      <w:r w:rsidRPr="004342C6">
        <w:rPr>
          <w:rFonts w:eastAsia="Times New Roman" w:cs="Arial"/>
          <w:color w:val="000000"/>
        </w:rPr>
        <w:t xml:space="preserve">This document provides the </w:t>
      </w:r>
      <w:r w:rsidR="003342FF" w:rsidRPr="004342C6">
        <w:rPr>
          <w:rFonts w:eastAsia="Times New Roman" w:cs="Arial"/>
          <w:color w:val="000000"/>
        </w:rPr>
        <w:t>product</w:t>
      </w:r>
      <w:r w:rsidRPr="004342C6">
        <w:rPr>
          <w:rFonts w:eastAsia="Times New Roman" w:cs="Arial"/>
          <w:color w:val="000000"/>
        </w:rPr>
        <w:t xml:space="preserve"> specifications for </w:t>
      </w:r>
      <w:r w:rsidR="002D08D9" w:rsidRPr="004342C6">
        <w:rPr>
          <w:rFonts w:eastAsia="Arial" w:cs="Arial"/>
        </w:rPr>
        <w:t>MassHealth Eligibility Determination</w:t>
      </w:r>
      <w:r w:rsidRPr="004342C6">
        <w:rPr>
          <w:rFonts w:eastAsia="Times New Roman" w:cs="Arial"/>
          <w:color w:val="000000"/>
        </w:rPr>
        <w:t xml:space="preserve">. </w:t>
      </w:r>
      <w:r w:rsidR="00633428" w:rsidRPr="004342C6">
        <w:rPr>
          <w:rFonts w:cs="Arial"/>
        </w:rPr>
        <w:t>It provides</w:t>
      </w:r>
      <w:r w:rsidR="002C587E" w:rsidRPr="004342C6">
        <w:rPr>
          <w:rFonts w:cs="Arial"/>
        </w:rPr>
        <w:t xml:space="preserve"> the insights to the rules implemented to derive the MassHealth (MH) eligibility of the individual for </w:t>
      </w:r>
      <w:r w:rsidR="00F85401">
        <w:rPr>
          <w:rFonts w:cs="Arial"/>
        </w:rPr>
        <w:t xml:space="preserve">the </w:t>
      </w:r>
      <w:r w:rsidR="002C587E" w:rsidRPr="004342C6">
        <w:rPr>
          <w:rFonts w:cs="Arial"/>
        </w:rPr>
        <w:t xml:space="preserve">HIX system and demonstrate the various levels at which these rules are implemented to derive the MH eligibility. This document is created based on BRD, </w:t>
      </w:r>
      <w:r w:rsidR="003342FF" w:rsidRPr="004342C6">
        <w:rPr>
          <w:rFonts w:cs="Arial"/>
        </w:rPr>
        <w:t>F</w:t>
      </w:r>
      <w:r w:rsidR="002C587E" w:rsidRPr="004342C6">
        <w:rPr>
          <w:rFonts w:cs="Arial"/>
        </w:rPr>
        <w:t>SD</w:t>
      </w:r>
      <w:r w:rsidR="00F85401">
        <w:rPr>
          <w:rFonts w:cs="Arial"/>
        </w:rPr>
        <w:t>,</w:t>
      </w:r>
      <w:r w:rsidR="002C587E" w:rsidRPr="004342C6">
        <w:rPr>
          <w:rFonts w:cs="Arial"/>
        </w:rPr>
        <w:t xml:space="preserve"> and other key document</w:t>
      </w:r>
      <w:r w:rsidR="00F85401">
        <w:rPr>
          <w:rFonts w:cs="Arial"/>
        </w:rPr>
        <w:t>s</w:t>
      </w:r>
      <w:r w:rsidR="002C587E" w:rsidRPr="004342C6">
        <w:rPr>
          <w:rFonts w:cs="Arial"/>
        </w:rPr>
        <w:t xml:space="preserve"> implemented for the MH eligibility determination in the HIX system</w:t>
      </w:r>
      <w:r w:rsidR="00633428" w:rsidRPr="004342C6">
        <w:rPr>
          <w:rFonts w:cs="Arial"/>
        </w:rPr>
        <w:t xml:space="preserve">. </w:t>
      </w:r>
      <w:r w:rsidRPr="004342C6">
        <w:rPr>
          <w:rFonts w:eastAsia="Times New Roman" w:cs="Arial"/>
          <w:color w:val="000000"/>
        </w:rPr>
        <w:t>This document lists the scope, use cases, and functional requirement</w:t>
      </w:r>
      <w:r w:rsidR="005A5436" w:rsidRPr="004342C6">
        <w:rPr>
          <w:rFonts w:eastAsia="Times New Roman" w:cs="Arial"/>
          <w:color w:val="000000"/>
        </w:rPr>
        <w:t>s</w:t>
      </w:r>
      <w:r w:rsidRPr="004342C6">
        <w:rPr>
          <w:rFonts w:eastAsia="Times New Roman" w:cs="Arial"/>
          <w:color w:val="000000"/>
        </w:rPr>
        <w:t xml:space="preserve">. This </w:t>
      </w:r>
      <w:r w:rsidR="00C839B9">
        <w:rPr>
          <w:rFonts w:eastAsia="Times New Roman" w:cs="Arial"/>
          <w:color w:val="000000"/>
        </w:rPr>
        <w:t>FSD</w:t>
      </w:r>
      <w:r w:rsidRPr="004342C6">
        <w:rPr>
          <w:rFonts w:eastAsia="Times New Roman" w:cs="Arial"/>
          <w:color w:val="000000"/>
        </w:rPr>
        <w:t xml:space="preserve"> should be used in the software and technical design process, the development of test cases, and the documentation of end-user guides.</w:t>
      </w:r>
    </w:p>
    <w:p w14:paraId="7E4B9F36" w14:textId="77777777" w:rsidR="00B41689" w:rsidRPr="004342C6" w:rsidRDefault="00B41689" w:rsidP="00B41689">
      <w:pPr>
        <w:ind w:left="720"/>
        <w:contextualSpacing w:val="0"/>
        <w:rPr>
          <w:rFonts w:eastAsia="Times New Roman" w:cs="Arial"/>
          <w:color w:val="000000"/>
        </w:rPr>
      </w:pPr>
    </w:p>
    <w:p w14:paraId="3627E815" w14:textId="77777777" w:rsidR="00B41689" w:rsidRPr="004342C6" w:rsidRDefault="00B41689" w:rsidP="002A5FFD">
      <w:pPr>
        <w:pStyle w:val="Heading1"/>
        <w:rPr>
          <w:rFonts w:ascii="Arial" w:hAnsi="Arial" w:cs="Arial"/>
        </w:rPr>
      </w:pPr>
      <w:bookmarkStart w:id="77" w:name="_Toc466289634"/>
      <w:bookmarkStart w:id="78" w:name="_Toc94634357"/>
      <w:r w:rsidRPr="004342C6">
        <w:rPr>
          <w:rFonts w:ascii="Arial" w:hAnsi="Arial" w:cs="Arial"/>
        </w:rPr>
        <w:lastRenderedPageBreak/>
        <w:t>Assumptions/Constraints/Risks</w:t>
      </w:r>
      <w:bookmarkEnd w:id="77"/>
      <w:bookmarkEnd w:id="78"/>
    </w:p>
    <w:p w14:paraId="33FF4512" w14:textId="77777777" w:rsidR="00B41689" w:rsidRPr="004342C6" w:rsidRDefault="00B41689" w:rsidP="00B41689">
      <w:pPr>
        <w:pStyle w:val="ListParagraph"/>
        <w:keepNext/>
        <w:numPr>
          <w:ilvl w:val="1"/>
          <w:numId w:val="14"/>
        </w:numPr>
        <w:spacing w:before="200" w:after="60" w:line="276" w:lineRule="auto"/>
        <w:ind w:left="540" w:hanging="540"/>
        <w:contextualSpacing w:val="0"/>
        <w:outlineLvl w:val="1"/>
        <w:rPr>
          <w:rFonts w:eastAsia="Times New Roman" w:cs="Arial"/>
          <w:b/>
          <w:sz w:val="24"/>
          <w:szCs w:val="24"/>
        </w:rPr>
      </w:pPr>
      <w:bookmarkStart w:id="79" w:name="_Toc466289635"/>
      <w:r w:rsidRPr="004342C6">
        <w:rPr>
          <w:rFonts w:eastAsia="Times New Roman" w:cs="Arial"/>
          <w:b/>
          <w:sz w:val="24"/>
          <w:szCs w:val="24"/>
        </w:rPr>
        <w:t>Assumptions</w:t>
      </w:r>
      <w:bookmarkEnd w:id="79"/>
    </w:p>
    <w:p w14:paraId="63099C67" w14:textId="27F296A6" w:rsidR="00B41689" w:rsidRPr="004342C6" w:rsidRDefault="00B41689" w:rsidP="00B41689">
      <w:pPr>
        <w:spacing w:after="200" w:line="276" w:lineRule="auto"/>
        <w:contextualSpacing w:val="0"/>
        <w:rPr>
          <w:rFonts w:eastAsia="Arial" w:cs="Arial"/>
        </w:rPr>
      </w:pPr>
      <w:r w:rsidRPr="004342C6">
        <w:rPr>
          <w:rFonts w:eastAsia="Arial" w:cs="Arial"/>
        </w:rPr>
        <w:t xml:space="preserve">Listed below is the assumption that guided the identification and development of the </w:t>
      </w:r>
      <w:r w:rsidR="003342FF" w:rsidRPr="004342C6">
        <w:rPr>
          <w:rFonts w:eastAsia="Arial" w:cs="Arial"/>
        </w:rPr>
        <w:t xml:space="preserve">product </w:t>
      </w:r>
      <w:r w:rsidRPr="004342C6">
        <w:rPr>
          <w:rFonts w:eastAsia="Arial" w:cs="Arial"/>
        </w:rPr>
        <w:t xml:space="preserve">specifications stated in this document. These assumptions are intended to promote mutual understanding, partnership, and quality communication between members of the project team.  </w:t>
      </w:r>
    </w:p>
    <w:p w14:paraId="481AC7EB" w14:textId="77777777" w:rsidR="006E1CD2" w:rsidRPr="004342C6" w:rsidRDefault="006E1CD2" w:rsidP="00320B54">
      <w:pPr>
        <w:numPr>
          <w:ilvl w:val="0"/>
          <w:numId w:val="357"/>
        </w:numPr>
        <w:contextualSpacing w:val="0"/>
        <w:rPr>
          <w:rFonts w:eastAsia="Arial" w:cs="Arial"/>
          <w:szCs w:val="24"/>
        </w:rPr>
      </w:pPr>
      <w:bookmarkStart w:id="80" w:name="_Toc466289636"/>
      <w:r w:rsidRPr="004342C6">
        <w:rPr>
          <w:rFonts w:eastAsia="Arial" w:cs="Arial"/>
          <w:szCs w:val="24"/>
        </w:rPr>
        <w:t>Detailed Notices requirement will be captured in notices TSD.</w:t>
      </w:r>
    </w:p>
    <w:p w14:paraId="46745731" w14:textId="52B406EF" w:rsidR="006E1CD2" w:rsidRDefault="006E1CD2" w:rsidP="00320B54">
      <w:pPr>
        <w:numPr>
          <w:ilvl w:val="0"/>
          <w:numId w:val="357"/>
        </w:numPr>
        <w:contextualSpacing w:val="0"/>
        <w:rPr>
          <w:rFonts w:eastAsia="Arial" w:cs="Arial"/>
          <w:szCs w:val="24"/>
        </w:rPr>
      </w:pPr>
      <w:r w:rsidRPr="004342C6">
        <w:rPr>
          <w:rFonts w:eastAsia="Arial" w:cs="Arial"/>
          <w:szCs w:val="24"/>
        </w:rPr>
        <w:t>The rules outlined within this document are true when Program determination is triggered by any user or system driven action.</w:t>
      </w:r>
    </w:p>
    <w:p w14:paraId="47558B5B" w14:textId="6F77510F" w:rsidR="00E956E4" w:rsidRPr="00E956E4" w:rsidRDefault="00E956E4" w:rsidP="00320B54">
      <w:pPr>
        <w:numPr>
          <w:ilvl w:val="0"/>
          <w:numId w:val="357"/>
        </w:numPr>
        <w:contextualSpacing w:val="0"/>
        <w:rPr>
          <w:rFonts w:eastAsia="Arial" w:cs="Arial"/>
          <w:szCs w:val="24"/>
        </w:rPr>
      </w:pPr>
      <w:r>
        <w:rPr>
          <w:rFonts w:eastAsia="Times New Roman"/>
          <w:szCs w:val="24"/>
        </w:rPr>
        <w:t xml:space="preserve">During </w:t>
      </w:r>
      <w:r w:rsidRPr="004F4E91">
        <w:rPr>
          <w:rFonts w:eastAsia="Times New Roman"/>
          <w:szCs w:val="24"/>
        </w:rPr>
        <w:t>QHP and Mixed household renewal, Medicaid renewal</w:t>
      </w:r>
      <w:r>
        <w:rPr>
          <w:rFonts w:eastAsia="Times New Roman"/>
          <w:szCs w:val="24"/>
        </w:rPr>
        <w:t xml:space="preserve"> and</w:t>
      </w:r>
      <w:r w:rsidRPr="004F4E91">
        <w:rPr>
          <w:rFonts w:eastAsia="Times New Roman"/>
          <w:szCs w:val="24"/>
        </w:rPr>
        <w:t xml:space="preserve"> Streamlined renewal</w:t>
      </w:r>
      <w:r>
        <w:rPr>
          <w:rFonts w:eastAsia="Times New Roman"/>
          <w:szCs w:val="24"/>
        </w:rPr>
        <w:t>, the application date is reset and hence the new application date is used for calculating the Medicaid Eligibility Start Date (Eligibility begin date). There is no change in these rules with respect to disability. The same behavior will be followed for any other PD process where application date is reset as per existing system rules.</w:t>
      </w:r>
    </w:p>
    <w:p w14:paraId="69319F97" w14:textId="674E7038" w:rsidR="00E956E4" w:rsidRPr="00E956E4" w:rsidRDefault="00E956E4" w:rsidP="00320B54">
      <w:pPr>
        <w:numPr>
          <w:ilvl w:val="0"/>
          <w:numId w:val="357"/>
        </w:numPr>
        <w:contextualSpacing w:val="0"/>
        <w:rPr>
          <w:rFonts w:eastAsia="Arial" w:cs="Arial"/>
          <w:szCs w:val="24"/>
        </w:rPr>
      </w:pPr>
      <w:r>
        <w:rPr>
          <w:rFonts w:eastAsia="Arial" w:cs="Arial"/>
          <w:szCs w:val="24"/>
        </w:rPr>
        <w:t xml:space="preserve">The </w:t>
      </w:r>
      <w:r>
        <w:rPr>
          <w:rFonts w:eastAsia="Times New Roman"/>
          <w:szCs w:val="24"/>
        </w:rPr>
        <w:t>system will continue to use the existing disability effective date rules to evaluate the Medicaid Eligibility Start Date (Eligibility begin date) for the initial applications with verified disability. The existing disability effective date rules are henceforth referenced as Retro Disability effective date rules.</w:t>
      </w:r>
    </w:p>
    <w:p w14:paraId="7B1A83D1" w14:textId="164C423D" w:rsidR="00E956E4" w:rsidRPr="00DC07A3" w:rsidRDefault="00E956E4" w:rsidP="00320B54">
      <w:pPr>
        <w:numPr>
          <w:ilvl w:val="0"/>
          <w:numId w:val="357"/>
        </w:numPr>
        <w:contextualSpacing w:val="0"/>
        <w:rPr>
          <w:rFonts w:eastAsia="Arial" w:cs="Arial"/>
          <w:szCs w:val="24"/>
        </w:rPr>
      </w:pPr>
      <w:r>
        <w:rPr>
          <w:rFonts w:eastAsia="Arial" w:cs="Arial"/>
          <w:szCs w:val="24"/>
        </w:rPr>
        <w:t xml:space="preserve">The </w:t>
      </w:r>
      <w:r>
        <w:rPr>
          <w:rFonts w:eastAsia="Times New Roman"/>
          <w:szCs w:val="24"/>
        </w:rPr>
        <w:t>closure reason(s) listed in this PRSD are maintained by HIX system only and there is no impact of Medicaid denial/termination reasons maintained by</w:t>
      </w:r>
      <w:r w:rsidRPr="00715DA7">
        <w:rPr>
          <w:rFonts w:eastAsia="Times New Roman"/>
          <w:szCs w:val="24"/>
        </w:rPr>
        <w:t xml:space="preserve"> external </w:t>
      </w:r>
      <w:r>
        <w:rPr>
          <w:rFonts w:eastAsia="Times New Roman"/>
          <w:szCs w:val="24"/>
        </w:rPr>
        <w:t xml:space="preserve">system </w:t>
      </w:r>
      <w:r w:rsidRPr="00715DA7">
        <w:rPr>
          <w:rFonts w:eastAsia="Times New Roman"/>
          <w:szCs w:val="24"/>
        </w:rPr>
        <w:t>source</w:t>
      </w:r>
      <w:r>
        <w:rPr>
          <w:rFonts w:eastAsia="Times New Roman"/>
          <w:szCs w:val="24"/>
        </w:rPr>
        <w:t>(s).</w:t>
      </w:r>
    </w:p>
    <w:p w14:paraId="320AC083" w14:textId="6943C7AA" w:rsidR="00DC07A3" w:rsidRDefault="00DC07A3" w:rsidP="00320B54">
      <w:pPr>
        <w:pStyle w:val="ListParagraph"/>
        <w:numPr>
          <w:ilvl w:val="0"/>
          <w:numId w:val="357"/>
        </w:numPr>
        <w:contextualSpacing w:val="0"/>
        <w:jc w:val="both"/>
      </w:pPr>
      <w:r>
        <w:t xml:space="preserve">There are no changes in the reasonable compatibility rules in any of the processes (Regular program determination, renewals process, PDM, etc.) due to Lottery and Gambling winnings income. </w:t>
      </w:r>
    </w:p>
    <w:p w14:paraId="640EE444" w14:textId="58267096" w:rsidR="00816315" w:rsidRPr="000D18D8" w:rsidRDefault="00816315" w:rsidP="00320B54">
      <w:pPr>
        <w:pStyle w:val="ListParagraph"/>
        <w:numPr>
          <w:ilvl w:val="0"/>
          <w:numId w:val="357"/>
        </w:numPr>
        <w:contextualSpacing w:val="0"/>
      </w:pPr>
      <w:r>
        <w:t xml:space="preserve">The </w:t>
      </w:r>
      <w:r w:rsidRPr="001852FC">
        <w:t>system</w:t>
      </w:r>
      <w:r>
        <w:t xml:space="preserve"> </w:t>
      </w:r>
      <w:r w:rsidRPr="000D18D8">
        <w:t xml:space="preserve">will use </w:t>
      </w:r>
      <w:r>
        <w:t>Household Composition and FPL used in program determination</w:t>
      </w:r>
      <w:r w:rsidRPr="000D18D8">
        <w:t xml:space="preserve"> for its downstream impact(s)</w:t>
      </w:r>
      <w:r>
        <w:t>.</w:t>
      </w:r>
      <w:r w:rsidRPr="000D18D8">
        <w:t xml:space="preserve"> </w:t>
      </w:r>
    </w:p>
    <w:p w14:paraId="684FA5F0" w14:textId="77777777" w:rsidR="00816315" w:rsidRDefault="00816315" w:rsidP="00816315">
      <w:pPr>
        <w:pStyle w:val="ListParagraph"/>
        <w:contextualSpacing w:val="0"/>
        <w:jc w:val="both"/>
      </w:pPr>
    </w:p>
    <w:p w14:paraId="4F994D55" w14:textId="489F1822" w:rsidR="00272D3E" w:rsidRPr="00DC07A3" w:rsidRDefault="00272D3E" w:rsidP="00DC07A3">
      <w:pPr>
        <w:spacing w:before="120" w:after="120"/>
        <w:rPr>
          <w:rFonts w:cs="Arial"/>
        </w:rPr>
      </w:pPr>
    </w:p>
    <w:p w14:paraId="7FC43156" w14:textId="77777777" w:rsidR="00B41689" w:rsidRPr="004342C6" w:rsidRDefault="00B41689" w:rsidP="00B41689">
      <w:pPr>
        <w:spacing w:before="120" w:after="120"/>
        <w:rPr>
          <w:rFonts w:cs="Arial"/>
        </w:rPr>
      </w:pPr>
    </w:p>
    <w:p w14:paraId="24A59F23" w14:textId="77777777" w:rsidR="00B41689" w:rsidRPr="004342C6" w:rsidRDefault="00B41689" w:rsidP="00B41689">
      <w:pPr>
        <w:keepNext/>
        <w:tabs>
          <w:tab w:val="left" w:pos="540"/>
        </w:tabs>
        <w:spacing w:before="200" w:after="60" w:line="276" w:lineRule="auto"/>
        <w:ind w:left="540" w:hanging="540"/>
        <w:contextualSpacing w:val="0"/>
        <w:outlineLvl w:val="1"/>
        <w:rPr>
          <w:rFonts w:eastAsia="Times New Roman" w:cs="Arial"/>
          <w:b/>
          <w:sz w:val="24"/>
          <w:szCs w:val="24"/>
        </w:rPr>
      </w:pPr>
      <w:r w:rsidRPr="004342C6">
        <w:rPr>
          <w:rFonts w:eastAsia="Times New Roman" w:cs="Arial"/>
          <w:b/>
          <w:sz w:val="24"/>
          <w:szCs w:val="24"/>
        </w:rPr>
        <w:t>2.2 Constraints</w:t>
      </w:r>
      <w:bookmarkEnd w:id="80"/>
    </w:p>
    <w:p w14:paraId="00D6D4F7" w14:textId="02B0EA71" w:rsidR="00B41689" w:rsidRPr="004342C6" w:rsidRDefault="00B41689" w:rsidP="00B41689">
      <w:pPr>
        <w:spacing w:after="120" w:line="276" w:lineRule="auto"/>
        <w:contextualSpacing w:val="0"/>
        <w:rPr>
          <w:rFonts w:eastAsia="Times New Roman" w:cs="Arial"/>
        </w:rPr>
      </w:pPr>
      <w:r w:rsidRPr="004342C6">
        <w:rPr>
          <w:rFonts w:eastAsia="Arial" w:cs="Arial"/>
        </w:rPr>
        <w:t xml:space="preserve">There were no constraints identified for this </w:t>
      </w:r>
      <w:r w:rsidR="00C839B9">
        <w:rPr>
          <w:rFonts w:eastAsia="Arial" w:cs="Arial"/>
        </w:rPr>
        <w:t>FSD</w:t>
      </w:r>
      <w:r w:rsidR="00E956E4">
        <w:rPr>
          <w:rFonts w:eastAsia="Arial" w:cs="Arial"/>
        </w:rPr>
        <w:t>.</w:t>
      </w:r>
    </w:p>
    <w:p w14:paraId="4CB4B3A3" w14:textId="77777777" w:rsidR="00B41689" w:rsidRPr="004342C6" w:rsidRDefault="00B41689" w:rsidP="00B41689">
      <w:pPr>
        <w:pStyle w:val="ListParagraph"/>
        <w:keepNext/>
        <w:numPr>
          <w:ilvl w:val="1"/>
          <w:numId w:val="12"/>
        </w:numPr>
        <w:spacing w:before="200" w:after="60" w:line="276" w:lineRule="auto"/>
        <w:ind w:left="540" w:hanging="540"/>
        <w:contextualSpacing w:val="0"/>
        <w:outlineLvl w:val="1"/>
        <w:rPr>
          <w:rFonts w:eastAsia="Times New Roman" w:cs="Arial"/>
          <w:b/>
          <w:sz w:val="24"/>
          <w:szCs w:val="24"/>
        </w:rPr>
      </w:pPr>
      <w:bookmarkStart w:id="81" w:name="_Toc466289637"/>
      <w:r w:rsidRPr="004342C6">
        <w:rPr>
          <w:rFonts w:eastAsia="Times New Roman" w:cs="Arial"/>
          <w:b/>
          <w:sz w:val="24"/>
          <w:szCs w:val="24"/>
        </w:rPr>
        <w:t>Risks</w:t>
      </w:r>
      <w:bookmarkEnd w:id="81"/>
    </w:p>
    <w:p w14:paraId="4B5C5EFD" w14:textId="581E9D1C" w:rsidR="00B41689" w:rsidRPr="004342C6" w:rsidRDefault="00B41689" w:rsidP="00B41689">
      <w:pPr>
        <w:spacing w:after="120" w:line="276" w:lineRule="auto"/>
        <w:contextualSpacing w:val="0"/>
        <w:rPr>
          <w:rFonts w:eastAsia="Times New Roman" w:cs="Arial"/>
        </w:rPr>
      </w:pPr>
      <w:r w:rsidRPr="004342C6">
        <w:rPr>
          <w:rFonts w:eastAsia="Arial" w:cs="Arial"/>
        </w:rPr>
        <w:t xml:space="preserve">There were no risks identified for this </w:t>
      </w:r>
      <w:r w:rsidR="00C839B9">
        <w:rPr>
          <w:rFonts w:eastAsia="Arial" w:cs="Arial"/>
        </w:rPr>
        <w:t>FSD</w:t>
      </w:r>
      <w:r w:rsidR="00E956E4">
        <w:rPr>
          <w:rFonts w:eastAsia="Arial" w:cs="Arial"/>
        </w:rPr>
        <w:t>.</w:t>
      </w:r>
    </w:p>
    <w:p w14:paraId="31B4EEFF" w14:textId="77777777" w:rsidR="00B41689" w:rsidRPr="004342C6" w:rsidRDefault="00B41689" w:rsidP="002A5FFD">
      <w:pPr>
        <w:pStyle w:val="Heading1"/>
        <w:rPr>
          <w:rFonts w:ascii="Arial" w:hAnsi="Arial" w:cs="Arial"/>
        </w:rPr>
      </w:pPr>
      <w:bookmarkStart w:id="82" w:name="_Toc462064261"/>
      <w:bookmarkStart w:id="83" w:name="_Toc462065182"/>
      <w:bookmarkStart w:id="84" w:name="_Toc462064262"/>
      <w:bookmarkStart w:id="85" w:name="_Toc462065183"/>
      <w:bookmarkStart w:id="86" w:name="_Toc462064263"/>
      <w:bookmarkStart w:id="87" w:name="_Toc462065184"/>
      <w:bookmarkStart w:id="88" w:name="_Toc462064264"/>
      <w:bookmarkStart w:id="89" w:name="_Toc462065185"/>
      <w:bookmarkStart w:id="90" w:name="_Toc462064265"/>
      <w:bookmarkStart w:id="91" w:name="_Toc462065186"/>
      <w:bookmarkStart w:id="92" w:name="_Toc462064266"/>
      <w:bookmarkStart w:id="93" w:name="_Toc462065187"/>
      <w:bookmarkStart w:id="94" w:name="_Toc462064267"/>
      <w:bookmarkStart w:id="95" w:name="_Toc462065188"/>
      <w:bookmarkStart w:id="96" w:name="_Toc462064268"/>
      <w:bookmarkStart w:id="97" w:name="_Toc462065189"/>
      <w:bookmarkStart w:id="98" w:name="_Referenced_Documents"/>
      <w:bookmarkStart w:id="99" w:name="_Toc94634358"/>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r w:rsidRPr="004342C6">
        <w:rPr>
          <w:rFonts w:ascii="Arial" w:hAnsi="Arial" w:cs="Arial"/>
        </w:rPr>
        <w:lastRenderedPageBreak/>
        <w:t>Referenced Documents</w:t>
      </w:r>
      <w:bookmarkEnd w:id="99"/>
    </w:p>
    <w:p w14:paraId="0541735F" w14:textId="77777777" w:rsidR="00B41689" w:rsidRPr="004342C6" w:rsidRDefault="00B41689" w:rsidP="00B41689">
      <w:pPr>
        <w:rPr>
          <w:rFonts w:cs="Arial"/>
        </w:rPr>
      </w:pPr>
      <w:r w:rsidRPr="004342C6">
        <w:rPr>
          <w:rFonts w:cs="Arial"/>
        </w:rPr>
        <w:t>The Referenced Documents table provides a summary of the relationship of this deliverable to other relevant documents.</w:t>
      </w:r>
    </w:p>
    <w:p w14:paraId="3AF3C8F9" w14:textId="77777777" w:rsidR="00B41689" w:rsidRPr="004342C6" w:rsidRDefault="00B41689" w:rsidP="00B41689">
      <w:pPr>
        <w:rPr>
          <w:rFonts w:cs="Arial"/>
        </w:rPr>
      </w:pPr>
    </w:p>
    <w:p w14:paraId="3571BA8B" w14:textId="471798F5" w:rsidR="00B41689" w:rsidRPr="004342C6" w:rsidRDefault="00B41689" w:rsidP="00B41689">
      <w:pPr>
        <w:pStyle w:val="Caption"/>
        <w:rPr>
          <w:rFonts w:cs="Arial"/>
        </w:rPr>
      </w:pPr>
    </w:p>
    <w:p w14:paraId="366F8A29" w14:textId="49437B60" w:rsidR="00484C54" w:rsidRPr="004342C6" w:rsidRDefault="00484C54" w:rsidP="006F59E4">
      <w:pPr>
        <w:pStyle w:val="Caption"/>
        <w:keepNext/>
        <w:jc w:val="center"/>
        <w:rPr>
          <w:rFonts w:cs="Arial"/>
        </w:rPr>
      </w:pPr>
      <w:bookmarkStart w:id="100" w:name="_Toc94634997"/>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w:t>
      </w:r>
      <w:r w:rsidR="006F59E4" w:rsidRPr="004342C6">
        <w:rPr>
          <w:rFonts w:cs="Arial"/>
          <w:noProof/>
        </w:rPr>
        <w:fldChar w:fldCharType="end"/>
      </w:r>
      <w:r w:rsidRPr="004342C6">
        <w:rPr>
          <w:rFonts w:cs="Arial"/>
        </w:rPr>
        <w:t xml:space="preserve"> Referenced Documents</w:t>
      </w:r>
      <w:bookmarkEnd w:id="100"/>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5580"/>
      </w:tblGrid>
      <w:tr w:rsidR="00B41689" w:rsidRPr="004342C6" w14:paraId="1CD666CF" w14:textId="77777777" w:rsidTr="00CB7D7F">
        <w:tc>
          <w:tcPr>
            <w:tcW w:w="3870" w:type="dxa"/>
            <w:shd w:val="clear" w:color="auto" w:fill="4C8B3F" w:themeFill="background2"/>
            <w:vAlign w:val="center"/>
          </w:tcPr>
          <w:p w14:paraId="670E4847" w14:textId="4BE66960" w:rsidR="00B41689" w:rsidRPr="004342C6" w:rsidRDefault="00B41689" w:rsidP="00BB74F1">
            <w:pPr>
              <w:jc w:val="center"/>
              <w:rPr>
                <w:rFonts w:cs="Arial"/>
                <w:b/>
                <w:color w:val="FFFFFF" w:themeColor="background1"/>
              </w:rPr>
            </w:pPr>
          </w:p>
        </w:tc>
        <w:tc>
          <w:tcPr>
            <w:tcW w:w="5580" w:type="dxa"/>
            <w:shd w:val="clear" w:color="auto" w:fill="4C8B3F" w:themeFill="background2"/>
            <w:vAlign w:val="center"/>
          </w:tcPr>
          <w:p w14:paraId="29F7A735" w14:textId="5D060B25" w:rsidR="00B41689" w:rsidRPr="004342C6" w:rsidRDefault="00B41689" w:rsidP="00BB74F1">
            <w:pPr>
              <w:jc w:val="center"/>
              <w:rPr>
                <w:rFonts w:cs="Arial"/>
                <w:b/>
                <w:color w:val="FFFFFF" w:themeColor="background1"/>
              </w:rPr>
            </w:pPr>
          </w:p>
        </w:tc>
      </w:tr>
      <w:tr w:rsidR="00CB7D7F" w:rsidRPr="004342C6" w14:paraId="3BC2C105" w14:textId="77777777" w:rsidTr="00CB7D7F">
        <w:tc>
          <w:tcPr>
            <w:tcW w:w="3870" w:type="dxa"/>
            <w:vAlign w:val="center"/>
          </w:tcPr>
          <w:p w14:paraId="03329C07" w14:textId="0A2E91F9" w:rsidR="00CB7D7F" w:rsidRPr="004342C6" w:rsidRDefault="00CB7D7F" w:rsidP="00CB7D7F">
            <w:pPr>
              <w:jc w:val="center"/>
              <w:rPr>
                <w:rFonts w:cs="Arial"/>
              </w:rPr>
            </w:pPr>
          </w:p>
        </w:tc>
        <w:tc>
          <w:tcPr>
            <w:tcW w:w="5580" w:type="dxa"/>
          </w:tcPr>
          <w:p w14:paraId="479860B4" w14:textId="61656708" w:rsidR="00CB7D7F" w:rsidRPr="004342C6" w:rsidRDefault="00CB7D7F" w:rsidP="00CB7D7F">
            <w:pPr>
              <w:jc w:val="center"/>
              <w:rPr>
                <w:rFonts w:cs="Arial"/>
                <w:color w:val="00B050"/>
              </w:rPr>
            </w:pPr>
          </w:p>
        </w:tc>
      </w:tr>
    </w:tbl>
    <w:p w14:paraId="3973AF50" w14:textId="77777777" w:rsidR="00B41689" w:rsidRPr="004342C6" w:rsidRDefault="00B41689" w:rsidP="00B41689">
      <w:pPr>
        <w:rPr>
          <w:rFonts w:cs="Arial"/>
        </w:rPr>
      </w:pPr>
    </w:p>
    <w:p w14:paraId="26196961" w14:textId="77777777" w:rsidR="00B41689" w:rsidRPr="004342C6" w:rsidRDefault="00B41689" w:rsidP="002A5FFD">
      <w:pPr>
        <w:pStyle w:val="Heading1"/>
        <w:rPr>
          <w:rFonts w:ascii="Arial" w:hAnsi="Arial" w:cs="Arial"/>
        </w:rPr>
      </w:pPr>
      <w:bookmarkStart w:id="101" w:name="_Toc387222807"/>
      <w:bookmarkStart w:id="102" w:name="_Decision_Log"/>
      <w:bookmarkStart w:id="103" w:name="_Toc462064256"/>
      <w:bookmarkStart w:id="104" w:name="_Toc462065177"/>
      <w:bookmarkStart w:id="105" w:name="_Toc462064257"/>
      <w:bookmarkStart w:id="106" w:name="_Toc462065178"/>
      <w:bookmarkStart w:id="107" w:name="_Toc94634359"/>
      <w:bookmarkEnd w:id="101"/>
      <w:bookmarkEnd w:id="102"/>
      <w:bookmarkEnd w:id="103"/>
      <w:bookmarkEnd w:id="104"/>
      <w:bookmarkEnd w:id="105"/>
      <w:bookmarkEnd w:id="106"/>
      <w:r w:rsidRPr="004342C6">
        <w:rPr>
          <w:rFonts w:ascii="Arial" w:hAnsi="Arial" w:cs="Arial"/>
        </w:rPr>
        <w:lastRenderedPageBreak/>
        <w:t>System Requirement</w:t>
      </w:r>
      <w:bookmarkEnd w:id="107"/>
    </w:p>
    <w:p w14:paraId="05645904" w14:textId="388E8ABD" w:rsidR="00B41689" w:rsidRPr="004342C6" w:rsidRDefault="00B41689" w:rsidP="00B41689">
      <w:pPr>
        <w:pStyle w:val="Caption"/>
        <w:rPr>
          <w:rFonts w:cs="Arial"/>
          <w:color w:val="auto"/>
        </w:rPr>
      </w:pPr>
      <w:bookmarkStart w:id="108" w:name="_Toc521069621"/>
      <w:r w:rsidRPr="004342C6">
        <w:rPr>
          <w:rFonts w:cs="Arial"/>
          <w:color w:val="auto"/>
        </w:rPr>
        <w:t xml:space="preserve"> </w:t>
      </w:r>
      <w:bookmarkEnd w:id="108"/>
    </w:p>
    <w:p w14:paraId="35D73EC7" w14:textId="0FDD6D00" w:rsidR="00484C54" w:rsidRPr="004342C6" w:rsidRDefault="00484C54" w:rsidP="006F59E4">
      <w:pPr>
        <w:pStyle w:val="Caption"/>
        <w:keepNext/>
        <w:jc w:val="center"/>
        <w:rPr>
          <w:rFonts w:cs="Arial"/>
        </w:rPr>
      </w:pPr>
      <w:bookmarkStart w:id="109" w:name="_Toc94634998"/>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2</w:t>
      </w:r>
      <w:r w:rsidR="006F59E4" w:rsidRPr="004342C6">
        <w:rPr>
          <w:rFonts w:cs="Arial"/>
          <w:noProof/>
        </w:rPr>
        <w:fldChar w:fldCharType="end"/>
      </w:r>
      <w:r w:rsidRPr="004342C6">
        <w:rPr>
          <w:rFonts w:cs="Arial"/>
        </w:rPr>
        <w:t xml:space="preserve"> System Requirements</w:t>
      </w:r>
      <w:bookmarkEnd w:id="109"/>
    </w:p>
    <w:tbl>
      <w:tblPr>
        <w:tblW w:w="9270" w:type="dxa"/>
        <w:tblInd w:w="108" w:type="dxa"/>
        <w:tblLook w:val="04A0" w:firstRow="1" w:lastRow="0" w:firstColumn="1" w:lastColumn="0" w:noHBand="0" w:noVBand="1"/>
      </w:tblPr>
      <w:tblGrid>
        <w:gridCol w:w="1420"/>
        <w:gridCol w:w="6050"/>
        <w:gridCol w:w="1800"/>
      </w:tblGrid>
      <w:tr w:rsidR="00E709A5" w:rsidRPr="004342C6" w14:paraId="21F56659" w14:textId="77777777" w:rsidTr="00E709A5">
        <w:trPr>
          <w:trHeight w:val="1500"/>
        </w:trPr>
        <w:tc>
          <w:tcPr>
            <w:tcW w:w="1420" w:type="dxa"/>
            <w:tcBorders>
              <w:top w:val="single" w:sz="4" w:space="0" w:color="auto"/>
              <w:left w:val="single" w:sz="4" w:space="0" w:color="auto"/>
              <w:bottom w:val="single" w:sz="4" w:space="0" w:color="auto"/>
              <w:right w:val="single" w:sz="4" w:space="0" w:color="auto"/>
            </w:tcBorders>
            <w:shd w:val="clear" w:color="000000" w:fill="4C8B3F"/>
            <w:vAlign w:val="center"/>
            <w:hideMark/>
          </w:tcPr>
          <w:p w14:paraId="47163FA6" w14:textId="77777777" w:rsidR="00E709A5" w:rsidRPr="004342C6" w:rsidRDefault="00E709A5" w:rsidP="00E709A5">
            <w:pPr>
              <w:contextualSpacing w:val="0"/>
              <w:jc w:val="center"/>
              <w:rPr>
                <w:rFonts w:eastAsia="Times New Roman" w:cs="Arial"/>
                <w:b/>
                <w:bCs/>
                <w:color w:val="FFFFFF"/>
              </w:rPr>
            </w:pPr>
            <w:bookmarkStart w:id="110" w:name="_Toc466635555"/>
            <w:r w:rsidRPr="004342C6">
              <w:rPr>
                <w:rFonts w:eastAsia="Times New Roman" w:cs="Arial"/>
                <w:b/>
                <w:bCs/>
                <w:color w:val="FFFFFF"/>
              </w:rPr>
              <w:t>Use Case ID</w:t>
            </w:r>
          </w:p>
        </w:tc>
        <w:tc>
          <w:tcPr>
            <w:tcW w:w="6050" w:type="dxa"/>
            <w:tcBorders>
              <w:top w:val="single" w:sz="4" w:space="0" w:color="auto"/>
              <w:left w:val="nil"/>
              <w:bottom w:val="single" w:sz="4" w:space="0" w:color="auto"/>
              <w:right w:val="single" w:sz="4" w:space="0" w:color="auto"/>
            </w:tcBorders>
            <w:shd w:val="clear" w:color="000000" w:fill="4C8B3F"/>
            <w:vAlign w:val="center"/>
            <w:hideMark/>
          </w:tcPr>
          <w:p w14:paraId="3B949760" w14:textId="77777777" w:rsidR="00E709A5" w:rsidRPr="004342C6" w:rsidRDefault="00E709A5" w:rsidP="00E709A5">
            <w:pPr>
              <w:contextualSpacing w:val="0"/>
              <w:jc w:val="center"/>
              <w:rPr>
                <w:rFonts w:eastAsia="Times New Roman" w:cs="Arial"/>
                <w:b/>
                <w:bCs/>
                <w:color w:val="FFFFFF"/>
              </w:rPr>
            </w:pPr>
            <w:r w:rsidRPr="004342C6">
              <w:rPr>
                <w:rFonts w:eastAsia="Times New Roman" w:cs="Arial"/>
                <w:b/>
                <w:bCs/>
                <w:color w:val="FFFFFF"/>
              </w:rPr>
              <w:t>Use Case Name</w:t>
            </w:r>
          </w:p>
        </w:tc>
        <w:tc>
          <w:tcPr>
            <w:tcW w:w="1800" w:type="dxa"/>
            <w:tcBorders>
              <w:top w:val="single" w:sz="4" w:space="0" w:color="auto"/>
              <w:left w:val="nil"/>
              <w:bottom w:val="single" w:sz="4" w:space="0" w:color="auto"/>
              <w:right w:val="single" w:sz="4" w:space="0" w:color="auto"/>
            </w:tcBorders>
            <w:shd w:val="clear" w:color="000000" w:fill="4C8B3F"/>
            <w:vAlign w:val="center"/>
            <w:hideMark/>
          </w:tcPr>
          <w:p w14:paraId="4E801012" w14:textId="77777777" w:rsidR="00E709A5" w:rsidRPr="004342C6" w:rsidRDefault="00E709A5" w:rsidP="00E709A5">
            <w:pPr>
              <w:contextualSpacing w:val="0"/>
              <w:jc w:val="center"/>
              <w:rPr>
                <w:rFonts w:eastAsia="Times New Roman" w:cs="Arial"/>
                <w:b/>
                <w:bCs/>
                <w:color w:val="FFFFFF"/>
              </w:rPr>
            </w:pPr>
            <w:r w:rsidRPr="004342C6">
              <w:rPr>
                <w:rFonts w:eastAsia="Times New Roman" w:cs="Arial"/>
                <w:b/>
                <w:bCs/>
                <w:color w:val="FFFFFF"/>
              </w:rPr>
              <w:t>Business Requirement ID (Client)</w:t>
            </w:r>
          </w:p>
        </w:tc>
      </w:tr>
      <w:tr w:rsidR="00402957" w:rsidRPr="004342C6" w14:paraId="57FFA4F7"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5E6415B5"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w:t>
            </w:r>
          </w:p>
        </w:tc>
        <w:tc>
          <w:tcPr>
            <w:tcW w:w="6050" w:type="dxa"/>
            <w:tcBorders>
              <w:top w:val="nil"/>
              <w:left w:val="nil"/>
              <w:bottom w:val="single" w:sz="4" w:space="0" w:color="auto"/>
              <w:right w:val="single" w:sz="4" w:space="0" w:color="auto"/>
            </w:tcBorders>
            <w:noWrap/>
            <w:vAlign w:val="center"/>
            <w:hideMark/>
          </w:tcPr>
          <w:p w14:paraId="40A1B57E" w14:textId="3BCA40D2" w:rsidR="00402957" w:rsidRPr="004342C6" w:rsidRDefault="00402957" w:rsidP="006F59E4">
            <w:pPr>
              <w:contextualSpacing w:val="0"/>
              <w:rPr>
                <w:rFonts w:eastAsia="Times New Roman" w:cs="Arial"/>
              </w:rPr>
            </w:pPr>
            <w:r w:rsidRPr="004342C6">
              <w:rPr>
                <w:rFonts w:cs="Arial"/>
              </w:rPr>
              <w:t xml:space="preserve">MAGI HH creation and Size evaluation  </w:t>
            </w:r>
          </w:p>
        </w:tc>
        <w:tc>
          <w:tcPr>
            <w:tcW w:w="1800" w:type="dxa"/>
            <w:tcBorders>
              <w:top w:val="nil"/>
              <w:left w:val="nil"/>
              <w:bottom w:val="single" w:sz="4" w:space="0" w:color="auto"/>
              <w:right w:val="single" w:sz="4" w:space="0" w:color="auto"/>
            </w:tcBorders>
            <w:noWrap/>
            <w:vAlign w:val="bottom"/>
            <w:hideMark/>
          </w:tcPr>
          <w:p w14:paraId="16BC7C77" w14:textId="278AC7EE" w:rsidR="00402957" w:rsidRPr="004342C6" w:rsidRDefault="00402957" w:rsidP="00402957">
            <w:pPr>
              <w:contextualSpacing w:val="0"/>
              <w:jc w:val="center"/>
              <w:rPr>
                <w:rFonts w:eastAsia="Times New Roman" w:cs="Arial"/>
                <w:color w:val="000000"/>
              </w:rPr>
            </w:pPr>
          </w:p>
        </w:tc>
      </w:tr>
      <w:tr w:rsidR="00402957" w:rsidRPr="004342C6" w14:paraId="5448188A"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0568795E"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w:t>
            </w:r>
          </w:p>
        </w:tc>
        <w:tc>
          <w:tcPr>
            <w:tcW w:w="6050" w:type="dxa"/>
            <w:tcBorders>
              <w:top w:val="nil"/>
              <w:left w:val="nil"/>
              <w:bottom w:val="single" w:sz="4" w:space="0" w:color="auto"/>
              <w:right w:val="single" w:sz="4" w:space="0" w:color="auto"/>
            </w:tcBorders>
            <w:noWrap/>
            <w:vAlign w:val="center"/>
            <w:hideMark/>
          </w:tcPr>
          <w:p w14:paraId="1404B244" w14:textId="11A8CA8F" w:rsidR="00402957" w:rsidRPr="004342C6" w:rsidRDefault="00402957" w:rsidP="006F59E4">
            <w:pPr>
              <w:contextualSpacing w:val="0"/>
              <w:rPr>
                <w:rFonts w:eastAsia="Times New Roman" w:cs="Arial"/>
              </w:rPr>
            </w:pPr>
            <w:r w:rsidRPr="004342C6">
              <w:rPr>
                <w:rFonts w:cs="Arial"/>
              </w:rPr>
              <w:t>MAGI HH income and FPL Calculation Rule</w:t>
            </w:r>
          </w:p>
        </w:tc>
        <w:tc>
          <w:tcPr>
            <w:tcW w:w="1800" w:type="dxa"/>
            <w:tcBorders>
              <w:top w:val="nil"/>
              <w:left w:val="nil"/>
              <w:bottom w:val="single" w:sz="4" w:space="0" w:color="auto"/>
              <w:right w:val="single" w:sz="4" w:space="0" w:color="auto"/>
            </w:tcBorders>
            <w:noWrap/>
            <w:vAlign w:val="bottom"/>
            <w:hideMark/>
          </w:tcPr>
          <w:p w14:paraId="13378723" w14:textId="1224CA95" w:rsidR="00402957" w:rsidRPr="004342C6" w:rsidRDefault="00402957" w:rsidP="00402957">
            <w:pPr>
              <w:contextualSpacing w:val="0"/>
              <w:jc w:val="center"/>
              <w:rPr>
                <w:rFonts w:eastAsia="Times New Roman" w:cs="Arial"/>
                <w:color w:val="000000"/>
              </w:rPr>
            </w:pPr>
          </w:p>
        </w:tc>
      </w:tr>
      <w:tr w:rsidR="00402957" w:rsidRPr="004342C6" w14:paraId="2FF18C21"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CE24344"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w:t>
            </w:r>
          </w:p>
        </w:tc>
        <w:tc>
          <w:tcPr>
            <w:tcW w:w="6050" w:type="dxa"/>
            <w:tcBorders>
              <w:top w:val="nil"/>
              <w:left w:val="nil"/>
              <w:bottom w:val="single" w:sz="4" w:space="0" w:color="auto"/>
              <w:right w:val="single" w:sz="4" w:space="0" w:color="auto"/>
            </w:tcBorders>
            <w:noWrap/>
            <w:vAlign w:val="center"/>
            <w:hideMark/>
          </w:tcPr>
          <w:p w14:paraId="3F3B7F70" w14:textId="3A6D631D" w:rsidR="00402957" w:rsidRPr="004342C6" w:rsidRDefault="00402957" w:rsidP="006F59E4">
            <w:pPr>
              <w:contextualSpacing w:val="0"/>
              <w:rPr>
                <w:rFonts w:eastAsia="Times New Roman" w:cs="Arial"/>
              </w:rPr>
            </w:pPr>
            <w:r w:rsidRPr="004342C6">
              <w:rPr>
                <w:rFonts w:cs="Arial"/>
              </w:rPr>
              <w:t>Rules to identify Citizen/Immigration status for a member</w:t>
            </w:r>
          </w:p>
        </w:tc>
        <w:tc>
          <w:tcPr>
            <w:tcW w:w="1800" w:type="dxa"/>
            <w:tcBorders>
              <w:top w:val="nil"/>
              <w:left w:val="nil"/>
              <w:bottom w:val="single" w:sz="4" w:space="0" w:color="auto"/>
              <w:right w:val="single" w:sz="4" w:space="0" w:color="auto"/>
            </w:tcBorders>
            <w:noWrap/>
            <w:vAlign w:val="bottom"/>
            <w:hideMark/>
          </w:tcPr>
          <w:p w14:paraId="6894CFB7" w14:textId="287C76CB" w:rsidR="00402957" w:rsidRPr="004342C6" w:rsidRDefault="00402957" w:rsidP="00402957">
            <w:pPr>
              <w:contextualSpacing w:val="0"/>
              <w:jc w:val="center"/>
              <w:rPr>
                <w:rFonts w:eastAsia="Times New Roman" w:cs="Arial"/>
                <w:color w:val="000000"/>
              </w:rPr>
            </w:pPr>
          </w:p>
        </w:tc>
      </w:tr>
      <w:tr w:rsidR="00402957" w:rsidRPr="004342C6" w14:paraId="6F3B8255"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0999000"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6.4</w:t>
            </w:r>
          </w:p>
        </w:tc>
        <w:tc>
          <w:tcPr>
            <w:tcW w:w="6050" w:type="dxa"/>
            <w:tcBorders>
              <w:top w:val="nil"/>
              <w:left w:val="nil"/>
              <w:bottom w:val="single" w:sz="4" w:space="0" w:color="auto"/>
              <w:right w:val="single" w:sz="4" w:space="0" w:color="auto"/>
            </w:tcBorders>
            <w:noWrap/>
            <w:vAlign w:val="center"/>
            <w:hideMark/>
          </w:tcPr>
          <w:p w14:paraId="7E362ACF" w14:textId="7978BF4F" w:rsidR="00402957" w:rsidRPr="004342C6" w:rsidRDefault="00402957" w:rsidP="006F59E4">
            <w:pPr>
              <w:contextualSpacing w:val="0"/>
              <w:rPr>
                <w:rFonts w:eastAsia="Times New Roman" w:cs="Arial"/>
              </w:rPr>
            </w:pPr>
            <w:r w:rsidRPr="004342C6">
              <w:rPr>
                <w:rFonts w:cs="Arial"/>
              </w:rPr>
              <w:t>Rules to consider member’s Age for MassHealth Determination</w:t>
            </w:r>
          </w:p>
        </w:tc>
        <w:tc>
          <w:tcPr>
            <w:tcW w:w="1800" w:type="dxa"/>
            <w:tcBorders>
              <w:top w:val="nil"/>
              <w:left w:val="nil"/>
              <w:bottom w:val="single" w:sz="4" w:space="0" w:color="auto"/>
              <w:right w:val="single" w:sz="4" w:space="0" w:color="auto"/>
            </w:tcBorders>
            <w:noWrap/>
            <w:vAlign w:val="bottom"/>
            <w:hideMark/>
          </w:tcPr>
          <w:p w14:paraId="7F154D18" w14:textId="49E61A38" w:rsidR="00402957" w:rsidRPr="004342C6" w:rsidRDefault="00402957" w:rsidP="00402957">
            <w:pPr>
              <w:contextualSpacing w:val="0"/>
              <w:jc w:val="center"/>
              <w:rPr>
                <w:rFonts w:eastAsia="Times New Roman" w:cs="Arial"/>
                <w:color w:val="000000"/>
              </w:rPr>
            </w:pPr>
          </w:p>
        </w:tc>
      </w:tr>
      <w:tr w:rsidR="00402957" w:rsidRPr="004342C6" w14:paraId="4A1021B6"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5903F761"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6.5</w:t>
            </w:r>
          </w:p>
        </w:tc>
        <w:tc>
          <w:tcPr>
            <w:tcW w:w="6050" w:type="dxa"/>
            <w:tcBorders>
              <w:top w:val="nil"/>
              <w:left w:val="nil"/>
              <w:bottom w:val="single" w:sz="4" w:space="0" w:color="auto"/>
              <w:right w:val="single" w:sz="4" w:space="0" w:color="auto"/>
            </w:tcBorders>
            <w:noWrap/>
            <w:vAlign w:val="center"/>
            <w:hideMark/>
          </w:tcPr>
          <w:p w14:paraId="083631DD" w14:textId="25158F58" w:rsidR="00402957" w:rsidRPr="004342C6" w:rsidRDefault="00402957" w:rsidP="006F59E4">
            <w:pPr>
              <w:contextualSpacing w:val="0"/>
              <w:rPr>
                <w:rFonts w:eastAsia="Times New Roman" w:cs="Arial"/>
              </w:rPr>
            </w:pPr>
            <w:r w:rsidRPr="004342C6">
              <w:rPr>
                <w:rFonts w:cs="Arial"/>
              </w:rPr>
              <w:t>Rules to identify Population group for a member</w:t>
            </w:r>
          </w:p>
        </w:tc>
        <w:tc>
          <w:tcPr>
            <w:tcW w:w="1800" w:type="dxa"/>
            <w:tcBorders>
              <w:top w:val="nil"/>
              <w:left w:val="nil"/>
              <w:bottom w:val="single" w:sz="4" w:space="0" w:color="auto"/>
              <w:right w:val="single" w:sz="4" w:space="0" w:color="auto"/>
            </w:tcBorders>
            <w:noWrap/>
            <w:vAlign w:val="bottom"/>
            <w:hideMark/>
          </w:tcPr>
          <w:p w14:paraId="222394CC" w14:textId="1B88B355" w:rsidR="00402957" w:rsidRPr="004342C6" w:rsidRDefault="00402957" w:rsidP="00402957">
            <w:pPr>
              <w:contextualSpacing w:val="0"/>
              <w:jc w:val="center"/>
              <w:rPr>
                <w:rFonts w:eastAsia="Times New Roman" w:cs="Arial"/>
                <w:color w:val="000000"/>
              </w:rPr>
            </w:pPr>
          </w:p>
        </w:tc>
      </w:tr>
      <w:tr w:rsidR="00402957" w:rsidRPr="004342C6" w14:paraId="6F5660F9"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7EA2785"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6.6</w:t>
            </w:r>
          </w:p>
        </w:tc>
        <w:tc>
          <w:tcPr>
            <w:tcW w:w="6050" w:type="dxa"/>
            <w:tcBorders>
              <w:top w:val="nil"/>
              <w:left w:val="nil"/>
              <w:bottom w:val="single" w:sz="4" w:space="0" w:color="auto"/>
              <w:right w:val="single" w:sz="4" w:space="0" w:color="auto"/>
            </w:tcBorders>
            <w:noWrap/>
            <w:vAlign w:val="center"/>
            <w:hideMark/>
          </w:tcPr>
          <w:p w14:paraId="1CFB0271" w14:textId="0846DC18" w:rsidR="00402957" w:rsidRPr="004342C6" w:rsidRDefault="00402957" w:rsidP="006F59E4">
            <w:pPr>
              <w:contextualSpacing w:val="0"/>
              <w:rPr>
                <w:rFonts w:eastAsia="Times New Roman" w:cs="Arial"/>
              </w:rPr>
            </w:pPr>
            <w:r w:rsidRPr="004342C6">
              <w:rPr>
                <w:rFonts w:cs="Arial"/>
              </w:rPr>
              <w:t>Participation factors for MassHealth Eligibility</w:t>
            </w:r>
          </w:p>
        </w:tc>
        <w:tc>
          <w:tcPr>
            <w:tcW w:w="1800" w:type="dxa"/>
            <w:tcBorders>
              <w:top w:val="nil"/>
              <w:left w:val="nil"/>
              <w:bottom w:val="single" w:sz="4" w:space="0" w:color="auto"/>
              <w:right w:val="single" w:sz="4" w:space="0" w:color="auto"/>
            </w:tcBorders>
            <w:noWrap/>
            <w:vAlign w:val="bottom"/>
            <w:hideMark/>
          </w:tcPr>
          <w:p w14:paraId="64997CD2" w14:textId="66548750" w:rsidR="00402957" w:rsidRPr="004342C6" w:rsidRDefault="00402957" w:rsidP="00402957">
            <w:pPr>
              <w:contextualSpacing w:val="0"/>
              <w:jc w:val="center"/>
              <w:rPr>
                <w:rFonts w:eastAsia="Times New Roman" w:cs="Arial"/>
                <w:color w:val="000000"/>
              </w:rPr>
            </w:pPr>
          </w:p>
        </w:tc>
      </w:tr>
      <w:tr w:rsidR="00402957" w:rsidRPr="004342C6" w14:paraId="2E3666AA"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5FD324BE"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6.7</w:t>
            </w:r>
          </w:p>
        </w:tc>
        <w:tc>
          <w:tcPr>
            <w:tcW w:w="6050" w:type="dxa"/>
            <w:tcBorders>
              <w:top w:val="nil"/>
              <w:left w:val="nil"/>
              <w:bottom w:val="single" w:sz="4" w:space="0" w:color="auto"/>
              <w:right w:val="single" w:sz="4" w:space="0" w:color="auto"/>
            </w:tcBorders>
            <w:noWrap/>
            <w:vAlign w:val="center"/>
            <w:hideMark/>
          </w:tcPr>
          <w:p w14:paraId="423589A1" w14:textId="4EF7CC1A" w:rsidR="00402957" w:rsidRPr="004342C6" w:rsidRDefault="00402957" w:rsidP="006F59E4">
            <w:pPr>
              <w:contextualSpacing w:val="0"/>
              <w:rPr>
                <w:rFonts w:eastAsia="Times New Roman" w:cs="Arial"/>
              </w:rPr>
            </w:pPr>
            <w:r w:rsidRPr="004342C6">
              <w:rPr>
                <w:rFonts w:cs="Arial"/>
              </w:rPr>
              <w:t>Rules to identify MEC eligibility for a member</w:t>
            </w:r>
          </w:p>
        </w:tc>
        <w:tc>
          <w:tcPr>
            <w:tcW w:w="1800" w:type="dxa"/>
            <w:tcBorders>
              <w:top w:val="nil"/>
              <w:left w:val="nil"/>
              <w:bottom w:val="single" w:sz="4" w:space="0" w:color="auto"/>
              <w:right w:val="single" w:sz="4" w:space="0" w:color="auto"/>
            </w:tcBorders>
            <w:noWrap/>
            <w:vAlign w:val="bottom"/>
            <w:hideMark/>
          </w:tcPr>
          <w:p w14:paraId="1AEDC1F4" w14:textId="53D7F42F" w:rsidR="00402957" w:rsidRPr="004342C6" w:rsidRDefault="00402957" w:rsidP="00402957">
            <w:pPr>
              <w:contextualSpacing w:val="0"/>
              <w:jc w:val="center"/>
              <w:rPr>
                <w:rFonts w:eastAsia="Times New Roman" w:cs="Arial"/>
                <w:color w:val="000000"/>
              </w:rPr>
            </w:pPr>
          </w:p>
        </w:tc>
      </w:tr>
      <w:tr w:rsidR="00402957" w:rsidRPr="004342C6" w14:paraId="290DCB5E"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780D43FF"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6.8</w:t>
            </w:r>
          </w:p>
        </w:tc>
        <w:tc>
          <w:tcPr>
            <w:tcW w:w="6050" w:type="dxa"/>
            <w:tcBorders>
              <w:top w:val="nil"/>
              <w:left w:val="nil"/>
              <w:bottom w:val="single" w:sz="4" w:space="0" w:color="auto"/>
              <w:right w:val="single" w:sz="4" w:space="0" w:color="auto"/>
            </w:tcBorders>
            <w:noWrap/>
            <w:vAlign w:val="center"/>
            <w:hideMark/>
          </w:tcPr>
          <w:p w14:paraId="2FF68F57" w14:textId="15C30DE3" w:rsidR="00402957" w:rsidRPr="004342C6" w:rsidRDefault="00402957" w:rsidP="006F59E4">
            <w:pPr>
              <w:contextualSpacing w:val="0"/>
              <w:rPr>
                <w:rFonts w:eastAsia="Times New Roman" w:cs="Arial"/>
              </w:rPr>
            </w:pPr>
            <w:r w:rsidRPr="004342C6">
              <w:rPr>
                <w:rFonts w:cs="Arial"/>
              </w:rPr>
              <w:t>Rules to consider Pre-Determination MMIS Call information</w:t>
            </w:r>
          </w:p>
        </w:tc>
        <w:tc>
          <w:tcPr>
            <w:tcW w:w="1800" w:type="dxa"/>
            <w:tcBorders>
              <w:top w:val="nil"/>
              <w:left w:val="nil"/>
              <w:bottom w:val="single" w:sz="4" w:space="0" w:color="auto"/>
              <w:right w:val="single" w:sz="4" w:space="0" w:color="auto"/>
            </w:tcBorders>
            <w:noWrap/>
            <w:vAlign w:val="bottom"/>
            <w:hideMark/>
          </w:tcPr>
          <w:p w14:paraId="20E5C045" w14:textId="1EBF8D09" w:rsidR="00402957" w:rsidRPr="004342C6" w:rsidRDefault="00402957" w:rsidP="00402957">
            <w:pPr>
              <w:contextualSpacing w:val="0"/>
              <w:jc w:val="center"/>
              <w:rPr>
                <w:rFonts w:eastAsia="Times New Roman" w:cs="Arial"/>
                <w:color w:val="000000"/>
              </w:rPr>
            </w:pPr>
          </w:p>
        </w:tc>
      </w:tr>
      <w:tr w:rsidR="00402957" w:rsidRPr="004342C6" w14:paraId="18DDD83D"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113FA6C0"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6.9</w:t>
            </w:r>
          </w:p>
        </w:tc>
        <w:tc>
          <w:tcPr>
            <w:tcW w:w="6050" w:type="dxa"/>
            <w:tcBorders>
              <w:top w:val="nil"/>
              <w:left w:val="nil"/>
              <w:bottom w:val="single" w:sz="4" w:space="0" w:color="auto"/>
              <w:right w:val="single" w:sz="4" w:space="0" w:color="auto"/>
            </w:tcBorders>
            <w:noWrap/>
            <w:vAlign w:val="center"/>
            <w:hideMark/>
          </w:tcPr>
          <w:p w14:paraId="51ECBFCF" w14:textId="37E01362" w:rsidR="00402957" w:rsidRPr="004342C6" w:rsidRDefault="00402957" w:rsidP="006F59E4">
            <w:pPr>
              <w:contextualSpacing w:val="0"/>
              <w:rPr>
                <w:rFonts w:eastAsia="Times New Roman" w:cs="Arial"/>
              </w:rPr>
            </w:pPr>
            <w:r w:rsidRPr="004342C6">
              <w:rPr>
                <w:rFonts w:cs="Arial"/>
              </w:rPr>
              <w:t>Disability identification Rule</w:t>
            </w:r>
          </w:p>
        </w:tc>
        <w:tc>
          <w:tcPr>
            <w:tcW w:w="1800" w:type="dxa"/>
            <w:tcBorders>
              <w:top w:val="nil"/>
              <w:left w:val="nil"/>
              <w:bottom w:val="single" w:sz="4" w:space="0" w:color="auto"/>
              <w:right w:val="single" w:sz="4" w:space="0" w:color="auto"/>
            </w:tcBorders>
            <w:noWrap/>
            <w:vAlign w:val="bottom"/>
            <w:hideMark/>
          </w:tcPr>
          <w:p w14:paraId="02873A8D" w14:textId="4C028E96" w:rsidR="00402957" w:rsidRPr="004342C6" w:rsidRDefault="00402957" w:rsidP="00402957">
            <w:pPr>
              <w:contextualSpacing w:val="0"/>
              <w:jc w:val="center"/>
              <w:rPr>
                <w:rFonts w:eastAsia="Times New Roman" w:cs="Arial"/>
                <w:color w:val="000000"/>
              </w:rPr>
            </w:pPr>
          </w:p>
        </w:tc>
      </w:tr>
      <w:tr w:rsidR="00402957" w:rsidRPr="004342C6" w14:paraId="6C5E4A0D"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11BD6BAA" w14:textId="76A9079F"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6.10</w:t>
            </w:r>
          </w:p>
        </w:tc>
        <w:tc>
          <w:tcPr>
            <w:tcW w:w="6050" w:type="dxa"/>
            <w:tcBorders>
              <w:top w:val="nil"/>
              <w:left w:val="nil"/>
              <w:bottom w:val="single" w:sz="4" w:space="0" w:color="auto"/>
              <w:right w:val="single" w:sz="4" w:space="0" w:color="auto"/>
            </w:tcBorders>
            <w:noWrap/>
            <w:vAlign w:val="center"/>
            <w:hideMark/>
          </w:tcPr>
          <w:p w14:paraId="2AD81886" w14:textId="01F7CCEB" w:rsidR="00402957" w:rsidRPr="004342C6" w:rsidRDefault="00402957" w:rsidP="006F59E4">
            <w:pPr>
              <w:contextualSpacing w:val="0"/>
              <w:rPr>
                <w:rFonts w:eastAsia="Times New Roman" w:cs="Arial"/>
              </w:rPr>
            </w:pPr>
            <w:r w:rsidRPr="004342C6">
              <w:rPr>
                <w:rFonts w:cs="Arial"/>
              </w:rPr>
              <w:t>MassHealth Aid Category Determination</w:t>
            </w:r>
          </w:p>
        </w:tc>
        <w:tc>
          <w:tcPr>
            <w:tcW w:w="1800" w:type="dxa"/>
            <w:tcBorders>
              <w:top w:val="nil"/>
              <w:left w:val="nil"/>
              <w:bottom w:val="single" w:sz="4" w:space="0" w:color="auto"/>
              <w:right w:val="single" w:sz="4" w:space="0" w:color="auto"/>
            </w:tcBorders>
            <w:noWrap/>
            <w:vAlign w:val="bottom"/>
            <w:hideMark/>
          </w:tcPr>
          <w:p w14:paraId="3F319642" w14:textId="1924F353" w:rsidR="00402957" w:rsidRPr="004342C6" w:rsidRDefault="00402957" w:rsidP="00402957">
            <w:pPr>
              <w:contextualSpacing w:val="0"/>
              <w:jc w:val="center"/>
              <w:rPr>
                <w:rFonts w:eastAsia="Times New Roman" w:cs="Arial"/>
                <w:color w:val="000000"/>
              </w:rPr>
            </w:pPr>
          </w:p>
        </w:tc>
      </w:tr>
      <w:tr w:rsidR="00402957" w:rsidRPr="004342C6" w14:paraId="6956F34E"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784BBA06" w14:textId="77777777" w:rsidR="00402957" w:rsidRPr="004342C6" w:rsidRDefault="00402957" w:rsidP="00402957">
            <w:pPr>
              <w:contextualSpacing w:val="0"/>
              <w:jc w:val="center"/>
              <w:rPr>
                <w:rFonts w:eastAsia="Times New Roman" w:cs="Arial"/>
                <w:color w:val="000000"/>
              </w:rPr>
            </w:pPr>
            <w:bookmarkStart w:id="111" w:name="_Hlk24567761"/>
            <w:r w:rsidRPr="004342C6">
              <w:rPr>
                <w:rFonts w:eastAsia="Times New Roman" w:cs="Arial"/>
                <w:color w:val="000000"/>
              </w:rPr>
              <w:t>6.11</w:t>
            </w:r>
          </w:p>
        </w:tc>
        <w:tc>
          <w:tcPr>
            <w:tcW w:w="6050" w:type="dxa"/>
            <w:tcBorders>
              <w:top w:val="nil"/>
              <w:left w:val="nil"/>
              <w:bottom w:val="single" w:sz="4" w:space="0" w:color="auto"/>
              <w:right w:val="single" w:sz="4" w:space="0" w:color="auto"/>
            </w:tcBorders>
            <w:noWrap/>
            <w:vAlign w:val="center"/>
            <w:hideMark/>
          </w:tcPr>
          <w:p w14:paraId="0C2C6833" w14:textId="4BD2699B" w:rsidR="00402957" w:rsidRPr="004342C6" w:rsidRDefault="00402957" w:rsidP="006F59E4">
            <w:pPr>
              <w:contextualSpacing w:val="0"/>
              <w:rPr>
                <w:rFonts w:eastAsia="Times New Roman" w:cs="Arial"/>
              </w:rPr>
            </w:pPr>
            <w:r w:rsidRPr="004342C6">
              <w:rPr>
                <w:rFonts w:cs="Arial"/>
              </w:rPr>
              <w:t>MassHealth Provisional Eligibility Determination rules</w:t>
            </w:r>
          </w:p>
        </w:tc>
        <w:tc>
          <w:tcPr>
            <w:tcW w:w="1800" w:type="dxa"/>
            <w:tcBorders>
              <w:top w:val="nil"/>
              <w:left w:val="nil"/>
              <w:bottom w:val="single" w:sz="4" w:space="0" w:color="auto"/>
              <w:right w:val="single" w:sz="4" w:space="0" w:color="auto"/>
            </w:tcBorders>
            <w:noWrap/>
            <w:vAlign w:val="bottom"/>
            <w:hideMark/>
          </w:tcPr>
          <w:p w14:paraId="1EA63549" w14:textId="043DED7F" w:rsidR="00402957" w:rsidRPr="004342C6" w:rsidRDefault="00402957" w:rsidP="00402957">
            <w:pPr>
              <w:contextualSpacing w:val="0"/>
              <w:jc w:val="center"/>
              <w:rPr>
                <w:rFonts w:eastAsia="Times New Roman" w:cs="Arial"/>
                <w:color w:val="000000"/>
              </w:rPr>
            </w:pPr>
          </w:p>
        </w:tc>
      </w:tr>
      <w:tr w:rsidR="00402957" w:rsidRPr="004342C6" w14:paraId="0FC88B5D"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47C0E39B"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6.12</w:t>
            </w:r>
          </w:p>
        </w:tc>
        <w:tc>
          <w:tcPr>
            <w:tcW w:w="6050" w:type="dxa"/>
            <w:tcBorders>
              <w:top w:val="nil"/>
              <w:left w:val="nil"/>
              <w:bottom w:val="single" w:sz="4" w:space="0" w:color="auto"/>
              <w:right w:val="single" w:sz="4" w:space="0" w:color="auto"/>
            </w:tcBorders>
            <w:noWrap/>
            <w:vAlign w:val="center"/>
            <w:hideMark/>
          </w:tcPr>
          <w:p w14:paraId="4DE89D34" w14:textId="0A468850" w:rsidR="00402957" w:rsidRPr="004342C6" w:rsidRDefault="00402957" w:rsidP="006F59E4">
            <w:pPr>
              <w:contextualSpacing w:val="0"/>
              <w:rPr>
                <w:rFonts w:eastAsia="Times New Roman" w:cs="Arial"/>
              </w:rPr>
            </w:pPr>
            <w:r w:rsidRPr="004342C6">
              <w:rPr>
                <w:rFonts w:cs="Arial"/>
              </w:rPr>
              <w:t xml:space="preserve">Rules to Identify Excluded population from MH pend </w:t>
            </w:r>
          </w:p>
        </w:tc>
        <w:tc>
          <w:tcPr>
            <w:tcW w:w="1800" w:type="dxa"/>
            <w:tcBorders>
              <w:top w:val="nil"/>
              <w:left w:val="nil"/>
              <w:bottom w:val="single" w:sz="4" w:space="0" w:color="auto"/>
              <w:right w:val="single" w:sz="4" w:space="0" w:color="auto"/>
            </w:tcBorders>
            <w:noWrap/>
            <w:vAlign w:val="bottom"/>
            <w:hideMark/>
          </w:tcPr>
          <w:p w14:paraId="6FE3C34E" w14:textId="56CCCF97" w:rsidR="00402957" w:rsidRPr="004342C6" w:rsidRDefault="00402957" w:rsidP="00402957">
            <w:pPr>
              <w:contextualSpacing w:val="0"/>
              <w:jc w:val="center"/>
              <w:rPr>
                <w:rFonts w:eastAsia="Times New Roman" w:cs="Arial"/>
                <w:color w:val="000000"/>
              </w:rPr>
            </w:pPr>
          </w:p>
        </w:tc>
      </w:tr>
      <w:tr w:rsidR="00402957" w:rsidRPr="004342C6" w14:paraId="30770496"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1B97245D"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6.13</w:t>
            </w:r>
          </w:p>
        </w:tc>
        <w:tc>
          <w:tcPr>
            <w:tcW w:w="6050" w:type="dxa"/>
            <w:tcBorders>
              <w:top w:val="nil"/>
              <w:left w:val="nil"/>
              <w:bottom w:val="single" w:sz="4" w:space="0" w:color="auto"/>
              <w:right w:val="single" w:sz="4" w:space="0" w:color="auto"/>
            </w:tcBorders>
            <w:noWrap/>
            <w:vAlign w:val="center"/>
            <w:hideMark/>
          </w:tcPr>
          <w:p w14:paraId="105AB265" w14:textId="3C3B32B0" w:rsidR="00402957" w:rsidRPr="004342C6" w:rsidRDefault="00402957" w:rsidP="006F59E4">
            <w:pPr>
              <w:contextualSpacing w:val="0"/>
              <w:rPr>
                <w:rFonts w:eastAsia="Times New Roman" w:cs="Arial"/>
              </w:rPr>
            </w:pPr>
            <w:r w:rsidRPr="004342C6">
              <w:rPr>
                <w:rFonts w:cs="Arial"/>
              </w:rPr>
              <w:t>Determine MH pending member(s) during 1st provisional period</w:t>
            </w:r>
          </w:p>
        </w:tc>
        <w:tc>
          <w:tcPr>
            <w:tcW w:w="1800" w:type="dxa"/>
            <w:tcBorders>
              <w:top w:val="nil"/>
              <w:left w:val="nil"/>
              <w:bottom w:val="single" w:sz="4" w:space="0" w:color="auto"/>
              <w:right w:val="single" w:sz="4" w:space="0" w:color="auto"/>
            </w:tcBorders>
            <w:noWrap/>
            <w:vAlign w:val="bottom"/>
            <w:hideMark/>
          </w:tcPr>
          <w:p w14:paraId="027A7F6C" w14:textId="0A44C560" w:rsidR="00402957" w:rsidRPr="004342C6" w:rsidRDefault="00402957" w:rsidP="00402957">
            <w:pPr>
              <w:contextualSpacing w:val="0"/>
              <w:jc w:val="center"/>
              <w:rPr>
                <w:rFonts w:eastAsia="Times New Roman" w:cs="Arial"/>
                <w:color w:val="000000"/>
              </w:rPr>
            </w:pPr>
          </w:p>
        </w:tc>
      </w:tr>
      <w:tr w:rsidR="00402957" w:rsidRPr="004342C6" w14:paraId="11909030"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0F7CABB"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6.14</w:t>
            </w:r>
          </w:p>
        </w:tc>
        <w:tc>
          <w:tcPr>
            <w:tcW w:w="6050" w:type="dxa"/>
            <w:tcBorders>
              <w:top w:val="nil"/>
              <w:left w:val="nil"/>
              <w:bottom w:val="single" w:sz="4" w:space="0" w:color="auto"/>
              <w:right w:val="single" w:sz="4" w:space="0" w:color="auto"/>
            </w:tcBorders>
            <w:noWrap/>
            <w:vAlign w:val="center"/>
            <w:hideMark/>
          </w:tcPr>
          <w:p w14:paraId="1D29496B" w14:textId="182D707E" w:rsidR="00402957" w:rsidRPr="004342C6" w:rsidRDefault="00402957" w:rsidP="006F59E4">
            <w:pPr>
              <w:contextualSpacing w:val="0"/>
              <w:rPr>
                <w:rFonts w:eastAsia="Times New Roman" w:cs="Arial"/>
              </w:rPr>
            </w:pPr>
            <w:r w:rsidRPr="004342C6">
              <w:rPr>
                <w:rFonts w:cs="Arial"/>
              </w:rPr>
              <w:t>Rules to Restrict MH eligibility based on Second provisional coverage</w:t>
            </w:r>
          </w:p>
        </w:tc>
        <w:tc>
          <w:tcPr>
            <w:tcW w:w="1800" w:type="dxa"/>
            <w:tcBorders>
              <w:top w:val="nil"/>
              <w:left w:val="nil"/>
              <w:bottom w:val="single" w:sz="4" w:space="0" w:color="auto"/>
              <w:right w:val="single" w:sz="4" w:space="0" w:color="auto"/>
            </w:tcBorders>
            <w:noWrap/>
            <w:vAlign w:val="bottom"/>
            <w:hideMark/>
          </w:tcPr>
          <w:p w14:paraId="53F24D69" w14:textId="0B54AE79" w:rsidR="00402957" w:rsidRPr="004342C6" w:rsidRDefault="00402957" w:rsidP="00402957">
            <w:pPr>
              <w:contextualSpacing w:val="0"/>
              <w:jc w:val="center"/>
              <w:rPr>
                <w:rFonts w:eastAsia="Times New Roman" w:cs="Arial"/>
                <w:color w:val="000000"/>
              </w:rPr>
            </w:pPr>
          </w:p>
        </w:tc>
      </w:tr>
      <w:tr w:rsidR="00402957" w:rsidRPr="004342C6" w14:paraId="0870C436"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71F82926"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6.15</w:t>
            </w:r>
          </w:p>
        </w:tc>
        <w:tc>
          <w:tcPr>
            <w:tcW w:w="6050" w:type="dxa"/>
            <w:tcBorders>
              <w:top w:val="nil"/>
              <w:left w:val="nil"/>
              <w:bottom w:val="single" w:sz="4" w:space="0" w:color="auto"/>
              <w:right w:val="single" w:sz="4" w:space="0" w:color="auto"/>
            </w:tcBorders>
            <w:noWrap/>
            <w:vAlign w:val="center"/>
            <w:hideMark/>
          </w:tcPr>
          <w:p w14:paraId="584F7AFC" w14:textId="3EB106E9" w:rsidR="00402957" w:rsidRPr="004342C6" w:rsidRDefault="00402957" w:rsidP="006F59E4">
            <w:pPr>
              <w:contextualSpacing w:val="0"/>
              <w:rPr>
                <w:rFonts w:eastAsia="Times New Roman" w:cs="Arial"/>
              </w:rPr>
            </w:pPr>
            <w:r w:rsidRPr="004342C6">
              <w:rPr>
                <w:rFonts w:cs="Arial"/>
              </w:rPr>
              <w:t>Determine MH Pending member(s) during Second Provisional Period</w:t>
            </w:r>
          </w:p>
        </w:tc>
        <w:tc>
          <w:tcPr>
            <w:tcW w:w="1800" w:type="dxa"/>
            <w:tcBorders>
              <w:top w:val="nil"/>
              <w:left w:val="nil"/>
              <w:bottom w:val="single" w:sz="4" w:space="0" w:color="auto"/>
              <w:right w:val="single" w:sz="4" w:space="0" w:color="auto"/>
            </w:tcBorders>
            <w:noWrap/>
            <w:vAlign w:val="bottom"/>
            <w:hideMark/>
          </w:tcPr>
          <w:p w14:paraId="7C2DE9D6" w14:textId="4AB60D15" w:rsidR="00402957" w:rsidRPr="004342C6" w:rsidRDefault="00402957" w:rsidP="00402957">
            <w:pPr>
              <w:contextualSpacing w:val="0"/>
              <w:jc w:val="center"/>
              <w:rPr>
                <w:rFonts w:eastAsia="Times New Roman" w:cs="Arial"/>
                <w:color w:val="000000"/>
              </w:rPr>
            </w:pPr>
          </w:p>
        </w:tc>
      </w:tr>
      <w:tr w:rsidR="00402957" w:rsidRPr="004342C6" w14:paraId="7A69F094"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923FCB1"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6.16</w:t>
            </w:r>
          </w:p>
        </w:tc>
        <w:tc>
          <w:tcPr>
            <w:tcW w:w="6050" w:type="dxa"/>
            <w:tcBorders>
              <w:top w:val="nil"/>
              <w:left w:val="nil"/>
              <w:bottom w:val="single" w:sz="4" w:space="0" w:color="auto"/>
              <w:right w:val="single" w:sz="4" w:space="0" w:color="auto"/>
            </w:tcBorders>
            <w:noWrap/>
            <w:vAlign w:val="center"/>
            <w:hideMark/>
          </w:tcPr>
          <w:p w14:paraId="24A21188" w14:textId="781FA3A7" w:rsidR="00402957" w:rsidRPr="004342C6" w:rsidRDefault="00402957" w:rsidP="006F59E4">
            <w:pPr>
              <w:contextualSpacing w:val="0"/>
              <w:rPr>
                <w:rFonts w:eastAsia="Times New Roman" w:cs="Arial"/>
              </w:rPr>
            </w:pPr>
            <w:r w:rsidRPr="004342C6">
              <w:rPr>
                <w:rFonts w:cs="Arial"/>
              </w:rPr>
              <w:t>Movement out of “MH Pending” status and Retro coverage to MH members</w:t>
            </w:r>
          </w:p>
        </w:tc>
        <w:tc>
          <w:tcPr>
            <w:tcW w:w="1800" w:type="dxa"/>
            <w:tcBorders>
              <w:top w:val="nil"/>
              <w:left w:val="nil"/>
              <w:bottom w:val="single" w:sz="4" w:space="0" w:color="auto"/>
              <w:right w:val="single" w:sz="4" w:space="0" w:color="auto"/>
            </w:tcBorders>
            <w:noWrap/>
            <w:vAlign w:val="bottom"/>
            <w:hideMark/>
          </w:tcPr>
          <w:p w14:paraId="78875237" w14:textId="4520B027" w:rsidR="00402957" w:rsidRPr="004342C6" w:rsidRDefault="00402957" w:rsidP="00402957">
            <w:pPr>
              <w:contextualSpacing w:val="0"/>
              <w:jc w:val="center"/>
              <w:rPr>
                <w:rFonts w:eastAsia="Times New Roman" w:cs="Arial"/>
                <w:color w:val="000000"/>
              </w:rPr>
            </w:pPr>
          </w:p>
        </w:tc>
      </w:tr>
      <w:bookmarkEnd w:id="111"/>
      <w:tr w:rsidR="00402957" w:rsidRPr="004342C6" w14:paraId="05ED4EBB"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4D3F4D7C"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6.17</w:t>
            </w:r>
          </w:p>
        </w:tc>
        <w:tc>
          <w:tcPr>
            <w:tcW w:w="6050" w:type="dxa"/>
            <w:tcBorders>
              <w:top w:val="nil"/>
              <w:left w:val="nil"/>
              <w:bottom w:val="single" w:sz="4" w:space="0" w:color="auto"/>
              <w:right w:val="single" w:sz="4" w:space="0" w:color="auto"/>
            </w:tcBorders>
            <w:noWrap/>
            <w:vAlign w:val="center"/>
            <w:hideMark/>
          </w:tcPr>
          <w:p w14:paraId="108C614C" w14:textId="66DC7CA6" w:rsidR="00402957" w:rsidRPr="004342C6" w:rsidRDefault="00402957" w:rsidP="006F59E4">
            <w:pPr>
              <w:contextualSpacing w:val="0"/>
              <w:rPr>
                <w:rFonts w:eastAsia="Times New Roman" w:cs="Arial"/>
              </w:rPr>
            </w:pPr>
            <w:r w:rsidRPr="004342C6">
              <w:rPr>
                <w:rFonts w:cs="Arial"/>
              </w:rPr>
              <w:t>Safe harbor Rule for MassHealth</w:t>
            </w:r>
          </w:p>
        </w:tc>
        <w:tc>
          <w:tcPr>
            <w:tcW w:w="1800" w:type="dxa"/>
            <w:tcBorders>
              <w:top w:val="nil"/>
              <w:left w:val="nil"/>
              <w:bottom w:val="single" w:sz="4" w:space="0" w:color="auto"/>
              <w:right w:val="single" w:sz="4" w:space="0" w:color="auto"/>
            </w:tcBorders>
            <w:noWrap/>
            <w:vAlign w:val="bottom"/>
            <w:hideMark/>
          </w:tcPr>
          <w:p w14:paraId="747D4C84" w14:textId="6DB6113A" w:rsidR="00402957" w:rsidRPr="004342C6" w:rsidRDefault="00402957" w:rsidP="00402957">
            <w:pPr>
              <w:contextualSpacing w:val="0"/>
              <w:jc w:val="center"/>
              <w:rPr>
                <w:rFonts w:eastAsia="Times New Roman" w:cs="Arial"/>
                <w:color w:val="000000"/>
              </w:rPr>
            </w:pPr>
          </w:p>
        </w:tc>
      </w:tr>
      <w:tr w:rsidR="00402957" w:rsidRPr="004342C6" w14:paraId="6F0AE006"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7BF20943"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6.18</w:t>
            </w:r>
          </w:p>
        </w:tc>
        <w:tc>
          <w:tcPr>
            <w:tcW w:w="6050" w:type="dxa"/>
            <w:tcBorders>
              <w:top w:val="nil"/>
              <w:left w:val="nil"/>
              <w:bottom w:val="single" w:sz="4" w:space="0" w:color="auto"/>
              <w:right w:val="single" w:sz="4" w:space="0" w:color="auto"/>
            </w:tcBorders>
            <w:noWrap/>
            <w:vAlign w:val="center"/>
            <w:hideMark/>
          </w:tcPr>
          <w:p w14:paraId="0F5A4B6D" w14:textId="24399B02" w:rsidR="00402957" w:rsidRPr="004342C6" w:rsidRDefault="00402957" w:rsidP="006F59E4">
            <w:pPr>
              <w:contextualSpacing w:val="0"/>
              <w:rPr>
                <w:rFonts w:eastAsia="Times New Roman" w:cs="Arial"/>
              </w:rPr>
            </w:pPr>
            <w:r w:rsidRPr="004342C6">
              <w:rPr>
                <w:rFonts w:cs="Arial"/>
              </w:rPr>
              <w:t>Rules for Child Born to MH Mother</w:t>
            </w:r>
          </w:p>
        </w:tc>
        <w:tc>
          <w:tcPr>
            <w:tcW w:w="1800" w:type="dxa"/>
            <w:tcBorders>
              <w:top w:val="nil"/>
              <w:left w:val="nil"/>
              <w:bottom w:val="single" w:sz="4" w:space="0" w:color="auto"/>
              <w:right w:val="single" w:sz="4" w:space="0" w:color="auto"/>
            </w:tcBorders>
            <w:noWrap/>
            <w:vAlign w:val="bottom"/>
            <w:hideMark/>
          </w:tcPr>
          <w:p w14:paraId="160C4049" w14:textId="7CBFCF6F" w:rsidR="00402957" w:rsidRPr="004342C6" w:rsidRDefault="00402957" w:rsidP="00402957">
            <w:pPr>
              <w:contextualSpacing w:val="0"/>
              <w:jc w:val="center"/>
              <w:rPr>
                <w:rFonts w:eastAsia="Times New Roman" w:cs="Arial"/>
                <w:color w:val="000000"/>
              </w:rPr>
            </w:pPr>
          </w:p>
        </w:tc>
      </w:tr>
      <w:tr w:rsidR="00402957" w:rsidRPr="004342C6" w14:paraId="204DDE38"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0F41262B"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6.19</w:t>
            </w:r>
          </w:p>
        </w:tc>
        <w:tc>
          <w:tcPr>
            <w:tcW w:w="6050" w:type="dxa"/>
            <w:tcBorders>
              <w:top w:val="nil"/>
              <w:left w:val="nil"/>
              <w:bottom w:val="single" w:sz="4" w:space="0" w:color="auto"/>
              <w:right w:val="single" w:sz="4" w:space="0" w:color="auto"/>
            </w:tcBorders>
            <w:noWrap/>
            <w:vAlign w:val="center"/>
            <w:hideMark/>
          </w:tcPr>
          <w:p w14:paraId="5161E6F5" w14:textId="7A9F8DC0" w:rsidR="00402957" w:rsidRPr="004342C6" w:rsidRDefault="00402957" w:rsidP="006F59E4">
            <w:pPr>
              <w:contextualSpacing w:val="0"/>
              <w:rPr>
                <w:rFonts w:eastAsia="Times New Roman" w:cs="Arial"/>
              </w:rPr>
            </w:pPr>
            <w:r w:rsidRPr="004342C6">
              <w:rPr>
                <w:rFonts w:cs="Arial"/>
              </w:rPr>
              <w:t>Transitional Medical Assistance (TMA) Eligibility calculation</w:t>
            </w:r>
          </w:p>
        </w:tc>
        <w:tc>
          <w:tcPr>
            <w:tcW w:w="1800" w:type="dxa"/>
            <w:tcBorders>
              <w:top w:val="nil"/>
              <w:left w:val="nil"/>
              <w:bottom w:val="single" w:sz="4" w:space="0" w:color="auto"/>
              <w:right w:val="single" w:sz="4" w:space="0" w:color="auto"/>
            </w:tcBorders>
            <w:noWrap/>
            <w:vAlign w:val="bottom"/>
            <w:hideMark/>
          </w:tcPr>
          <w:p w14:paraId="33E62CB5" w14:textId="6585CEC8" w:rsidR="00402957" w:rsidRPr="004342C6" w:rsidRDefault="00402957" w:rsidP="00402957">
            <w:pPr>
              <w:contextualSpacing w:val="0"/>
              <w:jc w:val="center"/>
              <w:rPr>
                <w:rFonts w:eastAsia="Times New Roman" w:cs="Arial"/>
                <w:color w:val="000000"/>
              </w:rPr>
            </w:pPr>
          </w:p>
        </w:tc>
      </w:tr>
      <w:tr w:rsidR="00402957" w:rsidRPr="004342C6" w14:paraId="08C37CAB"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652C23D" w14:textId="3FFA0BF2"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6.20</w:t>
            </w:r>
          </w:p>
        </w:tc>
        <w:tc>
          <w:tcPr>
            <w:tcW w:w="6050" w:type="dxa"/>
            <w:tcBorders>
              <w:top w:val="nil"/>
              <w:left w:val="nil"/>
              <w:bottom w:val="single" w:sz="4" w:space="0" w:color="auto"/>
              <w:right w:val="single" w:sz="4" w:space="0" w:color="auto"/>
            </w:tcBorders>
            <w:noWrap/>
            <w:vAlign w:val="center"/>
            <w:hideMark/>
          </w:tcPr>
          <w:p w14:paraId="0FF28B55" w14:textId="6F03CA87" w:rsidR="00402957" w:rsidRPr="004342C6" w:rsidRDefault="00402957" w:rsidP="006F59E4">
            <w:pPr>
              <w:contextualSpacing w:val="0"/>
              <w:rPr>
                <w:rFonts w:eastAsia="Times New Roman" w:cs="Arial"/>
              </w:rPr>
            </w:pPr>
            <w:r w:rsidRPr="004342C6">
              <w:rPr>
                <w:rFonts w:cs="Arial"/>
              </w:rPr>
              <w:t>Termination of Transitional Medical Assistance (TMA) Period and Aid category</w:t>
            </w:r>
          </w:p>
        </w:tc>
        <w:tc>
          <w:tcPr>
            <w:tcW w:w="1800" w:type="dxa"/>
            <w:tcBorders>
              <w:top w:val="nil"/>
              <w:left w:val="nil"/>
              <w:bottom w:val="single" w:sz="4" w:space="0" w:color="auto"/>
              <w:right w:val="single" w:sz="4" w:space="0" w:color="auto"/>
            </w:tcBorders>
            <w:noWrap/>
            <w:vAlign w:val="bottom"/>
            <w:hideMark/>
          </w:tcPr>
          <w:p w14:paraId="66D8084E" w14:textId="595AB96E" w:rsidR="00402957" w:rsidRPr="004342C6" w:rsidRDefault="00402957" w:rsidP="00402957">
            <w:pPr>
              <w:contextualSpacing w:val="0"/>
              <w:jc w:val="center"/>
              <w:rPr>
                <w:rFonts w:eastAsia="Times New Roman" w:cs="Arial"/>
                <w:color w:val="000000"/>
              </w:rPr>
            </w:pPr>
          </w:p>
        </w:tc>
      </w:tr>
      <w:tr w:rsidR="00402957" w:rsidRPr="004342C6" w14:paraId="1EEA6819"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4E9267EA"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6.21</w:t>
            </w:r>
          </w:p>
        </w:tc>
        <w:tc>
          <w:tcPr>
            <w:tcW w:w="6050" w:type="dxa"/>
            <w:tcBorders>
              <w:top w:val="nil"/>
              <w:left w:val="nil"/>
              <w:bottom w:val="single" w:sz="4" w:space="0" w:color="auto"/>
              <w:right w:val="single" w:sz="4" w:space="0" w:color="auto"/>
            </w:tcBorders>
            <w:noWrap/>
            <w:vAlign w:val="center"/>
            <w:hideMark/>
          </w:tcPr>
          <w:p w14:paraId="61A953E6" w14:textId="0E518AE1" w:rsidR="00402957" w:rsidRPr="004342C6" w:rsidRDefault="00402957" w:rsidP="006F59E4">
            <w:pPr>
              <w:contextualSpacing w:val="0"/>
              <w:rPr>
                <w:rFonts w:eastAsia="Times New Roman" w:cs="Arial"/>
              </w:rPr>
            </w:pPr>
            <w:r w:rsidRPr="004342C6">
              <w:rPr>
                <w:rFonts w:cs="Arial"/>
              </w:rPr>
              <w:t>TMA approval and TMA Change Notice Rules</w:t>
            </w:r>
          </w:p>
        </w:tc>
        <w:tc>
          <w:tcPr>
            <w:tcW w:w="1800" w:type="dxa"/>
            <w:tcBorders>
              <w:top w:val="nil"/>
              <w:left w:val="nil"/>
              <w:bottom w:val="single" w:sz="4" w:space="0" w:color="auto"/>
              <w:right w:val="single" w:sz="4" w:space="0" w:color="auto"/>
            </w:tcBorders>
            <w:noWrap/>
            <w:vAlign w:val="bottom"/>
            <w:hideMark/>
          </w:tcPr>
          <w:p w14:paraId="38047ADE" w14:textId="08888496" w:rsidR="00402957" w:rsidRPr="004342C6" w:rsidRDefault="00402957" w:rsidP="00402957">
            <w:pPr>
              <w:contextualSpacing w:val="0"/>
              <w:jc w:val="center"/>
              <w:rPr>
                <w:rFonts w:eastAsia="Times New Roman" w:cs="Arial"/>
                <w:color w:val="000000"/>
              </w:rPr>
            </w:pPr>
          </w:p>
        </w:tc>
      </w:tr>
      <w:tr w:rsidR="00402957" w:rsidRPr="004342C6" w14:paraId="50BE366C" w14:textId="77777777" w:rsidTr="00402957">
        <w:trPr>
          <w:trHeight w:val="300"/>
        </w:trPr>
        <w:tc>
          <w:tcPr>
            <w:tcW w:w="1420" w:type="dxa"/>
            <w:tcBorders>
              <w:top w:val="nil"/>
              <w:left w:val="single" w:sz="4" w:space="0" w:color="auto"/>
              <w:bottom w:val="single" w:sz="4" w:space="0" w:color="auto"/>
              <w:right w:val="single" w:sz="4" w:space="0" w:color="auto"/>
            </w:tcBorders>
            <w:noWrap/>
            <w:vAlign w:val="bottom"/>
            <w:hideMark/>
          </w:tcPr>
          <w:p w14:paraId="21A84B92"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6.22</w:t>
            </w:r>
          </w:p>
        </w:tc>
        <w:tc>
          <w:tcPr>
            <w:tcW w:w="6050" w:type="dxa"/>
            <w:tcBorders>
              <w:top w:val="nil"/>
              <w:left w:val="nil"/>
              <w:bottom w:val="single" w:sz="4" w:space="0" w:color="auto"/>
              <w:right w:val="single" w:sz="4" w:space="0" w:color="auto"/>
            </w:tcBorders>
            <w:noWrap/>
            <w:vAlign w:val="center"/>
            <w:hideMark/>
          </w:tcPr>
          <w:p w14:paraId="5067D443" w14:textId="471FB89E" w:rsidR="00402957" w:rsidRPr="004342C6" w:rsidRDefault="00402957" w:rsidP="006F59E4">
            <w:pPr>
              <w:contextualSpacing w:val="0"/>
              <w:rPr>
                <w:rFonts w:eastAsia="Times New Roman" w:cs="Arial"/>
              </w:rPr>
            </w:pPr>
            <w:r w:rsidRPr="004342C6">
              <w:rPr>
                <w:rFonts w:cs="Arial"/>
              </w:rPr>
              <w:t xml:space="preserve">Impact of Admin Closing on TMA </w:t>
            </w:r>
          </w:p>
        </w:tc>
        <w:tc>
          <w:tcPr>
            <w:tcW w:w="1800" w:type="dxa"/>
            <w:tcBorders>
              <w:top w:val="nil"/>
              <w:left w:val="nil"/>
              <w:bottom w:val="single" w:sz="4" w:space="0" w:color="auto"/>
              <w:right w:val="single" w:sz="4" w:space="0" w:color="auto"/>
            </w:tcBorders>
            <w:noWrap/>
            <w:vAlign w:val="bottom"/>
            <w:hideMark/>
          </w:tcPr>
          <w:p w14:paraId="3A46FF55" w14:textId="785316E0" w:rsidR="00402957" w:rsidRPr="004342C6" w:rsidRDefault="00402957" w:rsidP="00402957">
            <w:pPr>
              <w:contextualSpacing w:val="0"/>
              <w:jc w:val="center"/>
              <w:rPr>
                <w:rFonts w:eastAsia="Times New Roman" w:cs="Arial"/>
                <w:color w:val="000000"/>
              </w:rPr>
            </w:pPr>
          </w:p>
        </w:tc>
      </w:tr>
      <w:tr w:rsidR="00402957" w:rsidRPr="004342C6" w14:paraId="443571AE" w14:textId="77777777" w:rsidTr="00CC52A5">
        <w:trPr>
          <w:trHeight w:val="314"/>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2C3A9F35"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6.23</w:t>
            </w:r>
          </w:p>
        </w:tc>
        <w:tc>
          <w:tcPr>
            <w:tcW w:w="6050" w:type="dxa"/>
            <w:tcBorders>
              <w:top w:val="single" w:sz="4" w:space="0" w:color="auto"/>
              <w:left w:val="nil"/>
              <w:bottom w:val="single" w:sz="4" w:space="0" w:color="auto"/>
              <w:right w:val="single" w:sz="4" w:space="0" w:color="auto"/>
            </w:tcBorders>
            <w:noWrap/>
            <w:vAlign w:val="center"/>
            <w:hideMark/>
          </w:tcPr>
          <w:p w14:paraId="5FFA8327" w14:textId="6C3BCED1" w:rsidR="00402957" w:rsidRPr="004342C6" w:rsidRDefault="00402957" w:rsidP="006F59E4">
            <w:pPr>
              <w:contextualSpacing w:val="0"/>
              <w:rPr>
                <w:rFonts w:eastAsia="Times New Roman" w:cs="Arial"/>
              </w:rPr>
            </w:pPr>
            <w:r w:rsidRPr="004342C6">
              <w:rPr>
                <w:rFonts w:cs="Arial"/>
              </w:rPr>
              <w:t>Transitional Medical Assistance (TMA) Override Changes</w:t>
            </w:r>
          </w:p>
        </w:tc>
        <w:tc>
          <w:tcPr>
            <w:tcW w:w="1800" w:type="dxa"/>
            <w:tcBorders>
              <w:top w:val="single" w:sz="4" w:space="0" w:color="auto"/>
              <w:left w:val="nil"/>
              <w:bottom w:val="single" w:sz="4" w:space="0" w:color="auto"/>
              <w:right w:val="single" w:sz="4" w:space="0" w:color="auto"/>
            </w:tcBorders>
            <w:noWrap/>
            <w:vAlign w:val="bottom"/>
            <w:hideMark/>
          </w:tcPr>
          <w:p w14:paraId="28865346" w14:textId="26A18BE8" w:rsidR="00402957" w:rsidRPr="004342C6" w:rsidRDefault="00402957" w:rsidP="00402957">
            <w:pPr>
              <w:contextualSpacing w:val="0"/>
              <w:jc w:val="center"/>
              <w:rPr>
                <w:rFonts w:eastAsia="Times New Roman" w:cs="Arial"/>
                <w:color w:val="000000"/>
              </w:rPr>
            </w:pPr>
          </w:p>
        </w:tc>
      </w:tr>
      <w:tr w:rsidR="00402957" w:rsidRPr="004342C6" w14:paraId="5F60D209" w14:textId="77777777" w:rsidTr="00402957">
        <w:trPr>
          <w:trHeight w:val="300"/>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51570477"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6.24</w:t>
            </w:r>
          </w:p>
        </w:tc>
        <w:tc>
          <w:tcPr>
            <w:tcW w:w="6050" w:type="dxa"/>
            <w:tcBorders>
              <w:top w:val="single" w:sz="4" w:space="0" w:color="auto"/>
              <w:left w:val="nil"/>
              <w:bottom w:val="single" w:sz="4" w:space="0" w:color="auto"/>
              <w:right w:val="single" w:sz="4" w:space="0" w:color="auto"/>
            </w:tcBorders>
            <w:noWrap/>
            <w:vAlign w:val="center"/>
            <w:hideMark/>
          </w:tcPr>
          <w:p w14:paraId="1253246C" w14:textId="5E127D65" w:rsidR="00402957" w:rsidRPr="004342C6" w:rsidRDefault="00402957" w:rsidP="006F59E4">
            <w:pPr>
              <w:contextualSpacing w:val="0"/>
              <w:rPr>
                <w:rFonts w:eastAsia="Times New Roman" w:cs="Arial"/>
              </w:rPr>
            </w:pPr>
            <w:r w:rsidRPr="004342C6">
              <w:rPr>
                <w:rFonts w:cs="Arial"/>
              </w:rPr>
              <w:t>Establish, Protect, and Grant Pregnant and Postpartum Women Coverage in MassHealth Standard.</w:t>
            </w:r>
          </w:p>
        </w:tc>
        <w:tc>
          <w:tcPr>
            <w:tcW w:w="1800" w:type="dxa"/>
            <w:tcBorders>
              <w:top w:val="single" w:sz="4" w:space="0" w:color="auto"/>
              <w:left w:val="nil"/>
              <w:bottom w:val="single" w:sz="4" w:space="0" w:color="auto"/>
              <w:right w:val="single" w:sz="4" w:space="0" w:color="auto"/>
            </w:tcBorders>
            <w:noWrap/>
            <w:vAlign w:val="bottom"/>
            <w:hideMark/>
          </w:tcPr>
          <w:p w14:paraId="1AA8F8E3" w14:textId="1E8118ED" w:rsidR="00402957" w:rsidRPr="004342C6" w:rsidRDefault="00402957" w:rsidP="00402957">
            <w:pPr>
              <w:contextualSpacing w:val="0"/>
              <w:jc w:val="center"/>
              <w:rPr>
                <w:rFonts w:eastAsia="Times New Roman" w:cs="Arial"/>
                <w:color w:val="000000"/>
              </w:rPr>
            </w:pPr>
          </w:p>
        </w:tc>
      </w:tr>
      <w:tr w:rsidR="00402957" w:rsidRPr="004342C6" w14:paraId="3A3F97C9" w14:textId="77777777" w:rsidTr="00402957">
        <w:trPr>
          <w:trHeight w:val="422"/>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20669E9B"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6.25</w:t>
            </w:r>
          </w:p>
        </w:tc>
        <w:tc>
          <w:tcPr>
            <w:tcW w:w="6050" w:type="dxa"/>
            <w:tcBorders>
              <w:top w:val="single" w:sz="4" w:space="0" w:color="auto"/>
              <w:left w:val="nil"/>
              <w:bottom w:val="single" w:sz="4" w:space="0" w:color="auto"/>
              <w:right w:val="single" w:sz="4" w:space="0" w:color="auto"/>
            </w:tcBorders>
            <w:noWrap/>
            <w:vAlign w:val="center"/>
            <w:hideMark/>
          </w:tcPr>
          <w:p w14:paraId="1BDF530A" w14:textId="63EAE845" w:rsidR="00402957" w:rsidRPr="004342C6" w:rsidRDefault="00402957" w:rsidP="006F59E4">
            <w:pPr>
              <w:contextualSpacing w:val="0"/>
              <w:rPr>
                <w:rFonts w:eastAsia="Times New Roman" w:cs="Arial"/>
              </w:rPr>
            </w:pPr>
            <w:r w:rsidRPr="004342C6">
              <w:rPr>
                <w:rFonts w:cs="Arial"/>
              </w:rPr>
              <w:t>Pregnancy Expiration Batch process</w:t>
            </w:r>
          </w:p>
        </w:tc>
        <w:tc>
          <w:tcPr>
            <w:tcW w:w="1800" w:type="dxa"/>
            <w:tcBorders>
              <w:top w:val="single" w:sz="4" w:space="0" w:color="auto"/>
              <w:left w:val="nil"/>
              <w:bottom w:val="single" w:sz="4" w:space="0" w:color="auto"/>
              <w:right w:val="single" w:sz="4" w:space="0" w:color="auto"/>
            </w:tcBorders>
            <w:noWrap/>
            <w:vAlign w:val="bottom"/>
            <w:hideMark/>
          </w:tcPr>
          <w:p w14:paraId="618158FC" w14:textId="59A6072D" w:rsidR="00402957" w:rsidRPr="004342C6" w:rsidRDefault="00402957" w:rsidP="00402957">
            <w:pPr>
              <w:contextualSpacing w:val="0"/>
              <w:jc w:val="center"/>
              <w:rPr>
                <w:rFonts w:eastAsia="Times New Roman" w:cs="Arial"/>
                <w:color w:val="000000"/>
              </w:rPr>
            </w:pPr>
          </w:p>
        </w:tc>
      </w:tr>
      <w:tr w:rsidR="00402957" w:rsidRPr="004342C6" w14:paraId="4593C70C" w14:textId="77777777" w:rsidTr="00402957">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7BA05924" w14:textId="0C55E51B"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6.26</w:t>
            </w:r>
          </w:p>
        </w:tc>
        <w:tc>
          <w:tcPr>
            <w:tcW w:w="6050" w:type="dxa"/>
            <w:tcBorders>
              <w:top w:val="single" w:sz="4" w:space="0" w:color="auto"/>
              <w:left w:val="nil"/>
              <w:bottom w:val="single" w:sz="4" w:space="0" w:color="auto"/>
              <w:right w:val="single" w:sz="4" w:space="0" w:color="auto"/>
            </w:tcBorders>
            <w:noWrap/>
            <w:vAlign w:val="center"/>
          </w:tcPr>
          <w:p w14:paraId="5188A73F" w14:textId="45DD9B26" w:rsidR="00402957" w:rsidRPr="004342C6" w:rsidRDefault="00402957" w:rsidP="006F59E4">
            <w:pPr>
              <w:contextualSpacing w:val="0"/>
              <w:rPr>
                <w:rFonts w:eastAsia="Times New Roman" w:cs="Arial"/>
              </w:rPr>
            </w:pPr>
            <w:r w:rsidRPr="004342C6">
              <w:rPr>
                <w:rFonts w:cs="Arial"/>
              </w:rPr>
              <w:t>CMSP Eligibility Denial Rule</w:t>
            </w:r>
          </w:p>
        </w:tc>
        <w:tc>
          <w:tcPr>
            <w:tcW w:w="1800" w:type="dxa"/>
            <w:tcBorders>
              <w:top w:val="single" w:sz="4" w:space="0" w:color="auto"/>
              <w:left w:val="nil"/>
              <w:bottom w:val="single" w:sz="4" w:space="0" w:color="auto"/>
              <w:right w:val="single" w:sz="4" w:space="0" w:color="auto"/>
            </w:tcBorders>
            <w:noWrap/>
            <w:vAlign w:val="bottom"/>
          </w:tcPr>
          <w:p w14:paraId="02850EC2" w14:textId="77777777" w:rsidR="00402957" w:rsidRPr="004342C6" w:rsidRDefault="00402957" w:rsidP="00402957">
            <w:pPr>
              <w:contextualSpacing w:val="0"/>
              <w:jc w:val="center"/>
              <w:rPr>
                <w:rFonts w:eastAsia="Times New Roman" w:cs="Arial"/>
                <w:color w:val="000000"/>
              </w:rPr>
            </w:pPr>
          </w:p>
        </w:tc>
      </w:tr>
      <w:tr w:rsidR="00402957" w:rsidRPr="004342C6" w14:paraId="432B91EA" w14:textId="77777777" w:rsidTr="00402957">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4CF3EED9" w14:textId="4B17B72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6.27</w:t>
            </w:r>
          </w:p>
        </w:tc>
        <w:tc>
          <w:tcPr>
            <w:tcW w:w="6050" w:type="dxa"/>
            <w:tcBorders>
              <w:top w:val="single" w:sz="4" w:space="0" w:color="auto"/>
              <w:left w:val="nil"/>
              <w:bottom w:val="single" w:sz="4" w:space="0" w:color="auto"/>
              <w:right w:val="single" w:sz="4" w:space="0" w:color="auto"/>
            </w:tcBorders>
            <w:noWrap/>
            <w:vAlign w:val="center"/>
          </w:tcPr>
          <w:p w14:paraId="451ECB15" w14:textId="6195D2D9" w:rsidR="00402957" w:rsidRPr="004342C6" w:rsidRDefault="00402957" w:rsidP="006F59E4">
            <w:pPr>
              <w:contextualSpacing w:val="0"/>
              <w:rPr>
                <w:rFonts w:eastAsia="Times New Roman" w:cs="Arial"/>
              </w:rPr>
            </w:pPr>
            <w:r w:rsidRPr="004342C6">
              <w:rPr>
                <w:rFonts w:cs="Arial"/>
              </w:rPr>
              <w:t>MassHealth Eligibility Determination based on Department of Mental Health (DMH)</w:t>
            </w:r>
          </w:p>
        </w:tc>
        <w:tc>
          <w:tcPr>
            <w:tcW w:w="1800" w:type="dxa"/>
            <w:tcBorders>
              <w:top w:val="single" w:sz="4" w:space="0" w:color="auto"/>
              <w:left w:val="nil"/>
              <w:bottom w:val="single" w:sz="4" w:space="0" w:color="auto"/>
              <w:right w:val="single" w:sz="4" w:space="0" w:color="auto"/>
            </w:tcBorders>
            <w:noWrap/>
            <w:vAlign w:val="bottom"/>
          </w:tcPr>
          <w:p w14:paraId="4961ACB6" w14:textId="77777777" w:rsidR="00402957" w:rsidRPr="004342C6" w:rsidRDefault="00402957" w:rsidP="00402957">
            <w:pPr>
              <w:contextualSpacing w:val="0"/>
              <w:jc w:val="center"/>
              <w:rPr>
                <w:rFonts w:eastAsia="Times New Roman" w:cs="Arial"/>
                <w:color w:val="000000"/>
              </w:rPr>
            </w:pPr>
          </w:p>
        </w:tc>
      </w:tr>
      <w:tr w:rsidR="00402957" w:rsidRPr="004342C6" w14:paraId="3B488BD0" w14:textId="77777777" w:rsidTr="00402957">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3215C4C5" w14:textId="7215DC3E"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lastRenderedPageBreak/>
              <w:t>6.28</w:t>
            </w:r>
          </w:p>
        </w:tc>
        <w:tc>
          <w:tcPr>
            <w:tcW w:w="6050" w:type="dxa"/>
            <w:tcBorders>
              <w:top w:val="single" w:sz="4" w:space="0" w:color="auto"/>
              <w:left w:val="nil"/>
              <w:bottom w:val="single" w:sz="4" w:space="0" w:color="auto"/>
              <w:right w:val="single" w:sz="4" w:space="0" w:color="auto"/>
            </w:tcBorders>
            <w:noWrap/>
            <w:vAlign w:val="center"/>
          </w:tcPr>
          <w:p w14:paraId="082A7510" w14:textId="4BC6CB10" w:rsidR="00402957" w:rsidRPr="004342C6" w:rsidRDefault="00402957" w:rsidP="006F59E4">
            <w:pPr>
              <w:contextualSpacing w:val="0"/>
              <w:rPr>
                <w:rFonts w:eastAsia="Times New Roman" w:cs="Arial"/>
              </w:rPr>
            </w:pPr>
            <w:r w:rsidRPr="004342C6">
              <w:rPr>
                <w:rFonts w:cs="Arial"/>
              </w:rPr>
              <w:t>MassHealth Eligibility Determination based on Medically Frail Data</w:t>
            </w:r>
          </w:p>
        </w:tc>
        <w:tc>
          <w:tcPr>
            <w:tcW w:w="1800" w:type="dxa"/>
            <w:tcBorders>
              <w:top w:val="single" w:sz="4" w:space="0" w:color="auto"/>
              <w:left w:val="nil"/>
              <w:bottom w:val="single" w:sz="4" w:space="0" w:color="auto"/>
              <w:right w:val="single" w:sz="4" w:space="0" w:color="auto"/>
            </w:tcBorders>
            <w:noWrap/>
            <w:vAlign w:val="bottom"/>
          </w:tcPr>
          <w:p w14:paraId="5FD9A2D4" w14:textId="77777777" w:rsidR="00402957" w:rsidRPr="004342C6" w:rsidRDefault="00402957" w:rsidP="00402957">
            <w:pPr>
              <w:contextualSpacing w:val="0"/>
              <w:jc w:val="center"/>
              <w:rPr>
                <w:rFonts w:eastAsia="Times New Roman" w:cs="Arial"/>
                <w:color w:val="000000"/>
              </w:rPr>
            </w:pPr>
          </w:p>
        </w:tc>
      </w:tr>
      <w:tr w:rsidR="00402957" w:rsidRPr="004342C6" w14:paraId="75844E57" w14:textId="77777777" w:rsidTr="00402957">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353CBF34" w14:textId="244A4BB9"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6.29</w:t>
            </w:r>
          </w:p>
        </w:tc>
        <w:tc>
          <w:tcPr>
            <w:tcW w:w="6050" w:type="dxa"/>
            <w:tcBorders>
              <w:top w:val="single" w:sz="4" w:space="0" w:color="auto"/>
              <w:left w:val="nil"/>
              <w:bottom w:val="single" w:sz="4" w:space="0" w:color="auto"/>
              <w:right w:val="single" w:sz="4" w:space="0" w:color="auto"/>
            </w:tcBorders>
            <w:noWrap/>
            <w:vAlign w:val="center"/>
          </w:tcPr>
          <w:p w14:paraId="767FF418" w14:textId="246904CC" w:rsidR="00402957" w:rsidRPr="004342C6" w:rsidRDefault="00402957" w:rsidP="006F59E4">
            <w:pPr>
              <w:contextualSpacing w:val="0"/>
              <w:rPr>
                <w:rFonts w:eastAsia="Times New Roman" w:cs="Arial"/>
              </w:rPr>
            </w:pPr>
            <w:r w:rsidRPr="004342C6">
              <w:rPr>
                <w:rFonts w:cs="Arial"/>
              </w:rPr>
              <w:t>Health Safety Net Eligibility Determination and initiate time clock for HSN aid category.</w:t>
            </w:r>
          </w:p>
        </w:tc>
        <w:tc>
          <w:tcPr>
            <w:tcW w:w="1800" w:type="dxa"/>
            <w:tcBorders>
              <w:top w:val="single" w:sz="4" w:space="0" w:color="auto"/>
              <w:left w:val="nil"/>
              <w:bottom w:val="single" w:sz="4" w:space="0" w:color="auto"/>
              <w:right w:val="single" w:sz="4" w:space="0" w:color="auto"/>
            </w:tcBorders>
            <w:noWrap/>
            <w:vAlign w:val="bottom"/>
          </w:tcPr>
          <w:p w14:paraId="25C4447E" w14:textId="77777777" w:rsidR="00402957" w:rsidRPr="004342C6" w:rsidRDefault="00402957" w:rsidP="00402957">
            <w:pPr>
              <w:contextualSpacing w:val="0"/>
              <w:jc w:val="center"/>
              <w:rPr>
                <w:rFonts w:eastAsia="Times New Roman" w:cs="Arial"/>
                <w:color w:val="000000"/>
              </w:rPr>
            </w:pPr>
          </w:p>
        </w:tc>
      </w:tr>
      <w:tr w:rsidR="00402957" w:rsidRPr="004342C6" w14:paraId="3BF259FB" w14:textId="77777777" w:rsidTr="00CC52A5">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509D37E9" w14:textId="78FEBAD0"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6.30</w:t>
            </w:r>
          </w:p>
        </w:tc>
        <w:tc>
          <w:tcPr>
            <w:tcW w:w="6050" w:type="dxa"/>
            <w:tcBorders>
              <w:top w:val="single" w:sz="4" w:space="0" w:color="auto"/>
              <w:left w:val="nil"/>
              <w:bottom w:val="single" w:sz="4" w:space="0" w:color="auto"/>
              <w:right w:val="single" w:sz="4" w:space="0" w:color="auto"/>
            </w:tcBorders>
            <w:noWrap/>
            <w:vAlign w:val="bottom"/>
          </w:tcPr>
          <w:p w14:paraId="3A76B97D" w14:textId="6BE9D3BC" w:rsidR="00402957" w:rsidRPr="004342C6" w:rsidRDefault="00402957" w:rsidP="006F59E4">
            <w:pPr>
              <w:contextualSpacing w:val="0"/>
              <w:rPr>
                <w:rFonts w:eastAsia="Times New Roman" w:cs="Arial"/>
              </w:rPr>
            </w:pPr>
            <w:r w:rsidRPr="004342C6">
              <w:rPr>
                <w:rFonts w:cs="Arial"/>
              </w:rPr>
              <w:t>Batch Process for Providing Z3 and Z4 Aid category</w:t>
            </w:r>
          </w:p>
        </w:tc>
        <w:tc>
          <w:tcPr>
            <w:tcW w:w="1800" w:type="dxa"/>
            <w:tcBorders>
              <w:top w:val="single" w:sz="4" w:space="0" w:color="auto"/>
              <w:left w:val="nil"/>
              <w:bottom w:val="single" w:sz="4" w:space="0" w:color="auto"/>
              <w:right w:val="single" w:sz="4" w:space="0" w:color="auto"/>
            </w:tcBorders>
            <w:noWrap/>
            <w:vAlign w:val="bottom"/>
          </w:tcPr>
          <w:p w14:paraId="77B6D410" w14:textId="77777777" w:rsidR="00402957" w:rsidRPr="004342C6" w:rsidRDefault="00402957" w:rsidP="00402957">
            <w:pPr>
              <w:contextualSpacing w:val="0"/>
              <w:jc w:val="center"/>
              <w:rPr>
                <w:rFonts w:eastAsia="Times New Roman" w:cs="Arial"/>
                <w:color w:val="000000"/>
              </w:rPr>
            </w:pPr>
          </w:p>
        </w:tc>
      </w:tr>
      <w:tr w:rsidR="00402957" w:rsidRPr="004342C6" w14:paraId="16C9F8E7" w14:textId="77777777" w:rsidTr="00CC52A5">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0386F6D3" w14:textId="07B6417B"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6.31</w:t>
            </w:r>
          </w:p>
        </w:tc>
        <w:tc>
          <w:tcPr>
            <w:tcW w:w="6050" w:type="dxa"/>
            <w:tcBorders>
              <w:top w:val="single" w:sz="4" w:space="0" w:color="auto"/>
              <w:left w:val="nil"/>
              <w:bottom w:val="single" w:sz="4" w:space="0" w:color="auto"/>
              <w:right w:val="single" w:sz="4" w:space="0" w:color="auto"/>
            </w:tcBorders>
            <w:noWrap/>
            <w:vAlign w:val="bottom"/>
          </w:tcPr>
          <w:p w14:paraId="6BB7BEBD" w14:textId="046CB409" w:rsidR="00402957" w:rsidRPr="004342C6" w:rsidRDefault="00402957" w:rsidP="006F59E4">
            <w:pPr>
              <w:contextualSpacing w:val="0"/>
              <w:rPr>
                <w:rFonts w:eastAsia="Times New Roman" w:cs="Arial"/>
              </w:rPr>
            </w:pPr>
            <w:r w:rsidRPr="004342C6">
              <w:rPr>
                <w:rFonts w:cs="Arial"/>
              </w:rPr>
              <w:t>Health Safety Net Deductible calculation</w:t>
            </w:r>
          </w:p>
        </w:tc>
        <w:tc>
          <w:tcPr>
            <w:tcW w:w="1800" w:type="dxa"/>
            <w:tcBorders>
              <w:top w:val="single" w:sz="4" w:space="0" w:color="auto"/>
              <w:left w:val="nil"/>
              <w:bottom w:val="single" w:sz="4" w:space="0" w:color="auto"/>
              <w:right w:val="single" w:sz="4" w:space="0" w:color="auto"/>
            </w:tcBorders>
            <w:noWrap/>
            <w:vAlign w:val="bottom"/>
          </w:tcPr>
          <w:p w14:paraId="031D5170" w14:textId="77777777" w:rsidR="00402957" w:rsidRPr="004342C6" w:rsidRDefault="00402957" w:rsidP="00402957">
            <w:pPr>
              <w:contextualSpacing w:val="0"/>
              <w:jc w:val="center"/>
              <w:rPr>
                <w:rFonts w:eastAsia="Times New Roman" w:cs="Arial"/>
                <w:color w:val="000000"/>
              </w:rPr>
            </w:pPr>
          </w:p>
        </w:tc>
      </w:tr>
      <w:tr w:rsidR="00402957" w:rsidRPr="004342C6" w14:paraId="66AFCBE1" w14:textId="77777777" w:rsidTr="00CC52A5">
        <w:trPr>
          <w:trHeight w:val="95"/>
        </w:trPr>
        <w:tc>
          <w:tcPr>
            <w:tcW w:w="1420" w:type="dxa"/>
            <w:tcBorders>
              <w:top w:val="single" w:sz="4" w:space="0" w:color="auto"/>
              <w:left w:val="single" w:sz="4" w:space="0" w:color="auto"/>
              <w:bottom w:val="single" w:sz="4" w:space="0" w:color="auto"/>
              <w:right w:val="single" w:sz="4" w:space="0" w:color="auto"/>
            </w:tcBorders>
            <w:noWrap/>
            <w:vAlign w:val="bottom"/>
          </w:tcPr>
          <w:p w14:paraId="1BF1E02A" w14:textId="05D041B6"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6.32</w:t>
            </w:r>
          </w:p>
        </w:tc>
        <w:tc>
          <w:tcPr>
            <w:tcW w:w="6050" w:type="dxa"/>
            <w:tcBorders>
              <w:top w:val="single" w:sz="4" w:space="0" w:color="auto"/>
              <w:left w:val="nil"/>
              <w:bottom w:val="single" w:sz="4" w:space="0" w:color="auto"/>
              <w:right w:val="single" w:sz="4" w:space="0" w:color="auto"/>
            </w:tcBorders>
            <w:noWrap/>
            <w:vAlign w:val="bottom"/>
          </w:tcPr>
          <w:p w14:paraId="29316F98" w14:textId="60164214" w:rsidR="00402957" w:rsidRPr="004342C6" w:rsidRDefault="00402957" w:rsidP="006F59E4">
            <w:pPr>
              <w:contextualSpacing w:val="0"/>
              <w:rPr>
                <w:rFonts w:eastAsia="Times New Roman" w:cs="Arial"/>
              </w:rPr>
            </w:pPr>
            <w:r w:rsidRPr="004342C6">
              <w:rPr>
                <w:rFonts w:cs="Arial"/>
              </w:rPr>
              <w:t xml:space="preserve">Age Out Process </w:t>
            </w:r>
            <w:r w:rsidR="004E59A8" w:rsidRPr="004342C6">
              <w:rPr>
                <w:rFonts w:cs="Arial"/>
              </w:rPr>
              <w:t>in</w:t>
            </w:r>
            <w:r w:rsidRPr="004342C6">
              <w:rPr>
                <w:rFonts w:cs="Arial"/>
              </w:rPr>
              <w:t xml:space="preserve"> MassHealth Eligibility </w:t>
            </w:r>
          </w:p>
        </w:tc>
        <w:tc>
          <w:tcPr>
            <w:tcW w:w="1800" w:type="dxa"/>
            <w:tcBorders>
              <w:top w:val="single" w:sz="4" w:space="0" w:color="auto"/>
              <w:left w:val="nil"/>
              <w:bottom w:val="single" w:sz="4" w:space="0" w:color="auto"/>
              <w:right w:val="single" w:sz="4" w:space="0" w:color="auto"/>
            </w:tcBorders>
            <w:noWrap/>
            <w:vAlign w:val="bottom"/>
          </w:tcPr>
          <w:p w14:paraId="6892E6DE" w14:textId="77777777" w:rsidR="00402957" w:rsidRPr="004342C6" w:rsidRDefault="00402957" w:rsidP="00402957">
            <w:pPr>
              <w:contextualSpacing w:val="0"/>
              <w:jc w:val="center"/>
              <w:rPr>
                <w:rFonts w:eastAsia="Times New Roman" w:cs="Arial"/>
                <w:color w:val="000000"/>
              </w:rPr>
            </w:pPr>
          </w:p>
        </w:tc>
      </w:tr>
      <w:tr w:rsidR="00402957" w:rsidRPr="004342C6" w14:paraId="7460D599" w14:textId="77777777" w:rsidTr="00CC52A5">
        <w:trPr>
          <w:trHeight w:val="300"/>
        </w:trPr>
        <w:tc>
          <w:tcPr>
            <w:tcW w:w="1420" w:type="dxa"/>
            <w:tcBorders>
              <w:top w:val="nil"/>
              <w:left w:val="single" w:sz="4" w:space="0" w:color="auto"/>
              <w:bottom w:val="single" w:sz="4" w:space="0" w:color="auto"/>
              <w:right w:val="single" w:sz="4" w:space="0" w:color="auto"/>
            </w:tcBorders>
            <w:noWrap/>
            <w:vAlign w:val="bottom"/>
          </w:tcPr>
          <w:p w14:paraId="2B3223C3" w14:textId="3EDD1F53"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6.33</w:t>
            </w:r>
          </w:p>
        </w:tc>
        <w:tc>
          <w:tcPr>
            <w:tcW w:w="6050" w:type="dxa"/>
            <w:tcBorders>
              <w:top w:val="nil"/>
              <w:left w:val="nil"/>
              <w:bottom w:val="single" w:sz="4" w:space="0" w:color="auto"/>
              <w:right w:val="single" w:sz="4" w:space="0" w:color="auto"/>
            </w:tcBorders>
            <w:noWrap/>
            <w:vAlign w:val="bottom"/>
          </w:tcPr>
          <w:p w14:paraId="3D92AD82" w14:textId="0869422B" w:rsidR="00402957" w:rsidRPr="004342C6" w:rsidRDefault="00402957" w:rsidP="006F59E4">
            <w:pPr>
              <w:contextualSpacing w:val="0"/>
              <w:rPr>
                <w:rFonts w:eastAsia="Times New Roman" w:cs="Arial"/>
              </w:rPr>
            </w:pPr>
            <w:r w:rsidRPr="004342C6">
              <w:rPr>
                <w:rFonts w:cs="Arial"/>
              </w:rPr>
              <w:t>Impact of Admin closure on Masshealth Eligibility</w:t>
            </w:r>
          </w:p>
        </w:tc>
        <w:tc>
          <w:tcPr>
            <w:tcW w:w="1800" w:type="dxa"/>
            <w:tcBorders>
              <w:top w:val="nil"/>
              <w:left w:val="nil"/>
              <w:bottom w:val="single" w:sz="4" w:space="0" w:color="auto"/>
              <w:right w:val="single" w:sz="4" w:space="0" w:color="auto"/>
            </w:tcBorders>
            <w:noWrap/>
            <w:vAlign w:val="bottom"/>
          </w:tcPr>
          <w:p w14:paraId="3F171A82" w14:textId="77777777" w:rsidR="00402957" w:rsidRPr="004342C6" w:rsidRDefault="00402957" w:rsidP="00402957">
            <w:pPr>
              <w:contextualSpacing w:val="0"/>
              <w:jc w:val="center"/>
              <w:rPr>
                <w:rFonts w:eastAsia="Times New Roman" w:cs="Arial"/>
                <w:color w:val="000000"/>
              </w:rPr>
            </w:pPr>
          </w:p>
        </w:tc>
      </w:tr>
      <w:tr w:rsidR="00402957" w:rsidRPr="004342C6" w14:paraId="0186B871" w14:textId="77777777" w:rsidTr="00CC52A5">
        <w:trPr>
          <w:trHeight w:val="300"/>
        </w:trPr>
        <w:tc>
          <w:tcPr>
            <w:tcW w:w="1420" w:type="dxa"/>
            <w:tcBorders>
              <w:top w:val="nil"/>
              <w:left w:val="single" w:sz="4" w:space="0" w:color="auto"/>
              <w:bottom w:val="single" w:sz="4" w:space="0" w:color="auto"/>
              <w:right w:val="single" w:sz="4" w:space="0" w:color="auto"/>
            </w:tcBorders>
            <w:noWrap/>
            <w:vAlign w:val="bottom"/>
          </w:tcPr>
          <w:p w14:paraId="40342161" w14:textId="432902CE"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6.34</w:t>
            </w:r>
          </w:p>
        </w:tc>
        <w:tc>
          <w:tcPr>
            <w:tcW w:w="6050" w:type="dxa"/>
            <w:tcBorders>
              <w:top w:val="nil"/>
              <w:left w:val="nil"/>
              <w:bottom w:val="single" w:sz="4" w:space="0" w:color="auto"/>
              <w:right w:val="single" w:sz="4" w:space="0" w:color="auto"/>
            </w:tcBorders>
            <w:noWrap/>
            <w:vAlign w:val="bottom"/>
          </w:tcPr>
          <w:p w14:paraId="2AF15ECE" w14:textId="491C31D4" w:rsidR="00402957" w:rsidRPr="004342C6" w:rsidRDefault="00402957" w:rsidP="006F59E4">
            <w:pPr>
              <w:contextualSpacing w:val="0"/>
              <w:rPr>
                <w:rFonts w:eastAsia="Times New Roman" w:cs="Arial"/>
              </w:rPr>
            </w:pPr>
            <w:r w:rsidRPr="004342C6">
              <w:rPr>
                <w:rFonts w:cs="Arial"/>
              </w:rPr>
              <w:t>MassHealth Eligibility Determination based on Overridden and Protected Eligibility</w:t>
            </w:r>
          </w:p>
        </w:tc>
        <w:tc>
          <w:tcPr>
            <w:tcW w:w="1800" w:type="dxa"/>
            <w:tcBorders>
              <w:top w:val="nil"/>
              <w:left w:val="nil"/>
              <w:bottom w:val="single" w:sz="4" w:space="0" w:color="auto"/>
              <w:right w:val="single" w:sz="4" w:space="0" w:color="auto"/>
            </w:tcBorders>
            <w:noWrap/>
            <w:vAlign w:val="bottom"/>
          </w:tcPr>
          <w:p w14:paraId="08CED324" w14:textId="77777777" w:rsidR="00402957" w:rsidRPr="004342C6" w:rsidRDefault="00402957" w:rsidP="00402957">
            <w:pPr>
              <w:contextualSpacing w:val="0"/>
              <w:jc w:val="center"/>
              <w:rPr>
                <w:rFonts w:eastAsia="Times New Roman" w:cs="Arial"/>
                <w:color w:val="000000"/>
              </w:rPr>
            </w:pPr>
          </w:p>
        </w:tc>
      </w:tr>
      <w:tr w:rsidR="00402957" w:rsidRPr="004342C6" w14:paraId="45DF77F2" w14:textId="77777777" w:rsidTr="00EC51C6">
        <w:trPr>
          <w:trHeight w:val="300"/>
        </w:trPr>
        <w:tc>
          <w:tcPr>
            <w:tcW w:w="1420" w:type="dxa"/>
            <w:tcBorders>
              <w:top w:val="nil"/>
              <w:left w:val="single" w:sz="4" w:space="0" w:color="auto"/>
              <w:bottom w:val="single" w:sz="4" w:space="0" w:color="auto"/>
              <w:right w:val="single" w:sz="4" w:space="0" w:color="auto"/>
            </w:tcBorders>
            <w:noWrap/>
            <w:vAlign w:val="bottom"/>
          </w:tcPr>
          <w:p w14:paraId="63F6FBB5" w14:textId="3196CB0D"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6.35</w:t>
            </w:r>
          </w:p>
        </w:tc>
        <w:tc>
          <w:tcPr>
            <w:tcW w:w="6050" w:type="dxa"/>
            <w:tcBorders>
              <w:top w:val="nil"/>
              <w:left w:val="nil"/>
              <w:bottom w:val="single" w:sz="4" w:space="0" w:color="auto"/>
              <w:right w:val="single" w:sz="4" w:space="0" w:color="auto"/>
            </w:tcBorders>
            <w:noWrap/>
            <w:vAlign w:val="bottom"/>
          </w:tcPr>
          <w:p w14:paraId="1523393B" w14:textId="59B0736C" w:rsidR="00402957" w:rsidRPr="004342C6" w:rsidRDefault="00402957" w:rsidP="006F59E4">
            <w:pPr>
              <w:contextualSpacing w:val="0"/>
              <w:rPr>
                <w:rFonts w:eastAsia="Times New Roman" w:cs="Arial"/>
              </w:rPr>
            </w:pPr>
            <w:r w:rsidRPr="004342C6">
              <w:rPr>
                <w:rFonts w:cs="Arial"/>
              </w:rPr>
              <w:t>Calculation of MH eligibility begin date and end date for MH members</w:t>
            </w:r>
          </w:p>
        </w:tc>
        <w:tc>
          <w:tcPr>
            <w:tcW w:w="1800" w:type="dxa"/>
            <w:tcBorders>
              <w:top w:val="nil"/>
              <w:left w:val="nil"/>
              <w:bottom w:val="single" w:sz="4" w:space="0" w:color="auto"/>
              <w:right w:val="single" w:sz="4" w:space="0" w:color="auto"/>
            </w:tcBorders>
            <w:noWrap/>
            <w:vAlign w:val="bottom"/>
          </w:tcPr>
          <w:p w14:paraId="0357442F" w14:textId="77777777" w:rsidR="00402957" w:rsidRPr="004342C6" w:rsidRDefault="00402957" w:rsidP="00402957">
            <w:pPr>
              <w:contextualSpacing w:val="0"/>
              <w:jc w:val="center"/>
              <w:rPr>
                <w:rFonts w:eastAsia="Times New Roman" w:cs="Arial"/>
                <w:color w:val="000000"/>
              </w:rPr>
            </w:pPr>
          </w:p>
        </w:tc>
      </w:tr>
      <w:tr w:rsidR="00EC51C6" w:rsidRPr="004342C6" w14:paraId="163901B8"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770583F0" w14:textId="23BD2D56" w:rsidR="00EC51C6" w:rsidRPr="004342C6" w:rsidRDefault="00EC51C6" w:rsidP="00402957">
            <w:pPr>
              <w:contextualSpacing w:val="0"/>
              <w:jc w:val="center"/>
              <w:rPr>
                <w:rFonts w:eastAsia="Times New Roman" w:cs="Arial"/>
                <w:color w:val="000000"/>
              </w:rPr>
            </w:pPr>
            <w:r>
              <w:rPr>
                <w:rFonts w:eastAsia="Times New Roman" w:cs="Arial"/>
                <w:color w:val="000000"/>
              </w:rPr>
              <w:t>6.36</w:t>
            </w:r>
          </w:p>
        </w:tc>
        <w:tc>
          <w:tcPr>
            <w:tcW w:w="6050" w:type="dxa"/>
            <w:tcBorders>
              <w:top w:val="single" w:sz="4" w:space="0" w:color="auto"/>
              <w:left w:val="nil"/>
              <w:bottom w:val="single" w:sz="4" w:space="0" w:color="auto"/>
              <w:right w:val="single" w:sz="4" w:space="0" w:color="auto"/>
            </w:tcBorders>
            <w:noWrap/>
            <w:vAlign w:val="bottom"/>
          </w:tcPr>
          <w:p w14:paraId="29A372AB" w14:textId="6A557D32" w:rsidR="00EC51C6" w:rsidRPr="004342C6" w:rsidRDefault="00EC51C6" w:rsidP="006F59E4">
            <w:pPr>
              <w:contextualSpacing w:val="0"/>
              <w:rPr>
                <w:rFonts w:cs="Arial"/>
              </w:rPr>
            </w:pPr>
            <w:r w:rsidRPr="004342C6">
              <w:rPr>
                <w:rFonts w:cs="Arial"/>
              </w:rPr>
              <w:t>Calculation of MH eligibility begin date and end date for MH members</w:t>
            </w:r>
          </w:p>
        </w:tc>
        <w:tc>
          <w:tcPr>
            <w:tcW w:w="1800" w:type="dxa"/>
            <w:tcBorders>
              <w:top w:val="single" w:sz="4" w:space="0" w:color="auto"/>
              <w:left w:val="nil"/>
              <w:bottom w:val="single" w:sz="4" w:space="0" w:color="auto"/>
              <w:right w:val="single" w:sz="4" w:space="0" w:color="auto"/>
            </w:tcBorders>
            <w:noWrap/>
            <w:vAlign w:val="bottom"/>
          </w:tcPr>
          <w:p w14:paraId="7E72D3EC" w14:textId="77777777" w:rsidR="00EC51C6" w:rsidRPr="004342C6" w:rsidRDefault="00EC51C6" w:rsidP="00402957">
            <w:pPr>
              <w:contextualSpacing w:val="0"/>
              <w:jc w:val="center"/>
              <w:rPr>
                <w:rFonts w:eastAsia="Times New Roman" w:cs="Arial"/>
                <w:color w:val="000000"/>
              </w:rPr>
            </w:pPr>
          </w:p>
        </w:tc>
      </w:tr>
      <w:tr w:rsidR="00EC51C6" w:rsidRPr="004342C6" w14:paraId="383E1F60"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2DB0F4D2" w14:textId="318E288C" w:rsidR="00EC51C6" w:rsidRPr="004342C6" w:rsidRDefault="00EC51C6" w:rsidP="00402957">
            <w:pPr>
              <w:contextualSpacing w:val="0"/>
              <w:jc w:val="center"/>
              <w:rPr>
                <w:rFonts w:eastAsia="Times New Roman" w:cs="Arial"/>
                <w:color w:val="000000"/>
              </w:rPr>
            </w:pPr>
            <w:r>
              <w:rPr>
                <w:rFonts w:eastAsia="Times New Roman" w:cs="Arial"/>
                <w:color w:val="000000"/>
              </w:rPr>
              <w:t>6.37</w:t>
            </w:r>
          </w:p>
        </w:tc>
        <w:tc>
          <w:tcPr>
            <w:tcW w:w="6050" w:type="dxa"/>
            <w:tcBorders>
              <w:top w:val="single" w:sz="4" w:space="0" w:color="auto"/>
              <w:left w:val="nil"/>
              <w:bottom w:val="single" w:sz="4" w:space="0" w:color="auto"/>
              <w:right w:val="single" w:sz="4" w:space="0" w:color="auto"/>
            </w:tcBorders>
            <w:noWrap/>
            <w:vAlign w:val="bottom"/>
          </w:tcPr>
          <w:p w14:paraId="78ACF932" w14:textId="7B4576F3" w:rsidR="00EC51C6" w:rsidRPr="004342C6" w:rsidRDefault="00EC51C6" w:rsidP="006F59E4">
            <w:pPr>
              <w:contextualSpacing w:val="0"/>
              <w:rPr>
                <w:rFonts w:cs="Arial"/>
              </w:rPr>
            </w:pPr>
            <w:r w:rsidRPr="00BA784E">
              <w:t>Batch job to re-determine the program eligibilities based on ‘one time only’ income details</w:t>
            </w:r>
          </w:p>
        </w:tc>
        <w:tc>
          <w:tcPr>
            <w:tcW w:w="1800" w:type="dxa"/>
            <w:tcBorders>
              <w:top w:val="single" w:sz="4" w:space="0" w:color="auto"/>
              <w:left w:val="nil"/>
              <w:bottom w:val="single" w:sz="4" w:space="0" w:color="auto"/>
              <w:right w:val="single" w:sz="4" w:space="0" w:color="auto"/>
            </w:tcBorders>
            <w:noWrap/>
            <w:vAlign w:val="bottom"/>
          </w:tcPr>
          <w:p w14:paraId="1EE0FC5C" w14:textId="77777777" w:rsidR="00EC51C6" w:rsidRPr="004342C6" w:rsidRDefault="00EC51C6" w:rsidP="00402957">
            <w:pPr>
              <w:contextualSpacing w:val="0"/>
              <w:jc w:val="center"/>
              <w:rPr>
                <w:rFonts w:eastAsia="Times New Roman" w:cs="Arial"/>
                <w:color w:val="000000"/>
              </w:rPr>
            </w:pPr>
          </w:p>
        </w:tc>
      </w:tr>
      <w:tr w:rsidR="00A73E35" w:rsidRPr="004342C6" w14:paraId="646C9936"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23D0D13D" w14:textId="6161B89A" w:rsidR="00A73E35" w:rsidRDefault="00A73E35" w:rsidP="00402957">
            <w:pPr>
              <w:contextualSpacing w:val="0"/>
              <w:jc w:val="center"/>
              <w:rPr>
                <w:rFonts w:eastAsia="Times New Roman" w:cs="Arial"/>
                <w:color w:val="000000"/>
              </w:rPr>
            </w:pPr>
            <w:r>
              <w:rPr>
                <w:rFonts w:eastAsia="Times New Roman" w:cs="Arial"/>
                <w:color w:val="000000"/>
              </w:rPr>
              <w:t>6.38</w:t>
            </w:r>
          </w:p>
        </w:tc>
        <w:tc>
          <w:tcPr>
            <w:tcW w:w="6050" w:type="dxa"/>
            <w:tcBorders>
              <w:top w:val="single" w:sz="4" w:space="0" w:color="auto"/>
              <w:left w:val="nil"/>
              <w:bottom w:val="single" w:sz="4" w:space="0" w:color="auto"/>
              <w:right w:val="single" w:sz="4" w:space="0" w:color="auto"/>
            </w:tcBorders>
            <w:noWrap/>
            <w:vAlign w:val="bottom"/>
          </w:tcPr>
          <w:p w14:paraId="1CF7E1DC" w14:textId="756BD6C4" w:rsidR="00A73E35" w:rsidRPr="00BA784E" w:rsidRDefault="00A73E35" w:rsidP="006F59E4">
            <w:pPr>
              <w:contextualSpacing w:val="0"/>
            </w:pPr>
            <w:r w:rsidRPr="00A73E35">
              <w:t>Updates to Medicaid Eligibility Start Date (Eligibility Begin Date) due to retroactive eligibility</w:t>
            </w:r>
          </w:p>
        </w:tc>
        <w:tc>
          <w:tcPr>
            <w:tcW w:w="1800" w:type="dxa"/>
            <w:tcBorders>
              <w:top w:val="single" w:sz="4" w:space="0" w:color="auto"/>
              <w:left w:val="nil"/>
              <w:bottom w:val="single" w:sz="4" w:space="0" w:color="auto"/>
              <w:right w:val="single" w:sz="4" w:space="0" w:color="auto"/>
            </w:tcBorders>
            <w:noWrap/>
            <w:vAlign w:val="bottom"/>
          </w:tcPr>
          <w:p w14:paraId="6CA08072" w14:textId="77777777" w:rsidR="00A73E35" w:rsidRPr="004342C6" w:rsidRDefault="00A73E35" w:rsidP="00402957">
            <w:pPr>
              <w:contextualSpacing w:val="0"/>
              <w:jc w:val="center"/>
              <w:rPr>
                <w:rFonts w:eastAsia="Times New Roman" w:cs="Arial"/>
                <w:color w:val="000000"/>
              </w:rPr>
            </w:pPr>
          </w:p>
        </w:tc>
      </w:tr>
      <w:tr w:rsidR="00A73E35" w:rsidRPr="004342C6" w14:paraId="55608EE7"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0FACEFD9" w14:textId="3700AFC1" w:rsidR="00A73E35" w:rsidRDefault="00A73E35" w:rsidP="00402957">
            <w:pPr>
              <w:contextualSpacing w:val="0"/>
              <w:jc w:val="center"/>
              <w:rPr>
                <w:rFonts w:eastAsia="Times New Roman" w:cs="Arial"/>
                <w:color w:val="000000"/>
              </w:rPr>
            </w:pPr>
            <w:r>
              <w:rPr>
                <w:rFonts w:eastAsia="Times New Roman" w:cs="Arial"/>
                <w:color w:val="000000"/>
              </w:rPr>
              <w:t>6.39</w:t>
            </w:r>
          </w:p>
        </w:tc>
        <w:tc>
          <w:tcPr>
            <w:tcW w:w="6050" w:type="dxa"/>
            <w:tcBorders>
              <w:top w:val="single" w:sz="4" w:space="0" w:color="auto"/>
              <w:left w:val="nil"/>
              <w:bottom w:val="single" w:sz="4" w:space="0" w:color="auto"/>
              <w:right w:val="single" w:sz="4" w:space="0" w:color="auto"/>
            </w:tcBorders>
            <w:noWrap/>
            <w:vAlign w:val="bottom"/>
          </w:tcPr>
          <w:p w14:paraId="787A1652" w14:textId="30DFF9D1" w:rsidR="00A73E35" w:rsidRPr="00BA784E" w:rsidRDefault="00A73E35" w:rsidP="006F59E4">
            <w:pPr>
              <w:contextualSpacing w:val="0"/>
            </w:pPr>
            <w:r w:rsidRPr="00A73E35">
              <w:t>Calculation of the one-time deductible amount and period for member</w:t>
            </w:r>
          </w:p>
        </w:tc>
        <w:tc>
          <w:tcPr>
            <w:tcW w:w="1800" w:type="dxa"/>
            <w:tcBorders>
              <w:top w:val="single" w:sz="4" w:space="0" w:color="auto"/>
              <w:left w:val="nil"/>
              <w:bottom w:val="single" w:sz="4" w:space="0" w:color="auto"/>
              <w:right w:val="single" w:sz="4" w:space="0" w:color="auto"/>
            </w:tcBorders>
            <w:noWrap/>
            <w:vAlign w:val="bottom"/>
          </w:tcPr>
          <w:p w14:paraId="7EB7345B" w14:textId="77777777" w:rsidR="00A73E35" w:rsidRPr="004342C6" w:rsidRDefault="00A73E35" w:rsidP="00402957">
            <w:pPr>
              <w:contextualSpacing w:val="0"/>
              <w:jc w:val="center"/>
              <w:rPr>
                <w:rFonts w:eastAsia="Times New Roman" w:cs="Arial"/>
                <w:color w:val="000000"/>
              </w:rPr>
            </w:pPr>
          </w:p>
        </w:tc>
      </w:tr>
      <w:tr w:rsidR="00A73E35" w:rsidRPr="004342C6" w14:paraId="76E0C2CB"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26DA1329" w14:textId="6A45BDA3" w:rsidR="00A73E35" w:rsidRDefault="00A73E35" w:rsidP="00402957">
            <w:pPr>
              <w:contextualSpacing w:val="0"/>
              <w:jc w:val="center"/>
              <w:rPr>
                <w:rFonts w:eastAsia="Times New Roman" w:cs="Arial"/>
                <w:color w:val="000000"/>
              </w:rPr>
            </w:pPr>
            <w:r>
              <w:rPr>
                <w:rFonts w:eastAsia="Times New Roman" w:cs="Arial"/>
                <w:color w:val="000000"/>
              </w:rPr>
              <w:t>6.40</w:t>
            </w:r>
          </w:p>
        </w:tc>
        <w:tc>
          <w:tcPr>
            <w:tcW w:w="6050" w:type="dxa"/>
            <w:tcBorders>
              <w:top w:val="single" w:sz="4" w:space="0" w:color="auto"/>
              <w:left w:val="nil"/>
              <w:bottom w:val="single" w:sz="4" w:space="0" w:color="auto"/>
              <w:right w:val="single" w:sz="4" w:space="0" w:color="auto"/>
            </w:tcBorders>
            <w:noWrap/>
            <w:vAlign w:val="bottom"/>
          </w:tcPr>
          <w:p w14:paraId="171DE4D6" w14:textId="0951A144" w:rsidR="00A73E35" w:rsidRPr="00BA784E" w:rsidRDefault="00A73E35" w:rsidP="006F59E4">
            <w:pPr>
              <w:contextualSpacing w:val="0"/>
            </w:pPr>
            <w:r w:rsidRPr="00A73E35">
              <w:t>Addition of the new disability aid categories to the Aid Category sheet, Met one-time deductible status and Eligibility start date calculation</w:t>
            </w:r>
          </w:p>
        </w:tc>
        <w:tc>
          <w:tcPr>
            <w:tcW w:w="1800" w:type="dxa"/>
            <w:tcBorders>
              <w:top w:val="single" w:sz="4" w:space="0" w:color="auto"/>
              <w:left w:val="nil"/>
              <w:bottom w:val="single" w:sz="4" w:space="0" w:color="auto"/>
              <w:right w:val="single" w:sz="4" w:space="0" w:color="auto"/>
            </w:tcBorders>
            <w:noWrap/>
            <w:vAlign w:val="bottom"/>
          </w:tcPr>
          <w:p w14:paraId="70E0B085" w14:textId="77777777" w:rsidR="00A73E35" w:rsidRPr="004342C6" w:rsidRDefault="00A73E35" w:rsidP="00402957">
            <w:pPr>
              <w:contextualSpacing w:val="0"/>
              <w:jc w:val="center"/>
              <w:rPr>
                <w:rFonts w:eastAsia="Times New Roman" w:cs="Arial"/>
                <w:color w:val="000000"/>
              </w:rPr>
            </w:pPr>
          </w:p>
        </w:tc>
      </w:tr>
      <w:tr w:rsidR="00A73E35" w:rsidRPr="004342C6" w14:paraId="22973C0F"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0768B918" w14:textId="50B592F3" w:rsidR="00A73E35" w:rsidRDefault="00A73E35" w:rsidP="00402957">
            <w:pPr>
              <w:contextualSpacing w:val="0"/>
              <w:jc w:val="center"/>
              <w:rPr>
                <w:rFonts w:eastAsia="Times New Roman" w:cs="Arial"/>
                <w:color w:val="000000"/>
              </w:rPr>
            </w:pPr>
            <w:r>
              <w:rPr>
                <w:rFonts w:eastAsia="Times New Roman" w:cs="Arial"/>
                <w:color w:val="000000"/>
              </w:rPr>
              <w:t>6.41</w:t>
            </w:r>
          </w:p>
        </w:tc>
        <w:tc>
          <w:tcPr>
            <w:tcW w:w="6050" w:type="dxa"/>
            <w:tcBorders>
              <w:top w:val="single" w:sz="4" w:space="0" w:color="auto"/>
              <w:left w:val="nil"/>
              <w:bottom w:val="single" w:sz="4" w:space="0" w:color="auto"/>
              <w:right w:val="single" w:sz="4" w:space="0" w:color="auto"/>
            </w:tcBorders>
            <w:noWrap/>
            <w:vAlign w:val="bottom"/>
          </w:tcPr>
          <w:p w14:paraId="5791876A" w14:textId="1D7F66AF" w:rsidR="00A73E35" w:rsidRPr="00BA784E" w:rsidRDefault="00A73E35" w:rsidP="006F59E4">
            <w:pPr>
              <w:contextualSpacing w:val="0"/>
            </w:pPr>
            <w:r w:rsidRPr="00A73E35">
              <w:t>Extend the eligibility end date for CommonHealth members</w:t>
            </w:r>
          </w:p>
        </w:tc>
        <w:tc>
          <w:tcPr>
            <w:tcW w:w="1800" w:type="dxa"/>
            <w:tcBorders>
              <w:top w:val="single" w:sz="4" w:space="0" w:color="auto"/>
              <w:left w:val="nil"/>
              <w:bottom w:val="single" w:sz="4" w:space="0" w:color="auto"/>
              <w:right w:val="single" w:sz="4" w:space="0" w:color="auto"/>
            </w:tcBorders>
            <w:noWrap/>
            <w:vAlign w:val="bottom"/>
          </w:tcPr>
          <w:p w14:paraId="0504C21B" w14:textId="77777777" w:rsidR="00A73E35" w:rsidRPr="004342C6" w:rsidRDefault="00A73E35" w:rsidP="00402957">
            <w:pPr>
              <w:contextualSpacing w:val="0"/>
              <w:jc w:val="center"/>
              <w:rPr>
                <w:rFonts w:eastAsia="Times New Roman" w:cs="Arial"/>
                <w:color w:val="000000"/>
              </w:rPr>
            </w:pPr>
          </w:p>
        </w:tc>
      </w:tr>
      <w:tr w:rsidR="00423116" w:rsidRPr="004342C6" w14:paraId="0C7B15FD"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5A9B4B86" w14:textId="745063D6" w:rsidR="00423116" w:rsidRDefault="00423116" w:rsidP="00402957">
            <w:pPr>
              <w:contextualSpacing w:val="0"/>
              <w:jc w:val="center"/>
              <w:rPr>
                <w:rFonts w:eastAsia="Times New Roman" w:cs="Arial"/>
                <w:color w:val="000000"/>
              </w:rPr>
            </w:pPr>
            <w:r>
              <w:rPr>
                <w:rFonts w:eastAsia="Times New Roman" w:cs="Arial"/>
                <w:color w:val="000000"/>
              </w:rPr>
              <w:t>6.</w:t>
            </w:r>
            <w:r w:rsidR="00A73E35">
              <w:rPr>
                <w:rFonts w:eastAsia="Times New Roman" w:cs="Arial"/>
                <w:color w:val="000000"/>
              </w:rPr>
              <w:t>42</w:t>
            </w:r>
          </w:p>
        </w:tc>
        <w:tc>
          <w:tcPr>
            <w:tcW w:w="6050" w:type="dxa"/>
            <w:tcBorders>
              <w:top w:val="single" w:sz="4" w:space="0" w:color="auto"/>
              <w:left w:val="nil"/>
              <w:bottom w:val="single" w:sz="4" w:space="0" w:color="auto"/>
              <w:right w:val="single" w:sz="4" w:space="0" w:color="auto"/>
            </w:tcBorders>
            <w:noWrap/>
            <w:vAlign w:val="bottom"/>
          </w:tcPr>
          <w:p w14:paraId="12AD45B9" w14:textId="4B130858" w:rsidR="00423116" w:rsidRPr="00BA784E" w:rsidRDefault="00A73E35" w:rsidP="006F59E4">
            <w:pPr>
              <w:contextualSpacing w:val="0"/>
            </w:pPr>
            <w:r w:rsidRPr="00A73E35">
              <w:t>Capability to permanently remove a non-HOH deceased member from an application</w:t>
            </w:r>
          </w:p>
        </w:tc>
        <w:tc>
          <w:tcPr>
            <w:tcW w:w="1800" w:type="dxa"/>
            <w:tcBorders>
              <w:top w:val="single" w:sz="4" w:space="0" w:color="auto"/>
              <w:left w:val="nil"/>
              <w:bottom w:val="single" w:sz="4" w:space="0" w:color="auto"/>
              <w:right w:val="single" w:sz="4" w:space="0" w:color="auto"/>
            </w:tcBorders>
            <w:noWrap/>
            <w:vAlign w:val="bottom"/>
          </w:tcPr>
          <w:p w14:paraId="1C588F38" w14:textId="77777777" w:rsidR="00423116" w:rsidRPr="004342C6" w:rsidRDefault="00423116" w:rsidP="00402957">
            <w:pPr>
              <w:contextualSpacing w:val="0"/>
              <w:jc w:val="center"/>
              <w:rPr>
                <w:rFonts w:eastAsia="Times New Roman" w:cs="Arial"/>
                <w:color w:val="000000"/>
              </w:rPr>
            </w:pPr>
          </w:p>
        </w:tc>
      </w:tr>
    </w:tbl>
    <w:p w14:paraId="6872CD4E" w14:textId="77777777" w:rsidR="00B41689" w:rsidRPr="004342C6" w:rsidRDefault="00B41689" w:rsidP="00B41689">
      <w:pPr>
        <w:pStyle w:val="Table"/>
        <w:rPr>
          <w:rFonts w:ascii="Arial" w:hAnsi="Arial" w:cs="Arial"/>
          <w:color w:val="auto"/>
        </w:rPr>
      </w:pPr>
      <w:r w:rsidRPr="004342C6">
        <w:rPr>
          <w:rFonts w:ascii="Arial" w:hAnsi="Arial" w:cs="Arial"/>
          <w:color w:val="auto"/>
        </w:rPr>
        <w:br w:type="textWrapping" w:clear="all"/>
      </w:r>
      <w:bookmarkEnd w:id="110"/>
    </w:p>
    <w:p w14:paraId="173B2379" w14:textId="77777777" w:rsidR="00B41689" w:rsidRPr="004342C6" w:rsidRDefault="00B41689" w:rsidP="00B41689">
      <w:pPr>
        <w:rPr>
          <w:rFonts w:cs="Arial"/>
        </w:rPr>
      </w:pPr>
    </w:p>
    <w:p w14:paraId="52CC8F47" w14:textId="77777777" w:rsidR="00B41689" w:rsidRPr="004342C6" w:rsidRDefault="00B41689" w:rsidP="002A5FFD">
      <w:pPr>
        <w:pStyle w:val="Heading1"/>
        <w:rPr>
          <w:rFonts w:ascii="Arial" w:hAnsi="Arial" w:cs="Arial"/>
        </w:rPr>
      </w:pPr>
      <w:bookmarkStart w:id="112" w:name="_Project_Diagram"/>
      <w:bookmarkStart w:id="113" w:name="_Toc94634360"/>
      <w:bookmarkEnd w:id="112"/>
      <w:r w:rsidRPr="004342C6">
        <w:rPr>
          <w:rFonts w:ascii="Arial" w:hAnsi="Arial" w:cs="Arial"/>
        </w:rPr>
        <w:lastRenderedPageBreak/>
        <w:t>Project Diagram</w:t>
      </w:r>
      <w:bookmarkEnd w:id="113"/>
    </w:p>
    <w:p w14:paraId="0CA18B16" w14:textId="77777777" w:rsidR="00B41689" w:rsidRPr="004342C6" w:rsidRDefault="00B41689" w:rsidP="00B41689">
      <w:pPr>
        <w:pStyle w:val="ListParagraph"/>
        <w:keepNext/>
        <w:numPr>
          <w:ilvl w:val="1"/>
          <w:numId w:val="10"/>
        </w:numPr>
        <w:tabs>
          <w:tab w:val="left" w:pos="540"/>
        </w:tabs>
        <w:spacing w:before="200" w:after="60" w:line="276" w:lineRule="auto"/>
        <w:ind w:left="540" w:hanging="540"/>
        <w:contextualSpacing w:val="0"/>
        <w:outlineLvl w:val="1"/>
        <w:rPr>
          <w:rFonts w:cs="Arial"/>
          <w:b/>
          <w:sz w:val="24"/>
        </w:rPr>
      </w:pPr>
      <w:bookmarkStart w:id="114" w:name="_Toc466289631"/>
      <w:r w:rsidRPr="004342C6">
        <w:rPr>
          <w:rFonts w:cs="Arial"/>
          <w:b/>
          <w:sz w:val="24"/>
        </w:rPr>
        <w:t>Work Context Diagram</w:t>
      </w:r>
      <w:bookmarkEnd w:id="114"/>
    </w:p>
    <w:p w14:paraId="2C617ADF" w14:textId="77777777" w:rsidR="00B41689" w:rsidRPr="004342C6" w:rsidRDefault="00B41689" w:rsidP="00B41689">
      <w:pPr>
        <w:rPr>
          <w:rFonts w:cs="Arial"/>
        </w:rPr>
      </w:pPr>
      <w:r w:rsidRPr="004342C6">
        <w:rPr>
          <w:rFonts w:cs="Arial"/>
        </w:rPr>
        <w:t>Not Applicable.</w:t>
      </w:r>
    </w:p>
    <w:p w14:paraId="32B39979" w14:textId="77777777" w:rsidR="00B41689" w:rsidRPr="004342C6" w:rsidRDefault="00B41689" w:rsidP="00B41689">
      <w:pPr>
        <w:rPr>
          <w:rFonts w:cs="Arial"/>
          <w:i/>
        </w:rPr>
      </w:pPr>
    </w:p>
    <w:p w14:paraId="2F139658" w14:textId="77777777" w:rsidR="00B41689" w:rsidRPr="004342C6" w:rsidRDefault="00B41689" w:rsidP="006F59E4">
      <w:pPr>
        <w:pStyle w:val="ListParagraph"/>
        <w:keepNext/>
        <w:numPr>
          <w:ilvl w:val="1"/>
          <w:numId w:val="10"/>
        </w:numPr>
        <w:spacing w:before="200" w:after="240" w:line="276" w:lineRule="auto"/>
        <w:ind w:left="547" w:hanging="547"/>
        <w:contextualSpacing w:val="0"/>
        <w:outlineLvl w:val="1"/>
        <w:rPr>
          <w:rFonts w:cs="Arial"/>
          <w:b/>
          <w:sz w:val="24"/>
        </w:rPr>
      </w:pPr>
      <w:bookmarkStart w:id="115" w:name="_Toc442449420"/>
      <w:bookmarkStart w:id="116" w:name="_Toc466289632"/>
      <w:bookmarkEnd w:id="115"/>
      <w:r w:rsidRPr="004342C6">
        <w:rPr>
          <w:rFonts w:cs="Arial"/>
          <w:b/>
          <w:sz w:val="24"/>
        </w:rPr>
        <w:t>System Diagram</w:t>
      </w:r>
      <w:bookmarkEnd w:id="116"/>
    </w:p>
    <w:p w14:paraId="3DC274A6" w14:textId="2989A433" w:rsidR="006D4F2E" w:rsidRPr="004342C6" w:rsidRDefault="006D4F2E" w:rsidP="006D4F2E">
      <w:pPr>
        <w:pStyle w:val="Caption"/>
        <w:keepNext/>
        <w:jc w:val="center"/>
        <w:rPr>
          <w:rFonts w:cs="Arial"/>
        </w:rPr>
      </w:pPr>
      <w:bookmarkStart w:id="117" w:name="_Toc74854746"/>
      <w:r w:rsidRPr="004342C6">
        <w:rPr>
          <w:rFonts w:cs="Arial"/>
        </w:rPr>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1</w:t>
      </w:r>
      <w:r w:rsidR="006F59E4" w:rsidRPr="004342C6">
        <w:rPr>
          <w:rFonts w:cs="Arial"/>
          <w:noProof/>
        </w:rPr>
        <w:fldChar w:fldCharType="end"/>
      </w:r>
      <w:r w:rsidRPr="004342C6">
        <w:rPr>
          <w:rFonts w:cs="Arial"/>
        </w:rPr>
        <w:t xml:space="preserve"> MassHealth Eligibility End to End flow</w:t>
      </w:r>
      <w:bookmarkEnd w:id="117"/>
    </w:p>
    <w:p w14:paraId="7DC3C76E" w14:textId="78A0BBFE" w:rsidR="00160C5B" w:rsidRPr="004342C6" w:rsidRDefault="005B0845" w:rsidP="00160C5B">
      <w:pPr>
        <w:pStyle w:val="FigureStyle"/>
        <w:jc w:val="center"/>
        <w:rPr>
          <w:rFonts w:cs="Arial"/>
        </w:rPr>
      </w:pPr>
      <w:r w:rsidRPr="004342C6">
        <w:rPr>
          <w:rFonts w:cs="Arial"/>
          <w:noProof/>
        </w:rPr>
        <w:object w:dxaOrig="11430" w:dyaOrig="11311" w14:anchorId="3083A5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alt="" style="width:413.1pt;height:407.8pt;mso-width-percent:0;mso-height-percent:0;mso-width-percent:0;mso-height-percent:0" o:ole="">
            <v:imagedata r:id="rId21" o:title=""/>
          </v:shape>
          <o:OLEObject Type="Embed" ProgID="Visio.Drawing.15" ShapeID="_x0000_i1060" DrawAspect="Content" ObjectID="_1843025954" r:id="rId22"/>
        </w:object>
      </w:r>
    </w:p>
    <w:p w14:paraId="0B627CC5" w14:textId="2020501A" w:rsidR="00C34AE5" w:rsidRPr="004342C6" w:rsidRDefault="00C34AE5" w:rsidP="00160C5B">
      <w:pPr>
        <w:pStyle w:val="FigureStyle"/>
        <w:jc w:val="center"/>
        <w:rPr>
          <w:rFonts w:cs="Arial"/>
        </w:rPr>
      </w:pPr>
    </w:p>
    <w:p w14:paraId="12ADC001" w14:textId="4958E912" w:rsidR="009E460A" w:rsidRPr="004342C6" w:rsidRDefault="005B0845" w:rsidP="00160C5B">
      <w:pPr>
        <w:pStyle w:val="FigureStyle"/>
        <w:jc w:val="center"/>
        <w:rPr>
          <w:rFonts w:cs="Arial"/>
        </w:rPr>
      </w:pPr>
      <w:r w:rsidRPr="004342C6">
        <w:rPr>
          <w:rFonts w:cs="Arial"/>
          <w:noProof/>
        </w:rPr>
        <w:object w:dxaOrig="1591" w:dyaOrig="8971" w14:anchorId="0EA55858">
          <v:shape id="_x0000_i1059" type="#_x0000_t75" alt="" style="width:60.2pt;height:345.85pt;mso-width-percent:0;mso-height-percent:0;mso-width-percent:0;mso-height-percent:0" o:ole="">
            <v:imagedata r:id="rId23" o:title=""/>
          </v:shape>
          <o:OLEObject Type="Embed" ProgID="Visio.Drawing.15" ShapeID="_x0000_i1059" DrawAspect="Content" ObjectID="_1843025955" r:id="rId24"/>
        </w:object>
      </w:r>
    </w:p>
    <w:p w14:paraId="3A58805C" w14:textId="00FB7CD7" w:rsidR="006D4F2E" w:rsidRPr="004342C6" w:rsidRDefault="006D4F2E" w:rsidP="006D4F2E">
      <w:pPr>
        <w:pStyle w:val="Caption"/>
        <w:keepNext/>
        <w:jc w:val="center"/>
        <w:rPr>
          <w:rFonts w:cs="Arial"/>
        </w:rPr>
      </w:pPr>
      <w:bookmarkStart w:id="118" w:name="_Toc74854747"/>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2</w:t>
      </w:r>
      <w:r w:rsidR="006F59E4" w:rsidRPr="004342C6">
        <w:rPr>
          <w:rFonts w:cs="Arial"/>
          <w:noProof/>
        </w:rPr>
        <w:fldChar w:fldCharType="end"/>
      </w:r>
      <w:r w:rsidRPr="004342C6">
        <w:rPr>
          <w:rFonts w:cs="Arial"/>
        </w:rPr>
        <w:t xml:space="preserve"> </w:t>
      </w:r>
      <w:hyperlink w:anchor="ParticipationFR" w:history="1">
        <w:r w:rsidRPr="004342C6">
          <w:rPr>
            <w:rStyle w:val="Hyperlink"/>
            <w:rFonts w:cs="Arial"/>
          </w:rPr>
          <w:t>Participation factor for MassHealth</w:t>
        </w:r>
        <w:bookmarkEnd w:id="118"/>
      </w:hyperlink>
    </w:p>
    <w:p w14:paraId="47337301" w14:textId="72F243A8" w:rsidR="009132F0" w:rsidRPr="004342C6" w:rsidRDefault="005B0845" w:rsidP="00A13FC9">
      <w:pPr>
        <w:pStyle w:val="FigureStyle"/>
        <w:keepNext/>
        <w:jc w:val="center"/>
        <w:rPr>
          <w:rFonts w:cs="Arial"/>
        </w:rPr>
      </w:pPr>
      <w:r w:rsidRPr="004342C6">
        <w:rPr>
          <w:rFonts w:cs="Arial"/>
          <w:noProof/>
        </w:rPr>
        <w:object w:dxaOrig="4710" w:dyaOrig="15180" w14:anchorId="5F1AC111">
          <v:shape id="_x0000_i1058" type="#_x0000_t75" alt="" style="width:149.3pt;height:456.2pt;mso-width-percent:0;mso-height-percent:0;mso-width-percent:0;mso-height-percent:0" o:ole="">
            <v:imagedata r:id="rId25" o:title=""/>
          </v:shape>
          <o:OLEObject Type="Embed" ProgID="Visio.Drawing.15" ShapeID="_x0000_i1058" DrawAspect="Content" ObjectID="_1843025956" r:id="rId26"/>
        </w:object>
      </w:r>
      <w:bookmarkStart w:id="119" w:name="figure2MHparticipation"/>
    </w:p>
    <w:bookmarkEnd w:id="119"/>
    <w:p w14:paraId="48D9E8B9" w14:textId="77777777" w:rsidR="006F59E4" w:rsidRPr="004342C6" w:rsidRDefault="006F59E4">
      <w:pPr>
        <w:contextualSpacing w:val="0"/>
        <w:rPr>
          <w:rFonts w:cs="Arial"/>
          <w:b/>
          <w:bCs/>
          <w:color w:val="285C4E" w:themeColor="accent1"/>
          <w:sz w:val="18"/>
          <w:szCs w:val="18"/>
        </w:rPr>
      </w:pPr>
      <w:r w:rsidRPr="004342C6">
        <w:rPr>
          <w:rFonts w:cs="Arial"/>
        </w:rPr>
        <w:br w:type="page"/>
      </w:r>
    </w:p>
    <w:p w14:paraId="0C5946B2" w14:textId="2D93468E" w:rsidR="006D4F2E" w:rsidRPr="004342C6" w:rsidRDefault="006D4F2E" w:rsidP="006D4F2E">
      <w:pPr>
        <w:pStyle w:val="Caption"/>
        <w:keepNext/>
        <w:jc w:val="center"/>
        <w:rPr>
          <w:rFonts w:cs="Arial"/>
        </w:rPr>
      </w:pPr>
      <w:bookmarkStart w:id="120" w:name="_Toc74854748"/>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3</w:t>
      </w:r>
      <w:r w:rsidR="006F59E4" w:rsidRPr="004342C6">
        <w:rPr>
          <w:rFonts w:cs="Arial"/>
          <w:noProof/>
        </w:rPr>
        <w:fldChar w:fldCharType="end"/>
      </w:r>
      <w:r w:rsidRPr="004342C6">
        <w:rPr>
          <w:rFonts w:cs="Arial"/>
        </w:rPr>
        <w:t xml:space="preserve"> </w:t>
      </w:r>
      <w:bookmarkStart w:id="121" w:name="ParticipationFRResidency"/>
      <w:r w:rsidRPr="004342C6">
        <w:rPr>
          <w:rFonts w:cs="Arial"/>
        </w:rPr>
        <w:fldChar w:fldCharType="begin"/>
      </w:r>
      <w:r w:rsidRPr="004342C6">
        <w:rPr>
          <w:rFonts w:cs="Arial"/>
        </w:rPr>
        <w:instrText xml:space="preserve"> HYPERLINK  \l "ParticipationFR" </w:instrText>
      </w:r>
      <w:r w:rsidRPr="004342C6">
        <w:rPr>
          <w:rFonts w:cs="Arial"/>
        </w:rPr>
      </w:r>
      <w:r w:rsidRPr="004342C6">
        <w:rPr>
          <w:rFonts w:cs="Arial"/>
        </w:rPr>
        <w:fldChar w:fldCharType="separate"/>
      </w:r>
      <w:r w:rsidRPr="004342C6">
        <w:rPr>
          <w:rStyle w:val="Hyperlink"/>
          <w:rFonts w:cs="Arial"/>
        </w:rPr>
        <w:t>MassHealth participation Factors- Residency Check</w:t>
      </w:r>
      <w:bookmarkEnd w:id="120"/>
      <w:bookmarkEnd w:id="121"/>
      <w:r w:rsidRPr="004342C6">
        <w:rPr>
          <w:rFonts w:cs="Arial"/>
        </w:rPr>
        <w:fldChar w:fldCharType="end"/>
      </w:r>
    </w:p>
    <w:p w14:paraId="72FB029A" w14:textId="531A885B" w:rsidR="009132F0" w:rsidRPr="004342C6" w:rsidRDefault="005B0845" w:rsidP="009132F0">
      <w:pPr>
        <w:jc w:val="center"/>
        <w:rPr>
          <w:rFonts w:cs="Arial"/>
        </w:rPr>
      </w:pPr>
      <w:r w:rsidRPr="004342C6">
        <w:rPr>
          <w:rFonts w:cs="Arial"/>
          <w:noProof/>
        </w:rPr>
        <w:object w:dxaOrig="8865" w:dyaOrig="9000" w14:anchorId="65D5F2B1">
          <v:shape id="_x0000_i1057" type="#_x0000_t75" alt="" style="width:312.2pt;height:409pt;mso-width-percent:0;mso-height-percent:0;mso-width-percent:0;mso-height-percent:0" o:ole="">
            <v:imagedata r:id="rId27" o:title=""/>
          </v:shape>
          <o:OLEObject Type="Embed" ProgID="Visio.Drawing.15" ShapeID="_x0000_i1057" DrawAspect="Content" ObjectID="_1843025957" r:id="rId28"/>
        </w:object>
      </w:r>
    </w:p>
    <w:p w14:paraId="72D63DF6" w14:textId="2013F20B" w:rsidR="00160C5B" w:rsidRPr="004342C6" w:rsidRDefault="00160C5B" w:rsidP="009132F0">
      <w:pPr>
        <w:jc w:val="center"/>
        <w:rPr>
          <w:rFonts w:cs="Arial"/>
        </w:rPr>
      </w:pPr>
    </w:p>
    <w:p w14:paraId="38394439" w14:textId="07FB0957" w:rsidR="00160C5B" w:rsidRPr="004342C6" w:rsidRDefault="00160C5B" w:rsidP="009132F0">
      <w:pPr>
        <w:jc w:val="center"/>
        <w:rPr>
          <w:rFonts w:cs="Arial"/>
        </w:rPr>
      </w:pPr>
    </w:p>
    <w:p w14:paraId="44A1FEC9" w14:textId="77777777" w:rsidR="00160C5B" w:rsidRPr="004342C6" w:rsidRDefault="00160C5B" w:rsidP="009132F0">
      <w:pPr>
        <w:jc w:val="center"/>
        <w:rPr>
          <w:rFonts w:cs="Arial"/>
        </w:rPr>
      </w:pPr>
    </w:p>
    <w:p w14:paraId="63CA0707" w14:textId="1ECE84EF" w:rsidR="00A13FC9" w:rsidRPr="004342C6" w:rsidRDefault="00A13FC9" w:rsidP="00A13FC9">
      <w:pPr>
        <w:pStyle w:val="Caption"/>
        <w:keepNext/>
        <w:jc w:val="center"/>
        <w:rPr>
          <w:rFonts w:cs="Arial"/>
        </w:rPr>
      </w:pPr>
      <w:bookmarkStart w:id="122" w:name="_Toc74854749"/>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4</w:t>
      </w:r>
      <w:r w:rsidR="006F59E4" w:rsidRPr="004342C6">
        <w:rPr>
          <w:rFonts w:cs="Arial"/>
          <w:noProof/>
        </w:rPr>
        <w:fldChar w:fldCharType="end"/>
      </w:r>
      <w:r w:rsidRPr="004342C6">
        <w:rPr>
          <w:rFonts w:cs="Arial"/>
        </w:rPr>
        <w:t xml:space="preserve"> </w:t>
      </w:r>
      <w:hyperlink w:anchor="ParticipationFR" w:history="1">
        <w:r w:rsidRPr="004342C6">
          <w:rPr>
            <w:rStyle w:val="Hyperlink"/>
            <w:rFonts w:cs="Arial"/>
          </w:rPr>
          <w:t>MassHealth Participation factors Incarceration check</w:t>
        </w:r>
        <w:bookmarkEnd w:id="122"/>
      </w:hyperlink>
    </w:p>
    <w:p w14:paraId="68AE6E5F" w14:textId="3BEDDC82" w:rsidR="009132F0" w:rsidRPr="004342C6" w:rsidRDefault="005B0845" w:rsidP="009132F0">
      <w:pPr>
        <w:jc w:val="center"/>
        <w:rPr>
          <w:rFonts w:cs="Arial"/>
        </w:rPr>
      </w:pPr>
      <w:r w:rsidRPr="004342C6">
        <w:rPr>
          <w:rFonts w:cs="Arial"/>
          <w:noProof/>
        </w:rPr>
        <w:object w:dxaOrig="6795" w:dyaOrig="7605" w14:anchorId="69761ECE">
          <v:shape id="_x0000_i1056" type="#_x0000_t75" alt="" style="width:342.3pt;height:383pt;mso-width-percent:0;mso-height-percent:0;mso-width-percent:0;mso-height-percent:0" o:ole="">
            <v:imagedata r:id="rId29" o:title=""/>
          </v:shape>
          <o:OLEObject Type="Embed" ProgID="Visio.Drawing.15" ShapeID="_x0000_i1056" DrawAspect="Content" ObjectID="_1843025958" r:id="rId30"/>
        </w:object>
      </w:r>
    </w:p>
    <w:p w14:paraId="06CD32F1" w14:textId="77777777" w:rsidR="009132F0" w:rsidRPr="004342C6" w:rsidRDefault="009132F0" w:rsidP="009132F0">
      <w:pPr>
        <w:rPr>
          <w:rFonts w:cs="Arial"/>
        </w:rPr>
      </w:pPr>
    </w:p>
    <w:p w14:paraId="6452455B" w14:textId="51649761" w:rsidR="00160C5B" w:rsidRPr="004342C6" w:rsidRDefault="00160C5B" w:rsidP="009132F0">
      <w:pPr>
        <w:pStyle w:val="Caption"/>
        <w:keepNext/>
        <w:jc w:val="center"/>
        <w:rPr>
          <w:rFonts w:cs="Arial"/>
          <w:sz w:val="22"/>
          <w:szCs w:val="22"/>
        </w:rPr>
      </w:pPr>
    </w:p>
    <w:p w14:paraId="1B10505D" w14:textId="5BE7B761" w:rsidR="00160C5B" w:rsidRPr="004342C6" w:rsidRDefault="00160C5B" w:rsidP="00160C5B">
      <w:pPr>
        <w:rPr>
          <w:rFonts w:cs="Arial"/>
        </w:rPr>
      </w:pPr>
    </w:p>
    <w:p w14:paraId="6372FBE6" w14:textId="77777777" w:rsidR="00160C5B" w:rsidRPr="004342C6" w:rsidRDefault="00160C5B" w:rsidP="00160C5B">
      <w:pPr>
        <w:rPr>
          <w:rFonts w:cs="Arial"/>
        </w:rPr>
      </w:pPr>
    </w:p>
    <w:p w14:paraId="607FEE0D" w14:textId="77777777" w:rsidR="00160C5B" w:rsidRPr="004342C6" w:rsidRDefault="00160C5B" w:rsidP="009132F0">
      <w:pPr>
        <w:pStyle w:val="Caption"/>
        <w:keepNext/>
        <w:jc w:val="center"/>
        <w:rPr>
          <w:rFonts w:cs="Arial"/>
          <w:sz w:val="22"/>
          <w:szCs w:val="22"/>
        </w:rPr>
      </w:pPr>
    </w:p>
    <w:p w14:paraId="5FBEB73A" w14:textId="77777777" w:rsidR="009132F0" w:rsidRPr="004342C6" w:rsidRDefault="009132F0" w:rsidP="009132F0">
      <w:pPr>
        <w:rPr>
          <w:rFonts w:cs="Arial"/>
        </w:rPr>
      </w:pPr>
    </w:p>
    <w:p w14:paraId="2C86CFCE" w14:textId="77777777" w:rsidR="006F59E4" w:rsidRPr="004342C6" w:rsidRDefault="006F59E4">
      <w:pPr>
        <w:contextualSpacing w:val="0"/>
        <w:rPr>
          <w:rFonts w:cs="Arial"/>
          <w:b/>
          <w:bCs/>
          <w:color w:val="285C4E" w:themeColor="accent1"/>
          <w:sz w:val="18"/>
          <w:szCs w:val="18"/>
        </w:rPr>
      </w:pPr>
      <w:r w:rsidRPr="004342C6">
        <w:rPr>
          <w:rFonts w:cs="Arial"/>
        </w:rPr>
        <w:br w:type="page"/>
      </w:r>
    </w:p>
    <w:p w14:paraId="50326166" w14:textId="543C9B1C" w:rsidR="00A13FC9" w:rsidRPr="004342C6" w:rsidRDefault="00A13FC9" w:rsidP="00A13FC9">
      <w:pPr>
        <w:pStyle w:val="Caption"/>
        <w:keepNext/>
        <w:jc w:val="center"/>
        <w:rPr>
          <w:rStyle w:val="Hyperlink"/>
          <w:rFonts w:cs="Arial"/>
        </w:rPr>
      </w:pPr>
      <w:bookmarkStart w:id="123" w:name="_Toc74854750"/>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5</w:t>
      </w:r>
      <w:r w:rsidR="006F59E4" w:rsidRPr="004342C6">
        <w:rPr>
          <w:rFonts w:cs="Arial"/>
          <w:noProof/>
        </w:rPr>
        <w:fldChar w:fldCharType="end"/>
      </w:r>
      <w:r w:rsidRPr="004342C6">
        <w:rPr>
          <w:rFonts w:cs="Arial"/>
        </w:rPr>
        <w:t xml:space="preserve"> </w:t>
      </w:r>
      <w:hyperlink w:anchor="ParticipationFR" w:history="1">
        <w:r w:rsidRPr="004342C6">
          <w:rPr>
            <w:rStyle w:val="Hyperlink"/>
            <w:rFonts w:cs="Arial"/>
          </w:rPr>
          <w:t>MassHealth Participation Factors- Lives with HoH</w:t>
        </w:r>
        <w:bookmarkEnd w:id="123"/>
      </w:hyperlink>
    </w:p>
    <w:p w14:paraId="1CDE4925" w14:textId="77777777" w:rsidR="00CC52A5" w:rsidRPr="004342C6" w:rsidRDefault="00CC52A5" w:rsidP="00CC52A5">
      <w:pPr>
        <w:rPr>
          <w:rFonts w:cs="Arial"/>
        </w:rPr>
      </w:pPr>
    </w:p>
    <w:p w14:paraId="328821C9" w14:textId="2F312BB6" w:rsidR="009132F0" w:rsidRPr="004342C6" w:rsidRDefault="005B0845" w:rsidP="009132F0">
      <w:pPr>
        <w:jc w:val="center"/>
        <w:rPr>
          <w:rFonts w:cs="Arial"/>
        </w:rPr>
      </w:pPr>
      <w:r w:rsidRPr="004342C6">
        <w:rPr>
          <w:rFonts w:cs="Arial"/>
          <w:noProof/>
        </w:rPr>
        <w:object w:dxaOrig="5175" w:dyaOrig="4380" w14:anchorId="688D01BB">
          <v:shape id="_x0000_i1055" type="#_x0000_t75" alt="" style="width:257.9pt;height:220.7pt;mso-width-percent:0;mso-height-percent:0;mso-width-percent:0;mso-height-percent:0" o:ole="">
            <v:imagedata r:id="rId31" o:title=""/>
          </v:shape>
          <o:OLEObject Type="Embed" ProgID="Visio.Drawing.15" ShapeID="_x0000_i1055" DrawAspect="Content" ObjectID="_1843025959" r:id="rId32"/>
        </w:object>
      </w:r>
    </w:p>
    <w:p w14:paraId="2B84DD35" w14:textId="77777777" w:rsidR="009132F0" w:rsidRPr="004342C6" w:rsidRDefault="009132F0" w:rsidP="009132F0">
      <w:pPr>
        <w:rPr>
          <w:rFonts w:cs="Arial"/>
        </w:rPr>
      </w:pPr>
    </w:p>
    <w:p w14:paraId="23271525" w14:textId="77777777" w:rsidR="009132F0" w:rsidRPr="004342C6" w:rsidRDefault="009132F0" w:rsidP="009132F0">
      <w:pPr>
        <w:rPr>
          <w:rFonts w:cs="Arial"/>
        </w:rPr>
      </w:pPr>
    </w:p>
    <w:p w14:paraId="2D62EC95" w14:textId="77777777" w:rsidR="009132F0" w:rsidRPr="004342C6" w:rsidRDefault="009132F0" w:rsidP="009132F0">
      <w:pPr>
        <w:rPr>
          <w:rFonts w:cs="Arial"/>
        </w:rPr>
      </w:pPr>
    </w:p>
    <w:p w14:paraId="48FEFE33" w14:textId="3FD032AF" w:rsidR="00907F2E" w:rsidRPr="004342C6" w:rsidRDefault="00907F2E">
      <w:pPr>
        <w:contextualSpacing w:val="0"/>
        <w:rPr>
          <w:rFonts w:cs="Arial"/>
          <w:i/>
        </w:rPr>
      </w:pPr>
    </w:p>
    <w:p w14:paraId="31353F83" w14:textId="62D2598F" w:rsidR="009132F0" w:rsidRPr="004342C6" w:rsidRDefault="009132F0">
      <w:pPr>
        <w:contextualSpacing w:val="0"/>
        <w:rPr>
          <w:rFonts w:cs="Arial"/>
          <w:i/>
        </w:rPr>
      </w:pPr>
    </w:p>
    <w:p w14:paraId="3AC29C0A" w14:textId="17FAF985" w:rsidR="009132F0" w:rsidRPr="004342C6" w:rsidRDefault="009132F0">
      <w:pPr>
        <w:contextualSpacing w:val="0"/>
        <w:rPr>
          <w:rFonts w:cs="Arial"/>
          <w:i/>
        </w:rPr>
      </w:pPr>
    </w:p>
    <w:p w14:paraId="12432BED" w14:textId="0AAC9EC0" w:rsidR="009132F0" w:rsidRPr="004342C6" w:rsidRDefault="009132F0">
      <w:pPr>
        <w:contextualSpacing w:val="0"/>
        <w:rPr>
          <w:rFonts w:cs="Arial"/>
          <w:i/>
        </w:rPr>
      </w:pPr>
    </w:p>
    <w:p w14:paraId="1B52D57D" w14:textId="253E2D60" w:rsidR="009132F0" w:rsidRPr="004342C6" w:rsidRDefault="009132F0">
      <w:pPr>
        <w:contextualSpacing w:val="0"/>
        <w:rPr>
          <w:rFonts w:cs="Arial"/>
          <w:i/>
        </w:rPr>
      </w:pPr>
    </w:p>
    <w:p w14:paraId="5D5F8514" w14:textId="73A99328" w:rsidR="009132F0" w:rsidRPr="004342C6" w:rsidRDefault="009132F0">
      <w:pPr>
        <w:contextualSpacing w:val="0"/>
        <w:rPr>
          <w:rFonts w:cs="Arial"/>
          <w:i/>
        </w:rPr>
      </w:pPr>
    </w:p>
    <w:p w14:paraId="4B7F662F" w14:textId="03296362" w:rsidR="009132F0" w:rsidRPr="004342C6" w:rsidRDefault="009132F0">
      <w:pPr>
        <w:contextualSpacing w:val="0"/>
        <w:rPr>
          <w:rFonts w:cs="Arial"/>
          <w:i/>
        </w:rPr>
      </w:pPr>
    </w:p>
    <w:p w14:paraId="472CC3AE" w14:textId="77777777" w:rsidR="009132F0" w:rsidRPr="004342C6" w:rsidRDefault="009132F0">
      <w:pPr>
        <w:contextualSpacing w:val="0"/>
        <w:rPr>
          <w:rFonts w:cs="Arial"/>
        </w:rPr>
      </w:pPr>
    </w:p>
    <w:p w14:paraId="2C58B308" w14:textId="77777777" w:rsidR="009132F0" w:rsidRPr="004342C6" w:rsidRDefault="009132F0">
      <w:pPr>
        <w:contextualSpacing w:val="0"/>
        <w:rPr>
          <w:rFonts w:cs="Arial"/>
        </w:rPr>
      </w:pPr>
    </w:p>
    <w:p w14:paraId="4E58006A" w14:textId="69E835B9" w:rsidR="00160C5B" w:rsidRPr="004342C6" w:rsidRDefault="00160C5B" w:rsidP="009132F0">
      <w:pPr>
        <w:pStyle w:val="FigureStyle"/>
        <w:jc w:val="center"/>
        <w:rPr>
          <w:rFonts w:cs="Arial"/>
        </w:rPr>
      </w:pPr>
    </w:p>
    <w:p w14:paraId="427317A5" w14:textId="301791D0" w:rsidR="004D1DF4" w:rsidRPr="004342C6" w:rsidRDefault="004D1DF4" w:rsidP="004D1DF4">
      <w:pPr>
        <w:pStyle w:val="Caption"/>
        <w:keepNext/>
        <w:jc w:val="center"/>
        <w:rPr>
          <w:rFonts w:cs="Arial"/>
        </w:rPr>
      </w:pPr>
      <w:bookmarkStart w:id="124" w:name="_Toc74854751"/>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6</w:t>
      </w:r>
      <w:r w:rsidR="006F59E4" w:rsidRPr="004342C6">
        <w:rPr>
          <w:rFonts w:cs="Arial"/>
          <w:noProof/>
        </w:rPr>
        <w:fldChar w:fldCharType="end"/>
      </w:r>
      <w:r w:rsidRPr="004342C6">
        <w:rPr>
          <w:rFonts w:cs="Arial"/>
        </w:rPr>
        <w:t xml:space="preserve"> </w:t>
      </w:r>
      <w:bookmarkStart w:id="125" w:name="MECFLOW"/>
      <w:r w:rsidRPr="004342C6">
        <w:rPr>
          <w:rFonts w:cs="Arial"/>
        </w:rPr>
        <w:fldChar w:fldCharType="begin"/>
      </w:r>
      <w:r w:rsidRPr="004342C6">
        <w:rPr>
          <w:rFonts w:cs="Arial"/>
        </w:rPr>
        <w:instrText xml:space="preserve"> HYPERLINK  \l "MECFR" </w:instrText>
      </w:r>
      <w:r w:rsidRPr="004342C6">
        <w:rPr>
          <w:rFonts w:cs="Arial"/>
        </w:rPr>
      </w:r>
      <w:r w:rsidRPr="004342C6">
        <w:rPr>
          <w:rFonts w:cs="Arial"/>
        </w:rPr>
        <w:fldChar w:fldCharType="separate"/>
      </w:r>
      <w:r w:rsidRPr="004342C6">
        <w:rPr>
          <w:rStyle w:val="Hyperlink"/>
          <w:rFonts w:cs="Arial"/>
        </w:rPr>
        <w:t>MEC Check status</w:t>
      </w:r>
      <w:bookmarkEnd w:id="124"/>
      <w:bookmarkEnd w:id="125"/>
      <w:r w:rsidRPr="004342C6">
        <w:rPr>
          <w:rFonts w:cs="Arial"/>
        </w:rPr>
        <w:fldChar w:fldCharType="end"/>
      </w:r>
    </w:p>
    <w:p w14:paraId="0C61E236" w14:textId="0C66BFB5" w:rsidR="00160C5B" w:rsidRPr="004342C6" w:rsidRDefault="005B0845" w:rsidP="009132F0">
      <w:pPr>
        <w:pStyle w:val="FigureStyle"/>
        <w:jc w:val="center"/>
        <w:rPr>
          <w:rFonts w:cs="Arial"/>
        </w:rPr>
      </w:pPr>
      <w:r w:rsidRPr="004342C6">
        <w:rPr>
          <w:rFonts w:cs="Arial"/>
          <w:noProof/>
        </w:rPr>
        <w:object w:dxaOrig="7710" w:dyaOrig="6540" w14:anchorId="52641DA7">
          <v:shape id="_x0000_i1054" type="#_x0000_t75" alt="" style="width:390.1pt;height:325.2pt;mso-width-percent:0;mso-height-percent:0;mso-width-percent:0;mso-height-percent:0" o:ole="">
            <v:imagedata r:id="rId33" o:title=""/>
          </v:shape>
          <o:OLEObject Type="Embed" ProgID="Visio.Drawing.15" ShapeID="_x0000_i1054" DrawAspect="Content" ObjectID="_1843025960" r:id="rId34"/>
        </w:object>
      </w:r>
    </w:p>
    <w:p w14:paraId="232113A2" w14:textId="77777777" w:rsidR="00160C5B" w:rsidRPr="004342C6" w:rsidRDefault="00160C5B" w:rsidP="009132F0">
      <w:pPr>
        <w:pStyle w:val="FigureStyle"/>
        <w:jc w:val="center"/>
        <w:rPr>
          <w:rFonts w:cs="Arial"/>
        </w:rPr>
      </w:pPr>
    </w:p>
    <w:p w14:paraId="3370952B" w14:textId="77777777" w:rsidR="00160C5B" w:rsidRPr="004342C6" w:rsidRDefault="00160C5B" w:rsidP="009132F0">
      <w:pPr>
        <w:pStyle w:val="FigureStyle"/>
        <w:jc w:val="center"/>
        <w:rPr>
          <w:rFonts w:cs="Arial"/>
        </w:rPr>
      </w:pPr>
    </w:p>
    <w:p w14:paraId="7A669F83" w14:textId="77777777" w:rsidR="00160C5B" w:rsidRPr="004342C6" w:rsidRDefault="00160C5B" w:rsidP="009132F0">
      <w:pPr>
        <w:pStyle w:val="FigureStyle"/>
        <w:jc w:val="center"/>
        <w:rPr>
          <w:rFonts w:cs="Arial"/>
        </w:rPr>
      </w:pPr>
    </w:p>
    <w:p w14:paraId="5BD2465B" w14:textId="77777777" w:rsidR="009132F0" w:rsidRPr="004342C6" w:rsidRDefault="009132F0">
      <w:pPr>
        <w:contextualSpacing w:val="0"/>
        <w:rPr>
          <w:rFonts w:cs="Arial"/>
        </w:rPr>
      </w:pPr>
    </w:p>
    <w:p w14:paraId="787230E7" w14:textId="74AC009B" w:rsidR="00A13FC9" w:rsidRPr="004342C6" w:rsidRDefault="00A13FC9" w:rsidP="00A13FC9">
      <w:pPr>
        <w:pStyle w:val="Caption"/>
        <w:keepNext/>
        <w:jc w:val="center"/>
        <w:rPr>
          <w:rFonts w:cs="Arial"/>
        </w:rPr>
      </w:pPr>
      <w:bookmarkStart w:id="126" w:name="_Toc74854752"/>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7</w:t>
      </w:r>
      <w:r w:rsidR="006F59E4" w:rsidRPr="004342C6">
        <w:rPr>
          <w:rFonts w:cs="Arial"/>
          <w:noProof/>
        </w:rPr>
        <w:fldChar w:fldCharType="end"/>
      </w:r>
      <w:r w:rsidRPr="004342C6">
        <w:rPr>
          <w:rFonts w:cs="Arial"/>
        </w:rPr>
        <w:t xml:space="preserve"> </w:t>
      </w:r>
      <w:hyperlink w:anchor="MH" w:history="1">
        <w:r w:rsidRPr="004342C6">
          <w:rPr>
            <w:rStyle w:val="Hyperlink"/>
            <w:rFonts w:cs="Arial"/>
          </w:rPr>
          <w:t>MH Pend Rules</w:t>
        </w:r>
        <w:bookmarkEnd w:id="126"/>
      </w:hyperlink>
    </w:p>
    <w:bookmarkStart w:id="127" w:name="MHPEND"/>
    <w:p w14:paraId="65D65D99" w14:textId="5CD54D62" w:rsidR="009132F0" w:rsidRPr="004342C6" w:rsidRDefault="005B0845" w:rsidP="7002B805">
      <w:pPr>
        <w:jc w:val="center"/>
        <w:rPr>
          <w:rFonts w:cs="Arial"/>
          <w:i/>
          <w:iCs/>
        </w:rPr>
      </w:pPr>
      <w:r w:rsidRPr="004342C6">
        <w:rPr>
          <w:rFonts w:cs="Arial"/>
          <w:noProof/>
        </w:rPr>
        <w:object w:dxaOrig="16471" w:dyaOrig="11491" w14:anchorId="7CD348B4">
          <v:shape id="_x0000_i1053" type="#_x0000_t75" alt="" style="width:509.9pt;height:407.8pt;mso-width-percent:0;mso-height-percent:0;mso-width-percent:0;mso-height-percent:0" o:ole="">
            <v:imagedata r:id="rId35" o:title=""/>
          </v:shape>
          <o:OLEObject Type="Embed" ProgID="Visio.Drawing.15" ShapeID="_x0000_i1053" DrawAspect="Content" ObjectID="_1843025961" r:id="rId36"/>
        </w:object>
      </w:r>
      <w:bookmarkEnd w:id="127"/>
    </w:p>
    <w:p w14:paraId="250D4BAD" w14:textId="39759014" w:rsidR="009132F0" w:rsidRPr="004342C6" w:rsidRDefault="009132F0">
      <w:pPr>
        <w:contextualSpacing w:val="0"/>
        <w:rPr>
          <w:rFonts w:cs="Arial"/>
          <w:i/>
        </w:rPr>
      </w:pPr>
    </w:p>
    <w:p w14:paraId="6E252DD3" w14:textId="7A0FBDC5" w:rsidR="009132F0" w:rsidRPr="004342C6" w:rsidRDefault="009132F0">
      <w:pPr>
        <w:contextualSpacing w:val="0"/>
        <w:rPr>
          <w:rFonts w:cs="Arial"/>
          <w:i/>
        </w:rPr>
      </w:pPr>
    </w:p>
    <w:p w14:paraId="48F024E1" w14:textId="6AB41C92" w:rsidR="009132F0" w:rsidRPr="004342C6" w:rsidRDefault="009132F0">
      <w:pPr>
        <w:contextualSpacing w:val="0"/>
        <w:rPr>
          <w:rFonts w:cs="Arial"/>
          <w:i/>
        </w:rPr>
      </w:pPr>
    </w:p>
    <w:p w14:paraId="1AB90407" w14:textId="2A9264DF" w:rsidR="009132F0" w:rsidRPr="004342C6" w:rsidRDefault="009132F0">
      <w:pPr>
        <w:contextualSpacing w:val="0"/>
        <w:rPr>
          <w:rFonts w:cs="Arial"/>
          <w:i/>
        </w:rPr>
      </w:pPr>
    </w:p>
    <w:p w14:paraId="4D3495EE" w14:textId="22AC501A" w:rsidR="009132F0" w:rsidRPr="004342C6" w:rsidRDefault="009132F0">
      <w:pPr>
        <w:contextualSpacing w:val="0"/>
        <w:rPr>
          <w:rFonts w:cs="Arial"/>
          <w:i/>
        </w:rPr>
      </w:pPr>
    </w:p>
    <w:p w14:paraId="4789BF06" w14:textId="5F4A5406" w:rsidR="009132F0" w:rsidRPr="004342C6" w:rsidRDefault="009132F0">
      <w:pPr>
        <w:contextualSpacing w:val="0"/>
        <w:rPr>
          <w:rFonts w:cs="Arial"/>
          <w:i/>
        </w:rPr>
      </w:pPr>
    </w:p>
    <w:p w14:paraId="41865939" w14:textId="746C2114" w:rsidR="009132F0" w:rsidRPr="004342C6" w:rsidRDefault="009132F0">
      <w:pPr>
        <w:contextualSpacing w:val="0"/>
        <w:rPr>
          <w:rFonts w:cs="Arial"/>
          <w:i/>
        </w:rPr>
      </w:pPr>
    </w:p>
    <w:p w14:paraId="733DEF34" w14:textId="4F5529B5" w:rsidR="009132F0" w:rsidRPr="004342C6" w:rsidRDefault="009132F0">
      <w:pPr>
        <w:contextualSpacing w:val="0"/>
        <w:rPr>
          <w:rFonts w:cs="Arial"/>
          <w:i/>
        </w:rPr>
      </w:pPr>
    </w:p>
    <w:p w14:paraId="112DD6A7" w14:textId="3BA81F14" w:rsidR="009132F0" w:rsidRPr="004342C6" w:rsidRDefault="009132F0">
      <w:pPr>
        <w:contextualSpacing w:val="0"/>
        <w:rPr>
          <w:rFonts w:cs="Arial"/>
          <w:i/>
        </w:rPr>
      </w:pPr>
    </w:p>
    <w:p w14:paraId="3BBD03AE" w14:textId="79E6BE06" w:rsidR="009132F0" w:rsidRPr="004342C6" w:rsidRDefault="009132F0">
      <w:pPr>
        <w:contextualSpacing w:val="0"/>
        <w:rPr>
          <w:rFonts w:cs="Arial"/>
          <w:i/>
        </w:rPr>
      </w:pPr>
    </w:p>
    <w:p w14:paraId="2414DB9A" w14:textId="5B88A5FC" w:rsidR="009132F0" w:rsidRPr="004342C6" w:rsidRDefault="009132F0">
      <w:pPr>
        <w:contextualSpacing w:val="0"/>
        <w:rPr>
          <w:rFonts w:cs="Arial"/>
          <w:i/>
        </w:rPr>
      </w:pPr>
    </w:p>
    <w:p w14:paraId="24549641" w14:textId="5DCCABFE" w:rsidR="009132F0" w:rsidRPr="004342C6" w:rsidRDefault="009132F0" w:rsidP="009661CD">
      <w:pPr>
        <w:contextualSpacing w:val="0"/>
        <w:jc w:val="center"/>
        <w:rPr>
          <w:rFonts w:cs="Arial"/>
          <w:i/>
        </w:rPr>
      </w:pPr>
    </w:p>
    <w:p w14:paraId="4C7EB844" w14:textId="42BE5574" w:rsidR="009132F0" w:rsidRPr="004342C6" w:rsidRDefault="009132F0">
      <w:pPr>
        <w:contextualSpacing w:val="0"/>
        <w:rPr>
          <w:rFonts w:cs="Arial"/>
          <w:i/>
        </w:rPr>
      </w:pPr>
    </w:p>
    <w:p w14:paraId="1AE11976" w14:textId="47152AF9" w:rsidR="009132F0" w:rsidRPr="004342C6" w:rsidRDefault="009132F0">
      <w:pPr>
        <w:contextualSpacing w:val="0"/>
        <w:rPr>
          <w:rFonts w:cs="Arial"/>
          <w:i/>
        </w:rPr>
      </w:pPr>
    </w:p>
    <w:p w14:paraId="121E6A47" w14:textId="77777777" w:rsidR="009132F0" w:rsidRPr="004342C6" w:rsidRDefault="009132F0">
      <w:pPr>
        <w:contextualSpacing w:val="0"/>
        <w:rPr>
          <w:rFonts w:cs="Arial"/>
          <w:i/>
        </w:rPr>
      </w:pPr>
    </w:p>
    <w:p w14:paraId="4033FCE9" w14:textId="320FE77B" w:rsidR="009661CD" w:rsidRPr="004342C6" w:rsidRDefault="009661CD" w:rsidP="009661CD">
      <w:pPr>
        <w:pStyle w:val="Caption"/>
        <w:keepNext/>
        <w:jc w:val="center"/>
        <w:rPr>
          <w:rFonts w:cs="Arial"/>
        </w:rPr>
      </w:pPr>
      <w:bookmarkStart w:id="128" w:name="_Toc74854754"/>
      <w:r w:rsidRPr="004342C6">
        <w:rPr>
          <w:rFonts w:cs="Arial"/>
        </w:rPr>
        <w:lastRenderedPageBreak/>
        <w:t xml:space="preserve">Figure </w:t>
      </w:r>
      <w:r w:rsidR="002E6DCB">
        <w:rPr>
          <w:rFonts w:cs="Arial"/>
        </w:rPr>
        <w:t>8</w:t>
      </w:r>
      <w:r w:rsidR="002E6DCB" w:rsidRPr="004342C6">
        <w:rPr>
          <w:rFonts w:cs="Arial"/>
        </w:rPr>
        <w:t xml:space="preserve"> </w:t>
      </w:r>
      <w:hyperlink w:anchor="PregnancypostpartumFR" w:history="1">
        <w:r w:rsidRPr="004342C6">
          <w:rPr>
            <w:rStyle w:val="Hyperlink"/>
            <w:rFonts w:cs="Arial"/>
          </w:rPr>
          <w:t>Program Determination w/ Pregnancy Postpartum Protection Overlaid Part 1</w:t>
        </w:r>
        <w:bookmarkEnd w:id="128"/>
      </w:hyperlink>
    </w:p>
    <w:bookmarkStart w:id="129" w:name="PregnancypostpartumFLOW"/>
    <w:p w14:paraId="5A0BB032" w14:textId="7E067F24" w:rsidR="00907F2E" w:rsidRPr="004342C6" w:rsidRDefault="005B0845" w:rsidP="00907F2E">
      <w:pPr>
        <w:ind w:left="-990"/>
        <w:jc w:val="center"/>
        <w:rPr>
          <w:rFonts w:cs="Arial"/>
        </w:rPr>
        <w:sectPr w:rsidR="00907F2E" w:rsidRPr="004342C6" w:rsidSect="00193047">
          <w:footerReference w:type="default" r:id="rId37"/>
          <w:pgSz w:w="12240" w:h="15840"/>
          <w:pgMar w:top="1440" w:right="1440" w:bottom="1440" w:left="1440" w:header="720" w:footer="720" w:gutter="0"/>
          <w:pgNumType w:start="1"/>
          <w:cols w:space="720"/>
          <w:docGrid w:linePitch="360"/>
        </w:sectPr>
      </w:pPr>
      <w:r w:rsidRPr="004342C6">
        <w:rPr>
          <w:rFonts w:cs="Arial"/>
          <w:noProof/>
        </w:rPr>
        <w:object w:dxaOrig="9275" w:dyaOrig="5760" w14:anchorId="455D1549">
          <v:shape id="_x0000_i1052" type="#_x0000_t75" alt="" style="width:570.1pt;height:371.8pt;mso-width-percent:0;mso-height-percent:0;mso-width-percent:0;mso-height-percent:0" o:ole="">
            <v:imagedata r:id="rId38" o:title=""/>
          </v:shape>
          <o:OLEObject Type="Embed" ProgID="Visio.Drawing.15" ShapeID="_x0000_i1052" DrawAspect="Content" ObjectID="_1843025962" r:id="rId39"/>
        </w:object>
      </w:r>
      <w:bookmarkEnd w:id="129"/>
    </w:p>
    <w:p w14:paraId="51202F9D" w14:textId="77777777" w:rsidR="009132F0" w:rsidRPr="004342C6" w:rsidRDefault="009132F0" w:rsidP="00907F2E">
      <w:pPr>
        <w:pStyle w:val="FigureStyle"/>
        <w:jc w:val="center"/>
        <w:rPr>
          <w:rFonts w:cs="Arial"/>
        </w:rPr>
      </w:pPr>
    </w:p>
    <w:p w14:paraId="4C6FFF4E" w14:textId="5AE963E2" w:rsidR="009661CD" w:rsidRPr="004342C6" w:rsidRDefault="009661CD" w:rsidP="009661CD">
      <w:pPr>
        <w:pStyle w:val="Caption"/>
        <w:keepNext/>
        <w:jc w:val="center"/>
        <w:rPr>
          <w:rFonts w:cs="Arial"/>
        </w:rPr>
      </w:pPr>
      <w:bookmarkStart w:id="130" w:name="_Toc74854755"/>
      <w:r w:rsidRPr="004342C6">
        <w:rPr>
          <w:rFonts w:cs="Arial"/>
        </w:rPr>
        <w:t xml:space="preserve">Figure </w:t>
      </w:r>
      <w:r w:rsidR="002E6DCB">
        <w:rPr>
          <w:rFonts w:cs="Arial"/>
        </w:rPr>
        <w:t>9</w:t>
      </w:r>
      <w:r w:rsidR="002E6DCB" w:rsidRPr="004342C6">
        <w:rPr>
          <w:rFonts w:cs="Arial"/>
        </w:rPr>
        <w:t xml:space="preserve"> </w:t>
      </w:r>
      <w:hyperlink w:anchor="PregnancypostpartumFR" w:history="1">
        <w:r w:rsidRPr="004342C6">
          <w:rPr>
            <w:rStyle w:val="Hyperlink"/>
            <w:rFonts w:cs="Arial"/>
          </w:rPr>
          <w:t>Program Determination w/ Pregnancy Postpartum Protection Overlaid Part 2</w:t>
        </w:r>
        <w:bookmarkEnd w:id="130"/>
      </w:hyperlink>
    </w:p>
    <w:p w14:paraId="1D448184" w14:textId="5A488069" w:rsidR="00907F2E" w:rsidRPr="004342C6" w:rsidRDefault="005B0845" w:rsidP="009661CD">
      <w:pPr>
        <w:ind w:firstLine="720"/>
        <w:jc w:val="center"/>
        <w:rPr>
          <w:rFonts w:cs="Arial"/>
        </w:rPr>
        <w:sectPr w:rsidR="00907F2E" w:rsidRPr="004342C6" w:rsidSect="003C3DCE">
          <w:pgSz w:w="12240" w:h="15840"/>
          <w:pgMar w:top="1440" w:right="1440" w:bottom="1440" w:left="1440" w:header="720" w:footer="720" w:gutter="0"/>
          <w:cols w:space="720"/>
          <w:docGrid w:linePitch="360"/>
        </w:sectPr>
      </w:pPr>
      <w:r w:rsidRPr="004342C6">
        <w:rPr>
          <w:rFonts w:cs="Arial"/>
          <w:noProof/>
        </w:rPr>
        <w:object w:dxaOrig="6041" w:dyaOrig="4978" w14:anchorId="3117262A">
          <v:shape id="_x0000_i1051" type="#_x0000_t75" alt="" style="width:443.8pt;height:384.2pt;mso-width-percent:0;mso-height-percent:0;mso-width-percent:0;mso-height-percent:0" o:ole="">
            <v:imagedata r:id="rId40" o:title=""/>
          </v:shape>
          <o:OLEObject Type="Embed" ProgID="Visio.Drawing.15" ShapeID="_x0000_i1051" DrawAspect="Content" ObjectID="_1843025963" r:id="rId41"/>
        </w:object>
      </w:r>
    </w:p>
    <w:p w14:paraId="229022A7" w14:textId="4E6F8299" w:rsidR="000452D9" w:rsidRPr="004342C6" w:rsidRDefault="000452D9" w:rsidP="00907F2E">
      <w:pPr>
        <w:rPr>
          <w:rFonts w:cs="Arial"/>
        </w:rPr>
      </w:pPr>
    </w:p>
    <w:p w14:paraId="26F201F3" w14:textId="65331D66" w:rsidR="000452D9" w:rsidRPr="004342C6" w:rsidRDefault="000452D9" w:rsidP="00907F2E">
      <w:pPr>
        <w:rPr>
          <w:rFonts w:cs="Arial"/>
        </w:rPr>
      </w:pPr>
    </w:p>
    <w:p w14:paraId="5F5F62D1" w14:textId="06D8EC81" w:rsidR="009661CD" w:rsidRPr="004342C6" w:rsidRDefault="009661CD" w:rsidP="009661CD">
      <w:pPr>
        <w:pStyle w:val="Caption"/>
        <w:keepNext/>
        <w:jc w:val="center"/>
        <w:rPr>
          <w:rFonts w:cs="Arial"/>
        </w:rPr>
      </w:pPr>
      <w:bookmarkStart w:id="131" w:name="_Toc74854756"/>
      <w:r w:rsidRPr="004342C6">
        <w:rPr>
          <w:rFonts w:cs="Arial"/>
        </w:rPr>
        <w:t xml:space="preserve">Figure </w:t>
      </w:r>
      <w:r w:rsidR="002E6DCB">
        <w:rPr>
          <w:rFonts w:cs="Arial"/>
        </w:rPr>
        <w:t>10</w:t>
      </w:r>
      <w:r w:rsidR="002E6DCB" w:rsidRPr="004342C6">
        <w:rPr>
          <w:rFonts w:cs="Arial"/>
        </w:rPr>
        <w:t xml:space="preserve"> </w:t>
      </w:r>
      <w:hyperlink w:anchor="DMHFR" w:history="1">
        <w:r w:rsidRPr="004342C6">
          <w:rPr>
            <w:rStyle w:val="Hyperlink"/>
            <w:rFonts w:cs="Arial"/>
          </w:rPr>
          <w:t>DMH Coverage Determination Process Flow</w:t>
        </w:r>
        <w:bookmarkEnd w:id="131"/>
      </w:hyperlink>
    </w:p>
    <w:bookmarkStart w:id="132" w:name="DMHFlow"/>
    <w:p w14:paraId="6CF6F053" w14:textId="2A73318F" w:rsidR="000452D9" w:rsidRPr="004342C6" w:rsidRDefault="005B0845" w:rsidP="009661CD">
      <w:pPr>
        <w:ind w:left="-630"/>
        <w:jc w:val="center"/>
        <w:rPr>
          <w:rFonts w:cs="Arial"/>
        </w:rPr>
        <w:sectPr w:rsidR="000452D9" w:rsidRPr="004342C6">
          <w:pgSz w:w="15840" w:h="12240" w:orient="landscape"/>
          <w:pgMar w:top="1440" w:right="1440" w:bottom="1440" w:left="1440" w:header="720" w:footer="720" w:gutter="0"/>
          <w:cols w:space="720"/>
        </w:sectPr>
      </w:pPr>
      <w:r w:rsidRPr="004342C6">
        <w:rPr>
          <w:rFonts w:cs="Arial"/>
          <w:noProof/>
        </w:rPr>
        <w:object w:dxaOrig="14325" w:dyaOrig="7650" w14:anchorId="595AC508">
          <v:shape id="_x0000_i1050" type="#_x0000_t75" alt="" style="width:10in;height:377.7pt;mso-width-percent:0;mso-height-percent:0;mso-width-percent:0;mso-height-percent:0" o:ole="">
            <v:imagedata r:id="rId42" o:title=""/>
          </v:shape>
          <o:OLEObject Type="Embed" ProgID="Visio.Drawing.15" ShapeID="_x0000_i1050" DrawAspect="Content" ObjectID="_1843025964" r:id="rId43"/>
        </w:object>
      </w:r>
      <w:bookmarkEnd w:id="132"/>
    </w:p>
    <w:p w14:paraId="52BCC732" w14:textId="475C7633" w:rsidR="00B84526" w:rsidRPr="004342C6" w:rsidRDefault="00B84526" w:rsidP="00B84526">
      <w:pPr>
        <w:pStyle w:val="Caption"/>
        <w:keepNext/>
        <w:jc w:val="center"/>
        <w:rPr>
          <w:rFonts w:cs="Arial"/>
        </w:rPr>
      </w:pPr>
      <w:bookmarkStart w:id="133" w:name="_Toc74854757"/>
      <w:r w:rsidRPr="004342C6">
        <w:rPr>
          <w:rFonts w:cs="Arial"/>
        </w:rPr>
        <w:lastRenderedPageBreak/>
        <w:t xml:space="preserve">Figure </w:t>
      </w:r>
      <w:r w:rsidR="002E6DCB">
        <w:rPr>
          <w:rFonts w:cs="Arial"/>
        </w:rPr>
        <w:t>11</w:t>
      </w:r>
      <w:r w:rsidR="002E6DCB" w:rsidRPr="004342C6">
        <w:rPr>
          <w:rFonts w:cs="Arial"/>
        </w:rPr>
        <w:t xml:space="preserve"> </w:t>
      </w:r>
      <w:hyperlink w:anchor="MFrailFR" w:history="1">
        <w:r w:rsidRPr="004342C6">
          <w:rPr>
            <w:rStyle w:val="Hyperlink"/>
            <w:rFonts w:cs="Arial"/>
          </w:rPr>
          <w:t>Medically Frail End to end Flow</w:t>
        </w:r>
        <w:bookmarkEnd w:id="133"/>
      </w:hyperlink>
    </w:p>
    <w:bookmarkStart w:id="134" w:name="MFrailFlow"/>
    <w:p w14:paraId="586E932B" w14:textId="204106A1" w:rsidR="000452D9" w:rsidRPr="004342C6" w:rsidRDefault="005B0845" w:rsidP="00B84526">
      <w:pPr>
        <w:keepNext/>
        <w:ind w:left="-270"/>
        <w:rPr>
          <w:rFonts w:cs="Arial"/>
        </w:rPr>
      </w:pPr>
      <w:r w:rsidRPr="004342C6">
        <w:rPr>
          <w:rFonts w:cs="Arial"/>
          <w:noProof/>
        </w:rPr>
        <w:object w:dxaOrig="11551" w:dyaOrig="9362" w14:anchorId="6E9ABA6F">
          <v:shape id="_x0000_i1049" type="#_x0000_t75" alt="" style="width:492.2pt;height:401.9pt;mso-width-percent:0;mso-height-percent:0;mso-width-percent:0;mso-height-percent:0" o:ole="">
            <v:imagedata r:id="rId44" o:title=""/>
          </v:shape>
          <o:OLEObject Type="Embed" ProgID="Visio.Drawing.15" ShapeID="_x0000_i1049" DrawAspect="Content" ObjectID="_1843025965" r:id="rId45"/>
        </w:object>
      </w:r>
      <w:bookmarkEnd w:id="134"/>
    </w:p>
    <w:p w14:paraId="2510AB92" w14:textId="0E75E762" w:rsidR="000452D9" w:rsidRPr="004342C6" w:rsidRDefault="000452D9" w:rsidP="000452D9">
      <w:pPr>
        <w:rPr>
          <w:rFonts w:cs="Arial"/>
        </w:rPr>
      </w:pPr>
    </w:p>
    <w:p w14:paraId="0B92B671" w14:textId="48282E51" w:rsidR="000452D9" w:rsidRPr="004342C6" w:rsidRDefault="000452D9" w:rsidP="000452D9">
      <w:pPr>
        <w:keepNext/>
        <w:ind w:left="-270"/>
        <w:jc w:val="center"/>
        <w:rPr>
          <w:rFonts w:cs="Arial"/>
        </w:rPr>
      </w:pPr>
    </w:p>
    <w:p w14:paraId="0AB7C1F6" w14:textId="0A14F78E" w:rsidR="006313BB" w:rsidRPr="004342C6" w:rsidRDefault="006313BB" w:rsidP="006313BB">
      <w:pPr>
        <w:pStyle w:val="Caption"/>
        <w:keepNext/>
        <w:jc w:val="center"/>
        <w:rPr>
          <w:rFonts w:cs="Arial"/>
        </w:rPr>
      </w:pPr>
      <w:bookmarkStart w:id="135" w:name="_Toc74854758"/>
      <w:r w:rsidRPr="004342C6">
        <w:rPr>
          <w:rFonts w:cs="Arial"/>
        </w:rPr>
        <w:t xml:space="preserve">Figure </w:t>
      </w:r>
      <w:r w:rsidR="002E6DCB">
        <w:rPr>
          <w:rFonts w:cs="Arial"/>
        </w:rPr>
        <w:t>12</w:t>
      </w:r>
      <w:r w:rsidR="002E6DCB" w:rsidRPr="004342C6">
        <w:rPr>
          <w:rFonts w:cs="Arial"/>
        </w:rPr>
        <w:t xml:space="preserve"> </w:t>
      </w:r>
      <w:hyperlink w:anchor="OverrideFR" w:history="1">
        <w:r w:rsidRPr="004342C6">
          <w:rPr>
            <w:rStyle w:val="Hyperlink"/>
            <w:rFonts w:cs="Arial"/>
          </w:rPr>
          <w:t>Override Eligibility impact with MH coverage</w:t>
        </w:r>
        <w:bookmarkEnd w:id="135"/>
      </w:hyperlink>
    </w:p>
    <w:bookmarkStart w:id="136" w:name="OverrideFlow"/>
    <w:p w14:paraId="59411D4D" w14:textId="79A8137E" w:rsidR="006313BB" w:rsidRPr="004342C6" w:rsidRDefault="005B0845" w:rsidP="000452D9">
      <w:pPr>
        <w:keepNext/>
        <w:ind w:left="-270"/>
        <w:jc w:val="center"/>
        <w:rPr>
          <w:rFonts w:cs="Arial"/>
        </w:rPr>
      </w:pPr>
      <w:r w:rsidRPr="004342C6">
        <w:rPr>
          <w:rFonts w:cs="Arial"/>
          <w:noProof/>
        </w:rPr>
        <w:object w:dxaOrig="4230" w:dyaOrig="3856" w14:anchorId="5DAEECD8">
          <v:shape id="_x0000_i1048" type="#_x0000_t75" alt="" style="width:211.3pt;height:191.8pt;mso-width-percent:0;mso-height-percent:0;mso-width-percent:0;mso-height-percent:0" o:ole="">
            <v:imagedata r:id="rId46" o:title=""/>
          </v:shape>
          <o:OLEObject Type="Embed" ProgID="Visio.Drawing.15" ShapeID="_x0000_i1048" DrawAspect="Content" ObjectID="_1843025966" r:id="rId47"/>
        </w:object>
      </w:r>
      <w:bookmarkEnd w:id="136"/>
    </w:p>
    <w:p w14:paraId="166DBB96" w14:textId="77777777" w:rsidR="000452D9" w:rsidRPr="004342C6" w:rsidRDefault="000452D9" w:rsidP="000452D9">
      <w:pPr>
        <w:keepNext/>
        <w:ind w:left="-270"/>
        <w:jc w:val="center"/>
        <w:rPr>
          <w:rFonts w:cs="Arial"/>
        </w:rPr>
      </w:pPr>
    </w:p>
    <w:p w14:paraId="788DDA8C" w14:textId="77777777" w:rsidR="00B41689" w:rsidRPr="004342C6" w:rsidRDefault="00B41689" w:rsidP="00B41689">
      <w:pPr>
        <w:keepNext/>
        <w:numPr>
          <w:ilvl w:val="1"/>
          <w:numId w:val="10"/>
        </w:numPr>
        <w:spacing w:before="200" w:after="60" w:line="276" w:lineRule="auto"/>
        <w:ind w:left="540" w:hanging="540"/>
        <w:contextualSpacing w:val="0"/>
        <w:outlineLvl w:val="1"/>
        <w:rPr>
          <w:rFonts w:cs="Arial"/>
          <w:b/>
          <w:sz w:val="24"/>
        </w:rPr>
      </w:pPr>
      <w:bookmarkStart w:id="137" w:name="_Toc442449422"/>
      <w:bookmarkStart w:id="138" w:name="_Toc466289633"/>
      <w:bookmarkEnd w:id="137"/>
      <w:r w:rsidRPr="004342C6">
        <w:rPr>
          <w:rFonts w:cs="Arial"/>
          <w:b/>
          <w:sz w:val="24"/>
        </w:rPr>
        <w:t>Other Diagrams/Artifacts</w:t>
      </w:r>
      <w:bookmarkEnd w:id="138"/>
    </w:p>
    <w:p w14:paraId="750628F0" w14:textId="0493EFD6" w:rsidR="00B41689" w:rsidRPr="004342C6" w:rsidRDefault="00B41689" w:rsidP="00B41689">
      <w:pPr>
        <w:rPr>
          <w:rFonts w:cs="Arial"/>
        </w:rPr>
      </w:pPr>
      <w:r w:rsidRPr="004342C6">
        <w:rPr>
          <w:rFonts w:cs="Arial"/>
        </w:rPr>
        <w:t>Not Applicabl</w:t>
      </w:r>
      <w:r w:rsidR="00B92CB2">
        <w:rPr>
          <w:rFonts w:cs="Arial"/>
        </w:rPr>
        <w:t>e</w:t>
      </w:r>
    </w:p>
    <w:p w14:paraId="085D779A" w14:textId="77777777" w:rsidR="00B41689" w:rsidRPr="004342C6" w:rsidRDefault="00B41689" w:rsidP="00B41689">
      <w:pPr>
        <w:rPr>
          <w:rFonts w:cs="Arial"/>
        </w:rPr>
      </w:pPr>
    </w:p>
    <w:p w14:paraId="04C1FE87" w14:textId="77777777" w:rsidR="00B41689" w:rsidRPr="004342C6" w:rsidRDefault="00B41689" w:rsidP="002A5FFD">
      <w:pPr>
        <w:pStyle w:val="Heading1"/>
        <w:rPr>
          <w:rFonts w:ascii="Arial" w:hAnsi="Arial" w:cs="Arial"/>
        </w:rPr>
      </w:pPr>
      <w:bookmarkStart w:id="139" w:name="_Toc94634361"/>
      <w:r w:rsidRPr="004342C6">
        <w:rPr>
          <w:rFonts w:ascii="Arial" w:hAnsi="Arial" w:cs="Arial"/>
        </w:rPr>
        <w:lastRenderedPageBreak/>
        <w:t>Use Cases and Requirements</w:t>
      </w:r>
      <w:bookmarkEnd w:id="139"/>
    </w:p>
    <w:p w14:paraId="214E41A2" w14:textId="78D81871" w:rsidR="00B41689" w:rsidRPr="004342C6" w:rsidRDefault="00B41689" w:rsidP="00B41689">
      <w:pPr>
        <w:spacing w:after="200" w:line="276" w:lineRule="auto"/>
        <w:rPr>
          <w:rFonts w:cs="Arial"/>
        </w:rPr>
      </w:pPr>
      <w:r w:rsidRPr="004342C6">
        <w:rPr>
          <w:rFonts w:cs="Arial"/>
        </w:rPr>
        <w:t>The use cases in this document define the interactions from an external actor’s point of view between the actor and the system</w:t>
      </w:r>
      <w:r w:rsidR="00D304F4" w:rsidRPr="004342C6">
        <w:rPr>
          <w:rFonts w:cs="Arial"/>
        </w:rPr>
        <w:t xml:space="preserve">. </w:t>
      </w:r>
      <w:r w:rsidRPr="004342C6">
        <w:rPr>
          <w:rFonts w:cs="Arial"/>
        </w:rPr>
        <w:t>The</w:t>
      </w:r>
      <w:r w:rsidR="00F85401">
        <w:rPr>
          <w:rFonts w:cs="Arial"/>
        </w:rPr>
        <w:t>se use cases intend</w:t>
      </w:r>
      <w:r w:rsidRPr="004342C6">
        <w:rPr>
          <w:rFonts w:cs="Arial"/>
        </w:rPr>
        <w:t xml:space="preserve"> to establish a common understanding of how the </w:t>
      </w:r>
      <w:r w:rsidR="00D304F4" w:rsidRPr="004342C6">
        <w:rPr>
          <w:rFonts w:cs="Arial"/>
        </w:rPr>
        <w:t>MassHealth eligibility is determined.</w:t>
      </w:r>
    </w:p>
    <w:p w14:paraId="5238AD5B" w14:textId="77777777" w:rsidR="00B41689" w:rsidRPr="004342C6" w:rsidRDefault="00B41689" w:rsidP="00B41689">
      <w:pPr>
        <w:spacing w:after="200" w:line="276" w:lineRule="auto"/>
        <w:rPr>
          <w:rFonts w:cs="Arial"/>
        </w:rPr>
      </w:pPr>
    </w:p>
    <w:p w14:paraId="635F5D2A" w14:textId="53B45FE1" w:rsidR="00B41689" w:rsidRPr="004342C6" w:rsidRDefault="006E1CD2" w:rsidP="00DB6AEE">
      <w:pPr>
        <w:pStyle w:val="Heading2"/>
      </w:pPr>
      <w:bookmarkStart w:id="140" w:name="_Toc460933623"/>
      <w:bookmarkStart w:id="141" w:name="_Toc460933891"/>
      <w:bookmarkStart w:id="142" w:name="_Toc460934159"/>
      <w:bookmarkStart w:id="143" w:name="_Toc460934478"/>
      <w:bookmarkStart w:id="144" w:name="_Toc460934874"/>
      <w:bookmarkStart w:id="145" w:name="_Toc460935282"/>
      <w:bookmarkStart w:id="146" w:name="_Toc511054294"/>
      <w:bookmarkStart w:id="147" w:name="_Toc460327970"/>
      <w:bookmarkEnd w:id="140"/>
      <w:bookmarkEnd w:id="141"/>
      <w:bookmarkEnd w:id="142"/>
      <w:bookmarkEnd w:id="143"/>
      <w:bookmarkEnd w:id="144"/>
      <w:bookmarkEnd w:id="145"/>
      <w:bookmarkEnd w:id="146"/>
      <w:r w:rsidRPr="004342C6">
        <w:lastRenderedPageBreak/>
        <w:t xml:space="preserve"> </w:t>
      </w:r>
      <w:bookmarkStart w:id="148" w:name="_Toc94634362"/>
      <w:r w:rsidR="00B41689" w:rsidRPr="004342C6">
        <w:t xml:space="preserve">Use Case Id: UC-01: </w:t>
      </w:r>
      <w:r w:rsidR="00D304F4" w:rsidRPr="004342C6">
        <w:t>MAGI</w:t>
      </w:r>
      <w:r w:rsidR="005E3FDA">
        <w:t>/Disabled adult</w:t>
      </w:r>
      <w:r w:rsidR="00D304F4" w:rsidRPr="004342C6">
        <w:t xml:space="preserve"> HH creation and Size evaluation</w:t>
      </w:r>
      <w:bookmarkEnd w:id="148"/>
      <w:r w:rsidR="00D304F4" w:rsidRPr="004342C6">
        <w:t xml:space="preserve">  </w:t>
      </w:r>
    </w:p>
    <w:p w14:paraId="5C85FDAE" w14:textId="77777777" w:rsidR="00B41689" w:rsidRPr="004342C6" w:rsidRDefault="00B41689" w:rsidP="00B41689">
      <w:pPr>
        <w:pStyle w:val="Heading3"/>
        <w:numPr>
          <w:ilvl w:val="2"/>
          <w:numId w:val="4"/>
        </w:numPr>
        <w:rPr>
          <w:rFonts w:ascii="Arial" w:hAnsi="Arial" w:cs="Arial"/>
        </w:rPr>
      </w:pPr>
      <w:bookmarkStart w:id="149" w:name="_Toc94634363"/>
      <w:r w:rsidRPr="004342C6">
        <w:rPr>
          <w:rFonts w:ascii="Arial" w:hAnsi="Arial" w:cs="Arial"/>
        </w:rPr>
        <w:t>Description</w:t>
      </w:r>
      <w:bookmarkEnd w:id="149"/>
    </w:p>
    <w:p w14:paraId="1B61EBDB" w14:textId="1CF12386" w:rsidR="00B41689" w:rsidRPr="004342C6" w:rsidRDefault="00B41689" w:rsidP="00B41689">
      <w:pPr>
        <w:ind w:left="450"/>
        <w:rPr>
          <w:rFonts w:cs="Arial"/>
        </w:rPr>
      </w:pPr>
      <w:r w:rsidRPr="004342C6">
        <w:rPr>
          <w:rFonts w:cs="Arial"/>
        </w:rPr>
        <w:t xml:space="preserve">This use case describes how the system will </w:t>
      </w:r>
      <w:r w:rsidR="00D304F4" w:rsidRPr="004342C6">
        <w:rPr>
          <w:rFonts w:cs="Arial"/>
        </w:rPr>
        <w:t>create a MAGI</w:t>
      </w:r>
      <w:r w:rsidR="005E3FDA">
        <w:rPr>
          <w:rFonts w:cs="Arial"/>
        </w:rPr>
        <w:t>/Disabled adult</w:t>
      </w:r>
      <w:r w:rsidR="00D304F4" w:rsidRPr="004342C6">
        <w:rPr>
          <w:rFonts w:cs="Arial"/>
        </w:rPr>
        <w:t xml:space="preserve"> Household composition and evaluate the size of MAGI</w:t>
      </w:r>
      <w:r w:rsidR="005E3FDA">
        <w:rPr>
          <w:rFonts w:cs="Arial"/>
        </w:rPr>
        <w:t>/Disabled</w:t>
      </w:r>
      <w:r w:rsidR="00D304F4" w:rsidRPr="004342C6">
        <w:rPr>
          <w:rFonts w:cs="Arial"/>
        </w:rPr>
        <w:t xml:space="preserve"> Household</w:t>
      </w:r>
    </w:p>
    <w:p w14:paraId="16A1FCC3" w14:textId="77777777" w:rsidR="00B41689" w:rsidRPr="004342C6" w:rsidRDefault="00B41689" w:rsidP="00B41689">
      <w:pPr>
        <w:ind w:left="450"/>
        <w:rPr>
          <w:rFonts w:cs="Arial"/>
        </w:rPr>
      </w:pPr>
      <w:r w:rsidRPr="004342C6">
        <w:rPr>
          <w:rFonts w:cs="Arial"/>
          <w:i/>
          <w:color w:val="00B050"/>
        </w:rPr>
        <w:t xml:space="preserve">  </w:t>
      </w:r>
    </w:p>
    <w:p w14:paraId="5F6A9443" w14:textId="77777777" w:rsidR="00B41689" w:rsidRPr="004342C6" w:rsidRDefault="00B41689" w:rsidP="00B41689">
      <w:pPr>
        <w:pStyle w:val="Heading3"/>
        <w:numPr>
          <w:ilvl w:val="2"/>
          <w:numId w:val="13"/>
        </w:numPr>
        <w:rPr>
          <w:rFonts w:ascii="Arial" w:hAnsi="Arial" w:cs="Arial"/>
        </w:rPr>
      </w:pPr>
      <w:bookmarkStart w:id="150" w:name="_Toc94634364"/>
      <w:r w:rsidRPr="004342C6">
        <w:rPr>
          <w:rFonts w:ascii="Arial" w:hAnsi="Arial" w:cs="Arial"/>
        </w:rPr>
        <w:t>Related Use case</w:t>
      </w:r>
      <w:bookmarkEnd w:id="150"/>
      <w:r w:rsidRPr="004342C6">
        <w:rPr>
          <w:rFonts w:ascii="Arial" w:hAnsi="Arial" w:cs="Arial"/>
        </w:rPr>
        <w:t xml:space="preserve"> </w:t>
      </w:r>
    </w:p>
    <w:p w14:paraId="16C6BCDD" w14:textId="139E7A97" w:rsidR="00B41689" w:rsidRPr="004342C6" w:rsidRDefault="006F59E4" w:rsidP="00B41689">
      <w:pPr>
        <w:ind w:left="360" w:firstLine="90"/>
        <w:rPr>
          <w:rFonts w:cs="Arial"/>
        </w:rPr>
      </w:pPr>
      <w:r w:rsidRPr="004342C6">
        <w:rPr>
          <w:rFonts w:cs="Arial"/>
        </w:rPr>
        <w:t>Not Applicable</w:t>
      </w:r>
    </w:p>
    <w:p w14:paraId="61481AB0" w14:textId="77777777" w:rsidR="00B41689" w:rsidRPr="004342C6" w:rsidRDefault="00B41689" w:rsidP="00B41689">
      <w:pPr>
        <w:pStyle w:val="ListParagraph"/>
        <w:rPr>
          <w:rFonts w:cs="Arial"/>
        </w:rPr>
      </w:pPr>
      <w:r w:rsidRPr="004342C6">
        <w:rPr>
          <w:rFonts w:cs="Arial"/>
          <w:i/>
          <w:color w:val="00B050"/>
        </w:rPr>
        <w:t xml:space="preserve">  </w:t>
      </w:r>
    </w:p>
    <w:p w14:paraId="2634B8D1" w14:textId="77777777" w:rsidR="00B41689" w:rsidRPr="004342C6" w:rsidRDefault="00B41689" w:rsidP="00B41689">
      <w:pPr>
        <w:pStyle w:val="Heading3"/>
        <w:numPr>
          <w:ilvl w:val="2"/>
          <w:numId w:val="13"/>
        </w:numPr>
        <w:rPr>
          <w:rFonts w:ascii="Arial" w:hAnsi="Arial" w:cs="Arial"/>
        </w:rPr>
      </w:pPr>
      <w:bookmarkStart w:id="151" w:name="_Toc94634365"/>
      <w:r w:rsidRPr="004342C6">
        <w:rPr>
          <w:rFonts w:ascii="Arial" w:hAnsi="Arial" w:cs="Arial"/>
        </w:rPr>
        <w:t>Actor(s)</w:t>
      </w:r>
      <w:bookmarkEnd w:id="151"/>
    </w:p>
    <w:p w14:paraId="4FA2EC76" w14:textId="77777777" w:rsidR="00B41689" w:rsidRPr="004342C6" w:rsidRDefault="00B41689" w:rsidP="009766E3">
      <w:pPr>
        <w:pStyle w:val="ListParagraph"/>
        <w:numPr>
          <w:ilvl w:val="0"/>
          <w:numId w:val="19"/>
        </w:numPr>
        <w:ind w:left="810"/>
        <w:rPr>
          <w:rFonts w:cs="Arial"/>
        </w:rPr>
      </w:pPr>
      <w:r w:rsidRPr="004342C6">
        <w:rPr>
          <w:rFonts w:cs="Arial"/>
        </w:rPr>
        <w:t>HIX System</w:t>
      </w:r>
    </w:p>
    <w:p w14:paraId="38565019" w14:textId="77777777" w:rsidR="00B41689" w:rsidRPr="004342C6" w:rsidRDefault="00B41689" w:rsidP="009766E3">
      <w:pPr>
        <w:pStyle w:val="ListParagraph"/>
        <w:numPr>
          <w:ilvl w:val="0"/>
          <w:numId w:val="19"/>
        </w:numPr>
        <w:ind w:left="810"/>
        <w:rPr>
          <w:rFonts w:cs="Arial"/>
        </w:rPr>
      </w:pPr>
      <w:r w:rsidRPr="004342C6">
        <w:rPr>
          <w:rFonts w:cs="Arial"/>
        </w:rPr>
        <w:t>Individual User</w:t>
      </w:r>
    </w:p>
    <w:p w14:paraId="624B91C4" w14:textId="77777777" w:rsidR="00B41689" w:rsidRPr="004342C6" w:rsidRDefault="00B41689" w:rsidP="009766E3">
      <w:pPr>
        <w:pStyle w:val="ListParagraph"/>
        <w:numPr>
          <w:ilvl w:val="0"/>
          <w:numId w:val="19"/>
        </w:numPr>
        <w:ind w:left="810"/>
        <w:rPr>
          <w:rFonts w:cs="Arial"/>
        </w:rPr>
      </w:pPr>
      <w:r w:rsidRPr="004342C6">
        <w:rPr>
          <w:rFonts w:cs="Arial"/>
        </w:rPr>
        <w:t>Assistor Portal users</w:t>
      </w:r>
    </w:p>
    <w:p w14:paraId="59004CF0" w14:textId="77777777" w:rsidR="00BB74F1" w:rsidRPr="004342C6" w:rsidRDefault="00BB74F1" w:rsidP="009766E3">
      <w:pPr>
        <w:pStyle w:val="ListParagraph"/>
        <w:numPr>
          <w:ilvl w:val="0"/>
          <w:numId w:val="20"/>
        </w:numPr>
        <w:ind w:left="1530"/>
        <w:contextualSpacing w:val="0"/>
        <w:rPr>
          <w:rFonts w:cs="Arial"/>
        </w:rPr>
      </w:pPr>
      <w:r w:rsidRPr="004342C6">
        <w:rPr>
          <w:rFonts w:cs="Arial"/>
        </w:rPr>
        <w:t>CAC User</w:t>
      </w:r>
    </w:p>
    <w:p w14:paraId="7B948201" w14:textId="77777777" w:rsidR="00BB74F1" w:rsidRPr="004342C6" w:rsidRDefault="00BB74F1" w:rsidP="009766E3">
      <w:pPr>
        <w:pStyle w:val="ListParagraph"/>
        <w:numPr>
          <w:ilvl w:val="0"/>
          <w:numId w:val="20"/>
        </w:numPr>
        <w:ind w:left="1530"/>
        <w:contextualSpacing w:val="0"/>
        <w:rPr>
          <w:rFonts w:cs="Arial"/>
        </w:rPr>
      </w:pPr>
      <w:r w:rsidRPr="004342C6">
        <w:rPr>
          <w:rFonts w:cs="Arial"/>
        </w:rPr>
        <w:t>Navigator User</w:t>
      </w:r>
    </w:p>
    <w:p w14:paraId="0823FF5F" w14:textId="77777777" w:rsidR="00B41689" w:rsidRPr="004342C6" w:rsidRDefault="00B41689" w:rsidP="009766E3">
      <w:pPr>
        <w:pStyle w:val="ListParagraph"/>
        <w:numPr>
          <w:ilvl w:val="0"/>
          <w:numId w:val="19"/>
        </w:numPr>
        <w:ind w:left="810"/>
        <w:rPr>
          <w:rFonts w:cs="Arial"/>
        </w:rPr>
      </w:pPr>
      <w:r w:rsidRPr="004342C6">
        <w:rPr>
          <w:rFonts w:cs="Arial"/>
        </w:rPr>
        <w:t>The following Agent Portal User(s):</w:t>
      </w:r>
    </w:p>
    <w:p w14:paraId="680899F4" w14:textId="77777777" w:rsidR="00B41689" w:rsidRPr="004342C6" w:rsidRDefault="00B41689" w:rsidP="009766E3">
      <w:pPr>
        <w:pStyle w:val="ListParagraph"/>
        <w:numPr>
          <w:ilvl w:val="0"/>
          <w:numId w:val="20"/>
        </w:numPr>
        <w:ind w:left="1530"/>
        <w:contextualSpacing w:val="0"/>
        <w:rPr>
          <w:rFonts w:cs="Arial"/>
        </w:rPr>
      </w:pPr>
      <w:r w:rsidRPr="004342C6">
        <w:rPr>
          <w:rFonts w:cs="Arial"/>
        </w:rPr>
        <w:t>Back Office User</w:t>
      </w:r>
    </w:p>
    <w:p w14:paraId="2D07198E" w14:textId="77777777" w:rsidR="00B41689" w:rsidRPr="004342C6" w:rsidRDefault="00B41689" w:rsidP="009766E3">
      <w:pPr>
        <w:pStyle w:val="ListParagraph"/>
        <w:numPr>
          <w:ilvl w:val="0"/>
          <w:numId w:val="20"/>
        </w:numPr>
        <w:ind w:left="1530"/>
        <w:contextualSpacing w:val="0"/>
        <w:rPr>
          <w:rFonts w:cs="Arial"/>
        </w:rPr>
      </w:pPr>
      <w:r w:rsidRPr="004342C6">
        <w:rPr>
          <w:rFonts w:cs="Arial"/>
        </w:rPr>
        <w:t>Super User/MED_BO User</w:t>
      </w:r>
    </w:p>
    <w:p w14:paraId="046C365B" w14:textId="77777777" w:rsidR="00B41689" w:rsidRPr="004342C6" w:rsidRDefault="00B41689" w:rsidP="009766E3">
      <w:pPr>
        <w:pStyle w:val="ListParagraph"/>
        <w:numPr>
          <w:ilvl w:val="0"/>
          <w:numId w:val="20"/>
        </w:numPr>
        <w:ind w:left="1530"/>
        <w:contextualSpacing w:val="0"/>
        <w:rPr>
          <w:rFonts w:cs="Arial"/>
        </w:rPr>
      </w:pPr>
      <w:r w:rsidRPr="004342C6">
        <w:rPr>
          <w:rFonts w:cs="Arial"/>
        </w:rPr>
        <w:t>CSR User</w:t>
      </w:r>
    </w:p>
    <w:p w14:paraId="0C3CA33E" w14:textId="122AB61D" w:rsidR="00CA3C31" w:rsidRPr="004342C6" w:rsidRDefault="00CA3C31" w:rsidP="009766E3">
      <w:pPr>
        <w:pStyle w:val="ListParagraph"/>
        <w:numPr>
          <w:ilvl w:val="0"/>
          <w:numId w:val="20"/>
        </w:numPr>
        <w:ind w:left="1530"/>
        <w:contextualSpacing w:val="0"/>
        <w:rPr>
          <w:rFonts w:cs="Arial"/>
        </w:rPr>
      </w:pPr>
      <w:r w:rsidRPr="004342C6">
        <w:rPr>
          <w:rFonts w:cs="Arial"/>
        </w:rPr>
        <w:t>TPL User</w:t>
      </w:r>
    </w:p>
    <w:p w14:paraId="0B9929CA" w14:textId="0DE4E727" w:rsidR="00CA3C31" w:rsidRPr="004342C6" w:rsidRDefault="00CA3C31" w:rsidP="009766E3">
      <w:pPr>
        <w:pStyle w:val="ListParagraph"/>
        <w:numPr>
          <w:ilvl w:val="0"/>
          <w:numId w:val="20"/>
        </w:numPr>
        <w:ind w:left="1530"/>
        <w:contextualSpacing w:val="0"/>
        <w:rPr>
          <w:rFonts w:cs="Arial"/>
        </w:rPr>
      </w:pPr>
      <w:r w:rsidRPr="004342C6">
        <w:rPr>
          <w:rFonts w:cs="Arial"/>
        </w:rPr>
        <w:t>TPL Super User</w:t>
      </w:r>
    </w:p>
    <w:p w14:paraId="466DE566" w14:textId="77777777" w:rsidR="00B41689" w:rsidRPr="004342C6" w:rsidRDefault="00B41689" w:rsidP="009766E3">
      <w:pPr>
        <w:pStyle w:val="ListParagraph"/>
        <w:numPr>
          <w:ilvl w:val="0"/>
          <w:numId w:val="20"/>
        </w:numPr>
        <w:ind w:left="1530"/>
        <w:contextualSpacing w:val="0"/>
        <w:rPr>
          <w:rFonts w:cs="Arial"/>
        </w:rPr>
      </w:pPr>
      <w:r w:rsidRPr="004342C6">
        <w:rPr>
          <w:rFonts w:cs="Arial"/>
        </w:rPr>
        <w:t>TPL_BO User</w:t>
      </w:r>
    </w:p>
    <w:p w14:paraId="01065792" w14:textId="77777777" w:rsidR="00B41689" w:rsidRPr="004342C6" w:rsidRDefault="00B41689" w:rsidP="009766E3">
      <w:pPr>
        <w:pStyle w:val="ListParagraph"/>
        <w:numPr>
          <w:ilvl w:val="0"/>
          <w:numId w:val="20"/>
        </w:numPr>
        <w:ind w:left="1530"/>
        <w:contextualSpacing w:val="0"/>
        <w:rPr>
          <w:rFonts w:cs="Arial"/>
        </w:rPr>
      </w:pPr>
      <w:r w:rsidRPr="004342C6">
        <w:rPr>
          <w:rFonts w:cs="Arial"/>
        </w:rPr>
        <w:t>Advanced CSR User</w:t>
      </w:r>
    </w:p>
    <w:p w14:paraId="50322C8C" w14:textId="77777777" w:rsidR="00B41689" w:rsidRPr="004342C6" w:rsidRDefault="00B41689" w:rsidP="00B41689">
      <w:pPr>
        <w:pStyle w:val="ListParagraph"/>
        <w:rPr>
          <w:rFonts w:cs="Arial"/>
        </w:rPr>
      </w:pPr>
    </w:p>
    <w:p w14:paraId="2FE3D4E5" w14:textId="77777777" w:rsidR="00B41689" w:rsidRPr="004342C6" w:rsidRDefault="00B41689" w:rsidP="00B41689">
      <w:pPr>
        <w:rPr>
          <w:rFonts w:cs="Arial"/>
          <w:iCs/>
        </w:rPr>
      </w:pPr>
      <w:r w:rsidRPr="004342C6">
        <w:rPr>
          <w:rFonts w:cs="Arial"/>
          <w:i/>
          <w:color w:val="00B050"/>
        </w:rPr>
        <w:t xml:space="preserve">  </w:t>
      </w:r>
    </w:p>
    <w:p w14:paraId="526B2D75" w14:textId="77777777" w:rsidR="00B41689" w:rsidRPr="004342C6" w:rsidRDefault="00B41689" w:rsidP="00B41689">
      <w:pPr>
        <w:pStyle w:val="Heading3"/>
        <w:numPr>
          <w:ilvl w:val="2"/>
          <w:numId w:val="13"/>
        </w:numPr>
        <w:rPr>
          <w:rFonts w:ascii="Arial" w:hAnsi="Arial" w:cs="Arial"/>
        </w:rPr>
      </w:pPr>
      <w:bookmarkStart w:id="152" w:name="_Toc94634366"/>
      <w:r w:rsidRPr="004342C6">
        <w:rPr>
          <w:rFonts w:ascii="Arial" w:hAnsi="Arial" w:cs="Arial"/>
        </w:rPr>
        <w:t>Trigger(s)</w:t>
      </w:r>
      <w:bookmarkEnd w:id="152"/>
    </w:p>
    <w:p w14:paraId="6769F095" w14:textId="152E93C6" w:rsidR="00667DED" w:rsidRPr="004342C6" w:rsidRDefault="00667DED" w:rsidP="00320B54">
      <w:pPr>
        <w:pStyle w:val="ListParagraph"/>
        <w:numPr>
          <w:ilvl w:val="2"/>
          <w:numId w:val="287"/>
        </w:numPr>
        <w:ind w:left="810"/>
        <w:rPr>
          <w:rFonts w:cs="Arial"/>
        </w:rPr>
      </w:pPr>
      <w:r w:rsidRPr="004342C6">
        <w:rPr>
          <w:rFonts w:cs="Arial"/>
        </w:rPr>
        <w:t>The individual/assistor/agent portal user provided the members</w:t>
      </w:r>
      <w:r w:rsidR="00F85401">
        <w:rPr>
          <w:rFonts w:cs="Arial"/>
        </w:rPr>
        <w:t>'</w:t>
      </w:r>
      <w:r w:rsidRPr="004342C6">
        <w:rPr>
          <w:rFonts w:cs="Arial"/>
        </w:rPr>
        <w:t xml:space="preserve"> details under the “Family and Household” during the SSAP flow and submits the application.</w:t>
      </w:r>
    </w:p>
    <w:p w14:paraId="663F65A1" w14:textId="77EF3034" w:rsidR="00667DED" w:rsidRPr="004342C6" w:rsidRDefault="00667DED" w:rsidP="00320B54">
      <w:pPr>
        <w:pStyle w:val="ListParagraph"/>
        <w:numPr>
          <w:ilvl w:val="2"/>
          <w:numId w:val="287"/>
        </w:numPr>
        <w:ind w:left="810"/>
        <w:rPr>
          <w:rFonts w:cs="Arial"/>
        </w:rPr>
      </w:pPr>
      <w:bookmarkStart w:id="153" w:name="_Hlk15320706"/>
      <w:r w:rsidRPr="004342C6">
        <w:rPr>
          <w:rFonts w:cs="Arial"/>
        </w:rPr>
        <w:t>There is an eligibility determination through any systematic process</w:t>
      </w:r>
      <w:r w:rsidR="00F85401">
        <w:rPr>
          <w:rFonts w:cs="Arial"/>
        </w:rPr>
        <w:t>,</w:t>
      </w:r>
      <w:r w:rsidRPr="004342C6">
        <w:rPr>
          <w:rFonts w:cs="Arial"/>
        </w:rPr>
        <w:t xml:space="preserve"> i.e.</w:t>
      </w:r>
      <w:r w:rsidR="00F85401">
        <w:rPr>
          <w:rFonts w:cs="Arial"/>
        </w:rPr>
        <w:t>,</w:t>
      </w:r>
      <w:r w:rsidRPr="004342C6">
        <w:rPr>
          <w:rFonts w:cs="Arial"/>
        </w:rPr>
        <w:t xml:space="preserve"> batch determination, Back office determination, Renewals, PDM, timeclock expiration. </w:t>
      </w:r>
      <w:bookmarkEnd w:id="153"/>
    </w:p>
    <w:p w14:paraId="60E6B273" w14:textId="2D03DE0A" w:rsidR="00B41689" w:rsidRPr="004342C6" w:rsidRDefault="00B41689" w:rsidP="009766E3">
      <w:pPr>
        <w:ind w:left="90"/>
        <w:contextualSpacing w:val="0"/>
        <w:rPr>
          <w:rFonts w:cs="Arial"/>
        </w:rPr>
      </w:pPr>
      <w:r w:rsidRPr="004342C6">
        <w:rPr>
          <w:rFonts w:cs="Arial"/>
        </w:rPr>
        <w:t xml:space="preserve"> </w:t>
      </w:r>
    </w:p>
    <w:p w14:paraId="0D58D280" w14:textId="77777777" w:rsidR="00B41689" w:rsidRPr="004342C6" w:rsidRDefault="00B41689" w:rsidP="00B41689">
      <w:pPr>
        <w:pStyle w:val="Heading3"/>
        <w:numPr>
          <w:ilvl w:val="2"/>
          <w:numId w:val="13"/>
        </w:numPr>
        <w:rPr>
          <w:rFonts w:ascii="Arial" w:hAnsi="Arial" w:cs="Arial"/>
        </w:rPr>
      </w:pPr>
      <w:bookmarkStart w:id="154" w:name="_Toc94634367"/>
      <w:r w:rsidRPr="004342C6">
        <w:rPr>
          <w:rFonts w:ascii="Arial" w:hAnsi="Arial" w:cs="Arial"/>
        </w:rPr>
        <w:t>Precondition(s)</w:t>
      </w:r>
      <w:bookmarkEnd w:id="154"/>
    </w:p>
    <w:p w14:paraId="0E167F64" w14:textId="017D00A1" w:rsidR="00667DED" w:rsidRPr="004342C6" w:rsidRDefault="00224135" w:rsidP="009766E3">
      <w:pPr>
        <w:pStyle w:val="ListParagraph"/>
        <w:numPr>
          <w:ilvl w:val="0"/>
          <w:numId w:val="17"/>
        </w:numPr>
        <w:ind w:left="810"/>
        <w:rPr>
          <w:rFonts w:cs="Arial"/>
        </w:rPr>
      </w:pPr>
      <w:r w:rsidRPr="004342C6">
        <w:rPr>
          <w:rFonts w:cs="Arial"/>
        </w:rPr>
        <w:t>I</w:t>
      </w:r>
      <w:r w:rsidR="00667DED" w:rsidRPr="004342C6">
        <w:rPr>
          <w:rFonts w:cs="Arial"/>
        </w:rPr>
        <w:t>ndividual/assistor/agent portal user intends to create a financial assistance application in the HIX system.</w:t>
      </w:r>
    </w:p>
    <w:p w14:paraId="2692B517" w14:textId="77777777" w:rsidR="00667DED" w:rsidRPr="004342C6" w:rsidRDefault="00667DED" w:rsidP="00667DED">
      <w:pPr>
        <w:pStyle w:val="ListParagraph"/>
        <w:ind w:left="1080"/>
        <w:rPr>
          <w:rFonts w:cs="Arial"/>
        </w:rPr>
      </w:pPr>
    </w:p>
    <w:p w14:paraId="32B14599" w14:textId="77777777" w:rsidR="00B41689" w:rsidRPr="004342C6" w:rsidRDefault="00B41689" w:rsidP="00B41689">
      <w:pPr>
        <w:pStyle w:val="Heading3"/>
        <w:numPr>
          <w:ilvl w:val="2"/>
          <w:numId w:val="13"/>
        </w:numPr>
        <w:rPr>
          <w:rFonts w:ascii="Arial" w:hAnsi="Arial" w:cs="Arial"/>
        </w:rPr>
      </w:pPr>
      <w:bookmarkStart w:id="155" w:name="_Toc94634368"/>
      <w:r w:rsidRPr="004342C6">
        <w:rPr>
          <w:rFonts w:ascii="Arial" w:hAnsi="Arial" w:cs="Arial"/>
        </w:rPr>
        <w:t>Postcondition(s)</w:t>
      </w:r>
      <w:bookmarkEnd w:id="155"/>
    </w:p>
    <w:p w14:paraId="118A2AE2" w14:textId="3A6487E2" w:rsidR="004D6D2A" w:rsidRPr="004342C6" w:rsidRDefault="006E1CD2" w:rsidP="00D26D5B">
      <w:pPr>
        <w:pStyle w:val="ListParagraph"/>
        <w:numPr>
          <w:ilvl w:val="0"/>
          <w:numId w:val="18"/>
        </w:numPr>
        <w:contextualSpacing w:val="0"/>
        <w:rPr>
          <w:rFonts w:cs="Arial"/>
        </w:rPr>
      </w:pPr>
      <w:r w:rsidRPr="004342C6">
        <w:rPr>
          <w:rFonts w:cs="Arial"/>
        </w:rPr>
        <w:t xml:space="preserve">Identified </w:t>
      </w:r>
      <w:r w:rsidRPr="004342C6">
        <w:rPr>
          <w:rFonts w:cs="Arial"/>
          <w:lang w:eastAsia="en-IN"/>
        </w:rPr>
        <w:t xml:space="preserve">the tax </w:t>
      </w:r>
      <w:r w:rsidRPr="004342C6">
        <w:rPr>
          <w:rFonts w:cs="Arial"/>
          <w:noProof/>
          <w:lang w:eastAsia="en-IN"/>
        </w:rPr>
        <w:t>filer</w:t>
      </w:r>
      <w:r w:rsidR="002B66B3" w:rsidRPr="004342C6">
        <w:rPr>
          <w:rFonts w:cs="Arial"/>
          <w:lang w:eastAsia="en-IN"/>
        </w:rPr>
        <w:t xml:space="preserve">, </w:t>
      </w:r>
      <w:r w:rsidRPr="004342C6">
        <w:rPr>
          <w:rFonts w:cs="Arial"/>
          <w:lang w:eastAsia="en-IN"/>
        </w:rPr>
        <w:t>non-tax filler or tax dependents</w:t>
      </w:r>
      <w:r w:rsidR="00B92CB2">
        <w:rPr>
          <w:rFonts w:cs="Arial"/>
          <w:lang w:eastAsia="en-IN"/>
        </w:rPr>
        <w:t>.</w:t>
      </w:r>
    </w:p>
    <w:p w14:paraId="7C9BDA51" w14:textId="16FD4847" w:rsidR="00B41689" w:rsidRDefault="006E1CD2" w:rsidP="00D26D5B">
      <w:pPr>
        <w:pStyle w:val="ListParagraph"/>
        <w:numPr>
          <w:ilvl w:val="0"/>
          <w:numId w:val="18"/>
        </w:numPr>
        <w:contextualSpacing w:val="0"/>
        <w:rPr>
          <w:rFonts w:cs="Arial"/>
        </w:rPr>
      </w:pPr>
      <w:r w:rsidRPr="004342C6">
        <w:rPr>
          <w:rFonts w:cs="Arial"/>
        </w:rPr>
        <w:t xml:space="preserve">Created MAGI HH as per </w:t>
      </w:r>
      <w:r w:rsidR="00F85401">
        <w:rPr>
          <w:rFonts w:cs="Arial"/>
        </w:rPr>
        <w:t xml:space="preserve">the </w:t>
      </w:r>
      <w:r w:rsidRPr="004342C6">
        <w:rPr>
          <w:rFonts w:cs="Arial"/>
        </w:rPr>
        <w:t>Medicaid rule catalog.</w:t>
      </w:r>
    </w:p>
    <w:p w14:paraId="0DCA99F2" w14:textId="488367BD" w:rsidR="005E3FDA" w:rsidRPr="004342C6" w:rsidRDefault="005E3FDA" w:rsidP="00D26D5B">
      <w:pPr>
        <w:pStyle w:val="ListParagraph"/>
        <w:numPr>
          <w:ilvl w:val="0"/>
          <w:numId w:val="18"/>
        </w:numPr>
        <w:contextualSpacing w:val="0"/>
        <w:rPr>
          <w:rFonts w:cs="Arial"/>
        </w:rPr>
      </w:pPr>
      <w:r>
        <w:rPr>
          <w:rFonts w:cs="Arial"/>
        </w:rPr>
        <w:t>Created Disabled adult HH as per Disability rule catalog</w:t>
      </w:r>
    </w:p>
    <w:p w14:paraId="02135ACD" w14:textId="66E9A8CA" w:rsidR="00B41689" w:rsidRPr="004342C6" w:rsidRDefault="00B41689" w:rsidP="009766E3">
      <w:pPr>
        <w:rPr>
          <w:rFonts w:cs="Arial"/>
          <w:iCs/>
          <w:color w:val="00B050"/>
        </w:rPr>
      </w:pPr>
    </w:p>
    <w:p w14:paraId="2CFD3D1A" w14:textId="77777777" w:rsidR="009766E3" w:rsidRPr="004342C6" w:rsidRDefault="009766E3" w:rsidP="009766E3">
      <w:pPr>
        <w:rPr>
          <w:rFonts w:cs="Arial"/>
          <w:iCs/>
        </w:rPr>
      </w:pPr>
    </w:p>
    <w:p w14:paraId="3B8F2A3D" w14:textId="77777777" w:rsidR="00B41689" w:rsidRPr="004342C6" w:rsidRDefault="00B41689" w:rsidP="00B41689">
      <w:pPr>
        <w:pStyle w:val="Heading3"/>
        <w:numPr>
          <w:ilvl w:val="2"/>
          <w:numId w:val="13"/>
        </w:numPr>
        <w:rPr>
          <w:rFonts w:ascii="Arial" w:hAnsi="Arial" w:cs="Arial"/>
        </w:rPr>
      </w:pPr>
      <w:bookmarkStart w:id="156" w:name="_Toc94634369"/>
      <w:r w:rsidRPr="004342C6">
        <w:rPr>
          <w:rFonts w:ascii="Arial" w:hAnsi="Arial" w:cs="Arial"/>
        </w:rPr>
        <w:lastRenderedPageBreak/>
        <w:t>Flow of Event(s)</w:t>
      </w:r>
      <w:bookmarkEnd w:id="156"/>
    </w:p>
    <w:p w14:paraId="7E542FBD" w14:textId="77777777" w:rsidR="00B41689" w:rsidRPr="004342C6" w:rsidRDefault="00B41689" w:rsidP="00B41689">
      <w:pPr>
        <w:ind w:left="360"/>
        <w:rPr>
          <w:rFonts w:cs="Arial"/>
        </w:rPr>
      </w:pPr>
    </w:p>
    <w:p w14:paraId="7EB864BC" w14:textId="7BB603E3" w:rsidR="00B41689" w:rsidRPr="004342C6" w:rsidRDefault="00B41689" w:rsidP="0046249B">
      <w:pPr>
        <w:pStyle w:val="Heading3"/>
        <w:numPr>
          <w:ilvl w:val="3"/>
          <w:numId w:val="13"/>
        </w:numPr>
        <w:tabs>
          <w:tab w:val="left" w:pos="1890"/>
        </w:tabs>
        <w:rPr>
          <w:rFonts w:ascii="Arial" w:hAnsi="Arial" w:cs="Arial"/>
        </w:rPr>
      </w:pPr>
      <w:bookmarkStart w:id="157" w:name="_Toc94634370"/>
      <w:r w:rsidRPr="004342C6">
        <w:rPr>
          <w:rFonts w:ascii="Arial" w:hAnsi="Arial" w:cs="Arial"/>
        </w:rPr>
        <w:t>Basic Flow</w:t>
      </w:r>
      <w:bookmarkEnd w:id="157"/>
    </w:p>
    <w:p w14:paraId="16677274" w14:textId="77777777" w:rsidR="00667DED" w:rsidRPr="004342C6" w:rsidRDefault="00667DED" w:rsidP="00320B54">
      <w:pPr>
        <w:pStyle w:val="ListParagraph"/>
        <w:numPr>
          <w:ilvl w:val="3"/>
          <w:numId w:val="289"/>
        </w:numPr>
        <w:ind w:left="1260"/>
        <w:jc w:val="both"/>
        <w:rPr>
          <w:rFonts w:cs="Arial"/>
        </w:rPr>
      </w:pPr>
      <w:r w:rsidRPr="004342C6">
        <w:rPr>
          <w:rFonts w:cs="Arial"/>
        </w:rPr>
        <w:t>Precondition 6.1.5.1 applies.</w:t>
      </w:r>
    </w:p>
    <w:p w14:paraId="199E992B" w14:textId="77777777" w:rsidR="00667DED" w:rsidRPr="004342C6" w:rsidRDefault="00667DED" w:rsidP="00320B54">
      <w:pPr>
        <w:pStyle w:val="ListParagraph"/>
        <w:numPr>
          <w:ilvl w:val="3"/>
          <w:numId w:val="289"/>
        </w:numPr>
        <w:ind w:left="1260"/>
        <w:jc w:val="both"/>
        <w:rPr>
          <w:rFonts w:cs="Arial"/>
        </w:rPr>
      </w:pPr>
      <w:r w:rsidRPr="004342C6">
        <w:rPr>
          <w:rFonts w:cs="Arial"/>
        </w:rPr>
        <w:t>The individual/agent/assistor portal user navigates through the SSA flow.</w:t>
      </w:r>
    </w:p>
    <w:p w14:paraId="7466D5F8" w14:textId="77777777" w:rsidR="00667DED" w:rsidRPr="004342C6" w:rsidRDefault="00667DED" w:rsidP="00320B54">
      <w:pPr>
        <w:pStyle w:val="ListParagraph"/>
        <w:numPr>
          <w:ilvl w:val="3"/>
          <w:numId w:val="289"/>
        </w:numPr>
        <w:ind w:left="1260"/>
        <w:jc w:val="both"/>
        <w:rPr>
          <w:rFonts w:cs="Arial"/>
        </w:rPr>
      </w:pPr>
      <w:r w:rsidRPr="004342C6">
        <w:rPr>
          <w:rFonts w:cs="Arial"/>
        </w:rPr>
        <w:t>The user provides the detail information for the members in the Family and household section during SSAP flow.</w:t>
      </w:r>
    </w:p>
    <w:p w14:paraId="7911321E" w14:textId="6A564BBE" w:rsidR="006E1CD2" w:rsidRPr="004342C6" w:rsidRDefault="006E1CD2" w:rsidP="00320B54">
      <w:pPr>
        <w:pStyle w:val="ListParagraph"/>
        <w:numPr>
          <w:ilvl w:val="3"/>
          <w:numId w:val="289"/>
        </w:numPr>
        <w:ind w:left="1260"/>
        <w:contextualSpacing w:val="0"/>
        <w:jc w:val="both"/>
        <w:rPr>
          <w:rFonts w:cs="Arial"/>
        </w:rPr>
      </w:pPr>
      <w:r w:rsidRPr="004342C6">
        <w:rPr>
          <w:rFonts w:cs="Arial"/>
        </w:rPr>
        <w:t>Member is identified as Tax filer, No</w:t>
      </w:r>
      <w:r w:rsidR="002B66B3" w:rsidRPr="004342C6">
        <w:rPr>
          <w:rFonts w:cs="Arial"/>
        </w:rPr>
        <w:t>n-</w:t>
      </w:r>
      <w:r w:rsidRPr="004342C6">
        <w:rPr>
          <w:rFonts w:cs="Arial"/>
        </w:rPr>
        <w:t>tax filer</w:t>
      </w:r>
      <w:r w:rsidR="00F85401">
        <w:rPr>
          <w:rFonts w:cs="Arial"/>
        </w:rPr>
        <w:t>,</w:t>
      </w:r>
      <w:r w:rsidRPr="004342C6">
        <w:rPr>
          <w:rFonts w:cs="Arial"/>
        </w:rPr>
        <w:t xml:space="preserve"> or Tax dependent. </w:t>
      </w:r>
    </w:p>
    <w:p w14:paraId="2780BF4C" w14:textId="15672665" w:rsidR="006E1CD2" w:rsidRPr="004342C6" w:rsidRDefault="006E1CD2" w:rsidP="00320B54">
      <w:pPr>
        <w:pStyle w:val="ListParagraph"/>
        <w:numPr>
          <w:ilvl w:val="3"/>
          <w:numId w:val="289"/>
        </w:numPr>
        <w:ind w:left="1260"/>
        <w:contextualSpacing w:val="0"/>
        <w:jc w:val="both"/>
        <w:rPr>
          <w:rFonts w:cs="Arial"/>
        </w:rPr>
      </w:pPr>
      <w:r w:rsidRPr="004342C6">
        <w:rPr>
          <w:rFonts w:cs="Arial"/>
        </w:rPr>
        <w:t xml:space="preserve">MAGI HH is created as per </w:t>
      </w:r>
      <w:r w:rsidR="00F85401">
        <w:rPr>
          <w:rFonts w:cs="Arial"/>
        </w:rPr>
        <w:t xml:space="preserve">the </w:t>
      </w:r>
      <w:r w:rsidRPr="004342C6">
        <w:rPr>
          <w:rFonts w:cs="Arial"/>
        </w:rPr>
        <w:t>Medicaid Rule catalog</w:t>
      </w:r>
      <w:r w:rsidR="00F85401">
        <w:rPr>
          <w:rFonts w:cs="Arial"/>
        </w:rPr>
        <w:t>.</w:t>
      </w:r>
    </w:p>
    <w:p w14:paraId="1C16D416" w14:textId="77777777" w:rsidR="00B41689" w:rsidRPr="004342C6" w:rsidRDefault="00B41689" w:rsidP="00B41689">
      <w:pPr>
        <w:ind w:left="1440"/>
        <w:rPr>
          <w:rFonts w:cs="Arial"/>
        </w:rPr>
      </w:pPr>
      <w:r w:rsidRPr="004342C6">
        <w:rPr>
          <w:rFonts w:cs="Arial"/>
          <w:i/>
          <w:color w:val="00B050"/>
        </w:rPr>
        <w:t xml:space="preserve">  </w:t>
      </w:r>
    </w:p>
    <w:p w14:paraId="32D30D5C" w14:textId="0E38FDB2" w:rsidR="00B41689" w:rsidRPr="004342C6" w:rsidRDefault="00B41689" w:rsidP="0046249B">
      <w:pPr>
        <w:pStyle w:val="Heading3"/>
        <w:numPr>
          <w:ilvl w:val="3"/>
          <w:numId w:val="13"/>
        </w:numPr>
        <w:tabs>
          <w:tab w:val="left" w:pos="1890"/>
        </w:tabs>
        <w:rPr>
          <w:rFonts w:ascii="Arial" w:hAnsi="Arial" w:cs="Arial"/>
        </w:rPr>
      </w:pPr>
      <w:bookmarkStart w:id="158" w:name="_Toc94634371"/>
      <w:r w:rsidRPr="004342C6">
        <w:rPr>
          <w:rFonts w:ascii="Arial" w:hAnsi="Arial" w:cs="Arial"/>
        </w:rPr>
        <w:t>Alternate Flow-</w:t>
      </w:r>
      <w:r w:rsidR="004D6D2A" w:rsidRPr="004342C6">
        <w:rPr>
          <w:rFonts w:ascii="Arial" w:hAnsi="Arial" w:cs="Arial"/>
        </w:rPr>
        <w:t>1</w:t>
      </w:r>
      <w:bookmarkEnd w:id="158"/>
    </w:p>
    <w:p w14:paraId="75B68A06" w14:textId="4ADEF5AA" w:rsidR="006E1CD2" w:rsidRPr="004342C6" w:rsidRDefault="006E1CD2" w:rsidP="00320B54">
      <w:pPr>
        <w:pStyle w:val="ListParagraph"/>
        <w:numPr>
          <w:ilvl w:val="0"/>
          <w:numId w:val="290"/>
        </w:numPr>
        <w:jc w:val="both"/>
        <w:rPr>
          <w:rFonts w:cs="Arial"/>
        </w:rPr>
      </w:pPr>
      <w:r w:rsidRPr="004342C6">
        <w:rPr>
          <w:rFonts w:cs="Arial"/>
        </w:rPr>
        <w:t>An application is Re-determined through RAC or Any other process.</w:t>
      </w:r>
    </w:p>
    <w:p w14:paraId="1B92C6F1" w14:textId="77777777" w:rsidR="00667DED" w:rsidRPr="004342C6" w:rsidRDefault="00667DED" w:rsidP="00320B54">
      <w:pPr>
        <w:pStyle w:val="ListParagraph"/>
        <w:numPr>
          <w:ilvl w:val="0"/>
          <w:numId w:val="290"/>
        </w:numPr>
        <w:jc w:val="both"/>
        <w:rPr>
          <w:rFonts w:cs="Arial"/>
        </w:rPr>
      </w:pPr>
      <w:r w:rsidRPr="004342C6">
        <w:rPr>
          <w:rFonts w:cs="Arial"/>
        </w:rPr>
        <w:t>The individual/agent/assistor portal user navigates through the SSA flow.</w:t>
      </w:r>
    </w:p>
    <w:p w14:paraId="50372C6A" w14:textId="77777777" w:rsidR="00667DED" w:rsidRPr="004342C6" w:rsidRDefault="00667DED" w:rsidP="00320B54">
      <w:pPr>
        <w:pStyle w:val="ListParagraph"/>
        <w:numPr>
          <w:ilvl w:val="0"/>
          <w:numId w:val="290"/>
        </w:numPr>
        <w:jc w:val="both"/>
        <w:rPr>
          <w:rFonts w:cs="Arial"/>
        </w:rPr>
      </w:pPr>
      <w:r w:rsidRPr="004342C6">
        <w:rPr>
          <w:rFonts w:cs="Arial"/>
        </w:rPr>
        <w:t xml:space="preserve">The user provides the detail information for the members in the Family and household section during SSAP flow </w:t>
      </w:r>
    </w:p>
    <w:p w14:paraId="76D9EDB4" w14:textId="48566517" w:rsidR="006E1CD2" w:rsidRPr="004342C6" w:rsidRDefault="006E1CD2" w:rsidP="00320B54">
      <w:pPr>
        <w:pStyle w:val="ListParagraph"/>
        <w:numPr>
          <w:ilvl w:val="0"/>
          <w:numId w:val="290"/>
        </w:numPr>
        <w:jc w:val="both"/>
        <w:rPr>
          <w:rFonts w:cs="Arial"/>
        </w:rPr>
      </w:pPr>
      <w:r w:rsidRPr="004342C6">
        <w:rPr>
          <w:rFonts w:cs="Arial"/>
        </w:rPr>
        <w:t>Member is identified as Tax filer, Non</w:t>
      </w:r>
      <w:r w:rsidR="002B66B3" w:rsidRPr="004342C6">
        <w:rPr>
          <w:rFonts w:cs="Arial"/>
        </w:rPr>
        <w:t>-</w:t>
      </w:r>
      <w:r w:rsidRPr="004342C6">
        <w:rPr>
          <w:rFonts w:cs="Arial"/>
        </w:rPr>
        <w:t>tax filer</w:t>
      </w:r>
      <w:r w:rsidR="00F85401">
        <w:rPr>
          <w:rFonts w:cs="Arial"/>
        </w:rPr>
        <w:t>,</w:t>
      </w:r>
      <w:r w:rsidRPr="004342C6">
        <w:rPr>
          <w:rFonts w:cs="Arial"/>
        </w:rPr>
        <w:t xml:space="preserve"> or Tax dependent. </w:t>
      </w:r>
    </w:p>
    <w:p w14:paraId="48312E66" w14:textId="0DB628B4" w:rsidR="006E1CD2" w:rsidRDefault="006E1CD2" w:rsidP="00320B54">
      <w:pPr>
        <w:pStyle w:val="ListParagraph"/>
        <w:numPr>
          <w:ilvl w:val="0"/>
          <w:numId w:val="290"/>
        </w:numPr>
        <w:jc w:val="both"/>
        <w:rPr>
          <w:rFonts w:cs="Arial"/>
        </w:rPr>
      </w:pPr>
      <w:r w:rsidRPr="004342C6">
        <w:rPr>
          <w:rFonts w:cs="Arial"/>
        </w:rPr>
        <w:t xml:space="preserve">MAGI HH is created as per </w:t>
      </w:r>
      <w:r w:rsidR="00F85401">
        <w:rPr>
          <w:rFonts w:cs="Arial"/>
        </w:rPr>
        <w:t xml:space="preserve">the </w:t>
      </w:r>
      <w:r w:rsidRPr="004342C6">
        <w:rPr>
          <w:rFonts w:cs="Arial"/>
        </w:rPr>
        <w:t>Medicaid Rule catalog</w:t>
      </w:r>
      <w:r w:rsidR="00F85401">
        <w:rPr>
          <w:rFonts w:cs="Arial"/>
        </w:rPr>
        <w:t>.</w:t>
      </w:r>
    </w:p>
    <w:p w14:paraId="20444893" w14:textId="7899D9E6" w:rsidR="005E3FDA" w:rsidRDefault="005E3FDA" w:rsidP="005E3FDA">
      <w:pPr>
        <w:jc w:val="both"/>
        <w:rPr>
          <w:rFonts w:cs="Arial"/>
        </w:rPr>
      </w:pPr>
    </w:p>
    <w:p w14:paraId="56084F61" w14:textId="6F157ABB" w:rsidR="005E3FDA" w:rsidRPr="004342C6" w:rsidRDefault="005E3FDA" w:rsidP="005E3FDA">
      <w:pPr>
        <w:pStyle w:val="Heading3"/>
        <w:numPr>
          <w:ilvl w:val="3"/>
          <w:numId w:val="13"/>
        </w:numPr>
        <w:tabs>
          <w:tab w:val="left" w:pos="1890"/>
        </w:tabs>
        <w:rPr>
          <w:rFonts w:ascii="Arial" w:hAnsi="Arial" w:cs="Arial"/>
        </w:rPr>
      </w:pPr>
      <w:r w:rsidRPr="004342C6">
        <w:rPr>
          <w:rFonts w:ascii="Arial" w:hAnsi="Arial" w:cs="Arial"/>
        </w:rPr>
        <w:t>Alternate Flow-</w:t>
      </w:r>
      <w:r>
        <w:rPr>
          <w:rFonts w:ascii="Arial" w:hAnsi="Arial" w:cs="Arial"/>
        </w:rPr>
        <w:t>2</w:t>
      </w:r>
    </w:p>
    <w:p w14:paraId="4F198176" w14:textId="1521713A" w:rsidR="005E3FDA" w:rsidRDefault="005E3FDA" w:rsidP="00320B54">
      <w:pPr>
        <w:pStyle w:val="ListParagraph"/>
        <w:numPr>
          <w:ilvl w:val="0"/>
          <w:numId w:val="534"/>
        </w:numPr>
        <w:contextualSpacing w:val="0"/>
        <w:rPr>
          <w:rFonts w:eastAsia="Times New Roman"/>
        </w:rPr>
      </w:pPr>
      <w:r>
        <w:rPr>
          <w:rFonts w:eastAsia="Times New Roman"/>
        </w:rPr>
        <w:t xml:space="preserve">Precondition </w:t>
      </w:r>
      <w:r w:rsidR="00B91D9B">
        <w:rPr>
          <w:rFonts w:eastAsia="Times New Roman"/>
        </w:rPr>
        <w:t>1 in section 6</w:t>
      </w:r>
      <w:r>
        <w:rPr>
          <w:rFonts w:eastAsia="Times New Roman"/>
        </w:rPr>
        <w:t>.1.5 applies.</w:t>
      </w:r>
    </w:p>
    <w:p w14:paraId="20886496" w14:textId="77777777" w:rsidR="005E3FDA" w:rsidRDefault="005E3FDA" w:rsidP="00320B54">
      <w:pPr>
        <w:pStyle w:val="ListParagraph"/>
        <w:numPr>
          <w:ilvl w:val="0"/>
          <w:numId w:val="534"/>
        </w:numPr>
        <w:contextualSpacing w:val="0"/>
        <w:rPr>
          <w:rFonts w:eastAsia="Times New Roman"/>
        </w:rPr>
      </w:pPr>
      <w:r>
        <w:rPr>
          <w:rFonts w:eastAsia="Times New Roman"/>
        </w:rPr>
        <w:t>The member is verified disabled or enrolled in Medicare as per Hub response.</w:t>
      </w:r>
    </w:p>
    <w:p w14:paraId="2B87845E" w14:textId="77777777" w:rsidR="005E3FDA" w:rsidRDefault="005E3FDA" w:rsidP="00320B54">
      <w:pPr>
        <w:pStyle w:val="ListParagraph"/>
        <w:numPr>
          <w:ilvl w:val="0"/>
          <w:numId w:val="534"/>
        </w:numPr>
        <w:contextualSpacing w:val="0"/>
        <w:rPr>
          <w:rFonts w:eastAsia="Times New Roman"/>
        </w:rPr>
      </w:pPr>
      <w:r>
        <w:rPr>
          <w:rFonts w:eastAsia="Times New Roman"/>
        </w:rPr>
        <w:t>The member falls in the age bracket of 19-64.</w:t>
      </w:r>
    </w:p>
    <w:p w14:paraId="08EDD4A1" w14:textId="77777777" w:rsidR="005E3FDA" w:rsidRPr="000C46B1" w:rsidRDefault="005E3FDA" w:rsidP="00320B54">
      <w:pPr>
        <w:pStyle w:val="ListParagraph"/>
        <w:numPr>
          <w:ilvl w:val="0"/>
          <w:numId w:val="534"/>
        </w:numPr>
        <w:contextualSpacing w:val="0"/>
        <w:rPr>
          <w:rFonts w:eastAsia="Times New Roman"/>
        </w:rPr>
      </w:pPr>
      <w:r w:rsidRPr="002479C0">
        <w:rPr>
          <w:rFonts w:eastAsia="Times New Roman"/>
        </w:rPr>
        <w:t xml:space="preserve">The system creates </w:t>
      </w:r>
      <w:r>
        <w:rPr>
          <w:rFonts w:eastAsia="Times New Roman"/>
        </w:rPr>
        <w:t xml:space="preserve">a </w:t>
      </w:r>
      <w:r>
        <w:t>Disabled Adult</w:t>
      </w:r>
      <w:r w:rsidRPr="002479C0">
        <w:rPr>
          <w:rFonts w:eastAsia="Times New Roman"/>
        </w:rPr>
        <w:t xml:space="preserve"> Household for the member as per </w:t>
      </w:r>
      <w:r>
        <w:rPr>
          <w:rFonts w:eastAsia="Times New Roman"/>
        </w:rPr>
        <w:t xml:space="preserve">the rules documented in the </w:t>
      </w:r>
      <w:hyperlink w:anchor="Rule_Catalog" w:history="1">
        <w:r w:rsidRPr="002479C0">
          <w:rPr>
            <w:rFonts w:cs="Arial"/>
          </w:rPr>
          <w:t>Disability Rules Catalogue</w:t>
        </w:r>
      </w:hyperlink>
      <w:r w:rsidRPr="002479C0">
        <w:rPr>
          <w:rFonts w:cs="Arial"/>
        </w:rPr>
        <w:t>.</w:t>
      </w:r>
    </w:p>
    <w:p w14:paraId="37B44E9C" w14:textId="7726C2B0" w:rsidR="005E3FDA" w:rsidRPr="004342C6" w:rsidRDefault="005E3FDA" w:rsidP="005E3FDA">
      <w:pPr>
        <w:pStyle w:val="Heading3"/>
        <w:numPr>
          <w:ilvl w:val="3"/>
          <w:numId w:val="13"/>
        </w:numPr>
        <w:tabs>
          <w:tab w:val="left" w:pos="1890"/>
        </w:tabs>
        <w:rPr>
          <w:rFonts w:ascii="Arial" w:hAnsi="Arial" w:cs="Arial"/>
        </w:rPr>
      </w:pPr>
      <w:r w:rsidRPr="004342C6">
        <w:rPr>
          <w:rFonts w:ascii="Arial" w:hAnsi="Arial" w:cs="Arial"/>
        </w:rPr>
        <w:t>Alternate Flow-</w:t>
      </w:r>
      <w:r>
        <w:rPr>
          <w:rFonts w:ascii="Arial" w:hAnsi="Arial" w:cs="Arial"/>
        </w:rPr>
        <w:t>3</w:t>
      </w:r>
    </w:p>
    <w:p w14:paraId="13A3F2EB" w14:textId="25599D7D" w:rsidR="005E3FDA" w:rsidRDefault="005E3FDA" w:rsidP="00320B54">
      <w:pPr>
        <w:pStyle w:val="ListParagraph"/>
        <w:numPr>
          <w:ilvl w:val="0"/>
          <w:numId w:val="535"/>
        </w:numPr>
        <w:contextualSpacing w:val="0"/>
        <w:rPr>
          <w:rFonts w:eastAsia="Times New Roman"/>
        </w:rPr>
      </w:pPr>
      <w:r>
        <w:rPr>
          <w:rFonts w:eastAsia="Times New Roman"/>
        </w:rPr>
        <w:t>Alternate Flow-2 steps 1 and 2 apply.</w:t>
      </w:r>
    </w:p>
    <w:p w14:paraId="13AAE213" w14:textId="77777777" w:rsidR="005E3FDA" w:rsidRDefault="005E3FDA" w:rsidP="00320B54">
      <w:pPr>
        <w:pStyle w:val="ListParagraph"/>
        <w:numPr>
          <w:ilvl w:val="0"/>
          <w:numId w:val="535"/>
        </w:numPr>
        <w:contextualSpacing w:val="0"/>
        <w:rPr>
          <w:rFonts w:eastAsia="Times New Roman"/>
        </w:rPr>
      </w:pPr>
      <w:r>
        <w:rPr>
          <w:rFonts w:eastAsia="Times New Roman"/>
        </w:rPr>
        <w:t>The application does not fall in the age bracket of 19-64.</w:t>
      </w:r>
    </w:p>
    <w:p w14:paraId="1DAFB3AE" w14:textId="77777777" w:rsidR="005E3FDA" w:rsidRDefault="005E3FDA" w:rsidP="00320B54">
      <w:pPr>
        <w:pStyle w:val="ListParagraph"/>
        <w:numPr>
          <w:ilvl w:val="0"/>
          <w:numId w:val="535"/>
        </w:numPr>
        <w:contextualSpacing w:val="0"/>
        <w:rPr>
          <w:rFonts w:eastAsia="Times New Roman"/>
        </w:rPr>
      </w:pPr>
      <w:r w:rsidRPr="002479C0">
        <w:rPr>
          <w:rFonts w:eastAsia="Times New Roman"/>
        </w:rPr>
        <w:t xml:space="preserve">The system </w:t>
      </w:r>
      <w:r>
        <w:rPr>
          <w:rFonts w:eastAsia="Times New Roman"/>
        </w:rPr>
        <w:t>does not create</w:t>
      </w:r>
      <w:r w:rsidRPr="002479C0">
        <w:rPr>
          <w:rFonts w:eastAsia="Times New Roman"/>
        </w:rPr>
        <w:t xml:space="preserve"> </w:t>
      </w:r>
      <w:r>
        <w:t>Disabled Adult</w:t>
      </w:r>
      <w:r w:rsidRPr="002479C0">
        <w:rPr>
          <w:rFonts w:eastAsia="Times New Roman"/>
        </w:rPr>
        <w:t xml:space="preserve"> Household f</w:t>
      </w:r>
      <w:r>
        <w:rPr>
          <w:rFonts w:eastAsia="Times New Roman"/>
        </w:rPr>
        <w:t>or the member.</w:t>
      </w:r>
    </w:p>
    <w:p w14:paraId="70B2A5B4" w14:textId="77777777" w:rsidR="005E3FDA" w:rsidRDefault="005E3FDA" w:rsidP="005E3FDA">
      <w:pPr>
        <w:pStyle w:val="ListParagraph"/>
        <w:ind w:left="1350"/>
        <w:contextualSpacing w:val="0"/>
        <w:rPr>
          <w:rFonts w:eastAsia="Times New Roman"/>
        </w:rPr>
      </w:pPr>
    </w:p>
    <w:p w14:paraId="09E81115" w14:textId="4F4EF098" w:rsidR="005E3FDA" w:rsidRPr="004342C6" w:rsidRDefault="005E3FDA" w:rsidP="005E3FDA">
      <w:pPr>
        <w:pStyle w:val="Heading3"/>
        <w:numPr>
          <w:ilvl w:val="3"/>
          <w:numId w:val="13"/>
        </w:numPr>
        <w:tabs>
          <w:tab w:val="left" w:pos="1890"/>
        </w:tabs>
        <w:rPr>
          <w:rFonts w:ascii="Arial" w:hAnsi="Arial" w:cs="Arial"/>
        </w:rPr>
      </w:pPr>
      <w:r w:rsidRPr="004342C6">
        <w:rPr>
          <w:rFonts w:ascii="Arial" w:hAnsi="Arial" w:cs="Arial"/>
        </w:rPr>
        <w:t>Alternate Flow-</w:t>
      </w:r>
      <w:r>
        <w:rPr>
          <w:rFonts w:ascii="Arial" w:hAnsi="Arial" w:cs="Arial"/>
        </w:rPr>
        <w:t>4</w:t>
      </w:r>
    </w:p>
    <w:p w14:paraId="0F2AF34C" w14:textId="77777777" w:rsidR="005E3FDA" w:rsidRDefault="005E3FDA" w:rsidP="00320B54">
      <w:pPr>
        <w:pStyle w:val="ListParagraph"/>
        <w:numPr>
          <w:ilvl w:val="0"/>
          <w:numId w:val="536"/>
        </w:numPr>
        <w:contextualSpacing w:val="0"/>
        <w:rPr>
          <w:rFonts w:eastAsia="Times New Roman"/>
        </w:rPr>
      </w:pPr>
      <w:r>
        <w:rPr>
          <w:rFonts w:eastAsia="Times New Roman"/>
        </w:rPr>
        <w:t>Precondition 1 in section 4.1.5 applies.</w:t>
      </w:r>
    </w:p>
    <w:p w14:paraId="7DC46EB7" w14:textId="77777777" w:rsidR="005E3FDA" w:rsidRDefault="005E3FDA" w:rsidP="00320B54">
      <w:pPr>
        <w:pStyle w:val="ListParagraph"/>
        <w:numPr>
          <w:ilvl w:val="0"/>
          <w:numId w:val="536"/>
        </w:numPr>
        <w:contextualSpacing w:val="0"/>
        <w:rPr>
          <w:rFonts w:eastAsia="Times New Roman"/>
        </w:rPr>
      </w:pPr>
      <w:r>
        <w:rPr>
          <w:rFonts w:eastAsia="Times New Roman"/>
        </w:rPr>
        <w:t>The member is neither verified disabled nor enrolled in Medicare as per Hub response.</w:t>
      </w:r>
    </w:p>
    <w:p w14:paraId="73D866F3" w14:textId="77777777" w:rsidR="005E3FDA" w:rsidRDefault="005E3FDA" w:rsidP="00320B54">
      <w:pPr>
        <w:pStyle w:val="ListParagraph"/>
        <w:numPr>
          <w:ilvl w:val="0"/>
          <w:numId w:val="536"/>
        </w:numPr>
        <w:contextualSpacing w:val="0"/>
        <w:rPr>
          <w:rFonts w:eastAsia="Times New Roman"/>
        </w:rPr>
      </w:pPr>
      <w:r w:rsidRPr="00504C3A">
        <w:rPr>
          <w:rFonts w:eastAsia="Times New Roman"/>
        </w:rPr>
        <w:t xml:space="preserve">The system </w:t>
      </w:r>
      <w:r>
        <w:rPr>
          <w:rFonts w:eastAsia="Times New Roman"/>
        </w:rPr>
        <w:t>does not create</w:t>
      </w:r>
      <w:r w:rsidRPr="00504C3A">
        <w:rPr>
          <w:rFonts w:eastAsia="Times New Roman"/>
        </w:rPr>
        <w:t xml:space="preserve"> </w:t>
      </w:r>
      <w:r>
        <w:t>Disabled Adult</w:t>
      </w:r>
      <w:r w:rsidRPr="00504C3A">
        <w:rPr>
          <w:rFonts w:eastAsia="Times New Roman"/>
        </w:rPr>
        <w:t xml:space="preserve"> Household f</w:t>
      </w:r>
      <w:r>
        <w:rPr>
          <w:rFonts w:eastAsia="Times New Roman"/>
        </w:rPr>
        <w:t>or the member.</w:t>
      </w:r>
    </w:p>
    <w:p w14:paraId="19F97506" w14:textId="07C436DF" w:rsidR="009537F8" w:rsidRPr="00B91D9B" w:rsidRDefault="009537F8" w:rsidP="00B91D9B">
      <w:pPr>
        <w:contextualSpacing w:val="0"/>
        <w:jc w:val="both"/>
        <w:rPr>
          <w:rFonts w:cs="Arial"/>
        </w:rPr>
      </w:pPr>
    </w:p>
    <w:p w14:paraId="733ECF2E" w14:textId="77777777" w:rsidR="009537F8" w:rsidRPr="004342C6" w:rsidRDefault="009537F8" w:rsidP="00B41689">
      <w:pPr>
        <w:contextualSpacing w:val="0"/>
        <w:jc w:val="both"/>
        <w:rPr>
          <w:rFonts w:cs="Arial"/>
        </w:rPr>
      </w:pPr>
    </w:p>
    <w:p w14:paraId="75965C0D" w14:textId="77777777" w:rsidR="00B41689" w:rsidRPr="004342C6" w:rsidRDefault="00B41689" w:rsidP="00B41689">
      <w:pPr>
        <w:pStyle w:val="Heading3"/>
        <w:numPr>
          <w:ilvl w:val="2"/>
          <w:numId w:val="13"/>
        </w:numPr>
        <w:rPr>
          <w:rFonts w:ascii="Arial" w:hAnsi="Arial" w:cs="Arial"/>
        </w:rPr>
      </w:pPr>
      <w:bookmarkStart w:id="159" w:name="_Toc94634372"/>
      <w:r w:rsidRPr="004342C6">
        <w:rPr>
          <w:rFonts w:ascii="Arial" w:hAnsi="Arial" w:cs="Arial"/>
        </w:rPr>
        <w:t>User Pages and Input</w:t>
      </w:r>
      <w:bookmarkEnd w:id="159"/>
    </w:p>
    <w:p w14:paraId="392861BA" w14:textId="293818E4" w:rsidR="00907C62" w:rsidRPr="004342C6" w:rsidRDefault="004D6D2A" w:rsidP="00B41689">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681F9FF8" w14:textId="2048CF54" w:rsidR="006F59E4" w:rsidRPr="004342C6" w:rsidRDefault="006F59E4">
      <w:pPr>
        <w:contextualSpacing w:val="0"/>
        <w:rPr>
          <w:rFonts w:cs="Arial"/>
        </w:rPr>
      </w:pPr>
      <w:r w:rsidRPr="004342C6">
        <w:rPr>
          <w:rFonts w:cs="Arial"/>
        </w:rPr>
        <w:br w:type="page"/>
      </w:r>
    </w:p>
    <w:p w14:paraId="2119F51F" w14:textId="77777777" w:rsidR="00B41689" w:rsidRPr="004342C6" w:rsidRDefault="00B41689" w:rsidP="00B41689">
      <w:pPr>
        <w:pStyle w:val="Heading3"/>
        <w:numPr>
          <w:ilvl w:val="2"/>
          <w:numId w:val="13"/>
        </w:numPr>
        <w:rPr>
          <w:rFonts w:ascii="Arial" w:hAnsi="Arial" w:cs="Arial"/>
        </w:rPr>
      </w:pPr>
      <w:bookmarkStart w:id="160" w:name="_Functional_Requirement(s)_2"/>
      <w:bookmarkStart w:id="161" w:name="_Toc94634373"/>
      <w:bookmarkEnd w:id="160"/>
      <w:r w:rsidRPr="004342C6">
        <w:rPr>
          <w:rFonts w:ascii="Arial" w:hAnsi="Arial" w:cs="Arial"/>
        </w:rPr>
        <w:lastRenderedPageBreak/>
        <w:t>Functional Requirement(s)</w:t>
      </w:r>
      <w:bookmarkEnd w:id="161"/>
    </w:p>
    <w:p w14:paraId="69425C13" w14:textId="7CEFA8BA" w:rsidR="00484C54" w:rsidRPr="004342C6" w:rsidRDefault="00484C54" w:rsidP="006B5DCC">
      <w:pPr>
        <w:pStyle w:val="Caption"/>
        <w:keepNext/>
        <w:jc w:val="center"/>
        <w:rPr>
          <w:rFonts w:cs="Arial"/>
        </w:rPr>
      </w:pPr>
      <w:bookmarkStart w:id="162" w:name="_Toc94634999"/>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3</w:t>
      </w:r>
      <w:r w:rsidR="006F59E4" w:rsidRPr="004342C6">
        <w:rPr>
          <w:rFonts w:cs="Arial"/>
          <w:noProof/>
        </w:rPr>
        <w:fldChar w:fldCharType="end"/>
      </w:r>
      <w:r w:rsidRPr="004342C6">
        <w:rPr>
          <w:rFonts w:cs="Arial"/>
        </w:rPr>
        <w:t xml:space="preserve"> Functional requirements- UC.01</w:t>
      </w:r>
      <w:bookmarkEnd w:id="162"/>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B41689" w:rsidRPr="004342C6" w14:paraId="5C8730DD" w14:textId="77777777" w:rsidTr="00BB74F1">
        <w:trPr>
          <w:trHeight w:val="300"/>
          <w:tblHeader/>
        </w:trPr>
        <w:tc>
          <w:tcPr>
            <w:tcW w:w="2246" w:type="dxa"/>
            <w:shd w:val="clear" w:color="auto" w:fill="4C8B3F" w:themeFill="background2"/>
            <w:vAlign w:val="center"/>
            <w:hideMark/>
          </w:tcPr>
          <w:p w14:paraId="7923F2A9" w14:textId="77777777" w:rsidR="00B41689" w:rsidRPr="004342C6" w:rsidRDefault="00B41689" w:rsidP="00BB74F1">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732138A6" w14:textId="77777777" w:rsidR="00B41689" w:rsidRPr="004342C6" w:rsidRDefault="00B41689" w:rsidP="00BB74F1">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A13551" w:rsidRPr="004342C6" w14:paraId="07131A4A" w14:textId="77777777" w:rsidTr="00BB74F1">
        <w:trPr>
          <w:trHeight w:val="314"/>
        </w:trPr>
        <w:tc>
          <w:tcPr>
            <w:tcW w:w="2246" w:type="dxa"/>
            <w:shd w:val="clear" w:color="000000" w:fill="FFFFFF"/>
          </w:tcPr>
          <w:p w14:paraId="496A722A" w14:textId="67CE4B63"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.01.001</w:t>
            </w:r>
          </w:p>
        </w:tc>
        <w:tc>
          <w:tcPr>
            <w:tcW w:w="7024" w:type="dxa"/>
            <w:shd w:val="clear" w:color="000000" w:fill="FFFFFF"/>
          </w:tcPr>
          <w:p w14:paraId="290BE5FC" w14:textId="77777777" w:rsidR="00A13551" w:rsidRPr="004342C6" w:rsidRDefault="00A13551" w:rsidP="00A13551">
            <w:pPr>
              <w:rPr>
                <w:rFonts w:cs="Arial"/>
              </w:rPr>
            </w:pPr>
            <w:r w:rsidRPr="004342C6">
              <w:rPr>
                <w:rFonts w:cs="Arial"/>
                <w:noProof/>
              </w:rPr>
              <w:t>The</w:t>
            </w:r>
            <w:r w:rsidRPr="004342C6">
              <w:rPr>
                <w:rFonts w:cs="Arial"/>
              </w:rPr>
              <w:t xml:space="preserve"> system shall create MAGI household for each applying member in an application</w:t>
            </w:r>
            <w:r w:rsidR="002B66B3" w:rsidRPr="004342C6">
              <w:rPr>
                <w:rFonts w:cs="Arial"/>
              </w:rPr>
              <w:t>.</w:t>
            </w:r>
          </w:p>
          <w:p w14:paraId="5CB04396" w14:textId="77777777" w:rsidR="00B90E8A" w:rsidRPr="004342C6" w:rsidRDefault="00B90E8A" w:rsidP="00A13551">
            <w:pPr>
              <w:rPr>
                <w:rFonts w:cs="Arial"/>
              </w:rPr>
            </w:pPr>
          </w:p>
          <w:p w14:paraId="6D05802C" w14:textId="19C26857" w:rsidR="00B90E8A" w:rsidRPr="004342C6" w:rsidRDefault="00B90E8A" w:rsidP="00A13551">
            <w:pPr>
              <w:rPr>
                <w:rFonts w:eastAsia="Times New Roman" w:cs="Arial"/>
                <w:color w:val="000000"/>
              </w:rPr>
            </w:pPr>
            <w:r w:rsidRPr="00F85401">
              <w:rPr>
                <w:rFonts w:cs="Arial"/>
                <w:b/>
                <w:bCs/>
              </w:rPr>
              <w:t>Note</w:t>
            </w:r>
            <w:r w:rsidRPr="004342C6">
              <w:rPr>
                <w:rFonts w:cs="Arial"/>
              </w:rPr>
              <w:t>: MAGI HH of a Non</w:t>
            </w:r>
            <w:r w:rsidR="00F85401">
              <w:rPr>
                <w:rFonts w:cs="Arial"/>
              </w:rPr>
              <w:t>-</w:t>
            </w:r>
            <w:r w:rsidRPr="004342C6">
              <w:rPr>
                <w:rFonts w:cs="Arial"/>
              </w:rPr>
              <w:t xml:space="preserve">applying member is created </w:t>
            </w:r>
            <w:r w:rsidR="004E59A8" w:rsidRPr="004342C6">
              <w:rPr>
                <w:rFonts w:cs="Arial"/>
              </w:rPr>
              <w:t>separately,</w:t>
            </w:r>
            <w:r w:rsidRPr="004342C6">
              <w:rPr>
                <w:rFonts w:cs="Arial"/>
              </w:rPr>
              <w:t xml:space="preserve"> and No other member is there in that MAGI HH. </w:t>
            </w:r>
          </w:p>
        </w:tc>
      </w:tr>
      <w:tr w:rsidR="00A13551" w:rsidRPr="004342C6" w14:paraId="28BCAAF1" w14:textId="77777777" w:rsidTr="00BB74F1">
        <w:trPr>
          <w:trHeight w:val="314"/>
        </w:trPr>
        <w:tc>
          <w:tcPr>
            <w:tcW w:w="2246" w:type="dxa"/>
            <w:shd w:val="clear" w:color="000000" w:fill="FFFFFF"/>
          </w:tcPr>
          <w:p w14:paraId="05AEDE7B" w14:textId="69115DDC"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.01.00</w:t>
            </w:r>
            <w:r w:rsidR="00BE7625" w:rsidRPr="004342C6">
              <w:rPr>
                <w:rFonts w:eastAsia="Times New Roman" w:cs="Arial"/>
                <w:color w:val="000000"/>
              </w:rPr>
              <w:t>2</w:t>
            </w:r>
          </w:p>
        </w:tc>
        <w:tc>
          <w:tcPr>
            <w:tcW w:w="7024" w:type="dxa"/>
            <w:shd w:val="clear" w:color="000000" w:fill="FFFFFF"/>
          </w:tcPr>
          <w:p w14:paraId="1A03CDB9" w14:textId="1F7B75F0" w:rsidR="00A13551" w:rsidRPr="004342C6" w:rsidRDefault="00A13551" w:rsidP="00A13551">
            <w:pPr>
              <w:rPr>
                <w:rFonts w:cs="Arial"/>
                <w:lang w:eastAsia="en-IN"/>
              </w:rPr>
            </w:pPr>
            <w:r w:rsidRPr="004342C6">
              <w:rPr>
                <w:rFonts w:cs="Arial"/>
              </w:rPr>
              <w:t xml:space="preserve">The system shall </w:t>
            </w:r>
            <w:r w:rsidRPr="004342C6">
              <w:rPr>
                <w:rFonts w:cs="Arial"/>
                <w:lang w:eastAsia="en-IN"/>
              </w:rPr>
              <w:t xml:space="preserve">identify the tax </w:t>
            </w:r>
            <w:r w:rsidRPr="004342C6">
              <w:rPr>
                <w:rFonts w:cs="Arial"/>
                <w:noProof/>
                <w:lang w:eastAsia="en-IN"/>
              </w:rPr>
              <w:t>filer</w:t>
            </w:r>
            <w:r w:rsidR="002B66B3" w:rsidRPr="004342C6">
              <w:rPr>
                <w:rFonts w:cs="Arial"/>
                <w:noProof/>
                <w:lang w:eastAsia="en-IN"/>
              </w:rPr>
              <w:t xml:space="preserve">, </w:t>
            </w:r>
            <w:r w:rsidRPr="004342C6">
              <w:rPr>
                <w:rFonts w:cs="Arial"/>
                <w:lang w:eastAsia="en-IN"/>
              </w:rPr>
              <w:t>non- tax filer</w:t>
            </w:r>
            <w:r w:rsidR="00F85401">
              <w:rPr>
                <w:rFonts w:cs="Arial"/>
                <w:lang w:eastAsia="en-IN"/>
              </w:rPr>
              <w:t>,</w:t>
            </w:r>
            <w:r w:rsidRPr="004342C6">
              <w:rPr>
                <w:rFonts w:cs="Arial"/>
                <w:lang w:eastAsia="en-IN"/>
              </w:rPr>
              <w:t xml:space="preserve"> or tax dependents</w:t>
            </w:r>
            <w:r w:rsidR="00F85401">
              <w:rPr>
                <w:rFonts w:cs="Arial"/>
                <w:lang w:eastAsia="en-IN"/>
              </w:rPr>
              <w:t>,</w:t>
            </w:r>
            <w:r w:rsidRPr="004342C6">
              <w:rPr>
                <w:rFonts w:cs="Arial"/>
                <w:lang w:eastAsia="en-IN"/>
              </w:rPr>
              <w:t xml:space="preserve"> which in turn will be </w:t>
            </w:r>
            <w:r w:rsidRPr="004342C6">
              <w:rPr>
                <w:rFonts w:cs="Arial"/>
                <w:noProof/>
                <w:lang w:eastAsia="en-IN"/>
              </w:rPr>
              <w:t>utilized</w:t>
            </w:r>
            <w:r w:rsidRPr="004342C6">
              <w:rPr>
                <w:rFonts w:cs="Arial"/>
                <w:lang w:eastAsia="en-IN"/>
              </w:rPr>
              <w:t xml:space="preserve"> to determine the MAGI households/FPL</w:t>
            </w:r>
            <w:r w:rsidR="002B66B3" w:rsidRPr="004342C6">
              <w:rPr>
                <w:rFonts w:cs="Arial"/>
                <w:lang w:eastAsia="en-IN"/>
              </w:rPr>
              <w:t>.</w:t>
            </w:r>
          </w:p>
          <w:p w14:paraId="323BE16C" w14:textId="77777777" w:rsidR="00BE7625" w:rsidRPr="004342C6" w:rsidRDefault="00BE7625" w:rsidP="00A13551">
            <w:pPr>
              <w:rPr>
                <w:rFonts w:eastAsia="Times New Roman" w:cs="Arial"/>
                <w:color w:val="000000"/>
                <w:lang w:eastAsia="en-IN"/>
              </w:rPr>
            </w:pPr>
          </w:p>
          <w:p w14:paraId="3E43A900" w14:textId="5341073E" w:rsidR="00BE7625" w:rsidRPr="004342C6" w:rsidRDefault="00BE7625" w:rsidP="00BE7625">
            <w:pPr>
              <w:contextualSpacing w:val="0"/>
              <w:rPr>
                <w:rFonts w:cs="Arial"/>
                <w:iCs/>
              </w:rPr>
            </w:pPr>
            <w:r w:rsidRPr="00F85401">
              <w:rPr>
                <w:rFonts w:cs="Arial"/>
                <w:b/>
                <w:bCs/>
              </w:rPr>
              <w:t>Note</w:t>
            </w:r>
            <w:r w:rsidRPr="004342C6">
              <w:rPr>
                <w:rFonts w:cs="Arial"/>
              </w:rPr>
              <w:t xml:space="preserve">: Refer </w:t>
            </w:r>
            <w:r w:rsidRPr="004342C6">
              <w:rPr>
                <w:rFonts w:cs="Arial"/>
                <w:iCs/>
                <w:lang w:eastAsia="en-IN"/>
              </w:rPr>
              <w:t xml:space="preserve">to </w:t>
            </w:r>
            <w:r w:rsidRPr="004342C6">
              <w:rPr>
                <w:rFonts w:cs="Arial"/>
                <w:iCs/>
              </w:rPr>
              <w:t xml:space="preserve">BR-EE-GEN-04 </w:t>
            </w:r>
            <w:r w:rsidR="00DF6D5F" w:rsidRPr="004342C6">
              <w:rPr>
                <w:rFonts w:cs="Arial"/>
                <w:iCs/>
              </w:rPr>
              <w:t xml:space="preserve">to </w:t>
            </w:r>
            <w:r w:rsidRPr="004342C6">
              <w:rPr>
                <w:rFonts w:cs="Arial"/>
                <w:iCs/>
              </w:rPr>
              <w:t xml:space="preserve">BR-EE-GEN-06 in the </w:t>
            </w:r>
            <w:hyperlink w:anchor="_Toc462064261" w:history="1">
              <w:r w:rsidRPr="004342C6">
                <w:rPr>
                  <w:rStyle w:val="Hyperlink"/>
                  <w:rFonts w:cs="Arial"/>
                </w:rPr>
                <w:t>Medicaid Rules Catalogue</w:t>
              </w:r>
            </w:hyperlink>
            <w:r w:rsidRPr="004342C6">
              <w:rPr>
                <w:rFonts w:cs="Arial"/>
                <w:iCs/>
              </w:rPr>
              <w:t xml:space="preserve"> for more details in id</w:t>
            </w:r>
            <w:r w:rsidRPr="004342C6">
              <w:rPr>
                <w:rFonts w:cs="Arial"/>
                <w:lang w:eastAsia="en-IN"/>
              </w:rPr>
              <w:t xml:space="preserve">entifying the tax </w:t>
            </w:r>
            <w:r w:rsidRPr="004342C6">
              <w:rPr>
                <w:rFonts w:cs="Arial"/>
                <w:noProof/>
                <w:lang w:eastAsia="en-IN"/>
              </w:rPr>
              <w:t>filer</w:t>
            </w:r>
            <w:r w:rsidRPr="004342C6">
              <w:rPr>
                <w:rFonts w:cs="Arial"/>
                <w:lang w:eastAsia="en-IN"/>
              </w:rPr>
              <w:t xml:space="preserve"> and non- tax filler or tax dependents</w:t>
            </w:r>
            <w:r w:rsidR="00B92CB2">
              <w:rPr>
                <w:rFonts w:cs="Arial"/>
                <w:lang w:eastAsia="en-IN"/>
              </w:rPr>
              <w:t>.</w:t>
            </w:r>
          </w:p>
          <w:p w14:paraId="46899F9A" w14:textId="6FCD4E25" w:rsidR="00BE7625" w:rsidRPr="004342C6" w:rsidRDefault="00BE7625" w:rsidP="00A13551">
            <w:pPr>
              <w:rPr>
                <w:rFonts w:eastAsia="Times New Roman" w:cs="Arial"/>
                <w:color w:val="000000"/>
              </w:rPr>
            </w:pPr>
          </w:p>
        </w:tc>
      </w:tr>
      <w:tr w:rsidR="00A13551" w:rsidRPr="004342C6" w14:paraId="1EA8717B" w14:textId="77777777" w:rsidTr="00BB74F1">
        <w:trPr>
          <w:trHeight w:val="314"/>
        </w:trPr>
        <w:tc>
          <w:tcPr>
            <w:tcW w:w="2246" w:type="dxa"/>
            <w:shd w:val="clear" w:color="000000" w:fill="FFFFFF"/>
          </w:tcPr>
          <w:p w14:paraId="68F6AAC7" w14:textId="00B77C1D"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.01.00</w:t>
            </w:r>
            <w:r w:rsidR="00BE7625" w:rsidRPr="004342C6">
              <w:rPr>
                <w:rFonts w:eastAsia="Times New Roman" w:cs="Arial"/>
                <w:color w:val="000000"/>
              </w:rPr>
              <w:t>3</w:t>
            </w:r>
          </w:p>
        </w:tc>
        <w:tc>
          <w:tcPr>
            <w:tcW w:w="7024" w:type="dxa"/>
            <w:shd w:val="clear" w:color="000000" w:fill="FFFFFF"/>
          </w:tcPr>
          <w:p w14:paraId="56A86F1A" w14:textId="6198B9CD" w:rsidR="00A13551" w:rsidRPr="004342C6" w:rsidRDefault="00A13551" w:rsidP="00A13551">
            <w:pPr>
              <w:spacing w:after="160" w:line="259" w:lineRule="auto"/>
              <w:rPr>
                <w:rFonts w:cs="Arial"/>
                <w:lang w:eastAsia="en-IN"/>
              </w:rPr>
            </w:pPr>
            <w:r w:rsidRPr="004342C6">
              <w:rPr>
                <w:rFonts w:cs="Arial"/>
              </w:rPr>
              <w:t>The system shall use the f</w:t>
            </w:r>
            <w:r w:rsidRPr="004342C6">
              <w:rPr>
                <w:rFonts w:cs="Arial"/>
                <w:lang w:eastAsia="en-IN"/>
              </w:rPr>
              <w:t xml:space="preserve">ollowing factors to identify the Non-filer and Dependent status of the member for the </w:t>
            </w:r>
            <w:r w:rsidRPr="004342C6">
              <w:rPr>
                <w:rFonts w:cs="Arial"/>
                <w:noProof/>
                <w:lang w:eastAsia="en-IN"/>
              </w:rPr>
              <w:t>creation</w:t>
            </w:r>
            <w:r w:rsidRPr="004342C6">
              <w:rPr>
                <w:rFonts w:cs="Arial"/>
                <w:lang w:eastAsia="en-IN"/>
              </w:rPr>
              <w:t xml:space="preserve"> of </w:t>
            </w:r>
            <w:r w:rsidR="00F85401">
              <w:rPr>
                <w:rFonts w:cs="Arial"/>
                <w:lang w:eastAsia="en-IN"/>
              </w:rPr>
              <w:t xml:space="preserve">the </w:t>
            </w:r>
            <w:r w:rsidRPr="004342C6">
              <w:rPr>
                <w:rFonts w:cs="Arial"/>
                <w:lang w:eastAsia="en-IN"/>
              </w:rPr>
              <w:t xml:space="preserve">MAGI </w:t>
            </w:r>
            <w:r w:rsidRPr="004342C6">
              <w:rPr>
                <w:rFonts w:cs="Arial"/>
              </w:rPr>
              <w:t>household</w:t>
            </w:r>
            <w:r w:rsidRPr="004342C6">
              <w:rPr>
                <w:rFonts w:cs="Arial"/>
                <w:lang w:eastAsia="en-IN"/>
              </w:rPr>
              <w:t>:</w:t>
            </w:r>
          </w:p>
          <w:p w14:paraId="16BB2F5C" w14:textId="77777777" w:rsidR="00A13551" w:rsidRPr="004342C6" w:rsidRDefault="00A13551" w:rsidP="001C1D81">
            <w:pPr>
              <w:pStyle w:val="ListParagraph"/>
              <w:numPr>
                <w:ilvl w:val="0"/>
                <w:numId w:val="29"/>
              </w:numPr>
              <w:spacing w:after="160" w:line="259" w:lineRule="auto"/>
              <w:rPr>
                <w:rFonts w:cs="Arial"/>
                <w:lang w:eastAsia="en-IN"/>
              </w:rPr>
            </w:pPr>
            <w:r w:rsidRPr="004342C6">
              <w:rPr>
                <w:rFonts w:cs="Arial"/>
                <w:lang w:eastAsia="en-IN"/>
              </w:rPr>
              <w:t>Member is applying for coverage or not.</w:t>
            </w:r>
          </w:p>
          <w:p w14:paraId="26149A04" w14:textId="77777777" w:rsidR="00A13551" w:rsidRPr="004342C6" w:rsidRDefault="00A13551" w:rsidP="001C1D81">
            <w:pPr>
              <w:pStyle w:val="ListParagraph"/>
              <w:numPr>
                <w:ilvl w:val="0"/>
                <w:numId w:val="29"/>
              </w:numPr>
              <w:spacing w:after="160" w:line="259" w:lineRule="auto"/>
              <w:rPr>
                <w:rFonts w:cs="Arial"/>
                <w:lang w:eastAsia="en-IN"/>
              </w:rPr>
            </w:pPr>
            <w:r w:rsidRPr="004342C6">
              <w:rPr>
                <w:rFonts w:cs="Arial"/>
                <w:lang w:eastAsia="en-IN"/>
              </w:rPr>
              <w:t>Member is claimed as a dependent by someone or not.</w:t>
            </w:r>
          </w:p>
          <w:p w14:paraId="7F654AC4" w14:textId="77777777" w:rsidR="00A13551" w:rsidRPr="004342C6" w:rsidRDefault="00A13551" w:rsidP="001C1D81">
            <w:pPr>
              <w:pStyle w:val="ListParagraph"/>
              <w:numPr>
                <w:ilvl w:val="0"/>
                <w:numId w:val="29"/>
              </w:numPr>
              <w:spacing w:after="160" w:line="259" w:lineRule="auto"/>
              <w:rPr>
                <w:rFonts w:cs="Arial"/>
                <w:lang w:eastAsia="en-IN"/>
              </w:rPr>
            </w:pPr>
            <w:r w:rsidRPr="004342C6">
              <w:rPr>
                <w:rFonts w:cs="Arial"/>
                <w:lang w:eastAsia="en-IN"/>
              </w:rPr>
              <w:t xml:space="preserve">Relationship to the </w:t>
            </w:r>
            <w:r w:rsidRPr="004342C6">
              <w:rPr>
                <w:rFonts w:cs="Arial"/>
                <w:noProof/>
                <w:lang w:eastAsia="en-IN"/>
              </w:rPr>
              <w:t>tax</w:t>
            </w:r>
            <w:r w:rsidRPr="004342C6">
              <w:rPr>
                <w:rFonts w:cs="Arial"/>
                <w:lang w:eastAsia="en-IN"/>
              </w:rPr>
              <w:t xml:space="preserve"> </w:t>
            </w:r>
            <w:r w:rsidRPr="004342C6">
              <w:rPr>
                <w:rFonts w:cs="Arial"/>
                <w:noProof/>
                <w:lang w:eastAsia="en-IN"/>
              </w:rPr>
              <w:t>filer</w:t>
            </w:r>
            <w:r w:rsidRPr="004342C6">
              <w:rPr>
                <w:rFonts w:cs="Arial"/>
                <w:lang w:eastAsia="en-IN"/>
              </w:rPr>
              <w:t>.</w:t>
            </w:r>
          </w:p>
          <w:p w14:paraId="227286C1" w14:textId="289C425E" w:rsidR="00A13551" w:rsidRPr="004342C6" w:rsidRDefault="00A13551" w:rsidP="001C1D81">
            <w:pPr>
              <w:pStyle w:val="ListParagraph"/>
              <w:numPr>
                <w:ilvl w:val="0"/>
                <w:numId w:val="29"/>
              </w:numPr>
              <w:spacing w:after="160" w:line="259" w:lineRule="auto"/>
              <w:rPr>
                <w:rFonts w:eastAsia="Times New Roman" w:cs="Arial"/>
                <w:color w:val="000000"/>
              </w:rPr>
            </w:pPr>
            <w:r w:rsidRPr="004342C6">
              <w:rPr>
                <w:rFonts w:cs="Arial"/>
                <w:lang w:eastAsia="en-IN"/>
              </w:rPr>
              <w:t>Member is a tax-filler or not.</w:t>
            </w:r>
          </w:p>
        </w:tc>
      </w:tr>
      <w:tr w:rsidR="00A13551" w:rsidRPr="004342C6" w14:paraId="6C4661B9" w14:textId="77777777" w:rsidTr="00BB74F1">
        <w:trPr>
          <w:trHeight w:val="314"/>
        </w:trPr>
        <w:tc>
          <w:tcPr>
            <w:tcW w:w="2246" w:type="dxa"/>
            <w:shd w:val="clear" w:color="000000" w:fill="FFFFFF"/>
          </w:tcPr>
          <w:p w14:paraId="3F164D95" w14:textId="7FB79E62"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.01.00</w:t>
            </w:r>
            <w:r w:rsidR="00BE7625" w:rsidRPr="004342C6">
              <w:rPr>
                <w:rFonts w:eastAsia="Times New Roman" w:cs="Arial"/>
                <w:color w:val="000000"/>
              </w:rPr>
              <w:t>4</w:t>
            </w:r>
          </w:p>
        </w:tc>
        <w:tc>
          <w:tcPr>
            <w:tcW w:w="7024" w:type="dxa"/>
            <w:shd w:val="clear" w:color="000000" w:fill="FFFFFF"/>
          </w:tcPr>
          <w:p w14:paraId="44D00677" w14:textId="5D86B229" w:rsidR="00A13551" w:rsidRPr="004342C6" w:rsidRDefault="00A13551" w:rsidP="00A13551">
            <w:pPr>
              <w:spacing w:after="160" w:line="259" w:lineRule="auto"/>
              <w:rPr>
                <w:rFonts w:cs="Arial"/>
                <w:lang w:eastAsia="en-IN"/>
              </w:rPr>
            </w:pPr>
            <w:r w:rsidRPr="004342C6">
              <w:rPr>
                <w:rFonts w:cs="Arial"/>
              </w:rPr>
              <w:t xml:space="preserve">The system shall use </w:t>
            </w:r>
            <w:r w:rsidR="00F85401">
              <w:rPr>
                <w:rFonts w:cs="Arial"/>
              </w:rPr>
              <w:t xml:space="preserve">the </w:t>
            </w:r>
            <w:r w:rsidRPr="004342C6">
              <w:rPr>
                <w:rFonts w:cs="Arial"/>
              </w:rPr>
              <w:t>f</w:t>
            </w:r>
            <w:r w:rsidRPr="004342C6">
              <w:rPr>
                <w:rFonts w:cs="Arial"/>
                <w:lang w:eastAsia="en-IN"/>
              </w:rPr>
              <w:t xml:space="preserve">ollowing factors to identify the Tax-filer status of the member for the </w:t>
            </w:r>
            <w:r w:rsidRPr="004342C6">
              <w:rPr>
                <w:rFonts w:cs="Arial"/>
                <w:noProof/>
                <w:lang w:eastAsia="en-IN"/>
              </w:rPr>
              <w:t>creation</w:t>
            </w:r>
            <w:r w:rsidRPr="004342C6">
              <w:rPr>
                <w:rFonts w:cs="Arial"/>
                <w:lang w:eastAsia="en-IN"/>
              </w:rPr>
              <w:t xml:space="preserve"> of </w:t>
            </w:r>
            <w:r w:rsidR="00F85401">
              <w:rPr>
                <w:rFonts w:cs="Arial"/>
                <w:lang w:eastAsia="en-IN"/>
              </w:rPr>
              <w:t xml:space="preserve">the </w:t>
            </w:r>
            <w:r w:rsidRPr="004342C6">
              <w:rPr>
                <w:rFonts w:cs="Arial"/>
                <w:lang w:eastAsia="en-IN"/>
              </w:rPr>
              <w:t xml:space="preserve">MAGI </w:t>
            </w:r>
            <w:r w:rsidRPr="004342C6">
              <w:rPr>
                <w:rFonts w:cs="Arial"/>
              </w:rPr>
              <w:t>household</w:t>
            </w:r>
            <w:r w:rsidRPr="004342C6">
              <w:rPr>
                <w:rFonts w:cs="Arial"/>
                <w:lang w:eastAsia="en-IN"/>
              </w:rPr>
              <w:t>:</w:t>
            </w:r>
          </w:p>
          <w:p w14:paraId="7B94E65B" w14:textId="719B7E35" w:rsidR="00A13551" w:rsidRPr="004342C6" w:rsidRDefault="00A13551" w:rsidP="001C1D81">
            <w:pPr>
              <w:pStyle w:val="ListParagraph"/>
              <w:numPr>
                <w:ilvl w:val="0"/>
                <w:numId w:val="30"/>
              </w:numPr>
              <w:spacing w:after="160" w:line="259" w:lineRule="auto"/>
              <w:rPr>
                <w:rFonts w:cs="Arial"/>
                <w:lang w:eastAsia="en-IN"/>
              </w:rPr>
            </w:pPr>
            <w:r w:rsidRPr="004342C6">
              <w:rPr>
                <w:rFonts w:cs="Arial"/>
                <w:noProof/>
                <w:lang w:eastAsia="en-IN"/>
              </w:rPr>
              <w:t>The individual</w:t>
            </w:r>
            <w:r w:rsidRPr="004342C6">
              <w:rPr>
                <w:rFonts w:cs="Arial"/>
                <w:lang w:eastAsia="en-IN"/>
              </w:rPr>
              <w:t xml:space="preserve"> is applying for </w:t>
            </w:r>
            <w:r w:rsidR="00F85401">
              <w:rPr>
                <w:rFonts w:cs="Arial"/>
                <w:lang w:eastAsia="en-IN"/>
              </w:rPr>
              <w:t>c</w:t>
            </w:r>
            <w:r w:rsidRPr="004342C6">
              <w:rPr>
                <w:rFonts w:cs="Arial"/>
                <w:lang w:eastAsia="en-IN"/>
              </w:rPr>
              <w:t>overage or not.</w:t>
            </w:r>
          </w:p>
          <w:p w14:paraId="1A563D2D" w14:textId="77777777" w:rsidR="00A13551" w:rsidRPr="004342C6" w:rsidRDefault="00A13551" w:rsidP="001C1D81">
            <w:pPr>
              <w:pStyle w:val="ListParagraph"/>
              <w:numPr>
                <w:ilvl w:val="0"/>
                <w:numId w:val="30"/>
              </w:numPr>
              <w:spacing w:after="160" w:line="259" w:lineRule="auto"/>
              <w:rPr>
                <w:rFonts w:cs="Arial"/>
                <w:lang w:eastAsia="en-IN"/>
              </w:rPr>
            </w:pPr>
            <w:r w:rsidRPr="004342C6">
              <w:rPr>
                <w:rFonts w:cs="Arial"/>
                <w:lang w:eastAsia="en-IN"/>
              </w:rPr>
              <w:t xml:space="preserve">Individual Claims someone as a </w:t>
            </w:r>
            <w:r w:rsidRPr="004342C6">
              <w:rPr>
                <w:rFonts w:cs="Arial"/>
                <w:noProof/>
                <w:lang w:eastAsia="en-IN"/>
              </w:rPr>
              <w:t>dependent</w:t>
            </w:r>
            <w:r w:rsidRPr="004342C6">
              <w:rPr>
                <w:rFonts w:cs="Arial"/>
                <w:lang w:eastAsia="en-IN"/>
              </w:rPr>
              <w:t>.</w:t>
            </w:r>
          </w:p>
          <w:p w14:paraId="7975B498" w14:textId="77777777" w:rsidR="00A13551" w:rsidRPr="004342C6" w:rsidRDefault="00A13551" w:rsidP="001C1D81">
            <w:pPr>
              <w:pStyle w:val="ListParagraph"/>
              <w:numPr>
                <w:ilvl w:val="0"/>
                <w:numId w:val="30"/>
              </w:numPr>
              <w:spacing w:after="160" w:line="259" w:lineRule="auto"/>
              <w:rPr>
                <w:rFonts w:cs="Arial"/>
                <w:lang w:eastAsia="en-IN"/>
              </w:rPr>
            </w:pPr>
            <w:r w:rsidRPr="004342C6">
              <w:rPr>
                <w:rFonts w:cs="Arial"/>
                <w:noProof/>
                <w:lang w:eastAsia="en-IN"/>
              </w:rPr>
              <w:t>The individual</w:t>
            </w:r>
            <w:r w:rsidRPr="004342C6">
              <w:rPr>
                <w:rFonts w:cs="Arial"/>
                <w:lang w:eastAsia="en-IN"/>
              </w:rPr>
              <w:t xml:space="preserve"> is claimed as dependent by someone.</w:t>
            </w:r>
          </w:p>
          <w:p w14:paraId="339E35D6" w14:textId="77777777" w:rsidR="00A13551" w:rsidRPr="004342C6" w:rsidRDefault="00A13551" w:rsidP="001C1D81">
            <w:pPr>
              <w:pStyle w:val="ListParagraph"/>
              <w:numPr>
                <w:ilvl w:val="0"/>
                <w:numId w:val="30"/>
              </w:numPr>
              <w:spacing w:after="160" w:line="259" w:lineRule="auto"/>
              <w:rPr>
                <w:rFonts w:cs="Arial"/>
                <w:lang w:eastAsia="en-IN"/>
              </w:rPr>
            </w:pPr>
            <w:r w:rsidRPr="004342C6">
              <w:rPr>
                <w:rFonts w:cs="Arial"/>
                <w:lang w:eastAsia="en-IN"/>
              </w:rPr>
              <w:t xml:space="preserve">Individual’s relation </w:t>
            </w:r>
            <w:r w:rsidRPr="004342C6">
              <w:rPr>
                <w:rFonts w:cs="Arial"/>
                <w:noProof/>
                <w:lang w:eastAsia="en-IN"/>
              </w:rPr>
              <w:t>to</w:t>
            </w:r>
            <w:r w:rsidRPr="004342C6">
              <w:rPr>
                <w:rFonts w:cs="Arial"/>
                <w:lang w:eastAsia="en-IN"/>
              </w:rPr>
              <w:t xml:space="preserve"> tax Filer.</w:t>
            </w:r>
          </w:p>
          <w:p w14:paraId="57842E14" w14:textId="77777777" w:rsidR="00A13551" w:rsidRPr="004342C6" w:rsidRDefault="00A13551" w:rsidP="001C1D81">
            <w:pPr>
              <w:pStyle w:val="ListParagraph"/>
              <w:numPr>
                <w:ilvl w:val="0"/>
                <w:numId w:val="30"/>
              </w:numPr>
              <w:spacing w:after="160" w:line="259" w:lineRule="auto"/>
              <w:rPr>
                <w:rFonts w:cs="Arial"/>
                <w:lang w:eastAsia="en-IN"/>
              </w:rPr>
            </w:pPr>
            <w:r w:rsidRPr="004342C6">
              <w:rPr>
                <w:rFonts w:cs="Arial"/>
                <w:lang w:eastAsia="en-IN"/>
              </w:rPr>
              <w:t>Member’s Joint Tax Filer status.</w:t>
            </w:r>
          </w:p>
          <w:p w14:paraId="4F39A3E2" w14:textId="77777777" w:rsidR="006E1CD2" w:rsidRPr="004342C6" w:rsidRDefault="00A13551" w:rsidP="001C1D81">
            <w:pPr>
              <w:pStyle w:val="ListParagraph"/>
              <w:numPr>
                <w:ilvl w:val="0"/>
                <w:numId w:val="30"/>
              </w:numPr>
              <w:spacing w:after="160" w:line="259" w:lineRule="auto"/>
              <w:rPr>
                <w:rFonts w:eastAsia="Times New Roman" w:cs="Arial"/>
                <w:color w:val="000000"/>
              </w:rPr>
            </w:pPr>
            <w:r w:rsidRPr="004342C6">
              <w:rPr>
                <w:rFonts w:cs="Arial"/>
                <w:lang w:eastAsia="en-IN"/>
              </w:rPr>
              <w:t xml:space="preserve">Marital status of the </w:t>
            </w:r>
            <w:r w:rsidRPr="004342C6">
              <w:rPr>
                <w:rFonts w:cs="Arial"/>
                <w:noProof/>
                <w:lang w:eastAsia="en-IN"/>
              </w:rPr>
              <w:t>member</w:t>
            </w:r>
            <w:r w:rsidRPr="004342C6">
              <w:rPr>
                <w:rFonts w:cs="Arial"/>
                <w:lang w:eastAsia="en-IN"/>
              </w:rPr>
              <w:t>.</w:t>
            </w:r>
          </w:p>
          <w:p w14:paraId="1F53C8AD" w14:textId="4A6CE929" w:rsidR="00A13551" w:rsidRPr="004342C6" w:rsidRDefault="00A13551" w:rsidP="001C1D81">
            <w:pPr>
              <w:pStyle w:val="ListParagraph"/>
              <w:numPr>
                <w:ilvl w:val="0"/>
                <w:numId w:val="30"/>
              </w:numPr>
              <w:spacing w:after="160" w:line="259" w:lineRule="auto"/>
              <w:rPr>
                <w:rFonts w:eastAsia="Times New Roman" w:cs="Arial"/>
                <w:color w:val="000000"/>
              </w:rPr>
            </w:pPr>
            <w:r w:rsidRPr="004342C6">
              <w:rPr>
                <w:rFonts w:cs="Arial"/>
                <w:lang w:eastAsia="en-IN"/>
              </w:rPr>
              <w:t xml:space="preserve">If a </w:t>
            </w:r>
            <w:r w:rsidRPr="004342C6">
              <w:rPr>
                <w:rFonts w:cs="Arial"/>
                <w:noProof/>
                <w:lang w:eastAsia="en-IN"/>
              </w:rPr>
              <w:t>member</w:t>
            </w:r>
            <w:r w:rsidRPr="004342C6">
              <w:rPr>
                <w:rFonts w:cs="Arial"/>
                <w:lang w:eastAsia="en-IN"/>
              </w:rPr>
              <w:t xml:space="preserve"> files tax or not</w:t>
            </w:r>
          </w:p>
        </w:tc>
      </w:tr>
      <w:tr w:rsidR="00BE7625" w:rsidRPr="004342C6" w14:paraId="5AA3CC79" w14:textId="77777777" w:rsidTr="00BB74F1">
        <w:trPr>
          <w:trHeight w:val="314"/>
        </w:trPr>
        <w:tc>
          <w:tcPr>
            <w:tcW w:w="2246" w:type="dxa"/>
            <w:shd w:val="clear" w:color="000000" w:fill="FFFFFF"/>
          </w:tcPr>
          <w:p w14:paraId="3CC966B2" w14:textId="4A45D333" w:rsidR="00BE7625" w:rsidRPr="004342C6" w:rsidRDefault="00BE7625" w:rsidP="00BE7625">
            <w:pPr>
              <w:contextualSpacing w:val="0"/>
              <w:jc w:val="center"/>
              <w:rPr>
                <w:rFonts w:eastAsia="Times New Roman" w:cs="Arial"/>
                <w:color w:val="000000"/>
              </w:rPr>
            </w:pPr>
            <w:r w:rsidRPr="004342C6">
              <w:rPr>
                <w:rFonts w:eastAsia="Times New Roman" w:cs="Arial"/>
                <w:color w:val="000000"/>
              </w:rPr>
              <w:t>MHPD.FR.01.005</w:t>
            </w:r>
          </w:p>
        </w:tc>
        <w:tc>
          <w:tcPr>
            <w:tcW w:w="7024" w:type="dxa"/>
            <w:shd w:val="clear" w:color="000000" w:fill="FFFFFF"/>
          </w:tcPr>
          <w:p w14:paraId="62F7F47A" w14:textId="7545A5EC" w:rsidR="00BE7625" w:rsidRPr="004342C6" w:rsidRDefault="00BE7625" w:rsidP="00BE7625">
            <w:pPr>
              <w:rPr>
                <w:rFonts w:cs="Arial"/>
              </w:rPr>
            </w:pPr>
            <w:r w:rsidRPr="004342C6">
              <w:rPr>
                <w:rFonts w:cs="Arial"/>
              </w:rPr>
              <w:t xml:space="preserve">The system shall create MAGI </w:t>
            </w:r>
            <w:r w:rsidRPr="004342C6">
              <w:rPr>
                <w:rFonts w:cs="Arial"/>
                <w:noProof/>
              </w:rPr>
              <w:t>household-based</w:t>
            </w:r>
            <w:r w:rsidRPr="004342C6">
              <w:rPr>
                <w:rFonts w:cs="Arial"/>
              </w:rPr>
              <w:t xml:space="preserve"> on details captured in SSAP flow that </w:t>
            </w:r>
            <w:r w:rsidRPr="004342C6">
              <w:rPr>
                <w:rFonts w:cs="Arial"/>
                <w:noProof/>
              </w:rPr>
              <w:t xml:space="preserve">include Tax filing information, </w:t>
            </w:r>
            <w:r w:rsidRPr="004342C6">
              <w:rPr>
                <w:rFonts w:cs="Arial"/>
              </w:rPr>
              <w:t>address, individual relationships</w:t>
            </w:r>
            <w:r w:rsidR="00F85401">
              <w:rPr>
                <w:rFonts w:cs="Arial"/>
              </w:rPr>
              <w:t>,</w:t>
            </w:r>
            <w:r w:rsidRPr="004342C6">
              <w:rPr>
                <w:rFonts w:cs="Arial"/>
              </w:rPr>
              <w:t xml:space="preserve"> and additional information </w:t>
            </w:r>
            <w:r w:rsidRPr="004342C6">
              <w:rPr>
                <w:rFonts w:cs="Arial"/>
                <w:noProof/>
              </w:rPr>
              <w:t>of each</w:t>
            </w:r>
            <w:r w:rsidRPr="004342C6">
              <w:rPr>
                <w:rFonts w:cs="Arial"/>
              </w:rPr>
              <w:t xml:space="preserve"> member.</w:t>
            </w:r>
          </w:p>
          <w:p w14:paraId="5D6AC4BC" w14:textId="77777777" w:rsidR="00BE7625" w:rsidRPr="004342C6" w:rsidRDefault="00BE7625" w:rsidP="00BE7625">
            <w:pPr>
              <w:rPr>
                <w:rFonts w:eastAsia="Times New Roman" w:cs="Arial"/>
                <w:color w:val="000000"/>
              </w:rPr>
            </w:pPr>
          </w:p>
          <w:p w14:paraId="15759362" w14:textId="583BA87D" w:rsidR="00BE7625" w:rsidRPr="004342C6" w:rsidRDefault="00BE7625" w:rsidP="00B92CB2">
            <w:pPr>
              <w:spacing w:after="160" w:line="259" w:lineRule="auto"/>
              <w:rPr>
                <w:rFonts w:cs="Arial"/>
              </w:rPr>
            </w:pPr>
            <w:r w:rsidRPr="00B92CB2">
              <w:rPr>
                <w:rFonts w:cs="Arial"/>
                <w:b/>
                <w:bCs/>
              </w:rPr>
              <w:t>Note</w:t>
            </w:r>
            <w:r w:rsidRPr="004342C6">
              <w:rPr>
                <w:rFonts w:cs="Arial"/>
              </w:rPr>
              <w:t>:</w:t>
            </w:r>
            <w:r w:rsidR="00B92CB2">
              <w:rPr>
                <w:rFonts w:cs="Arial"/>
              </w:rPr>
              <w:t xml:space="preserve"> </w:t>
            </w:r>
            <w:r w:rsidRPr="004342C6">
              <w:rPr>
                <w:rFonts w:cs="Arial"/>
              </w:rPr>
              <w:t xml:space="preserve">Refer rules BR-EE-GEN-08-1 to BR-EE-GEN-15-2 defined in the  </w:t>
            </w:r>
            <w:hyperlink w:anchor="_Referenced_Documents" w:history="1">
              <w:r w:rsidRPr="004342C6">
                <w:rPr>
                  <w:rStyle w:val="Hyperlink"/>
                  <w:rFonts w:cs="Arial"/>
                </w:rPr>
                <w:t>Medicaid Rules Catalogue</w:t>
              </w:r>
            </w:hyperlink>
            <w:r w:rsidRPr="004342C6">
              <w:rPr>
                <w:rStyle w:val="Hyperlink"/>
                <w:rFonts w:cs="Arial"/>
              </w:rPr>
              <w:t xml:space="preserve"> for </w:t>
            </w:r>
            <w:r w:rsidR="00F85401">
              <w:rPr>
                <w:rStyle w:val="Hyperlink"/>
                <w:rFonts w:cs="Arial"/>
              </w:rPr>
              <w:t xml:space="preserve">the </w:t>
            </w:r>
            <w:r w:rsidRPr="004342C6">
              <w:rPr>
                <w:rStyle w:val="Hyperlink"/>
                <w:rFonts w:cs="Arial"/>
              </w:rPr>
              <w:t xml:space="preserve">creation of MAGI HH. </w:t>
            </w:r>
          </w:p>
        </w:tc>
      </w:tr>
      <w:tr w:rsidR="00A13551" w:rsidRPr="004342C6" w14:paraId="37CCEEA2" w14:textId="77777777" w:rsidTr="00BB74F1">
        <w:trPr>
          <w:trHeight w:val="314"/>
        </w:trPr>
        <w:tc>
          <w:tcPr>
            <w:tcW w:w="2246" w:type="dxa"/>
            <w:shd w:val="clear" w:color="000000" w:fill="FFFFFF"/>
          </w:tcPr>
          <w:p w14:paraId="2CD5E358" w14:textId="487B2611"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.01.00</w:t>
            </w:r>
            <w:r w:rsidR="00BE7625" w:rsidRPr="004342C6">
              <w:rPr>
                <w:rFonts w:eastAsia="Times New Roman" w:cs="Arial"/>
                <w:color w:val="000000"/>
              </w:rPr>
              <w:t>6</w:t>
            </w:r>
          </w:p>
        </w:tc>
        <w:tc>
          <w:tcPr>
            <w:tcW w:w="7024" w:type="dxa"/>
            <w:shd w:val="clear" w:color="000000" w:fill="FFFFFF"/>
          </w:tcPr>
          <w:p w14:paraId="49D97E3E" w14:textId="33D43333" w:rsidR="00A13551" w:rsidRPr="004342C6" w:rsidRDefault="00A13551" w:rsidP="00A13551">
            <w:pPr>
              <w:rPr>
                <w:rFonts w:eastAsia="Times New Roman" w:cs="Arial"/>
                <w:color w:val="000000"/>
              </w:rPr>
            </w:pPr>
            <w:r w:rsidRPr="004342C6">
              <w:rPr>
                <w:rFonts w:cs="Arial"/>
                <w:iCs/>
                <w:lang w:eastAsia="en-IN"/>
              </w:rPr>
              <w:t xml:space="preserve">The system shall not create MAGI </w:t>
            </w:r>
            <w:r w:rsidRPr="004342C6">
              <w:rPr>
                <w:rFonts w:cs="Arial"/>
                <w:iCs/>
              </w:rPr>
              <w:t xml:space="preserve">household </w:t>
            </w:r>
            <w:r w:rsidRPr="004342C6">
              <w:rPr>
                <w:rFonts w:cs="Arial"/>
                <w:iCs/>
                <w:lang w:eastAsia="en-IN"/>
              </w:rPr>
              <w:t xml:space="preserve">for the member if the </w:t>
            </w:r>
            <w:r w:rsidRPr="004342C6">
              <w:rPr>
                <w:rFonts w:cs="Arial"/>
                <w:iCs/>
                <w:noProof/>
                <w:lang w:eastAsia="en-IN"/>
              </w:rPr>
              <w:t>application</w:t>
            </w:r>
            <w:r w:rsidRPr="004342C6">
              <w:rPr>
                <w:rFonts w:cs="Arial"/>
                <w:iCs/>
                <w:lang w:eastAsia="en-IN"/>
              </w:rPr>
              <w:t xml:space="preserve"> is </w:t>
            </w:r>
            <w:r w:rsidR="00F85401">
              <w:rPr>
                <w:rFonts w:cs="Arial"/>
                <w:iCs/>
                <w:lang w:eastAsia="en-IN"/>
              </w:rPr>
              <w:t xml:space="preserve">an </w:t>
            </w:r>
            <w:r w:rsidRPr="004342C6">
              <w:rPr>
                <w:rFonts w:cs="Arial"/>
                <w:iCs/>
                <w:lang w:eastAsia="en-IN"/>
              </w:rPr>
              <w:t>NFA application.</w:t>
            </w:r>
          </w:p>
        </w:tc>
      </w:tr>
      <w:tr w:rsidR="00A13551" w:rsidRPr="004342C6" w14:paraId="2133EF88" w14:textId="77777777" w:rsidTr="00BB74F1">
        <w:trPr>
          <w:trHeight w:val="314"/>
        </w:trPr>
        <w:tc>
          <w:tcPr>
            <w:tcW w:w="2246" w:type="dxa"/>
            <w:shd w:val="clear" w:color="000000" w:fill="FFFFFF"/>
          </w:tcPr>
          <w:p w14:paraId="493575F7" w14:textId="5E7FCAAA"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w:t>
            </w:r>
            <w:r w:rsidR="00BE7625" w:rsidRPr="004342C6">
              <w:rPr>
                <w:rFonts w:eastAsia="Times New Roman" w:cs="Arial"/>
                <w:color w:val="000000"/>
              </w:rPr>
              <w:t>7</w:t>
            </w:r>
          </w:p>
        </w:tc>
        <w:tc>
          <w:tcPr>
            <w:tcW w:w="7024" w:type="dxa"/>
            <w:shd w:val="clear" w:color="000000" w:fill="FFFFFF"/>
          </w:tcPr>
          <w:p w14:paraId="22FB63E4" w14:textId="188E2788" w:rsidR="00A13551" w:rsidRPr="004342C6" w:rsidRDefault="00A13551" w:rsidP="00D80051">
            <w:pPr>
              <w:rPr>
                <w:rFonts w:eastAsia="Times New Roman" w:cs="Arial"/>
                <w:color w:val="000000"/>
              </w:rPr>
            </w:pPr>
            <w:r w:rsidRPr="004342C6">
              <w:rPr>
                <w:rFonts w:cs="Arial"/>
                <w:iCs/>
                <w:lang w:eastAsia="en-IN"/>
              </w:rPr>
              <w:t xml:space="preserve">The system shall refer </w:t>
            </w:r>
            <w:r w:rsidRPr="004342C6">
              <w:rPr>
                <w:rFonts w:cs="Arial"/>
                <w:iCs/>
              </w:rPr>
              <w:t xml:space="preserve">BR-EE-GEN-16 in the </w:t>
            </w:r>
            <w:hyperlink w:anchor="_Toc462064261" w:history="1">
              <w:r w:rsidRPr="004342C6">
                <w:rPr>
                  <w:rStyle w:val="Hyperlink"/>
                  <w:rFonts w:cs="Arial"/>
                </w:rPr>
                <w:t>Medicaid Rules Catalogue</w:t>
              </w:r>
            </w:hyperlink>
            <w:r w:rsidRPr="004342C6">
              <w:rPr>
                <w:rFonts w:cs="Arial"/>
                <w:iCs/>
              </w:rPr>
              <w:t xml:space="preserve"> for more details. For calculating MAGI HH size. </w:t>
            </w:r>
          </w:p>
        </w:tc>
      </w:tr>
      <w:tr w:rsidR="00B91D9B" w:rsidRPr="004342C6" w14:paraId="335D3587" w14:textId="77777777" w:rsidTr="00423116">
        <w:trPr>
          <w:trHeight w:val="314"/>
        </w:trPr>
        <w:tc>
          <w:tcPr>
            <w:tcW w:w="2246" w:type="dxa"/>
            <w:shd w:val="clear" w:color="000000" w:fill="FFFFFF"/>
            <w:vAlign w:val="center"/>
          </w:tcPr>
          <w:p w14:paraId="6424D63D" w14:textId="18A37F64" w:rsidR="00B91D9B" w:rsidRPr="004342C6" w:rsidRDefault="00B91D9B" w:rsidP="00B91D9B">
            <w:pPr>
              <w:contextualSpacing w:val="0"/>
              <w:jc w:val="center"/>
              <w:rPr>
                <w:rFonts w:eastAsia="Times New Roman" w:cs="Arial"/>
                <w:color w:val="000000"/>
              </w:rPr>
            </w:pPr>
            <w:r>
              <w:rPr>
                <w:color w:val="000000"/>
              </w:rPr>
              <w:t>DIS.PCS.</w:t>
            </w:r>
            <w:r w:rsidRPr="00651128">
              <w:rPr>
                <w:color w:val="000000"/>
              </w:rPr>
              <w:t>01.00</w:t>
            </w:r>
            <w:r>
              <w:rPr>
                <w:color w:val="000000"/>
              </w:rPr>
              <w:t>1</w:t>
            </w:r>
          </w:p>
        </w:tc>
        <w:tc>
          <w:tcPr>
            <w:tcW w:w="7024" w:type="dxa"/>
            <w:shd w:val="clear" w:color="000000" w:fill="FFFFFF"/>
          </w:tcPr>
          <w:p w14:paraId="535ACEE8" w14:textId="77777777" w:rsidR="00B91D9B" w:rsidRPr="004342C6" w:rsidRDefault="00B91D9B" w:rsidP="00B91D9B">
            <w:pPr>
              <w:rPr>
                <w:rFonts w:cs="Arial"/>
              </w:rPr>
            </w:pPr>
            <w:r w:rsidRPr="004342C6">
              <w:rPr>
                <w:rFonts w:cs="Arial"/>
                <w:noProof/>
              </w:rPr>
              <w:t>The</w:t>
            </w:r>
            <w:r w:rsidRPr="004342C6">
              <w:rPr>
                <w:rFonts w:cs="Arial"/>
              </w:rPr>
              <w:t xml:space="preserve"> system shall create </w:t>
            </w:r>
            <w:r>
              <w:rPr>
                <w:rFonts w:cs="Arial"/>
              </w:rPr>
              <w:t xml:space="preserve">the </w:t>
            </w:r>
            <w:r>
              <w:t>Disabled Adult</w:t>
            </w:r>
            <w:r>
              <w:rPr>
                <w:rFonts w:cs="Arial"/>
              </w:rPr>
              <w:t xml:space="preserve"> Ho</w:t>
            </w:r>
            <w:r w:rsidRPr="004342C6">
              <w:rPr>
                <w:rFonts w:cs="Arial"/>
              </w:rPr>
              <w:t xml:space="preserve">usehold </w:t>
            </w:r>
            <w:r>
              <w:rPr>
                <w:rFonts w:cs="Arial"/>
              </w:rPr>
              <w:t xml:space="preserve">and calculate the </w:t>
            </w:r>
            <w:r>
              <w:t>Disabled Adult</w:t>
            </w:r>
            <w:r>
              <w:rPr>
                <w:rFonts w:cs="Arial"/>
              </w:rPr>
              <w:t xml:space="preserve"> Household size for </w:t>
            </w:r>
            <w:r w:rsidRPr="004342C6">
              <w:rPr>
                <w:rFonts w:cs="Arial"/>
              </w:rPr>
              <w:t>each applying</w:t>
            </w:r>
            <w:r>
              <w:rPr>
                <w:rFonts w:cs="Arial"/>
              </w:rPr>
              <w:t xml:space="preserve"> young adults (</w:t>
            </w:r>
            <w:r>
              <w:t xml:space="preserve">≥ </w:t>
            </w:r>
            <w:r>
              <w:lastRenderedPageBreak/>
              <w:t xml:space="preserve">19 ≤ 20) and adults (≥ 21&lt; 65) </w:t>
            </w:r>
            <w:r>
              <w:rPr>
                <w:rFonts w:cs="Arial"/>
              </w:rPr>
              <w:t>m</w:t>
            </w:r>
            <w:r w:rsidRPr="004342C6">
              <w:rPr>
                <w:rFonts w:cs="Arial"/>
              </w:rPr>
              <w:t>ember in an application</w:t>
            </w:r>
            <w:r>
              <w:rPr>
                <w:rFonts w:cs="Arial"/>
              </w:rPr>
              <w:t xml:space="preserve"> as per business rules </w:t>
            </w:r>
            <w:r>
              <w:t xml:space="preserve">in </w:t>
            </w:r>
            <w:r w:rsidRPr="00900B05">
              <w:rPr>
                <w:rFonts w:cs="Arial"/>
              </w:rPr>
              <w:t xml:space="preserve">the </w:t>
            </w:r>
            <w:hyperlink w:anchor="Rule_Catalog" w:history="1">
              <w:r w:rsidRPr="00900B05">
                <w:rPr>
                  <w:rFonts w:cs="Arial"/>
                </w:rPr>
                <w:t>Disability Rules Catalogue</w:t>
              </w:r>
            </w:hyperlink>
            <w:r>
              <w:rPr>
                <w:rFonts w:cs="Arial"/>
              </w:rPr>
              <w:t>.</w:t>
            </w:r>
          </w:p>
          <w:p w14:paraId="5DC0813B" w14:textId="77777777" w:rsidR="00B91D9B" w:rsidRPr="004342C6" w:rsidRDefault="00B91D9B" w:rsidP="00B91D9B">
            <w:pPr>
              <w:rPr>
                <w:rFonts w:cs="Arial"/>
              </w:rPr>
            </w:pPr>
          </w:p>
          <w:p w14:paraId="3D2AA44D" w14:textId="77777777" w:rsidR="00B91D9B" w:rsidRDefault="00B91D9B" w:rsidP="00B91D9B">
            <w:pPr>
              <w:spacing w:after="160" w:line="259" w:lineRule="auto"/>
            </w:pPr>
            <w:r w:rsidRPr="00473EDF">
              <w:rPr>
                <w:b/>
                <w:bCs/>
              </w:rPr>
              <w:t>Note</w:t>
            </w:r>
            <w:r>
              <w:t xml:space="preserve">: </w:t>
            </w:r>
          </w:p>
          <w:p w14:paraId="27EDFF15" w14:textId="77777777" w:rsidR="00B91D9B" w:rsidRDefault="00B91D9B" w:rsidP="00320B54">
            <w:pPr>
              <w:pStyle w:val="ListParagraph"/>
              <w:numPr>
                <w:ilvl w:val="0"/>
                <w:numId w:val="537"/>
              </w:numPr>
              <w:spacing w:after="160" w:line="259" w:lineRule="auto"/>
            </w:pPr>
            <w:r>
              <w:t xml:space="preserve">Please refer BR-DIS-01 to BR-DIS-05 in the </w:t>
            </w:r>
            <w:hyperlink w:anchor="Rule_Catalog" w:history="1">
              <w:r w:rsidRPr="0013652A">
                <w:rPr>
                  <w:rStyle w:val="Hyperlink"/>
                </w:rPr>
                <w:t>Disability Rules Catalogue</w:t>
              </w:r>
            </w:hyperlink>
            <w:r>
              <w:t xml:space="preserve"> for more details. </w:t>
            </w:r>
          </w:p>
          <w:p w14:paraId="705F8BB0" w14:textId="77777777" w:rsidR="00B91D9B" w:rsidRPr="00C94DAC" w:rsidRDefault="00B91D9B" w:rsidP="00320B54">
            <w:pPr>
              <w:pStyle w:val="ListParagraph"/>
              <w:numPr>
                <w:ilvl w:val="0"/>
                <w:numId w:val="537"/>
              </w:numPr>
              <w:spacing w:after="160" w:line="259" w:lineRule="auto"/>
            </w:pPr>
            <w:r w:rsidRPr="00C94DAC">
              <w:t>The system shall follow</w:t>
            </w:r>
            <w:r>
              <w:t xml:space="preserve"> ‘</w:t>
            </w:r>
            <w:r w:rsidRPr="00453EC3">
              <w:t>Deceased Rules for Disability</w:t>
            </w:r>
            <w:r>
              <w:t>’ sheet referred in</w:t>
            </w:r>
            <w:r w:rsidRPr="0056548C">
              <w:t xml:space="preserve"> </w:t>
            </w:r>
            <w:r w:rsidRPr="00453EC3">
              <w:t>BR</w:t>
            </w:r>
            <w:r>
              <w:t>-DIS-04 for deceased members.</w:t>
            </w:r>
          </w:p>
          <w:p w14:paraId="743BC0B8" w14:textId="77777777" w:rsidR="00B91D9B" w:rsidRPr="004342C6" w:rsidRDefault="00B91D9B" w:rsidP="00B91D9B">
            <w:pPr>
              <w:rPr>
                <w:rFonts w:cs="Arial"/>
                <w:iCs/>
                <w:lang w:eastAsia="en-IN"/>
              </w:rPr>
            </w:pPr>
          </w:p>
        </w:tc>
      </w:tr>
      <w:tr w:rsidR="00B91D9B" w:rsidRPr="004342C6" w14:paraId="020CA885" w14:textId="77777777" w:rsidTr="00423116">
        <w:trPr>
          <w:trHeight w:val="314"/>
        </w:trPr>
        <w:tc>
          <w:tcPr>
            <w:tcW w:w="2246" w:type="dxa"/>
            <w:shd w:val="clear" w:color="000000" w:fill="FFFFFF"/>
            <w:vAlign w:val="center"/>
          </w:tcPr>
          <w:p w14:paraId="5852EFBE" w14:textId="1C7ECE95" w:rsidR="00B91D9B" w:rsidRPr="004342C6" w:rsidRDefault="00B91D9B" w:rsidP="00B91D9B">
            <w:pPr>
              <w:contextualSpacing w:val="0"/>
              <w:jc w:val="center"/>
              <w:rPr>
                <w:rFonts w:eastAsia="Times New Roman" w:cs="Arial"/>
                <w:color w:val="000000"/>
              </w:rPr>
            </w:pPr>
            <w:r>
              <w:rPr>
                <w:color w:val="000000"/>
              </w:rPr>
              <w:lastRenderedPageBreak/>
              <w:t>DIS.PCS.</w:t>
            </w:r>
            <w:r w:rsidRPr="00651128">
              <w:rPr>
                <w:color w:val="000000"/>
              </w:rPr>
              <w:t>01.00</w:t>
            </w:r>
            <w:r>
              <w:rPr>
                <w:color w:val="000000"/>
              </w:rPr>
              <w:t>2</w:t>
            </w:r>
          </w:p>
        </w:tc>
        <w:tc>
          <w:tcPr>
            <w:tcW w:w="7024" w:type="dxa"/>
            <w:shd w:val="clear" w:color="000000" w:fill="FFFFFF"/>
          </w:tcPr>
          <w:p w14:paraId="47C7F67B" w14:textId="77777777" w:rsidR="00B91D9B" w:rsidRDefault="00B91D9B" w:rsidP="00B91D9B">
            <w:pPr>
              <w:rPr>
                <w:rFonts w:cs="Arial"/>
                <w:iCs/>
                <w:lang w:eastAsia="en-IN"/>
              </w:rPr>
            </w:pPr>
            <w:r w:rsidRPr="004342C6">
              <w:rPr>
                <w:rFonts w:cs="Arial"/>
                <w:iCs/>
                <w:lang w:eastAsia="en-IN"/>
              </w:rPr>
              <w:t xml:space="preserve">The system shall not create </w:t>
            </w:r>
            <w:r>
              <w:rPr>
                <w:rFonts w:cs="Arial"/>
                <w:iCs/>
                <w:lang w:eastAsia="en-IN"/>
              </w:rPr>
              <w:t xml:space="preserve">a </w:t>
            </w:r>
            <w:r>
              <w:t>Disabled Adult</w:t>
            </w:r>
            <w:r w:rsidRPr="004342C6">
              <w:rPr>
                <w:rFonts w:cs="Arial"/>
                <w:iCs/>
                <w:lang w:eastAsia="en-IN"/>
              </w:rPr>
              <w:t xml:space="preserve"> </w:t>
            </w:r>
            <w:r w:rsidRPr="004342C6">
              <w:rPr>
                <w:rFonts w:cs="Arial"/>
                <w:iCs/>
              </w:rPr>
              <w:t xml:space="preserve">household </w:t>
            </w:r>
            <w:r w:rsidRPr="004342C6">
              <w:rPr>
                <w:rFonts w:cs="Arial"/>
                <w:iCs/>
                <w:lang w:eastAsia="en-IN"/>
              </w:rPr>
              <w:t xml:space="preserve">for </w:t>
            </w:r>
            <w:r>
              <w:rPr>
                <w:rFonts w:cs="Arial"/>
                <w:iCs/>
                <w:lang w:eastAsia="en-IN"/>
              </w:rPr>
              <w:t>any</w:t>
            </w:r>
            <w:r w:rsidRPr="004342C6">
              <w:rPr>
                <w:rFonts w:cs="Arial"/>
                <w:iCs/>
                <w:lang w:eastAsia="en-IN"/>
              </w:rPr>
              <w:t xml:space="preserve"> member </w:t>
            </w:r>
            <w:r>
              <w:rPr>
                <w:rFonts w:cs="Arial"/>
                <w:iCs/>
                <w:lang w:eastAsia="en-IN"/>
              </w:rPr>
              <w:t>in</w:t>
            </w:r>
            <w:r w:rsidRPr="004342C6">
              <w:rPr>
                <w:rFonts w:cs="Arial"/>
                <w:iCs/>
                <w:lang w:eastAsia="en-IN"/>
              </w:rPr>
              <w:t xml:space="preserve"> </w:t>
            </w:r>
            <w:r>
              <w:rPr>
                <w:rFonts w:cs="Arial"/>
                <w:iCs/>
                <w:lang w:eastAsia="en-IN"/>
              </w:rPr>
              <w:t xml:space="preserve">a </w:t>
            </w:r>
            <w:r w:rsidRPr="004342C6">
              <w:rPr>
                <w:rFonts w:cs="Arial"/>
                <w:iCs/>
                <w:lang w:eastAsia="en-IN"/>
              </w:rPr>
              <w:t>N</w:t>
            </w:r>
            <w:r>
              <w:rPr>
                <w:rFonts w:cs="Arial"/>
                <w:iCs/>
                <w:lang w:eastAsia="en-IN"/>
              </w:rPr>
              <w:t>on-</w:t>
            </w:r>
            <w:r w:rsidRPr="004342C6">
              <w:rPr>
                <w:rFonts w:cs="Arial"/>
                <w:iCs/>
                <w:lang w:eastAsia="en-IN"/>
              </w:rPr>
              <w:t>FA application.</w:t>
            </w:r>
          </w:p>
          <w:p w14:paraId="00C43407" w14:textId="77777777" w:rsidR="00B91D9B" w:rsidRPr="004342C6" w:rsidRDefault="00B91D9B" w:rsidP="00B91D9B">
            <w:pPr>
              <w:rPr>
                <w:rFonts w:cs="Arial"/>
                <w:iCs/>
                <w:lang w:eastAsia="en-IN"/>
              </w:rPr>
            </w:pPr>
          </w:p>
        </w:tc>
      </w:tr>
    </w:tbl>
    <w:p w14:paraId="18FD9EA3" w14:textId="77777777" w:rsidR="00B41689" w:rsidRPr="004342C6" w:rsidRDefault="00B41689" w:rsidP="00B41689">
      <w:pPr>
        <w:pStyle w:val="Table"/>
        <w:ind w:firstLine="360"/>
        <w:rPr>
          <w:rFonts w:ascii="Arial" w:hAnsi="Arial" w:cs="Arial"/>
        </w:rPr>
      </w:pPr>
      <w:r w:rsidRPr="004342C6">
        <w:rPr>
          <w:rFonts w:ascii="Arial" w:hAnsi="Arial" w:cs="Arial"/>
          <w:color w:val="auto"/>
        </w:rPr>
        <w:t xml:space="preserve"> </w:t>
      </w:r>
    </w:p>
    <w:p w14:paraId="54BBA257" w14:textId="77777777" w:rsidR="00B41689" w:rsidRPr="004342C6" w:rsidRDefault="00B41689" w:rsidP="00B41689">
      <w:pPr>
        <w:pStyle w:val="Heading3"/>
        <w:numPr>
          <w:ilvl w:val="2"/>
          <w:numId w:val="13"/>
        </w:numPr>
        <w:rPr>
          <w:rFonts w:ascii="Arial" w:hAnsi="Arial" w:cs="Arial"/>
        </w:rPr>
      </w:pPr>
      <w:bookmarkStart w:id="163" w:name="_Toc94634374"/>
      <w:r w:rsidRPr="004342C6">
        <w:rPr>
          <w:rFonts w:ascii="Arial" w:hAnsi="Arial" w:cs="Arial"/>
        </w:rPr>
        <w:t>Transaction /SSO Information</w:t>
      </w:r>
      <w:bookmarkEnd w:id="163"/>
    </w:p>
    <w:p w14:paraId="3D4FB640" w14:textId="77777777" w:rsidR="00B41689" w:rsidRPr="004342C6" w:rsidRDefault="00B41689" w:rsidP="00B41689">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360F9C81" w14:textId="77777777" w:rsidR="00B41689" w:rsidRPr="004342C6" w:rsidRDefault="00B41689" w:rsidP="00B41689">
      <w:pPr>
        <w:pStyle w:val="Heading3"/>
        <w:numPr>
          <w:ilvl w:val="2"/>
          <w:numId w:val="13"/>
        </w:numPr>
        <w:rPr>
          <w:rFonts w:ascii="Arial" w:hAnsi="Arial" w:cs="Arial"/>
        </w:rPr>
      </w:pPr>
      <w:bookmarkStart w:id="164" w:name="_Toc94634375"/>
      <w:r w:rsidRPr="004342C6">
        <w:rPr>
          <w:rFonts w:ascii="Arial" w:hAnsi="Arial" w:cs="Arial"/>
        </w:rPr>
        <w:t>Special Design Consideration</w:t>
      </w:r>
      <w:bookmarkEnd w:id="164"/>
    </w:p>
    <w:p w14:paraId="1BD296C2" w14:textId="77777777" w:rsidR="006F59E4" w:rsidRPr="004342C6" w:rsidRDefault="006F59E4" w:rsidP="00D80051">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671B5C5F" w14:textId="77777777" w:rsidR="00B41689" w:rsidRPr="004342C6" w:rsidRDefault="00B41689" w:rsidP="00B41689">
      <w:pPr>
        <w:pStyle w:val="Heading3"/>
        <w:numPr>
          <w:ilvl w:val="2"/>
          <w:numId w:val="13"/>
        </w:numPr>
        <w:rPr>
          <w:rFonts w:ascii="Arial" w:hAnsi="Arial" w:cs="Arial"/>
        </w:rPr>
      </w:pPr>
      <w:bookmarkStart w:id="165" w:name="_Toc94634376"/>
      <w:r w:rsidRPr="004342C6">
        <w:rPr>
          <w:rFonts w:ascii="Arial" w:hAnsi="Arial" w:cs="Arial"/>
        </w:rPr>
        <w:t>Acceptance Criteria</w:t>
      </w:r>
      <w:bookmarkEnd w:id="165"/>
    </w:p>
    <w:p w14:paraId="638E740D" w14:textId="6EBD05F7" w:rsidR="000C0C37" w:rsidRPr="004342C6" w:rsidRDefault="00B41689" w:rsidP="001C1D81">
      <w:pPr>
        <w:pStyle w:val="ListParagraph"/>
        <w:numPr>
          <w:ilvl w:val="0"/>
          <w:numId w:val="22"/>
        </w:numPr>
        <w:contextualSpacing w:val="0"/>
        <w:rPr>
          <w:rFonts w:cs="Arial"/>
        </w:rPr>
      </w:pPr>
      <w:r w:rsidRPr="004342C6">
        <w:rPr>
          <w:rFonts w:cs="Arial"/>
        </w:rPr>
        <w:t xml:space="preserve">The system </w:t>
      </w:r>
      <w:r w:rsidR="00016FB5" w:rsidRPr="004342C6">
        <w:rPr>
          <w:rFonts w:cs="Arial"/>
        </w:rPr>
        <w:t xml:space="preserve">behaves as described in </w:t>
      </w:r>
      <w:r w:rsidR="002B66B3" w:rsidRPr="004342C6">
        <w:rPr>
          <w:rFonts w:cs="Arial"/>
        </w:rPr>
        <w:t xml:space="preserve">Medicaid Rules Catalogues, </w:t>
      </w:r>
      <w:r w:rsidR="00016FB5" w:rsidRPr="004342C6">
        <w:rPr>
          <w:rFonts w:cs="Arial"/>
        </w:rPr>
        <w:t>functional requirements</w:t>
      </w:r>
      <w:r w:rsidR="00F85401">
        <w:rPr>
          <w:rFonts w:cs="Arial"/>
        </w:rPr>
        <w:t>,</w:t>
      </w:r>
      <w:r w:rsidR="00016FB5" w:rsidRPr="004342C6">
        <w:rPr>
          <w:rFonts w:cs="Arial"/>
        </w:rPr>
        <w:t xml:space="preserve"> and flow of events.</w:t>
      </w:r>
    </w:p>
    <w:p w14:paraId="38CD8A71" w14:textId="6D2F650D" w:rsidR="0081062C" w:rsidRPr="004342C6" w:rsidRDefault="0081062C" w:rsidP="00DB6AEE">
      <w:pPr>
        <w:pStyle w:val="Heading2"/>
      </w:pPr>
      <w:bookmarkStart w:id="166" w:name="UC2"/>
      <w:bookmarkStart w:id="167" w:name="_Toc94634377"/>
      <w:bookmarkEnd w:id="166"/>
      <w:r w:rsidRPr="004342C6">
        <w:lastRenderedPageBreak/>
        <w:t>Use Case Id: UC-02 MAGI</w:t>
      </w:r>
      <w:r w:rsidR="00B91D9B">
        <w:t>/Disabled adult</w:t>
      </w:r>
      <w:r w:rsidRPr="004342C6">
        <w:t xml:space="preserve"> HH income and FPL Calculation Rule</w:t>
      </w:r>
      <w:bookmarkEnd w:id="167"/>
    </w:p>
    <w:p w14:paraId="4044DF5A" w14:textId="77777777" w:rsidR="0081062C" w:rsidRPr="004342C6" w:rsidRDefault="0081062C" w:rsidP="0081062C">
      <w:pPr>
        <w:pStyle w:val="Heading3"/>
        <w:numPr>
          <w:ilvl w:val="2"/>
          <w:numId w:val="13"/>
        </w:numPr>
        <w:rPr>
          <w:rFonts w:ascii="Arial" w:hAnsi="Arial" w:cs="Arial"/>
        </w:rPr>
      </w:pPr>
      <w:bookmarkStart w:id="168" w:name="_Toc94634378"/>
      <w:r w:rsidRPr="004342C6">
        <w:rPr>
          <w:rFonts w:ascii="Arial" w:hAnsi="Arial" w:cs="Arial"/>
        </w:rPr>
        <w:t>Description</w:t>
      </w:r>
      <w:bookmarkEnd w:id="168"/>
    </w:p>
    <w:p w14:paraId="2D39526B" w14:textId="552DDB0C" w:rsidR="0081062C" w:rsidRPr="004342C6" w:rsidRDefault="0081062C" w:rsidP="007A7972">
      <w:pPr>
        <w:ind w:left="450"/>
        <w:contextualSpacing w:val="0"/>
        <w:rPr>
          <w:rFonts w:cs="Arial"/>
        </w:rPr>
      </w:pPr>
      <w:r w:rsidRPr="004342C6">
        <w:rPr>
          <w:rFonts w:cs="Arial"/>
        </w:rPr>
        <w:t>This use case describes how the system will calculate the MAGI</w:t>
      </w:r>
      <w:r w:rsidR="00B91D9B">
        <w:rPr>
          <w:rFonts w:cs="Arial"/>
        </w:rPr>
        <w:t>/Disabled adult</w:t>
      </w:r>
      <w:r w:rsidRPr="004342C6">
        <w:rPr>
          <w:rFonts w:cs="Arial"/>
        </w:rPr>
        <w:t xml:space="preserve"> HH income and MAGI</w:t>
      </w:r>
      <w:r w:rsidR="00B91D9B">
        <w:rPr>
          <w:rFonts w:cs="Arial"/>
        </w:rPr>
        <w:t>/Disabled adult</w:t>
      </w:r>
      <w:r w:rsidRPr="004342C6">
        <w:rPr>
          <w:rFonts w:cs="Arial"/>
        </w:rPr>
        <w:t xml:space="preserve"> FPL.</w:t>
      </w:r>
    </w:p>
    <w:p w14:paraId="0B1B9ABB" w14:textId="77777777" w:rsidR="0081062C" w:rsidRPr="004342C6" w:rsidRDefault="0081062C" w:rsidP="0081062C">
      <w:pPr>
        <w:ind w:left="450"/>
        <w:rPr>
          <w:rFonts w:cs="Arial"/>
        </w:rPr>
      </w:pPr>
    </w:p>
    <w:p w14:paraId="3D0BB2D4" w14:textId="77777777" w:rsidR="0081062C" w:rsidRPr="004342C6" w:rsidRDefault="0081062C" w:rsidP="0081062C">
      <w:pPr>
        <w:pStyle w:val="Heading3"/>
        <w:numPr>
          <w:ilvl w:val="2"/>
          <w:numId w:val="13"/>
        </w:numPr>
        <w:rPr>
          <w:rFonts w:ascii="Arial" w:hAnsi="Arial" w:cs="Arial"/>
        </w:rPr>
      </w:pPr>
      <w:bookmarkStart w:id="169" w:name="_Toc94634379"/>
      <w:r w:rsidRPr="004342C6">
        <w:rPr>
          <w:rFonts w:ascii="Arial" w:hAnsi="Arial" w:cs="Arial"/>
        </w:rPr>
        <w:t>Related Use case</w:t>
      </w:r>
      <w:bookmarkEnd w:id="169"/>
      <w:r w:rsidRPr="004342C6">
        <w:rPr>
          <w:rFonts w:ascii="Arial" w:hAnsi="Arial" w:cs="Arial"/>
        </w:rPr>
        <w:t xml:space="preserve"> </w:t>
      </w:r>
    </w:p>
    <w:p w14:paraId="04D84004" w14:textId="77777777" w:rsidR="0081062C" w:rsidRPr="004342C6" w:rsidRDefault="0081062C" w:rsidP="0081062C">
      <w:pPr>
        <w:ind w:firstLine="450"/>
        <w:rPr>
          <w:rFonts w:cs="Arial"/>
        </w:rPr>
      </w:pPr>
      <w:r w:rsidRPr="004342C6">
        <w:rPr>
          <w:rFonts w:cs="Arial"/>
        </w:rPr>
        <w:t>UC-01</w:t>
      </w:r>
    </w:p>
    <w:p w14:paraId="771C9A7D" w14:textId="77777777" w:rsidR="0081062C" w:rsidRPr="004342C6" w:rsidRDefault="0081062C" w:rsidP="0081062C">
      <w:pPr>
        <w:rPr>
          <w:rFonts w:cs="Arial"/>
        </w:rPr>
      </w:pPr>
      <w:r w:rsidRPr="004342C6">
        <w:rPr>
          <w:rFonts w:cs="Arial"/>
          <w:i/>
          <w:color w:val="00B050"/>
        </w:rPr>
        <w:t xml:space="preserve">  </w:t>
      </w:r>
    </w:p>
    <w:p w14:paraId="1F5FA0BA" w14:textId="77777777" w:rsidR="0081062C" w:rsidRPr="004342C6" w:rsidRDefault="0081062C" w:rsidP="0081062C">
      <w:pPr>
        <w:pStyle w:val="Heading3"/>
        <w:numPr>
          <w:ilvl w:val="2"/>
          <w:numId w:val="13"/>
        </w:numPr>
        <w:rPr>
          <w:rFonts w:ascii="Arial" w:hAnsi="Arial" w:cs="Arial"/>
        </w:rPr>
      </w:pPr>
      <w:bookmarkStart w:id="170" w:name="_Toc94634380"/>
      <w:r w:rsidRPr="004342C6">
        <w:rPr>
          <w:rFonts w:ascii="Arial" w:hAnsi="Arial" w:cs="Arial"/>
        </w:rPr>
        <w:t>Actor(s)</w:t>
      </w:r>
      <w:bookmarkEnd w:id="170"/>
    </w:p>
    <w:p w14:paraId="32A5C807" w14:textId="77777777" w:rsidR="0081062C" w:rsidRPr="004342C6" w:rsidRDefault="0081062C" w:rsidP="001C1D81">
      <w:pPr>
        <w:pStyle w:val="ListParagraph"/>
        <w:numPr>
          <w:ilvl w:val="0"/>
          <w:numId w:val="23"/>
        </w:numPr>
        <w:ind w:left="810"/>
        <w:contextualSpacing w:val="0"/>
        <w:rPr>
          <w:rFonts w:cs="Arial"/>
        </w:rPr>
      </w:pPr>
      <w:r w:rsidRPr="004342C6">
        <w:rPr>
          <w:rFonts w:cs="Arial"/>
        </w:rPr>
        <w:t>HIX System</w:t>
      </w:r>
    </w:p>
    <w:p w14:paraId="1CF780D3" w14:textId="77777777" w:rsidR="0081062C" w:rsidRPr="004342C6" w:rsidRDefault="0081062C" w:rsidP="001C1D81">
      <w:pPr>
        <w:pStyle w:val="ListParagraph"/>
        <w:numPr>
          <w:ilvl w:val="0"/>
          <w:numId w:val="23"/>
        </w:numPr>
        <w:ind w:left="810"/>
        <w:contextualSpacing w:val="0"/>
        <w:rPr>
          <w:rFonts w:cs="Arial"/>
        </w:rPr>
      </w:pPr>
      <w:r w:rsidRPr="004342C6">
        <w:rPr>
          <w:rFonts w:cs="Arial"/>
        </w:rPr>
        <w:t>Individual User</w:t>
      </w:r>
    </w:p>
    <w:p w14:paraId="5E15CEAE" w14:textId="77777777" w:rsidR="0081062C" w:rsidRPr="004342C6" w:rsidRDefault="0081062C" w:rsidP="001C1D81">
      <w:pPr>
        <w:pStyle w:val="ListParagraph"/>
        <w:numPr>
          <w:ilvl w:val="0"/>
          <w:numId w:val="23"/>
        </w:numPr>
        <w:ind w:left="810"/>
        <w:contextualSpacing w:val="0"/>
        <w:rPr>
          <w:rFonts w:cs="Arial"/>
        </w:rPr>
      </w:pPr>
      <w:r w:rsidRPr="004342C6">
        <w:rPr>
          <w:rFonts w:cs="Arial"/>
        </w:rPr>
        <w:t xml:space="preserve">Assistor portal users </w:t>
      </w:r>
    </w:p>
    <w:p w14:paraId="05A6D39D" w14:textId="77777777" w:rsidR="0081062C" w:rsidRPr="004342C6" w:rsidRDefault="0081062C" w:rsidP="004342C6">
      <w:pPr>
        <w:pStyle w:val="ListParagraph"/>
        <w:numPr>
          <w:ilvl w:val="0"/>
          <w:numId w:val="20"/>
        </w:numPr>
        <w:contextualSpacing w:val="0"/>
        <w:rPr>
          <w:rFonts w:cs="Arial"/>
        </w:rPr>
      </w:pPr>
      <w:r w:rsidRPr="004342C6">
        <w:rPr>
          <w:rFonts w:cs="Arial"/>
        </w:rPr>
        <w:t>CAC User</w:t>
      </w:r>
    </w:p>
    <w:p w14:paraId="6C10DED0" w14:textId="77777777" w:rsidR="0081062C" w:rsidRPr="004342C6" w:rsidRDefault="0081062C" w:rsidP="004342C6">
      <w:pPr>
        <w:pStyle w:val="ListParagraph"/>
        <w:numPr>
          <w:ilvl w:val="0"/>
          <w:numId w:val="20"/>
        </w:numPr>
        <w:contextualSpacing w:val="0"/>
        <w:rPr>
          <w:rFonts w:cs="Arial"/>
        </w:rPr>
      </w:pPr>
      <w:r w:rsidRPr="004342C6">
        <w:rPr>
          <w:rFonts w:cs="Arial"/>
        </w:rPr>
        <w:t>Navigator User</w:t>
      </w:r>
    </w:p>
    <w:p w14:paraId="5E40B4EA" w14:textId="77777777" w:rsidR="0081062C" w:rsidRPr="004342C6" w:rsidRDefault="0081062C" w:rsidP="001C1D81">
      <w:pPr>
        <w:pStyle w:val="ListParagraph"/>
        <w:numPr>
          <w:ilvl w:val="0"/>
          <w:numId w:val="23"/>
        </w:numPr>
        <w:ind w:left="810"/>
        <w:contextualSpacing w:val="0"/>
        <w:rPr>
          <w:rFonts w:cs="Arial"/>
        </w:rPr>
      </w:pPr>
      <w:r w:rsidRPr="004342C6">
        <w:rPr>
          <w:rFonts w:cs="Arial"/>
        </w:rPr>
        <w:t>The following Agent Portal User(s):</w:t>
      </w:r>
    </w:p>
    <w:p w14:paraId="73696FD0" w14:textId="77777777" w:rsidR="0081062C" w:rsidRPr="004342C6" w:rsidRDefault="0081062C" w:rsidP="004342C6">
      <w:pPr>
        <w:pStyle w:val="ListParagraph"/>
        <w:numPr>
          <w:ilvl w:val="0"/>
          <w:numId w:val="20"/>
        </w:numPr>
        <w:contextualSpacing w:val="0"/>
        <w:rPr>
          <w:rFonts w:cs="Arial"/>
        </w:rPr>
      </w:pPr>
      <w:r w:rsidRPr="004342C6">
        <w:rPr>
          <w:rFonts w:cs="Arial"/>
        </w:rPr>
        <w:t>Back Office User</w:t>
      </w:r>
    </w:p>
    <w:p w14:paraId="2EF3739A" w14:textId="77777777" w:rsidR="0081062C" w:rsidRPr="004342C6" w:rsidRDefault="0081062C" w:rsidP="004342C6">
      <w:pPr>
        <w:pStyle w:val="ListParagraph"/>
        <w:numPr>
          <w:ilvl w:val="0"/>
          <w:numId w:val="20"/>
        </w:numPr>
        <w:contextualSpacing w:val="0"/>
        <w:rPr>
          <w:rFonts w:cs="Arial"/>
        </w:rPr>
      </w:pPr>
      <w:r w:rsidRPr="004342C6">
        <w:rPr>
          <w:rFonts w:cs="Arial"/>
        </w:rPr>
        <w:t>Super User/MED_BO User</w:t>
      </w:r>
    </w:p>
    <w:p w14:paraId="4CA6AA4B" w14:textId="77777777" w:rsidR="0081062C" w:rsidRPr="004342C6" w:rsidRDefault="0081062C" w:rsidP="004342C6">
      <w:pPr>
        <w:pStyle w:val="ListParagraph"/>
        <w:numPr>
          <w:ilvl w:val="0"/>
          <w:numId w:val="20"/>
        </w:numPr>
        <w:contextualSpacing w:val="0"/>
        <w:rPr>
          <w:rFonts w:cs="Arial"/>
        </w:rPr>
      </w:pPr>
      <w:r w:rsidRPr="004342C6">
        <w:rPr>
          <w:rFonts w:cs="Arial"/>
        </w:rPr>
        <w:t>CSR User</w:t>
      </w:r>
    </w:p>
    <w:p w14:paraId="30DFE6CC" w14:textId="77777777" w:rsidR="0081062C" w:rsidRPr="004342C6" w:rsidRDefault="0081062C" w:rsidP="004342C6">
      <w:pPr>
        <w:pStyle w:val="ListParagraph"/>
        <w:numPr>
          <w:ilvl w:val="0"/>
          <w:numId w:val="20"/>
        </w:numPr>
        <w:contextualSpacing w:val="0"/>
        <w:rPr>
          <w:rFonts w:cs="Arial"/>
        </w:rPr>
      </w:pPr>
      <w:r w:rsidRPr="004342C6">
        <w:rPr>
          <w:rFonts w:cs="Arial"/>
        </w:rPr>
        <w:t>TPL User</w:t>
      </w:r>
    </w:p>
    <w:p w14:paraId="18A5FB00" w14:textId="77777777" w:rsidR="0081062C" w:rsidRPr="004342C6" w:rsidRDefault="0081062C" w:rsidP="004342C6">
      <w:pPr>
        <w:pStyle w:val="ListParagraph"/>
        <w:numPr>
          <w:ilvl w:val="0"/>
          <w:numId w:val="20"/>
        </w:numPr>
        <w:contextualSpacing w:val="0"/>
        <w:rPr>
          <w:rFonts w:cs="Arial"/>
        </w:rPr>
      </w:pPr>
      <w:r w:rsidRPr="004342C6">
        <w:rPr>
          <w:rFonts w:cs="Arial"/>
        </w:rPr>
        <w:t>TPL Super User</w:t>
      </w:r>
    </w:p>
    <w:p w14:paraId="329AEF24" w14:textId="77777777" w:rsidR="0081062C" w:rsidRPr="004342C6" w:rsidRDefault="0081062C" w:rsidP="004342C6">
      <w:pPr>
        <w:pStyle w:val="ListParagraph"/>
        <w:numPr>
          <w:ilvl w:val="0"/>
          <w:numId w:val="20"/>
        </w:numPr>
        <w:contextualSpacing w:val="0"/>
        <w:rPr>
          <w:rFonts w:cs="Arial"/>
        </w:rPr>
      </w:pPr>
      <w:r w:rsidRPr="004342C6">
        <w:rPr>
          <w:rFonts w:cs="Arial"/>
        </w:rPr>
        <w:t>TPL_BO User</w:t>
      </w:r>
    </w:p>
    <w:p w14:paraId="7CD4FE22" w14:textId="77777777" w:rsidR="0081062C" w:rsidRPr="004342C6" w:rsidRDefault="0081062C" w:rsidP="004342C6">
      <w:pPr>
        <w:pStyle w:val="ListParagraph"/>
        <w:numPr>
          <w:ilvl w:val="0"/>
          <w:numId w:val="20"/>
        </w:numPr>
        <w:contextualSpacing w:val="0"/>
        <w:rPr>
          <w:rFonts w:cs="Arial"/>
        </w:rPr>
      </w:pPr>
      <w:r w:rsidRPr="004342C6">
        <w:rPr>
          <w:rFonts w:cs="Arial"/>
        </w:rPr>
        <w:t>Advanced CSR User</w:t>
      </w:r>
    </w:p>
    <w:p w14:paraId="12265830" w14:textId="77777777" w:rsidR="0081062C" w:rsidRPr="004342C6" w:rsidRDefault="0081062C" w:rsidP="0081062C">
      <w:pPr>
        <w:rPr>
          <w:rFonts w:cs="Arial"/>
        </w:rPr>
      </w:pPr>
      <w:r w:rsidRPr="004342C6">
        <w:rPr>
          <w:rFonts w:cs="Arial"/>
          <w:i/>
          <w:color w:val="00B050"/>
        </w:rPr>
        <w:t xml:space="preserve">  </w:t>
      </w:r>
    </w:p>
    <w:p w14:paraId="6411EA66" w14:textId="77777777" w:rsidR="0081062C" w:rsidRPr="004342C6" w:rsidRDefault="0081062C" w:rsidP="0081062C">
      <w:pPr>
        <w:pStyle w:val="Heading3"/>
        <w:numPr>
          <w:ilvl w:val="2"/>
          <w:numId w:val="13"/>
        </w:numPr>
        <w:rPr>
          <w:rFonts w:ascii="Arial" w:hAnsi="Arial" w:cs="Arial"/>
        </w:rPr>
      </w:pPr>
      <w:bookmarkStart w:id="171" w:name="_Toc94634381"/>
      <w:r w:rsidRPr="004342C6">
        <w:rPr>
          <w:rFonts w:ascii="Arial" w:hAnsi="Arial" w:cs="Arial"/>
        </w:rPr>
        <w:t>Trigger(s)</w:t>
      </w:r>
      <w:bookmarkEnd w:id="171"/>
    </w:p>
    <w:p w14:paraId="65DC0DFA" w14:textId="0385F0C3" w:rsidR="00667DED" w:rsidRPr="004342C6" w:rsidRDefault="00667DED" w:rsidP="00320B54">
      <w:pPr>
        <w:pStyle w:val="ListParagraph"/>
        <w:numPr>
          <w:ilvl w:val="0"/>
          <w:numId w:val="288"/>
        </w:numPr>
        <w:ind w:left="810"/>
        <w:rPr>
          <w:rFonts w:cs="Arial"/>
        </w:rPr>
      </w:pPr>
      <w:r w:rsidRPr="004342C6">
        <w:rPr>
          <w:rFonts w:cs="Arial"/>
        </w:rPr>
        <w:t>The individual/assistor/agent portal user provided the income details for the members under the “income section” during the SSAP flow and submitted the application.</w:t>
      </w:r>
    </w:p>
    <w:p w14:paraId="4611199E" w14:textId="1E8978F5" w:rsidR="00667DED" w:rsidRPr="004342C6" w:rsidRDefault="00667DED" w:rsidP="00320B54">
      <w:pPr>
        <w:pStyle w:val="ListParagraph"/>
        <w:numPr>
          <w:ilvl w:val="0"/>
          <w:numId w:val="288"/>
        </w:numPr>
        <w:ind w:left="810"/>
        <w:rPr>
          <w:rFonts w:cs="Arial"/>
        </w:rPr>
      </w:pPr>
      <w:r w:rsidRPr="004342C6">
        <w:rPr>
          <w:rFonts w:cs="Arial"/>
        </w:rPr>
        <w:t>There is an eligibility determination through any systematic process</w:t>
      </w:r>
      <w:r w:rsidR="00F85401">
        <w:rPr>
          <w:rFonts w:cs="Arial"/>
        </w:rPr>
        <w:t>,</w:t>
      </w:r>
      <w:r w:rsidRPr="004342C6">
        <w:rPr>
          <w:rFonts w:cs="Arial"/>
        </w:rPr>
        <w:t xml:space="preserve"> i.e.</w:t>
      </w:r>
      <w:r w:rsidR="00F85401">
        <w:rPr>
          <w:rFonts w:cs="Arial"/>
        </w:rPr>
        <w:t>,</w:t>
      </w:r>
      <w:r w:rsidRPr="004342C6">
        <w:rPr>
          <w:rFonts w:cs="Arial"/>
        </w:rPr>
        <w:t xml:space="preserve"> batch determination, Back office determination, Renewals, PDM, timeclock expiration.</w:t>
      </w:r>
    </w:p>
    <w:p w14:paraId="060C36EC" w14:textId="0D6E562E" w:rsidR="0081062C" w:rsidRPr="004342C6" w:rsidRDefault="0081062C" w:rsidP="00667DED">
      <w:pPr>
        <w:pStyle w:val="ListParagraph"/>
        <w:ind w:left="1170"/>
        <w:contextualSpacing w:val="0"/>
        <w:rPr>
          <w:rFonts w:cs="Arial"/>
        </w:rPr>
      </w:pPr>
    </w:p>
    <w:p w14:paraId="1DA3C0AC" w14:textId="77777777" w:rsidR="0081062C" w:rsidRPr="004342C6" w:rsidRDefault="0081062C" w:rsidP="0081062C">
      <w:pPr>
        <w:pStyle w:val="Heading3"/>
        <w:numPr>
          <w:ilvl w:val="2"/>
          <w:numId w:val="13"/>
        </w:numPr>
        <w:rPr>
          <w:rFonts w:ascii="Arial" w:hAnsi="Arial" w:cs="Arial"/>
        </w:rPr>
      </w:pPr>
      <w:bookmarkStart w:id="172" w:name="_Toc94634382"/>
      <w:r w:rsidRPr="004342C6">
        <w:rPr>
          <w:rFonts w:ascii="Arial" w:hAnsi="Arial" w:cs="Arial"/>
        </w:rPr>
        <w:t>Precondition(s)</w:t>
      </w:r>
      <w:bookmarkEnd w:id="172"/>
    </w:p>
    <w:p w14:paraId="2E233E28" w14:textId="31CB4FE7" w:rsidR="0081062C" w:rsidRDefault="00667DED" w:rsidP="00D26D5B">
      <w:pPr>
        <w:pStyle w:val="ListParagraph"/>
        <w:numPr>
          <w:ilvl w:val="0"/>
          <w:numId w:val="21"/>
        </w:numPr>
        <w:contextualSpacing w:val="0"/>
        <w:rPr>
          <w:rFonts w:cs="Arial"/>
        </w:rPr>
      </w:pPr>
      <w:r w:rsidRPr="004342C6">
        <w:rPr>
          <w:rFonts w:cs="Arial"/>
        </w:rPr>
        <w:t>The MAGI HH has been determined for all the members present in the application.</w:t>
      </w:r>
    </w:p>
    <w:p w14:paraId="5FC51B18" w14:textId="06C63313" w:rsidR="00B91D9B" w:rsidRPr="00B91D9B" w:rsidRDefault="00B91D9B" w:rsidP="00B91D9B">
      <w:pPr>
        <w:pStyle w:val="ListParagraph"/>
        <w:numPr>
          <w:ilvl w:val="0"/>
          <w:numId w:val="21"/>
        </w:numPr>
        <w:contextualSpacing w:val="0"/>
        <w:rPr>
          <w:bCs/>
        </w:rPr>
      </w:pPr>
      <w:r>
        <w:t>The Disabled Adult</w:t>
      </w:r>
      <w:r>
        <w:rPr>
          <w:bCs/>
        </w:rPr>
        <w:t xml:space="preserve"> Household has been created for the member.</w:t>
      </w:r>
    </w:p>
    <w:p w14:paraId="19145CCD" w14:textId="77777777" w:rsidR="0081062C" w:rsidRPr="004342C6" w:rsidRDefault="0081062C" w:rsidP="0081062C">
      <w:pPr>
        <w:pStyle w:val="ListParagraph"/>
        <w:ind w:left="1080"/>
        <w:contextualSpacing w:val="0"/>
        <w:rPr>
          <w:rFonts w:cs="Arial"/>
        </w:rPr>
      </w:pPr>
    </w:p>
    <w:p w14:paraId="3D38D6E6" w14:textId="77777777" w:rsidR="0081062C" w:rsidRPr="004342C6" w:rsidRDefault="0081062C" w:rsidP="0081062C">
      <w:pPr>
        <w:pStyle w:val="Heading3"/>
        <w:numPr>
          <w:ilvl w:val="2"/>
          <w:numId w:val="13"/>
        </w:numPr>
        <w:rPr>
          <w:rFonts w:ascii="Arial" w:hAnsi="Arial" w:cs="Arial"/>
        </w:rPr>
      </w:pPr>
      <w:bookmarkStart w:id="173" w:name="_Toc94634383"/>
      <w:r w:rsidRPr="004342C6">
        <w:rPr>
          <w:rFonts w:ascii="Arial" w:hAnsi="Arial" w:cs="Arial"/>
        </w:rPr>
        <w:t>Postcondition(s)</w:t>
      </w:r>
      <w:bookmarkEnd w:id="173"/>
    </w:p>
    <w:p w14:paraId="489918C2" w14:textId="77777777" w:rsidR="0081062C" w:rsidRPr="004342C6" w:rsidRDefault="0081062C" w:rsidP="00D26D5B">
      <w:pPr>
        <w:pStyle w:val="ListParagraph"/>
        <w:numPr>
          <w:ilvl w:val="3"/>
          <w:numId w:val="21"/>
        </w:numPr>
        <w:rPr>
          <w:rFonts w:cs="Arial"/>
        </w:rPr>
      </w:pPr>
      <w:r w:rsidRPr="004342C6">
        <w:rPr>
          <w:rFonts w:cs="Arial"/>
        </w:rPr>
        <w:t>Individual MAGI income is calculated using the below formula when self-attested income is used in Program Determination:</w:t>
      </w:r>
    </w:p>
    <w:p w14:paraId="3457B733" w14:textId="57D0B0C3" w:rsidR="0081062C" w:rsidRPr="004342C6" w:rsidRDefault="00B92CB2" w:rsidP="0081062C">
      <w:pPr>
        <w:pStyle w:val="ListParagraph"/>
        <w:ind w:left="1080"/>
        <w:rPr>
          <w:rFonts w:cs="Arial"/>
        </w:rPr>
      </w:pPr>
      <w:r>
        <w:rPr>
          <w:rFonts w:cs="Arial"/>
        </w:rPr>
        <w:t>I</w:t>
      </w:r>
      <w:r w:rsidR="0081062C" w:rsidRPr="004342C6">
        <w:rPr>
          <w:rFonts w:cs="Arial"/>
        </w:rPr>
        <w:t>ndividualMagiIncome = Individual's total earned income + Individual's total unearned income - Individual's total deductions</w:t>
      </w:r>
    </w:p>
    <w:p w14:paraId="61F4D7FD" w14:textId="1AF207CD" w:rsidR="00391129" w:rsidRPr="004342C6" w:rsidRDefault="00391129" w:rsidP="00D26D5B">
      <w:pPr>
        <w:pStyle w:val="ListParagraph"/>
        <w:numPr>
          <w:ilvl w:val="3"/>
          <w:numId w:val="21"/>
        </w:numPr>
        <w:rPr>
          <w:rFonts w:cs="Arial"/>
        </w:rPr>
      </w:pPr>
      <w:bookmarkStart w:id="174" w:name="_Hlk20247261"/>
      <w:r w:rsidRPr="004342C6">
        <w:rPr>
          <w:rFonts w:cs="Arial"/>
        </w:rPr>
        <w:t>The member’s Income was evaluated whose income need to be included in the MAGI HH of the member using Table 6 Processing Logic of Medicaid Rule catalog document</w:t>
      </w:r>
      <w:bookmarkEnd w:id="174"/>
      <w:r w:rsidRPr="004342C6">
        <w:rPr>
          <w:rFonts w:cs="Arial"/>
        </w:rPr>
        <w:t xml:space="preserve">. </w:t>
      </w:r>
    </w:p>
    <w:p w14:paraId="241BE882" w14:textId="28629E67" w:rsidR="0081062C" w:rsidRPr="004342C6" w:rsidRDefault="0081062C" w:rsidP="00D26D5B">
      <w:pPr>
        <w:pStyle w:val="ListParagraph"/>
        <w:numPr>
          <w:ilvl w:val="3"/>
          <w:numId w:val="21"/>
        </w:numPr>
        <w:rPr>
          <w:rFonts w:cs="Arial"/>
        </w:rPr>
      </w:pPr>
      <w:r w:rsidRPr="004342C6">
        <w:rPr>
          <w:rFonts w:cs="Arial"/>
        </w:rPr>
        <w:lastRenderedPageBreak/>
        <w:t xml:space="preserve">MAGI </w:t>
      </w:r>
      <w:r w:rsidR="00EC2A25" w:rsidRPr="004342C6">
        <w:rPr>
          <w:rFonts w:cs="Arial"/>
        </w:rPr>
        <w:t xml:space="preserve">IRS </w:t>
      </w:r>
      <w:r w:rsidRPr="004342C6">
        <w:rPr>
          <w:rFonts w:cs="Arial"/>
        </w:rPr>
        <w:t xml:space="preserve">FPL is calculated based on </w:t>
      </w:r>
      <w:r w:rsidR="00F85401">
        <w:rPr>
          <w:rFonts w:cs="Arial"/>
        </w:rPr>
        <w:t xml:space="preserve">the </w:t>
      </w:r>
      <w:r w:rsidRPr="004342C6">
        <w:rPr>
          <w:rFonts w:cs="Arial"/>
        </w:rPr>
        <w:t>Sum of TaxReturnMAGIAmount’ minus ‘TaxReturnTaxableSocialSecurityBenefitsAmount</w:t>
      </w:r>
      <w:r w:rsidR="00F85401">
        <w:rPr>
          <w:rFonts w:cs="Arial"/>
        </w:rPr>
        <w:t>,’</w:t>
      </w:r>
      <w:r w:rsidRPr="004342C6">
        <w:rPr>
          <w:rFonts w:cs="Arial"/>
        </w:rPr>
        <w:t xml:space="preserve"> then add ‘SSA Title II Annual Income Amount’ when MAGI IRS income is used in PD.</w:t>
      </w:r>
    </w:p>
    <w:p w14:paraId="5DB399EB" w14:textId="7C1A0FB7" w:rsidR="0081062C" w:rsidRPr="004342C6" w:rsidRDefault="0081062C" w:rsidP="006F59E4">
      <w:pPr>
        <w:pStyle w:val="ListParagraph"/>
        <w:numPr>
          <w:ilvl w:val="3"/>
          <w:numId w:val="21"/>
        </w:numPr>
        <w:rPr>
          <w:rFonts w:cs="Arial"/>
        </w:rPr>
      </w:pPr>
      <w:r w:rsidRPr="004342C6">
        <w:rPr>
          <w:rFonts w:cs="Arial"/>
        </w:rPr>
        <w:t>MAGI FPL is calculated using MAGI HH size, MAGI HH income</w:t>
      </w:r>
      <w:r w:rsidR="00F85401">
        <w:rPr>
          <w:rFonts w:cs="Arial"/>
        </w:rPr>
        <w:t>,</w:t>
      </w:r>
      <w:r w:rsidRPr="004342C6">
        <w:rPr>
          <w:rFonts w:cs="Arial"/>
        </w:rPr>
        <w:t xml:space="preserve"> and State FPL limits</w:t>
      </w:r>
    </w:p>
    <w:p w14:paraId="4E24AC47" w14:textId="60368188" w:rsidR="0081062C" w:rsidRDefault="0081062C" w:rsidP="006F59E4">
      <w:pPr>
        <w:pStyle w:val="ListParagraph"/>
        <w:numPr>
          <w:ilvl w:val="3"/>
          <w:numId w:val="21"/>
        </w:numPr>
        <w:rPr>
          <w:rFonts w:cs="Arial"/>
        </w:rPr>
      </w:pPr>
      <w:r w:rsidRPr="004342C6">
        <w:rPr>
          <w:rFonts w:cs="Arial"/>
        </w:rPr>
        <w:t>FPL%= (MAGI HH Income/ FPL Limit of HH size) *100</w:t>
      </w:r>
      <w:r w:rsidR="008D6E44" w:rsidRPr="004342C6">
        <w:rPr>
          <w:rFonts w:cs="Arial"/>
        </w:rPr>
        <w:t xml:space="preserve"> </w:t>
      </w:r>
    </w:p>
    <w:p w14:paraId="75FA8CA6" w14:textId="77777777" w:rsidR="00B91D9B" w:rsidRDefault="00B91D9B" w:rsidP="00B91D9B">
      <w:pPr>
        <w:pStyle w:val="ListParagraph"/>
        <w:numPr>
          <w:ilvl w:val="0"/>
          <w:numId w:val="21"/>
        </w:numPr>
        <w:contextualSpacing w:val="0"/>
      </w:pPr>
      <w:r w:rsidRPr="001D458A">
        <w:t xml:space="preserve">The system calculates the </w:t>
      </w:r>
      <w:r>
        <w:t>Disabled Adult</w:t>
      </w:r>
      <w:r w:rsidRPr="001D458A">
        <w:t xml:space="preserve"> Household Income and FPL as per Disability Rules catalogue.</w:t>
      </w:r>
    </w:p>
    <w:p w14:paraId="26141699" w14:textId="77777777" w:rsidR="00B91D9B" w:rsidRPr="004342C6" w:rsidRDefault="00B91D9B" w:rsidP="00B91D9B">
      <w:pPr>
        <w:pStyle w:val="ListParagraph"/>
        <w:ind w:left="810"/>
        <w:rPr>
          <w:rFonts w:cs="Arial"/>
        </w:rPr>
      </w:pPr>
    </w:p>
    <w:p w14:paraId="6FF20CD0" w14:textId="77777777" w:rsidR="0081062C" w:rsidRPr="004342C6" w:rsidRDefault="0081062C" w:rsidP="0081062C">
      <w:pPr>
        <w:pStyle w:val="ListParagraph"/>
        <w:ind w:left="1080"/>
        <w:rPr>
          <w:rFonts w:cs="Arial"/>
        </w:rPr>
      </w:pPr>
    </w:p>
    <w:p w14:paraId="33E26C6B" w14:textId="77777777" w:rsidR="0081062C" w:rsidRPr="004342C6" w:rsidRDefault="0081062C" w:rsidP="0081062C">
      <w:pPr>
        <w:pStyle w:val="Heading3"/>
        <w:numPr>
          <w:ilvl w:val="2"/>
          <w:numId w:val="13"/>
        </w:numPr>
        <w:rPr>
          <w:rFonts w:ascii="Arial" w:hAnsi="Arial" w:cs="Arial"/>
        </w:rPr>
      </w:pPr>
      <w:bookmarkStart w:id="175" w:name="_Toc94634384"/>
      <w:r w:rsidRPr="004342C6">
        <w:rPr>
          <w:rFonts w:ascii="Arial" w:hAnsi="Arial" w:cs="Arial"/>
        </w:rPr>
        <w:t>Flow of Event(s)</w:t>
      </w:r>
      <w:bookmarkEnd w:id="175"/>
    </w:p>
    <w:p w14:paraId="10660B3B" w14:textId="77777777" w:rsidR="0081062C" w:rsidRPr="004342C6" w:rsidRDefault="0081062C" w:rsidP="0081062C">
      <w:pPr>
        <w:ind w:left="360"/>
        <w:rPr>
          <w:rFonts w:cs="Arial"/>
        </w:rPr>
      </w:pPr>
    </w:p>
    <w:p w14:paraId="35C99F6A" w14:textId="0FAE4DC1" w:rsidR="0081062C" w:rsidRPr="004342C6" w:rsidRDefault="0081062C" w:rsidP="0046249B">
      <w:pPr>
        <w:pStyle w:val="Heading3"/>
        <w:numPr>
          <w:ilvl w:val="3"/>
          <w:numId w:val="13"/>
        </w:numPr>
        <w:tabs>
          <w:tab w:val="left" w:pos="1890"/>
        </w:tabs>
        <w:rPr>
          <w:rFonts w:ascii="Arial" w:hAnsi="Arial" w:cs="Arial"/>
        </w:rPr>
      </w:pPr>
      <w:bookmarkStart w:id="176" w:name="_Toc94634385"/>
      <w:r w:rsidRPr="004342C6">
        <w:rPr>
          <w:rFonts w:ascii="Arial" w:hAnsi="Arial" w:cs="Arial"/>
        </w:rPr>
        <w:t>Basic Flow</w:t>
      </w:r>
      <w:bookmarkEnd w:id="176"/>
    </w:p>
    <w:p w14:paraId="2DC41728" w14:textId="34D4154B" w:rsidR="0046249B" w:rsidRPr="004342C6" w:rsidRDefault="0046249B" w:rsidP="00320B54">
      <w:pPr>
        <w:pStyle w:val="ListParagraph"/>
        <w:numPr>
          <w:ilvl w:val="0"/>
          <w:numId w:val="372"/>
        </w:numPr>
        <w:ind w:left="1260"/>
        <w:rPr>
          <w:rFonts w:cs="Arial"/>
        </w:rPr>
      </w:pPr>
      <w:bookmarkStart w:id="177" w:name="_Toc15481474"/>
      <w:bookmarkStart w:id="178" w:name="_Toc16252579"/>
      <w:r w:rsidRPr="004342C6">
        <w:rPr>
          <w:rFonts w:cs="Arial"/>
        </w:rPr>
        <w:t>Precondition 6.2.5.1 applies.</w:t>
      </w:r>
    </w:p>
    <w:p w14:paraId="0E9BB2B6" w14:textId="77777777" w:rsidR="0046249B" w:rsidRPr="004342C6" w:rsidRDefault="0046249B" w:rsidP="00320B54">
      <w:pPr>
        <w:pStyle w:val="ListParagraph"/>
        <w:numPr>
          <w:ilvl w:val="0"/>
          <w:numId w:val="372"/>
        </w:numPr>
        <w:ind w:left="1260"/>
        <w:rPr>
          <w:rFonts w:cs="Arial"/>
        </w:rPr>
      </w:pPr>
      <w:r w:rsidRPr="004342C6">
        <w:rPr>
          <w:rFonts w:cs="Arial"/>
        </w:rPr>
        <w:t xml:space="preserve">The individual/agent/assistor user provides the income details for the members under the “income section” during the SSAP flow. </w:t>
      </w:r>
    </w:p>
    <w:p w14:paraId="184C17E6" w14:textId="4DACEC65" w:rsidR="0081062C" w:rsidRPr="004342C6" w:rsidRDefault="0081062C" w:rsidP="00320B54">
      <w:pPr>
        <w:pStyle w:val="ListParagraph"/>
        <w:numPr>
          <w:ilvl w:val="0"/>
          <w:numId w:val="372"/>
        </w:numPr>
        <w:ind w:left="1260"/>
        <w:rPr>
          <w:rFonts w:cs="Arial"/>
        </w:rPr>
      </w:pPr>
      <w:r w:rsidRPr="004342C6">
        <w:rPr>
          <w:rFonts w:cs="Arial"/>
        </w:rPr>
        <w:t xml:space="preserve">Income inclusion rules are executed as per </w:t>
      </w:r>
      <w:r w:rsidR="0046249B" w:rsidRPr="004342C6">
        <w:rPr>
          <w:rFonts w:cs="Arial"/>
        </w:rPr>
        <w:t>table 87 and Table 87a</w:t>
      </w:r>
      <w:r w:rsidRPr="004342C6">
        <w:rPr>
          <w:rFonts w:cs="Arial"/>
        </w:rPr>
        <w:t xml:space="preserve"> in Medicaid Rule Catalogue.</w:t>
      </w:r>
      <w:bookmarkEnd w:id="177"/>
      <w:bookmarkEnd w:id="178"/>
    </w:p>
    <w:p w14:paraId="3A3D9FBB" w14:textId="1CA78B66" w:rsidR="0081062C" w:rsidRPr="004342C6" w:rsidRDefault="0081062C" w:rsidP="00320B54">
      <w:pPr>
        <w:pStyle w:val="ListParagraph"/>
        <w:numPr>
          <w:ilvl w:val="0"/>
          <w:numId w:val="372"/>
        </w:numPr>
        <w:ind w:left="1260"/>
        <w:rPr>
          <w:rFonts w:cs="Arial"/>
        </w:rPr>
      </w:pPr>
      <w:r w:rsidRPr="004342C6">
        <w:rPr>
          <w:rFonts w:cs="Arial"/>
        </w:rPr>
        <w:t>Member’s Self</w:t>
      </w:r>
      <w:r w:rsidR="00F85401">
        <w:rPr>
          <w:rFonts w:cs="Arial"/>
        </w:rPr>
        <w:t>-</w:t>
      </w:r>
      <w:r w:rsidRPr="004342C6">
        <w:rPr>
          <w:rFonts w:cs="Arial"/>
        </w:rPr>
        <w:t>attested Income or Manually verified income</w:t>
      </w:r>
      <w:r w:rsidR="00F85401">
        <w:rPr>
          <w:rFonts w:cs="Arial"/>
        </w:rPr>
        <w:t>,</w:t>
      </w:r>
      <w:r w:rsidRPr="004342C6">
        <w:rPr>
          <w:rFonts w:cs="Arial"/>
        </w:rPr>
        <w:t xml:space="preserve"> i.e.</w:t>
      </w:r>
      <w:r w:rsidR="00F85401">
        <w:rPr>
          <w:rFonts w:cs="Arial"/>
        </w:rPr>
        <w:t>,</w:t>
      </w:r>
      <w:r w:rsidRPr="004342C6">
        <w:rPr>
          <w:rFonts w:cs="Arial"/>
        </w:rPr>
        <w:t xml:space="preserve"> MAGI FPL</w:t>
      </w:r>
      <w:r w:rsidR="00F85401">
        <w:rPr>
          <w:rFonts w:cs="Arial"/>
        </w:rPr>
        <w:t>,</w:t>
      </w:r>
      <w:r w:rsidRPr="004342C6">
        <w:rPr>
          <w:rFonts w:cs="Arial"/>
        </w:rPr>
        <w:t xml:space="preserve"> is calculated based on rules defined for different frequencies.</w:t>
      </w:r>
    </w:p>
    <w:p w14:paraId="6925A638" w14:textId="77777777" w:rsidR="0081062C" w:rsidRPr="004342C6" w:rsidRDefault="0081062C" w:rsidP="0081062C">
      <w:pPr>
        <w:rPr>
          <w:rFonts w:cs="Arial"/>
        </w:rPr>
      </w:pPr>
    </w:p>
    <w:p w14:paraId="646691A7" w14:textId="77777777" w:rsidR="0081062C" w:rsidRPr="004342C6" w:rsidRDefault="0081062C" w:rsidP="0046249B">
      <w:pPr>
        <w:pStyle w:val="Heading3"/>
        <w:numPr>
          <w:ilvl w:val="3"/>
          <w:numId w:val="13"/>
        </w:numPr>
        <w:tabs>
          <w:tab w:val="left" w:pos="1890"/>
        </w:tabs>
        <w:rPr>
          <w:rFonts w:ascii="Arial" w:hAnsi="Arial" w:cs="Arial"/>
        </w:rPr>
      </w:pPr>
      <w:bookmarkStart w:id="179" w:name="_Toc94634386"/>
      <w:r w:rsidRPr="004342C6">
        <w:rPr>
          <w:rFonts w:ascii="Arial" w:hAnsi="Arial" w:cs="Arial"/>
        </w:rPr>
        <w:t>Alternate Flow-1</w:t>
      </w:r>
      <w:bookmarkEnd w:id="179"/>
    </w:p>
    <w:p w14:paraId="3BA84411" w14:textId="77777777" w:rsidR="00011066" w:rsidRPr="004342C6" w:rsidRDefault="00011066" w:rsidP="00320B54">
      <w:pPr>
        <w:pStyle w:val="ListParagraph"/>
        <w:numPr>
          <w:ilvl w:val="0"/>
          <w:numId w:val="373"/>
        </w:numPr>
        <w:rPr>
          <w:rFonts w:cs="Arial"/>
        </w:rPr>
      </w:pPr>
      <w:r w:rsidRPr="004342C6">
        <w:rPr>
          <w:rFonts w:cs="Arial"/>
        </w:rPr>
        <w:t>Precondition 6.2.5.1 applies.</w:t>
      </w:r>
    </w:p>
    <w:p w14:paraId="4148203C" w14:textId="77777777" w:rsidR="00011066" w:rsidRPr="004342C6" w:rsidRDefault="00011066" w:rsidP="00320B54">
      <w:pPr>
        <w:pStyle w:val="ListParagraph"/>
        <w:numPr>
          <w:ilvl w:val="0"/>
          <w:numId w:val="373"/>
        </w:numPr>
        <w:rPr>
          <w:rFonts w:cs="Arial"/>
        </w:rPr>
      </w:pPr>
      <w:r w:rsidRPr="004342C6">
        <w:rPr>
          <w:rFonts w:cs="Arial"/>
        </w:rPr>
        <w:t xml:space="preserve">The individual/agent/assistor user provides the income details for the members under the “income section” during the SSAP flow. </w:t>
      </w:r>
    </w:p>
    <w:p w14:paraId="07097265" w14:textId="77777777" w:rsidR="00011066" w:rsidRPr="004342C6" w:rsidRDefault="00011066" w:rsidP="00320B54">
      <w:pPr>
        <w:pStyle w:val="ListParagraph"/>
        <w:numPr>
          <w:ilvl w:val="0"/>
          <w:numId w:val="373"/>
        </w:numPr>
        <w:rPr>
          <w:rFonts w:cs="Arial"/>
        </w:rPr>
      </w:pPr>
      <w:r w:rsidRPr="004342C6">
        <w:rPr>
          <w:rFonts w:cs="Arial"/>
        </w:rPr>
        <w:t>Income inclusion rules are executed as per table 87 and Table 87a in Medicaid Rule Catalogue.</w:t>
      </w:r>
    </w:p>
    <w:p w14:paraId="7B5954AF" w14:textId="3F12D2C8" w:rsidR="0081062C" w:rsidRPr="004342C6" w:rsidRDefault="0081062C" w:rsidP="00320B54">
      <w:pPr>
        <w:pStyle w:val="ListParagraph"/>
        <w:numPr>
          <w:ilvl w:val="0"/>
          <w:numId w:val="373"/>
        </w:numPr>
        <w:rPr>
          <w:rFonts w:cs="Arial"/>
        </w:rPr>
      </w:pPr>
      <w:r w:rsidRPr="004342C6">
        <w:rPr>
          <w:rFonts w:cs="Arial"/>
        </w:rPr>
        <w:t>Member’s MAGI IRS income from Hub is used</w:t>
      </w:r>
      <w:r w:rsidR="00F85401">
        <w:rPr>
          <w:rFonts w:cs="Arial"/>
        </w:rPr>
        <w:t>,</w:t>
      </w:r>
      <w:r w:rsidRPr="004342C6">
        <w:rPr>
          <w:rFonts w:cs="Arial"/>
        </w:rPr>
        <w:t xml:space="preserve"> and MAGII FPL is calculated based on </w:t>
      </w:r>
      <w:r w:rsidR="00F85401">
        <w:rPr>
          <w:rFonts w:cs="Arial"/>
        </w:rPr>
        <w:t xml:space="preserve">the </w:t>
      </w:r>
      <w:r w:rsidRPr="004342C6">
        <w:rPr>
          <w:rFonts w:cs="Arial"/>
        </w:rPr>
        <w:t>Sum of TaxReturnMAGIAmount’ minus ‘TaxReturnTaxableSocialSecurityBenefitsAmount</w:t>
      </w:r>
      <w:r w:rsidR="00F85401">
        <w:rPr>
          <w:rFonts w:cs="Arial"/>
        </w:rPr>
        <w:t>,’</w:t>
      </w:r>
      <w:r w:rsidRPr="004342C6">
        <w:rPr>
          <w:rFonts w:cs="Arial"/>
        </w:rPr>
        <w:t xml:space="preserve"> then add ‘SSA Title II Annual Income Amount</w:t>
      </w:r>
      <w:r w:rsidR="00F85401">
        <w:rPr>
          <w:rFonts w:cs="Arial"/>
        </w:rPr>
        <w:t>.’</w:t>
      </w:r>
    </w:p>
    <w:p w14:paraId="2D12B41D" w14:textId="5B1CBD66" w:rsidR="006F59E4" w:rsidRPr="004342C6" w:rsidRDefault="0081062C" w:rsidP="0081062C">
      <w:pPr>
        <w:rPr>
          <w:rFonts w:cs="Arial"/>
          <w:iCs/>
          <w:color w:val="00B050"/>
        </w:rPr>
      </w:pPr>
      <w:r w:rsidRPr="004342C6">
        <w:rPr>
          <w:rFonts w:cs="Arial"/>
          <w:i/>
          <w:color w:val="00B050"/>
        </w:rPr>
        <w:t xml:space="preserve">  </w:t>
      </w:r>
    </w:p>
    <w:p w14:paraId="0FDF61C2" w14:textId="304DA3A4" w:rsidR="00B91D9B" w:rsidRPr="004342C6" w:rsidRDefault="006F59E4" w:rsidP="00B91D9B">
      <w:pPr>
        <w:pStyle w:val="Heading3"/>
        <w:numPr>
          <w:ilvl w:val="3"/>
          <w:numId w:val="13"/>
        </w:numPr>
        <w:tabs>
          <w:tab w:val="left" w:pos="1890"/>
        </w:tabs>
        <w:rPr>
          <w:rFonts w:ascii="Arial" w:hAnsi="Arial" w:cs="Arial"/>
        </w:rPr>
      </w:pPr>
      <w:r w:rsidRPr="004342C6">
        <w:rPr>
          <w:rFonts w:cs="Arial"/>
          <w:i/>
          <w:color w:val="00B050"/>
        </w:rPr>
        <w:br w:type="page"/>
      </w:r>
      <w:r w:rsidR="00B91D9B">
        <w:rPr>
          <w:rFonts w:ascii="Arial" w:hAnsi="Arial" w:cs="Arial"/>
        </w:rPr>
        <w:lastRenderedPageBreak/>
        <w:t>Alternate Flow-2</w:t>
      </w:r>
    </w:p>
    <w:p w14:paraId="406C0FED" w14:textId="7923DF61" w:rsidR="00B91D9B" w:rsidRDefault="00B91D9B" w:rsidP="00320B54">
      <w:pPr>
        <w:pStyle w:val="ListParagraph"/>
        <w:numPr>
          <w:ilvl w:val="0"/>
          <w:numId w:val="538"/>
        </w:numPr>
        <w:contextualSpacing w:val="0"/>
        <w:rPr>
          <w:rFonts w:eastAsia="Times New Roman"/>
        </w:rPr>
      </w:pPr>
      <w:r>
        <w:rPr>
          <w:rFonts w:eastAsia="Times New Roman"/>
        </w:rPr>
        <w:t>Precondition 2 in section 6.2.5 applies.</w:t>
      </w:r>
    </w:p>
    <w:p w14:paraId="0CABBCC9" w14:textId="77777777" w:rsidR="00B91D9B" w:rsidRDefault="00B91D9B" w:rsidP="00320B54">
      <w:pPr>
        <w:pStyle w:val="ListParagraph"/>
        <w:numPr>
          <w:ilvl w:val="0"/>
          <w:numId w:val="538"/>
        </w:numPr>
        <w:contextualSpacing w:val="0"/>
        <w:rPr>
          <w:rFonts w:eastAsia="Times New Roman"/>
        </w:rPr>
      </w:pPr>
      <w:r>
        <w:rPr>
          <w:rFonts w:eastAsia="Times New Roman"/>
        </w:rPr>
        <w:t>The member’s self-attested income is used for the Program determination.</w:t>
      </w:r>
    </w:p>
    <w:p w14:paraId="33761BA6" w14:textId="631C4EC9" w:rsidR="00B91D9B" w:rsidRDefault="00B91D9B" w:rsidP="00320B54">
      <w:pPr>
        <w:pStyle w:val="ListParagraph"/>
        <w:numPr>
          <w:ilvl w:val="0"/>
          <w:numId w:val="538"/>
        </w:numPr>
        <w:contextualSpacing w:val="0"/>
        <w:rPr>
          <w:rFonts w:eastAsia="Times New Roman"/>
        </w:rPr>
      </w:pPr>
      <w:r w:rsidRPr="391D9B21">
        <w:rPr>
          <w:rFonts w:eastAsia="Times New Roman"/>
        </w:rPr>
        <w:t xml:space="preserve">The system calculates the </w:t>
      </w:r>
      <w:r>
        <w:t>Disabled Adult</w:t>
      </w:r>
      <w:r w:rsidRPr="391D9B21">
        <w:rPr>
          <w:rFonts w:eastAsia="Times New Roman"/>
        </w:rPr>
        <w:t xml:space="preserve"> Household Income and FPL as per the rules documented in the Disability Rules catalogue using the member’s self-attested income.</w:t>
      </w:r>
    </w:p>
    <w:p w14:paraId="50075F7E" w14:textId="3455AB7D" w:rsidR="00B91D9B" w:rsidRDefault="00B91D9B" w:rsidP="00B91D9B">
      <w:pPr>
        <w:contextualSpacing w:val="0"/>
        <w:rPr>
          <w:rFonts w:eastAsia="Times New Roman"/>
        </w:rPr>
      </w:pPr>
    </w:p>
    <w:p w14:paraId="23CFDB27" w14:textId="3256FAD1" w:rsidR="00B91D9B" w:rsidRPr="004342C6" w:rsidRDefault="00B91D9B" w:rsidP="00B91D9B">
      <w:pPr>
        <w:pStyle w:val="Heading3"/>
        <w:numPr>
          <w:ilvl w:val="3"/>
          <w:numId w:val="13"/>
        </w:numPr>
        <w:tabs>
          <w:tab w:val="left" w:pos="1890"/>
        </w:tabs>
        <w:rPr>
          <w:rFonts w:ascii="Arial" w:hAnsi="Arial" w:cs="Arial"/>
        </w:rPr>
      </w:pPr>
      <w:r>
        <w:rPr>
          <w:rFonts w:ascii="Arial" w:hAnsi="Arial" w:cs="Arial"/>
        </w:rPr>
        <w:t>Alternate Flow-3</w:t>
      </w:r>
    </w:p>
    <w:p w14:paraId="781722F5" w14:textId="77777777" w:rsidR="00B91D9B" w:rsidRDefault="00B91D9B" w:rsidP="00320B54">
      <w:pPr>
        <w:pStyle w:val="ListParagraph"/>
        <w:numPr>
          <w:ilvl w:val="0"/>
          <w:numId w:val="539"/>
        </w:numPr>
        <w:contextualSpacing w:val="0"/>
        <w:rPr>
          <w:rFonts w:eastAsia="Times New Roman"/>
        </w:rPr>
      </w:pPr>
      <w:r>
        <w:rPr>
          <w:rFonts w:eastAsia="Times New Roman"/>
        </w:rPr>
        <w:t>Precondition 2 in section 6.2.5 applies.</w:t>
      </w:r>
    </w:p>
    <w:p w14:paraId="0082A95A" w14:textId="77777777" w:rsidR="00B91D9B" w:rsidRDefault="00B91D9B" w:rsidP="00320B54">
      <w:pPr>
        <w:pStyle w:val="ListParagraph"/>
        <w:numPr>
          <w:ilvl w:val="0"/>
          <w:numId w:val="539"/>
        </w:numPr>
        <w:contextualSpacing w:val="0"/>
        <w:rPr>
          <w:rFonts w:eastAsia="Times New Roman"/>
        </w:rPr>
      </w:pPr>
      <w:r>
        <w:rPr>
          <w:rFonts w:eastAsia="Times New Roman"/>
        </w:rPr>
        <w:t>The income information from Hub is used for the Program determination.</w:t>
      </w:r>
    </w:p>
    <w:p w14:paraId="2FA78417" w14:textId="735E4CCF" w:rsidR="00B91D9B" w:rsidRDefault="00B91D9B" w:rsidP="00320B54">
      <w:pPr>
        <w:pStyle w:val="ListParagraph"/>
        <w:numPr>
          <w:ilvl w:val="0"/>
          <w:numId w:val="539"/>
        </w:numPr>
        <w:contextualSpacing w:val="0"/>
        <w:rPr>
          <w:rFonts w:eastAsia="Times New Roman"/>
        </w:rPr>
      </w:pPr>
      <w:r>
        <w:rPr>
          <w:rFonts w:eastAsia="Times New Roman"/>
        </w:rPr>
        <w:t xml:space="preserve">The system calculates the </w:t>
      </w:r>
      <w:r>
        <w:t>Disabled Adult</w:t>
      </w:r>
      <w:r w:rsidRPr="001D458A">
        <w:rPr>
          <w:rFonts w:eastAsia="Times New Roman"/>
        </w:rPr>
        <w:t xml:space="preserve"> Household Income and FPL </w:t>
      </w:r>
      <w:r>
        <w:rPr>
          <w:rFonts w:eastAsia="Times New Roman"/>
        </w:rPr>
        <w:t>as per the rules documented in the Disability Rules catalogue using the income from Hub.</w:t>
      </w:r>
    </w:p>
    <w:p w14:paraId="03B5951E" w14:textId="65676DB3" w:rsidR="00B91D9B" w:rsidRDefault="00B91D9B" w:rsidP="00B91D9B">
      <w:pPr>
        <w:contextualSpacing w:val="0"/>
        <w:rPr>
          <w:rFonts w:eastAsia="Times New Roman"/>
        </w:rPr>
      </w:pPr>
    </w:p>
    <w:p w14:paraId="1E1BDC08" w14:textId="29C9892C" w:rsidR="00B91D9B" w:rsidRPr="004342C6" w:rsidRDefault="00B91D9B" w:rsidP="00B91D9B">
      <w:pPr>
        <w:pStyle w:val="Heading3"/>
        <w:numPr>
          <w:ilvl w:val="3"/>
          <w:numId w:val="13"/>
        </w:numPr>
        <w:tabs>
          <w:tab w:val="left" w:pos="1890"/>
        </w:tabs>
        <w:rPr>
          <w:rFonts w:ascii="Arial" w:hAnsi="Arial" w:cs="Arial"/>
        </w:rPr>
      </w:pPr>
      <w:r>
        <w:rPr>
          <w:rFonts w:ascii="Arial" w:hAnsi="Arial" w:cs="Arial"/>
        </w:rPr>
        <w:t>Alternate Flow-4</w:t>
      </w:r>
    </w:p>
    <w:p w14:paraId="4891C79D" w14:textId="77777777" w:rsidR="00B91D9B" w:rsidRDefault="00B91D9B" w:rsidP="00320B54">
      <w:pPr>
        <w:pStyle w:val="ListParagraph"/>
        <w:numPr>
          <w:ilvl w:val="0"/>
          <w:numId w:val="540"/>
        </w:numPr>
        <w:contextualSpacing w:val="0"/>
        <w:rPr>
          <w:rFonts w:eastAsia="Times New Roman"/>
        </w:rPr>
      </w:pPr>
      <w:r>
        <w:rPr>
          <w:rFonts w:eastAsia="Times New Roman"/>
        </w:rPr>
        <w:t>Precondition 2 in section 6.2.5 applies.</w:t>
      </w:r>
    </w:p>
    <w:p w14:paraId="34A45398" w14:textId="77777777" w:rsidR="00B91D9B" w:rsidRDefault="00B91D9B" w:rsidP="00320B54">
      <w:pPr>
        <w:pStyle w:val="ListParagraph"/>
        <w:numPr>
          <w:ilvl w:val="0"/>
          <w:numId w:val="540"/>
        </w:numPr>
        <w:contextualSpacing w:val="0"/>
        <w:rPr>
          <w:rFonts w:eastAsia="Times New Roman"/>
        </w:rPr>
      </w:pPr>
      <w:r w:rsidRPr="00B91D9B">
        <w:rPr>
          <w:rFonts w:eastAsia="Times New Roman"/>
        </w:rPr>
        <w:t>Manually verified income is used in the Program determination.</w:t>
      </w:r>
    </w:p>
    <w:p w14:paraId="00756861" w14:textId="1999998C" w:rsidR="00B91D9B" w:rsidRPr="00B91D9B" w:rsidRDefault="00B91D9B" w:rsidP="00320B54">
      <w:pPr>
        <w:pStyle w:val="ListParagraph"/>
        <w:numPr>
          <w:ilvl w:val="0"/>
          <w:numId w:val="540"/>
        </w:numPr>
        <w:contextualSpacing w:val="0"/>
        <w:rPr>
          <w:rFonts w:eastAsia="Times New Roman"/>
        </w:rPr>
      </w:pPr>
      <w:r w:rsidRPr="00B91D9B">
        <w:rPr>
          <w:rFonts w:eastAsia="Times New Roman"/>
        </w:rPr>
        <w:t xml:space="preserve">The system calculates the </w:t>
      </w:r>
      <w:r>
        <w:t>Disabled Adult</w:t>
      </w:r>
      <w:r w:rsidRPr="00B91D9B">
        <w:rPr>
          <w:rFonts w:eastAsia="Times New Roman"/>
        </w:rPr>
        <w:t xml:space="preserve"> Household Income and FPL as per Disability Rules catalogue based on the manually verified income.</w:t>
      </w:r>
    </w:p>
    <w:p w14:paraId="1A70A3AE" w14:textId="16374DDD" w:rsidR="00B91D9B" w:rsidRDefault="00B91D9B" w:rsidP="00B91D9B">
      <w:pPr>
        <w:pStyle w:val="ListParagraph"/>
        <w:ind w:left="1350"/>
        <w:contextualSpacing w:val="0"/>
        <w:rPr>
          <w:rFonts w:eastAsia="Times New Roman"/>
        </w:rPr>
      </w:pPr>
    </w:p>
    <w:p w14:paraId="4BE8512E" w14:textId="77777777" w:rsidR="00B91D9B" w:rsidRPr="00B91D9B" w:rsidRDefault="00B91D9B" w:rsidP="00B91D9B">
      <w:pPr>
        <w:contextualSpacing w:val="0"/>
        <w:rPr>
          <w:rFonts w:eastAsia="Times New Roman"/>
        </w:rPr>
      </w:pPr>
    </w:p>
    <w:p w14:paraId="55A09D78" w14:textId="77777777" w:rsidR="00B91D9B" w:rsidRPr="00B91D9B" w:rsidRDefault="00B91D9B" w:rsidP="00B91D9B">
      <w:pPr>
        <w:contextualSpacing w:val="0"/>
        <w:rPr>
          <w:rFonts w:eastAsia="Times New Roman"/>
        </w:rPr>
      </w:pPr>
    </w:p>
    <w:p w14:paraId="789ACFF0" w14:textId="77777777" w:rsidR="006F59E4" w:rsidRPr="004342C6" w:rsidRDefault="006F59E4">
      <w:pPr>
        <w:contextualSpacing w:val="0"/>
        <w:rPr>
          <w:rFonts w:cs="Arial"/>
          <w:i/>
          <w:color w:val="00B050"/>
        </w:rPr>
      </w:pPr>
    </w:p>
    <w:p w14:paraId="41947DCC" w14:textId="77777777" w:rsidR="0081062C" w:rsidRPr="004342C6" w:rsidRDefault="0081062C" w:rsidP="0081062C">
      <w:pPr>
        <w:pStyle w:val="Heading3"/>
        <w:numPr>
          <w:ilvl w:val="2"/>
          <w:numId w:val="13"/>
        </w:numPr>
        <w:rPr>
          <w:rFonts w:ascii="Arial" w:hAnsi="Arial" w:cs="Arial"/>
        </w:rPr>
      </w:pPr>
      <w:bookmarkStart w:id="180" w:name="_Toc94634387"/>
      <w:r w:rsidRPr="004342C6">
        <w:rPr>
          <w:rFonts w:ascii="Arial" w:hAnsi="Arial" w:cs="Arial"/>
        </w:rPr>
        <w:t>User Pages and Input</w:t>
      </w:r>
      <w:bookmarkEnd w:id="180"/>
    </w:p>
    <w:p w14:paraId="78AADCF6" w14:textId="2A27F43E" w:rsidR="0081062C" w:rsidRDefault="0081062C" w:rsidP="006B5DCC">
      <w:pPr>
        <w:jc w:val="center"/>
        <w:rPr>
          <w:rFonts w:cs="Arial"/>
          <w:b/>
          <w:bCs/>
          <w:lang w:eastAsia="en-IN"/>
        </w:rPr>
      </w:pPr>
    </w:p>
    <w:p w14:paraId="6DC984C9" w14:textId="22A00670" w:rsidR="00B471C6" w:rsidRDefault="00B471C6" w:rsidP="00B471C6">
      <w:pPr>
        <w:pStyle w:val="Caption"/>
        <w:keepNext/>
        <w:jc w:val="center"/>
        <w:rPr>
          <w:rFonts w:cs="Arial"/>
        </w:rPr>
      </w:pPr>
      <w:bookmarkStart w:id="181" w:name="_Toc74854759"/>
      <w:r w:rsidRPr="004342C6">
        <w:rPr>
          <w:rFonts w:cs="Arial"/>
        </w:rPr>
        <w:lastRenderedPageBreak/>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sidR="0091605C">
        <w:rPr>
          <w:rFonts w:cs="Arial"/>
          <w:noProof/>
        </w:rPr>
        <w:t>8</w:t>
      </w:r>
      <w:r w:rsidRPr="004342C6">
        <w:rPr>
          <w:rFonts w:cs="Arial"/>
          <w:noProof/>
        </w:rPr>
        <w:fldChar w:fldCharType="end"/>
      </w:r>
      <w:r w:rsidRPr="004342C6">
        <w:rPr>
          <w:rFonts w:cs="Arial"/>
        </w:rPr>
        <w:t xml:space="preserve"> </w:t>
      </w:r>
      <w:r>
        <w:rPr>
          <w:rFonts w:cs="Arial"/>
        </w:rPr>
        <w:t>MassHealth Income Standards and Federal Poverty Guidelines - I</w:t>
      </w:r>
      <w:bookmarkEnd w:id="181"/>
    </w:p>
    <w:p w14:paraId="5D264A4E" w14:textId="20FD76AB" w:rsidR="00B471C6" w:rsidRPr="00B471C6" w:rsidRDefault="00B471C6" w:rsidP="00B471C6">
      <w:r>
        <w:rPr>
          <w:noProof/>
        </w:rPr>
        <w:drawing>
          <wp:inline distT="0" distB="0" distL="0" distR="0" wp14:anchorId="36BE39EA" wp14:editId="60615733">
            <wp:extent cx="5886450" cy="4124325"/>
            <wp:effectExtent l="0" t="0" r="0" b="9525"/>
            <wp:docPr id="4" name="Picture 4" descr="cid:image001.jpg@01D542F9.31AE3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jpg@01D542F9.31AE3CD0"/>
                    <pic:cNvPicPr>
                      <a:picLocks noChangeAspect="1" noChangeArrowheads="1"/>
                    </pic:cNvPicPr>
                  </pic:nvPicPr>
                  <pic:blipFill rotWithShape="1">
                    <a:blip r:embed="rId48" r:link="rId49">
                      <a:extLst>
                        <a:ext uri="{28A0092B-C50C-407E-A947-70E740481C1C}">
                          <a14:useLocalDpi xmlns:a14="http://schemas.microsoft.com/office/drawing/2010/main" val="0"/>
                        </a:ext>
                      </a:extLst>
                    </a:blip>
                    <a:srcRect l="961" t="1141" b="1"/>
                    <a:stretch/>
                  </pic:blipFill>
                  <pic:spPr bwMode="auto">
                    <a:xfrm>
                      <a:off x="0" y="0"/>
                      <a:ext cx="5886450" cy="4124325"/>
                    </a:xfrm>
                    <a:prstGeom prst="rect">
                      <a:avLst/>
                    </a:prstGeom>
                    <a:noFill/>
                    <a:ln>
                      <a:noFill/>
                    </a:ln>
                    <a:extLst>
                      <a:ext uri="{53640926-AAD7-44D8-BBD7-CCE9431645EC}">
                        <a14:shadowObscured xmlns:a14="http://schemas.microsoft.com/office/drawing/2010/main"/>
                      </a:ext>
                    </a:extLst>
                  </pic:spPr>
                </pic:pic>
              </a:graphicData>
            </a:graphic>
          </wp:inline>
        </w:drawing>
      </w:r>
    </w:p>
    <w:p w14:paraId="1554A262" w14:textId="77777777" w:rsidR="00B471C6" w:rsidRDefault="00B471C6">
      <w:pPr>
        <w:contextualSpacing w:val="0"/>
        <w:rPr>
          <w:rFonts w:cs="Arial"/>
          <w:b/>
          <w:bCs/>
          <w:color w:val="285C4E" w:themeColor="accent1"/>
          <w:sz w:val="18"/>
          <w:szCs w:val="18"/>
        </w:rPr>
      </w:pPr>
      <w:r>
        <w:rPr>
          <w:rFonts w:cs="Arial"/>
        </w:rPr>
        <w:br w:type="page"/>
      </w:r>
    </w:p>
    <w:p w14:paraId="1635ADE5" w14:textId="45BA6FC9" w:rsidR="00B471C6" w:rsidRDefault="00B471C6" w:rsidP="00B471C6">
      <w:pPr>
        <w:pStyle w:val="Caption"/>
        <w:keepNext/>
        <w:jc w:val="center"/>
        <w:rPr>
          <w:rFonts w:cs="Arial"/>
        </w:rPr>
      </w:pPr>
      <w:bookmarkStart w:id="182" w:name="_Toc74854760"/>
      <w:r w:rsidRPr="004342C6">
        <w:rPr>
          <w:rFonts w:cs="Arial"/>
        </w:rPr>
        <w:lastRenderedPageBreak/>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sidR="0091605C">
        <w:rPr>
          <w:rFonts w:cs="Arial"/>
          <w:noProof/>
        </w:rPr>
        <w:t>9</w:t>
      </w:r>
      <w:r w:rsidRPr="004342C6">
        <w:rPr>
          <w:rFonts w:cs="Arial"/>
          <w:noProof/>
        </w:rPr>
        <w:fldChar w:fldCharType="end"/>
      </w:r>
      <w:r w:rsidRPr="004342C6">
        <w:rPr>
          <w:rFonts w:cs="Arial"/>
        </w:rPr>
        <w:t xml:space="preserve"> </w:t>
      </w:r>
      <w:r>
        <w:rPr>
          <w:rFonts w:cs="Arial"/>
        </w:rPr>
        <w:t>MassHealth Income Standards and Federal Poverty Guidelines - II</w:t>
      </w:r>
      <w:bookmarkEnd w:id="182"/>
    </w:p>
    <w:p w14:paraId="4DEBD21C" w14:textId="27EBB8B7" w:rsidR="0081062C" w:rsidRPr="004342C6" w:rsidRDefault="0081062C" w:rsidP="0081062C">
      <w:pPr>
        <w:pStyle w:val="ListParagraph"/>
        <w:ind w:left="360"/>
        <w:rPr>
          <w:rFonts w:cs="Arial"/>
          <w:lang w:eastAsia="en-IN"/>
        </w:rPr>
      </w:pPr>
      <w:r w:rsidRPr="004342C6">
        <w:rPr>
          <w:rFonts w:cs="Arial"/>
          <w:lang w:eastAsia="en-IN"/>
        </w:rPr>
        <w:t xml:space="preserve">                  </w:t>
      </w:r>
      <w:r w:rsidR="00B471C6">
        <w:rPr>
          <w:noProof/>
        </w:rPr>
        <w:drawing>
          <wp:inline distT="0" distB="0" distL="0" distR="0" wp14:anchorId="67385B2F" wp14:editId="396B3298">
            <wp:extent cx="5943600" cy="4524375"/>
            <wp:effectExtent l="0" t="0" r="0" b="9525"/>
            <wp:docPr id="1" name="Picture 1" descr="cid:image002.jpg@01D542F9.31AE3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jpg@01D542F9.31AE3CD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5943600" cy="4524375"/>
                    </a:xfrm>
                    <a:prstGeom prst="rect">
                      <a:avLst/>
                    </a:prstGeom>
                    <a:noFill/>
                    <a:ln>
                      <a:noFill/>
                    </a:ln>
                  </pic:spPr>
                </pic:pic>
              </a:graphicData>
            </a:graphic>
          </wp:inline>
        </w:drawing>
      </w:r>
    </w:p>
    <w:p w14:paraId="2B9C0AC6" w14:textId="329F00F5" w:rsidR="006F59E4" w:rsidRPr="004342C6" w:rsidRDefault="006F59E4">
      <w:pPr>
        <w:contextualSpacing w:val="0"/>
        <w:rPr>
          <w:rFonts w:cs="Arial"/>
          <w:lang w:eastAsia="en-IN"/>
        </w:rPr>
      </w:pPr>
      <w:r w:rsidRPr="004342C6">
        <w:rPr>
          <w:rFonts w:cs="Arial"/>
          <w:lang w:eastAsia="en-IN"/>
        </w:rPr>
        <w:br w:type="page"/>
      </w:r>
    </w:p>
    <w:p w14:paraId="6AE8690A" w14:textId="24A3B087" w:rsidR="0081062C" w:rsidRPr="004342C6" w:rsidRDefault="0081062C" w:rsidP="0081062C">
      <w:pPr>
        <w:pStyle w:val="Heading3"/>
        <w:numPr>
          <w:ilvl w:val="2"/>
          <w:numId w:val="13"/>
        </w:numPr>
        <w:rPr>
          <w:rFonts w:ascii="Arial" w:hAnsi="Arial" w:cs="Arial"/>
        </w:rPr>
      </w:pPr>
      <w:bookmarkStart w:id="183" w:name="_Toc94634388"/>
      <w:r w:rsidRPr="004342C6">
        <w:rPr>
          <w:rFonts w:ascii="Arial" w:hAnsi="Arial" w:cs="Arial"/>
        </w:rPr>
        <w:lastRenderedPageBreak/>
        <w:t>Functional Requirement(s)</w:t>
      </w:r>
      <w:bookmarkEnd w:id="183"/>
    </w:p>
    <w:p w14:paraId="72DA5C74" w14:textId="4FD2BBEA" w:rsidR="0081062C" w:rsidRPr="004342C6" w:rsidRDefault="0081062C" w:rsidP="006F59E4">
      <w:pPr>
        <w:pStyle w:val="Caption"/>
        <w:keepNext/>
        <w:jc w:val="center"/>
        <w:rPr>
          <w:rFonts w:cs="Arial"/>
        </w:rPr>
      </w:pPr>
      <w:bookmarkStart w:id="184" w:name="_Toc94635000"/>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w:t>
      </w:r>
      <w:r w:rsidRPr="004342C6">
        <w:rPr>
          <w:rFonts w:cs="Arial"/>
          <w:noProof/>
        </w:rPr>
        <w:fldChar w:fldCharType="end"/>
      </w:r>
      <w:r w:rsidRPr="004342C6">
        <w:rPr>
          <w:rFonts w:cs="Arial"/>
        </w:rPr>
        <w:t>. Functional Requirements – UC.02</w:t>
      </w:r>
      <w:bookmarkEnd w:id="184"/>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81062C" w:rsidRPr="004342C6" w14:paraId="726775C7" w14:textId="77777777" w:rsidTr="004B21E4">
        <w:trPr>
          <w:trHeight w:val="300"/>
          <w:tblHeader/>
        </w:trPr>
        <w:tc>
          <w:tcPr>
            <w:tcW w:w="2246" w:type="dxa"/>
            <w:shd w:val="clear" w:color="auto" w:fill="4C8B3F" w:themeFill="background2"/>
            <w:vAlign w:val="center"/>
            <w:hideMark/>
          </w:tcPr>
          <w:p w14:paraId="3E19D53D" w14:textId="77777777" w:rsidR="0081062C" w:rsidRPr="004342C6" w:rsidRDefault="0081062C" w:rsidP="004B21E4">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00164BD2" w14:textId="77777777" w:rsidR="0081062C" w:rsidRPr="004342C6" w:rsidRDefault="0081062C" w:rsidP="004B21E4">
            <w:pPr>
              <w:contextualSpacing w:val="0"/>
              <w:rPr>
                <w:rFonts w:eastAsia="Times New Roman" w:cs="Arial"/>
                <w:b/>
                <w:color w:val="FFFFFF" w:themeColor="background1"/>
              </w:rPr>
            </w:pPr>
            <w:r w:rsidRPr="004342C6">
              <w:rPr>
                <w:rFonts w:eastAsia="Times New Roman" w:cs="Arial"/>
                <w:b/>
                <w:color w:val="FFFFFF" w:themeColor="background1"/>
              </w:rPr>
              <w:t>Requirements</w:t>
            </w:r>
          </w:p>
        </w:tc>
      </w:tr>
      <w:tr w:rsidR="0081062C" w:rsidRPr="004342C6" w14:paraId="74078791" w14:textId="77777777" w:rsidTr="004B21E4">
        <w:trPr>
          <w:trHeight w:val="314"/>
        </w:trPr>
        <w:tc>
          <w:tcPr>
            <w:tcW w:w="2246" w:type="dxa"/>
            <w:shd w:val="clear" w:color="000000" w:fill="FFFFFF"/>
          </w:tcPr>
          <w:p w14:paraId="061E3FDF"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MHPD.FR.02.001</w:t>
            </w:r>
          </w:p>
        </w:tc>
        <w:tc>
          <w:tcPr>
            <w:tcW w:w="7024" w:type="dxa"/>
            <w:shd w:val="clear" w:color="000000" w:fill="FFFFFF"/>
          </w:tcPr>
          <w:p w14:paraId="6439FAE9" w14:textId="77777777" w:rsidR="0081062C" w:rsidRPr="004342C6" w:rsidRDefault="0081062C" w:rsidP="004B21E4">
            <w:pPr>
              <w:tabs>
                <w:tab w:val="left" w:pos="3975"/>
              </w:tabs>
              <w:rPr>
                <w:rFonts w:cs="Arial"/>
                <w:color w:val="000000"/>
              </w:rPr>
            </w:pPr>
            <w:r w:rsidRPr="004342C6">
              <w:rPr>
                <w:rFonts w:cs="Arial"/>
                <w:color w:val="000000"/>
              </w:rPr>
              <w:t>The system shall calculate the MAGI HH income based on current income</w:t>
            </w:r>
            <w:r w:rsidR="00391129" w:rsidRPr="004342C6">
              <w:rPr>
                <w:rFonts w:cs="Arial"/>
                <w:color w:val="000000"/>
              </w:rPr>
              <w:t>.</w:t>
            </w:r>
          </w:p>
          <w:p w14:paraId="19A5ADD5" w14:textId="77777777" w:rsidR="00391129" w:rsidRPr="004342C6" w:rsidRDefault="00391129" w:rsidP="004B21E4">
            <w:pPr>
              <w:tabs>
                <w:tab w:val="left" w:pos="3975"/>
              </w:tabs>
              <w:rPr>
                <w:rFonts w:cs="Arial"/>
                <w:color w:val="000000"/>
              </w:rPr>
            </w:pPr>
          </w:p>
          <w:p w14:paraId="5184F067" w14:textId="67B42E04" w:rsidR="00391129" w:rsidRPr="004342C6" w:rsidRDefault="00391129" w:rsidP="004B21E4">
            <w:pPr>
              <w:tabs>
                <w:tab w:val="left" w:pos="3975"/>
              </w:tabs>
              <w:rPr>
                <w:rFonts w:cs="Arial"/>
                <w:color w:val="000000"/>
              </w:rPr>
            </w:pPr>
            <w:bookmarkStart w:id="185" w:name="_Hlk19099209"/>
            <w:r w:rsidRPr="004342C6">
              <w:rPr>
                <w:rFonts w:cs="Arial"/>
                <w:b/>
                <w:bCs/>
                <w:color w:val="000000"/>
              </w:rPr>
              <w:t>Note</w:t>
            </w:r>
            <w:r w:rsidRPr="004342C6">
              <w:rPr>
                <w:rFonts w:cs="Arial"/>
                <w:color w:val="000000"/>
              </w:rPr>
              <w:t>: For MAGI HH FPL we use Current Monthly income</w:t>
            </w:r>
            <w:bookmarkEnd w:id="185"/>
          </w:p>
        </w:tc>
      </w:tr>
      <w:tr w:rsidR="0081062C" w:rsidRPr="004342C6" w14:paraId="79C7EA83" w14:textId="77777777" w:rsidTr="004B21E4">
        <w:trPr>
          <w:trHeight w:val="314"/>
        </w:trPr>
        <w:tc>
          <w:tcPr>
            <w:tcW w:w="2246" w:type="dxa"/>
            <w:shd w:val="clear" w:color="000000" w:fill="FFFFFF"/>
          </w:tcPr>
          <w:p w14:paraId="5FE8B1F2"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MHPD.FR.02.002</w:t>
            </w:r>
          </w:p>
        </w:tc>
        <w:tc>
          <w:tcPr>
            <w:tcW w:w="7024" w:type="dxa"/>
            <w:shd w:val="clear" w:color="000000" w:fill="FFFFFF"/>
          </w:tcPr>
          <w:p w14:paraId="7CFF7CE2" w14:textId="1A006580" w:rsidR="0081062C" w:rsidRPr="004342C6" w:rsidRDefault="0081062C" w:rsidP="004B21E4">
            <w:pPr>
              <w:rPr>
                <w:rFonts w:cs="Arial"/>
              </w:rPr>
            </w:pPr>
            <w:r w:rsidRPr="004342C6">
              <w:rPr>
                <w:rFonts w:cs="Arial"/>
              </w:rPr>
              <w:t xml:space="preserve">The system shall calculate the individual MAGI income using the below formula when </w:t>
            </w:r>
            <w:r w:rsidR="004E59A8" w:rsidRPr="004342C6">
              <w:rPr>
                <w:rFonts w:cs="Arial"/>
              </w:rPr>
              <w:t>self-attested</w:t>
            </w:r>
            <w:r w:rsidRPr="004342C6">
              <w:rPr>
                <w:rFonts w:cs="Arial"/>
              </w:rPr>
              <w:t xml:space="preserve"> income is used in Program Determination:</w:t>
            </w:r>
          </w:p>
          <w:p w14:paraId="7066E07C" w14:textId="77777777" w:rsidR="0081062C" w:rsidRPr="004342C6" w:rsidRDefault="0081062C" w:rsidP="004B21E4">
            <w:pPr>
              <w:rPr>
                <w:rFonts w:cs="Arial"/>
              </w:rPr>
            </w:pPr>
            <w:r w:rsidRPr="004342C6">
              <w:rPr>
                <w:rFonts w:cs="Arial"/>
              </w:rPr>
              <w:t>individualMagiIncome = Individual's total earned income + Individual's total unearned income - Individual's total deductions</w:t>
            </w:r>
          </w:p>
          <w:p w14:paraId="35BEF4F3" w14:textId="77777777" w:rsidR="0081062C" w:rsidRPr="004342C6" w:rsidRDefault="0081062C" w:rsidP="004B21E4">
            <w:pPr>
              <w:rPr>
                <w:rFonts w:cs="Arial"/>
              </w:rPr>
            </w:pPr>
          </w:p>
        </w:tc>
      </w:tr>
      <w:tr w:rsidR="0081062C" w:rsidRPr="004342C6" w14:paraId="06B5FA6B" w14:textId="77777777" w:rsidTr="004B21E4">
        <w:trPr>
          <w:trHeight w:val="314"/>
        </w:trPr>
        <w:tc>
          <w:tcPr>
            <w:tcW w:w="2246" w:type="dxa"/>
            <w:shd w:val="clear" w:color="000000" w:fill="FFFFFF"/>
          </w:tcPr>
          <w:p w14:paraId="057C9470" w14:textId="77777777" w:rsidR="0081062C" w:rsidRPr="004342C6" w:rsidRDefault="0081062C" w:rsidP="004B21E4">
            <w:pPr>
              <w:contextualSpacing w:val="0"/>
              <w:rPr>
                <w:rFonts w:eastAsia="Times New Roman" w:cs="Arial"/>
                <w:color w:val="000000"/>
              </w:rPr>
            </w:pPr>
            <w:r w:rsidRPr="004342C6">
              <w:rPr>
                <w:rFonts w:eastAsia="Times New Roman" w:cs="Arial"/>
                <w:color w:val="000000"/>
              </w:rPr>
              <w:t>MHPD.FR.02.003</w:t>
            </w:r>
          </w:p>
        </w:tc>
        <w:tc>
          <w:tcPr>
            <w:tcW w:w="7024" w:type="dxa"/>
            <w:shd w:val="clear" w:color="000000" w:fill="FFFFFF"/>
          </w:tcPr>
          <w:p w14:paraId="17572F15" w14:textId="0650448B" w:rsidR="0081062C" w:rsidRPr="004342C6" w:rsidRDefault="0081062C" w:rsidP="004B21E4">
            <w:pPr>
              <w:keepNext/>
              <w:rPr>
                <w:rFonts w:cs="Arial"/>
              </w:rPr>
            </w:pPr>
            <w:bookmarkStart w:id="186" w:name="_Toc15481477"/>
            <w:bookmarkStart w:id="187" w:name="_Toc16252582"/>
            <w:r w:rsidRPr="004342C6">
              <w:rPr>
                <w:rFonts w:cs="Arial"/>
              </w:rPr>
              <w:t>The system shall evaluate the members whose income need</w:t>
            </w:r>
            <w:r w:rsidR="00F85401">
              <w:rPr>
                <w:rFonts w:cs="Arial"/>
              </w:rPr>
              <w:t>s</w:t>
            </w:r>
            <w:r w:rsidRPr="004342C6">
              <w:rPr>
                <w:rFonts w:cs="Arial"/>
              </w:rPr>
              <w:t xml:space="preserve"> to be included in the MAGI HH of the member using </w:t>
            </w:r>
            <w:bookmarkEnd w:id="186"/>
            <w:bookmarkEnd w:id="187"/>
            <w:r w:rsidR="00391129" w:rsidRPr="004342C6">
              <w:rPr>
                <w:rFonts w:cs="Arial"/>
              </w:rPr>
              <w:fldChar w:fldCharType="begin"/>
            </w:r>
            <w:r w:rsidR="00391129" w:rsidRPr="004342C6">
              <w:rPr>
                <w:rFonts w:cs="Arial"/>
              </w:rPr>
              <w:instrText xml:space="preserve"> HYPERLINK  \l "_Toc511054668" </w:instrText>
            </w:r>
            <w:r w:rsidR="00391129" w:rsidRPr="004342C6">
              <w:rPr>
                <w:rFonts w:cs="Arial"/>
              </w:rPr>
            </w:r>
            <w:r w:rsidR="00391129" w:rsidRPr="004342C6">
              <w:rPr>
                <w:rFonts w:cs="Arial"/>
              </w:rPr>
              <w:fldChar w:fldCharType="separate"/>
            </w:r>
            <w:r w:rsidR="00F85401">
              <w:rPr>
                <w:rStyle w:val="Hyperlink"/>
                <w:rFonts w:cs="Arial"/>
              </w:rPr>
              <w:t>Table 87 Processing Logic of Medicaid Rule catalog document.</w:t>
            </w:r>
            <w:r w:rsidR="00391129" w:rsidRPr="004342C6">
              <w:rPr>
                <w:rFonts w:cs="Arial"/>
              </w:rPr>
              <w:fldChar w:fldCharType="end"/>
            </w:r>
            <w:r w:rsidRPr="004342C6">
              <w:rPr>
                <w:rFonts w:cs="Arial"/>
              </w:rPr>
              <w:t xml:space="preserve"> </w:t>
            </w:r>
          </w:p>
        </w:tc>
      </w:tr>
      <w:tr w:rsidR="0081062C" w:rsidRPr="004342C6" w14:paraId="6C60C6DA" w14:textId="77777777" w:rsidTr="004B21E4">
        <w:trPr>
          <w:trHeight w:val="314"/>
        </w:trPr>
        <w:tc>
          <w:tcPr>
            <w:tcW w:w="2246" w:type="dxa"/>
            <w:shd w:val="clear" w:color="000000" w:fill="FFFFFF"/>
          </w:tcPr>
          <w:p w14:paraId="0E54A0C8" w14:textId="77777777" w:rsidR="0081062C" w:rsidRPr="004342C6" w:rsidRDefault="0081062C" w:rsidP="004B21E4">
            <w:pPr>
              <w:contextualSpacing w:val="0"/>
              <w:rPr>
                <w:rFonts w:eastAsia="Times New Roman" w:cs="Arial"/>
                <w:color w:val="000000"/>
              </w:rPr>
            </w:pPr>
            <w:r w:rsidRPr="004342C6">
              <w:rPr>
                <w:rFonts w:eastAsia="Times New Roman" w:cs="Arial"/>
                <w:color w:val="000000"/>
              </w:rPr>
              <w:t>MHPD.FR.02.004</w:t>
            </w:r>
          </w:p>
        </w:tc>
        <w:tc>
          <w:tcPr>
            <w:tcW w:w="7024" w:type="dxa"/>
            <w:shd w:val="clear" w:color="000000" w:fill="FFFFFF"/>
          </w:tcPr>
          <w:p w14:paraId="5FA8DE30" w14:textId="5062421E" w:rsidR="0081062C" w:rsidRPr="004342C6" w:rsidRDefault="0081062C" w:rsidP="004B21E4">
            <w:pPr>
              <w:keepNext/>
              <w:rPr>
                <w:rFonts w:cs="Arial"/>
              </w:rPr>
            </w:pPr>
            <w:bookmarkStart w:id="188" w:name="_Toc15481478"/>
            <w:bookmarkStart w:id="189" w:name="_Toc16252583"/>
            <w:r w:rsidRPr="004342C6">
              <w:rPr>
                <w:rFonts w:cs="Arial"/>
              </w:rPr>
              <w:t xml:space="preserve">The system shall run </w:t>
            </w:r>
            <w:r w:rsidR="00F85401">
              <w:rPr>
                <w:rFonts w:cs="Arial"/>
              </w:rPr>
              <w:t xml:space="preserve">an </w:t>
            </w:r>
            <w:r w:rsidRPr="004342C6">
              <w:rPr>
                <w:rFonts w:cs="Arial"/>
              </w:rPr>
              <w:t>additional rule on these Member(s) to Include/Exclude their SSA Income in the MH Household only while calculation of Self</w:t>
            </w:r>
            <w:r w:rsidR="00F85401">
              <w:rPr>
                <w:rFonts w:cs="Arial"/>
              </w:rPr>
              <w:t>-</w:t>
            </w:r>
            <w:r w:rsidRPr="004342C6">
              <w:rPr>
                <w:rFonts w:cs="Arial"/>
              </w:rPr>
              <w:t xml:space="preserve">attested or Manually verified income </w:t>
            </w:r>
            <w:bookmarkEnd w:id="188"/>
            <w:bookmarkEnd w:id="189"/>
            <w:r w:rsidR="00F11C9F" w:rsidRPr="004342C6">
              <w:rPr>
                <w:rFonts w:cs="Arial"/>
              </w:rPr>
              <w:t xml:space="preserve">using </w:t>
            </w:r>
            <w:hyperlink w:anchor="_Toc511054668" w:history="1">
              <w:r w:rsidR="00F85401">
                <w:rPr>
                  <w:rStyle w:val="Hyperlink"/>
                  <w:rFonts w:cs="Arial"/>
                </w:rPr>
                <w:t>table 87a of Medicaid Rule catalog document.</w:t>
              </w:r>
            </w:hyperlink>
          </w:p>
        </w:tc>
      </w:tr>
      <w:tr w:rsidR="0081062C" w:rsidRPr="004342C6" w14:paraId="4877B8B7" w14:textId="77777777" w:rsidTr="004B21E4">
        <w:trPr>
          <w:trHeight w:val="314"/>
        </w:trPr>
        <w:tc>
          <w:tcPr>
            <w:tcW w:w="2246" w:type="dxa"/>
            <w:shd w:val="clear" w:color="000000" w:fill="FFFFFF"/>
          </w:tcPr>
          <w:p w14:paraId="57B99D38"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MHPD.FR.02.005</w:t>
            </w:r>
          </w:p>
        </w:tc>
        <w:tc>
          <w:tcPr>
            <w:tcW w:w="7024" w:type="dxa"/>
            <w:shd w:val="clear" w:color="000000" w:fill="FFFFFF"/>
          </w:tcPr>
          <w:p w14:paraId="06D14949" w14:textId="77777777" w:rsidR="0081062C" w:rsidRPr="004342C6" w:rsidRDefault="0081062C" w:rsidP="004B21E4">
            <w:pPr>
              <w:contextualSpacing w:val="0"/>
              <w:rPr>
                <w:rFonts w:cs="Arial"/>
              </w:rPr>
            </w:pPr>
            <w:r w:rsidRPr="004342C6">
              <w:rPr>
                <w:rFonts w:cs="Arial"/>
              </w:rPr>
              <w:t>The system shall calculate the current monthly deduction amount = the deduction's amount / 12</w:t>
            </w:r>
          </w:p>
          <w:p w14:paraId="25F52420" w14:textId="77777777" w:rsidR="0081062C" w:rsidRPr="004342C6" w:rsidRDefault="0081062C" w:rsidP="004B21E4">
            <w:pPr>
              <w:spacing w:after="160" w:line="259" w:lineRule="auto"/>
              <w:rPr>
                <w:rFonts w:cs="Arial"/>
              </w:rPr>
            </w:pPr>
          </w:p>
        </w:tc>
      </w:tr>
      <w:tr w:rsidR="0081062C" w:rsidRPr="004342C6" w14:paraId="1982B0E6" w14:textId="77777777" w:rsidTr="004B21E4">
        <w:trPr>
          <w:trHeight w:val="314"/>
        </w:trPr>
        <w:tc>
          <w:tcPr>
            <w:tcW w:w="2246" w:type="dxa"/>
            <w:shd w:val="clear" w:color="000000" w:fill="FFFFFF"/>
          </w:tcPr>
          <w:p w14:paraId="33F61D32"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MHPD.FR.02.006</w:t>
            </w:r>
          </w:p>
        </w:tc>
        <w:tc>
          <w:tcPr>
            <w:tcW w:w="7024" w:type="dxa"/>
            <w:shd w:val="clear" w:color="000000" w:fill="FFFFFF"/>
          </w:tcPr>
          <w:p w14:paraId="03CAE368" w14:textId="77777777" w:rsidR="0081062C" w:rsidRPr="004342C6" w:rsidRDefault="0081062C" w:rsidP="004B21E4">
            <w:pPr>
              <w:contextualSpacing w:val="0"/>
              <w:rPr>
                <w:rFonts w:cs="Arial"/>
              </w:rPr>
            </w:pPr>
            <w:r w:rsidRPr="004342C6">
              <w:rPr>
                <w:rFonts w:cs="Arial"/>
              </w:rPr>
              <w:t>The system shall calculate the current monthly amount as the attested income's amount if the income frequency is monthly.</w:t>
            </w:r>
          </w:p>
        </w:tc>
      </w:tr>
      <w:tr w:rsidR="0081062C" w:rsidRPr="004342C6" w14:paraId="19E15BF0" w14:textId="77777777" w:rsidTr="004B21E4">
        <w:trPr>
          <w:trHeight w:val="314"/>
        </w:trPr>
        <w:tc>
          <w:tcPr>
            <w:tcW w:w="2246" w:type="dxa"/>
            <w:shd w:val="clear" w:color="000000" w:fill="FFFFFF"/>
          </w:tcPr>
          <w:p w14:paraId="45C93029"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MHPD.FR.02.007</w:t>
            </w:r>
          </w:p>
        </w:tc>
        <w:tc>
          <w:tcPr>
            <w:tcW w:w="7024" w:type="dxa"/>
            <w:shd w:val="clear" w:color="000000" w:fill="FFFFFF"/>
          </w:tcPr>
          <w:p w14:paraId="52496F1B" w14:textId="77777777" w:rsidR="0081062C" w:rsidRPr="004342C6" w:rsidRDefault="0081062C" w:rsidP="004B21E4">
            <w:pPr>
              <w:contextualSpacing w:val="0"/>
              <w:rPr>
                <w:rFonts w:cs="Arial"/>
              </w:rPr>
            </w:pPr>
            <w:r w:rsidRPr="004342C6">
              <w:rPr>
                <w:rFonts w:cs="Arial"/>
              </w:rPr>
              <w:t>The system shall calculate the current monthly amount as income's amount / 12 if the income frequency is annual</w:t>
            </w:r>
          </w:p>
          <w:p w14:paraId="66385352" w14:textId="77777777" w:rsidR="0081062C" w:rsidRPr="004342C6" w:rsidRDefault="0081062C" w:rsidP="004B21E4">
            <w:pPr>
              <w:rPr>
                <w:rFonts w:cs="Arial"/>
              </w:rPr>
            </w:pPr>
          </w:p>
        </w:tc>
      </w:tr>
      <w:tr w:rsidR="0081062C" w:rsidRPr="004342C6" w14:paraId="1E0B5961" w14:textId="77777777" w:rsidTr="004B21E4">
        <w:trPr>
          <w:trHeight w:val="314"/>
        </w:trPr>
        <w:tc>
          <w:tcPr>
            <w:tcW w:w="2246" w:type="dxa"/>
            <w:shd w:val="clear" w:color="000000" w:fill="FFFFFF"/>
          </w:tcPr>
          <w:p w14:paraId="7590D648"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MHPD.FR.02.008</w:t>
            </w:r>
          </w:p>
        </w:tc>
        <w:tc>
          <w:tcPr>
            <w:tcW w:w="7024" w:type="dxa"/>
            <w:shd w:val="clear" w:color="000000" w:fill="FFFFFF"/>
          </w:tcPr>
          <w:p w14:paraId="50798F07" w14:textId="77777777" w:rsidR="0081062C" w:rsidRPr="004342C6" w:rsidRDefault="0081062C" w:rsidP="004B21E4">
            <w:pPr>
              <w:contextualSpacing w:val="0"/>
              <w:rPr>
                <w:rFonts w:cs="Arial"/>
              </w:rPr>
            </w:pPr>
            <w:r w:rsidRPr="004342C6">
              <w:rPr>
                <w:rFonts w:cs="Arial"/>
              </w:rPr>
              <w:t>The system shall calculate the current monthly amount as income's amount / 3 if the income frequency is quarterly</w:t>
            </w:r>
          </w:p>
          <w:p w14:paraId="6270D795" w14:textId="77777777" w:rsidR="0081062C" w:rsidRPr="004342C6" w:rsidRDefault="0081062C" w:rsidP="004B21E4">
            <w:pPr>
              <w:rPr>
                <w:rFonts w:cs="Arial"/>
              </w:rPr>
            </w:pPr>
          </w:p>
        </w:tc>
      </w:tr>
      <w:tr w:rsidR="0081062C" w:rsidRPr="004342C6" w14:paraId="387EE6FA" w14:textId="77777777" w:rsidTr="004B21E4">
        <w:trPr>
          <w:trHeight w:val="314"/>
        </w:trPr>
        <w:tc>
          <w:tcPr>
            <w:tcW w:w="2246" w:type="dxa"/>
            <w:shd w:val="clear" w:color="000000" w:fill="FFFFFF"/>
          </w:tcPr>
          <w:p w14:paraId="3470A772"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MHPD.FR.02.009</w:t>
            </w:r>
          </w:p>
        </w:tc>
        <w:tc>
          <w:tcPr>
            <w:tcW w:w="7024" w:type="dxa"/>
            <w:shd w:val="clear" w:color="000000" w:fill="FFFFFF"/>
          </w:tcPr>
          <w:p w14:paraId="60D485A5" w14:textId="77777777" w:rsidR="0081062C" w:rsidRPr="004342C6" w:rsidRDefault="0081062C" w:rsidP="004B21E4">
            <w:pPr>
              <w:contextualSpacing w:val="0"/>
              <w:rPr>
                <w:rFonts w:cs="Arial"/>
              </w:rPr>
            </w:pPr>
            <w:r w:rsidRPr="004342C6">
              <w:rPr>
                <w:rFonts w:cs="Arial"/>
              </w:rPr>
              <w:t>The system shall calculate the current monthly amount as income's amount * 2 if the income frequency is twice a month</w:t>
            </w:r>
          </w:p>
          <w:p w14:paraId="541804D9" w14:textId="77777777" w:rsidR="0081062C" w:rsidRPr="004342C6" w:rsidRDefault="0081062C" w:rsidP="004B21E4">
            <w:pPr>
              <w:rPr>
                <w:rFonts w:cs="Arial"/>
              </w:rPr>
            </w:pPr>
          </w:p>
        </w:tc>
      </w:tr>
      <w:tr w:rsidR="0081062C" w:rsidRPr="004342C6" w14:paraId="16657E1F" w14:textId="77777777" w:rsidTr="004B21E4">
        <w:trPr>
          <w:trHeight w:val="314"/>
        </w:trPr>
        <w:tc>
          <w:tcPr>
            <w:tcW w:w="2246" w:type="dxa"/>
            <w:shd w:val="clear" w:color="000000" w:fill="FFFFFF"/>
          </w:tcPr>
          <w:p w14:paraId="776FDF1B"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MHPD.FR.02.010</w:t>
            </w:r>
          </w:p>
        </w:tc>
        <w:tc>
          <w:tcPr>
            <w:tcW w:w="7024" w:type="dxa"/>
            <w:shd w:val="clear" w:color="000000" w:fill="FFFFFF"/>
          </w:tcPr>
          <w:p w14:paraId="19CF0A4B" w14:textId="77777777" w:rsidR="0081062C" w:rsidRPr="004342C6" w:rsidRDefault="0081062C" w:rsidP="004B21E4">
            <w:pPr>
              <w:contextualSpacing w:val="0"/>
              <w:rPr>
                <w:rFonts w:cs="Arial"/>
              </w:rPr>
            </w:pPr>
            <w:r w:rsidRPr="004342C6">
              <w:rPr>
                <w:rFonts w:cs="Arial"/>
              </w:rPr>
              <w:t>The system shall calculate the current monthly amount as income's amount * 2.167 if the income frequency is bi-weekly</w:t>
            </w:r>
          </w:p>
          <w:p w14:paraId="36CA9FE9" w14:textId="77777777" w:rsidR="0081062C" w:rsidRPr="004342C6" w:rsidRDefault="0081062C" w:rsidP="004B21E4">
            <w:pPr>
              <w:contextualSpacing w:val="0"/>
              <w:rPr>
                <w:rFonts w:cs="Arial"/>
              </w:rPr>
            </w:pPr>
          </w:p>
        </w:tc>
      </w:tr>
      <w:tr w:rsidR="0081062C" w:rsidRPr="004342C6" w14:paraId="53B1A5CF" w14:textId="77777777" w:rsidTr="004B21E4">
        <w:trPr>
          <w:trHeight w:val="314"/>
        </w:trPr>
        <w:tc>
          <w:tcPr>
            <w:tcW w:w="2246" w:type="dxa"/>
            <w:shd w:val="clear" w:color="000000" w:fill="FFFFFF"/>
          </w:tcPr>
          <w:p w14:paraId="4EA421E2"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MHPD.FR.02.011</w:t>
            </w:r>
          </w:p>
        </w:tc>
        <w:tc>
          <w:tcPr>
            <w:tcW w:w="7024" w:type="dxa"/>
            <w:shd w:val="clear" w:color="000000" w:fill="FFFFFF"/>
          </w:tcPr>
          <w:p w14:paraId="09B4C4E7" w14:textId="77777777" w:rsidR="0081062C" w:rsidRPr="004342C6" w:rsidRDefault="0081062C" w:rsidP="004B21E4">
            <w:pPr>
              <w:contextualSpacing w:val="0"/>
              <w:rPr>
                <w:rFonts w:cs="Arial"/>
              </w:rPr>
            </w:pPr>
            <w:r w:rsidRPr="004342C6">
              <w:rPr>
                <w:rFonts w:cs="Arial"/>
              </w:rPr>
              <w:t>The system shall calculate the current monthly amount as amount * 4.333 if the income frequency is weekly</w:t>
            </w:r>
          </w:p>
          <w:p w14:paraId="76F297AC" w14:textId="77777777" w:rsidR="0081062C" w:rsidRPr="004342C6" w:rsidRDefault="0081062C" w:rsidP="004B21E4">
            <w:pPr>
              <w:contextualSpacing w:val="0"/>
              <w:rPr>
                <w:rFonts w:cs="Arial"/>
              </w:rPr>
            </w:pPr>
          </w:p>
        </w:tc>
      </w:tr>
      <w:tr w:rsidR="0081062C" w:rsidRPr="004342C6" w14:paraId="54F8F2F8" w14:textId="77777777" w:rsidTr="004B21E4">
        <w:trPr>
          <w:trHeight w:val="314"/>
        </w:trPr>
        <w:tc>
          <w:tcPr>
            <w:tcW w:w="2246" w:type="dxa"/>
            <w:shd w:val="clear" w:color="000000" w:fill="FFFFFF"/>
          </w:tcPr>
          <w:p w14:paraId="6132C7A5" w14:textId="77777777" w:rsidR="0081062C" w:rsidRPr="004342C6" w:rsidRDefault="0081062C" w:rsidP="004B21E4">
            <w:pPr>
              <w:contextualSpacing w:val="0"/>
              <w:jc w:val="center"/>
              <w:rPr>
                <w:rFonts w:eastAsia="Times New Roman" w:cs="Arial"/>
                <w:color w:val="000000"/>
              </w:rPr>
            </w:pPr>
            <w:r w:rsidRPr="004342C6">
              <w:rPr>
                <w:rStyle w:val="normaltextrun"/>
                <w:rFonts w:cs="Arial"/>
                <w:color w:val="000000"/>
                <w:shd w:val="clear" w:color="auto" w:fill="FFFFFF"/>
              </w:rPr>
              <w:t>OTIFR.04.001</w:t>
            </w:r>
            <w:r w:rsidRPr="004342C6">
              <w:rPr>
                <w:rStyle w:val="eop"/>
                <w:rFonts w:cs="Arial"/>
                <w:color w:val="000000"/>
                <w:shd w:val="clear" w:color="auto" w:fill="FFFFFF"/>
              </w:rPr>
              <w:t> </w:t>
            </w:r>
          </w:p>
        </w:tc>
        <w:tc>
          <w:tcPr>
            <w:tcW w:w="7024" w:type="dxa"/>
            <w:shd w:val="clear" w:color="000000" w:fill="FFFFFF"/>
          </w:tcPr>
          <w:p w14:paraId="739034A9" w14:textId="77777777" w:rsidR="000F624B" w:rsidRDefault="0081062C" w:rsidP="004B21E4">
            <w:pPr>
              <w:contextualSpacing w:val="0"/>
              <w:rPr>
                <w:rFonts w:cs="Arial"/>
              </w:rPr>
            </w:pPr>
            <w:r w:rsidRPr="004342C6">
              <w:rPr>
                <w:rFonts w:cs="Arial"/>
              </w:rPr>
              <w:t>The system shall include the One-Time Income in the Current Income calculation when performing a program determination if the Month and Year of One-Time Income is the same as the Month and Year of Program Determination. </w:t>
            </w:r>
          </w:p>
          <w:p w14:paraId="41C7F707" w14:textId="77777777" w:rsidR="00BA17CA" w:rsidRDefault="00BA17CA" w:rsidP="004B21E4">
            <w:pPr>
              <w:contextualSpacing w:val="0"/>
              <w:rPr>
                <w:rFonts w:cs="Arial"/>
              </w:rPr>
            </w:pPr>
          </w:p>
          <w:p w14:paraId="68496801" w14:textId="77777777" w:rsidR="00BA17CA" w:rsidRDefault="00BA17CA" w:rsidP="00032FBA">
            <w:pPr>
              <w:contextualSpacing w:val="0"/>
              <w:rPr>
                <w:rFonts w:cs="Arial"/>
              </w:rPr>
            </w:pPr>
            <w:r>
              <w:rPr>
                <w:rFonts w:cs="Arial"/>
              </w:rPr>
              <w:t xml:space="preserve">Note: This is applicable for </w:t>
            </w:r>
            <w:r w:rsidR="00032FBA">
              <w:rPr>
                <w:rFonts w:cs="Arial"/>
              </w:rPr>
              <w:t xml:space="preserve">all the income sources except “one time only” </w:t>
            </w:r>
            <w:r>
              <w:rPr>
                <w:rFonts w:cs="Arial"/>
              </w:rPr>
              <w:t xml:space="preserve">Lottery and Gambling Winnings income source. </w:t>
            </w:r>
          </w:p>
          <w:p w14:paraId="7421EFC9" w14:textId="5D14212B" w:rsidR="00032FBA" w:rsidRPr="004342C6" w:rsidRDefault="00032FBA" w:rsidP="00032FBA">
            <w:pPr>
              <w:contextualSpacing w:val="0"/>
              <w:rPr>
                <w:rFonts w:cs="Arial"/>
              </w:rPr>
            </w:pPr>
          </w:p>
        </w:tc>
      </w:tr>
      <w:tr w:rsidR="0081062C" w:rsidRPr="004342C6" w14:paraId="2A3BB834" w14:textId="77777777" w:rsidTr="004B21E4">
        <w:trPr>
          <w:trHeight w:val="314"/>
        </w:trPr>
        <w:tc>
          <w:tcPr>
            <w:tcW w:w="2246" w:type="dxa"/>
            <w:shd w:val="clear" w:color="000000" w:fill="FFFFFF"/>
          </w:tcPr>
          <w:p w14:paraId="6D8E0528" w14:textId="77777777" w:rsidR="0081062C" w:rsidRPr="004342C6" w:rsidRDefault="0081062C" w:rsidP="004B21E4">
            <w:pPr>
              <w:contextualSpacing w:val="0"/>
              <w:jc w:val="center"/>
              <w:rPr>
                <w:rFonts w:eastAsia="Times New Roman" w:cs="Arial"/>
                <w:color w:val="000000"/>
              </w:rPr>
            </w:pPr>
          </w:p>
          <w:p w14:paraId="7C68D367" w14:textId="77777777" w:rsidR="0081062C" w:rsidRPr="004342C6" w:rsidRDefault="0081062C" w:rsidP="004B21E4">
            <w:pPr>
              <w:jc w:val="center"/>
              <w:rPr>
                <w:rFonts w:eastAsia="Times New Roman" w:cs="Arial"/>
              </w:rPr>
            </w:pPr>
            <w:r w:rsidRPr="004342C6">
              <w:rPr>
                <w:rStyle w:val="normaltextrun"/>
                <w:rFonts w:cs="Arial"/>
                <w:color w:val="000000"/>
                <w:shd w:val="clear" w:color="auto" w:fill="FFFFFF"/>
              </w:rPr>
              <w:t>OTIFR.04.002</w:t>
            </w:r>
            <w:r w:rsidRPr="004342C6">
              <w:rPr>
                <w:rStyle w:val="eop"/>
                <w:rFonts w:cs="Arial"/>
                <w:color w:val="000000"/>
                <w:shd w:val="clear" w:color="auto" w:fill="FFFFFF"/>
              </w:rPr>
              <w:t> </w:t>
            </w:r>
          </w:p>
        </w:tc>
        <w:tc>
          <w:tcPr>
            <w:tcW w:w="7024" w:type="dxa"/>
            <w:shd w:val="clear" w:color="000000" w:fill="FFFFFF"/>
          </w:tcPr>
          <w:p w14:paraId="6340214F" w14:textId="77777777" w:rsidR="0081062C" w:rsidRDefault="0081062C" w:rsidP="004B21E4">
            <w:pPr>
              <w:contextualSpacing w:val="0"/>
              <w:rPr>
                <w:rStyle w:val="normaltextrun"/>
                <w:rFonts w:cs="Arial"/>
                <w:color w:val="000000"/>
                <w:shd w:val="clear" w:color="auto" w:fill="FFFFFF"/>
              </w:rPr>
            </w:pPr>
            <w:r w:rsidRPr="004342C6">
              <w:rPr>
                <w:rStyle w:val="normaltextrun"/>
                <w:rFonts w:cs="Arial"/>
                <w:color w:val="000000"/>
                <w:shd w:val="clear" w:color="auto" w:fill="FFFFFF"/>
              </w:rPr>
              <w:t>The system shall </w:t>
            </w:r>
            <w:r w:rsidRPr="004342C6">
              <w:rPr>
                <w:rStyle w:val="normaltextrun"/>
                <w:rFonts w:cs="Arial"/>
                <w:b/>
                <w:bCs/>
                <w:i/>
                <w:iCs/>
                <w:color w:val="000000"/>
                <w:shd w:val="clear" w:color="auto" w:fill="FFFFFF"/>
              </w:rPr>
              <w:t>not</w:t>
            </w:r>
            <w:r w:rsidRPr="004342C6">
              <w:rPr>
                <w:rStyle w:val="normaltextrun"/>
                <w:rFonts w:cs="Arial"/>
                <w:color w:val="000000"/>
                <w:shd w:val="clear" w:color="auto" w:fill="FFFFFF"/>
              </w:rPr>
              <w:t> include the One-Time Income in the Current Income calculation when performing a program determination if the Month and Year of One-Time Income is different than the Month and Year of Program Determination.</w:t>
            </w:r>
          </w:p>
          <w:p w14:paraId="645E3B89" w14:textId="77777777" w:rsidR="00BA17CA" w:rsidRDefault="00BA17CA" w:rsidP="004B21E4">
            <w:pPr>
              <w:contextualSpacing w:val="0"/>
              <w:rPr>
                <w:rStyle w:val="normaltextrun"/>
                <w:rFonts w:cs="Arial"/>
                <w:color w:val="000000"/>
                <w:shd w:val="clear" w:color="auto" w:fill="FFFFFF"/>
              </w:rPr>
            </w:pPr>
          </w:p>
          <w:p w14:paraId="29A4420A" w14:textId="77777777" w:rsidR="00BA17CA" w:rsidRDefault="00032FBA" w:rsidP="004B21E4">
            <w:pPr>
              <w:contextualSpacing w:val="0"/>
              <w:rPr>
                <w:rFonts w:cs="Arial"/>
              </w:rPr>
            </w:pPr>
            <w:r>
              <w:rPr>
                <w:rFonts w:cs="Arial"/>
              </w:rPr>
              <w:t xml:space="preserve">Note: This is applicable for the income sources except “one time only” Lottery and Gambling Winnings income source. </w:t>
            </w:r>
          </w:p>
          <w:p w14:paraId="5C830AA1" w14:textId="46F7C097" w:rsidR="00032FBA" w:rsidRPr="004342C6" w:rsidRDefault="00032FBA" w:rsidP="004B21E4">
            <w:pPr>
              <w:contextualSpacing w:val="0"/>
              <w:rPr>
                <w:rFonts w:cs="Arial"/>
                <w:sz w:val="20"/>
                <w:szCs w:val="20"/>
              </w:rPr>
            </w:pPr>
          </w:p>
        </w:tc>
      </w:tr>
      <w:tr w:rsidR="00480C97" w:rsidRPr="004342C6" w14:paraId="49CFFFA4" w14:textId="77777777" w:rsidTr="00D104CD">
        <w:trPr>
          <w:trHeight w:val="314"/>
        </w:trPr>
        <w:tc>
          <w:tcPr>
            <w:tcW w:w="2246" w:type="dxa"/>
            <w:shd w:val="clear" w:color="000000" w:fill="FFFFFF"/>
            <w:vAlign w:val="center"/>
          </w:tcPr>
          <w:p w14:paraId="6E0EACEF" w14:textId="1217C5D3" w:rsidR="00480C97" w:rsidRPr="004342C6" w:rsidRDefault="00480C97" w:rsidP="00480C97">
            <w:pPr>
              <w:contextualSpacing w:val="0"/>
              <w:jc w:val="center"/>
              <w:rPr>
                <w:rStyle w:val="normaltextrun"/>
                <w:rFonts w:cs="Arial"/>
                <w:color w:val="000000"/>
                <w:shd w:val="clear" w:color="auto" w:fill="FFFFFF"/>
              </w:rPr>
            </w:pPr>
            <w:r w:rsidRPr="006F330F">
              <w:rPr>
                <w:color w:val="000000"/>
              </w:rPr>
              <w:t>LAG.PCS.03.002</w:t>
            </w:r>
          </w:p>
        </w:tc>
        <w:tc>
          <w:tcPr>
            <w:tcW w:w="7024" w:type="dxa"/>
            <w:shd w:val="clear" w:color="000000" w:fill="FFFFFF"/>
          </w:tcPr>
          <w:p w14:paraId="350CFABB" w14:textId="77777777" w:rsidR="00480C97" w:rsidRPr="006F330F" w:rsidRDefault="00480C97" w:rsidP="00480C97">
            <w:pPr>
              <w:jc w:val="both"/>
            </w:pPr>
            <w:r w:rsidRPr="006F330F">
              <w:t>The system shall follow all the below rules for Lottery and Gambling Winnings current income calculation during the program eligibility determination when the frequency is ‘one time only’.</w:t>
            </w:r>
          </w:p>
          <w:p w14:paraId="4DFBB1EC" w14:textId="77777777" w:rsidR="00480C97" w:rsidRPr="006F330F" w:rsidRDefault="00480C97" w:rsidP="00480C97">
            <w:pPr>
              <w:jc w:val="both"/>
            </w:pPr>
          </w:p>
          <w:p w14:paraId="4BE58A58" w14:textId="77777777" w:rsidR="00480C97" w:rsidRPr="006F330F" w:rsidRDefault="00480C97" w:rsidP="00320B54">
            <w:pPr>
              <w:pStyle w:val="ListParagraph"/>
              <w:numPr>
                <w:ilvl w:val="0"/>
                <w:numId w:val="493"/>
              </w:numPr>
              <w:contextualSpacing w:val="0"/>
              <w:jc w:val="both"/>
            </w:pPr>
            <w:r w:rsidRPr="006F330F">
              <w:t>If the Lottery and Gambling Winnings amount is less than $80,000 AND the month and year of one time only income are the same as the month and year of program determination, then the system shall count the complete winning amount in the current income calculation.</w:t>
            </w:r>
          </w:p>
          <w:p w14:paraId="3FF9231E" w14:textId="77777777" w:rsidR="00480C97" w:rsidRPr="006F330F" w:rsidRDefault="00480C97" w:rsidP="00320B54">
            <w:pPr>
              <w:pStyle w:val="ListParagraph"/>
              <w:numPr>
                <w:ilvl w:val="0"/>
                <w:numId w:val="493"/>
              </w:numPr>
              <w:contextualSpacing w:val="0"/>
              <w:jc w:val="both"/>
            </w:pPr>
            <w:r w:rsidRPr="006F330F">
              <w:t>If the Lottery and Gambling Winnings amount is less than $80,000 AND the month and year of one time income are NOT the same as the month and year of program determination, then the system shall NOT count the complete winning amount in the current income calculation.</w:t>
            </w:r>
          </w:p>
          <w:p w14:paraId="53C504DF" w14:textId="77777777" w:rsidR="00480C97" w:rsidRPr="006F330F" w:rsidRDefault="00480C97" w:rsidP="00320B54">
            <w:pPr>
              <w:pStyle w:val="ListParagraph"/>
              <w:numPr>
                <w:ilvl w:val="0"/>
                <w:numId w:val="493"/>
              </w:numPr>
              <w:contextualSpacing w:val="0"/>
              <w:jc w:val="both"/>
            </w:pPr>
            <w:r w:rsidRPr="006F330F">
              <w:t>If the Lottery and Gambling Winnings amount is $80,000 and more, then the system shall divide the total Lottery and Gambling Winnings into an equal number of installments and count the distributed amount in the current income calculation during the eligibility determination for each month, starting with the month and year of one time only income.</w:t>
            </w:r>
          </w:p>
          <w:p w14:paraId="4858CA16" w14:textId="77777777" w:rsidR="00480C97" w:rsidRPr="006F330F" w:rsidRDefault="00480C97" w:rsidP="00320B54">
            <w:pPr>
              <w:pStyle w:val="ListParagraph"/>
              <w:numPr>
                <w:ilvl w:val="1"/>
                <w:numId w:val="493"/>
              </w:numPr>
              <w:contextualSpacing w:val="0"/>
              <w:jc w:val="both"/>
            </w:pPr>
            <w:r w:rsidRPr="006F330F">
              <w:t>Logic to calculate the number of installments: INTEGER {[(Lottery and Gambling Winnings Amount-80000)/10000] +2}</w:t>
            </w:r>
          </w:p>
          <w:p w14:paraId="114D7720" w14:textId="77777777" w:rsidR="00480C97" w:rsidRPr="006F330F" w:rsidRDefault="00480C97" w:rsidP="00480C97">
            <w:pPr>
              <w:jc w:val="both"/>
            </w:pPr>
          </w:p>
          <w:p w14:paraId="63DFC4E3" w14:textId="77777777" w:rsidR="00480C97" w:rsidRPr="006F330F" w:rsidRDefault="00480C97" w:rsidP="00480C97">
            <w:pPr>
              <w:jc w:val="both"/>
            </w:pPr>
            <w:r w:rsidRPr="006F330F">
              <w:rPr>
                <w:b/>
                <w:bCs/>
              </w:rPr>
              <w:t>Note</w:t>
            </w:r>
            <w:r w:rsidRPr="006F330F">
              <w:t>:</w:t>
            </w:r>
          </w:p>
          <w:p w14:paraId="1A91367F" w14:textId="77777777" w:rsidR="00480C97" w:rsidRPr="006F330F" w:rsidRDefault="00480C97" w:rsidP="00480C97">
            <w:pPr>
              <w:jc w:val="both"/>
            </w:pPr>
          </w:p>
          <w:p w14:paraId="4FE46D8B" w14:textId="77777777" w:rsidR="00480C97" w:rsidRPr="006F330F" w:rsidRDefault="00480C97" w:rsidP="00320B54">
            <w:pPr>
              <w:pStyle w:val="ListParagraph"/>
              <w:numPr>
                <w:ilvl w:val="0"/>
                <w:numId w:val="488"/>
              </w:numPr>
              <w:contextualSpacing w:val="0"/>
              <w:jc w:val="both"/>
            </w:pPr>
            <w:r w:rsidRPr="006F330F">
              <w:t>The division of Lottery and Gambling Winnings amount is ONLY applicable for the members who are receiving the winnings when the Income frequency is ‘one time only’.</w:t>
            </w:r>
          </w:p>
          <w:p w14:paraId="094B4B4F" w14:textId="77777777" w:rsidR="00480C97" w:rsidRPr="006F330F" w:rsidRDefault="00480C97" w:rsidP="00320B54">
            <w:pPr>
              <w:pStyle w:val="ListParagraph"/>
              <w:numPr>
                <w:ilvl w:val="0"/>
                <w:numId w:val="488"/>
              </w:numPr>
              <w:contextualSpacing w:val="0"/>
              <w:jc w:val="both"/>
            </w:pPr>
            <w:r w:rsidRPr="006F330F">
              <w:t>The maximum period (number of installments) over which Lottery and Gambling Winnings can be distributed is 120 months.</w:t>
            </w:r>
          </w:p>
          <w:p w14:paraId="2894D910" w14:textId="4A97BAD8" w:rsidR="00480C97" w:rsidRPr="006F330F" w:rsidRDefault="00480C97" w:rsidP="00320B54">
            <w:pPr>
              <w:pStyle w:val="ListParagraph"/>
              <w:numPr>
                <w:ilvl w:val="0"/>
                <w:numId w:val="488"/>
              </w:numPr>
              <w:contextualSpacing w:val="0"/>
              <w:jc w:val="both"/>
            </w:pPr>
            <w:r w:rsidRPr="006F330F">
              <w:t xml:space="preserve">Please refer to the </w:t>
            </w:r>
            <w:hyperlink w:anchor="LotteryDistribution" w:history="1">
              <w:r w:rsidRPr="006F330F">
                <w:rPr>
                  <w:rStyle w:val="Hyperlink"/>
                </w:rPr>
                <w:t>Lottery and Gambling installment distribution worksheet</w:t>
              </w:r>
            </w:hyperlink>
            <w:r w:rsidRPr="006F330F">
              <w:t xml:space="preserve"> for the amount of income attributed to qualified winnings and the number of months over which the winnings are counted.</w:t>
            </w:r>
          </w:p>
          <w:p w14:paraId="7157F99A" w14:textId="77777777" w:rsidR="00480C97" w:rsidRDefault="00480C97" w:rsidP="00320B54">
            <w:pPr>
              <w:pStyle w:val="ListParagraph"/>
              <w:numPr>
                <w:ilvl w:val="0"/>
                <w:numId w:val="488"/>
              </w:numPr>
              <w:contextualSpacing w:val="0"/>
              <w:jc w:val="both"/>
            </w:pPr>
            <w:r w:rsidRPr="006F330F">
              <w:t xml:space="preserve">The system shall calculate the Lottery and Gambling Winnings distribution on every program determination (including renewals) based on the distributed winnings amount, month, and year. </w:t>
            </w:r>
          </w:p>
          <w:p w14:paraId="570F6B06" w14:textId="77777777" w:rsidR="00480C97" w:rsidRDefault="00480C97" w:rsidP="00320B54">
            <w:pPr>
              <w:pStyle w:val="ListParagraph"/>
              <w:numPr>
                <w:ilvl w:val="0"/>
                <w:numId w:val="488"/>
              </w:numPr>
              <w:contextualSpacing w:val="0"/>
              <w:jc w:val="both"/>
            </w:pPr>
            <w:r>
              <w:lastRenderedPageBreak/>
              <w:t xml:space="preserve">Lottery and Gambling Winnings income should be treated like any other income source for the projected income calculation and should only be counted in the year earned. </w:t>
            </w:r>
          </w:p>
          <w:p w14:paraId="0589BC8B" w14:textId="77777777" w:rsidR="00480C97" w:rsidRPr="00EF78E4" w:rsidRDefault="00480C97" w:rsidP="00320B54">
            <w:pPr>
              <w:pStyle w:val="ListParagraph"/>
              <w:numPr>
                <w:ilvl w:val="0"/>
                <w:numId w:val="488"/>
              </w:numPr>
              <w:contextualSpacing w:val="0"/>
              <w:jc w:val="both"/>
            </w:pPr>
            <w:r>
              <w:t xml:space="preserve">The system shall continue to </w:t>
            </w:r>
            <w:r w:rsidRPr="00EF78E4">
              <w:rPr>
                <w:rFonts w:eastAsia="Times New Roman"/>
                <w:color w:val="000000"/>
              </w:rPr>
              <w:t>copy the One</w:t>
            </w:r>
            <w:r>
              <w:rPr>
                <w:rFonts w:eastAsia="Times New Roman"/>
                <w:color w:val="000000"/>
              </w:rPr>
              <w:t xml:space="preserve"> </w:t>
            </w:r>
            <w:r w:rsidRPr="00EF78E4">
              <w:rPr>
                <w:rFonts w:eastAsia="Times New Roman"/>
                <w:color w:val="000000"/>
              </w:rPr>
              <w:t>Time only income (along with Month and Year) to the renewal year application</w:t>
            </w:r>
            <w:r>
              <w:rPr>
                <w:rFonts w:eastAsia="Times New Roman"/>
                <w:color w:val="000000"/>
              </w:rPr>
              <w:t>.</w:t>
            </w:r>
            <w:r w:rsidRPr="00EF78E4">
              <w:rPr>
                <w:rFonts w:eastAsia="Times New Roman"/>
                <w:color w:val="000000"/>
              </w:rPr>
              <w:t xml:space="preserve"> </w:t>
            </w:r>
          </w:p>
          <w:p w14:paraId="1012E189" w14:textId="77777777" w:rsidR="00480C97" w:rsidRPr="006F330F" w:rsidRDefault="00480C97" w:rsidP="00480C97">
            <w:pPr>
              <w:pStyle w:val="ListParagraph"/>
              <w:jc w:val="both"/>
            </w:pPr>
          </w:p>
          <w:p w14:paraId="3F6311B9" w14:textId="77777777" w:rsidR="00480C97" w:rsidRPr="006F330F" w:rsidRDefault="00480C97" w:rsidP="00480C97">
            <w:pPr>
              <w:pStyle w:val="ListParagraph"/>
              <w:jc w:val="both"/>
            </w:pPr>
          </w:p>
          <w:p w14:paraId="56ABAE96" w14:textId="77777777" w:rsidR="00480C97" w:rsidRPr="006F330F" w:rsidRDefault="00480C97" w:rsidP="00480C97">
            <w:pPr>
              <w:jc w:val="both"/>
              <w:rPr>
                <w:b/>
                <w:bCs/>
              </w:rPr>
            </w:pPr>
            <w:r w:rsidRPr="006F330F">
              <w:rPr>
                <w:b/>
                <w:bCs/>
              </w:rPr>
              <w:t xml:space="preserve">Example 1: </w:t>
            </w:r>
          </w:p>
          <w:p w14:paraId="13559C2B" w14:textId="77777777" w:rsidR="00480C97" w:rsidRPr="006F330F" w:rsidRDefault="00480C97" w:rsidP="00320B54">
            <w:pPr>
              <w:pStyle w:val="ListParagraph"/>
              <w:numPr>
                <w:ilvl w:val="0"/>
                <w:numId w:val="489"/>
              </w:numPr>
              <w:contextualSpacing w:val="0"/>
              <w:jc w:val="both"/>
            </w:pPr>
            <w:r w:rsidRPr="006F330F">
              <w:t>Justin won a state lottery and received a lump-sum payment of $70,000 on January10, 2021.</w:t>
            </w:r>
          </w:p>
          <w:p w14:paraId="5654D1C5" w14:textId="77777777" w:rsidR="00480C97" w:rsidRPr="006F330F" w:rsidRDefault="00480C97" w:rsidP="00320B54">
            <w:pPr>
              <w:pStyle w:val="ListParagraph"/>
              <w:numPr>
                <w:ilvl w:val="0"/>
                <w:numId w:val="489"/>
              </w:numPr>
              <w:contextualSpacing w:val="0"/>
              <w:jc w:val="both"/>
            </w:pPr>
            <w:r w:rsidRPr="006F330F">
              <w:t>Since the Lottery and Gambling Winnings amount is less than $80,000, the system shall count complete $70,000 in the current income calculation in January 2021.</w:t>
            </w:r>
          </w:p>
          <w:p w14:paraId="0F005C98" w14:textId="77777777" w:rsidR="00480C97" w:rsidRPr="006F330F" w:rsidRDefault="00480C97" w:rsidP="00320B54">
            <w:pPr>
              <w:pStyle w:val="ListParagraph"/>
              <w:numPr>
                <w:ilvl w:val="0"/>
                <w:numId w:val="489"/>
              </w:numPr>
              <w:contextualSpacing w:val="0"/>
              <w:jc w:val="both"/>
            </w:pPr>
            <w:r w:rsidRPr="006F330F">
              <w:t>The system shall count the complete $70,000 income for the projected income calculation for the year 2021.</w:t>
            </w:r>
          </w:p>
          <w:p w14:paraId="1BECE785" w14:textId="77777777" w:rsidR="00480C97" w:rsidRPr="006F330F" w:rsidRDefault="00480C97" w:rsidP="00480C97">
            <w:pPr>
              <w:pStyle w:val="ListParagraph"/>
              <w:jc w:val="both"/>
              <w:rPr>
                <w:b/>
              </w:rPr>
            </w:pPr>
          </w:p>
          <w:p w14:paraId="6A7AAAE9" w14:textId="77777777" w:rsidR="00480C97" w:rsidRPr="006F330F" w:rsidRDefault="00480C97" w:rsidP="00480C97">
            <w:pPr>
              <w:jc w:val="both"/>
              <w:rPr>
                <w:b/>
              </w:rPr>
            </w:pPr>
            <w:r w:rsidRPr="006F330F">
              <w:rPr>
                <w:b/>
              </w:rPr>
              <w:t xml:space="preserve">Example 2: </w:t>
            </w:r>
          </w:p>
          <w:p w14:paraId="7EFBA56D" w14:textId="77777777" w:rsidR="00480C97" w:rsidRPr="006F330F" w:rsidRDefault="00480C97" w:rsidP="00320B54">
            <w:pPr>
              <w:pStyle w:val="ListParagraph"/>
              <w:numPr>
                <w:ilvl w:val="0"/>
                <w:numId w:val="490"/>
              </w:numPr>
              <w:contextualSpacing w:val="0"/>
              <w:jc w:val="both"/>
            </w:pPr>
            <w:r w:rsidRPr="006F330F">
              <w:t>John won a state Lottery and received a lump-sum payment of $84,000 on January 10, 2021.</w:t>
            </w:r>
          </w:p>
          <w:p w14:paraId="17063F4F" w14:textId="77777777" w:rsidR="00480C97" w:rsidRPr="006F330F" w:rsidRDefault="00480C97" w:rsidP="00320B54">
            <w:pPr>
              <w:pStyle w:val="ListParagraph"/>
              <w:numPr>
                <w:ilvl w:val="0"/>
                <w:numId w:val="490"/>
              </w:numPr>
              <w:contextualSpacing w:val="0"/>
              <w:jc w:val="both"/>
            </w:pPr>
            <w:r w:rsidRPr="006F330F">
              <w:t xml:space="preserve">John submits an application on January 20, 2021, and self-attested ‘one time only’ Lottery and Gambling Winnings income as $84,000, month and year as January 2021. </w:t>
            </w:r>
          </w:p>
          <w:p w14:paraId="65B78526" w14:textId="77777777" w:rsidR="00480C97" w:rsidRPr="006F330F" w:rsidRDefault="00480C97" w:rsidP="00320B54">
            <w:pPr>
              <w:pStyle w:val="ListParagraph"/>
              <w:numPr>
                <w:ilvl w:val="0"/>
                <w:numId w:val="490"/>
              </w:numPr>
              <w:contextualSpacing w:val="0"/>
              <w:jc w:val="both"/>
            </w:pPr>
            <w:r w:rsidRPr="006F330F">
              <w:t>Since the Lottery and Gambling Winnings amount is more than $80,000, the system shall divide the winning amount into INTEGER {[(84,000-80,000)/10,000] +2} = 2 equal installments.</w:t>
            </w:r>
          </w:p>
          <w:p w14:paraId="4C7BFFA3" w14:textId="77777777" w:rsidR="00480C97" w:rsidRPr="006F330F" w:rsidRDefault="00480C97" w:rsidP="00320B54">
            <w:pPr>
              <w:pStyle w:val="ListParagraph"/>
              <w:numPr>
                <w:ilvl w:val="0"/>
                <w:numId w:val="490"/>
              </w:numPr>
              <w:contextualSpacing w:val="0"/>
              <w:jc w:val="both"/>
            </w:pPr>
            <w:r w:rsidRPr="006F330F">
              <w:t>Hence $84,000 is divided into 2 equal installments i.e. $42,000 is used for Current income calculation in January and February 2021.</w:t>
            </w:r>
          </w:p>
          <w:p w14:paraId="4C0ADB38" w14:textId="77777777" w:rsidR="00480C97" w:rsidRPr="006F330F" w:rsidRDefault="00480C97" w:rsidP="00320B54">
            <w:pPr>
              <w:pStyle w:val="ListParagraph"/>
              <w:numPr>
                <w:ilvl w:val="0"/>
                <w:numId w:val="490"/>
              </w:numPr>
              <w:contextualSpacing w:val="0"/>
            </w:pPr>
            <w:r w:rsidRPr="006F330F">
              <w:t>The system shall count the complete $84,000 income for the projected income calculation for the year 2021.</w:t>
            </w:r>
          </w:p>
          <w:p w14:paraId="5788C65D" w14:textId="77777777" w:rsidR="00480C97" w:rsidRPr="006F330F" w:rsidRDefault="00480C97" w:rsidP="00480C97">
            <w:pPr>
              <w:pStyle w:val="ListParagraph"/>
              <w:jc w:val="both"/>
            </w:pPr>
          </w:p>
          <w:p w14:paraId="352EC184" w14:textId="77777777" w:rsidR="00480C97" w:rsidRPr="006F330F" w:rsidRDefault="00480C97" w:rsidP="00480C97">
            <w:pPr>
              <w:jc w:val="both"/>
            </w:pPr>
          </w:p>
          <w:p w14:paraId="5DC2B5B9" w14:textId="77777777" w:rsidR="00480C97" w:rsidRPr="006F330F" w:rsidRDefault="00480C97" w:rsidP="00480C97">
            <w:pPr>
              <w:jc w:val="both"/>
              <w:rPr>
                <w:b/>
              </w:rPr>
            </w:pPr>
            <w:r w:rsidRPr="006F330F">
              <w:rPr>
                <w:b/>
              </w:rPr>
              <w:t xml:space="preserve">Example 3: </w:t>
            </w:r>
          </w:p>
          <w:p w14:paraId="11C27312" w14:textId="77777777" w:rsidR="00480C97" w:rsidRPr="006F330F" w:rsidRDefault="00480C97" w:rsidP="00320B54">
            <w:pPr>
              <w:pStyle w:val="ListParagraph"/>
              <w:numPr>
                <w:ilvl w:val="0"/>
                <w:numId w:val="491"/>
              </w:numPr>
              <w:contextualSpacing w:val="0"/>
              <w:jc w:val="both"/>
            </w:pPr>
            <w:r w:rsidRPr="006F330F">
              <w:t>John won a state Lottery and received a lump-sum payment of $123,456 on January 10, 2021.</w:t>
            </w:r>
          </w:p>
          <w:p w14:paraId="6BC52C7D" w14:textId="77777777" w:rsidR="00480C97" w:rsidRPr="006F330F" w:rsidRDefault="00480C97" w:rsidP="00320B54">
            <w:pPr>
              <w:pStyle w:val="ListParagraph"/>
              <w:numPr>
                <w:ilvl w:val="0"/>
                <w:numId w:val="491"/>
              </w:numPr>
              <w:contextualSpacing w:val="0"/>
              <w:jc w:val="both"/>
            </w:pPr>
            <w:r w:rsidRPr="006F330F">
              <w:t>Assume the current date and application filing date as Feb 10, 2021.</w:t>
            </w:r>
          </w:p>
          <w:p w14:paraId="0648A509" w14:textId="77777777" w:rsidR="00480C97" w:rsidRPr="006F330F" w:rsidRDefault="00480C97" w:rsidP="00320B54">
            <w:pPr>
              <w:pStyle w:val="ListParagraph"/>
              <w:numPr>
                <w:ilvl w:val="0"/>
                <w:numId w:val="491"/>
              </w:numPr>
              <w:contextualSpacing w:val="0"/>
              <w:jc w:val="both"/>
            </w:pPr>
            <w:r w:rsidRPr="006F330F">
              <w:t>Since the Lottery and Gambling Winnings amount is more than $80,000, the system shall divide the winning amount into INTEGER {[(123,456-80,000)/10,000] +2} = 6 equal installments.</w:t>
            </w:r>
          </w:p>
          <w:p w14:paraId="2BEFF3DB" w14:textId="77777777" w:rsidR="00480C97" w:rsidRPr="006F330F" w:rsidRDefault="00480C97" w:rsidP="00320B54">
            <w:pPr>
              <w:pStyle w:val="ListParagraph"/>
              <w:numPr>
                <w:ilvl w:val="0"/>
                <w:numId w:val="491"/>
              </w:numPr>
              <w:contextualSpacing w:val="0"/>
              <w:jc w:val="both"/>
            </w:pPr>
            <w:r w:rsidRPr="006F330F">
              <w:t>Hence $123,456 is divided into 6 equal installments i.e. $20,576 is used for current income calculation from January to June 2021.</w:t>
            </w:r>
          </w:p>
          <w:p w14:paraId="2F6AEB22" w14:textId="77777777" w:rsidR="00480C97" w:rsidRPr="006F330F" w:rsidRDefault="00480C97" w:rsidP="00320B54">
            <w:pPr>
              <w:pStyle w:val="ListParagraph"/>
              <w:numPr>
                <w:ilvl w:val="0"/>
                <w:numId w:val="491"/>
              </w:numPr>
              <w:contextualSpacing w:val="0"/>
            </w:pPr>
            <w:r w:rsidRPr="006F330F">
              <w:t>Complete $123,456 is used in projected income calculation during program eligibility determination for the year</w:t>
            </w:r>
            <w:r>
              <w:t xml:space="preserve"> </w:t>
            </w:r>
            <w:r w:rsidRPr="006F330F">
              <w:t>2021.</w:t>
            </w:r>
          </w:p>
          <w:p w14:paraId="33CB3146" w14:textId="77777777" w:rsidR="00480C97" w:rsidRPr="006F330F" w:rsidRDefault="00480C97" w:rsidP="00480C97">
            <w:pPr>
              <w:pStyle w:val="ListParagraph"/>
              <w:jc w:val="both"/>
            </w:pPr>
          </w:p>
          <w:p w14:paraId="152E0D92" w14:textId="77777777" w:rsidR="00480C97" w:rsidRPr="006F330F" w:rsidRDefault="00480C97" w:rsidP="00480C97">
            <w:pPr>
              <w:jc w:val="both"/>
            </w:pPr>
          </w:p>
          <w:p w14:paraId="22CB43ED" w14:textId="77777777" w:rsidR="00480C97" w:rsidRPr="006F330F" w:rsidRDefault="00480C97" w:rsidP="00480C97">
            <w:pPr>
              <w:jc w:val="both"/>
              <w:rPr>
                <w:b/>
              </w:rPr>
            </w:pPr>
            <w:r w:rsidRPr="006F330F">
              <w:rPr>
                <w:b/>
              </w:rPr>
              <w:lastRenderedPageBreak/>
              <w:t xml:space="preserve">Example 4: </w:t>
            </w:r>
          </w:p>
          <w:p w14:paraId="6AF9A32D" w14:textId="77777777" w:rsidR="00480C97" w:rsidRPr="006F330F" w:rsidRDefault="00480C97" w:rsidP="00320B54">
            <w:pPr>
              <w:pStyle w:val="ListParagraph"/>
              <w:numPr>
                <w:ilvl w:val="0"/>
                <w:numId w:val="492"/>
              </w:numPr>
              <w:contextualSpacing w:val="0"/>
              <w:jc w:val="both"/>
            </w:pPr>
            <w:r w:rsidRPr="006F330F">
              <w:t>John won a state Lottery and received a lump-sum payment of $360,000 on January 10, 2021.</w:t>
            </w:r>
          </w:p>
          <w:p w14:paraId="05F5EB83" w14:textId="77777777" w:rsidR="00480C97" w:rsidRPr="006F330F" w:rsidRDefault="00480C97" w:rsidP="00320B54">
            <w:pPr>
              <w:pStyle w:val="ListParagraph"/>
              <w:numPr>
                <w:ilvl w:val="0"/>
                <w:numId w:val="492"/>
              </w:numPr>
              <w:contextualSpacing w:val="0"/>
              <w:jc w:val="both"/>
            </w:pPr>
            <w:r w:rsidRPr="006F330F">
              <w:t>Assuming the current date and application filing date as Feb 20, 2021.</w:t>
            </w:r>
          </w:p>
          <w:p w14:paraId="4658C54D" w14:textId="77777777" w:rsidR="00480C97" w:rsidRPr="006F330F" w:rsidRDefault="00480C97" w:rsidP="00320B54">
            <w:pPr>
              <w:pStyle w:val="ListParagraph"/>
              <w:numPr>
                <w:ilvl w:val="0"/>
                <w:numId w:val="492"/>
              </w:numPr>
              <w:contextualSpacing w:val="0"/>
            </w:pPr>
            <w:r w:rsidRPr="006F330F">
              <w:t>Since the Lottery and Gambling Winnings amount is more than $80,000, the system shall divide the winning amount into INTEGER {[(360,000-80,000)/10,000] +2} = 30 equal installments.</w:t>
            </w:r>
          </w:p>
          <w:p w14:paraId="5695E41A" w14:textId="77777777" w:rsidR="00480C97" w:rsidRPr="006F330F" w:rsidRDefault="00480C97" w:rsidP="00320B54">
            <w:pPr>
              <w:pStyle w:val="ListParagraph"/>
              <w:numPr>
                <w:ilvl w:val="0"/>
                <w:numId w:val="492"/>
              </w:numPr>
              <w:contextualSpacing w:val="0"/>
            </w:pPr>
            <w:r w:rsidRPr="006F330F">
              <w:t>Hence $360,000 is divided into 30 equal installments i.e. $12,000 is used for current income calculation from January 2021 to June 2023.</w:t>
            </w:r>
          </w:p>
          <w:p w14:paraId="4F5C9E13" w14:textId="77777777" w:rsidR="00480C97" w:rsidRPr="006F330F" w:rsidRDefault="00480C97" w:rsidP="00320B54">
            <w:pPr>
              <w:pStyle w:val="ListParagraph"/>
              <w:numPr>
                <w:ilvl w:val="0"/>
                <w:numId w:val="492"/>
              </w:numPr>
              <w:contextualSpacing w:val="0"/>
            </w:pPr>
            <w:r w:rsidRPr="006F330F">
              <w:t>Complete $360,000 is used in projected income calculation during program eligibility determination for the year 2021.</w:t>
            </w:r>
          </w:p>
          <w:p w14:paraId="2F291692" w14:textId="77777777" w:rsidR="00480C97" w:rsidRPr="006F330F" w:rsidRDefault="00480C97" w:rsidP="00320B54">
            <w:pPr>
              <w:pStyle w:val="ListParagraph"/>
              <w:numPr>
                <w:ilvl w:val="0"/>
                <w:numId w:val="492"/>
              </w:numPr>
              <w:contextualSpacing w:val="0"/>
              <w:jc w:val="both"/>
            </w:pPr>
            <w:r w:rsidRPr="006F330F">
              <w:t>QHP and Mixed Household renewal is initiated, and the 2022 Eligibility year application is created by the renewal process.</w:t>
            </w:r>
          </w:p>
          <w:p w14:paraId="5653A672" w14:textId="77777777" w:rsidR="00480C97" w:rsidRPr="006F330F" w:rsidRDefault="00480C97" w:rsidP="00320B54">
            <w:pPr>
              <w:pStyle w:val="ListParagraph"/>
              <w:numPr>
                <w:ilvl w:val="0"/>
                <w:numId w:val="492"/>
              </w:numPr>
              <w:contextualSpacing w:val="0"/>
              <w:jc w:val="both"/>
            </w:pPr>
            <w:r w:rsidRPr="006F330F">
              <w:t>For the Eligibility year 2022:</w:t>
            </w:r>
          </w:p>
          <w:p w14:paraId="62254139" w14:textId="77777777" w:rsidR="00480C97" w:rsidRDefault="00480C97" w:rsidP="00320B54">
            <w:pPr>
              <w:pStyle w:val="ListParagraph"/>
              <w:numPr>
                <w:ilvl w:val="1"/>
                <w:numId w:val="492"/>
              </w:numPr>
              <w:contextualSpacing w:val="0"/>
              <w:jc w:val="both"/>
            </w:pPr>
            <w:r>
              <w:t>The system will copy the one time only Lottery and Gambling Winnings income with Month as January and Year as 2021 from the current year 2021 to the renewal year 2022.</w:t>
            </w:r>
          </w:p>
          <w:p w14:paraId="4A44116E" w14:textId="77777777" w:rsidR="00480C97" w:rsidRPr="006F330F" w:rsidRDefault="00480C97" w:rsidP="00320B54">
            <w:pPr>
              <w:pStyle w:val="ListParagraph"/>
              <w:numPr>
                <w:ilvl w:val="1"/>
                <w:numId w:val="492"/>
              </w:numPr>
              <w:contextualSpacing w:val="0"/>
              <w:jc w:val="both"/>
            </w:pPr>
            <w:r w:rsidRPr="006F330F">
              <w:t>The system will not use Lottery and Gambling income in the projected income calculation for the renewal year 2022.</w:t>
            </w:r>
          </w:p>
          <w:p w14:paraId="305D8E1E" w14:textId="77777777" w:rsidR="00480C97" w:rsidRPr="006F330F" w:rsidRDefault="00480C97" w:rsidP="00320B54">
            <w:pPr>
              <w:pStyle w:val="ListParagraph"/>
              <w:numPr>
                <w:ilvl w:val="1"/>
                <w:numId w:val="492"/>
              </w:numPr>
              <w:contextualSpacing w:val="0"/>
              <w:jc w:val="both"/>
            </w:pPr>
            <w:r w:rsidRPr="006F330F">
              <w:t>The system will continue to use the distributed amount of $12,000 as income for the current income calculation for the renewal year 2022.</w:t>
            </w:r>
          </w:p>
          <w:p w14:paraId="1021D09F" w14:textId="77777777" w:rsidR="00480C97" w:rsidRPr="006F330F" w:rsidRDefault="00480C97" w:rsidP="00320B54">
            <w:pPr>
              <w:pStyle w:val="ListParagraph"/>
              <w:numPr>
                <w:ilvl w:val="0"/>
                <w:numId w:val="492"/>
              </w:numPr>
              <w:contextualSpacing w:val="0"/>
              <w:jc w:val="both"/>
            </w:pPr>
            <w:r w:rsidRPr="006F330F">
              <w:t>The system shall use the existing reasonable compatibility rules for renewals.</w:t>
            </w:r>
          </w:p>
          <w:p w14:paraId="7C4D0E51" w14:textId="77777777" w:rsidR="00480C97" w:rsidRPr="006F330F" w:rsidRDefault="00480C97" w:rsidP="00320B54">
            <w:pPr>
              <w:pStyle w:val="ListParagraph"/>
              <w:numPr>
                <w:ilvl w:val="0"/>
                <w:numId w:val="492"/>
              </w:numPr>
              <w:contextualSpacing w:val="0"/>
              <w:jc w:val="both"/>
            </w:pPr>
            <w:r w:rsidRPr="006F330F">
              <w:t>For the Eligibility year 2023, the system will continue to use the distributed amount of $12,000 as income for the Current income calculation.</w:t>
            </w:r>
          </w:p>
          <w:p w14:paraId="332B4039" w14:textId="77777777" w:rsidR="00480C97" w:rsidRPr="006F330F" w:rsidRDefault="00480C97" w:rsidP="00480C97">
            <w:pPr>
              <w:jc w:val="both"/>
            </w:pPr>
          </w:p>
          <w:p w14:paraId="1D4B9BDB" w14:textId="77777777" w:rsidR="00480C97" w:rsidRPr="006F330F" w:rsidRDefault="00480C97" w:rsidP="00480C97">
            <w:pPr>
              <w:jc w:val="both"/>
              <w:rPr>
                <w:b/>
              </w:rPr>
            </w:pPr>
            <w:r w:rsidRPr="006F330F">
              <w:rPr>
                <w:b/>
              </w:rPr>
              <w:t xml:space="preserve">Example 5: </w:t>
            </w:r>
          </w:p>
          <w:p w14:paraId="78A6EF88" w14:textId="77777777" w:rsidR="00480C97" w:rsidRPr="006F330F" w:rsidRDefault="00480C97" w:rsidP="00320B54">
            <w:pPr>
              <w:pStyle w:val="ListParagraph"/>
              <w:numPr>
                <w:ilvl w:val="0"/>
                <w:numId w:val="494"/>
              </w:numPr>
              <w:contextualSpacing w:val="0"/>
              <w:jc w:val="both"/>
            </w:pPr>
            <w:r w:rsidRPr="006F330F">
              <w:t>John won a state Lottery and received a lump-sum payment of $100,000 on January 20, 2021.</w:t>
            </w:r>
          </w:p>
          <w:p w14:paraId="37401F7B" w14:textId="77777777" w:rsidR="00480C97" w:rsidRPr="006F330F" w:rsidRDefault="00480C97" w:rsidP="00320B54">
            <w:pPr>
              <w:pStyle w:val="ListParagraph"/>
              <w:numPr>
                <w:ilvl w:val="0"/>
                <w:numId w:val="494"/>
              </w:numPr>
              <w:contextualSpacing w:val="0"/>
            </w:pPr>
            <w:r w:rsidRPr="006F330F">
              <w:t xml:space="preserve"> Assume the current date and application filing date as Feb 20, 2021</w:t>
            </w:r>
          </w:p>
          <w:p w14:paraId="32047AE4" w14:textId="77777777" w:rsidR="00480C97" w:rsidRPr="006F330F" w:rsidRDefault="00480C97" w:rsidP="00320B54">
            <w:pPr>
              <w:pStyle w:val="ListParagraph"/>
              <w:numPr>
                <w:ilvl w:val="0"/>
                <w:numId w:val="494"/>
              </w:numPr>
              <w:contextualSpacing w:val="0"/>
              <w:jc w:val="both"/>
            </w:pPr>
            <w:r w:rsidRPr="006F330F">
              <w:t>The system divides the winning amount into 4 equal installments of $25,000 each from January to April 2021 for the current income calculation.</w:t>
            </w:r>
          </w:p>
          <w:p w14:paraId="70EB420F" w14:textId="77777777" w:rsidR="00480C97" w:rsidRPr="006F330F" w:rsidRDefault="00480C97" w:rsidP="00320B54">
            <w:pPr>
              <w:pStyle w:val="ListParagraph"/>
              <w:numPr>
                <w:ilvl w:val="0"/>
                <w:numId w:val="494"/>
              </w:numPr>
              <w:contextualSpacing w:val="0"/>
              <w:jc w:val="both"/>
            </w:pPr>
            <w:r w:rsidRPr="006F330F">
              <w:t>On March 05, 2021, the applicant updates the Lottery and Gambling income amount as $120,000 without changing the winning Month and Year i.e. January 2021, and re-determines the eligibility.</w:t>
            </w:r>
          </w:p>
          <w:p w14:paraId="0C52335C" w14:textId="77777777" w:rsidR="00480C97" w:rsidRPr="006F330F" w:rsidRDefault="00480C97" w:rsidP="00320B54">
            <w:pPr>
              <w:pStyle w:val="ListParagraph"/>
              <w:numPr>
                <w:ilvl w:val="0"/>
                <w:numId w:val="494"/>
              </w:numPr>
              <w:contextualSpacing w:val="0"/>
              <w:jc w:val="both"/>
            </w:pPr>
            <w:r w:rsidRPr="006F330F">
              <w:t>The system divides the updated Lottery and Gambling income into 6 equal installments of $20,000 each from January to June 2021.</w:t>
            </w:r>
          </w:p>
          <w:p w14:paraId="48891847" w14:textId="77777777" w:rsidR="00480C97" w:rsidRPr="006F330F" w:rsidRDefault="00480C97" w:rsidP="00320B54">
            <w:pPr>
              <w:pStyle w:val="ListParagraph"/>
              <w:numPr>
                <w:ilvl w:val="0"/>
                <w:numId w:val="494"/>
              </w:numPr>
              <w:contextualSpacing w:val="0"/>
              <w:jc w:val="both"/>
            </w:pPr>
            <w:r w:rsidRPr="006F330F">
              <w:lastRenderedPageBreak/>
              <w:t>Hence, the system will start using $20,000 for current income calculation.</w:t>
            </w:r>
          </w:p>
          <w:p w14:paraId="4E753D0D" w14:textId="77777777" w:rsidR="00480C97" w:rsidRPr="006F330F" w:rsidRDefault="00480C97" w:rsidP="00320B54">
            <w:pPr>
              <w:pStyle w:val="ListParagraph"/>
              <w:numPr>
                <w:ilvl w:val="0"/>
                <w:numId w:val="494"/>
              </w:numPr>
              <w:contextualSpacing w:val="0"/>
              <w:jc w:val="both"/>
            </w:pPr>
            <w:r w:rsidRPr="006F330F">
              <w:t>The system shall execute the Lottery and Gambling Winnings distribution rules in every program determination.</w:t>
            </w:r>
          </w:p>
          <w:p w14:paraId="440D35A6" w14:textId="77777777" w:rsidR="00480C97" w:rsidRPr="004342C6" w:rsidRDefault="00480C97" w:rsidP="00480C97">
            <w:pPr>
              <w:contextualSpacing w:val="0"/>
              <w:rPr>
                <w:rStyle w:val="normaltextrun"/>
                <w:rFonts w:cs="Arial"/>
                <w:color w:val="000000"/>
                <w:shd w:val="clear" w:color="auto" w:fill="FFFFFF"/>
              </w:rPr>
            </w:pPr>
          </w:p>
        </w:tc>
      </w:tr>
      <w:tr w:rsidR="00480C97" w:rsidRPr="004342C6" w14:paraId="4A09270D" w14:textId="77777777" w:rsidTr="00D104CD">
        <w:trPr>
          <w:trHeight w:val="314"/>
        </w:trPr>
        <w:tc>
          <w:tcPr>
            <w:tcW w:w="2246" w:type="dxa"/>
            <w:shd w:val="clear" w:color="000000" w:fill="FFFFFF"/>
            <w:vAlign w:val="center"/>
          </w:tcPr>
          <w:p w14:paraId="3AF3447E" w14:textId="078EC22B" w:rsidR="00480C97" w:rsidRPr="004342C6" w:rsidRDefault="00480C97" w:rsidP="00480C97">
            <w:pPr>
              <w:contextualSpacing w:val="0"/>
              <w:jc w:val="center"/>
              <w:rPr>
                <w:rStyle w:val="normaltextrun"/>
                <w:rFonts w:cs="Arial"/>
                <w:color w:val="000000"/>
                <w:shd w:val="clear" w:color="auto" w:fill="FFFFFF"/>
              </w:rPr>
            </w:pPr>
            <w:r w:rsidRPr="006F330F">
              <w:rPr>
                <w:color w:val="000000"/>
              </w:rPr>
              <w:lastRenderedPageBreak/>
              <w:t>LAG.PCS.03.003</w:t>
            </w:r>
          </w:p>
        </w:tc>
        <w:tc>
          <w:tcPr>
            <w:tcW w:w="7024" w:type="dxa"/>
            <w:shd w:val="clear" w:color="000000" w:fill="FFFFFF"/>
          </w:tcPr>
          <w:p w14:paraId="0ABB8E9E" w14:textId="77777777" w:rsidR="00480C97" w:rsidRPr="006F330F" w:rsidRDefault="00480C97" w:rsidP="00480C97">
            <w:pPr>
              <w:jc w:val="both"/>
            </w:pPr>
            <w:r w:rsidRPr="006F330F">
              <w:t>The system shall not distribute the Lottery and Gambling Winnings income and treat the income as any other income source in the application when the frequency is NOT ‘One time only’.</w:t>
            </w:r>
          </w:p>
          <w:p w14:paraId="585AF034" w14:textId="77777777" w:rsidR="00480C97" w:rsidRPr="006F330F" w:rsidRDefault="00480C97" w:rsidP="00480C97">
            <w:pPr>
              <w:jc w:val="both"/>
            </w:pPr>
          </w:p>
          <w:p w14:paraId="33BDEC8F" w14:textId="77777777" w:rsidR="00480C97" w:rsidRPr="006F330F" w:rsidRDefault="00480C97" w:rsidP="00480C97">
            <w:pPr>
              <w:jc w:val="both"/>
              <w:rPr>
                <w:b/>
              </w:rPr>
            </w:pPr>
            <w:r w:rsidRPr="006F330F">
              <w:rPr>
                <w:b/>
              </w:rPr>
              <w:t xml:space="preserve">Example 1: </w:t>
            </w:r>
          </w:p>
          <w:p w14:paraId="1828F27C" w14:textId="77777777" w:rsidR="00480C97" w:rsidRPr="006F330F" w:rsidRDefault="00480C97" w:rsidP="00320B54">
            <w:pPr>
              <w:pStyle w:val="ListParagraph"/>
              <w:numPr>
                <w:ilvl w:val="0"/>
                <w:numId w:val="495"/>
              </w:numPr>
              <w:contextualSpacing w:val="0"/>
              <w:jc w:val="both"/>
            </w:pPr>
            <w:r>
              <w:t xml:space="preserve">On January 10, 2021, </w:t>
            </w:r>
            <w:r w:rsidRPr="006F330F">
              <w:t xml:space="preserve">John </w:t>
            </w:r>
            <w:r w:rsidRPr="00A71AE0">
              <w:t>reports</w:t>
            </w:r>
            <w:r>
              <w:t xml:space="preserve"> </w:t>
            </w:r>
            <w:r w:rsidRPr="006F330F">
              <w:t xml:space="preserve">a state Lottery </w:t>
            </w:r>
            <w:r>
              <w:t xml:space="preserve">winning income </w:t>
            </w:r>
            <w:r w:rsidRPr="006F330F">
              <w:t>of amount $</w:t>
            </w:r>
            <w:r>
              <w:t>9</w:t>
            </w:r>
            <w:r w:rsidRPr="006F330F">
              <w:t>0,000 paid out yearly.</w:t>
            </w:r>
          </w:p>
          <w:p w14:paraId="75EB2BED" w14:textId="77777777" w:rsidR="00480C97" w:rsidRPr="006F330F" w:rsidRDefault="00480C97" w:rsidP="00320B54">
            <w:pPr>
              <w:pStyle w:val="ListParagraph"/>
              <w:numPr>
                <w:ilvl w:val="0"/>
                <w:numId w:val="495"/>
              </w:numPr>
              <w:contextualSpacing w:val="0"/>
              <w:jc w:val="both"/>
            </w:pPr>
            <w:r w:rsidRPr="006F330F">
              <w:t>Since the Lottery and Gambling Winnings income frequency is “Yearly” and not ‘one time only’, the system shall use the complete $90,000 in both current and projected income calculation.</w:t>
            </w:r>
          </w:p>
          <w:p w14:paraId="21977250" w14:textId="77777777" w:rsidR="00480C97" w:rsidRPr="004342C6" w:rsidRDefault="00480C97" w:rsidP="00480C97">
            <w:pPr>
              <w:contextualSpacing w:val="0"/>
              <w:rPr>
                <w:rStyle w:val="normaltextrun"/>
                <w:rFonts w:cs="Arial"/>
                <w:color w:val="000000"/>
                <w:shd w:val="clear" w:color="auto" w:fill="FFFFFF"/>
              </w:rPr>
            </w:pPr>
          </w:p>
        </w:tc>
      </w:tr>
      <w:tr w:rsidR="00480C97" w:rsidRPr="004342C6" w14:paraId="197BA072" w14:textId="77777777" w:rsidTr="00D104CD">
        <w:trPr>
          <w:trHeight w:val="314"/>
        </w:trPr>
        <w:tc>
          <w:tcPr>
            <w:tcW w:w="2246" w:type="dxa"/>
            <w:shd w:val="clear" w:color="000000" w:fill="FFFFFF"/>
            <w:vAlign w:val="center"/>
          </w:tcPr>
          <w:p w14:paraId="297417D8" w14:textId="309BCD1C" w:rsidR="00480C97" w:rsidRPr="004342C6" w:rsidRDefault="00480C97" w:rsidP="00480C97">
            <w:pPr>
              <w:contextualSpacing w:val="0"/>
              <w:jc w:val="center"/>
              <w:rPr>
                <w:rStyle w:val="normaltextrun"/>
                <w:rFonts w:cs="Arial"/>
                <w:color w:val="000000"/>
                <w:shd w:val="clear" w:color="auto" w:fill="FFFFFF"/>
              </w:rPr>
            </w:pPr>
            <w:r w:rsidRPr="006F330F">
              <w:rPr>
                <w:color w:val="000000"/>
              </w:rPr>
              <w:t>LAG.PCS.03.004</w:t>
            </w:r>
          </w:p>
        </w:tc>
        <w:tc>
          <w:tcPr>
            <w:tcW w:w="7024" w:type="dxa"/>
            <w:shd w:val="clear" w:color="000000" w:fill="FFFFFF"/>
          </w:tcPr>
          <w:p w14:paraId="6418866F" w14:textId="77777777" w:rsidR="00480C97" w:rsidRPr="006F330F" w:rsidRDefault="00480C97" w:rsidP="00480C97">
            <w:pPr>
              <w:jc w:val="both"/>
            </w:pPr>
            <w:r w:rsidRPr="006F330F">
              <w:t xml:space="preserve">The system shall consider the Lottery and Gambling Winnings as any other ‘one time only’ income source when determining the Medicaid eligibility for other members in the application. </w:t>
            </w:r>
          </w:p>
          <w:p w14:paraId="1BEA334F" w14:textId="77777777" w:rsidR="00480C97" w:rsidRPr="006F330F" w:rsidRDefault="00480C97" w:rsidP="00480C97">
            <w:pPr>
              <w:jc w:val="both"/>
            </w:pPr>
          </w:p>
          <w:p w14:paraId="02BF0F28" w14:textId="77777777" w:rsidR="00480C97" w:rsidRPr="006F330F" w:rsidRDefault="00480C97" w:rsidP="00480C97">
            <w:pPr>
              <w:jc w:val="both"/>
            </w:pPr>
            <w:r w:rsidRPr="006F330F">
              <w:rPr>
                <w:b/>
                <w:bCs/>
              </w:rPr>
              <w:t>Example 1</w:t>
            </w:r>
            <w:r w:rsidRPr="006F330F">
              <w:t xml:space="preserve">: </w:t>
            </w:r>
          </w:p>
          <w:p w14:paraId="76B52082" w14:textId="77777777" w:rsidR="00480C97" w:rsidRPr="006F330F" w:rsidRDefault="00480C97" w:rsidP="00320B54">
            <w:pPr>
              <w:pStyle w:val="ListParagraph"/>
              <w:numPr>
                <w:ilvl w:val="0"/>
                <w:numId w:val="496"/>
              </w:numPr>
              <w:contextualSpacing w:val="0"/>
              <w:jc w:val="both"/>
            </w:pPr>
            <w:r w:rsidRPr="006F330F">
              <w:t>Justine is a single parent who lives with her son, Oscar, who is age 7. Justine and Oscar have monthly MAGI based income (current income) of $8,000 from Justine’s job.</w:t>
            </w:r>
          </w:p>
          <w:p w14:paraId="1DAD172A" w14:textId="77777777" w:rsidR="00480C97" w:rsidRPr="006F330F" w:rsidRDefault="00480C97" w:rsidP="00320B54">
            <w:pPr>
              <w:pStyle w:val="ListParagraph"/>
              <w:numPr>
                <w:ilvl w:val="0"/>
                <w:numId w:val="496"/>
              </w:numPr>
              <w:contextualSpacing w:val="0"/>
              <w:jc w:val="both"/>
            </w:pPr>
            <w:r w:rsidRPr="006F330F">
              <w:t>Justine won a state Lottery and received a lump-sum payment of $120,000 on April 10, 2021.</w:t>
            </w:r>
          </w:p>
          <w:p w14:paraId="145E5B16" w14:textId="77777777" w:rsidR="00480C97" w:rsidRPr="006F330F" w:rsidRDefault="00480C97" w:rsidP="00320B54">
            <w:pPr>
              <w:pStyle w:val="ListParagraph"/>
              <w:numPr>
                <w:ilvl w:val="0"/>
                <w:numId w:val="496"/>
              </w:numPr>
              <w:contextualSpacing w:val="0"/>
              <w:jc w:val="both"/>
            </w:pPr>
            <w:r w:rsidRPr="006F330F">
              <w:t xml:space="preserve">On April 14, 2021, Justine submits an application. </w:t>
            </w:r>
          </w:p>
          <w:p w14:paraId="02D910A5" w14:textId="77777777" w:rsidR="00480C97" w:rsidRPr="006F330F" w:rsidRDefault="00480C97" w:rsidP="00320B54">
            <w:pPr>
              <w:pStyle w:val="ListParagraph"/>
              <w:numPr>
                <w:ilvl w:val="0"/>
                <w:numId w:val="496"/>
              </w:numPr>
              <w:contextualSpacing w:val="0"/>
              <w:jc w:val="both"/>
            </w:pPr>
            <w:r w:rsidRPr="006F330F">
              <w:t>Current income calculation for Justine</w:t>
            </w:r>
          </w:p>
          <w:p w14:paraId="5C603F84" w14:textId="77777777" w:rsidR="00480C97" w:rsidRPr="006F330F" w:rsidRDefault="00480C97" w:rsidP="00320B54">
            <w:pPr>
              <w:pStyle w:val="ListParagraph"/>
              <w:numPr>
                <w:ilvl w:val="1"/>
                <w:numId w:val="496"/>
              </w:numPr>
              <w:contextualSpacing w:val="0"/>
              <w:jc w:val="both"/>
            </w:pPr>
            <w:r w:rsidRPr="006F330F">
              <w:t>Lottery winning amount $120,000 is distributed into 6 equal installments of $20,000 each</w:t>
            </w:r>
          </w:p>
          <w:p w14:paraId="73717FEC" w14:textId="77777777" w:rsidR="00480C97" w:rsidRPr="006F330F" w:rsidRDefault="00480C97" w:rsidP="00320B54">
            <w:pPr>
              <w:pStyle w:val="ListParagraph"/>
              <w:numPr>
                <w:ilvl w:val="1"/>
                <w:numId w:val="496"/>
              </w:numPr>
              <w:contextualSpacing w:val="0"/>
              <w:jc w:val="both"/>
            </w:pPr>
            <w:r w:rsidRPr="006F330F">
              <w:t>April-September: Justine’s MAGI income (current income) is calculated as $20,000 +$8000= $28,000.</w:t>
            </w:r>
          </w:p>
          <w:p w14:paraId="644570D3" w14:textId="77777777" w:rsidR="00480C97" w:rsidRPr="006F330F" w:rsidRDefault="00480C97" w:rsidP="00320B54">
            <w:pPr>
              <w:pStyle w:val="ListParagraph"/>
              <w:numPr>
                <w:ilvl w:val="0"/>
                <w:numId w:val="496"/>
              </w:numPr>
              <w:contextualSpacing w:val="0"/>
              <w:jc w:val="both"/>
            </w:pPr>
            <w:r w:rsidRPr="006F330F">
              <w:t>Impact of Justine’s lottery winnings on Oscar’s MAGI income (current income) calculation and eligibility for Medicaid</w:t>
            </w:r>
          </w:p>
          <w:p w14:paraId="570644AA" w14:textId="77777777" w:rsidR="00480C97" w:rsidRPr="006F330F" w:rsidRDefault="00480C97" w:rsidP="00320B54">
            <w:pPr>
              <w:pStyle w:val="ListParagraph"/>
              <w:numPr>
                <w:ilvl w:val="1"/>
                <w:numId w:val="496"/>
              </w:numPr>
              <w:contextualSpacing w:val="0"/>
            </w:pPr>
            <w:r w:rsidRPr="006F330F">
              <w:t xml:space="preserve">April – Oscar’s MAGI income (current income) will be calculated as $120,000 in lottery winnings, plus $8,000 in the other MAGI income, for a total monthly income of $128,000 for a family of two. </w:t>
            </w:r>
          </w:p>
          <w:p w14:paraId="26850AD2" w14:textId="77777777" w:rsidR="00480C97" w:rsidRPr="006F330F" w:rsidRDefault="00480C97" w:rsidP="00320B54">
            <w:pPr>
              <w:pStyle w:val="ListParagraph"/>
              <w:numPr>
                <w:ilvl w:val="1"/>
                <w:numId w:val="496"/>
              </w:numPr>
              <w:contextualSpacing w:val="0"/>
            </w:pPr>
            <w:r w:rsidRPr="006F330F">
              <w:t>May – Oscar’s MAGI-based income (current income) will be $8,000. (Assuming that Justine and Oscar are in the same Medicaid Household).</w:t>
            </w:r>
          </w:p>
          <w:p w14:paraId="65C3896A" w14:textId="77777777" w:rsidR="00480C97" w:rsidRPr="004342C6" w:rsidRDefault="00480C97" w:rsidP="00480C97">
            <w:pPr>
              <w:contextualSpacing w:val="0"/>
              <w:rPr>
                <w:rStyle w:val="normaltextrun"/>
                <w:rFonts w:cs="Arial"/>
                <w:color w:val="000000"/>
                <w:shd w:val="clear" w:color="auto" w:fill="FFFFFF"/>
              </w:rPr>
            </w:pPr>
          </w:p>
        </w:tc>
      </w:tr>
      <w:tr w:rsidR="00480C97" w:rsidRPr="004342C6" w14:paraId="3873E74D" w14:textId="77777777" w:rsidTr="00D104CD">
        <w:trPr>
          <w:trHeight w:val="314"/>
        </w:trPr>
        <w:tc>
          <w:tcPr>
            <w:tcW w:w="2246" w:type="dxa"/>
            <w:shd w:val="clear" w:color="000000" w:fill="FFFFFF"/>
            <w:vAlign w:val="center"/>
          </w:tcPr>
          <w:p w14:paraId="0F867976" w14:textId="4C1A6B59" w:rsidR="00480C97" w:rsidRPr="004342C6" w:rsidRDefault="00480C97" w:rsidP="00480C97">
            <w:pPr>
              <w:contextualSpacing w:val="0"/>
              <w:jc w:val="center"/>
              <w:rPr>
                <w:rStyle w:val="normaltextrun"/>
                <w:rFonts w:cs="Arial"/>
                <w:color w:val="000000"/>
                <w:shd w:val="clear" w:color="auto" w:fill="FFFFFF"/>
              </w:rPr>
            </w:pPr>
            <w:r w:rsidRPr="006F330F">
              <w:rPr>
                <w:color w:val="000000"/>
              </w:rPr>
              <w:t>LAG.PCS.03.005</w:t>
            </w:r>
          </w:p>
        </w:tc>
        <w:tc>
          <w:tcPr>
            <w:tcW w:w="7024" w:type="dxa"/>
            <w:shd w:val="clear" w:color="000000" w:fill="FFFFFF"/>
          </w:tcPr>
          <w:p w14:paraId="2C950E6C" w14:textId="77777777" w:rsidR="00480C97" w:rsidRPr="006F330F" w:rsidRDefault="00480C97" w:rsidP="00480C97">
            <w:pPr>
              <w:jc w:val="both"/>
            </w:pPr>
            <w:r w:rsidRPr="006F330F">
              <w:t>The system shall apply the lottery and gambling winnings methodology separately to each instance of winning in case a user attests multiple Lottery and Gambling Winnings.</w:t>
            </w:r>
          </w:p>
          <w:p w14:paraId="6D571DF2" w14:textId="77777777" w:rsidR="00480C97" w:rsidRPr="006F330F" w:rsidRDefault="00480C97" w:rsidP="00480C97">
            <w:pPr>
              <w:jc w:val="both"/>
            </w:pPr>
          </w:p>
          <w:p w14:paraId="4224CF84" w14:textId="77777777" w:rsidR="00480C97" w:rsidRPr="006F330F" w:rsidRDefault="00480C97" w:rsidP="00480C97">
            <w:pPr>
              <w:jc w:val="both"/>
            </w:pPr>
            <w:r w:rsidRPr="006F330F">
              <w:rPr>
                <w:b/>
                <w:bCs/>
              </w:rPr>
              <w:lastRenderedPageBreak/>
              <w:t>Note</w:t>
            </w:r>
            <w:r w:rsidRPr="006F330F">
              <w:t>: If multiple instances of Lottery and Gambling Winnings are getting overlapped, the monthly amounts for each winning shall be counted concurrently in the current income calculation for that month.</w:t>
            </w:r>
          </w:p>
          <w:p w14:paraId="1939C582" w14:textId="77777777" w:rsidR="00480C97" w:rsidRPr="006F330F" w:rsidRDefault="00480C97" w:rsidP="00480C97">
            <w:pPr>
              <w:jc w:val="both"/>
            </w:pPr>
          </w:p>
          <w:p w14:paraId="585ADBCD" w14:textId="77777777" w:rsidR="00480C97" w:rsidRPr="006F330F" w:rsidRDefault="00480C97" w:rsidP="00480C97">
            <w:pPr>
              <w:jc w:val="both"/>
            </w:pPr>
            <w:r w:rsidRPr="006F330F">
              <w:rPr>
                <w:b/>
                <w:bCs/>
              </w:rPr>
              <w:t>Example 1:</w:t>
            </w:r>
          </w:p>
          <w:p w14:paraId="30AF1D91" w14:textId="77777777" w:rsidR="00480C97" w:rsidRPr="006F330F" w:rsidRDefault="00480C97" w:rsidP="00320B54">
            <w:pPr>
              <w:pStyle w:val="ListParagraph"/>
              <w:numPr>
                <w:ilvl w:val="0"/>
                <w:numId w:val="497"/>
              </w:numPr>
              <w:contextualSpacing w:val="0"/>
              <w:jc w:val="both"/>
            </w:pPr>
            <w:r w:rsidRPr="006F330F">
              <w:t xml:space="preserve">Justin won 2 lotteries in January 2021 with the winnings as – </w:t>
            </w:r>
          </w:p>
          <w:p w14:paraId="490E1233" w14:textId="77777777" w:rsidR="00480C97" w:rsidRPr="006F330F" w:rsidRDefault="00480C97" w:rsidP="00320B54">
            <w:pPr>
              <w:pStyle w:val="ListParagraph"/>
              <w:numPr>
                <w:ilvl w:val="1"/>
                <w:numId w:val="497"/>
              </w:numPr>
              <w:contextualSpacing w:val="0"/>
              <w:jc w:val="both"/>
            </w:pPr>
            <w:r w:rsidRPr="006F330F">
              <w:t>Lottery and Gambling Winnings Income 1: $50,000</w:t>
            </w:r>
          </w:p>
          <w:p w14:paraId="3BDD1627" w14:textId="77777777" w:rsidR="00480C97" w:rsidRPr="006F330F" w:rsidRDefault="00480C97" w:rsidP="00320B54">
            <w:pPr>
              <w:pStyle w:val="ListParagraph"/>
              <w:numPr>
                <w:ilvl w:val="1"/>
                <w:numId w:val="497"/>
              </w:numPr>
              <w:contextualSpacing w:val="0"/>
              <w:jc w:val="both"/>
            </w:pPr>
            <w:r w:rsidRPr="006F330F">
              <w:t>Lottery and Gambling Winnings Income 2: $90,000</w:t>
            </w:r>
          </w:p>
          <w:p w14:paraId="2BA7B807" w14:textId="77777777" w:rsidR="00480C97" w:rsidRPr="006F330F" w:rsidRDefault="00480C97" w:rsidP="00480C97">
            <w:pPr>
              <w:jc w:val="both"/>
            </w:pPr>
          </w:p>
          <w:p w14:paraId="5C4BA08F" w14:textId="77777777" w:rsidR="00480C97" w:rsidRPr="006F330F" w:rsidRDefault="00480C97" w:rsidP="00320B54">
            <w:pPr>
              <w:pStyle w:val="ListParagraph"/>
              <w:numPr>
                <w:ilvl w:val="0"/>
                <w:numId w:val="497"/>
              </w:numPr>
              <w:contextualSpacing w:val="0"/>
              <w:jc w:val="both"/>
            </w:pPr>
            <w:r w:rsidRPr="006F330F">
              <w:t>The system divides the Lottery and Gambling Winnings Income 2 into 3 equal installments of $30,000 each from January to March 2021 for current income calculation.</w:t>
            </w:r>
          </w:p>
          <w:p w14:paraId="5C5B7ABE" w14:textId="77777777" w:rsidR="00480C97" w:rsidRPr="006F330F" w:rsidRDefault="00480C97" w:rsidP="00320B54">
            <w:pPr>
              <w:pStyle w:val="ListParagraph"/>
              <w:numPr>
                <w:ilvl w:val="0"/>
                <w:numId w:val="497"/>
              </w:numPr>
              <w:contextualSpacing w:val="0"/>
              <w:jc w:val="both"/>
            </w:pPr>
            <w:r w:rsidRPr="006F330F">
              <w:t xml:space="preserve">Lottery installment spread used for the current income calculation –  </w:t>
            </w:r>
          </w:p>
          <w:p w14:paraId="3C80C156" w14:textId="77777777" w:rsidR="00480C97" w:rsidRPr="006F330F" w:rsidRDefault="00480C97" w:rsidP="00320B54">
            <w:pPr>
              <w:pStyle w:val="ListParagraph"/>
              <w:numPr>
                <w:ilvl w:val="1"/>
                <w:numId w:val="497"/>
              </w:numPr>
              <w:contextualSpacing w:val="0"/>
              <w:jc w:val="both"/>
            </w:pPr>
            <w:r w:rsidRPr="006F330F">
              <w:t xml:space="preserve">January: $50,000 + $30,000 </w:t>
            </w:r>
          </w:p>
          <w:p w14:paraId="3285D2D0" w14:textId="77777777" w:rsidR="00480C97" w:rsidRPr="006F330F" w:rsidRDefault="00480C97" w:rsidP="00320B54">
            <w:pPr>
              <w:pStyle w:val="ListParagraph"/>
              <w:numPr>
                <w:ilvl w:val="1"/>
                <w:numId w:val="497"/>
              </w:numPr>
              <w:contextualSpacing w:val="0"/>
              <w:jc w:val="both"/>
            </w:pPr>
            <w:r w:rsidRPr="006F330F">
              <w:t>February: $30,000</w:t>
            </w:r>
          </w:p>
          <w:p w14:paraId="52F555D8" w14:textId="77777777" w:rsidR="00480C97" w:rsidRPr="006F330F" w:rsidRDefault="00480C97" w:rsidP="00320B54">
            <w:pPr>
              <w:pStyle w:val="ListParagraph"/>
              <w:numPr>
                <w:ilvl w:val="1"/>
                <w:numId w:val="497"/>
              </w:numPr>
              <w:contextualSpacing w:val="0"/>
              <w:jc w:val="both"/>
            </w:pPr>
            <w:r w:rsidRPr="006F330F">
              <w:t>March: $30,000</w:t>
            </w:r>
          </w:p>
          <w:p w14:paraId="28EB28F8" w14:textId="77777777" w:rsidR="00480C97" w:rsidRPr="006F330F" w:rsidRDefault="00480C97" w:rsidP="00480C97">
            <w:pPr>
              <w:jc w:val="both"/>
            </w:pPr>
          </w:p>
          <w:p w14:paraId="608F8257" w14:textId="77777777" w:rsidR="00480C97" w:rsidRPr="006F330F" w:rsidRDefault="00480C97" w:rsidP="00480C97">
            <w:pPr>
              <w:jc w:val="both"/>
            </w:pPr>
            <w:r w:rsidRPr="006F330F">
              <w:rPr>
                <w:b/>
                <w:bCs/>
              </w:rPr>
              <w:t>Example 2:</w:t>
            </w:r>
          </w:p>
          <w:p w14:paraId="7C88320C" w14:textId="77777777" w:rsidR="00480C97" w:rsidRPr="006F330F" w:rsidRDefault="00480C97" w:rsidP="00320B54">
            <w:pPr>
              <w:pStyle w:val="ListParagraph"/>
              <w:numPr>
                <w:ilvl w:val="0"/>
                <w:numId w:val="498"/>
              </w:numPr>
              <w:contextualSpacing w:val="0"/>
              <w:jc w:val="both"/>
            </w:pPr>
            <w:r w:rsidRPr="006F330F">
              <w:t xml:space="preserve">Justin won 2 lotteries in 2 different months with the winnings as – </w:t>
            </w:r>
          </w:p>
          <w:p w14:paraId="0FF4EC86" w14:textId="77777777" w:rsidR="00480C97" w:rsidRPr="006F330F" w:rsidRDefault="00480C97" w:rsidP="00320B54">
            <w:pPr>
              <w:pStyle w:val="ListParagraph"/>
              <w:numPr>
                <w:ilvl w:val="1"/>
                <w:numId w:val="498"/>
              </w:numPr>
              <w:contextualSpacing w:val="0"/>
              <w:jc w:val="both"/>
            </w:pPr>
            <w:r w:rsidRPr="006F330F">
              <w:t>Lottery and Gambling Winnings Income 1 in January: $50,000</w:t>
            </w:r>
          </w:p>
          <w:p w14:paraId="42229564" w14:textId="77777777" w:rsidR="00480C97" w:rsidRPr="006F330F" w:rsidRDefault="00480C97" w:rsidP="00320B54">
            <w:pPr>
              <w:pStyle w:val="ListParagraph"/>
              <w:numPr>
                <w:ilvl w:val="1"/>
                <w:numId w:val="498"/>
              </w:numPr>
              <w:contextualSpacing w:val="0"/>
              <w:jc w:val="both"/>
            </w:pPr>
            <w:r w:rsidRPr="006F330F">
              <w:t>Lottery and Gambling Winnings Income 2 in February: $40,000</w:t>
            </w:r>
          </w:p>
          <w:p w14:paraId="43C9E675" w14:textId="77777777" w:rsidR="00480C97" w:rsidRPr="006F330F" w:rsidRDefault="00480C97" w:rsidP="00320B54">
            <w:pPr>
              <w:pStyle w:val="ListParagraph"/>
              <w:numPr>
                <w:ilvl w:val="0"/>
                <w:numId w:val="498"/>
              </w:numPr>
              <w:contextualSpacing w:val="0"/>
              <w:jc w:val="both"/>
            </w:pPr>
            <w:r w:rsidRPr="006F330F">
              <w:t xml:space="preserve">Lottery installment spread used for current income calculation –  </w:t>
            </w:r>
          </w:p>
          <w:p w14:paraId="339AFB22" w14:textId="77777777" w:rsidR="00480C97" w:rsidRPr="006F330F" w:rsidRDefault="00480C97" w:rsidP="00320B54">
            <w:pPr>
              <w:pStyle w:val="ListParagraph"/>
              <w:numPr>
                <w:ilvl w:val="1"/>
                <w:numId w:val="498"/>
              </w:numPr>
              <w:contextualSpacing w:val="0"/>
              <w:jc w:val="both"/>
            </w:pPr>
            <w:r w:rsidRPr="006F330F">
              <w:t xml:space="preserve">January: $50,000 </w:t>
            </w:r>
          </w:p>
          <w:p w14:paraId="5BA11F04" w14:textId="77777777" w:rsidR="00480C97" w:rsidRPr="006F330F" w:rsidRDefault="00480C97" w:rsidP="00320B54">
            <w:pPr>
              <w:pStyle w:val="ListParagraph"/>
              <w:numPr>
                <w:ilvl w:val="1"/>
                <w:numId w:val="498"/>
              </w:numPr>
              <w:contextualSpacing w:val="0"/>
              <w:jc w:val="both"/>
            </w:pPr>
            <w:r w:rsidRPr="006F330F">
              <w:t xml:space="preserve">February: $40,000 </w:t>
            </w:r>
          </w:p>
          <w:p w14:paraId="4F2FCA39" w14:textId="77777777" w:rsidR="00480C97" w:rsidRPr="006F330F" w:rsidRDefault="00480C97" w:rsidP="00320B54">
            <w:pPr>
              <w:pStyle w:val="ListParagraph"/>
              <w:numPr>
                <w:ilvl w:val="1"/>
                <w:numId w:val="498"/>
              </w:numPr>
              <w:contextualSpacing w:val="0"/>
              <w:jc w:val="both"/>
            </w:pPr>
            <w:r w:rsidRPr="006F330F">
              <w:t>March: $0</w:t>
            </w:r>
          </w:p>
          <w:p w14:paraId="776DCA84" w14:textId="77777777" w:rsidR="00480C97" w:rsidRPr="006F330F" w:rsidRDefault="00480C97" w:rsidP="00480C97">
            <w:pPr>
              <w:jc w:val="both"/>
            </w:pPr>
          </w:p>
          <w:p w14:paraId="49FF13AD" w14:textId="77777777" w:rsidR="00480C97" w:rsidRPr="006F330F" w:rsidRDefault="00480C97" w:rsidP="00480C97">
            <w:pPr>
              <w:jc w:val="both"/>
            </w:pPr>
            <w:r w:rsidRPr="006F330F">
              <w:rPr>
                <w:b/>
                <w:bCs/>
              </w:rPr>
              <w:t>Example 3:</w:t>
            </w:r>
          </w:p>
          <w:p w14:paraId="59A2B913" w14:textId="77777777" w:rsidR="00480C97" w:rsidRPr="006F330F" w:rsidRDefault="00480C97" w:rsidP="00320B54">
            <w:pPr>
              <w:pStyle w:val="ListParagraph"/>
              <w:numPr>
                <w:ilvl w:val="0"/>
                <w:numId w:val="499"/>
              </w:numPr>
              <w:contextualSpacing w:val="0"/>
              <w:jc w:val="both"/>
            </w:pPr>
            <w:r w:rsidRPr="006F330F">
              <w:t>Justin won 2 lotteries in 2 different months with the winnings as mentioned below –</w:t>
            </w:r>
          </w:p>
          <w:p w14:paraId="52A2F6F3" w14:textId="77777777" w:rsidR="00480C97" w:rsidRPr="006F330F" w:rsidRDefault="00480C97" w:rsidP="00320B54">
            <w:pPr>
              <w:pStyle w:val="ListParagraph"/>
              <w:numPr>
                <w:ilvl w:val="1"/>
                <w:numId w:val="499"/>
              </w:numPr>
              <w:contextualSpacing w:val="0"/>
              <w:jc w:val="both"/>
            </w:pPr>
            <w:r w:rsidRPr="006F330F">
              <w:t>Lottery and Gambling Winnings Income 1 in January: $90,000</w:t>
            </w:r>
          </w:p>
          <w:p w14:paraId="50E8BB71" w14:textId="77777777" w:rsidR="00480C97" w:rsidRPr="006F330F" w:rsidRDefault="00480C97" w:rsidP="00320B54">
            <w:pPr>
              <w:pStyle w:val="ListParagraph"/>
              <w:numPr>
                <w:ilvl w:val="1"/>
                <w:numId w:val="499"/>
              </w:numPr>
              <w:contextualSpacing w:val="0"/>
              <w:jc w:val="both"/>
            </w:pPr>
            <w:r w:rsidRPr="006F330F">
              <w:t>Lottery and Gambling Winnings Income 2 in February: $40,000</w:t>
            </w:r>
          </w:p>
          <w:p w14:paraId="0B6BBEDD" w14:textId="77777777" w:rsidR="00480C97" w:rsidRPr="006F330F" w:rsidRDefault="00480C97" w:rsidP="00320B54">
            <w:pPr>
              <w:pStyle w:val="ListParagraph"/>
              <w:numPr>
                <w:ilvl w:val="0"/>
                <w:numId w:val="499"/>
              </w:numPr>
              <w:contextualSpacing w:val="0"/>
              <w:jc w:val="both"/>
            </w:pPr>
            <w:r w:rsidRPr="006F330F">
              <w:t>The system divides the Lottery and Gambling Winnings Income 1 into 3 equal installments of $30,000 each from January to March 2021 for current income calculation.</w:t>
            </w:r>
          </w:p>
          <w:p w14:paraId="3F85CB79" w14:textId="77777777" w:rsidR="00480C97" w:rsidRPr="006F330F" w:rsidRDefault="00480C97" w:rsidP="00320B54">
            <w:pPr>
              <w:pStyle w:val="ListParagraph"/>
              <w:numPr>
                <w:ilvl w:val="0"/>
                <w:numId w:val="499"/>
              </w:numPr>
              <w:contextualSpacing w:val="0"/>
              <w:jc w:val="both"/>
            </w:pPr>
            <w:r w:rsidRPr="006F330F">
              <w:t xml:space="preserve">Lottery installment spread used for current income calculation –  </w:t>
            </w:r>
          </w:p>
          <w:p w14:paraId="0ADBBABA" w14:textId="77777777" w:rsidR="00480C97" w:rsidRPr="006F330F" w:rsidRDefault="00480C97" w:rsidP="00320B54">
            <w:pPr>
              <w:pStyle w:val="ListParagraph"/>
              <w:numPr>
                <w:ilvl w:val="1"/>
                <w:numId w:val="499"/>
              </w:numPr>
              <w:contextualSpacing w:val="0"/>
              <w:jc w:val="both"/>
            </w:pPr>
            <w:r w:rsidRPr="006F330F">
              <w:t xml:space="preserve">January: $30,000 </w:t>
            </w:r>
          </w:p>
          <w:p w14:paraId="2A9715EA" w14:textId="77777777" w:rsidR="00480C97" w:rsidRPr="006F330F" w:rsidRDefault="00480C97" w:rsidP="00320B54">
            <w:pPr>
              <w:pStyle w:val="ListParagraph"/>
              <w:numPr>
                <w:ilvl w:val="1"/>
                <w:numId w:val="499"/>
              </w:numPr>
              <w:contextualSpacing w:val="0"/>
              <w:jc w:val="both"/>
            </w:pPr>
            <w:r w:rsidRPr="006F330F">
              <w:t>February: $40,000 + $30,000</w:t>
            </w:r>
          </w:p>
          <w:p w14:paraId="01306929" w14:textId="77777777" w:rsidR="00480C97" w:rsidRPr="006F330F" w:rsidRDefault="00480C97" w:rsidP="00320B54">
            <w:pPr>
              <w:pStyle w:val="ListParagraph"/>
              <w:numPr>
                <w:ilvl w:val="1"/>
                <w:numId w:val="499"/>
              </w:numPr>
              <w:contextualSpacing w:val="0"/>
              <w:jc w:val="both"/>
            </w:pPr>
            <w:r w:rsidRPr="006F330F">
              <w:t>March: $30,000</w:t>
            </w:r>
          </w:p>
          <w:p w14:paraId="393EF162" w14:textId="77777777" w:rsidR="00480C97" w:rsidRPr="006F330F" w:rsidRDefault="00480C97" w:rsidP="00320B54">
            <w:pPr>
              <w:pStyle w:val="ListParagraph"/>
              <w:numPr>
                <w:ilvl w:val="1"/>
                <w:numId w:val="499"/>
              </w:numPr>
              <w:contextualSpacing w:val="0"/>
              <w:jc w:val="both"/>
            </w:pPr>
            <w:r w:rsidRPr="006F330F">
              <w:t>April: $0</w:t>
            </w:r>
          </w:p>
          <w:p w14:paraId="3EBF0BE1" w14:textId="77777777" w:rsidR="00480C97" w:rsidRPr="006F330F" w:rsidRDefault="00480C97" w:rsidP="00480C97">
            <w:pPr>
              <w:jc w:val="both"/>
            </w:pPr>
          </w:p>
          <w:p w14:paraId="42377C6C" w14:textId="77777777" w:rsidR="00480C97" w:rsidRPr="006F330F" w:rsidRDefault="00480C97" w:rsidP="00480C97">
            <w:pPr>
              <w:jc w:val="both"/>
            </w:pPr>
            <w:r w:rsidRPr="006F330F">
              <w:rPr>
                <w:b/>
                <w:bCs/>
              </w:rPr>
              <w:lastRenderedPageBreak/>
              <w:t>Example 4:</w:t>
            </w:r>
          </w:p>
          <w:p w14:paraId="65AD1239" w14:textId="77777777" w:rsidR="00480C97" w:rsidRPr="006F330F" w:rsidRDefault="00480C97" w:rsidP="00320B54">
            <w:pPr>
              <w:pStyle w:val="ListParagraph"/>
              <w:numPr>
                <w:ilvl w:val="0"/>
                <w:numId w:val="499"/>
              </w:numPr>
              <w:contextualSpacing w:val="0"/>
              <w:jc w:val="both"/>
            </w:pPr>
            <w:r w:rsidRPr="006F330F">
              <w:t>Justin won 2 lotteries in 2 different months with the winnings as –</w:t>
            </w:r>
          </w:p>
          <w:p w14:paraId="3BA1107D" w14:textId="77777777" w:rsidR="00480C97" w:rsidRPr="006F330F" w:rsidRDefault="00480C97" w:rsidP="00320B54">
            <w:pPr>
              <w:pStyle w:val="ListParagraph"/>
              <w:numPr>
                <w:ilvl w:val="1"/>
                <w:numId w:val="499"/>
              </w:numPr>
              <w:contextualSpacing w:val="0"/>
              <w:jc w:val="both"/>
            </w:pPr>
            <w:r w:rsidRPr="006F330F">
              <w:t>Lottery and Gambling Winnings Income 1 in January: $90,000</w:t>
            </w:r>
          </w:p>
          <w:p w14:paraId="2D0267F3" w14:textId="77777777" w:rsidR="00480C97" w:rsidRPr="006F330F" w:rsidRDefault="00480C97" w:rsidP="00320B54">
            <w:pPr>
              <w:pStyle w:val="ListParagraph"/>
              <w:numPr>
                <w:ilvl w:val="1"/>
                <w:numId w:val="499"/>
              </w:numPr>
              <w:contextualSpacing w:val="0"/>
              <w:jc w:val="both"/>
            </w:pPr>
            <w:r w:rsidRPr="006F330F">
              <w:t>Lottery and Gambling Winnings Income 2 in February: $90,000</w:t>
            </w:r>
          </w:p>
          <w:p w14:paraId="505A9544" w14:textId="77777777" w:rsidR="00480C97" w:rsidRPr="006F330F" w:rsidRDefault="00480C97" w:rsidP="00320B54">
            <w:pPr>
              <w:pStyle w:val="ListParagraph"/>
              <w:numPr>
                <w:ilvl w:val="0"/>
                <w:numId w:val="499"/>
              </w:numPr>
              <w:contextualSpacing w:val="0"/>
              <w:jc w:val="both"/>
            </w:pPr>
            <w:r w:rsidRPr="006F330F">
              <w:t xml:space="preserve">Lottery installment spread used for current income calculation – </w:t>
            </w:r>
          </w:p>
          <w:p w14:paraId="3E1D3030" w14:textId="77777777" w:rsidR="00480C97" w:rsidRPr="006F330F" w:rsidRDefault="00480C97" w:rsidP="00320B54">
            <w:pPr>
              <w:pStyle w:val="ListParagraph"/>
              <w:numPr>
                <w:ilvl w:val="1"/>
                <w:numId w:val="499"/>
              </w:numPr>
              <w:contextualSpacing w:val="0"/>
              <w:jc w:val="both"/>
            </w:pPr>
            <w:r w:rsidRPr="006F330F">
              <w:t xml:space="preserve">January: $30,000 </w:t>
            </w:r>
          </w:p>
          <w:p w14:paraId="00CE7D27" w14:textId="77777777" w:rsidR="00480C97" w:rsidRPr="006F330F" w:rsidRDefault="00480C97" w:rsidP="00320B54">
            <w:pPr>
              <w:pStyle w:val="ListParagraph"/>
              <w:numPr>
                <w:ilvl w:val="1"/>
                <w:numId w:val="499"/>
              </w:numPr>
              <w:contextualSpacing w:val="0"/>
              <w:jc w:val="both"/>
            </w:pPr>
            <w:r w:rsidRPr="006F330F">
              <w:t>February: $30,000   + $30,000</w:t>
            </w:r>
          </w:p>
          <w:p w14:paraId="0CA4013C" w14:textId="77777777" w:rsidR="00480C97" w:rsidRPr="006F330F" w:rsidRDefault="00480C97" w:rsidP="00320B54">
            <w:pPr>
              <w:pStyle w:val="ListParagraph"/>
              <w:numPr>
                <w:ilvl w:val="1"/>
                <w:numId w:val="499"/>
              </w:numPr>
              <w:contextualSpacing w:val="0"/>
              <w:jc w:val="both"/>
            </w:pPr>
            <w:r w:rsidRPr="006F330F">
              <w:t>March: $30,000 +$30,000</w:t>
            </w:r>
          </w:p>
          <w:p w14:paraId="0AD019E4" w14:textId="77777777" w:rsidR="00480C97" w:rsidRPr="006F330F" w:rsidRDefault="00480C97" w:rsidP="00320B54">
            <w:pPr>
              <w:pStyle w:val="ListParagraph"/>
              <w:numPr>
                <w:ilvl w:val="1"/>
                <w:numId w:val="499"/>
              </w:numPr>
              <w:contextualSpacing w:val="0"/>
              <w:jc w:val="both"/>
            </w:pPr>
            <w:r w:rsidRPr="006F330F">
              <w:t xml:space="preserve">April: $30,000 </w:t>
            </w:r>
          </w:p>
          <w:p w14:paraId="6C7DFC8E" w14:textId="77777777" w:rsidR="00480C97" w:rsidRPr="006F330F" w:rsidRDefault="00480C97" w:rsidP="00320B54">
            <w:pPr>
              <w:pStyle w:val="ListParagraph"/>
              <w:numPr>
                <w:ilvl w:val="1"/>
                <w:numId w:val="499"/>
              </w:numPr>
              <w:contextualSpacing w:val="0"/>
              <w:jc w:val="both"/>
            </w:pPr>
            <w:r w:rsidRPr="006F330F">
              <w:t>May: $0</w:t>
            </w:r>
          </w:p>
          <w:p w14:paraId="34EE63B5" w14:textId="77777777" w:rsidR="00480C97" w:rsidRPr="004342C6" w:rsidRDefault="00480C97" w:rsidP="00480C97">
            <w:pPr>
              <w:contextualSpacing w:val="0"/>
              <w:rPr>
                <w:rStyle w:val="normaltextrun"/>
                <w:rFonts w:cs="Arial"/>
                <w:color w:val="000000"/>
                <w:shd w:val="clear" w:color="auto" w:fill="FFFFFF"/>
              </w:rPr>
            </w:pPr>
          </w:p>
        </w:tc>
      </w:tr>
      <w:tr w:rsidR="0081062C" w:rsidRPr="004342C6" w14:paraId="4F9974AB" w14:textId="77777777" w:rsidTr="004B21E4">
        <w:trPr>
          <w:trHeight w:val="314"/>
        </w:trPr>
        <w:tc>
          <w:tcPr>
            <w:tcW w:w="2246" w:type="dxa"/>
            <w:shd w:val="clear" w:color="000000" w:fill="FFFFFF"/>
          </w:tcPr>
          <w:p w14:paraId="50166414" w14:textId="77777777" w:rsidR="0081062C" w:rsidRPr="004342C6" w:rsidRDefault="0081062C" w:rsidP="004B21E4">
            <w:pPr>
              <w:contextualSpacing w:val="0"/>
              <w:jc w:val="center"/>
              <w:rPr>
                <w:rFonts w:eastAsia="Times New Roman" w:cs="Arial"/>
                <w:color w:val="000000"/>
              </w:rPr>
            </w:pPr>
            <w:r w:rsidRPr="004342C6">
              <w:rPr>
                <w:rStyle w:val="normaltextrun"/>
                <w:rFonts w:cs="Arial"/>
                <w:color w:val="000000"/>
                <w:shd w:val="clear" w:color="auto" w:fill="FFFFFF"/>
              </w:rPr>
              <w:lastRenderedPageBreak/>
              <w:t>OTIFR.04.006</w:t>
            </w:r>
            <w:r w:rsidRPr="004342C6">
              <w:rPr>
                <w:rStyle w:val="eop"/>
                <w:rFonts w:cs="Arial"/>
                <w:color w:val="000000"/>
                <w:shd w:val="clear" w:color="auto" w:fill="FFFFFF"/>
              </w:rPr>
              <w:t> </w:t>
            </w:r>
          </w:p>
        </w:tc>
        <w:tc>
          <w:tcPr>
            <w:tcW w:w="7024" w:type="dxa"/>
            <w:shd w:val="clear" w:color="000000" w:fill="FFFFFF"/>
          </w:tcPr>
          <w:p w14:paraId="060A2E28" w14:textId="77777777" w:rsidR="0081062C" w:rsidRPr="004342C6" w:rsidRDefault="0081062C" w:rsidP="004B21E4">
            <w:pPr>
              <w:contextualSpacing w:val="0"/>
              <w:rPr>
                <w:rFonts w:cs="Arial"/>
                <w:sz w:val="20"/>
                <w:szCs w:val="20"/>
              </w:rPr>
            </w:pPr>
            <w:r w:rsidRPr="004342C6">
              <w:rPr>
                <w:rStyle w:val="normaltextrun"/>
                <w:rFonts w:cs="Arial"/>
                <w:color w:val="000000"/>
                <w:shd w:val="clear" w:color="auto" w:fill="FFFFFF"/>
              </w:rPr>
              <w:t>The system shall not split any One-Time SSB income by 12 and treat it as Monthly SSB income just like any other One-Time Income.</w:t>
            </w:r>
            <w:r w:rsidRPr="004342C6">
              <w:rPr>
                <w:rStyle w:val="eop"/>
                <w:rFonts w:cs="Arial"/>
                <w:color w:val="000000"/>
                <w:shd w:val="clear" w:color="auto" w:fill="FFFFFF"/>
              </w:rPr>
              <w:t> </w:t>
            </w:r>
          </w:p>
        </w:tc>
      </w:tr>
      <w:tr w:rsidR="0081062C" w:rsidRPr="004342C6" w14:paraId="66D933B0" w14:textId="77777777" w:rsidTr="004B21E4">
        <w:trPr>
          <w:trHeight w:val="314"/>
        </w:trPr>
        <w:tc>
          <w:tcPr>
            <w:tcW w:w="2246" w:type="dxa"/>
            <w:shd w:val="clear" w:color="000000" w:fill="FFFFFF"/>
          </w:tcPr>
          <w:p w14:paraId="4D1DB08B"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MHPD.FR.02.012</w:t>
            </w:r>
          </w:p>
        </w:tc>
        <w:tc>
          <w:tcPr>
            <w:tcW w:w="7024" w:type="dxa"/>
            <w:shd w:val="clear" w:color="000000" w:fill="FFFFFF"/>
          </w:tcPr>
          <w:p w14:paraId="070A97F8" w14:textId="296223ED" w:rsidR="0081062C" w:rsidRPr="004342C6" w:rsidRDefault="0081062C" w:rsidP="004B21E4">
            <w:pPr>
              <w:spacing w:before="120" w:after="120"/>
              <w:rPr>
                <w:rFonts w:cs="Arial"/>
              </w:rPr>
            </w:pPr>
            <w:r w:rsidRPr="004342C6">
              <w:rPr>
                <w:rFonts w:cs="Arial"/>
              </w:rPr>
              <w:t xml:space="preserve">The system shall calculate the MAGI IRS Income based on </w:t>
            </w:r>
            <w:r w:rsidR="00F85401">
              <w:rPr>
                <w:rFonts w:cs="Arial"/>
              </w:rPr>
              <w:t xml:space="preserve">the </w:t>
            </w:r>
            <w:r w:rsidRPr="004342C6">
              <w:rPr>
                <w:rFonts w:cs="Arial"/>
              </w:rPr>
              <w:t>below formula throughout the calendar year (including COLA window).</w:t>
            </w:r>
          </w:p>
          <w:p w14:paraId="71E4F38D" w14:textId="37F0D2CF" w:rsidR="0081062C" w:rsidRPr="004342C6" w:rsidRDefault="0081062C" w:rsidP="004B21E4">
            <w:pPr>
              <w:pStyle w:val="ListParagraph"/>
              <w:spacing w:before="120" w:after="120"/>
              <w:rPr>
                <w:rFonts w:cs="Arial"/>
              </w:rPr>
            </w:pPr>
            <w:r w:rsidRPr="004342C6">
              <w:rPr>
                <w:rFonts w:cs="Arial"/>
              </w:rPr>
              <w:t>‘Sum of TaxReturnMAGIAmount’ minus ‘TaxReturnTaxableSocialSecurityBenefitsAmount</w:t>
            </w:r>
            <w:r w:rsidR="00F85401">
              <w:rPr>
                <w:rFonts w:cs="Arial"/>
              </w:rPr>
              <w:t>,’</w:t>
            </w:r>
            <w:r w:rsidRPr="004342C6">
              <w:rPr>
                <w:rFonts w:cs="Arial"/>
              </w:rPr>
              <w:t xml:space="preserve"> then add ‘SSA Title II Annual Income Amount’</w:t>
            </w:r>
          </w:p>
          <w:p w14:paraId="468AA6D4" w14:textId="77777777" w:rsidR="00684BA7" w:rsidRPr="004342C6" w:rsidRDefault="00684BA7" w:rsidP="004B21E4">
            <w:pPr>
              <w:pStyle w:val="ListParagraph"/>
              <w:spacing w:before="120" w:after="120"/>
              <w:rPr>
                <w:rFonts w:cs="Arial"/>
                <w:sz w:val="20"/>
                <w:szCs w:val="20"/>
              </w:rPr>
            </w:pPr>
          </w:p>
          <w:p w14:paraId="32166CAE" w14:textId="77777777" w:rsidR="00684BA7" w:rsidRPr="004342C6" w:rsidRDefault="00684BA7" w:rsidP="004B21E4">
            <w:pPr>
              <w:pStyle w:val="ListParagraph"/>
              <w:spacing w:before="120" w:after="120"/>
              <w:rPr>
                <w:rFonts w:cs="Arial"/>
                <w:sz w:val="20"/>
                <w:szCs w:val="20"/>
              </w:rPr>
            </w:pPr>
          </w:p>
          <w:p w14:paraId="3C74C5E8" w14:textId="648F4686" w:rsidR="00684BA7" w:rsidRPr="004342C6" w:rsidRDefault="00684BA7" w:rsidP="007A7972">
            <w:pPr>
              <w:pStyle w:val="ListParagraph"/>
              <w:spacing w:before="120" w:after="120"/>
              <w:ind w:left="0"/>
              <w:rPr>
                <w:rFonts w:cs="Arial"/>
                <w:sz w:val="20"/>
                <w:szCs w:val="20"/>
              </w:rPr>
            </w:pPr>
            <w:r w:rsidRPr="004342C6">
              <w:rPr>
                <w:rFonts w:cs="Arial"/>
                <w:i/>
              </w:rPr>
              <w:t xml:space="preserve">Refer to </w:t>
            </w:r>
            <w:hyperlink w:anchor="uisepcification" w:history="1">
              <w:r w:rsidRPr="004342C6">
                <w:rPr>
                  <w:rStyle w:val="Hyperlink"/>
                  <w:rFonts w:cs="Arial"/>
                  <w:i/>
                </w:rPr>
                <w:t>MAGI IRS Calculation sheet</w:t>
              </w:r>
            </w:hyperlink>
            <w:r w:rsidRPr="004342C6">
              <w:rPr>
                <w:rFonts w:cs="Arial"/>
                <w:i/>
              </w:rPr>
              <w:t xml:space="preserve"> in section 7 Reference documents</w:t>
            </w:r>
          </w:p>
        </w:tc>
      </w:tr>
      <w:tr w:rsidR="0081062C" w:rsidRPr="004342C6" w14:paraId="1EA50596" w14:textId="77777777" w:rsidTr="004B21E4">
        <w:trPr>
          <w:trHeight w:val="314"/>
        </w:trPr>
        <w:tc>
          <w:tcPr>
            <w:tcW w:w="2246" w:type="dxa"/>
            <w:shd w:val="clear" w:color="000000" w:fill="FFFFFF"/>
          </w:tcPr>
          <w:p w14:paraId="35A0E20C"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MHPD.FR.02.013</w:t>
            </w:r>
          </w:p>
        </w:tc>
        <w:tc>
          <w:tcPr>
            <w:tcW w:w="7024" w:type="dxa"/>
            <w:shd w:val="clear" w:color="000000" w:fill="FFFFFF"/>
          </w:tcPr>
          <w:p w14:paraId="780CAA8B" w14:textId="2CD42658" w:rsidR="0081062C" w:rsidRPr="004342C6" w:rsidRDefault="0081062C" w:rsidP="004B21E4">
            <w:pPr>
              <w:spacing w:before="120" w:after="120"/>
              <w:rPr>
                <w:rFonts w:cs="Arial"/>
              </w:rPr>
            </w:pPr>
            <w:r w:rsidRPr="004342C6">
              <w:rPr>
                <w:rFonts w:cs="Arial"/>
              </w:rPr>
              <w:t>The system shall calculate the MAGI FPL using MAGI HH size, MAGI HH income</w:t>
            </w:r>
            <w:r w:rsidR="00F85401">
              <w:rPr>
                <w:rFonts w:cs="Arial"/>
              </w:rPr>
              <w:t>,</w:t>
            </w:r>
            <w:r w:rsidRPr="004342C6">
              <w:rPr>
                <w:rFonts w:cs="Arial"/>
              </w:rPr>
              <w:t xml:space="preserve"> and State FPL limits.</w:t>
            </w:r>
          </w:p>
          <w:p w14:paraId="18F77B94" w14:textId="77777777" w:rsidR="0081062C" w:rsidRPr="004342C6" w:rsidRDefault="0081062C" w:rsidP="004B21E4">
            <w:pPr>
              <w:spacing w:before="120" w:after="120"/>
              <w:rPr>
                <w:rFonts w:cs="Arial"/>
              </w:rPr>
            </w:pPr>
          </w:p>
          <w:p w14:paraId="694C9196" w14:textId="77777777" w:rsidR="0081062C" w:rsidRPr="004342C6" w:rsidRDefault="0081062C" w:rsidP="004B21E4">
            <w:pPr>
              <w:spacing w:before="120" w:after="120"/>
              <w:rPr>
                <w:rFonts w:cs="Arial"/>
              </w:rPr>
            </w:pPr>
            <w:r w:rsidRPr="004342C6">
              <w:rPr>
                <w:rFonts w:cs="Arial"/>
              </w:rPr>
              <w:t>FPL%= (MAGI HH Income/ FPL Limit of HH size) *100</w:t>
            </w:r>
          </w:p>
          <w:p w14:paraId="397A29DE" w14:textId="77777777" w:rsidR="0081062C" w:rsidRPr="004342C6" w:rsidRDefault="0081062C" w:rsidP="004B21E4">
            <w:pPr>
              <w:spacing w:before="120" w:after="120"/>
              <w:rPr>
                <w:rFonts w:cs="Arial"/>
              </w:rPr>
            </w:pPr>
          </w:p>
        </w:tc>
      </w:tr>
      <w:tr w:rsidR="0081062C" w:rsidRPr="004342C6" w14:paraId="310A5D8C" w14:textId="77777777" w:rsidTr="004B21E4">
        <w:trPr>
          <w:trHeight w:val="314"/>
        </w:trPr>
        <w:tc>
          <w:tcPr>
            <w:tcW w:w="2246" w:type="dxa"/>
            <w:shd w:val="clear" w:color="000000" w:fill="FFFFFF"/>
          </w:tcPr>
          <w:p w14:paraId="3BD42076"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MHPD.FR.02.013</w:t>
            </w:r>
          </w:p>
        </w:tc>
        <w:tc>
          <w:tcPr>
            <w:tcW w:w="7024" w:type="dxa"/>
            <w:shd w:val="clear" w:color="000000" w:fill="FFFFFF"/>
          </w:tcPr>
          <w:p w14:paraId="53EE27F5" w14:textId="77777777" w:rsidR="0081062C" w:rsidRPr="004342C6" w:rsidRDefault="0081062C" w:rsidP="004B21E4">
            <w:pPr>
              <w:spacing w:before="120" w:after="120"/>
              <w:rPr>
                <w:rFonts w:cs="Arial"/>
              </w:rPr>
            </w:pPr>
            <w:r w:rsidRPr="004342C6">
              <w:rPr>
                <w:rFonts w:cs="Arial"/>
              </w:rPr>
              <w:t xml:space="preserve">The system shall calculate the State FPL Limit as per the table mentioned in Figure Poverty Guidelines for Masshealth. </w:t>
            </w:r>
          </w:p>
          <w:p w14:paraId="727FBAB7" w14:textId="77777777" w:rsidR="0081062C" w:rsidRPr="004342C6" w:rsidRDefault="0081062C" w:rsidP="004B21E4">
            <w:pPr>
              <w:spacing w:before="120" w:after="120"/>
              <w:rPr>
                <w:rFonts w:cs="Arial"/>
              </w:rPr>
            </w:pPr>
          </w:p>
          <w:p w14:paraId="1EFED3A7" w14:textId="4AE4917F" w:rsidR="0081062C" w:rsidRPr="004342C6" w:rsidRDefault="0081062C" w:rsidP="004342C6">
            <w:pPr>
              <w:spacing w:before="120" w:after="120"/>
              <w:rPr>
                <w:rFonts w:cs="Arial"/>
              </w:rPr>
            </w:pPr>
            <w:r w:rsidRPr="004342C6">
              <w:rPr>
                <w:rFonts w:cs="Arial"/>
                <w:b/>
                <w:bCs/>
              </w:rPr>
              <w:t>Note</w:t>
            </w:r>
            <w:r w:rsidRPr="004342C6">
              <w:rPr>
                <w:rFonts w:cs="Arial"/>
              </w:rPr>
              <w:t xml:space="preserve">: This table is configurable, and </w:t>
            </w:r>
            <w:r w:rsidR="00F85401">
              <w:rPr>
                <w:rFonts w:cs="Arial"/>
              </w:rPr>
              <w:t xml:space="preserve">the </w:t>
            </w:r>
            <w:r w:rsidRPr="004342C6">
              <w:rPr>
                <w:rFonts w:cs="Arial"/>
              </w:rPr>
              <w:t>values are updated every year. For sample</w:t>
            </w:r>
            <w:r w:rsidR="00F85401">
              <w:rPr>
                <w:rFonts w:cs="Arial"/>
              </w:rPr>
              <w:t>,</w:t>
            </w:r>
            <w:r w:rsidRPr="004342C6">
              <w:rPr>
                <w:rFonts w:cs="Arial"/>
              </w:rPr>
              <w:t xml:space="preserve"> Refer </w:t>
            </w:r>
            <w:r w:rsidR="00F85401">
              <w:rPr>
                <w:rFonts w:cs="Arial"/>
              </w:rPr>
              <w:t xml:space="preserve">to </w:t>
            </w:r>
            <w:r w:rsidRPr="004342C6">
              <w:rPr>
                <w:rFonts w:cs="Arial"/>
              </w:rPr>
              <w:t xml:space="preserve">the figure for 2019 data. </w:t>
            </w:r>
          </w:p>
        </w:tc>
      </w:tr>
      <w:tr w:rsidR="00220121" w:rsidRPr="004342C6" w14:paraId="3A992CBB" w14:textId="77777777" w:rsidTr="00423116">
        <w:trPr>
          <w:trHeight w:val="314"/>
        </w:trPr>
        <w:tc>
          <w:tcPr>
            <w:tcW w:w="2246" w:type="dxa"/>
            <w:shd w:val="clear" w:color="000000" w:fill="FFFFFF"/>
            <w:vAlign w:val="center"/>
          </w:tcPr>
          <w:p w14:paraId="7B1A3C46" w14:textId="71948B0C" w:rsidR="00220121" w:rsidRPr="004342C6" w:rsidRDefault="00220121" w:rsidP="00220121">
            <w:pPr>
              <w:contextualSpacing w:val="0"/>
              <w:jc w:val="center"/>
              <w:rPr>
                <w:rFonts w:eastAsia="Times New Roman" w:cs="Arial"/>
                <w:color w:val="000000"/>
              </w:rPr>
            </w:pPr>
            <w:r>
              <w:rPr>
                <w:color w:val="000000"/>
              </w:rPr>
              <w:t>DIS.PCS.</w:t>
            </w:r>
            <w:r w:rsidRPr="00651128">
              <w:rPr>
                <w:color w:val="000000"/>
              </w:rPr>
              <w:t>0</w:t>
            </w:r>
            <w:r>
              <w:rPr>
                <w:color w:val="000000"/>
              </w:rPr>
              <w:t>2</w:t>
            </w:r>
            <w:r w:rsidRPr="00651128">
              <w:rPr>
                <w:color w:val="000000"/>
              </w:rPr>
              <w:t>.00</w:t>
            </w:r>
            <w:r>
              <w:rPr>
                <w:color w:val="000000"/>
              </w:rPr>
              <w:t>1</w:t>
            </w:r>
          </w:p>
        </w:tc>
        <w:tc>
          <w:tcPr>
            <w:tcW w:w="7024" w:type="dxa"/>
            <w:shd w:val="clear" w:color="000000" w:fill="FFFFFF"/>
          </w:tcPr>
          <w:p w14:paraId="6AA7360E" w14:textId="77777777" w:rsidR="00220121" w:rsidRDefault="00220121" w:rsidP="00220121">
            <w:pPr>
              <w:rPr>
                <w:rFonts w:cs="Arial"/>
              </w:rPr>
            </w:pPr>
            <w:r w:rsidRPr="004342C6">
              <w:rPr>
                <w:rFonts w:cs="Arial"/>
              </w:rPr>
              <w:t xml:space="preserve">The system shall calculate the </w:t>
            </w:r>
            <w:r>
              <w:rPr>
                <w:rFonts w:cs="Arial"/>
              </w:rPr>
              <w:t xml:space="preserve">current </w:t>
            </w:r>
            <w:r w:rsidRPr="004342C6">
              <w:rPr>
                <w:rFonts w:cs="Arial"/>
              </w:rPr>
              <w:t>income</w:t>
            </w:r>
            <w:r>
              <w:rPr>
                <w:rFonts w:cs="Arial"/>
              </w:rPr>
              <w:t xml:space="preserve"> for the individual in the </w:t>
            </w:r>
            <w:r>
              <w:t>Disabled Adult</w:t>
            </w:r>
            <w:r>
              <w:rPr>
                <w:rFonts w:cs="Arial"/>
              </w:rPr>
              <w:t xml:space="preserve"> Household</w:t>
            </w:r>
            <w:r w:rsidRPr="004342C6">
              <w:rPr>
                <w:rFonts w:cs="Arial"/>
              </w:rPr>
              <w:t xml:space="preserve"> using the </w:t>
            </w:r>
            <w:r>
              <w:rPr>
                <w:rFonts w:cs="Arial"/>
              </w:rPr>
              <w:t xml:space="preserve">earned income, unearned income, and deductions </w:t>
            </w:r>
            <w:r w:rsidRPr="004342C6">
              <w:rPr>
                <w:rFonts w:cs="Arial"/>
              </w:rPr>
              <w:t>when</w:t>
            </w:r>
            <w:r>
              <w:rPr>
                <w:rFonts w:cs="Arial"/>
              </w:rPr>
              <w:t xml:space="preserve"> the</w:t>
            </w:r>
            <w:r w:rsidRPr="004342C6">
              <w:rPr>
                <w:rFonts w:cs="Arial"/>
              </w:rPr>
              <w:t xml:space="preserve"> self-attested income</w:t>
            </w:r>
            <w:r>
              <w:rPr>
                <w:rFonts w:cs="Arial"/>
              </w:rPr>
              <w:t>/manually verified income (Individual’s SSAP attestation/BO Change Income screen attestation)</w:t>
            </w:r>
            <w:r w:rsidRPr="004342C6">
              <w:rPr>
                <w:rFonts w:cs="Arial"/>
              </w:rPr>
              <w:t xml:space="preserve"> is used in</w:t>
            </w:r>
            <w:r>
              <w:rPr>
                <w:rFonts w:cs="Arial"/>
              </w:rPr>
              <w:t xml:space="preserve"> the</w:t>
            </w:r>
            <w:r w:rsidRPr="004342C6">
              <w:rPr>
                <w:rFonts w:cs="Arial"/>
              </w:rPr>
              <w:t xml:space="preserve"> </w:t>
            </w:r>
            <w:r>
              <w:rPr>
                <w:rFonts w:cs="Arial"/>
              </w:rPr>
              <w:t>p</w:t>
            </w:r>
            <w:r w:rsidRPr="004342C6">
              <w:rPr>
                <w:rFonts w:cs="Arial"/>
              </w:rPr>
              <w:t xml:space="preserve">rogram </w:t>
            </w:r>
            <w:r>
              <w:rPr>
                <w:rFonts w:cs="Arial"/>
              </w:rPr>
              <w:t>d</w:t>
            </w:r>
            <w:r w:rsidRPr="004342C6">
              <w:rPr>
                <w:rFonts w:cs="Arial"/>
              </w:rPr>
              <w:t>etermination</w:t>
            </w:r>
            <w:r>
              <w:rPr>
                <w:rFonts w:cs="Arial"/>
              </w:rPr>
              <w:t>.</w:t>
            </w:r>
          </w:p>
          <w:p w14:paraId="2BD1AA1A" w14:textId="77777777" w:rsidR="00220121" w:rsidRPr="00C80E36" w:rsidRDefault="00220121" w:rsidP="00220121">
            <w:pPr>
              <w:rPr>
                <w:rFonts w:cs="Arial"/>
                <w:strike/>
              </w:rPr>
            </w:pPr>
          </w:p>
          <w:p w14:paraId="25777A51" w14:textId="77777777" w:rsidR="00220121" w:rsidRDefault="00220121" w:rsidP="00220121">
            <w:pPr>
              <w:rPr>
                <w:rFonts w:cs="Arial"/>
                <w:color w:val="000000"/>
              </w:rPr>
            </w:pPr>
            <w:r w:rsidRPr="004342C6">
              <w:rPr>
                <w:rFonts w:cs="Arial"/>
                <w:b/>
                <w:bCs/>
                <w:color w:val="000000"/>
              </w:rPr>
              <w:t>Note</w:t>
            </w:r>
            <w:r w:rsidRPr="004342C6">
              <w:rPr>
                <w:rFonts w:cs="Arial"/>
                <w:color w:val="000000"/>
              </w:rPr>
              <w:t xml:space="preserve">: </w:t>
            </w:r>
          </w:p>
          <w:p w14:paraId="739C4B37" w14:textId="77777777" w:rsidR="00220121" w:rsidRPr="00EE243F" w:rsidRDefault="00220121" w:rsidP="00320B54">
            <w:pPr>
              <w:pStyle w:val="ListParagraph"/>
              <w:numPr>
                <w:ilvl w:val="0"/>
                <w:numId w:val="541"/>
              </w:numPr>
              <w:contextualSpacing w:val="0"/>
              <w:rPr>
                <w:rFonts w:cs="Arial"/>
              </w:rPr>
            </w:pPr>
            <w:r>
              <w:rPr>
                <w:rFonts w:cs="Arial"/>
              </w:rPr>
              <w:t xml:space="preserve">Please refer BR-DIS-06 for the income calculation rules in the </w:t>
            </w:r>
            <w:hyperlink w:anchor="Rule_Catalog" w:history="1">
              <w:r w:rsidRPr="0013652A">
                <w:rPr>
                  <w:rStyle w:val="Hyperlink"/>
                </w:rPr>
                <w:t>Disability Rules Catalogue</w:t>
              </w:r>
            </w:hyperlink>
            <w:r>
              <w:rPr>
                <w:rFonts w:cs="Arial"/>
              </w:rPr>
              <w:t>.</w:t>
            </w:r>
          </w:p>
          <w:p w14:paraId="4DFE7C5C" w14:textId="77777777" w:rsidR="00220121" w:rsidRPr="00EE243F" w:rsidRDefault="00220121" w:rsidP="00320B54">
            <w:pPr>
              <w:pStyle w:val="ListParagraph"/>
              <w:numPr>
                <w:ilvl w:val="0"/>
                <w:numId w:val="541"/>
              </w:numPr>
              <w:contextualSpacing w:val="0"/>
              <w:rPr>
                <w:rFonts w:cs="Arial"/>
              </w:rPr>
            </w:pPr>
            <w:r w:rsidRPr="00EE243F">
              <w:rPr>
                <w:rFonts w:cs="Arial"/>
                <w:color w:val="000000"/>
              </w:rPr>
              <w:t xml:space="preserve">For </w:t>
            </w:r>
            <w:r>
              <w:t>Disabled Adult</w:t>
            </w:r>
            <w:r w:rsidRPr="00EE243F">
              <w:rPr>
                <w:rFonts w:cs="Arial"/>
                <w:color w:val="000000"/>
              </w:rPr>
              <w:t xml:space="preserve"> HH Income, the system will use the member’s current monthly income only.</w:t>
            </w:r>
          </w:p>
          <w:p w14:paraId="38875373" w14:textId="77777777" w:rsidR="00220121" w:rsidRPr="004342C6" w:rsidRDefault="00220121" w:rsidP="00220121">
            <w:pPr>
              <w:spacing w:before="120" w:after="120"/>
              <w:rPr>
                <w:rFonts w:cs="Arial"/>
              </w:rPr>
            </w:pPr>
          </w:p>
        </w:tc>
      </w:tr>
      <w:tr w:rsidR="00220121" w:rsidRPr="004342C6" w14:paraId="24C50841" w14:textId="77777777" w:rsidTr="00423116">
        <w:trPr>
          <w:trHeight w:val="314"/>
        </w:trPr>
        <w:tc>
          <w:tcPr>
            <w:tcW w:w="2246" w:type="dxa"/>
            <w:shd w:val="clear" w:color="000000" w:fill="FFFFFF"/>
            <w:vAlign w:val="center"/>
          </w:tcPr>
          <w:p w14:paraId="01423808" w14:textId="36F5A72B" w:rsidR="00220121" w:rsidRPr="004342C6" w:rsidRDefault="00220121" w:rsidP="00220121">
            <w:pPr>
              <w:contextualSpacing w:val="0"/>
              <w:jc w:val="center"/>
              <w:rPr>
                <w:rFonts w:eastAsia="Times New Roman" w:cs="Arial"/>
                <w:color w:val="000000"/>
              </w:rPr>
            </w:pPr>
            <w:r>
              <w:rPr>
                <w:color w:val="000000"/>
              </w:rPr>
              <w:lastRenderedPageBreak/>
              <w:t>DIS.PCS.</w:t>
            </w:r>
            <w:r w:rsidRPr="00651128">
              <w:rPr>
                <w:color w:val="000000"/>
              </w:rPr>
              <w:t>0</w:t>
            </w:r>
            <w:r>
              <w:rPr>
                <w:color w:val="000000"/>
              </w:rPr>
              <w:t>2</w:t>
            </w:r>
            <w:r w:rsidRPr="00651128">
              <w:rPr>
                <w:color w:val="000000"/>
              </w:rPr>
              <w:t>.00</w:t>
            </w:r>
            <w:r>
              <w:rPr>
                <w:color w:val="000000"/>
              </w:rPr>
              <w:t>2</w:t>
            </w:r>
          </w:p>
        </w:tc>
        <w:tc>
          <w:tcPr>
            <w:tcW w:w="7024" w:type="dxa"/>
            <w:shd w:val="clear" w:color="000000" w:fill="FFFFFF"/>
          </w:tcPr>
          <w:p w14:paraId="091AFCFC" w14:textId="77777777" w:rsidR="00220121" w:rsidRDefault="00220121" w:rsidP="00220121">
            <w:pPr>
              <w:spacing w:after="160" w:line="259" w:lineRule="auto"/>
              <w:rPr>
                <w:rFonts w:cs="Arial"/>
              </w:rPr>
            </w:pPr>
            <w:r w:rsidRPr="00473EDF">
              <w:rPr>
                <w:rFonts w:cs="Arial"/>
              </w:rPr>
              <w:t xml:space="preserve">The system shall </w:t>
            </w:r>
            <w:r>
              <w:rPr>
                <w:rFonts w:cs="Arial"/>
              </w:rPr>
              <w:t xml:space="preserve">execute the income inclusion rules to include the income of the members who are part of the </w:t>
            </w:r>
            <w:r>
              <w:t>Disabled Adult</w:t>
            </w:r>
            <w:r>
              <w:rPr>
                <w:rFonts w:cs="Arial"/>
              </w:rPr>
              <w:t xml:space="preserve"> Household. </w:t>
            </w:r>
          </w:p>
          <w:p w14:paraId="6B67F349" w14:textId="77777777" w:rsidR="00220121" w:rsidRDefault="00220121" w:rsidP="00220121">
            <w:pPr>
              <w:spacing w:after="160" w:line="259" w:lineRule="auto"/>
              <w:rPr>
                <w:rFonts w:cs="Arial"/>
              </w:rPr>
            </w:pPr>
          </w:p>
          <w:p w14:paraId="0DED2A03" w14:textId="77777777" w:rsidR="00220121" w:rsidRDefault="00220121" w:rsidP="00220121">
            <w:pPr>
              <w:spacing w:after="160" w:line="259" w:lineRule="auto"/>
              <w:rPr>
                <w:rFonts w:cs="Arial"/>
                <w:b/>
                <w:bCs/>
              </w:rPr>
            </w:pPr>
            <w:r w:rsidRPr="00086EDF">
              <w:rPr>
                <w:rFonts w:cs="Arial"/>
                <w:b/>
                <w:bCs/>
              </w:rPr>
              <w:t>Note:</w:t>
            </w:r>
          </w:p>
          <w:p w14:paraId="5E717D8B" w14:textId="77777777" w:rsidR="00220121" w:rsidRDefault="00220121" w:rsidP="00320B54">
            <w:pPr>
              <w:pStyle w:val="ListParagraph"/>
              <w:numPr>
                <w:ilvl w:val="0"/>
                <w:numId w:val="542"/>
              </w:numPr>
              <w:spacing w:after="160" w:line="259" w:lineRule="auto"/>
            </w:pPr>
            <w:r w:rsidRPr="007F3572">
              <w:rPr>
                <w:rFonts w:cs="Arial"/>
              </w:rPr>
              <w:t xml:space="preserve">Please refer </w:t>
            </w:r>
            <w:r>
              <w:t xml:space="preserve">BR-DIS-07 in the </w:t>
            </w:r>
            <w:hyperlink w:anchor="Rule_Catalog" w:history="1">
              <w:r w:rsidRPr="0013652A">
                <w:rPr>
                  <w:rStyle w:val="Hyperlink"/>
                </w:rPr>
                <w:t>Disability Rules Catalogue</w:t>
              </w:r>
            </w:hyperlink>
            <w:r>
              <w:rPr>
                <w:rStyle w:val="Hyperlink"/>
              </w:rPr>
              <w:t xml:space="preserve"> </w:t>
            </w:r>
            <w:r>
              <w:t xml:space="preserve">document for more details. </w:t>
            </w:r>
          </w:p>
          <w:p w14:paraId="646C2B46" w14:textId="42EA3023" w:rsidR="00220121" w:rsidRPr="004342C6" w:rsidRDefault="00220121" w:rsidP="00220121">
            <w:pPr>
              <w:spacing w:before="120" w:after="120"/>
              <w:rPr>
                <w:rFonts w:cs="Arial"/>
              </w:rPr>
            </w:pPr>
            <w:r w:rsidRPr="00C94DAC">
              <w:t>The system shall follow</w:t>
            </w:r>
            <w:r>
              <w:t xml:space="preserve"> ‘</w:t>
            </w:r>
            <w:r w:rsidRPr="00453EC3">
              <w:t>Deceased Rules for Disability</w:t>
            </w:r>
            <w:r>
              <w:t>’ sheet referred in</w:t>
            </w:r>
            <w:r w:rsidRPr="0056548C">
              <w:t xml:space="preserve"> </w:t>
            </w:r>
            <w:r w:rsidRPr="00453EC3">
              <w:t>BR</w:t>
            </w:r>
            <w:r>
              <w:t xml:space="preserve">-DIS-04 in the </w:t>
            </w:r>
            <w:hyperlink w:anchor="Rule_Catalog" w:history="1">
              <w:r w:rsidRPr="0013652A">
                <w:rPr>
                  <w:rStyle w:val="Hyperlink"/>
                </w:rPr>
                <w:t>Disability Rules Catalogue</w:t>
              </w:r>
            </w:hyperlink>
            <w:r>
              <w:t xml:space="preserve"> for deceased members.</w:t>
            </w:r>
          </w:p>
        </w:tc>
      </w:tr>
      <w:tr w:rsidR="00220121" w:rsidRPr="004342C6" w14:paraId="5AD2D01E" w14:textId="77777777" w:rsidTr="00423116">
        <w:trPr>
          <w:trHeight w:val="314"/>
        </w:trPr>
        <w:tc>
          <w:tcPr>
            <w:tcW w:w="2246" w:type="dxa"/>
            <w:shd w:val="clear" w:color="000000" w:fill="FFFFFF"/>
            <w:vAlign w:val="center"/>
          </w:tcPr>
          <w:p w14:paraId="7BE7B669" w14:textId="2D45851C" w:rsidR="00220121" w:rsidRPr="004342C6" w:rsidRDefault="00220121" w:rsidP="00220121">
            <w:pPr>
              <w:contextualSpacing w:val="0"/>
              <w:jc w:val="center"/>
              <w:rPr>
                <w:rFonts w:eastAsia="Times New Roman" w:cs="Arial"/>
                <w:color w:val="000000"/>
              </w:rPr>
            </w:pPr>
            <w:r>
              <w:rPr>
                <w:color w:val="000000"/>
              </w:rPr>
              <w:t>DIS.PCS.</w:t>
            </w:r>
            <w:r w:rsidRPr="00651128">
              <w:rPr>
                <w:color w:val="000000"/>
              </w:rPr>
              <w:t>0</w:t>
            </w:r>
            <w:r>
              <w:rPr>
                <w:color w:val="000000"/>
              </w:rPr>
              <w:t>2</w:t>
            </w:r>
            <w:r w:rsidRPr="00651128">
              <w:rPr>
                <w:color w:val="000000"/>
              </w:rPr>
              <w:t>.00</w:t>
            </w:r>
            <w:r>
              <w:rPr>
                <w:color w:val="000000"/>
              </w:rPr>
              <w:t>3</w:t>
            </w:r>
          </w:p>
        </w:tc>
        <w:tc>
          <w:tcPr>
            <w:tcW w:w="7024" w:type="dxa"/>
            <w:shd w:val="clear" w:color="000000" w:fill="FFFFFF"/>
          </w:tcPr>
          <w:p w14:paraId="5F104735" w14:textId="77777777" w:rsidR="00220121" w:rsidRDefault="00220121" w:rsidP="00220121">
            <w:pPr>
              <w:spacing w:after="160" w:line="259" w:lineRule="auto"/>
              <w:rPr>
                <w:rFonts w:cs="Arial"/>
              </w:rPr>
            </w:pPr>
            <w:r>
              <w:rPr>
                <w:rFonts w:cs="Arial"/>
              </w:rPr>
              <w:t xml:space="preserve">The system shall calculate the </w:t>
            </w:r>
            <w:r>
              <w:t>Disabled Adult</w:t>
            </w:r>
            <w:r>
              <w:rPr>
                <w:rFonts w:cs="Arial"/>
              </w:rPr>
              <w:t xml:space="preserve"> Household income by adding the income of all the members whose income is considered countable as per income inclusion rules.</w:t>
            </w:r>
          </w:p>
          <w:p w14:paraId="0E889366" w14:textId="77777777" w:rsidR="00220121" w:rsidRDefault="00220121" w:rsidP="00220121">
            <w:pPr>
              <w:spacing w:after="160" w:line="259" w:lineRule="auto"/>
              <w:rPr>
                <w:rFonts w:cs="Arial"/>
              </w:rPr>
            </w:pPr>
          </w:p>
          <w:p w14:paraId="288B6D0C" w14:textId="77777777" w:rsidR="00220121" w:rsidRDefault="00220121" w:rsidP="00220121">
            <w:pPr>
              <w:spacing w:after="160" w:line="259" w:lineRule="auto"/>
              <w:rPr>
                <w:rFonts w:cs="Arial"/>
                <w:b/>
                <w:bCs/>
              </w:rPr>
            </w:pPr>
            <w:r w:rsidRPr="00086EDF">
              <w:rPr>
                <w:rFonts w:cs="Arial"/>
                <w:b/>
                <w:bCs/>
              </w:rPr>
              <w:t xml:space="preserve">Note: </w:t>
            </w:r>
          </w:p>
          <w:p w14:paraId="07E339A8" w14:textId="77777777" w:rsidR="00220121" w:rsidRPr="00065719" w:rsidRDefault="00220121" w:rsidP="00320B54">
            <w:pPr>
              <w:pStyle w:val="ListParagraph"/>
              <w:numPr>
                <w:ilvl w:val="0"/>
                <w:numId w:val="537"/>
              </w:numPr>
              <w:spacing w:after="160" w:line="259" w:lineRule="auto"/>
              <w:rPr>
                <w:rFonts w:cs="Arial"/>
              </w:rPr>
            </w:pPr>
            <w:r w:rsidRPr="00065719">
              <w:rPr>
                <w:rFonts w:cs="Arial"/>
              </w:rPr>
              <w:t xml:space="preserve">Please refer </w:t>
            </w:r>
            <w:r>
              <w:t>DIS.PCS.02.002 for the income inclusion rules.</w:t>
            </w:r>
            <w:r w:rsidRPr="00065719">
              <w:rPr>
                <w:rFonts w:cs="Arial"/>
              </w:rPr>
              <w:t xml:space="preserve"> </w:t>
            </w:r>
          </w:p>
          <w:p w14:paraId="034DCD8A" w14:textId="3327A2C5" w:rsidR="00220121" w:rsidRPr="004342C6" w:rsidRDefault="00220121" w:rsidP="00220121">
            <w:pPr>
              <w:spacing w:before="120" w:after="120"/>
              <w:rPr>
                <w:rFonts w:cs="Arial"/>
              </w:rPr>
            </w:pPr>
            <w:r w:rsidRPr="00065719">
              <w:rPr>
                <w:rFonts w:cs="Arial"/>
              </w:rPr>
              <w:t xml:space="preserve">Please refer </w:t>
            </w:r>
            <w:r>
              <w:t xml:space="preserve">BR-DIS-07 in the </w:t>
            </w:r>
            <w:hyperlink w:anchor="Rule_Catalog" w:history="1">
              <w:r w:rsidRPr="0013652A">
                <w:rPr>
                  <w:rStyle w:val="Hyperlink"/>
                </w:rPr>
                <w:t>Disability Rules Catalogue</w:t>
              </w:r>
            </w:hyperlink>
            <w:r>
              <w:rPr>
                <w:rStyle w:val="Hyperlink"/>
              </w:rPr>
              <w:t xml:space="preserve"> </w:t>
            </w:r>
            <w:r>
              <w:t>document for more details.</w:t>
            </w:r>
          </w:p>
        </w:tc>
      </w:tr>
      <w:tr w:rsidR="00220121" w:rsidRPr="004342C6" w14:paraId="3E9F0830" w14:textId="77777777" w:rsidTr="00423116">
        <w:trPr>
          <w:trHeight w:val="314"/>
        </w:trPr>
        <w:tc>
          <w:tcPr>
            <w:tcW w:w="2246" w:type="dxa"/>
            <w:shd w:val="clear" w:color="000000" w:fill="FFFFFF"/>
            <w:vAlign w:val="center"/>
          </w:tcPr>
          <w:p w14:paraId="7E2D9064" w14:textId="129C3703" w:rsidR="00220121" w:rsidRPr="004342C6" w:rsidRDefault="00220121" w:rsidP="00220121">
            <w:pPr>
              <w:contextualSpacing w:val="0"/>
              <w:jc w:val="center"/>
              <w:rPr>
                <w:rFonts w:eastAsia="Times New Roman" w:cs="Arial"/>
                <w:color w:val="000000"/>
              </w:rPr>
            </w:pPr>
            <w:r>
              <w:rPr>
                <w:color w:val="000000"/>
              </w:rPr>
              <w:t>DIS.PCS.</w:t>
            </w:r>
            <w:r w:rsidRPr="00651128">
              <w:rPr>
                <w:color w:val="000000"/>
              </w:rPr>
              <w:t>0</w:t>
            </w:r>
            <w:r>
              <w:rPr>
                <w:color w:val="000000"/>
              </w:rPr>
              <w:t>2</w:t>
            </w:r>
            <w:r w:rsidRPr="00651128">
              <w:rPr>
                <w:color w:val="000000"/>
              </w:rPr>
              <w:t>.00</w:t>
            </w:r>
            <w:r>
              <w:rPr>
                <w:color w:val="000000"/>
              </w:rPr>
              <w:t>4</w:t>
            </w:r>
          </w:p>
        </w:tc>
        <w:tc>
          <w:tcPr>
            <w:tcW w:w="7024" w:type="dxa"/>
            <w:shd w:val="clear" w:color="000000" w:fill="FFFFFF"/>
          </w:tcPr>
          <w:p w14:paraId="0DF72098" w14:textId="77777777" w:rsidR="00220121" w:rsidRDefault="00220121" w:rsidP="00220121">
            <w:pPr>
              <w:spacing w:before="120" w:after="120"/>
              <w:rPr>
                <w:rFonts w:cs="Arial"/>
              </w:rPr>
            </w:pPr>
            <w:r w:rsidRPr="004342C6">
              <w:rPr>
                <w:rFonts w:cs="Arial"/>
              </w:rPr>
              <w:t xml:space="preserve">The system shall calculate the </w:t>
            </w:r>
            <w:r>
              <w:t>Disabled Adult Household</w:t>
            </w:r>
            <w:r w:rsidRPr="004342C6">
              <w:rPr>
                <w:rFonts w:cs="Arial"/>
              </w:rPr>
              <w:t xml:space="preserve"> FPL using </w:t>
            </w:r>
            <w:r>
              <w:rPr>
                <w:rFonts w:cs="Arial"/>
              </w:rPr>
              <w:t xml:space="preserve">the </w:t>
            </w:r>
            <w:r>
              <w:t>Disabled Adult</w:t>
            </w:r>
            <w:r w:rsidRPr="004342C6">
              <w:rPr>
                <w:rFonts w:cs="Arial"/>
              </w:rPr>
              <w:t xml:space="preserve"> </w:t>
            </w:r>
            <w:r>
              <w:rPr>
                <w:rFonts w:cs="Arial"/>
              </w:rPr>
              <w:t>Household</w:t>
            </w:r>
            <w:r w:rsidRPr="004342C6">
              <w:rPr>
                <w:rFonts w:cs="Arial"/>
              </w:rPr>
              <w:t xml:space="preserve"> size, </w:t>
            </w:r>
            <w:r>
              <w:t>Disabled Adult</w:t>
            </w:r>
            <w:r w:rsidRPr="004342C6">
              <w:rPr>
                <w:rFonts w:cs="Arial"/>
              </w:rPr>
              <w:t xml:space="preserve"> </w:t>
            </w:r>
            <w:r>
              <w:rPr>
                <w:rFonts w:cs="Arial"/>
              </w:rPr>
              <w:t>Household</w:t>
            </w:r>
            <w:r w:rsidRPr="004342C6">
              <w:rPr>
                <w:rFonts w:cs="Arial"/>
              </w:rPr>
              <w:t xml:space="preserve"> income</w:t>
            </w:r>
            <w:r>
              <w:rPr>
                <w:rFonts w:cs="Arial"/>
              </w:rPr>
              <w:t>,</w:t>
            </w:r>
            <w:r w:rsidRPr="004342C6">
              <w:rPr>
                <w:rFonts w:cs="Arial"/>
              </w:rPr>
              <w:t xml:space="preserve"> and State FPL limits.</w:t>
            </w:r>
          </w:p>
          <w:p w14:paraId="35093E12" w14:textId="5CAA2B07" w:rsidR="00220121" w:rsidRPr="004342C6" w:rsidRDefault="00220121" w:rsidP="00220121">
            <w:pPr>
              <w:spacing w:before="120" w:after="120"/>
              <w:rPr>
                <w:rFonts w:cs="Arial"/>
              </w:rPr>
            </w:pPr>
            <w:r>
              <w:rPr>
                <w:rFonts w:cs="Arial"/>
                <w:b/>
                <w:bCs/>
              </w:rPr>
              <w:t xml:space="preserve">Note: </w:t>
            </w:r>
            <w:r>
              <w:rPr>
                <w:rFonts w:cs="Arial"/>
              </w:rPr>
              <w:t xml:space="preserve">Please refer to </w:t>
            </w:r>
            <w:r>
              <w:t xml:space="preserve">BR-DIS-08 in the </w:t>
            </w:r>
            <w:hyperlink w:anchor="Rule_Catalog" w:history="1">
              <w:r w:rsidRPr="0013652A">
                <w:rPr>
                  <w:rStyle w:val="Hyperlink"/>
                </w:rPr>
                <w:t>Disability Rules Catalogue</w:t>
              </w:r>
            </w:hyperlink>
            <w:r>
              <w:t xml:space="preserve"> document for more details.</w:t>
            </w:r>
          </w:p>
        </w:tc>
      </w:tr>
      <w:tr w:rsidR="00220121" w:rsidRPr="004342C6" w14:paraId="10881D24" w14:textId="77777777" w:rsidTr="00F37046">
        <w:trPr>
          <w:trHeight w:val="314"/>
        </w:trPr>
        <w:tc>
          <w:tcPr>
            <w:tcW w:w="2246" w:type="dxa"/>
            <w:shd w:val="clear" w:color="000000" w:fill="FFFFFF"/>
            <w:vAlign w:val="center"/>
          </w:tcPr>
          <w:p w14:paraId="320D1D48" w14:textId="50D2B915" w:rsidR="00220121" w:rsidRDefault="00220121" w:rsidP="00220121">
            <w:pPr>
              <w:contextualSpacing w:val="0"/>
              <w:jc w:val="center"/>
              <w:rPr>
                <w:color w:val="000000"/>
              </w:rPr>
            </w:pPr>
            <w:r>
              <w:rPr>
                <w:color w:val="000000"/>
              </w:rPr>
              <w:t>DIS.PCS.</w:t>
            </w:r>
            <w:r w:rsidRPr="00651128">
              <w:rPr>
                <w:color w:val="000000"/>
              </w:rPr>
              <w:t>0</w:t>
            </w:r>
            <w:r>
              <w:rPr>
                <w:color w:val="000000"/>
              </w:rPr>
              <w:t>2</w:t>
            </w:r>
            <w:r w:rsidRPr="00651128">
              <w:rPr>
                <w:color w:val="000000"/>
              </w:rPr>
              <w:t>.00</w:t>
            </w:r>
            <w:r>
              <w:rPr>
                <w:color w:val="000000"/>
              </w:rPr>
              <w:t>5</w:t>
            </w:r>
          </w:p>
        </w:tc>
        <w:tc>
          <w:tcPr>
            <w:tcW w:w="7024" w:type="dxa"/>
            <w:shd w:val="clear" w:color="000000" w:fill="FFFFFF"/>
          </w:tcPr>
          <w:p w14:paraId="3F132DA6" w14:textId="77777777" w:rsidR="00220121" w:rsidRDefault="00220121" w:rsidP="00220121">
            <w:pPr>
              <w:spacing w:before="120" w:after="120"/>
              <w:rPr>
                <w:rFonts w:eastAsia="Times New Roman"/>
              </w:rPr>
            </w:pPr>
            <w:r>
              <w:rPr>
                <w:rFonts w:cs="Arial"/>
              </w:rPr>
              <w:t xml:space="preserve">The system shall use the hub data (i.e., IRS Income, SSA Title II Income) to calculate the </w:t>
            </w:r>
            <w:r>
              <w:t>Disabled Adult</w:t>
            </w:r>
            <w:r>
              <w:rPr>
                <w:rFonts w:cs="Arial"/>
              </w:rPr>
              <w:t xml:space="preserve"> </w:t>
            </w:r>
            <w:r w:rsidRPr="00D8486A">
              <w:rPr>
                <w:rFonts w:eastAsia="Times New Roman"/>
              </w:rPr>
              <w:t>Household Income and FPL</w:t>
            </w:r>
            <w:r>
              <w:rPr>
                <w:rFonts w:eastAsia="Times New Roman"/>
              </w:rPr>
              <w:t xml:space="preserve"> </w:t>
            </w:r>
            <w:r w:rsidRPr="004342C6">
              <w:rPr>
                <w:rFonts w:cs="Arial"/>
              </w:rPr>
              <w:t>when</w:t>
            </w:r>
            <w:r>
              <w:rPr>
                <w:rFonts w:cs="Arial"/>
              </w:rPr>
              <w:t xml:space="preserve"> the</w:t>
            </w:r>
            <w:r w:rsidRPr="004342C6">
              <w:rPr>
                <w:rFonts w:cs="Arial"/>
              </w:rPr>
              <w:t xml:space="preserve"> </w:t>
            </w:r>
            <w:r>
              <w:rPr>
                <w:rFonts w:eastAsia="Times New Roman"/>
              </w:rPr>
              <w:t>hub income is used in the Program Determination.</w:t>
            </w:r>
          </w:p>
          <w:p w14:paraId="5DCB1D08" w14:textId="77777777" w:rsidR="00220121" w:rsidRDefault="00220121" w:rsidP="00220121">
            <w:pPr>
              <w:spacing w:before="120" w:after="120"/>
              <w:rPr>
                <w:rFonts w:eastAsia="Times New Roman"/>
              </w:rPr>
            </w:pPr>
            <w:r w:rsidRPr="008163D0">
              <w:rPr>
                <w:rFonts w:eastAsia="Times New Roman"/>
                <w:b/>
                <w:bCs/>
              </w:rPr>
              <w:t>Note:</w:t>
            </w:r>
            <w:r>
              <w:rPr>
                <w:rFonts w:eastAsia="Times New Roman"/>
              </w:rPr>
              <w:t xml:space="preserve"> </w:t>
            </w:r>
          </w:p>
          <w:p w14:paraId="5425B30B" w14:textId="77777777" w:rsidR="00220121" w:rsidRPr="00AA543A" w:rsidRDefault="00220121" w:rsidP="00320B54">
            <w:pPr>
              <w:pStyle w:val="ListParagraph"/>
              <w:numPr>
                <w:ilvl w:val="0"/>
                <w:numId w:val="537"/>
              </w:numPr>
              <w:spacing w:after="160" w:line="259" w:lineRule="auto"/>
              <w:rPr>
                <w:rFonts w:cs="Arial"/>
              </w:rPr>
            </w:pPr>
            <w:r w:rsidRPr="00AA543A">
              <w:rPr>
                <w:rFonts w:cs="Arial"/>
              </w:rPr>
              <w:t xml:space="preserve">This is applicable for processes such as COLA, PDM, Income timeclock expiry, etc. </w:t>
            </w:r>
          </w:p>
          <w:p w14:paraId="45527F7E" w14:textId="77777777" w:rsidR="00220121" w:rsidRPr="00AA543A" w:rsidRDefault="00220121" w:rsidP="00320B54">
            <w:pPr>
              <w:pStyle w:val="ListParagraph"/>
              <w:numPr>
                <w:ilvl w:val="0"/>
                <w:numId w:val="537"/>
              </w:numPr>
              <w:spacing w:after="160" w:line="259" w:lineRule="auto"/>
              <w:rPr>
                <w:rFonts w:cs="Arial"/>
              </w:rPr>
            </w:pPr>
            <w:r w:rsidRPr="00AA543A">
              <w:rPr>
                <w:rFonts w:cs="Arial"/>
              </w:rPr>
              <w:t>The rules to use HUB income for PD remain unchanged.</w:t>
            </w:r>
          </w:p>
          <w:p w14:paraId="08F1DE17" w14:textId="77777777" w:rsidR="00220121" w:rsidRPr="00A97591" w:rsidRDefault="00220121" w:rsidP="00220121">
            <w:pPr>
              <w:spacing w:before="120" w:after="120"/>
              <w:rPr>
                <w:rFonts w:eastAsia="Times New Roman"/>
              </w:rPr>
            </w:pPr>
            <w:r w:rsidRPr="003A1F40">
              <w:rPr>
                <w:rFonts w:eastAsia="Times New Roman"/>
                <w:b/>
                <w:bCs/>
              </w:rPr>
              <w:t>Example 1</w:t>
            </w:r>
            <w:r>
              <w:rPr>
                <w:rFonts w:eastAsia="Times New Roman"/>
              </w:rPr>
              <w:t xml:space="preserve">: </w:t>
            </w:r>
            <w:r w:rsidRPr="00A97591">
              <w:rPr>
                <w:rFonts w:eastAsia="Times New Roman"/>
                <w:color w:val="000000"/>
              </w:rPr>
              <w:t xml:space="preserve">Single member application </w:t>
            </w:r>
            <w:r>
              <w:rPr>
                <w:rFonts w:eastAsia="Times New Roman"/>
                <w:color w:val="000000"/>
              </w:rPr>
              <w:t>and Income RFI time clock is expired</w:t>
            </w:r>
          </w:p>
          <w:p w14:paraId="41E1DF9D" w14:textId="77777777" w:rsidR="00220121" w:rsidRDefault="00220121" w:rsidP="00320B54">
            <w:pPr>
              <w:pStyle w:val="ListParagraph"/>
              <w:numPr>
                <w:ilvl w:val="0"/>
                <w:numId w:val="543"/>
              </w:numPr>
              <w:contextualSpacing w:val="0"/>
              <w:rPr>
                <w:rFonts w:eastAsia="Times New Roman"/>
                <w:color w:val="000000"/>
              </w:rPr>
            </w:pPr>
            <w:r w:rsidRPr="00A97591">
              <w:rPr>
                <w:rFonts w:eastAsia="Times New Roman"/>
                <w:color w:val="000000"/>
              </w:rPr>
              <w:t xml:space="preserve">Eligibility E1: </w:t>
            </w:r>
            <w:r>
              <w:rPr>
                <w:rFonts w:eastAsia="Times New Roman"/>
                <w:color w:val="000000"/>
              </w:rPr>
              <w:t>Single member application with verified disability</w:t>
            </w:r>
          </w:p>
          <w:p w14:paraId="114C59E9" w14:textId="77777777" w:rsidR="00220121" w:rsidRPr="00A97591" w:rsidRDefault="00220121" w:rsidP="00320B54">
            <w:pPr>
              <w:pStyle w:val="ListParagraph"/>
              <w:numPr>
                <w:ilvl w:val="0"/>
                <w:numId w:val="543"/>
              </w:numPr>
              <w:contextualSpacing w:val="0"/>
              <w:rPr>
                <w:rFonts w:eastAsia="Times New Roman"/>
                <w:color w:val="000000"/>
              </w:rPr>
            </w:pPr>
            <w:r w:rsidRPr="00A97591">
              <w:rPr>
                <w:rFonts w:eastAsia="Times New Roman"/>
                <w:color w:val="000000"/>
              </w:rPr>
              <w:t>Member’s self-attested</w:t>
            </w:r>
            <w:r>
              <w:rPr>
                <w:rFonts w:eastAsia="Times New Roman"/>
                <w:color w:val="000000"/>
              </w:rPr>
              <w:t xml:space="preserve"> </w:t>
            </w:r>
            <w:r w:rsidRPr="00A97591">
              <w:rPr>
                <w:rFonts w:eastAsia="Times New Roman"/>
                <w:color w:val="000000"/>
              </w:rPr>
              <w:t>income $5</w:t>
            </w:r>
            <w:r>
              <w:rPr>
                <w:rFonts w:eastAsia="Times New Roman"/>
                <w:color w:val="000000"/>
              </w:rPr>
              <w:t>,</w:t>
            </w:r>
            <w:r w:rsidRPr="00A97591">
              <w:rPr>
                <w:rFonts w:eastAsia="Times New Roman"/>
                <w:color w:val="000000"/>
              </w:rPr>
              <w:t>000</w:t>
            </w:r>
          </w:p>
          <w:p w14:paraId="39220B3F" w14:textId="77777777" w:rsidR="00220121" w:rsidRPr="00A97591" w:rsidRDefault="00220121" w:rsidP="00320B54">
            <w:pPr>
              <w:pStyle w:val="ListParagraph"/>
              <w:numPr>
                <w:ilvl w:val="3"/>
                <w:numId w:val="543"/>
              </w:numPr>
              <w:contextualSpacing w:val="0"/>
              <w:rPr>
                <w:rFonts w:eastAsia="Times New Roman"/>
                <w:color w:val="000000"/>
              </w:rPr>
            </w:pPr>
            <w:r w:rsidRPr="00A97591">
              <w:rPr>
                <w:rFonts w:eastAsia="Times New Roman"/>
                <w:color w:val="000000"/>
              </w:rPr>
              <w:t>IRS Income: $24</w:t>
            </w:r>
            <w:r>
              <w:rPr>
                <w:rFonts w:eastAsia="Times New Roman"/>
                <w:color w:val="000000"/>
              </w:rPr>
              <w:t>,</w:t>
            </w:r>
            <w:r w:rsidRPr="00A97591">
              <w:rPr>
                <w:rFonts w:eastAsia="Times New Roman"/>
                <w:color w:val="000000"/>
              </w:rPr>
              <w:t>000</w:t>
            </w:r>
          </w:p>
          <w:p w14:paraId="6A16544A" w14:textId="77777777" w:rsidR="00220121" w:rsidRDefault="00220121" w:rsidP="00320B54">
            <w:pPr>
              <w:pStyle w:val="ListParagraph"/>
              <w:numPr>
                <w:ilvl w:val="3"/>
                <w:numId w:val="543"/>
              </w:numPr>
              <w:contextualSpacing w:val="0"/>
              <w:rPr>
                <w:rFonts w:eastAsia="Times New Roman"/>
                <w:color w:val="000000"/>
              </w:rPr>
            </w:pPr>
            <w:r w:rsidRPr="00A97591">
              <w:rPr>
                <w:rFonts w:eastAsia="Times New Roman"/>
                <w:color w:val="000000"/>
              </w:rPr>
              <w:t>Income RFI Status –</w:t>
            </w:r>
            <w:r>
              <w:rPr>
                <w:rFonts w:eastAsia="Times New Roman"/>
                <w:color w:val="000000"/>
              </w:rPr>
              <w:t xml:space="preserve"> </w:t>
            </w:r>
            <w:r w:rsidRPr="00A97591">
              <w:rPr>
                <w:rFonts w:eastAsia="Times New Roman"/>
                <w:color w:val="000000"/>
              </w:rPr>
              <w:t>Active Income RFI</w:t>
            </w:r>
          </w:p>
          <w:p w14:paraId="75AC8401" w14:textId="77777777" w:rsidR="00220121" w:rsidRPr="00A97591" w:rsidRDefault="00220121" w:rsidP="00320B54">
            <w:pPr>
              <w:pStyle w:val="ListParagraph"/>
              <w:numPr>
                <w:ilvl w:val="0"/>
                <w:numId w:val="543"/>
              </w:numPr>
              <w:contextualSpacing w:val="0"/>
              <w:rPr>
                <w:rFonts w:eastAsia="Times New Roman"/>
                <w:color w:val="000000"/>
              </w:rPr>
            </w:pPr>
            <w:r w:rsidRPr="00A97591">
              <w:rPr>
                <w:rFonts w:eastAsia="Times New Roman"/>
                <w:color w:val="000000"/>
              </w:rPr>
              <w:t>Eligibility E2:</w:t>
            </w:r>
            <w:r>
              <w:rPr>
                <w:rFonts w:eastAsia="Times New Roman"/>
                <w:color w:val="000000"/>
              </w:rPr>
              <w:t xml:space="preserve"> </w:t>
            </w:r>
            <w:r w:rsidRPr="00A97591">
              <w:rPr>
                <w:rFonts w:eastAsia="Times New Roman"/>
                <w:color w:val="000000"/>
              </w:rPr>
              <w:t>Income RFI expired and now income used is HUB as given below.</w:t>
            </w:r>
          </w:p>
          <w:p w14:paraId="7651147E" w14:textId="77777777" w:rsidR="00220121" w:rsidRPr="003A1F40" w:rsidRDefault="00220121" w:rsidP="00320B54">
            <w:pPr>
              <w:pStyle w:val="ListParagraph"/>
              <w:numPr>
                <w:ilvl w:val="3"/>
                <w:numId w:val="543"/>
              </w:numPr>
              <w:contextualSpacing w:val="0"/>
              <w:rPr>
                <w:rFonts w:eastAsia="Times New Roman"/>
                <w:color w:val="000000"/>
              </w:rPr>
            </w:pPr>
            <w:r w:rsidRPr="003A1F40">
              <w:rPr>
                <w:rFonts w:eastAsia="Times New Roman"/>
                <w:color w:val="000000"/>
              </w:rPr>
              <w:t>Income RFI status</w:t>
            </w:r>
            <w:r>
              <w:rPr>
                <w:rFonts w:eastAsia="Times New Roman"/>
                <w:color w:val="000000"/>
              </w:rPr>
              <w:t xml:space="preserve"> – </w:t>
            </w:r>
            <w:r w:rsidRPr="003A1F40">
              <w:rPr>
                <w:rFonts w:eastAsia="Times New Roman"/>
                <w:color w:val="000000"/>
              </w:rPr>
              <w:t>Expired Income RFI</w:t>
            </w:r>
          </w:p>
          <w:p w14:paraId="1F8C28FA" w14:textId="77777777" w:rsidR="00220121" w:rsidRDefault="00220121" w:rsidP="00320B54">
            <w:pPr>
              <w:pStyle w:val="ListParagraph"/>
              <w:numPr>
                <w:ilvl w:val="3"/>
                <w:numId w:val="543"/>
              </w:numPr>
              <w:contextualSpacing w:val="0"/>
              <w:rPr>
                <w:rFonts w:eastAsia="Times New Roman"/>
                <w:color w:val="000000"/>
              </w:rPr>
            </w:pPr>
            <w:r w:rsidRPr="003A1F40">
              <w:rPr>
                <w:rFonts w:eastAsia="Times New Roman"/>
                <w:color w:val="000000"/>
              </w:rPr>
              <w:t>Income used in PD post RFI Expiration – $24,000 (</w:t>
            </w:r>
            <w:r>
              <w:rPr>
                <w:rFonts w:eastAsia="Times New Roman"/>
                <w:color w:val="000000"/>
              </w:rPr>
              <w:t>Hub data</w:t>
            </w:r>
            <w:r w:rsidRPr="003A1F40">
              <w:rPr>
                <w:rFonts w:eastAsia="Times New Roman"/>
                <w:color w:val="000000"/>
              </w:rPr>
              <w:t>)</w:t>
            </w:r>
          </w:p>
          <w:p w14:paraId="5F0CB464" w14:textId="77777777" w:rsidR="00220121" w:rsidRDefault="00220121" w:rsidP="00320B54">
            <w:pPr>
              <w:pStyle w:val="ListParagraph"/>
              <w:numPr>
                <w:ilvl w:val="0"/>
                <w:numId w:val="543"/>
              </w:numPr>
              <w:contextualSpacing w:val="0"/>
              <w:rPr>
                <w:rFonts w:eastAsia="Times New Roman"/>
                <w:color w:val="000000"/>
              </w:rPr>
            </w:pPr>
            <w:r>
              <w:rPr>
                <w:rFonts w:eastAsia="Times New Roman"/>
                <w:color w:val="000000"/>
              </w:rPr>
              <w:lastRenderedPageBreak/>
              <w:t xml:space="preserve">Income used to calculate </w:t>
            </w:r>
            <w:r>
              <w:t>Disabled Adult</w:t>
            </w:r>
            <w:r>
              <w:rPr>
                <w:rFonts w:eastAsia="Times New Roman"/>
                <w:color w:val="000000"/>
              </w:rPr>
              <w:t xml:space="preserve"> Household FPL – $24,000</w:t>
            </w:r>
          </w:p>
          <w:p w14:paraId="05715BAA" w14:textId="77777777" w:rsidR="00220121" w:rsidRPr="00700AB3" w:rsidRDefault="00220121" w:rsidP="00220121">
            <w:pPr>
              <w:pStyle w:val="ListParagraph"/>
              <w:rPr>
                <w:rFonts w:eastAsia="Times New Roman"/>
                <w:color w:val="000000"/>
              </w:rPr>
            </w:pPr>
          </w:p>
          <w:p w14:paraId="68D63B7B" w14:textId="77777777" w:rsidR="00220121" w:rsidRPr="00B411FE" w:rsidRDefault="00220121" w:rsidP="00220121">
            <w:pPr>
              <w:rPr>
                <w:rFonts w:eastAsia="Times New Roman"/>
                <w:b/>
              </w:rPr>
            </w:pPr>
            <w:r w:rsidRPr="00B411FE">
              <w:rPr>
                <w:rFonts w:eastAsia="Times New Roman"/>
                <w:b/>
              </w:rPr>
              <w:t>Example</w:t>
            </w:r>
            <w:r>
              <w:rPr>
                <w:rFonts w:eastAsia="Times New Roman"/>
                <w:b/>
              </w:rPr>
              <w:t xml:space="preserve"> 2</w:t>
            </w:r>
            <w:r w:rsidRPr="00B411FE">
              <w:rPr>
                <w:rFonts w:eastAsia="Times New Roman"/>
                <w:b/>
              </w:rPr>
              <w:t xml:space="preserve">: </w:t>
            </w:r>
            <w:r>
              <w:rPr>
                <w:rFonts w:eastAsia="Times New Roman"/>
                <w:b/>
              </w:rPr>
              <w:t xml:space="preserve">PDM Process: </w:t>
            </w:r>
            <w:r w:rsidRPr="005807B3">
              <w:rPr>
                <w:rFonts w:eastAsia="Times New Roman"/>
                <w:bCs/>
              </w:rPr>
              <w:t xml:space="preserve">Replace the self-attested </w:t>
            </w:r>
            <w:r>
              <w:rPr>
                <w:rFonts w:eastAsia="Times New Roman"/>
                <w:bCs/>
              </w:rPr>
              <w:t>SSB</w:t>
            </w:r>
            <w:r w:rsidRPr="005807B3">
              <w:rPr>
                <w:rFonts w:eastAsia="Times New Roman"/>
                <w:bCs/>
              </w:rPr>
              <w:t xml:space="preserve"> with the newly received Title II Income from SSA </w:t>
            </w:r>
            <w:r>
              <w:rPr>
                <w:rFonts w:eastAsia="Times New Roman"/>
                <w:bCs/>
              </w:rPr>
              <w:t xml:space="preserve">and calculate </w:t>
            </w:r>
            <w:r>
              <w:t>Disabled Adult</w:t>
            </w:r>
            <w:r>
              <w:rPr>
                <w:rFonts w:eastAsia="Times New Roman"/>
                <w:bCs/>
              </w:rPr>
              <w:t xml:space="preserve"> Household FPL.</w:t>
            </w:r>
            <w:r w:rsidRPr="005807B3">
              <w:rPr>
                <w:rFonts w:eastAsia="Times New Roman"/>
                <w:bCs/>
              </w:rPr>
              <w:t xml:space="preserve"> </w:t>
            </w:r>
          </w:p>
          <w:p w14:paraId="7DB4DCC2" w14:textId="77777777" w:rsidR="00220121" w:rsidRPr="00F56C51" w:rsidRDefault="00220121" w:rsidP="00220121">
            <w:pPr>
              <w:rPr>
                <w:rFonts w:eastAsia="Times New Roman"/>
              </w:rPr>
            </w:pPr>
          </w:p>
          <w:p w14:paraId="1E860114" w14:textId="77777777" w:rsidR="00220121" w:rsidRPr="001B0402" w:rsidRDefault="00220121" w:rsidP="00320B54">
            <w:pPr>
              <w:pStyle w:val="ListParagraph"/>
              <w:numPr>
                <w:ilvl w:val="0"/>
                <w:numId w:val="543"/>
              </w:numPr>
              <w:contextualSpacing w:val="0"/>
              <w:rPr>
                <w:rFonts w:eastAsia="Times New Roman"/>
              </w:rPr>
            </w:pPr>
            <w:r>
              <w:rPr>
                <w:rFonts w:eastAsia="Times New Roman"/>
                <w:color w:val="000000"/>
              </w:rPr>
              <w:t>A single member</w:t>
            </w:r>
            <w:r w:rsidRPr="004D7E39">
              <w:rPr>
                <w:rFonts w:eastAsia="Times New Roman"/>
                <w:color w:val="000000"/>
              </w:rPr>
              <w:t xml:space="preserve"> application </w:t>
            </w:r>
            <w:r>
              <w:rPr>
                <w:rFonts w:eastAsia="Times New Roman"/>
                <w:color w:val="000000"/>
              </w:rPr>
              <w:t xml:space="preserve">exists for a </w:t>
            </w:r>
            <w:r>
              <w:rPr>
                <w:rFonts w:eastAsia="Times New Roman"/>
              </w:rPr>
              <w:t>disabled m</w:t>
            </w:r>
            <w:r w:rsidRPr="001B0402">
              <w:rPr>
                <w:rFonts w:eastAsia="Times New Roman"/>
              </w:rPr>
              <w:t xml:space="preserve">ember John with self-attested </w:t>
            </w:r>
            <w:r>
              <w:rPr>
                <w:rFonts w:eastAsia="Times New Roman"/>
              </w:rPr>
              <w:t>SSB Income</w:t>
            </w:r>
            <w:r w:rsidRPr="001B0402">
              <w:rPr>
                <w:rFonts w:eastAsia="Times New Roman"/>
              </w:rPr>
              <w:t xml:space="preserve"> as $1</w:t>
            </w:r>
            <w:r>
              <w:rPr>
                <w:rFonts w:eastAsia="Times New Roman"/>
              </w:rPr>
              <w:t>,</w:t>
            </w:r>
            <w:r w:rsidRPr="001B0402">
              <w:rPr>
                <w:rFonts w:eastAsia="Times New Roman"/>
              </w:rPr>
              <w:t>200 yearly</w:t>
            </w:r>
            <w:r>
              <w:rPr>
                <w:rFonts w:eastAsia="Times New Roman"/>
              </w:rPr>
              <w:t>.</w:t>
            </w:r>
          </w:p>
          <w:p w14:paraId="15E426D2" w14:textId="77777777" w:rsidR="00220121" w:rsidRDefault="00220121" w:rsidP="00320B54">
            <w:pPr>
              <w:pStyle w:val="ListParagraph"/>
              <w:numPr>
                <w:ilvl w:val="0"/>
                <w:numId w:val="543"/>
              </w:numPr>
              <w:contextualSpacing w:val="0"/>
              <w:rPr>
                <w:rFonts w:eastAsia="Times New Roman"/>
              </w:rPr>
            </w:pPr>
            <w:r>
              <w:rPr>
                <w:rFonts w:eastAsia="Times New Roman"/>
              </w:rPr>
              <w:t>On 04/25/2022, PDM picks up the</w:t>
            </w:r>
            <w:r w:rsidRPr="00F56C51">
              <w:rPr>
                <w:rFonts w:eastAsia="Times New Roman"/>
              </w:rPr>
              <w:t xml:space="preserve"> ap</w:t>
            </w:r>
            <w:r>
              <w:rPr>
                <w:rFonts w:eastAsia="Times New Roman"/>
              </w:rPr>
              <w:t xml:space="preserve">plication. </w:t>
            </w:r>
          </w:p>
          <w:p w14:paraId="6CB215DC" w14:textId="77777777" w:rsidR="00220121" w:rsidRDefault="00220121" w:rsidP="00320B54">
            <w:pPr>
              <w:pStyle w:val="ListParagraph"/>
              <w:numPr>
                <w:ilvl w:val="0"/>
                <w:numId w:val="543"/>
              </w:numPr>
              <w:contextualSpacing w:val="0"/>
              <w:rPr>
                <w:rFonts w:eastAsia="Times New Roman"/>
              </w:rPr>
            </w:pPr>
            <w:r>
              <w:rPr>
                <w:rFonts w:eastAsia="Times New Roman"/>
              </w:rPr>
              <w:t xml:space="preserve">The </w:t>
            </w:r>
            <w:r w:rsidRPr="00F56C51">
              <w:rPr>
                <w:rFonts w:eastAsia="Times New Roman"/>
              </w:rPr>
              <w:t xml:space="preserve">SSA </w:t>
            </w:r>
            <w:r>
              <w:rPr>
                <w:rFonts w:eastAsia="Times New Roman"/>
              </w:rPr>
              <w:t xml:space="preserve">response </w:t>
            </w:r>
            <w:r w:rsidRPr="00F56C51">
              <w:rPr>
                <w:rFonts w:eastAsia="Times New Roman"/>
              </w:rPr>
              <w:t>returned</w:t>
            </w:r>
            <w:r>
              <w:rPr>
                <w:rFonts w:eastAsia="Times New Roman"/>
              </w:rPr>
              <w:t xml:space="preserve"> title II income as</w:t>
            </w:r>
            <w:r w:rsidRPr="00F56C51">
              <w:rPr>
                <w:rFonts w:eastAsia="Times New Roman"/>
              </w:rPr>
              <w:t xml:space="preserve"> </w:t>
            </w:r>
            <w:r>
              <w:rPr>
                <w:rFonts w:eastAsia="Times New Roman"/>
              </w:rPr>
              <w:t>$</w:t>
            </w:r>
            <w:r w:rsidRPr="00F56C51">
              <w:rPr>
                <w:rFonts w:eastAsia="Times New Roman"/>
              </w:rPr>
              <w:t xml:space="preserve">150 </w:t>
            </w:r>
            <w:r>
              <w:rPr>
                <w:rFonts w:eastAsia="Times New Roman"/>
              </w:rPr>
              <w:t xml:space="preserve">monthly </w:t>
            </w:r>
            <w:r w:rsidRPr="00F56C51">
              <w:rPr>
                <w:rFonts w:eastAsia="Times New Roman"/>
              </w:rPr>
              <w:t xml:space="preserve">for </w:t>
            </w:r>
            <w:r>
              <w:rPr>
                <w:rFonts w:eastAsia="Times New Roman"/>
              </w:rPr>
              <w:t>John.</w:t>
            </w:r>
          </w:p>
          <w:p w14:paraId="06FD9562" w14:textId="77777777" w:rsidR="00220121" w:rsidRPr="00F56C51" w:rsidRDefault="00220121" w:rsidP="00320B54">
            <w:pPr>
              <w:pStyle w:val="ListParagraph"/>
              <w:numPr>
                <w:ilvl w:val="0"/>
                <w:numId w:val="543"/>
              </w:numPr>
              <w:contextualSpacing w:val="0"/>
              <w:rPr>
                <w:rFonts w:eastAsia="Times New Roman"/>
              </w:rPr>
            </w:pPr>
            <w:r>
              <w:rPr>
                <w:rFonts w:eastAsia="Times New Roman"/>
              </w:rPr>
              <w:t xml:space="preserve">The system will use $150 monthly for the </w:t>
            </w:r>
            <w:r w:rsidRPr="001B0402">
              <w:rPr>
                <w:rFonts w:eastAsia="Times New Roman"/>
                <w:b/>
              </w:rPr>
              <w:t>Disability income calculation</w:t>
            </w:r>
            <w:r w:rsidRPr="00F56C51">
              <w:rPr>
                <w:rFonts w:eastAsia="Times New Roman"/>
              </w:rPr>
              <w:t xml:space="preserve"> </w:t>
            </w:r>
            <w:r>
              <w:rPr>
                <w:rFonts w:eastAsia="Times New Roman"/>
              </w:rPr>
              <w:t>for John and re-determines the eligibility.</w:t>
            </w:r>
          </w:p>
          <w:p w14:paraId="495878D6" w14:textId="77777777" w:rsidR="00220121" w:rsidRDefault="00220121" w:rsidP="00220121">
            <w:pPr>
              <w:spacing w:before="120" w:after="120"/>
              <w:rPr>
                <w:rFonts w:cs="Arial"/>
              </w:rPr>
            </w:pPr>
          </w:p>
          <w:p w14:paraId="62209856" w14:textId="77777777" w:rsidR="00220121" w:rsidRPr="00B411FE" w:rsidRDefault="00220121" w:rsidP="00220121">
            <w:pPr>
              <w:rPr>
                <w:rFonts w:eastAsia="Times New Roman"/>
                <w:b/>
              </w:rPr>
            </w:pPr>
            <w:r w:rsidRPr="00B411FE">
              <w:rPr>
                <w:rFonts w:eastAsia="Times New Roman"/>
                <w:b/>
              </w:rPr>
              <w:t>Example</w:t>
            </w:r>
            <w:r>
              <w:rPr>
                <w:rFonts w:eastAsia="Times New Roman"/>
                <w:b/>
              </w:rPr>
              <w:t xml:space="preserve"> 3</w:t>
            </w:r>
            <w:r w:rsidRPr="00B411FE">
              <w:rPr>
                <w:rFonts w:eastAsia="Times New Roman"/>
                <w:b/>
              </w:rPr>
              <w:t xml:space="preserve">: </w:t>
            </w:r>
            <w:r>
              <w:rPr>
                <w:rFonts w:eastAsia="Times New Roman"/>
                <w:b/>
              </w:rPr>
              <w:t xml:space="preserve">PDM Process: </w:t>
            </w:r>
            <w:r w:rsidRPr="008E1F14">
              <w:rPr>
                <w:rFonts w:eastAsia="Times New Roman"/>
                <w:bCs/>
              </w:rPr>
              <w:t xml:space="preserve">Member with </w:t>
            </w:r>
            <w:r>
              <w:rPr>
                <w:rFonts w:eastAsia="Times New Roman"/>
                <w:bCs/>
              </w:rPr>
              <w:t>J</w:t>
            </w:r>
            <w:r w:rsidRPr="008E1F14">
              <w:rPr>
                <w:rFonts w:eastAsia="Times New Roman"/>
                <w:bCs/>
              </w:rPr>
              <w:t xml:space="preserve">ob </w:t>
            </w:r>
            <w:r>
              <w:rPr>
                <w:rFonts w:eastAsia="Times New Roman"/>
                <w:bCs/>
              </w:rPr>
              <w:t xml:space="preserve">and SSB </w:t>
            </w:r>
            <w:r w:rsidRPr="008E1F14">
              <w:rPr>
                <w:rFonts w:eastAsia="Times New Roman"/>
                <w:bCs/>
              </w:rPr>
              <w:t xml:space="preserve">income and self-attested SSB </w:t>
            </w:r>
            <w:r>
              <w:rPr>
                <w:rFonts w:eastAsia="Times New Roman"/>
                <w:bCs/>
              </w:rPr>
              <w:t xml:space="preserve">income Is replaced </w:t>
            </w:r>
            <w:r w:rsidRPr="008E1F14">
              <w:rPr>
                <w:rFonts w:eastAsia="Times New Roman"/>
                <w:bCs/>
              </w:rPr>
              <w:t xml:space="preserve">with the newly received Title II Income from SSA and calculate </w:t>
            </w:r>
            <w:r w:rsidRPr="008E1F14">
              <w:rPr>
                <w:bCs/>
              </w:rPr>
              <w:t>Disabled Adult</w:t>
            </w:r>
            <w:r w:rsidRPr="008E1F14">
              <w:rPr>
                <w:rFonts w:eastAsia="Times New Roman"/>
                <w:bCs/>
              </w:rPr>
              <w:t xml:space="preserve"> Household FPL.</w:t>
            </w:r>
            <w:r w:rsidRPr="005807B3">
              <w:rPr>
                <w:rFonts w:eastAsia="Times New Roman"/>
                <w:bCs/>
              </w:rPr>
              <w:t xml:space="preserve"> </w:t>
            </w:r>
          </w:p>
          <w:p w14:paraId="1780F8FB" w14:textId="77777777" w:rsidR="00220121" w:rsidRPr="00F56C51" w:rsidRDefault="00220121" w:rsidP="00220121">
            <w:pPr>
              <w:rPr>
                <w:rFonts w:eastAsia="Times New Roman"/>
              </w:rPr>
            </w:pPr>
          </w:p>
          <w:p w14:paraId="49DC7193" w14:textId="77777777" w:rsidR="00220121" w:rsidRDefault="00220121" w:rsidP="00320B54">
            <w:pPr>
              <w:pStyle w:val="ListParagraph"/>
              <w:numPr>
                <w:ilvl w:val="0"/>
                <w:numId w:val="543"/>
              </w:numPr>
              <w:contextualSpacing w:val="0"/>
              <w:rPr>
                <w:rFonts w:eastAsia="Times New Roman"/>
              </w:rPr>
            </w:pPr>
            <w:r>
              <w:rPr>
                <w:rFonts w:eastAsia="Times New Roman"/>
                <w:color w:val="000000"/>
              </w:rPr>
              <w:t>A single member</w:t>
            </w:r>
            <w:r w:rsidRPr="004D7E39">
              <w:rPr>
                <w:rFonts w:eastAsia="Times New Roman"/>
                <w:color w:val="000000"/>
              </w:rPr>
              <w:t xml:space="preserve"> application </w:t>
            </w:r>
            <w:r>
              <w:rPr>
                <w:rFonts w:eastAsia="Times New Roman"/>
                <w:color w:val="000000"/>
              </w:rPr>
              <w:t xml:space="preserve">exists for a </w:t>
            </w:r>
            <w:r>
              <w:rPr>
                <w:rFonts w:eastAsia="Times New Roman"/>
              </w:rPr>
              <w:t>disabled m</w:t>
            </w:r>
            <w:r w:rsidRPr="001B0402">
              <w:rPr>
                <w:rFonts w:eastAsia="Times New Roman"/>
              </w:rPr>
              <w:t xml:space="preserve">ember John with self-attested </w:t>
            </w:r>
            <w:r>
              <w:rPr>
                <w:rFonts w:eastAsia="Times New Roman"/>
              </w:rPr>
              <w:t>job income of $2,500 monthly and SSB Income</w:t>
            </w:r>
            <w:r w:rsidRPr="001B0402">
              <w:rPr>
                <w:rFonts w:eastAsia="Times New Roman"/>
              </w:rPr>
              <w:t xml:space="preserve"> as $1</w:t>
            </w:r>
            <w:r>
              <w:rPr>
                <w:rFonts w:eastAsia="Times New Roman"/>
              </w:rPr>
              <w:t>,</w:t>
            </w:r>
            <w:r w:rsidRPr="001B0402">
              <w:rPr>
                <w:rFonts w:eastAsia="Times New Roman"/>
              </w:rPr>
              <w:t>200 yearly</w:t>
            </w:r>
            <w:r>
              <w:rPr>
                <w:rFonts w:eastAsia="Times New Roman"/>
              </w:rPr>
              <w:t>.</w:t>
            </w:r>
          </w:p>
          <w:p w14:paraId="28FDFDAE" w14:textId="77777777" w:rsidR="00220121" w:rsidRPr="001B0402" w:rsidRDefault="00220121" w:rsidP="00320B54">
            <w:pPr>
              <w:pStyle w:val="ListParagraph"/>
              <w:numPr>
                <w:ilvl w:val="0"/>
                <w:numId w:val="543"/>
              </w:numPr>
              <w:contextualSpacing w:val="0"/>
              <w:rPr>
                <w:rFonts w:eastAsia="Times New Roman"/>
              </w:rPr>
            </w:pPr>
            <w:r>
              <w:rPr>
                <w:rFonts w:eastAsia="Times New Roman"/>
              </w:rPr>
              <w:t>Job income of $2,500 is electronically verified.</w:t>
            </w:r>
          </w:p>
          <w:p w14:paraId="32F9B78E" w14:textId="77777777" w:rsidR="00220121" w:rsidRDefault="00220121" w:rsidP="00320B54">
            <w:pPr>
              <w:pStyle w:val="ListParagraph"/>
              <w:numPr>
                <w:ilvl w:val="0"/>
                <w:numId w:val="543"/>
              </w:numPr>
              <w:contextualSpacing w:val="0"/>
              <w:rPr>
                <w:rFonts w:eastAsia="Times New Roman"/>
              </w:rPr>
            </w:pPr>
            <w:r>
              <w:rPr>
                <w:rFonts w:eastAsia="Times New Roman"/>
              </w:rPr>
              <w:t>On 04/25/2022, PDM picks up the</w:t>
            </w:r>
            <w:r w:rsidRPr="00F56C51">
              <w:rPr>
                <w:rFonts w:eastAsia="Times New Roman"/>
              </w:rPr>
              <w:t xml:space="preserve"> ap</w:t>
            </w:r>
            <w:r>
              <w:rPr>
                <w:rFonts w:eastAsia="Times New Roman"/>
              </w:rPr>
              <w:t xml:space="preserve">plication. </w:t>
            </w:r>
          </w:p>
          <w:p w14:paraId="31039708" w14:textId="77777777" w:rsidR="00220121" w:rsidRDefault="00220121" w:rsidP="00320B54">
            <w:pPr>
              <w:pStyle w:val="ListParagraph"/>
              <w:numPr>
                <w:ilvl w:val="0"/>
                <w:numId w:val="543"/>
              </w:numPr>
              <w:contextualSpacing w:val="0"/>
              <w:rPr>
                <w:rFonts w:eastAsia="Times New Roman"/>
              </w:rPr>
            </w:pPr>
            <w:r>
              <w:rPr>
                <w:rFonts w:eastAsia="Times New Roman"/>
              </w:rPr>
              <w:t xml:space="preserve">The </w:t>
            </w:r>
            <w:r w:rsidRPr="00F56C51">
              <w:rPr>
                <w:rFonts w:eastAsia="Times New Roman"/>
              </w:rPr>
              <w:t xml:space="preserve">SSA </w:t>
            </w:r>
            <w:r>
              <w:rPr>
                <w:rFonts w:eastAsia="Times New Roman"/>
              </w:rPr>
              <w:t xml:space="preserve">response </w:t>
            </w:r>
            <w:r w:rsidRPr="00F56C51">
              <w:rPr>
                <w:rFonts w:eastAsia="Times New Roman"/>
              </w:rPr>
              <w:t>returned</w:t>
            </w:r>
            <w:r>
              <w:rPr>
                <w:rFonts w:eastAsia="Times New Roman"/>
              </w:rPr>
              <w:t xml:space="preserve"> title II income as</w:t>
            </w:r>
            <w:r w:rsidRPr="00F56C51">
              <w:rPr>
                <w:rFonts w:eastAsia="Times New Roman"/>
              </w:rPr>
              <w:t xml:space="preserve"> </w:t>
            </w:r>
            <w:r>
              <w:rPr>
                <w:rFonts w:eastAsia="Times New Roman"/>
              </w:rPr>
              <w:t>$</w:t>
            </w:r>
            <w:r w:rsidRPr="00F56C51">
              <w:rPr>
                <w:rFonts w:eastAsia="Times New Roman"/>
              </w:rPr>
              <w:t xml:space="preserve">150 </w:t>
            </w:r>
            <w:r>
              <w:rPr>
                <w:rFonts w:eastAsia="Times New Roman"/>
              </w:rPr>
              <w:t xml:space="preserve">monthly </w:t>
            </w:r>
            <w:r w:rsidRPr="00F56C51">
              <w:rPr>
                <w:rFonts w:eastAsia="Times New Roman"/>
              </w:rPr>
              <w:t xml:space="preserve">for </w:t>
            </w:r>
            <w:r>
              <w:rPr>
                <w:rFonts w:eastAsia="Times New Roman"/>
              </w:rPr>
              <w:t>John.</w:t>
            </w:r>
          </w:p>
          <w:p w14:paraId="3C291E9C" w14:textId="71C5DC94" w:rsidR="00220121" w:rsidRPr="004342C6" w:rsidRDefault="00220121" w:rsidP="00220121">
            <w:pPr>
              <w:spacing w:before="120" w:after="120"/>
              <w:rPr>
                <w:rFonts w:cs="Arial"/>
              </w:rPr>
            </w:pPr>
            <w:r>
              <w:rPr>
                <w:rFonts w:eastAsia="Times New Roman"/>
              </w:rPr>
              <w:t xml:space="preserve">The system will use $2,500 monthly job income and $150 monthly SSB income for the </w:t>
            </w:r>
            <w:r w:rsidRPr="001B0402">
              <w:rPr>
                <w:rFonts w:eastAsia="Times New Roman"/>
                <w:b/>
              </w:rPr>
              <w:t>Disability income calculation</w:t>
            </w:r>
            <w:r w:rsidRPr="00F56C51">
              <w:rPr>
                <w:rFonts w:eastAsia="Times New Roman"/>
              </w:rPr>
              <w:t xml:space="preserve"> </w:t>
            </w:r>
            <w:r>
              <w:rPr>
                <w:rFonts w:eastAsia="Times New Roman"/>
              </w:rPr>
              <w:t>for John and re-determines the eligibility.</w:t>
            </w:r>
          </w:p>
        </w:tc>
      </w:tr>
    </w:tbl>
    <w:p w14:paraId="75B3A051" w14:textId="77777777" w:rsidR="0081062C" w:rsidRPr="004342C6" w:rsidRDefault="0081062C" w:rsidP="0081062C">
      <w:pPr>
        <w:pStyle w:val="Table"/>
        <w:ind w:firstLine="360"/>
        <w:rPr>
          <w:rFonts w:ascii="Arial" w:hAnsi="Arial" w:cs="Arial"/>
        </w:rPr>
      </w:pPr>
      <w:r w:rsidRPr="004342C6">
        <w:rPr>
          <w:rFonts w:ascii="Arial" w:hAnsi="Arial" w:cs="Arial"/>
          <w:color w:val="auto"/>
        </w:rPr>
        <w:lastRenderedPageBreak/>
        <w:t xml:space="preserve"> </w:t>
      </w:r>
    </w:p>
    <w:p w14:paraId="071A492D" w14:textId="77777777" w:rsidR="0081062C" w:rsidRPr="004342C6" w:rsidRDefault="0081062C" w:rsidP="0081062C">
      <w:pPr>
        <w:pStyle w:val="Heading3"/>
        <w:numPr>
          <w:ilvl w:val="2"/>
          <w:numId w:val="13"/>
        </w:numPr>
        <w:rPr>
          <w:rFonts w:ascii="Arial" w:hAnsi="Arial" w:cs="Arial"/>
        </w:rPr>
      </w:pPr>
      <w:bookmarkStart w:id="190" w:name="_Toc94634389"/>
      <w:r w:rsidRPr="004342C6">
        <w:rPr>
          <w:rFonts w:ascii="Arial" w:hAnsi="Arial" w:cs="Arial"/>
        </w:rPr>
        <w:t>Transaction /SSO Information</w:t>
      </w:r>
      <w:bookmarkEnd w:id="190"/>
    </w:p>
    <w:p w14:paraId="1675FFAB" w14:textId="77777777" w:rsidR="0081062C" w:rsidRPr="004342C6" w:rsidRDefault="0081062C" w:rsidP="0081062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7DDFF10" w14:textId="77777777" w:rsidR="0081062C" w:rsidRPr="004342C6" w:rsidRDefault="0081062C" w:rsidP="0081062C">
      <w:pPr>
        <w:pStyle w:val="Heading3"/>
        <w:numPr>
          <w:ilvl w:val="2"/>
          <w:numId w:val="13"/>
        </w:numPr>
        <w:rPr>
          <w:rFonts w:ascii="Arial" w:hAnsi="Arial" w:cs="Arial"/>
        </w:rPr>
      </w:pPr>
      <w:bookmarkStart w:id="191" w:name="_Toc94634390"/>
      <w:r w:rsidRPr="004342C6">
        <w:rPr>
          <w:rFonts w:ascii="Arial" w:hAnsi="Arial" w:cs="Arial"/>
        </w:rPr>
        <w:t>Special Design Consideration</w:t>
      </w:r>
      <w:bookmarkEnd w:id="191"/>
    </w:p>
    <w:p w14:paraId="042BC9DA" w14:textId="77777777" w:rsidR="007A7972" w:rsidRPr="004342C6" w:rsidRDefault="007A7972" w:rsidP="004342C6">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6AFEA4F" w14:textId="77777777" w:rsidR="0081062C" w:rsidRPr="004342C6" w:rsidRDefault="0081062C" w:rsidP="0081062C">
      <w:pPr>
        <w:pStyle w:val="Table"/>
        <w:ind w:firstLine="360"/>
        <w:rPr>
          <w:rFonts w:ascii="Arial" w:hAnsi="Arial" w:cs="Arial"/>
          <w:color w:val="auto"/>
        </w:rPr>
      </w:pPr>
      <w:r w:rsidRPr="004342C6">
        <w:rPr>
          <w:rFonts w:ascii="Arial" w:hAnsi="Arial" w:cs="Arial"/>
          <w:color w:val="auto"/>
        </w:rPr>
        <w:t xml:space="preserve"> </w:t>
      </w:r>
    </w:p>
    <w:p w14:paraId="65BCB622" w14:textId="77777777" w:rsidR="0081062C" w:rsidRPr="004342C6" w:rsidRDefault="0081062C" w:rsidP="0081062C">
      <w:pPr>
        <w:pStyle w:val="Heading3"/>
        <w:numPr>
          <w:ilvl w:val="2"/>
          <w:numId w:val="13"/>
        </w:numPr>
        <w:rPr>
          <w:rFonts w:ascii="Arial" w:hAnsi="Arial" w:cs="Arial"/>
        </w:rPr>
      </w:pPr>
      <w:bookmarkStart w:id="192" w:name="_Toc94634391"/>
      <w:r w:rsidRPr="004342C6">
        <w:rPr>
          <w:rFonts w:ascii="Arial" w:hAnsi="Arial" w:cs="Arial"/>
        </w:rPr>
        <w:t>Acceptance Criteria</w:t>
      </w:r>
      <w:bookmarkEnd w:id="192"/>
    </w:p>
    <w:p w14:paraId="13A4239A" w14:textId="6C53E2A1" w:rsidR="0081062C" w:rsidRPr="004342C6" w:rsidRDefault="0081062C" w:rsidP="001C1D81">
      <w:pPr>
        <w:pStyle w:val="ListParagraph"/>
        <w:numPr>
          <w:ilvl w:val="0"/>
          <w:numId w:val="25"/>
        </w:numPr>
        <w:contextualSpacing w:val="0"/>
        <w:rPr>
          <w:rFonts w:cs="Arial"/>
        </w:rPr>
      </w:pPr>
      <w:r w:rsidRPr="004342C6">
        <w:rPr>
          <w:rFonts w:cs="Arial"/>
        </w:rPr>
        <w:t xml:space="preserve">The system behaves as described in </w:t>
      </w:r>
      <w:r w:rsidR="00F85401">
        <w:rPr>
          <w:rFonts w:cs="Arial"/>
        </w:rPr>
        <w:t xml:space="preserve">the </w:t>
      </w:r>
      <w:r w:rsidRPr="004342C6">
        <w:rPr>
          <w:rFonts w:cs="Arial"/>
        </w:rPr>
        <w:t>Medicaid Rule Catalogue, functional requirements</w:t>
      </w:r>
      <w:r w:rsidR="00F85401">
        <w:rPr>
          <w:rFonts w:cs="Arial"/>
        </w:rPr>
        <w:t>,</w:t>
      </w:r>
      <w:r w:rsidRPr="004342C6">
        <w:rPr>
          <w:rFonts w:cs="Arial"/>
        </w:rPr>
        <w:t xml:space="preserve"> and flow of events.</w:t>
      </w:r>
    </w:p>
    <w:p w14:paraId="2E7E581F" w14:textId="7D29640E" w:rsidR="00B41689" w:rsidRPr="004342C6" w:rsidRDefault="00B41689" w:rsidP="00DB6AEE">
      <w:pPr>
        <w:pStyle w:val="Heading2"/>
      </w:pPr>
      <w:bookmarkStart w:id="193" w:name="_Use_Case_Id:_3"/>
      <w:bookmarkStart w:id="194" w:name="_Toc94634392"/>
      <w:bookmarkEnd w:id="193"/>
      <w:r w:rsidRPr="004342C6">
        <w:lastRenderedPageBreak/>
        <w:t xml:space="preserve">Use Case Id: UC-03 </w:t>
      </w:r>
      <w:r w:rsidR="0016165E" w:rsidRPr="004342C6">
        <w:t xml:space="preserve">Rules to identify </w:t>
      </w:r>
      <w:r w:rsidR="007A6700" w:rsidRPr="004342C6">
        <w:t>Citizen/I</w:t>
      </w:r>
      <w:r w:rsidR="0016165E" w:rsidRPr="004342C6">
        <w:t>mmigration status for a member</w:t>
      </w:r>
      <w:bookmarkEnd w:id="194"/>
    </w:p>
    <w:p w14:paraId="40077561" w14:textId="77777777" w:rsidR="00B41689" w:rsidRPr="004342C6" w:rsidRDefault="00B41689" w:rsidP="00B41689">
      <w:pPr>
        <w:pStyle w:val="Heading3"/>
        <w:numPr>
          <w:ilvl w:val="2"/>
          <w:numId w:val="13"/>
        </w:numPr>
        <w:rPr>
          <w:rFonts w:ascii="Arial" w:hAnsi="Arial" w:cs="Arial"/>
        </w:rPr>
      </w:pPr>
      <w:bookmarkStart w:id="195" w:name="_Toc94634393"/>
      <w:r w:rsidRPr="004342C6">
        <w:rPr>
          <w:rFonts w:ascii="Arial" w:hAnsi="Arial" w:cs="Arial"/>
        </w:rPr>
        <w:t>Description</w:t>
      </w:r>
      <w:bookmarkEnd w:id="195"/>
    </w:p>
    <w:p w14:paraId="14B1BECE" w14:textId="506591BC" w:rsidR="00B41689" w:rsidRPr="004342C6" w:rsidRDefault="00B41689" w:rsidP="00B41689">
      <w:pPr>
        <w:ind w:left="450"/>
        <w:rPr>
          <w:rFonts w:cs="Arial"/>
        </w:rPr>
      </w:pPr>
      <w:r w:rsidRPr="004342C6">
        <w:rPr>
          <w:rFonts w:cs="Arial"/>
        </w:rPr>
        <w:t xml:space="preserve">This use case describes how </w:t>
      </w:r>
      <w:r w:rsidR="00F85401">
        <w:rPr>
          <w:rFonts w:cs="Arial"/>
        </w:rPr>
        <w:t xml:space="preserve">the </w:t>
      </w:r>
      <w:r w:rsidR="0016165E" w:rsidRPr="004342C6">
        <w:rPr>
          <w:rFonts w:cs="Arial"/>
        </w:rPr>
        <w:t xml:space="preserve">system </w:t>
      </w:r>
      <w:r w:rsidR="00F85401">
        <w:rPr>
          <w:rFonts w:cs="Arial"/>
        </w:rPr>
        <w:t xml:space="preserve">will </w:t>
      </w:r>
      <w:r w:rsidR="0016165E" w:rsidRPr="004342C6">
        <w:rPr>
          <w:rFonts w:cs="Arial"/>
        </w:rPr>
        <w:t xml:space="preserve">determine the </w:t>
      </w:r>
      <w:r w:rsidR="007A6700" w:rsidRPr="004342C6">
        <w:rPr>
          <w:rFonts w:cs="Arial"/>
        </w:rPr>
        <w:t>Citizenship/I</w:t>
      </w:r>
      <w:r w:rsidR="0016165E" w:rsidRPr="004342C6">
        <w:rPr>
          <w:rFonts w:cs="Arial"/>
        </w:rPr>
        <w:t xml:space="preserve">mmigration status of a member. </w:t>
      </w:r>
    </w:p>
    <w:p w14:paraId="6BB397BD" w14:textId="77777777" w:rsidR="0016165E" w:rsidRPr="004342C6" w:rsidRDefault="0016165E" w:rsidP="00B41689">
      <w:pPr>
        <w:ind w:left="450"/>
        <w:rPr>
          <w:rFonts w:cs="Arial"/>
        </w:rPr>
      </w:pPr>
    </w:p>
    <w:p w14:paraId="01F1AA99" w14:textId="77777777" w:rsidR="00B41689" w:rsidRPr="004342C6" w:rsidRDefault="00B41689" w:rsidP="00B41689">
      <w:pPr>
        <w:pStyle w:val="Heading3"/>
        <w:numPr>
          <w:ilvl w:val="2"/>
          <w:numId w:val="13"/>
        </w:numPr>
        <w:rPr>
          <w:rFonts w:ascii="Arial" w:hAnsi="Arial" w:cs="Arial"/>
        </w:rPr>
      </w:pPr>
      <w:bookmarkStart w:id="196" w:name="_Toc94634394"/>
      <w:r w:rsidRPr="004342C6">
        <w:rPr>
          <w:rFonts w:ascii="Arial" w:hAnsi="Arial" w:cs="Arial"/>
        </w:rPr>
        <w:t>Related Use case</w:t>
      </w:r>
      <w:bookmarkEnd w:id="196"/>
      <w:r w:rsidRPr="004342C6">
        <w:rPr>
          <w:rFonts w:ascii="Arial" w:hAnsi="Arial" w:cs="Arial"/>
        </w:rPr>
        <w:t xml:space="preserve"> </w:t>
      </w:r>
    </w:p>
    <w:p w14:paraId="2F2A672E" w14:textId="77777777" w:rsidR="00B41689" w:rsidRPr="004342C6" w:rsidRDefault="00B41689" w:rsidP="00B41689">
      <w:pPr>
        <w:ind w:firstLine="450"/>
        <w:rPr>
          <w:rFonts w:cs="Arial"/>
        </w:rPr>
      </w:pPr>
      <w:r w:rsidRPr="004342C6">
        <w:rPr>
          <w:rFonts w:cs="Arial"/>
        </w:rPr>
        <w:t>Not applicable</w:t>
      </w:r>
    </w:p>
    <w:p w14:paraId="08C52104" w14:textId="77777777" w:rsidR="00B41689" w:rsidRPr="004342C6" w:rsidRDefault="00B41689" w:rsidP="00B41689">
      <w:pPr>
        <w:rPr>
          <w:rFonts w:cs="Arial"/>
        </w:rPr>
      </w:pPr>
      <w:r w:rsidRPr="004342C6">
        <w:rPr>
          <w:rFonts w:cs="Arial"/>
          <w:i/>
          <w:color w:val="00B050"/>
        </w:rPr>
        <w:t xml:space="preserve">  </w:t>
      </w:r>
    </w:p>
    <w:p w14:paraId="0D903DA5" w14:textId="77777777" w:rsidR="00B41689" w:rsidRPr="004342C6" w:rsidRDefault="00B41689" w:rsidP="00B41689">
      <w:pPr>
        <w:pStyle w:val="Heading3"/>
        <w:numPr>
          <w:ilvl w:val="2"/>
          <w:numId w:val="13"/>
        </w:numPr>
        <w:rPr>
          <w:rFonts w:ascii="Arial" w:hAnsi="Arial" w:cs="Arial"/>
        </w:rPr>
      </w:pPr>
      <w:bookmarkStart w:id="197" w:name="_Toc94634395"/>
      <w:r w:rsidRPr="004342C6">
        <w:rPr>
          <w:rFonts w:ascii="Arial" w:hAnsi="Arial" w:cs="Arial"/>
        </w:rPr>
        <w:t>Actor(s)</w:t>
      </w:r>
      <w:bookmarkEnd w:id="197"/>
    </w:p>
    <w:p w14:paraId="1A8F3CDA" w14:textId="77777777" w:rsidR="0016165E" w:rsidRPr="004342C6" w:rsidRDefault="0016165E" w:rsidP="001C1D81">
      <w:pPr>
        <w:pStyle w:val="ListParagraph"/>
        <w:numPr>
          <w:ilvl w:val="0"/>
          <w:numId w:val="31"/>
        </w:numPr>
        <w:ind w:left="810"/>
        <w:contextualSpacing w:val="0"/>
        <w:rPr>
          <w:rFonts w:cs="Arial"/>
        </w:rPr>
      </w:pPr>
      <w:r w:rsidRPr="004342C6">
        <w:rPr>
          <w:rFonts w:cs="Arial"/>
        </w:rPr>
        <w:t>HIX System</w:t>
      </w:r>
    </w:p>
    <w:p w14:paraId="041E2C2C" w14:textId="77777777" w:rsidR="0016165E" w:rsidRPr="004342C6" w:rsidRDefault="0016165E" w:rsidP="001C1D81">
      <w:pPr>
        <w:pStyle w:val="ListParagraph"/>
        <w:numPr>
          <w:ilvl w:val="0"/>
          <w:numId w:val="31"/>
        </w:numPr>
        <w:ind w:left="810"/>
        <w:contextualSpacing w:val="0"/>
        <w:rPr>
          <w:rFonts w:cs="Arial"/>
        </w:rPr>
      </w:pPr>
      <w:r w:rsidRPr="004342C6">
        <w:rPr>
          <w:rFonts w:cs="Arial"/>
        </w:rPr>
        <w:t>Individual User</w:t>
      </w:r>
    </w:p>
    <w:p w14:paraId="14915793" w14:textId="77777777" w:rsidR="0016165E" w:rsidRPr="004342C6" w:rsidRDefault="0016165E" w:rsidP="001C1D81">
      <w:pPr>
        <w:pStyle w:val="ListParagraph"/>
        <w:numPr>
          <w:ilvl w:val="0"/>
          <w:numId w:val="31"/>
        </w:numPr>
        <w:ind w:left="810"/>
        <w:contextualSpacing w:val="0"/>
        <w:rPr>
          <w:rFonts w:cs="Arial"/>
        </w:rPr>
      </w:pPr>
      <w:r w:rsidRPr="004342C6">
        <w:rPr>
          <w:rFonts w:cs="Arial"/>
        </w:rPr>
        <w:t xml:space="preserve">Assistor portal users </w:t>
      </w:r>
    </w:p>
    <w:p w14:paraId="26D94FBC" w14:textId="77777777" w:rsidR="0016165E" w:rsidRPr="004342C6" w:rsidRDefault="0016165E" w:rsidP="007A7972">
      <w:pPr>
        <w:pStyle w:val="ListParagraph"/>
        <w:numPr>
          <w:ilvl w:val="0"/>
          <w:numId w:val="20"/>
        </w:numPr>
        <w:contextualSpacing w:val="0"/>
        <w:rPr>
          <w:rFonts w:cs="Arial"/>
        </w:rPr>
      </w:pPr>
      <w:r w:rsidRPr="004342C6">
        <w:rPr>
          <w:rFonts w:cs="Arial"/>
        </w:rPr>
        <w:t>CAC User</w:t>
      </w:r>
    </w:p>
    <w:p w14:paraId="79D4B503" w14:textId="77777777" w:rsidR="0016165E" w:rsidRPr="004342C6" w:rsidRDefault="0016165E" w:rsidP="007A7972">
      <w:pPr>
        <w:pStyle w:val="ListParagraph"/>
        <w:numPr>
          <w:ilvl w:val="0"/>
          <w:numId w:val="20"/>
        </w:numPr>
        <w:contextualSpacing w:val="0"/>
        <w:rPr>
          <w:rFonts w:cs="Arial"/>
        </w:rPr>
      </w:pPr>
      <w:r w:rsidRPr="004342C6">
        <w:rPr>
          <w:rFonts w:cs="Arial"/>
        </w:rPr>
        <w:t>Navigator User</w:t>
      </w:r>
    </w:p>
    <w:p w14:paraId="70312C7F" w14:textId="77777777" w:rsidR="0016165E" w:rsidRPr="004342C6" w:rsidRDefault="0016165E" w:rsidP="001C1D81">
      <w:pPr>
        <w:pStyle w:val="ListParagraph"/>
        <w:numPr>
          <w:ilvl w:val="0"/>
          <w:numId w:val="31"/>
        </w:numPr>
        <w:ind w:left="810"/>
        <w:contextualSpacing w:val="0"/>
        <w:rPr>
          <w:rFonts w:cs="Arial"/>
        </w:rPr>
      </w:pPr>
      <w:r w:rsidRPr="004342C6">
        <w:rPr>
          <w:rFonts w:cs="Arial"/>
        </w:rPr>
        <w:t>The following Agent Portal User(s):</w:t>
      </w:r>
    </w:p>
    <w:p w14:paraId="29850072" w14:textId="77777777" w:rsidR="0016165E" w:rsidRPr="004342C6" w:rsidRDefault="0016165E" w:rsidP="007A7972">
      <w:pPr>
        <w:pStyle w:val="ListParagraph"/>
        <w:numPr>
          <w:ilvl w:val="0"/>
          <w:numId w:val="20"/>
        </w:numPr>
        <w:contextualSpacing w:val="0"/>
        <w:rPr>
          <w:rFonts w:cs="Arial"/>
        </w:rPr>
      </w:pPr>
      <w:r w:rsidRPr="004342C6">
        <w:rPr>
          <w:rFonts w:cs="Arial"/>
        </w:rPr>
        <w:t>Back Office User</w:t>
      </w:r>
    </w:p>
    <w:p w14:paraId="6E6ED613" w14:textId="77777777" w:rsidR="0016165E" w:rsidRPr="004342C6" w:rsidRDefault="0016165E" w:rsidP="007A7972">
      <w:pPr>
        <w:pStyle w:val="ListParagraph"/>
        <w:numPr>
          <w:ilvl w:val="0"/>
          <w:numId w:val="20"/>
        </w:numPr>
        <w:contextualSpacing w:val="0"/>
        <w:rPr>
          <w:rFonts w:cs="Arial"/>
        </w:rPr>
      </w:pPr>
      <w:r w:rsidRPr="004342C6">
        <w:rPr>
          <w:rFonts w:cs="Arial"/>
        </w:rPr>
        <w:t>Super User/MED_BO User</w:t>
      </w:r>
    </w:p>
    <w:p w14:paraId="2D178DBD" w14:textId="77777777" w:rsidR="0016165E" w:rsidRPr="004342C6" w:rsidRDefault="0016165E" w:rsidP="007A7972">
      <w:pPr>
        <w:pStyle w:val="ListParagraph"/>
        <w:numPr>
          <w:ilvl w:val="0"/>
          <w:numId w:val="20"/>
        </w:numPr>
        <w:contextualSpacing w:val="0"/>
        <w:rPr>
          <w:rFonts w:cs="Arial"/>
        </w:rPr>
      </w:pPr>
      <w:r w:rsidRPr="004342C6">
        <w:rPr>
          <w:rFonts w:cs="Arial"/>
        </w:rPr>
        <w:t>CSR User</w:t>
      </w:r>
    </w:p>
    <w:p w14:paraId="7BA568CB" w14:textId="77777777" w:rsidR="0016165E" w:rsidRPr="004342C6" w:rsidRDefault="0016165E" w:rsidP="004342C6">
      <w:pPr>
        <w:pStyle w:val="ListParagraph"/>
        <w:numPr>
          <w:ilvl w:val="0"/>
          <w:numId w:val="20"/>
        </w:numPr>
        <w:contextualSpacing w:val="0"/>
        <w:rPr>
          <w:rFonts w:cs="Arial"/>
        </w:rPr>
      </w:pPr>
      <w:r w:rsidRPr="004342C6">
        <w:rPr>
          <w:rFonts w:cs="Arial"/>
        </w:rPr>
        <w:t>TPL User</w:t>
      </w:r>
    </w:p>
    <w:p w14:paraId="13B22B7C" w14:textId="77777777" w:rsidR="0016165E" w:rsidRPr="004342C6" w:rsidRDefault="0016165E" w:rsidP="004342C6">
      <w:pPr>
        <w:pStyle w:val="ListParagraph"/>
        <w:numPr>
          <w:ilvl w:val="0"/>
          <w:numId w:val="20"/>
        </w:numPr>
        <w:contextualSpacing w:val="0"/>
        <w:rPr>
          <w:rFonts w:cs="Arial"/>
        </w:rPr>
      </w:pPr>
      <w:r w:rsidRPr="004342C6">
        <w:rPr>
          <w:rFonts w:cs="Arial"/>
        </w:rPr>
        <w:t>TPL Super User</w:t>
      </w:r>
    </w:p>
    <w:p w14:paraId="353AF1B7" w14:textId="77777777" w:rsidR="0016165E" w:rsidRPr="004342C6" w:rsidRDefault="0016165E" w:rsidP="007A7972">
      <w:pPr>
        <w:pStyle w:val="ListParagraph"/>
        <w:numPr>
          <w:ilvl w:val="0"/>
          <w:numId w:val="20"/>
        </w:numPr>
        <w:contextualSpacing w:val="0"/>
        <w:rPr>
          <w:rFonts w:cs="Arial"/>
        </w:rPr>
      </w:pPr>
      <w:r w:rsidRPr="004342C6">
        <w:rPr>
          <w:rFonts w:cs="Arial"/>
        </w:rPr>
        <w:t>TPL_BO User</w:t>
      </w:r>
    </w:p>
    <w:p w14:paraId="3157BFC4" w14:textId="77777777" w:rsidR="0016165E" w:rsidRPr="004342C6" w:rsidRDefault="0016165E" w:rsidP="007A7972">
      <w:pPr>
        <w:pStyle w:val="ListParagraph"/>
        <w:numPr>
          <w:ilvl w:val="0"/>
          <w:numId w:val="20"/>
        </w:numPr>
        <w:contextualSpacing w:val="0"/>
        <w:rPr>
          <w:rFonts w:cs="Arial"/>
        </w:rPr>
      </w:pPr>
      <w:r w:rsidRPr="004342C6">
        <w:rPr>
          <w:rFonts w:cs="Arial"/>
        </w:rPr>
        <w:t>Advanced CSR User</w:t>
      </w:r>
    </w:p>
    <w:p w14:paraId="032CBFEA" w14:textId="77777777" w:rsidR="00B41689" w:rsidRPr="004342C6" w:rsidRDefault="00B41689" w:rsidP="00B41689">
      <w:pPr>
        <w:rPr>
          <w:rFonts w:cs="Arial"/>
        </w:rPr>
      </w:pPr>
      <w:r w:rsidRPr="004342C6">
        <w:rPr>
          <w:rFonts w:cs="Arial"/>
          <w:i/>
          <w:color w:val="00B050"/>
        </w:rPr>
        <w:t xml:space="preserve">  </w:t>
      </w:r>
    </w:p>
    <w:p w14:paraId="66CB1F3D" w14:textId="77777777" w:rsidR="00B41689" w:rsidRPr="004342C6" w:rsidRDefault="00B41689" w:rsidP="00B41689">
      <w:pPr>
        <w:pStyle w:val="Heading3"/>
        <w:numPr>
          <w:ilvl w:val="2"/>
          <w:numId w:val="13"/>
        </w:numPr>
        <w:rPr>
          <w:rFonts w:ascii="Arial" w:hAnsi="Arial" w:cs="Arial"/>
        </w:rPr>
      </w:pPr>
      <w:bookmarkStart w:id="198" w:name="_Toc94634396"/>
      <w:r w:rsidRPr="004342C6">
        <w:rPr>
          <w:rFonts w:ascii="Arial" w:hAnsi="Arial" w:cs="Arial"/>
        </w:rPr>
        <w:t>Trigger(s)</w:t>
      </w:r>
      <w:bookmarkEnd w:id="198"/>
    </w:p>
    <w:p w14:paraId="304CA39A" w14:textId="1C0C0B2F" w:rsidR="005669E3" w:rsidRPr="004342C6" w:rsidRDefault="005669E3" w:rsidP="001C1D81">
      <w:pPr>
        <w:pStyle w:val="ListParagraph"/>
        <w:numPr>
          <w:ilvl w:val="0"/>
          <w:numId w:val="28"/>
        </w:numPr>
        <w:contextualSpacing w:val="0"/>
        <w:rPr>
          <w:rFonts w:cs="Arial"/>
        </w:rPr>
      </w:pPr>
      <w:r w:rsidRPr="004342C6">
        <w:rPr>
          <w:rFonts w:cs="Arial"/>
        </w:rPr>
        <w:t>The individual/assistor/agent portal user provided the immigration and citizenship details for all the members under the “Family and household” section during the SSAP flow and submitted the application.</w:t>
      </w:r>
    </w:p>
    <w:p w14:paraId="1E6F6937" w14:textId="2F8592DD" w:rsidR="00011066" w:rsidRPr="004342C6" w:rsidRDefault="00011066" w:rsidP="001C1D81">
      <w:pPr>
        <w:pStyle w:val="ListParagraph"/>
        <w:numPr>
          <w:ilvl w:val="0"/>
          <w:numId w:val="28"/>
        </w:numPr>
        <w:rPr>
          <w:rFonts w:cs="Arial"/>
        </w:rPr>
      </w:pPr>
      <w:r w:rsidRPr="004342C6">
        <w:rPr>
          <w:rFonts w:cs="Arial"/>
        </w:rPr>
        <w:t>There is an eligibility determination through any systematic process</w:t>
      </w:r>
      <w:r w:rsidR="00F85401">
        <w:rPr>
          <w:rFonts w:cs="Arial"/>
        </w:rPr>
        <w:t>,</w:t>
      </w:r>
      <w:r w:rsidRPr="004342C6">
        <w:rPr>
          <w:rFonts w:cs="Arial"/>
        </w:rPr>
        <w:t xml:space="preserve"> i.e.</w:t>
      </w:r>
      <w:r w:rsidR="00F85401">
        <w:rPr>
          <w:rFonts w:cs="Arial"/>
        </w:rPr>
        <w:t>,</w:t>
      </w:r>
      <w:r w:rsidRPr="004342C6">
        <w:rPr>
          <w:rFonts w:cs="Arial"/>
        </w:rPr>
        <w:t xml:space="preserve"> batch determination, Back office determination, Renewals, PDM, timeclock expiration.</w:t>
      </w:r>
    </w:p>
    <w:p w14:paraId="197A5FF3" w14:textId="446927DB" w:rsidR="00B41689" w:rsidRPr="004342C6" w:rsidRDefault="00B41689" w:rsidP="000D64A2">
      <w:pPr>
        <w:pStyle w:val="ListParagraph"/>
        <w:ind w:left="1080"/>
        <w:contextualSpacing w:val="0"/>
        <w:rPr>
          <w:rFonts w:cs="Arial"/>
        </w:rPr>
      </w:pPr>
    </w:p>
    <w:p w14:paraId="7BE6E0C6" w14:textId="77777777" w:rsidR="00B41689" w:rsidRPr="004342C6" w:rsidRDefault="00B41689" w:rsidP="00B41689">
      <w:pPr>
        <w:pStyle w:val="Heading3"/>
        <w:numPr>
          <w:ilvl w:val="2"/>
          <w:numId w:val="13"/>
        </w:numPr>
        <w:rPr>
          <w:rFonts w:ascii="Arial" w:hAnsi="Arial" w:cs="Arial"/>
        </w:rPr>
      </w:pPr>
      <w:bookmarkStart w:id="199" w:name="_Toc94634397"/>
      <w:r w:rsidRPr="004342C6">
        <w:rPr>
          <w:rFonts w:ascii="Arial" w:hAnsi="Arial" w:cs="Arial"/>
        </w:rPr>
        <w:t>Precondition(s)</w:t>
      </w:r>
      <w:bookmarkEnd w:id="199"/>
    </w:p>
    <w:p w14:paraId="7297227D" w14:textId="7282FA74" w:rsidR="00382D39" w:rsidRPr="004342C6" w:rsidRDefault="00011066" w:rsidP="001C1D81">
      <w:pPr>
        <w:pStyle w:val="ListParagraph"/>
        <w:numPr>
          <w:ilvl w:val="0"/>
          <w:numId w:val="24"/>
        </w:numPr>
        <w:ind w:left="810"/>
        <w:contextualSpacing w:val="0"/>
        <w:rPr>
          <w:rFonts w:cs="Arial"/>
        </w:rPr>
      </w:pPr>
      <w:r w:rsidRPr="004342C6">
        <w:rPr>
          <w:rFonts w:cs="Arial"/>
        </w:rPr>
        <w:t>The individual/assistor/agent portal user intends to create/update an application in the HIX system</w:t>
      </w:r>
      <w:r w:rsidR="007A7972" w:rsidRPr="004342C6">
        <w:rPr>
          <w:rFonts w:cs="Arial"/>
        </w:rPr>
        <w:t>.</w:t>
      </w:r>
    </w:p>
    <w:p w14:paraId="1A6E961C" w14:textId="5780AE53" w:rsidR="007A7972" w:rsidRPr="004342C6" w:rsidRDefault="007A7972" w:rsidP="007A7972">
      <w:pPr>
        <w:contextualSpacing w:val="0"/>
        <w:rPr>
          <w:rFonts w:cs="Arial"/>
        </w:rPr>
      </w:pPr>
      <w:r w:rsidRPr="004342C6">
        <w:rPr>
          <w:rFonts w:cs="Arial"/>
        </w:rPr>
        <w:br w:type="page"/>
      </w:r>
    </w:p>
    <w:p w14:paraId="0489FDAE" w14:textId="77777777" w:rsidR="00B41689" w:rsidRPr="004342C6" w:rsidRDefault="00B41689" w:rsidP="00B41689">
      <w:pPr>
        <w:pStyle w:val="Heading3"/>
        <w:numPr>
          <w:ilvl w:val="2"/>
          <w:numId w:val="13"/>
        </w:numPr>
        <w:pBdr>
          <w:bottom w:val="single" w:sz="12" w:space="5" w:color="4C8B3F"/>
        </w:pBdr>
        <w:rPr>
          <w:rFonts w:ascii="Arial" w:hAnsi="Arial" w:cs="Arial"/>
        </w:rPr>
      </w:pPr>
      <w:bookmarkStart w:id="200" w:name="_Toc94634398"/>
      <w:r w:rsidRPr="004342C6">
        <w:rPr>
          <w:rFonts w:ascii="Arial" w:hAnsi="Arial" w:cs="Arial"/>
        </w:rPr>
        <w:lastRenderedPageBreak/>
        <w:t>Postcondition(s)</w:t>
      </w:r>
      <w:bookmarkEnd w:id="200"/>
    </w:p>
    <w:p w14:paraId="54C20A27" w14:textId="2C03ADFD" w:rsidR="002E31E7" w:rsidRPr="004342C6" w:rsidRDefault="002E31E7" w:rsidP="001C1D81">
      <w:pPr>
        <w:pStyle w:val="ListParagraph"/>
        <w:numPr>
          <w:ilvl w:val="0"/>
          <w:numId w:val="26"/>
        </w:numPr>
        <w:contextualSpacing w:val="0"/>
        <w:rPr>
          <w:rFonts w:cs="Arial"/>
        </w:rPr>
      </w:pPr>
      <w:r w:rsidRPr="004342C6">
        <w:rPr>
          <w:rFonts w:cs="Arial"/>
        </w:rPr>
        <w:t>Immigration status is used as an input to run aid category determination rules for a member.</w:t>
      </w:r>
    </w:p>
    <w:p w14:paraId="7C97D008" w14:textId="325FF756" w:rsidR="002E31E7" w:rsidRPr="004342C6" w:rsidRDefault="002E31E7" w:rsidP="001C1D81">
      <w:pPr>
        <w:pStyle w:val="ListParagraph"/>
        <w:numPr>
          <w:ilvl w:val="0"/>
          <w:numId w:val="26"/>
        </w:numPr>
        <w:contextualSpacing w:val="0"/>
        <w:rPr>
          <w:rFonts w:cs="Arial"/>
        </w:rPr>
      </w:pPr>
      <w:r w:rsidRPr="004342C6">
        <w:rPr>
          <w:rFonts w:cs="Arial"/>
        </w:rPr>
        <w:t xml:space="preserve">Considered </w:t>
      </w:r>
      <w:r w:rsidR="00F85401">
        <w:rPr>
          <w:rFonts w:cs="Arial"/>
        </w:rPr>
        <w:t xml:space="preserve">a </w:t>
      </w:r>
      <w:r w:rsidRPr="004342C6">
        <w:rPr>
          <w:rFonts w:cs="Arial"/>
        </w:rPr>
        <w:t>member as ‘Citizen’ if the member self-attested to be a citizen and information was verified with Hub services.</w:t>
      </w:r>
    </w:p>
    <w:p w14:paraId="6B51C340" w14:textId="26A069EC" w:rsidR="001856E3" w:rsidRPr="004342C6" w:rsidRDefault="001856E3" w:rsidP="001C1D81">
      <w:pPr>
        <w:pStyle w:val="ListParagraph"/>
        <w:numPr>
          <w:ilvl w:val="0"/>
          <w:numId w:val="26"/>
        </w:numPr>
        <w:contextualSpacing w:val="0"/>
        <w:rPr>
          <w:rFonts w:cs="Arial"/>
        </w:rPr>
      </w:pPr>
      <w:r w:rsidRPr="004342C6">
        <w:rPr>
          <w:rFonts w:cs="Arial"/>
        </w:rPr>
        <w:t xml:space="preserve">Considered member as ‘Citizen’ for </w:t>
      </w:r>
      <w:r w:rsidR="00F85401">
        <w:rPr>
          <w:rFonts w:cs="Arial"/>
        </w:rPr>
        <w:t xml:space="preserve">the </w:t>
      </w:r>
      <w:r w:rsidRPr="004342C6">
        <w:rPr>
          <w:rFonts w:cs="Arial"/>
        </w:rPr>
        <w:t>defined timeline (default 90 days) if the member self-attested to be a citizen and information was NOT verified with Hub services.</w:t>
      </w:r>
    </w:p>
    <w:p w14:paraId="21AC089A" w14:textId="730C47BE" w:rsidR="002E31E7" w:rsidRPr="004342C6" w:rsidRDefault="002E31E7" w:rsidP="001C1D81">
      <w:pPr>
        <w:pStyle w:val="ListParagraph"/>
        <w:numPr>
          <w:ilvl w:val="0"/>
          <w:numId w:val="26"/>
        </w:numPr>
        <w:contextualSpacing w:val="0"/>
        <w:rPr>
          <w:rFonts w:cs="Arial"/>
        </w:rPr>
      </w:pPr>
      <w:r w:rsidRPr="004342C6">
        <w:rPr>
          <w:rFonts w:cs="Arial"/>
        </w:rPr>
        <w:t xml:space="preserve">Considered member as </w:t>
      </w:r>
      <w:r w:rsidR="00F85401">
        <w:rPr>
          <w:rFonts w:cs="Arial"/>
        </w:rPr>
        <w:t xml:space="preserve">an </w:t>
      </w:r>
      <w:r w:rsidRPr="004342C6">
        <w:rPr>
          <w:rFonts w:cs="Arial"/>
        </w:rPr>
        <w:t>immigrant (QLP, QAB, ILP, NQP) if the member self-attested to be an immigrant and information is verified with Hub services.</w:t>
      </w:r>
    </w:p>
    <w:p w14:paraId="5FD2B976" w14:textId="39292907" w:rsidR="002E31E7" w:rsidRPr="004342C6" w:rsidRDefault="001856E3" w:rsidP="001C1D81">
      <w:pPr>
        <w:pStyle w:val="ListParagraph"/>
        <w:numPr>
          <w:ilvl w:val="0"/>
          <w:numId w:val="26"/>
        </w:numPr>
        <w:contextualSpacing w:val="0"/>
        <w:rPr>
          <w:rFonts w:cs="Arial"/>
        </w:rPr>
      </w:pPr>
      <w:r w:rsidRPr="004342C6">
        <w:rPr>
          <w:rFonts w:cs="Arial"/>
        </w:rPr>
        <w:t xml:space="preserve">Considered member as </w:t>
      </w:r>
      <w:r w:rsidR="00F85401">
        <w:rPr>
          <w:rFonts w:cs="Arial"/>
        </w:rPr>
        <w:t xml:space="preserve">an </w:t>
      </w:r>
      <w:r w:rsidRPr="004342C6">
        <w:rPr>
          <w:rFonts w:cs="Arial"/>
        </w:rPr>
        <w:t xml:space="preserve">immigrant (QLP, QAB, ILP, NQP) for defined timeline if the member self-attested to be an immigrant and information is NOT verified with Hub </w:t>
      </w:r>
      <w:r w:rsidR="004E59A8" w:rsidRPr="004342C6">
        <w:rPr>
          <w:rFonts w:cs="Arial"/>
        </w:rPr>
        <w:t>services.</w:t>
      </w:r>
      <w:r w:rsidR="002E31E7" w:rsidRPr="004342C6">
        <w:rPr>
          <w:rFonts w:cs="Arial"/>
        </w:rPr>
        <w:t xml:space="preserve">  </w:t>
      </w:r>
    </w:p>
    <w:p w14:paraId="54327205" w14:textId="5A07CA1A" w:rsidR="002E31E7" w:rsidRPr="004342C6" w:rsidRDefault="001856E3" w:rsidP="001C1D81">
      <w:pPr>
        <w:pStyle w:val="ListParagraph"/>
        <w:numPr>
          <w:ilvl w:val="0"/>
          <w:numId w:val="26"/>
        </w:numPr>
        <w:contextualSpacing w:val="0"/>
        <w:rPr>
          <w:rFonts w:cs="Arial"/>
        </w:rPr>
      </w:pPr>
      <w:r w:rsidRPr="004342C6">
        <w:rPr>
          <w:rFonts w:cs="Arial"/>
        </w:rPr>
        <w:t>Considered the latest immigration status received from HUB (VLP response) in case the defined timeline for verification is overdue</w:t>
      </w:r>
      <w:r w:rsidR="002E31E7" w:rsidRPr="004342C6">
        <w:rPr>
          <w:rFonts w:cs="Arial"/>
        </w:rPr>
        <w:t>.</w:t>
      </w:r>
    </w:p>
    <w:p w14:paraId="6D7C9C33" w14:textId="1ABAE6B0" w:rsidR="00B41689" w:rsidRPr="004342C6" w:rsidRDefault="002E31E7" w:rsidP="001C1D81">
      <w:pPr>
        <w:pStyle w:val="ListParagraph"/>
        <w:numPr>
          <w:ilvl w:val="0"/>
          <w:numId w:val="26"/>
        </w:numPr>
        <w:contextualSpacing w:val="0"/>
        <w:rPr>
          <w:rFonts w:cs="Arial"/>
        </w:rPr>
      </w:pPr>
      <w:r w:rsidRPr="004342C6">
        <w:rPr>
          <w:rFonts w:cs="Arial"/>
        </w:rPr>
        <w:t xml:space="preserve">Considered member’s immigration status as UND when the system did not receive any immigration status from </w:t>
      </w:r>
      <w:r w:rsidR="00F85401">
        <w:rPr>
          <w:rFonts w:cs="Arial"/>
        </w:rPr>
        <w:t xml:space="preserve">the </w:t>
      </w:r>
      <w:r w:rsidRPr="004342C6">
        <w:rPr>
          <w:rFonts w:cs="Arial"/>
        </w:rPr>
        <w:t xml:space="preserve">HUB </w:t>
      </w:r>
      <w:r w:rsidR="001856E3" w:rsidRPr="004342C6">
        <w:rPr>
          <w:rFonts w:cs="Arial"/>
        </w:rPr>
        <w:t>and the define</w:t>
      </w:r>
      <w:r w:rsidR="00F85401">
        <w:rPr>
          <w:rFonts w:cs="Arial"/>
        </w:rPr>
        <w:t>d</w:t>
      </w:r>
      <w:r w:rsidR="001856E3" w:rsidRPr="004342C6">
        <w:rPr>
          <w:rFonts w:cs="Arial"/>
        </w:rPr>
        <w:t xml:space="preserve"> </w:t>
      </w:r>
      <w:r w:rsidR="007A7972" w:rsidRPr="004342C6">
        <w:rPr>
          <w:rFonts w:cs="Arial"/>
        </w:rPr>
        <w:t>timeline</w:t>
      </w:r>
      <w:r w:rsidR="001856E3" w:rsidRPr="004342C6">
        <w:rPr>
          <w:rFonts w:cs="Arial"/>
        </w:rPr>
        <w:t xml:space="preserve"> is overdue</w:t>
      </w:r>
      <w:r w:rsidRPr="004342C6">
        <w:rPr>
          <w:rFonts w:cs="Arial"/>
        </w:rPr>
        <w:t xml:space="preserve">. </w:t>
      </w:r>
    </w:p>
    <w:p w14:paraId="7EEFDE4B" w14:textId="77777777" w:rsidR="002E31E7" w:rsidRPr="004342C6" w:rsidRDefault="002E31E7" w:rsidP="007A6700">
      <w:pPr>
        <w:pStyle w:val="ListParagraph"/>
        <w:ind w:left="1170"/>
        <w:contextualSpacing w:val="0"/>
        <w:rPr>
          <w:rFonts w:cs="Arial"/>
        </w:rPr>
      </w:pPr>
    </w:p>
    <w:p w14:paraId="608150F4" w14:textId="77777777" w:rsidR="00B41689" w:rsidRPr="004342C6" w:rsidRDefault="00B41689" w:rsidP="00B41689">
      <w:pPr>
        <w:pStyle w:val="Heading3"/>
        <w:numPr>
          <w:ilvl w:val="2"/>
          <w:numId w:val="13"/>
        </w:numPr>
        <w:rPr>
          <w:rFonts w:ascii="Arial" w:hAnsi="Arial" w:cs="Arial"/>
        </w:rPr>
      </w:pPr>
      <w:bookmarkStart w:id="201" w:name="_Toc94634399"/>
      <w:r w:rsidRPr="004342C6">
        <w:rPr>
          <w:rFonts w:ascii="Arial" w:hAnsi="Arial" w:cs="Arial"/>
        </w:rPr>
        <w:t>Flow of Event(s)</w:t>
      </w:r>
      <w:bookmarkEnd w:id="201"/>
    </w:p>
    <w:p w14:paraId="5C0B875E" w14:textId="77777777" w:rsidR="00B41689" w:rsidRPr="004342C6" w:rsidRDefault="00B41689" w:rsidP="00B41689">
      <w:pPr>
        <w:ind w:left="360"/>
        <w:rPr>
          <w:rFonts w:cs="Arial"/>
        </w:rPr>
      </w:pPr>
    </w:p>
    <w:p w14:paraId="4154FC1D" w14:textId="4C143893" w:rsidR="00B41689" w:rsidRPr="004342C6" w:rsidRDefault="00B41689" w:rsidP="00011066">
      <w:pPr>
        <w:pStyle w:val="Heading3"/>
        <w:numPr>
          <w:ilvl w:val="3"/>
          <w:numId w:val="13"/>
        </w:numPr>
        <w:tabs>
          <w:tab w:val="left" w:pos="1890"/>
        </w:tabs>
        <w:rPr>
          <w:rFonts w:ascii="Arial" w:hAnsi="Arial" w:cs="Arial"/>
        </w:rPr>
      </w:pPr>
      <w:bookmarkStart w:id="202" w:name="_Toc94634400"/>
      <w:r w:rsidRPr="004342C6">
        <w:rPr>
          <w:rFonts w:ascii="Arial" w:hAnsi="Arial" w:cs="Arial"/>
        </w:rPr>
        <w:t>Basic Flow</w:t>
      </w:r>
      <w:bookmarkEnd w:id="202"/>
    </w:p>
    <w:p w14:paraId="7AE2EC7A" w14:textId="4F14D54D" w:rsidR="00011066" w:rsidRPr="004342C6" w:rsidRDefault="00FF7400" w:rsidP="00320B54">
      <w:pPr>
        <w:pStyle w:val="ListParagraph"/>
        <w:numPr>
          <w:ilvl w:val="0"/>
          <w:numId w:val="374"/>
        </w:numPr>
        <w:ind w:left="1260"/>
        <w:contextualSpacing w:val="0"/>
        <w:rPr>
          <w:rFonts w:cs="Arial"/>
        </w:rPr>
      </w:pPr>
      <w:r w:rsidRPr="004342C6">
        <w:rPr>
          <w:rFonts w:cs="Arial"/>
        </w:rPr>
        <w:t>Precondition 6.3.5.1</w:t>
      </w:r>
      <w:r w:rsidR="004342C6">
        <w:rPr>
          <w:rFonts w:cs="Arial"/>
        </w:rPr>
        <w:t xml:space="preserve"> applies.</w:t>
      </w:r>
    </w:p>
    <w:p w14:paraId="1D043931" w14:textId="27F4FB99" w:rsidR="00011066" w:rsidRPr="004342C6" w:rsidRDefault="00011066" w:rsidP="00320B54">
      <w:pPr>
        <w:pStyle w:val="ListParagraph"/>
        <w:numPr>
          <w:ilvl w:val="0"/>
          <w:numId w:val="374"/>
        </w:numPr>
        <w:ind w:left="1260"/>
        <w:contextualSpacing w:val="0"/>
        <w:rPr>
          <w:rFonts w:cs="Arial"/>
        </w:rPr>
      </w:pPr>
      <w:r w:rsidRPr="004342C6">
        <w:rPr>
          <w:rFonts w:cs="Arial"/>
        </w:rPr>
        <w:t>The individual user/agent portal user/ assistor portal user attest</w:t>
      </w:r>
      <w:r w:rsidR="00F85401">
        <w:rPr>
          <w:rFonts w:cs="Arial"/>
        </w:rPr>
        <w:t>s</w:t>
      </w:r>
      <w:r w:rsidRPr="004342C6">
        <w:rPr>
          <w:rFonts w:cs="Arial"/>
        </w:rPr>
        <w:t xml:space="preserve"> the member to be Citizen</w:t>
      </w:r>
      <w:r w:rsidR="00F85401">
        <w:rPr>
          <w:rFonts w:cs="Arial"/>
        </w:rPr>
        <w:t>,</w:t>
      </w:r>
      <w:r w:rsidRPr="004342C6">
        <w:rPr>
          <w:rFonts w:cs="Arial"/>
        </w:rPr>
        <w:t xml:space="preserve"> </w:t>
      </w:r>
      <w:r w:rsidR="00FF7400" w:rsidRPr="004342C6">
        <w:rPr>
          <w:rFonts w:cs="Arial"/>
        </w:rPr>
        <w:t xml:space="preserve">and </w:t>
      </w:r>
      <w:r w:rsidR="00F630B6" w:rsidRPr="004342C6">
        <w:rPr>
          <w:rFonts w:cs="Arial"/>
        </w:rPr>
        <w:t>it was verified with Hub service</w:t>
      </w:r>
      <w:r w:rsidRPr="004342C6">
        <w:rPr>
          <w:rFonts w:cs="Arial"/>
        </w:rPr>
        <w:t>.</w:t>
      </w:r>
    </w:p>
    <w:p w14:paraId="74A9C02E" w14:textId="0AB3C3DD" w:rsidR="00F630B6" w:rsidRPr="004342C6" w:rsidRDefault="00F630B6" w:rsidP="00320B54">
      <w:pPr>
        <w:pStyle w:val="ListParagraph"/>
        <w:numPr>
          <w:ilvl w:val="0"/>
          <w:numId w:val="374"/>
        </w:numPr>
        <w:ind w:left="1260"/>
        <w:contextualSpacing w:val="0"/>
        <w:rPr>
          <w:rFonts w:cs="Arial"/>
        </w:rPr>
      </w:pPr>
      <w:r w:rsidRPr="004342C6">
        <w:rPr>
          <w:rFonts w:cs="Arial"/>
        </w:rPr>
        <w:t>Member was considered to be a Citizen for program determination</w:t>
      </w:r>
      <w:r w:rsidR="004342C6">
        <w:rPr>
          <w:rFonts w:cs="Arial"/>
        </w:rPr>
        <w:t>.</w:t>
      </w:r>
    </w:p>
    <w:p w14:paraId="79EEFF80" w14:textId="77777777" w:rsidR="00033CFD" w:rsidRPr="004342C6" w:rsidRDefault="00033CFD" w:rsidP="00AD2648">
      <w:pPr>
        <w:pStyle w:val="ListParagraph"/>
        <w:ind w:left="1530"/>
        <w:contextualSpacing w:val="0"/>
        <w:jc w:val="both"/>
        <w:rPr>
          <w:rFonts w:cs="Arial"/>
        </w:rPr>
      </w:pPr>
    </w:p>
    <w:p w14:paraId="461049E0" w14:textId="5698462C" w:rsidR="00033CFD" w:rsidRPr="004342C6" w:rsidRDefault="00033CFD" w:rsidP="00011066">
      <w:pPr>
        <w:pStyle w:val="Heading3"/>
        <w:numPr>
          <w:ilvl w:val="3"/>
          <w:numId w:val="13"/>
        </w:numPr>
        <w:tabs>
          <w:tab w:val="left" w:pos="1890"/>
        </w:tabs>
        <w:rPr>
          <w:rFonts w:ascii="Arial" w:hAnsi="Arial" w:cs="Arial"/>
        </w:rPr>
      </w:pPr>
      <w:bookmarkStart w:id="203" w:name="_Toc94634401"/>
      <w:r w:rsidRPr="004342C6">
        <w:rPr>
          <w:rFonts w:ascii="Arial" w:hAnsi="Arial" w:cs="Arial"/>
        </w:rPr>
        <w:t>Alternate Flow-1</w:t>
      </w:r>
      <w:bookmarkEnd w:id="203"/>
    </w:p>
    <w:p w14:paraId="7B323131" w14:textId="316AB358" w:rsidR="00F630B6" w:rsidRPr="004342C6" w:rsidRDefault="00F630B6" w:rsidP="00320B54">
      <w:pPr>
        <w:pStyle w:val="ListParagraph"/>
        <w:numPr>
          <w:ilvl w:val="0"/>
          <w:numId w:val="375"/>
        </w:numPr>
        <w:ind w:left="1260"/>
        <w:contextualSpacing w:val="0"/>
        <w:rPr>
          <w:rFonts w:cs="Arial"/>
        </w:rPr>
      </w:pPr>
      <w:r w:rsidRPr="004342C6">
        <w:rPr>
          <w:rFonts w:cs="Arial"/>
        </w:rPr>
        <w:t xml:space="preserve">Precondition 6.3.5.1 </w:t>
      </w:r>
      <w:r w:rsidR="004342C6">
        <w:rPr>
          <w:rFonts w:cs="Arial"/>
        </w:rPr>
        <w:t>applies.</w:t>
      </w:r>
    </w:p>
    <w:p w14:paraId="0C100AD9" w14:textId="7C64EA94" w:rsidR="00011066" w:rsidRPr="004342C6" w:rsidRDefault="00011066" w:rsidP="00320B54">
      <w:pPr>
        <w:pStyle w:val="ListParagraph"/>
        <w:numPr>
          <w:ilvl w:val="0"/>
          <w:numId w:val="375"/>
        </w:numPr>
        <w:ind w:left="1260"/>
        <w:contextualSpacing w:val="0"/>
        <w:rPr>
          <w:rFonts w:cs="Arial"/>
        </w:rPr>
      </w:pPr>
      <w:r w:rsidRPr="004342C6">
        <w:rPr>
          <w:rFonts w:cs="Arial"/>
        </w:rPr>
        <w:t>The individual user/agent portal user/ assistor portal user attest</w:t>
      </w:r>
      <w:r w:rsidR="00F85401">
        <w:rPr>
          <w:rFonts w:cs="Arial"/>
        </w:rPr>
        <w:t>s</w:t>
      </w:r>
      <w:r w:rsidRPr="004342C6">
        <w:rPr>
          <w:rFonts w:cs="Arial"/>
        </w:rPr>
        <w:t xml:space="preserve"> the member to be Citizen.</w:t>
      </w:r>
    </w:p>
    <w:p w14:paraId="5E7CE865" w14:textId="46883357" w:rsidR="00011066" w:rsidRPr="004342C6" w:rsidRDefault="00011066" w:rsidP="00320B54">
      <w:pPr>
        <w:pStyle w:val="ListParagraph"/>
        <w:numPr>
          <w:ilvl w:val="0"/>
          <w:numId w:val="375"/>
        </w:numPr>
        <w:ind w:left="1260"/>
        <w:contextualSpacing w:val="0"/>
        <w:rPr>
          <w:rFonts w:cs="Arial"/>
        </w:rPr>
      </w:pPr>
      <w:r w:rsidRPr="004342C6">
        <w:rPr>
          <w:rFonts w:cs="Arial"/>
        </w:rPr>
        <w:t>The system calls the data source through Hub</w:t>
      </w:r>
      <w:r w:rsidR="00F85401">
        <w:rPr>
          <w:rFonts w:cs="Arial"/>
        </w:rPr>
        <w:t>,</w:t>
      </w:r>
      <w:r w:rsidRPr="004342C6">
        <w:rPr>
          <w:rFonts w:cs="Arial"/>
        </w:rPr>
        <w:t xml:space="preserve"> and the member’s attestation is not verified from Hub.</w:t>
      </w:r>
    </w:p>
    <w:p w14:paraId="6DFE8EB2" w14:textId="4305A419" w:rsidR="00033CFD" w:rsidRPr="004342C6" w:rsidRDefault="00F630B6" w:rsidP="00320B54">
      <w:pPr>
        <w:pStyle w:val="ListParagraph"/>
        <w:numPr>
          <w:ilvl w:val="0"/>
          <w:numId w:val="375"/>
        </w:numPr>
        <w:ind w:left="1260"/>
        <w:contextualSpacing w:val="0"/>
        <w:rPr>
          <w:rFonts w:cs="Arial"/>
        </w:rPr>
      </w:pPr>
      <w:r w:rsidRPr="004342C6">
        <w:rPr>
          <w:rFonts w:cs="Arial"/>
        </w:rPr>
        <w:t>Member was considered to be a Citizen for program determination</w:t>
      </w:r>
      <w:r w:rsidR="001856E3" w:rsidRPr="004342C6">
        <w:rPr>
          <w:rFonts w:cs="Arial"/>
        </w:rPr>
        <w:t>.</w:t>
      </w:r>
    </w:p>
    <w:p w14:paraId="60CE9EFB" w14:textId="722668F1" w:rsidR="001856E3" w:rsidRPr="004342C6" w:rsidRDefault="001856E3" w:rsidP="00320B54">
      <w:pPr>
        <w:pStyle w:val="ListParagraph"/>
        <w:numPr>
          <w:ilvl w:val="0"/>
          <w:numId w:val="375"/>
        </w:numPr>
        <w:ind w:left="1260"/>
        <w:contextualSpacing w:val="0"/>
        <w:rPr>
          <w:rFonts w:cs="Arial"/>
        </w:rPr>
      </w:pPr>
      <w:r w:rsidRPr="004342C6">
        <w:rPr>
          <w:rFonts w:cs="Arial"/>
        </w:rPr>
        <w:t>The system considers the member’s citizenship status as “UND” if the define</w:t>
      </w:r>
      <w:r w:rsidR="00F85401">
        <w:rPr>
          <w:rFonts w:cs="Arial"/>
        </w:rPr>
        <w:t>d</w:t>
      </w:r>
      <w:r w:rsidRPr="004342C6">
        <w:rPr>
          <w:rFonts w:cs="Arial"/>
        </w:rPr>
        <w:t xml:space="preserve"> timeline (default 90 days) is overdue and the member’s citizenship status is not verified</w:t>
      </w:r>
      <w:r w:rsidR="004342C6">
        <w:rPr>
          <w:rFonts w:cs="Arial"/>
        </w:rPr>
        <w:t>.</w:t>
      </w:r>
    </w:p>
    <w:p w14:paraId="2E96982C" w14:textId="77777777" w:rsidR="00F630B6" w:rsidRPr="004342C6" w:rsidRDefault="00F630B6" w:rsidP="00F630B6">
      <w:pPr>
        <w:pStyle w:val="ListParagraph"/>
        <w:ind w:left="1530"/>
        <w:contextualSpacing w:val="0"/>
        <w:jc w:val="both"/>
        <w:rPr>
          <w:rFonts w:cs="Arial"/>
        </w:rPr>
      </w:pPr>
    </w:p>
    <w:p w14:paraId="7F019A01" w14:textId="282F22A1" w:rsidR="00F630B6" w:rsidRPr="004342C6" w:rsidRDefault="00F630B6" w:rsidP="00011066">
      <w:pPr>
        <w:pStyle w:val="Heading3"/>
        <w:numPr>
          <w:ilvl w:val="3"/>
          <w:numId w:val="13"/>
        </w:numPr>
        <w:tabs>
          <w:tab w:val="left" w:pos="1890"/>
        </w:tabs>
        <w:rPr>
          <w:rFonts w:ascii="Arial" w:hAnsi="Arial" w:cs="Arial"/>
        </w:rPr>
      </w:pPr>
      <w:bookmarkStart w:id="204" w:name="_Toc94634402"/>
      <w:r w:rsidRPr="004342C6">
        <w:rPr>
          <w:rFonts w:ascii="Arial" w:hAnsi="Arial" w:cs="Arial"/>
        </w:rPr>
        <w:t>Alternate Flow-2</w:t>
      </w:r>
      <w:bookmarkEnd w:id="204"/>
    </w:p>
    <w:p w14:paraId="7B7E0455" w14:textId="3BF3564D" w:rsidR="00F630B6" w:rsidRPr="004342C6" w:rsidRDefault="00F630B6" w:rsidP="00320B54">
      <w:pPr>
        <w:pStyle w:val="ListParagraph"/>
        <w:numPr>
          <w:ilvl w:val="0"/>
          <w:numId w:val="376"/>
        </w:numPr>
        <w:ind w:left="1260"/>
        <w:contextualSpacing w:val="0"/>
        <w:rPr>
          <w:rFonts w:cs="Arial"/>
        </w:rPr>
      </w:pPr>
      <w:r w:rsidRPr="004342C6">
        <w:rPr>
          <w:rFonts w:cs="Arial"/>
        </w:rPr>
        <w:t xml:space="preserve">Precondition 6.3.5.1 </w:t>
      </w:r>
      <w:r w:rsidR="00011066" w:rsidRPr="004342C6">
        <w:rPr>
          <w:rFonts w:cs="Arial"/>
        </w:rPr>
        <w:t>applies.</w:t>
      </w:r>
    </w:p>
    <w:p w14:paraId="2C792758" w14:textId="5A2204B8" w:rsidR="00F630B6" w:rsidRPr="004342C6" w:rsidRDefault="00011066" w:rsidP="00320B54">
      <w:pPr>
        <w:pStyle w:val="ListParagraph"/>
        <w:numPr>
          <w:ilvl w:val="0"/>
          <w:numId w:val="376"/>
        </w:numPr>
        <w:ind w:left="1260"/>
        <w:contextualSpacing w:val="0"/>
        <w:rPr>
          <w:rFonts w:cs="Arial"/>
        </w:rPr>
      </w:pPr>
      <w:r w:rsidRPr="004342C6">
        <w:rPr>
          <w:rFonts w:cs="Arial"/>
        </w:rPr>
        <w:t>The individual user/agent portal user/ assistor portal user attest</w:t>
      </w:r>
      <w:r w:rsidR="00F85401">
        <w:rPr>
          <w:rFonts w:cs="Arial"/>
        </w:rPr>
        <w:t>s</w:t>
      </w:r>
      <w:r w:rsidRPr="004342C6">
        <w:rPr>
          <w:rFonts w:cs="Arial"/>
        </w:rPr>
        <w:t xml:space="preserve"> the member </w:t>
      </w:r>
      <w:r w:rsidR="00F630B6" w:rsidRPr="004342C6">
        <w:rPr>
          <w:rFonts w:cs="Arial"/>
        </w:rPr>
        <w:t>to be (QLP, QAB, ILP, NQP)</w:t>
      </w:r>
      <w:r w:rsidR="00F85401">
        <w:rPr>
          <w:rFonts w:cs="Arial"/>
        </w:rPr>
        <w:t>,</w:t>
      </w:r>
      <w:r w:rsidR="00F630B6" w:rsidRPr="004342C6">
        <w:rPr>
          <w:rFonts w:cs="Arial"/>
        </w:rPr>
        <w:t xml:space="preserve"> and it was verified with Hub service. </w:t>
      </w:r>
    </w:p>
    <w:p w14:paraId="3EE71530" w14:textId="5E4C48CB" w:rsidR="00F630B6" w:rsidRPr="004342C6" w:rsidRDefault="00F630B6" w:rsidP="00320B54">
      <w:pPr>
        <w:pStyle w:val="ListParagraph"/>
        <w:numPr>
          <w:ilvl w:val="0"/>
          <w:numId w:val="376"/>
        </w:numPr>
        <w:ind w:left="1260"/>
        <w:contextualSpacing w:val="0"/>
        <w:rPr>
          <w:rFonts w:cs="Arial"/>
        </w:rPr>
      </w:pPr>
      <w:r w:rsidRPr="004342C6">
        <w:rPr>
          <w:rFonts w:cs="Arial"/>
        </w:rPr>
        <w:t>Member was considered to be an Immigrant</w:t>
      </w:r>
      <w:r w:rsidR="004D6E93">
        <w:rPr>
          <w:rFonts w:cs="Arial"/>
        </w:rPr>
        <w:t xml:space="preserve"> </w:t>
      </w:r>
      <w:r w:rsidRPr="004342C6">
        <w:rPr>
          <w:rFonts w:cs="Arial"/>
        </w:rPr>
        <w:t>(QLP, QAB, ILP, NQP) for program determination.</w:t>
      </w:r>
    </w:p>
    <w:p w14:paraId="7528A188" w14:textId="77777777" w:rsidR="00F630B6" w:rsidRPr="004342C6" w:rsidRDefault="00F630B6" w:rsidP="00011066">
      <w:pPr>
        <w:pStyle w:val="ListParagraph"/>
        <w:ind w:left="1260"/>
        <w:contextualSpacing w:val="0"/>
        <w:jc w:val="both"/>
        <w:rPr>
          <w:rFonts w:cs="Arial"/>
        </w:rPr>
      </w:pPr>
    </w:p>
    <w:p w14:paraId="7CC3C613" w14:textId="7C0AF141" w:rsidR="00F630B6" w:rsidRPr="004342C6" w:rsidRDefault="00F630B6" w:rsidP="00011066">
      <w:pPr>
        <w:pStyle w:val="Heading3"/>
        <w:numPr>
          <w:ilvl w:val="3"/>
          <w:numId w:val="13"/>
        </w:numPr>
        <w:tabs>
          <w:tab w:val="left" w:pos="1890"/>
        </w:tabs>
        <w:rPr>
          <w:rFonts w:ascii="Arial" w:hAnsi="Arial" w:cs="Arial"/>
        </w:rPr>
      </w:pPr>
      <w:bookmarkStart w:id="205" w:name="_Toc94634403"/>
      <w:r w:rsidRPr="004342C6">
        <w:rPr>
          <w:rFonts w:ascii="Arial" w:hAnsi="Arial" w:cs="Arial"/>
        </w:rPr>
        <w:lastRenderedPageBreak/>
        <w:t>Alternate Flow-3</w:t>
      </w:r>
      <w:bookmarkEnd w:id="205"/>
    </w:p>
    <w:p w14:paraId="5E93E94A" w14:textId="77777777" w:rsidR="00011066" w:rsidRPr="004342C6" w:rsidRDefault="00011066" w:rsidP="00320B54">
      <w:pPr>
        <w:pStyle w:val="ListParagraph"/>
        <w:numPr>
          <w:ilvl w:val="0"/>
          <w:numId w:val="377"/>
        </w:numPr>
        <w:ind w:left="1260"/>
        <w:contextualSpacing w:val="0"/>
        <w:rPr>
          <w:rFonts w:cs="Arial"/>
        </w:rPr>
      </w:pPr>
      <w:r w:rsidRPr="004342C6">
        <w:rPr>
          <w:rFonts w:cs="Arial"/>
        </w:rPr>
        <w:t>Precondition 6.3.5.1 applies.</w:t>
      </w:r>
    </w:p>
    <w:p w14:paraId="65CAA5BE" w14:textId="661BDB83" w:rsidR="00F630B6" w:rsidRPr="004342C6" w:rsidRDefault="00011066" w:rsidP="00320B54">
      <w:pPr>
        <w:pStyle w:val="ListParagraph"/>
        <w:numPr>
          <w:ilvl w:val="0"/>
          <w:numId w:val="377"/>
        </w:numPr>
        <w:ind w:left="1260"/>
        <w:contextualSpacing w:val="0"/>
        <w:rPr>
          <w:rFonts w:cs="Arial"/>
        </w:rPr>
      </w:pPr>
      <w:r w:rsidRPr="004342C6">
        <w:rPr>
          <w:rFonts w:cs="Arial"/>
        </w:rPr>
        <w:t xml:space="preserve">The individual user/agent portal user/ assistor portal user attest the member </w:t>
      </w:r>
      <w:r w:rsidR="00F630B6" w:rsidRPr="004342C6">
        <w:rPr>
          <w:rFonts w:cs="Arial"/>
        </w:rPr>
        <w:t>to be (QLP, QAB, ILP, NQP)</w:t>
      </w:r>
      <w:r w:rsidR="00F85401">
        <w:rPr>
          <w:rFonts w:cs="Arial"/>
        </w:rPr>
        <w:t>,</w:t>
      </w:r>
      <w:r w:rsidR="00F630B6" w:rsidRPr="004342C6">
        <w:rPr>
          <w:rFonts w:cs="Arial"/>
        </w:rPr>
        <w:t xml:space="preserve"> and it was Not verified with Hub service. </w:t>
      </w:r>
    </w:p>
    <w:p w14:paraId="2A455027" w14:textId="2F917395" w:rsidR="00F630B6" w:rsidRPr="004342C6" w:rsidRDefault="00F630B6" w:rsidP="00320B54">
      <w:pPr>
        <w:pStyle w:val="ListParagraph"/>
        <w:numPr>
          <w:ilvl w:val="0"/>
          <w:numId w:val="377"/>
        </w:numPr>
        <w:ind w:left="1260"/>
        <w:contextualSpacing w:val="0"/>
        <w:rPr>
          <w:rFonts w:cs="Arial"/>
        </w:rPr>
      </w:pPr>
      <w:r w:rsidRPr="004342C6">
        <w:rPr>
          <w:rFonts w:cs="Arial"/>
        </w:rPr>
        <w:t>Member was considered to be an Immigrant</w:t>
      </w:r>
      <w:r w:rsidR="004D6E93">
        <w:rPr>
          <w:rFonts w:cs="Arial"/>
        </w:rPr>
        <w:t xml:space="preserve"> </w:t>
      </w:r>
      <w:r w:rsidRPr="004342C6">
        <w:rPr>
          <w:rFonts w:cs="Arial"/>
        </w:rPr>
        <w:t>(QLP, QAB, ILP, NQP) for program determination.</w:t>
      </w:r>
    </w:p>
    <w:p w14:paraId="11412CEA" w14:textId="6B2F9ED1" w:rsidR="00B41689" w:rsidRPr="004342C6" w:rsidRDefault="001856E3" w:rsidP="00320B54">
      <w:pPr>
        <w:pStyle w:val="ListParagraph"/>
        <w:numPr>
          <w:ilvl w:val="0"/>
          <w:numId w:val="377"/>
        </w:numPr>
        <w:ind w:left="1260"/>
        <w:contextualSpacing w:val="0"/>
        <w:rPr>
          <w:rFonts w:cs="Arial"/>
        </w:rPr>
      </w:pPr>
      <w:r w:rsidRPr="004342C6">
        <w:rPr>
          <w:rFonts w:cs="Arial"/>
        </w:rPr>
        <w:t>The system considers the member’s immigration status as “UND” if the define</w:t>
      </w:r>
      <w:r w:rsidR="00F85401">
        <w:rPr>
          <w:rFonts w:cs="Arial"/>
        </w:rPr>
        <w:t>d</w:t>
      </w:r>
      <w:r w:rsidRPr="004342C6">
        <w:rPr>
          <w:rFonts w:cs="Arial"/>
        </w:rPr>
        <w:t xml:space="preserve"> timeline (default 90 days) is overdue</w:t>
      </w:r>
      <w:r w:rsidR="00F85401">
        <w:rPr>
          <w:rFonts w:cs="Arial"/>
        </w:rPr>
        <w:t>,</w:t>
      </w:r>
      <w:r w:rsidRPr="004342C6">
        <w:rPr>
          <w:rFonts w:cs="Arial"/>
        </w:rPr>
        <w:t xml:space="preserve"> and the member’s immigration status is not verified</w:t>
      </w:r>
      <w:r w:rsidR="004342C6">
        <w:rPr>
          <w:rFonts w:cs="Arial"/>
        </w:rPr>
        <w:t>.</w:t>
      </w:r>
    </w:p>
    <w:p w14:paraId="0C64C415" w14:textId="77777777" w:rsidR="00B41689" w:rsidRPr="004342C6" w:rsidRDefault="00B41689" w:rsidP="00B41689">
      <w:pPr>
        <w:rPr>
          <w:rFonts w:cs="Arial"/>
        </w:rPr>
      </w:pPr>
    </w:p>
    <w:p w14:paraId="2EF11F90" w14:textId="77777777" w:rsidR="00B41689" w:rsidRPr="004342C6" w:rsidRDefault="00B41689" w:rsidP="00B41689">
      <w:pPr>
        <w:pStyle w:val="Heading3"/>
        <w:numPr>
          <w:ilvl w:val="2"/>
          <w:numId w:val="13"/>
        </w:numPr>
        <w:rPr>
          <w:rFonts w:ascii="Arial" w:hAnsi="Arial" w:cs="Arial"/>
        </w:rPr>
      </w:pPr>
      <w:bookmarkStart w:id="206" w:name="_Toc94634404"/>
      <w:r w:rsidRPr="004342C6">
        <w:rPr>
          <w:rFonts w:ascii="Arial" w:hAnsi="Arial" w:cs="Arial"/>
        </w:rPr>
        <w:t>User Pages and Input</w:t>
      </w:r>
      <w:bookmarkEnd w:id="206"/>
    </w:p>
    <w:p w14:paraId="46DBF460" w14:textId="4B287F5D" w:rsidR="00B41689" w:rsidRPr="004342C6" w:rsidRDefault="000D64A2" w:rsidP="00B41689">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FFE4AAC" w14:textId="77777777" w:rsidR="00B41689" w:rsidRPr="004342C6" w:rsidRDefault="00B41689" w:rsidP="00B41689">
      <w:pPr>
        <w:pStyle w:val="Heading3"/>
        <w:numPr>
          <w:ilvl w:val="2"/>
          <w:numId w:val="13"/>
        </w:numPr>
        <w:rPr>
          <w:rFonts w:ascii="Arial" w:hAnsi="Arial" w:cs="Arial"/>
        </w:rPr>
      </w:pPr>
      <w:bookmarkStart w:id="207" w:name="_Toc94634405"/>
      <w:r w:rsidRPr="004342C6">
        <w:rPr>
          <w:rFonts w:ascii="Arial" w:hAnsi="Arial" w:cs="Arial"/>
        </w:rPr>
        <w:t>Functional Requirement(s)</w:t>
      </w:r>
      <w:bookmarkEnd w:id="207"/>
    </w:p>
    <w:p w14:paraId="5983B5DF" w14:textId="0C19F71C" w:rsidR="00B41689" w:rsidRPr="004342C6" w:rsidRDefault="00B41689" w:rsidP="007A7972">
      <w:pPr>
        <w:pStyle w:val="Caption"/>
        <w:keepNext/>
        <w:jc w:val="center"/>
        <w:rPr>
          <w:rFonts w:cs="Arial"/>
        </w:rPr>
      </w:pPr>
      <w:bookmarkStart w:id="208" w:name="_Toc94635001"/>
      <w:r w:rsidRPr="004342C6">
        <w:rPr>
          <w:rFonts w:cs="Arial"/>
        </w:rPr>
        <w:t xml:space="preserve">Table </w:t>
      </w:r>
      <w:r w:rsidR="001B4955" w:rsidRPr="004342C6">
        <w:rPr>
          <w:rFonts w:cs="Arial"/>
          <w:noProof/>
        </w:rPr>
        <w:fldChar w:fldCharType="begin"/>
      </w:r>
      <w:r w:rsidR="001B4955" w:rsidRPr="004342C6">
        <w:rPr>
          <w:rFonts w:cs="Arial"/>
          <w:noProof/>
        </w:rPr>
        <w:instrText xml:space="preserve"> SEQ Table \* ARABIC </w:instrText>
      </w:r>
      <w:r w:rsidR="001B4955" w:rsidRPr="004342C6">
        <w:rPr>
          <w:rFonts w:cs="Arial"/>
          <w:noProof/>
        </w:rPr>
        <w:fldChar w:fldCharType="separate"/>
      </w:r>
      <w:r w:rsidR="005878FA">
        <w:rPr>
          <w:rFonts w:cs="Arial"/>
          <w:noProof/>
        </w:rPr>
        <w:t>5</w:t>
      </w:r>
      <w:r w:rsidR="001B4955" w:rsidRPr="004342C6">
        <w:rPr>
          <w:rFonts w:cs="Arial"/>
          <w:noProof/>
        </w:rPr>
        <w:fldChar w:fldCharType="end"/>
      </w:r>
      <w:r w:rsidRPr="004342C6">
        <w:rPr>
          <w:rFonts w:cs="Arial"/>
        </w:rPr>
        <w:t>. Functional Requirements – UC.03</w:t>
      </w:r>
      <w:bookmarkEnd w:id="208"/>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B41689" w:rsidRPr="004342C6" w14:paraId="6D56949D" w14:textId="77777777" w:rsidTr="00BB74F1">
        <w:trPr>
          <w:trHeight w:val="300"/>
          <w:tblHeader/>
        </w:trPr>
        <w:tc>
          <w:tcPr>
            <w:tcW w:w="2246" w:type="dxa"/>
            <w:shd w:val="clear" w:color="auto" w:fill="4C8B3F" w:themeFill="background2"/>
            <w:vAlign w:val="center"/>
            <w:hideMark/>
          </w:tcPr>
          <w:p w14:paraId="2CE522ED" w14:textId="77777777" w:rsidR="00B41689" w:rsidRPr="004342C6" w:rsidRDefault="00B41689" w:rsidP="00BB74F1">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6D799BB0" w14:textId="77777777" w:rsidR="00B41689" w:rsidRPr="004342C6" w:rsidRDefault="00B41689" w:rsidP="00BB74F1">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B41689" w:rsidRPr="004342C6" w14:paraId="11A0C65D" w14:textId="77777777" w:rsidTr="00BB74F1">
        <w:trPr>
          <w:trHeight w:val="314"/>
        </w:trPr>
        <w:tc>
          <w:tcPr>
            <w:tcW w:w="2246" w:type="dxa"/>
            <w:shd w:val="clear" w:color="000000" w:fill="FFFFFF"/>
          </w:tcPr>
          <w:p w14:paraId="2D90379C" w14:textId="5D35002D" w:rsidR="00B41689" w:rsidRPr="004342C6" w:rsidRDefault="008B3B1C" w:rsidP="00BB74F1">
            <w:pPr>
              <w:contextualSpacing w:val="0"/>
              <w:jc w:val="center"/>
              <w:rPr>
                <w:rFonts w:eastAsia="Times New Roman" w:cs="Arial"/>
                <w:color w:val="000000"/>
              </w:rPr>
            </w:pPr>
            <w:r w:rsidRPr="004342C6">
              <w:rPr>
                <w:rFonts w:eastAsia="Times New Roman" w:cs="Arial"/>
                <w:color w:val="000000"/>
              </w:rPr>
              <w:t>MHPD.FR</w:t>
            </w:r>
            <w:r w:rsidR="00B41689" w:rsidRPr="004342C6">
              <w:rPr>
                <w:rFonts w:eastAsia="Times New Roman" w:cs="Arial"/>
                <w:color w:val="000000"/>
              </w:rPr>
              <w:t>.03.001</w:t>
            </w:r>
          </w:p>
        </w:tc>
        <w:tc>
          <w:tcPr>
            <w:tcW w:w="7024" w:type="dxa"/>
            <w:shd w:val="clear" w:color="000000" w:fill="FFFFFF"/>
          </w:tcPr>
          <w:p w14:paraId="26BF7952" w14:textId="77777777" w:rsidR="00B41689" w:rsidRPr="004342C6" w:rsidRDefault="0062394C" w:rsidP="00BB74F1">
            <w:pPr>
              <w:rPr>
                <w:rFonts w:cs="Arial"/>
              </w:rPr>
            </w:pPr>
            <w:r w:rsidRPr="004342C6">
              <w:rPr>
                <w:rFonts w:cs="Arial"/>
              </w:rPr>
              <w:t>The system shall use immigration status as an input to run aid category determination rules for a member.</w:t>
            </w:r>
          </w:p>
          <w:p w14:paraId="5A372C06" w14:textId="5B38A284" w:rsidR="0062394C" w:rsidRPr="004342C6" w:rsidRDefault="0062394C" w:rsidP="00BB74F1">
            <w:pPr>
              <w:rPr>
                <w:rFonts w:cs="Arial"/>
              </w:rPr>
            </w:pPr>
          </w:p>
        </w:tc>
      </w:tr>
      <w:tr w:rsidR="00B41689" w:rsidRPr="004342C6" w14:paraId="01120A0E" w14:textId="77777777" w:rsidTr="00BB74F1">
        <w:trPr>
          <w:trHeight w:val="314"/>
        </w:trPr>
        <w:tc>
          <w:tcPr>
            <w:tcW w:w="2246" w:type="dxa"/>
            <w:shd w:val="clear" w:color="000000" w:fill="FFFFFF"/>
          </w:tcPr>
          <w:p w14:paraId="5FE68BA4" w14:textId="29C3D696" w:rsidR="00B41689" w:rsidRPr="004342C6" w:rsidRDefault="008B3B1C" w:rsidP="00BB74F1">
            <w:pPr>
              <w:contextualSpacing w:val="0"/>
              <w:jc w:val="center"/>
              <w:rPr>
                <w:rFonts w:eastAsia="Times New Roman" w:cs="Arial"/>
                <w:color w:val="000000"/>
              </w:rPr>
            </w:pPr>
            <w:r w:rsidRPr="004342C6">
              <w:rPr>
                <w:rFonts w:eastAsia="Times New Roman" w:cs="Arial"/>
                <w:color w:val="000000"/>
              </w:rPr>
              <w:t>MHPD.FR</w:t>
            </w:r>
            <w:r w:rsidR="00B41689" w:rsidRPr="004342C6">
              <w:rPr>
                <w:rFonts w:eastAsia="Times New Roman" w:cs="Arial"/>
                <w:color w:val="000000"/>
              </w:rPr>
              <w:t>.03.002</w:t>
            </w:r>
          </w:p>
        </w:tc>
        <w:tc>
          <w:tcPr>
            <w:tcW w:w="7024" w:type="dxa"/>
            <w:shd w:val="clear" w:color="000000" w:fill="FFFFFF"/>
          </w:tcPr>
          <w:p w14:paraId="50C3C2B9" w14:textId="1CECB908" w:rsidR="00B41689" w:rsidRPr="004342C6" w:rsidRDefault="0062394C" w:rsidP="00BB74F1">
            <w:pPr>
              <w:rPr>
                <w:rFonts w:cs="Arial"/>
              </w:rPr>
            </w:pPr>
            <w:r w:rsidRPr="004342C6">
              <w:rPr>
                <w:rFonts w:cs="Arial"/>
              </w:rPr>
              <w:t xml:space="preserve">The system shall consider member as </w:t>
            </w:r>
            <w:r w:rsidRPr="004342C6">
              <w:rPr>
                <w:rFonts w:cs="Arial"/>
                <w:b/>
                <w:bCs/>
              </w:rPr>
              <w:t>‘Citizen’</w:t>
            </w:r>
            <w:r w:rsidRPr="004342C6">
              <w:rPr>
                <w:rFonts w:cs="Arial"/>
              </w:rPr>
              <w:t xml:space="preserve"> if the member self-attested to be a citizen</w:t>
            </w:r>
            <w:r w:rsidR="00F85401">
              <w:rPr>
                <w:rFonts w:cs="Arial"/>
              </w:rPr>
              <w:t>,</w:t>
            </w:r>
            <w:r w:rsidRPr="004342C6">
              <w:rPr>
                <w:rFonts w:cs="Arial"/>
              </w:rPr>
              <w:t xml:space="preserve"> and information is verified with Hub services.</w:t>
            </w:r>
          </w:p>
        </w:tc>
      </w:tr>
      <w:tr w:rsidR="0055223B" w:rsidRPr="004342C6" w14:paraId="3295CB98" w14:textId="77777777" w:rsidTr="00BB74F1">
        <w:trPr>
          <w:trHeight w:val="314"/>
        </w:trPr>
        <w:tc>
          <w:tcPr>
            <w:tcW w:w="2246" w:type="dxa"/>
            <w:shd w:val="clear" w:color="000000" w:fill="FFFFFF"/>
          </w:tcPr>
          <w:p w14:paraId="14F4954B" w14:textId="2F376495" w:rsidR="0055223B" w:rsidRPr="004342C6" w:rsidRDefault="008B3B1C" w:rsidP="00BB74F1">
            <w:pPr>
              <w:contextualSpacing w:val="0"/>
              <w:jc w:val="center"/>
              <w:rPr>
                <w:rFonts w:eastAsia="Times New Roman" w:cs="Arial"/>
                <w:color w:val="000000"/>
              </w:rPr>
            </w:pPr>
            <w:r w:rsidRPr="004342C6">
              <w:rPr>
                <w:rFonts w:eastAsia="Times New Roman" w:cs="Arial"/>
                <w:color w:val="000000"/>
              </w:rPr>
              <w:t>MHPD.FR</w:t>
            </w:r>
            <w:r w:rsidR="0055223B" w:rsidRPr="004342C6">
              <w:rPr>
                <w:rFonts w:eastAsia="Times New Roman" w:cs="Arial"/>
                <w:color w:val="000000"/>
              </w:rPr>
              <w:t>.03.00</w:t>
            </w:r>
            <w:r w:rsidR="005C04BC" w:rsidRPr="004342C6">
              <w:rPr>
                <w:rFonts w:eastAsia="Times New Roman" w:cs="Arial"/>
                <w:color w:val="000000"/>
              </w:rPr>
              <w:t>3</w:t>
            </w:r>
          </w:p>
        </w:tc>
        <w:tc>
          <w:tcPr>
            <w:tcW w:w="7024" w:type="dxa"/>
            <w:shd w:val="clear" w:color="000000" w:fill="FFFFFF"/>
          </w:tcPr>
          <w:p w14:paraId="061018D8" w14:textId="40831A2F" w:rsidR="0055223B" w:rsidRPr="004342C6" w:rsidRDefault="0062394C" w:rsidP="004342C6">
            <w:pPr>
              <w:rPr>
                <w:rFonts w:cs="Arial"/>
              </w:rPr>
            </w:pPr>
            <w:r w:rsidRPr="004342C6">
              <w:rPr>
                <w:rFonts w:cs="Arial"/>
              </w:rPr>
              <w:t xml:space="preserve">The system shall consider member as </w:t>
            </w:r>
            <w:r w:rsidRPr="004342C6">
              <w:rPr>
                <w:rFonts w:cs="Arial"/>
                <w:b/>
                <w:bCs/>
              </w:rPr>
              <w:t>‘Citizen’</w:t>
            </w:r>
            <w:r w:rsidRPr="004342C6">
              <w:rPr>
                <w:rFonts w:cs="Arial"/>
              </w:rPr>
              <w:t xml:space="preserve"> if the member self-attested to be a citizen</w:t>
            </w:r>
            <w:r w:rsidR="00F85401">
              <w:rPr>
                <w:rFonts w:cs="Arial"/>
              </w:rPr>
              <w:t>,</w:t>
            </w:r>
            <w:r w:rsidRPr="004342C6">
              <w:rPr>
                <w:rFonts w:cs="Arial"/>
              </w:rPr>
              <w:t xml:space="preserve"> and information is NOT verified with Hub services</w:t>
            </w:r>
            <w:r w:rsidR="004342C6">
              <w:rPr>
                <w:rFonts w:cs="Arial"/>
              </w:rPr>
              <w:t>.</w:t>
            </w:r>
          </w:p>
        </w:tc>
      </w:tr>
      <w:tr w:rsidR="0062394C" w:rsidRPr="004342C6" w14:paraId="104CEA6C" w14:textId="77777777" w:rsidTr="00BB74F1">
        <w:trPr>
          <w:trHeight w:val="314"/>
        </w:trPr>
        <w:tc>
          <w:tcPr>
            <w:tcW w:w="2246" w:type="dxa"/>
            <w:shd w:val="clear" w:color="000000" w:fill="FFFFFF"/>
          </w:tcPr>
          <w:p w14:paraId="2C185C35" w14:textId="3F3BA3D5" w:rsidR="0062394C" w:rsidRPr="004342C6" w:rsidRDefault="0062394C" w:rsidP="0062394C">
            <w:pPr>
              <w:contextualSpacing w:val="0"/>
              <w:jc w:val="center"/>
              <w:rPr>
                <w:rFonts w:eastAsia="Times New Roman" w:cs="Arial"/>
                <w:color w:val="000000"/>
              </w:rPr>
            </w:pPr>
            <w:r w:rsidRPr="004342C6">
              <w:rPr>
                <w:rFonts w:eastAsia="Times New Roman" w:cs="Arial"/>
                <w:color w:val="000000"/>
              </w:rPr>
              <w:t>MHPD.FR.03.00</w:t>
            </w:r>
            <w:r w:rsidR="005C04BC" w:rsidRPr="004342C6">
              <w:rPr>
                <w:rFonts w:eastAsia="Times New Roman" w:cs="Arial"/>
                <w:color w:val="000000"/>
              </w:rPr>
              <w:t>4</w:t>
            </w:r>
          </w:p>
        </w:tc>
        <w:tc>
          <w:tcPr>
            <w:tcW w:w="7024" w:type="dxa"/>
            <w:shd w:val="clear" w:color="000000" w:fill="FFFFFF"/>
          </w:tcPr>
          <w:p w14:paraId="4512F978" w14:textId="3BB3C892" w:rsidR="0062394C" w:rsidRPr="004342C6" w:rsidRDefault="0062394C" w:rsidP="0062394C">
            <w:pPr>
              <w:rPr>
                <w:rFonts w:cs="Arial"/>
              </w:rPr>
            </w:pPr>
            <w:r w:rsidRPr="004342C6">
              <w:rPr>
                <w:rFonts w:cs="Arial"/>
              </w:rPr>
              <w:t xml:space="preserve">The system shall consider member as </w:t>
            </w:r>
            <w:r w:rsidR="00F85401">
              <w:rPr>
                <w:rFonts w:cs="Arial"/>
              </w:rPr>
              <w:t xml:space="preserve">an </w:t>
            </w:r>
            <w:r w:rsidRPr="004342C6">
              <w:rPr>
                <w:rFonts w:cs="Arial"/>
              </w:rPr>
              <w:t>immigrant (QLP, QAB, ILP, NQP) if the member self-attested to be an immigrant</w:t>
            </w:r>
            <w:r w:rsidR="00F85401">
              <w:rPr>
                <w:rFonts w:cs="Arial"/>
              </w:rPr>
              <w:t>,</w:t>
            </w:r>
            <w:r w:rsidRPr="004342C6">
              <w:rPr>
                <w:rFonts w:cs="Arial"/>
              </w:rPr>
              <w:t xml:space="preserve"> and information is verified with Hub services.</w:t>
            </w:r>
          </w:p>
          <w:p w14:paraId="0E728CF2" w14:textId="77777777" w:rsidR="000558F0" w:rsidRPr="004342C6" w:rsidRDefault="000558F0" w:rsidP="0062394C">
            <w:pPr>
              <w:rPr>
                <w:rFonts w:cs="Arial"/>
              </w:rPr>
            </w:pPr>
          </w:p>
          <w:p w14:paraId="1B180F2D" w14:textId="58C7E471" w:rsidR="000558F0" w:rsidRPr="004342C6" w:rsidRDefault="000558F0" w:rsidP="0062394C">
            <w:pPr>
              <w:rPr>
                <w:rFonts w:cs="Arial"/>
              </w:rPr>
            </w:pPr>
            <w:r w:rsidRPr="004342C6">
              <w:rPr>
                <w:rFonts w:cs="Arial"/>
                <w:b/>
                <w:bCs/>
              </w:rPr>
              <w:t>Note</w:t>
            </w:r>
            <w:r w:rsidRPr="004342C6">
              <w:rPr>
                <w:rFonts w:cs="Arial"/>
              </w:rPr>
              <w:t xml:space="preserve">: When member attested No </w:t>
            </w:r>
            <w:r w:rsidR="003847FD" w:rsidRPr="004342C6">
              <w:rPr>
                <w:rFonts w:cs="Arial"/>
              </w:rPr>
              <w:t>for Naturalized Citizen and NO for Citizen</w:t>
            </w:r>
            <w:r w:rsidR="006B12AB" w:rsidRPr="004342C6">
              <w:rPr>
                <w:rFonts w:cs="Arial"/>
              </w:rPr>
              <w:t xml:space="preserve"> AND immigration is not selected in </w:t>
            </w:r>
            <w:r w:rsidR="00F85401">
              <w:rPr>
                <w:rFonts w:cs="Arial"/>
              </w:rPr>
              <w:t xml:space="preserve">the </w:t>
            </w:r>
            <w:r w:rsidR="006B12AB" w:rsidRPr="004342C6">
              <w:rPr>
                <w:rFonts w:cs="Arial"/>
              </w:rPr>
              <w:t>checkbox</w:t>
            </w:r>
            <w:r w:rsidR="00F85401">
              <w:rPr>
                <w:rFonts w:cs="Arial"/>
              </w:rPr>
              <w:t>,</w:t>
            </w:r>
            <w:r w:rsidR="003847FD" w:rsidRPr="004342C6">
              <w:rPr>
                <w:rFonts w:cs="Arial"/>
              </w:rPr>
              <w:t xml:space="preserve"> then </w:t>
            </w:r>
            <w:r w:rsidR="00F85401">
              <w:rPr>
                <w:rFonts w:cs="Arial"/>
              </w:rPr>
              <w:t xml:space="preserve">the </w:t>
            </w:r>
            <w:r w:rsidR="003847FD" w:rsidRPr="004342C6">
              <w:rPr>
                <w:rFonts w:cs="Arial"/>
              </w:rPr>
              <w:t xml:space="preserve">member is considered UND as per </w:t>
            </w:r>
            <w:r w:rsidR="004E59A8" w:rsidRPr="004342C6">
              <w:rPr>
                <w:rFonts w:cs="Arial"/>
              </w:rPr>
              <w:t>self-attested</w:t>
            </w:r>
            <w:r w:rsidR="003847FD" w:rsidRPr="004342C6">
              <w:rPr>
                <w:rFonts w:cs="Arial"/>
              </w:rPr>
              <w:t xml:space="preserve"> information. </w:t>
            </w:r>
          </w:p>
          <w:p w14:paraId="560B7323" w14:textId="09FF1D6A" w:rsidR="003847FD" w:rsidRPr="004342C6" w:rsidRDefault="003847FD" w:rsidP="0062394C">
            <w:pPr>
              <w:rPr>
                <w:rFonts w:cs="Arial"/>
              </w:rPr>
            </w:pPr>
          </w:p>
        </w:tc>
      </w:tr>
      <w:tr w:rsidR="0062394C" w:rsidRPr="004342C6" w14:paraId="431D73A8" w14:textId="77777777" w:rsidTr="00BB74F1">
        <w:trPr>
          <w:trHeight w:val="314"/>
        </w:trPr>
        <w:tc>
          <w:tcPr>
            <w:tcW w:w="2246" w:type="dxa"/>
            <w:shd w:val="clear" w:color="000000" w:fill="FFFFFF"/>
          </w:tcPr>
          <w:p w14:paraId="71C9E981" w14:textId="686211CB" w:rsidR="0062394C" w:rsidRPr="004342C6" w:rsidRDefault="0062394C" w:rsidP="0062394C">
            <w:pPr>
              <w:contextualSpacing w:val="0"/>
              <w:jc w:val="center"/>
              <w:rPr>
                <w:rFonts w:eastAsia="Times New Roman" w:cs="Arial"/>
                <w:color w:val="000000"/>
              </w:rPr>
            </w:pPr>
            <w:r w:rsidRPr="004342C6">
              <w:rPr>
                <w:rFonts w:eastAsia="Times New Roman" w:cs="Arial"/>
                <w:color w:val="000000"/>
              </w:rPr>
              <w:t>MHPD.FR.03.00</w:t>
            </w:r>
            <w:r w:rsidR="005C04BC" w:rsidRPr="004342C6">
              <w:rPr>
                <w:rFonts w:eastAsia="Times New Roman" w:cs="Arial"/>
                <w:color w:val="000000"/>
              </w:rPr>
              <w:t>5</w:t>
            </w:r>
          </w:p>
        </w:tc>
        <w:tc>
          <w:tcPr>
            <w:tcW w:w="7024" w:type="dxa"/>
            <w:shd w:val="clear" w:color="000000" w:fill="FFFFFF"/>
          </w:tcPr>
          <w:p w14:paraId="47AFECD5" w14:textId="07939BB2" w:rsidR="0062394C" w:rsidRPr="004342C6" w:rsidRDefault="0062394C" w:rsidP="00C60412">
            <w:pPr>
              <w:rPr>
                <w:rFonts w:cs="Arial"/>
              </w:rPr>
            </w:pPr>
            <w:r w:rsidRPr="004342C6">
              <w:rPr>
                <w:rFonts w:cs="Arial"/>
              </w:rPr>
              <w:t xml:space="preserve">The system shall consider member as </w:t>
            </w:r>
            <w:r w:rsidR="00F85401">
              <w:rPr>
                <w:rFonts w:cs="Arial"/>
              </w:rPr>
              <w:t xml:space="preserve">an </w:t>
            </w:r>
            <w:r w:rsidRPr="004342C6">
              <w:rPr>
                <w:rFonts w:cs="Arial"/>
              </w:rPr>
              <w:t xml:space="preserve">immigrant (QLP, QAB, ILP, NQP) if the member self-attested to be an immigrant and information is NOT verified with Hub services </w:t>
            </w:r>
          </w:p>
        </w:tc>
      </w:tr>
      <w:tr w:rsidR="0062394C" w:rsidRPr="004342C6" w14:paraId="0A026FB8" w14:textId="77777777" w:rsidTr="00BB74F1">
        <w:trPr>
          <w:trHeight w:val="314"/>
        </w:trPr>
        <w:tc>
          <w:tcPr>
            <w:tcW w:w="2246" w:type="dxa"/>
            <w:shd w:val="clear" w:color="000000" w:fill="FFFFFF"/>
          </w:tcPr>
          <w:p w14:paraId="5BEACA6C" w14:textId="712FAFF4" w:rsidR="0062394C" w:rsidRPr="004342C6" w:rsidRDefault="0062394C" w:rsidP="0062394C">
            <w:pPr>
              <w:contextualSpacing w:val="0"/>
              <w:jc w:val="center"/>
              <w:rPr>
                <w:rFonts w:eastAsia="Times New Roman" w:cs="Arial"/>
                <w:color w:val="000000"/>
              </w:rPr>
            </w:pPr>
            <w:r w:rsidRPr="004342C6">
              <w:rPr>
                <w:rFonts w:eastAsia="Times New Roman" w:cs="Arial"/>
                <w:color w:val="000000"/>
              </w:rPr>
              <w:t>MHPD.FR.03.00</w:t>
            </w:r>
            <w:r w:rsidR="005C04BC" w:rsidRPr="004342C6">
              <w:rPr>
                <w:rFonts w:eastAsia="Times New Roman" w:cs="Arial"/>
                <w:color w:val="000000"/>
              </w:rPr>
              <w:t>6</w:t>
            </w:r>
          </w:p>
        </w:tc>
        <w:tc>
          <w:tcPr>
            <w:tcW w:w="7024" w:type="dxa"/>
            <w:shd w:val="clear" w:color="000000" w:fill="FFFFFF"/>
          </w:tcPr>
          <w:p w14:paraId="52D132D3" w14:textId="44C8AA92" w:rsidR="0062394C" w:rsidRPr="004342C6" w:rsidRDefault="0062394C" w:rsidP="0062394C">
            <w:pPr>
              <w:rPr>
                <w:rFonts w:cs="Arial"/>
              </w:rPr>
            </w:pPr>
            <w:r w:rsidRPr="004342C6">
              <w:rPr>
                <w:rFonts w:cs="Arial"/>
              </w:rPr>
              <w:t xml:space="preserve">The system shall consider the </w:t>
            </w:r>
            <w:r w:rsidRPr="004342C6">
              <w:rPr>
                <w:rFonts w:cs="Arial"/>
                <w:noProof/>
              </w:rPr>
              <w:t>latest</w:t>
            </w:r>
            <w:r w:rsidRPr="004342C6">
              <w:rPr>
                <w:rFonts w:cs="Arial"/>
              </w:rPr>
              <w:t xml:space="preserve"> immigration status received from HUB (VLP response) in case </w:t>
            </w:r>
            <w:r w:rsidR="00F85401">
              <w:rPr>
                <w:rFonts w:cs="Arial"/>
              </w:rPr>
              <w:t xml:space="preserve">the </w:t>
            </w:r>
            <w:r w:rsidR="00C60412" w:rsidRPr="004342C6">
              <w:rPr>
                <w:rFonts w:cs="Arial"/>
              </w:rPr>
              <w:t xml:space="preserve">defined </w:t>
            </w:r>
            <w:r w:rsidR="007A7972" w:rsidRPr="004342C6">
              <w:rPr>
                <w:rFonts w:cs="Arial"/>
              </w:rPr>
              <w:t>timeline</w:t>
            </w:r>
            <w:r w:rsidR="00C60412" w:rsidRPr="004342C6">
              <w:rPr>
                <w:rFonts w:cs="Arial"/>
              </w:rPr>
              <w:t xml:space="preserve"> is expired</w:t>
            </w:r>
          </w:p>
          <w:p w14:paraId="11804BE1" w14:textId="77777777" w:rsidR="00A1424C" w:rsidRPr="004342C6" w:rsidRDefault="00A1424C" w:rsidP="0062394C">
            <w:pPr>
              <w:rPr>
                <w:rFonts w:cs="Arial"/>
              </w:rPr>
            </w:pPr>
          </w:p>
          <w:p w14:paraId="54B39FB3" w14:textId="5727C03A" w:rsidR="00A1424C" w:rsidRPr="004342C6" w:rsidRDefault="00A1424C" w:rsidP="0062394C">
            <w:pPr>
              <w:rPr>
                <w:rFonts w:cs="Arial"/>
              </w:rPr>
            </w:pPr>
            <w:r w:rsidRPr="004342C6">
              <w:rPr>
                <w:rFonts w:cs="Arial"/>
                <w:b/>
                <w:bCs/>
              </w:rPr>
              <w:t>Note</w:t>
            </w:r>
            <w:r w:rsidRPr="004342C6">
              <w:rPr>
                <w:rFonts w:cs="Arial"/>
              </w:rPr>
              <w:t xml:space="preserve">: Please refer </w:t>
            </w:r>
            <w:r w:rsidR="00F85401">
              <w:rPr>
                <w:rFonts w:cs="Arial"/>
              </w:rPr>
              <w:t xml:space="preserve">to the </w:t>
            </w:r>
            <w:hyperlink w:anchor="_Toc511054668" w:history="1">
              <w:r w:rsidRPr="004342C6">
                <w:rPr>
                  <w:rStyle w:val="Hyperlink"/>
                  <w:rFonts w:cs="Arial"/>
                </w:rPr>
                <w:t>VLP document</w:t>
              </w:r>
            </w:hyperlink>
            <w:r w:rsidRPr="004342C6">
              <w:rPr>
                <w:rFonts w:cs="Arial"/>
              </w:rPr>
              <w:t xml:space="preserve"> for more details for </w:t>
            </w:r>
            <w:r w:rsidR="00F85401">
              <w:rPr>
                <w:rFonts w:cs="Arial"/>
              </w:rPr>
              <w:t xml:space="preserve">an </w:t>
            </w:r>
            <w:r w:rsidRPr="004342C6">
              <w:rPr>
                <w:rFonts w:cs="Arial"/>
              </w:rPr>
              <w:t xml:space="preserve">immigration status to be used in PD. </w:t>
            </w:r>
          </w:p>
        </w:tc>
      </w:tr>
      <w:tr w:rsidR="0062394C" w:rsidRPr="004342C6" w14:paraId="0DADA88D" w14:textId="77777777" w:rsidTr="002E31E7">
        <w:trPr>
          <w:trHeight w:val="70"/>
        </w:trPr>
        <w:tc>
          <w:tcPr>
            <w:tcW w:w="2246" w:type="dxa"/>
            <w:shd w:val="clear" w:color="000000" w:fill="FFFFFF"/>
          </w:tcPr>
          <w:p w14:paraId="1A84A995" w14:textId="7A3AB256" w:rsidR="0062394C" w:rsidRPr="004342C6" w:rsidRDefault="0062394C" w:rsidP="0062394C">
            <w:pPr>
              <w:contextualSpacing w:val="0"/>
              <w:jc w:val="center"/>
              <w:rPr>
                <w:rFonts w:eastAsia="Times New Roman" w:cs="Arial"/>
                <w:color w:val="000000"/>
              </w:rPr>
            </w:pPr>
            <w:r w:rsidRPr="004342C6">
              <w:rPr>
                <w:rFonts w:eastAsia="Times New Roman" w:cs="Arial"/>
                <w:color w:val="000000"/>
              </w:rPr>
              <w:t>MHPD.FR.03.00</w:t>
            </w:r>
            <w:r w:rsidR="005C04BC" w:rsidRPr="004342C6">
              <w:rPr>
                <w:rFonts w:eastAsia="Times New Roman" w:cs="Arial"/>
                <w:color w:val="000000"/>
              </w:rPr>
              <w:t>7</w:t>
            </w:r>
          </w:p>
        </w:tc>
        <w:tc>
          <w:tcPr>
            <w:tcW w:w="7024" w:type="dxa"/>
            <w:shd w:val="clear" w:color="000000" w:fill="FFFFFF"/>
          </w:tcPr>
          <w:p w14:paraId="41E1C775" w14:textId="5FB6730C" w:rsidR="0062394C" w:rsidRPr="004342C6" w:rsidRDefault="007A7972" w:rsidP="007A7972">
            <w:pPr>
              <w:rPr>
                <w:rFonts w:cs="Arial"/>
              </w:rPr>
            </w:pPr>
            <w:r w:rsidRPr="004342C6">
              <w:rPr>
                <w:rFonts w:cs="Arial"/>
              </w:rPr>
              <w:t xml:space="preserve">The system shall consider </w:t>
            </w:r>
            <w:r w:rsidR="00F85401">
              <w:rPr>
                <w:rFonts w:cs="Arial"/>
              </w:rPr>
              <w:t xml:space="preserve">a </w:t>
            </w:r>
            <w:r w:rsidRPr="004342C6">
              <w:rPr>
                <w:rFonts w:cs="Arial"/>
              </w:rPr>
              <w:t xml:space="preserve">member’s immigration status as UND if the system does not receive any immigration status from </w:t>
            </w:r>
            <w:r w:rsidR="00F85401">
              <w:rPr>
                <w:rFonts w:cs="Arial"/>
              </w:rPr>
              <w:t xml:space="preserve">the </w:t>
            </w:r>
            <w:r w:rsidRPr="004342C6">
              <w:rPr>
                <w:rFonts w:cs="Arial"/>
              </w:rPr>
              <w:t>HUB</w:t>
            </w:r>
            <w:r w:rsidR="00F85401">
              <w:rPr>
                <w:rFonts w:cs="Arial"/>
              </w:rPr>
              <w:t>,</w:t>
            </w:r>
            <w:r w:rsidRPr="004342C6">
              <w:rPr>
                <w:rFonts w:cs="Arial"/>
              </w:rPr>
              <w:t xml:space="preserve"> and </w:t>
            </w:r>
            <w:r w:rsidR="00F85401">
              <w:rPr>
                <w:rFonts w:cs="Arial"/>
              </w:rPr>
              <w:t xml:space="preserve">the </w:t>
            </w:r>
            <w:r w:rsidRPr="004342C6">
              <w:rPr>
                <w:rFonts w:cs="Arial"/>
              </w:rPr>
              <w:t>defined timeline is expired.</w:t>
            </w:r>
          </w:p>
        </w:tc>
      </w:tr>
    </w:tbl>
    <w:p w14:paraId="5F887D61" w14:textId="792027F4" w:rsidR="00B41689" w:rsidRPr="004342C6" w:rsidRDefault="00B41689" w:rsidP="00B41689">
      <w:pPr>
        <w:pStyle w:val="Table"/>
        <w:ind w:firstLine="360"/>
        <w:rPr>
          <w:rFonts w:ascii="Arial" w:hAnsi="Arial" w:cs="Arial"/>
        </w:rPr>
      </w:pPr>
      <w:r w:rsidRPr="004342C6">
        <w:rPr>
          <w:rFonts w:ascii="Arial" w:hAnsi="Arial" w:cs="Arial"/>
          <w:color w:val="auto"/>
        </w:rPr>
        <w:t xml:space="preserve"> </w:t>
      </w:r>
    </w:p>
    <w:p w14:paraId="123EE495" w14:textId="77777777" w:rsidR="00B41689" w:rsidRPr="004342C6" w:rsidRDefault="00B41689" w:rsidP="00B41689">
      <w:pPr>
        <w:pStyle w:val="Heading3"/>
        <w:numPr>
          <w:ilvl w:val="2"/>
          <w:numId w:val="13"/>
        </w:numPr>
        <w:rPr>
          <w:rFonts w:ascii="Arial" w:hAnsi="Arial" w:cs="Arial"/>
        </w:rPr>
      </w:pPr>
      <w:bookmarkStart w:id="209" w:name="_Toc94634406"/>
      <w:r w:rsidRPr="004342C6">
        <w:rPr>
          <w:rFonts w:ascii="Arial" w:hAnsi="Arial" w:cs="Arial"/>
        </w:rPr>
        <w:t>Transaction /SSO Information</w:t>
      </w:r>
      <w:bookmarkEnd w:id="209"/>
    </w:p>
    <w:p w14:paraId="11D3E2A7" w14:textId="77777777" w:rsidR="00B41689" w:rsidRPr="004342C6" w:rsidRDefault="00B41689" w:rsidP="00B41689">
      <w:pPr>
        <w:pStyle w:val="Hints"/>
        <w:spacing w:after="200"/>
        <w:ind w:left="450"/>
        <w:rPr>
          <w:rFonts w:eastAsiaTheme="minorHAnsi" w:cs="Arial"/>
          <w:color w:val="auto"/>
          <w:sz w:val="22"/>
          <w:szCs w:val="22"/>
        </w:rPr>
      </w:pPr>
      <w:r w:rsidRPr="004342C6">
        <w:rPr>
          <w:rFonts w:eastAsiaTheme="minorHAnsi" w:cs="Arial"/>
          <w:color w:val="auto"/>
          <w:sz w:val="22"/>
          <w:szCs w:val="22"/>
        </w:rPr>
        <w:lastRenderedPageBreak/>
        <w:t>Not Applicable</w:t>
      </w:r>
    </w:p>
    <w:p w14:paraId="08AACED4" w14:textId="77777777" w:rsidR="00B41689" w:rsidRPr="004342C6" w:rsidRDefault="00B41689" w:rsidP="00B41689">
      <w:pPr>
        <w:pStyle w:val="Heading3"/>
        <w:numPr>
          <w:ilvl w:val="2"/>
          <w:numId w:val="13"/>
        </w:numPr>
        <w:rPr>
          <w:rFonts w:ascii="Arial" w:hAnsi="Arial" w:cs="Arial"/>
        </w:rPr>
      </w:pPr>
      <w:bookmarkStart w:id="210" w:name="_Toc94634407"/>
      <w:r w:rsidRPr="004342C6">
        <w:rPr>
          <w:rFonts w:ascii="Arial" w:hAnsi="Arial" w:cs="Arial"/>
        </w:rPr>
        <w:t>Special Design Consideration</w:t>
      </w:r>
      <w:bookmarkEnd w:id="210"/>
    </w:p>
    <w:p w14:paraId="484F31AA" w14:textId="77777777" w:rsidR="007A7972" w:rsidRPr="004342C6" w:rsidRDefault="007A7972" w:rsidP="004342C6">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DE734AC" w14:textId="77777777" w:rsidR="00B41689" w:rsidRPr="004342C6" w:rsidRDefault="00B41689" w:rsidP="00B41689">
      <w:pPr>
        <w:pStyle w:val="Heading3"/>
        <w:numPr>
          <w:ilvl w:val="2"/>
          <w:numId w:val="13"/>
        </w:numPr>
        <w:rPr>
          <w:rFonts w:ascii="Arial" w:hAnsi="Arial" w:cs="Arial"/>
        </w:rPr>
      </w:pPr>
      <w:bookmarkStart w:id="211" w:name="_Toc94634408"/>
      <w:r w:rsidRPr="004342C6">
        <w:rPr>
          <w:rFonts w:ascii="Arial" w:hAnsi="Arial" w:cs="Arial"/>
        </w:rPr>
        <w:t>Acceptance Criteria</w:t>
      </w:r>
      <w:bookmarkEnd w:id="211"/>
    </w:p>
    <w:p w14:paraId="36EF5375" w14:textId="6FF5A612" w:rsidR="0062394C" w:rsidRPr="004342C6" w:rsidRDefault="007A7972" w:rsidP="001C1D81">
      <w:pPr>
        <w:pStyle w:val="ListParagraph"/>
        <w:numPr>
          <w:ilvl w:val="0"/>
          <w:numId w:val="27"/>
        </w:numPr>
        <w:contextualSpacing w:val="0"/>
        <w:rPr>
          <w:rFonts w:cs="Arial"/>
        </w:rPr>
      </w:pPr>
      <w:r w:rsidRPr="004342C6">
        <w:rPr>
          <w:rFonts w:cs="Arial"/>
        </w:rPr>
        <w:t>T</w:t>
      </w:r>
      <w:r w:rsidR="00BF1D73" w:rsidRPr="004342C6">
        <w:rPr>
          <w:rFonts w:cs="Arial"/>
        </w:rPr>
        <w:t>he system should work as per the flow, UI design, functional requirements, and special design considerations defined above in the use case.</w:t>
      </w:r>
    </w:p>
    <w:p w14:paraId="4925DD98" w14:textId="449243EA" w:rsidR="0062394C" w:rsidRPr="004342C6" w:rsidRDefault="0062394C">
      <w:pPr>
        <w:contextualSpacing w:val="0"/>
        <w:rPr>
          <w:rFonts w:cs="Arial"/>
        </w:rPr>
      </w:pPr>
      <w:r w:rsidRPr="004342C6">
        <w:rPr>
          <w:rFonts w:cs="Arial"/>
        </w:rPr>
        <w:br w:type="page"/>
      </w:r>
    </w:p>
    <w:p w14:paraId="5519CDB0" w14:textId="326208DF" w:rsidR="0062394C" w:rsidRPr="004342C6" w:rsidRDefault="000670F2" w:rsidP="00DB6AEE">
      <w:pPr>
        <w:pStyle w:val="Heading2"/>
      </w:pPr>
      <w:r w:rsidRPr="004342C6">
        <w:lastRenderedPageBreak/>
        <w:t xml:space="preserve"> </w:t>
      </w:r>
      <w:bookmarkStart w:id="212" w:name="_Toc94634409"/>
      <w:r w:rsidR="0062394C" w:rsidRPr="004342C6">
        <w:t xml:space="preserve">Use Case Id: UC-04 Rules to </w:t>
      </w:r>
      <w:r w:rsidR="00D51419" w:rsidRPr="004342C6">
        <w:t>consider member’s Age</w:t>
      </w:r>
      <w:r w:rsidR="00B550AD" w:rsidRPr="004342C6">
        <w:t xml:space="preserve"> for MassHealth Determination</w:t>
      </w:r>
      <w:bookmarkEnd w:id="212"/>
    </w:p>
    <w:p w14:paraId="59F4A9A2" w14:textId="77777777" w:rsidR="0062394C" w:rsidRPr="004342C6" w:rsidRDefault="0062394C" w:rsidP="0062394C">
      <w:pPr>
        <w:pStyle w:val="Heading3"/>
        <w:numPr>
          <w:ilvl w:val="2"/>
          <w:numId w:val="13"/>
        </w:numPr>
        <w:rPr>
          <w:rFonts w:ascii="Arial" w:hAnsi="Arial" w:cs="Arial"/>
        </w:rPr>
      </w:pPr>
      <w:bookmarkStart w:id="213" w:name="_Toc94634410"/>
      <w:r w:rsidRPr="004342C6">
        <w:rPr>
          <w:rFonts w:ascii="Arial" w:hAnsi="Arial" w:cs="Arial"/>
        </w:rPr>
        <w:t>Description</w:t>
      </w:r>
      <w:bookmarkEnd w:id="213"/>
    </w:p>
    <w:p w14:paraId="1A1C9DBF" w14:textId="30C4C9CC" w:rsidR="0062394C" w:rsidRPr="004342C6" w:rsidRDefault="0062394C" w:rsidP="0062394C">
      <w:pPr>
        <w:ind w:left="450"/>
        <w:rPr>
          <w:rFonts w:cs="Arial"/>
        </w:rPr>
      </w:pPr>
      <w:r w:rsidRPr="004342C6">
        <w:rPr>
          <w:rFonts w:cs="Arial"/>
        </w:rPr>
        <w:t xml:space="preserve">This use case describes how </w:t>
      </w:r>
      <w:r w:rsidR="00F85401">
        <w:rPr>
          <w:rFonts w:cs="Arial"/>
        </w:rPr>
        <w:t xml:space="preserve">the </w:t>
      </w:r>
      <w:r w:rsidRPr="004342C6">
        <w:rPr>
          <w:rFonts w:cs="Arial"/>
        </w:rPr>
        <w:t xml:space="preserve">system </w:t>
      </w:r>
      <w:r w:rsidR="00F85401">
        <w:rPr>
          <w:rFonts w:cs="Arial"/>
        </w:rPr>
        <w:t xml:space="preserve">will </w:t>
      </w:r>
      <w:r w:rsidRPr="004342C6">
        <w:rPr>
          <w:rFonts w:cs="Arial"/>
        </w:rPr>
        <w:t>determine</w:t>
      </w:r>
      <w:r w:rsidR="00F85401">
        <w:rPr>
          <w:rFonts w:cs="Arial"/>
        </w:rPr>
        <w:t xml:space="preserve"> </w:t>
      </w:r>
      <w:r w:rsidRPr="004342C6">
        <w:rPr>
          <w:rFonts w:cs="Arial"/>
        </w:rPr>
        <w:t xml:space="preserve">the </w:t>
      </w:r>
      <w:r w:rsidR="00B550AD" w:rsidRPr="004342C6">
        <w:rPr>
          <w:rFonts w:cs="Arial"/>
        </w:rPr>
        <w:t>age of the member for MassHealth re-determination</w:t>
      </w:r>
    </w:p>
    <w:p w14:paraId="56DC5F75" w14:textId="77777777" w:rsidR="0062394C" w:rsidRPr="004342C6" w:rsidRDefault="0062394C" w:rsidP="0062394C">
      <w:pPr>
        <w:ind w:left="450"/>
        <w:rPr>
          <w:rFonts w:cs="Arial"/>
        </w:rPr>
      </w:pPr>
    </w:p>
    <w:p w14:paraId="5F46F8BF" w14:textId="77777777" w:rsidR="0062394C" w:rsidRPr="004342C6" w:rsidRDefault="0062394C" w:rsidP="0062394C">
      <w:pPr>
        <w:pStyle w:val="Heading3"/>
        <w:numPr>
          <w:ilvl w:val="2"/>
          <w:numId w:val="13"/>
        </w:numPr>
        <w:rPr>
          <w:rFonts w:ascii="Arial" w:hAnsi="Arial" w:cs="Arial"/>
        </w:rPr>
      </w:pPr>
      <w:bookmarkStart w:id="214" w:name="_Toc94634411"/>
      <w:r w:rsidRPr="004342C6">
        <w:rPr>
          <w:rFonts w:ascii="Arial" w:hAnsi="Arial" w:cs="Arial"/>
        </w:rPr>
        <w:t>Related Use case</w:t>
      </w:r>
      <w:bookmarkEnd w:id="214"/>
      <w:r w:rsidRPr="004342C6">
        <w:rPr>
          <w:rFonts w:ascii="Arial" w:hAnsi="Arial" w:cs="Arial"/>
        </w:rPr>
        <w:t xml:space="preserve"> </w:t>
      </w:r>
    </w:p>
    <w:p w14:paraId="40C1B125" w14:textId="77777777" w:rsidR="0062394C" w:rsidRPr="004342C6" w:rsidRDefault="0062394C" w:rsidP="0062394C">
      <w:pPr>
        <w:ind w:firstLine="450"/>
        <w:rPr>
          <w:rFonts w:cs="Arial"/>
        </w:rPr>
      </w:pPr>
      <w:r w:rsidRPr="004342C6">
        <w:rPr>
          <w:rFonts w:cs="Arial"/>
        </w:rPr>
        <w:t>Not applicable</w:t>
      </w:r>
    </w:p>
    <w:p w14:paraId="61B5B8A6" w14:textId="77777777" w:rsidR="0062394C" w:rsidRPr="004342C6" w:rsidRDefault="0062394C" w:rsidP="0062394C">
      <w:pPr>
        <w:rPr>
          <w:rFonts w:cs="Arial"/>
        </w:rPr>
      </w:pPr>
      <w:r w:rsidRPr="004342C6">
        <w:rPr>
          <w:rFonts w:cs="Arial"/>
          <w:i/>
          <w:color w:val="00B050"/>
        </w:rPr>
        <w:t xml:space="preserve">  </w:t>
      </w:r>
    </w:p>
    <w:p w14:paraId="13799AD7" w14:textId="77777777" w:rsidR="0062394C" w:rsidRPr="004342C6" w:rsidRDefault="0062394C" w:rsidP="0062394C">
      <w:pPr>
        <w:pStyle w:val="Heading3"/>
        <w:numPr>
          <w:ilvl w:val="2"/>
          <w:numId w:val="13"/>
        </w:numPr>
        <w:rPr>
          <w:rFonts w:ascii="Arial" w:hAnsi="Arial" w:cs="Arial"/>
        </w:rPr>
      </w:pPr>
      <w:bookmarkStart w:id="215" w:name="_Toc94634412"/>
      <w:r w:rsidRPr="004342C6">
        <w:rPr>
          <w:rFonts w:ascii="Arial" w:hAnsi="Arial" w:cs="Arial"/>
        </w:rPr>
        <w:t>Actor(s)</w:t>
      </w:r>
      <w:bookmarkEnd w:id="215"/>
    </w:p>
    <w:p w14:paraId="3B35D81D" w14:textId="77777777" w:rsidR="0062394C" w:rsidRPr="004342C6" w:rsidRDefault="0062394C" w:rsidP="001C1D81">
      <w:pPr>
        <w:pStyle w:val="ListParagraph"/>
        <w:numPr>
          <w:ilvl w:val="0"/>
          <w:numId w:val="33"/>
        </w:numPr>
        <w:ind w:left="810"/>
        <w:contextualSpacing w:val="0"/>
        <w:rPr>
          <w:rFonts w:cs="Arial"/>
        </w:rPr>
      </w:pPr>
      <w:r w:rsidRPr="004342C6">
        <w:rPr>
          <w:rFonts w:cs="Arial"/>
        </w:rPr>
        <w:t>HIX System</w:t>
      </w:r>
    </w:p>
    <w:p w14:paraId="1BB0983E" w14:textId="77777777" w:rsidR="0062394C" w:rsidRPr="004342C6" w:rsidRDefault="0062394C" w:rsidP="001C1D81">
      <w:pPr>
        <w:pStyle w:val="ListParagraph"/>
        <w:numPr>
          <w:ilvl w:val="0"/>
          <w:numId w:val="33"/>
        </w:numPr>
        <w:ind w:left="810"/>
        <w:contextualSpacing w:val="0"/>
        <w:rPr>
          <w:rFonts w:cs="Arial"/>
        </w:rPr>
      </w:pPr>
      <w:r w:rsidRPr="004342C6">
        <w:rPr>
          <w:rFonts w:cs="Arial"/>
        </w:rPr>
        <w:t>Individual User</w:t>
      </w:r>
    </w:p>
    <w:p w14:paraId="60CD55D8" w14:textId="77777777" w:rsidR="0062394C" w:rsidRPr="004342C6" w:rsidRDefault="0062394C" w:rsidP="001C1D81">
      <w:pPr>
        <w:pStyle w:val="ListParagraph"/>
        <w:numPr>
          <w:ilvl w:val="0"/>
          <w:numId w:val="33"/>
        </w:numPr>
        <w:ind w:left="810"/>
        <w:contextualSpacing w:val="0"/>
        <w:rPr>
          <w:rFonts w:cs="Arial"/>
        </w:rPr>
      </w:pPr>
      <w:r w:rsidRPr="004342C6">
        <w:rPr>
          <w:rFonts w:cs="Arial"/>
        </w:rPr>
        <w:t xml:space="preserve">Assistor portal users </w:t>
      </w:r>
    </w:p>
    <w:p w14:paraId="406318B5" w14:textId="77777777" w:rsidR="0062394C" w:rsidRPr="004342C6" w:rsidRDefault="0062394C" w:rsidP="004342C6">
      <w:pPr>
        <w:pStyle w:val="ListParagraph"/>
        <w:numPr>
          <w:ilvl w:val="0"/>
          <w:numId w:val="20"/>
        </w:numPr>
        <w:contextualSpacing w:val="0"/>
        <w:rPr>
          <w:rFonts w:cs="Arial"/>
        </w:rPr>
      </w:pPr>
      <w:r w:rsidRPr="004342C6">
        <w:rPr>
          <w:rFonts w:cs="Arial"/>
        </w:rPr>
        <w:t>CAC User</w:t>
      </w:r>
    </w:p>
    <w:p w14:paraId="34B7BE68" w14:textId="77777777" w:rsidR="0062394C" w:rsidRPr="004342C6" w:rsidRDefault="0062394C" w:rsidP="004342C6">
      <w:pPr>
        <w:pStyle w:val="ListParagraph"/>
        <w:numPr>
          <w:ilvl w:val="0"/>
          <w:numId w:val="20"/>
        </w:numPr>
        <w:contextualSpacing w:val="0"/>
        <w:rPr>
          <w:rFonts w:cs="Arial"/>
        </w:rPr>
      </w:pPr>
      <w:r w:rsidRPr="004342C6">
        <w:rPr>
          <w:rFonts w:cs="Arial"/>
        </w:rPr>
        <w:t>Navigator User</w:t>
      </w:r>
    </w:p>
    <w:p w14:paraId="08106FC8" w14:textId="77777777" w:rsidR="0062394C" w:rsidRPr="004342C6" w:rsidRDefault="0062394C" w:rsidP="001C1D81">
      <w:pPr>
        <w:pStyle w:val="ListParagraph"/>
        <w:numPr>
          <w:ilvl w:val="0"/>
          <w:numId w:val="33"/>
        </w:numPr>
        <w:ind w:left="810"/>
        <w:contextualSpacing w:val="0"/>
        <w:rPr>
          <w:rFonts w:cs="Arial"/>
        </w:rPr>
      </w:pPr>
      <w:r w:rsidRPr="004342C6">
        <w:rPr>
          <w:rFonts w:cs="Arial"/>
        </w:rPr>
        <w:t>The following Agent Portal User(s):</w:t>
      </w:r>
    </w:p>
    <w:p w14:paraId="799CF085" w14:textId="77777777" w:rsidR="0062394C" w:rsidRPr="004342C6" w:rsidRDefault="0062394C" w:rsidP="004342C6">
      <w:pPr>
        <w:pStyle w:val="ListParagraph"/>
        <w:numPr>
          <w:ilvl w:val="0"/>
          <w:numId w:val="20"/>
        </w:numPr>
        <w:contextualSpacing w:val="0"/>
        <w:rPr>
          <w:rFonts w:cs="Arial"/>
        </w:rPr>
      </w:pPr>
      <w:r w:rsidRPr="004342C6">
        <w:rPr>
          <w:rFonts w:cs="Arial"/>
        </w:rPr>
        <w:t>Back Office User</w:t>
      </w:r>
    </w:p>
    <w:p w14:paraId="14C4063F" w14:textId="77777777" w:rsidR="0062394C" w:rsidRPr="004342C6" w:rsidRDefault="0062394C" w:rsidP="004342C6">
      <w:pPr>
        <w:pStyle w:val="ListParagraph"/>
        <w:numPr>
          <w:ilvl w:val="0"/>
          <w:numId w:val="20"/>
        </w:numPr>
        <w:contextualSpacing w:val="0"/>
        <w:rPr>
          <w:rFonts w:cs="Arial"/>
        </w:rPr>
      </w:pPr>
      <w:r w:rsidRPr="004342C6">
        <w:rPr>
          <w:rFonts w:cs="Arial"/>
        </w:rPr>
        <w:t>Super User/MED_BO User</w:t>
      </w:r>
    </w:p>
    <w:p w14:paraId="3F304FF7" w14:textId="77777777" w:rsidR="0062394C" w:rsidRPr="004342C6" w:rsidRDefault="0062394C" w:rsidP="004342C6">
      <w:pPr>
        <w:pStyle w:val="ListParagraph"/>
        <w:numPr>
          <w:ilvl w:val="0"/>
          <w:numId w:val="20"/>
        </w:numPr>
        <w:contextualSpacing w:val="0"/>
        <w:rPr>
          <w:rFonts w:cs="Arial"/>
        </w:rPr>
      </w:pPr>
      <w:r w:rsidRPr="004342C6">
        <w:rPr>
          <w:rFonts w:cs="Arial"/>
        </w:rPr>
        <w:t>CSR User</w:t>
      </w:r>
    </w:p>
    <w:p w14:paraId="3B788F99" w14:textId="77777777" w:rsidR="0062394C" w:rsidRPr="004342C6" w:rsidRDefault="0062394C" w:rsidP="004342C6">
      <w:pPr>
        <w:pStyle w:val="ListParagraph"/>
        <w:numPr>
          <w:ilvl w:val="0"/>
          <w:numId w:val="20"/>
        </w:numPr>
        <w:contextualSpacing w:val="0"/>
        <w:rPr>
          <w:rFonts w:cs="Arial"/>
        </w:rPr>
      </w:pPr>
      <w:r w:rsidRPr="004342C6">
        <w:rPr>
          <w:rFonts w:cs="Arial"/>
        </w:rPr>
        <w:t>TPL User</w:t>
      </w:r>
    </w:p>
    <w:p w14:paraId="1B29A465" w14:textId="77777777" w:rsidR="0062394C" w:rsidRPr="004342C6" w:rsidRDefault="0062394C" w:rsidP="004342C6">
      <w:pPr>
        <w:pStyle w:val="ListParagraph"/>
        <w:numPr>
          <w:ilvl w:val="0"/>
          <w:numId w:val="20"/>
        </w:numPr>
        <w:contextualSpacing w:val="0"/>
        <w:rPr>
          <w:rFonts w:cs="Arial"/>
        </w:rPr>
      </w:pPr>
      <w:r w:rsidRPr="004342C6">
        <w:rPr>
          <w:rFonts w:cs="Arial"/>
        </w:rPr>
        <w:t>TPL Super User</w:t>
      </w:r>
    </w:p>
    <w:p w14:paraId="279478EE" w14:textId="77777777" w:rsidR="0062394C" w:rsidRPr="004342C6" w:rsidRDefault="0062394C" w:rsidP="004342C6">
      <w:pPr>
        <w:pStyle w:val="ListParagraph"/>
        <w:numPr>
          <w:ilvl w:val="0"/>
          <w:numId w:val="20"/>
        </w:numPr>
        <w:contextualSpacing w:val="0"/>
        <w:rPr>
          <w:rFonts w:cs="Arial"/>
        </w:rPr>
      </w:pPr>
      <w:r w:rsidRPr="004342C6">
        <w:rPr>
          <w:rFonts w:cs="Arial"/>
        </w:rPr>
        <w:t>TPL_BO User</w:t>
      </w:r>
    </w:p>
    <w:p w14:paraId="05F00BD2" w14:textId="77777777" w:rsidR="0062394C" w:rsidRPr="004342C6" w:rsidRDefault="0062394C" w:rsidP="004342C6">
      <w:pPr>
        <w:pStyle w:val="ListParagraph"/>
        <w:numPr>
          <w:ilvl w:val="0"/>
          <w:numId w:val="20"/>
        </w:numPr>
        <w:contextualSpacing w:val="0"/>
        <w:rPr>
          <w:rFonts w:cs="Arial"/>
        </w:rPr>
      </w:pPr>
      <w:r w:rsidRPr="004342C6">
        <w:rPr>
          <w:rFonts w:cs="Arial"/>
        </w:rPr>
        <w:t>Advanced CSR User</w:t>
      </w:r>
    </w:p>
    <w:p w14:paraId="65022418" w14:textId="77777777" w:rsidR="0062394C" w:rsidRPr="004342C6" w:rsidRDefault="0062394C" w:rsidP="0062394C">
      <w:pPr>
        <w:rPr>
          <w:rFonts w:cs="Arial"/>
        </w:rPr>
      </w:pPr>
      <w:r w:rsidRPr="004342C6">
        <w:rPr>
          <w:rFonts w:cs="Arial"/>
          <w:i/>
          <w:color w:val="00B050"/>
        </w:rPr>
        <w:t xml:space="preserve">  </w:t>
      </w:r>
    </w:p>
    <w:p w14:paraId="1E2F9E63" w14:textId="77777777" w:rsidR="0062394C" w:rsidRPr="004342C6" w:rsidRDefault="0062394C" w:rsidP="0062394C">
      <w:pPr>
        <w:pStyle w:val="Heading3"/>
        <w:numPr>
          <w:ilvl w:val="2"/>
          <w:numId w:val="13"/>
        </w:numPr>
        <w:rPr>
          <w:rFonts w:ascii="Arial" w:hAnsi="Arial" w:cs="Arial"/>
        </w:rPr>
      </w:pPr>
      <w:bookmarkStart w:id="216" w:name="_Toc94634413"/>
      <w:r w:rsidRPr="004342C6">
        <w:rPr>
          <w:rFonts w:ascii="Arial" w:hAnsi="Arial" w:cs="Arial"/>
        </w:rPr>
        <w:t>Trigger(s)</w:t>
      </w:r>
      <w:bookmarkEnd w:id="216"/>
    </w:p>
    <w:p w14:paraId="217039C9" w14:textId="7356174D" w:rsidR="0062394C" w:rsidRPr="004342C6" w:rsidRDefault="00224135" w:rsidP="00320B54">
      <w:pPr>
        <w:pStyle w:val="ListParagraph"/>
        <w:numPr>
          <w:ilvl w:val="0"/>
          <w:numId w:val="358"/>
        </w:numPr>
        <w:contextualSpacing w:val="0"/>
        <w:rPr>
          <w:rFonts w:cs="Arial"/>
        </w:rPr>
      </w:pPr>
      <w:r w:rsidRPr="004342C6">
        <w:rPr>
          <w:rFonts w:cs="Arial"/>
        </w:rPr>
        <w:t>There is an eligibility determination through any systematic process</w:t>
      </w:r>
      <w:r w:rsidR="00F85401">
        <w:rPr>
          <w:rFonts w:cs="Arial"/>
        </w:rPr>
        <w:t>,</w:t>
      </w:r>
      <w:r w:rsidRPr="004342C6">
        <w:rPr>
          <w:rFonts w:cs="Arial"/>
        </w:rPr>
        <w:t xml:space="preserve"> i.e.</w:t>
      </w:r>
      <w:r w:rsidR="00F85401">
        <w:rPr>
          <w:rFonts w:cs="Arial"/>
        </w:rPr>
        <w:t>,</w:t>
      </w:r>
      <w:r w:rsidRPr="004342C6">
        <w:rPr>
          <w:rFonts w:cs="Arial"/>
        </w:rPr>
        <w:t xml:space="preserve"> batch determination, Back office determination, Renewals, PDM, timeclock expiration.</w:t>
      </w:r>
    </w:p>
    <w:p w14:paraId="3E2D0BCC" w14:textId="77777777" w:rsidR="000411E3" w:rsidRPr="004342C6" w:rsidRDefault="000411E3" w:rsidP="000411E3">
      <w:pPr>
        <w:pStyle w:val="ListParagraph"/>
        <w:ind w:left="360"/>
        <w:contextualSpacing w:val="0"/>
        <w:rPr>
          <w:rFonts w:cs="Arial"/>
        </w:rPr>
      </w:pPr>
    </w:p>
    <w:p w14:paraId="6965A7A3" w14:textId="77777777" w:rsidR="0062394C" w:rsidRPr="004342C6" w:rsidRDefault="0062394C" w:rsidP="0062394C">
      <w:pPr>
        <w:pStyle w:val="Heading3"/>
        <w:numPr>
          <w:ilvl w:val="2"/>
          <w:numId w:val="13"/>
        </w:numPr>
        <w:rPr>
          <w:rFonts w:ascii="Arial" w:hAnsi="Arial" w:cs="Arial"/>
        </w:rPr>
      </w:pPr>
      <w:bookmarkStart w:id="217" w:name="_Toc94634414"/>
      <w:r w:rsidRPr="004342C6">
        <w:rPr>
          <w:rFonts w:ascii="Arial" w:hAnsi="Arial" w:cs="Arial"/>
        </w:rPr>
        <w:t>Precondition(s)</w:t>
      </w:r>
      <w:bookmarkEnd w:id="217"/>
    </w:p>
    <w:p w14:paraId="5FE935C1" w14:textId="1731B077" w:rsidR="000411E3" w:rsidRPr="004342C6" w:rsidRDefault="000411E3" w:rsidP="001C1D81">
      <w:pPr>
        <w:pStyle w:val="ListParagraph"/>
        <w:numPr>
          <w:ilvl w:val="0"/>
          <w:numId w:val="34"/>
        </w:numPr>
        <w:ind w:left="810"/>
        <w:contextualSpacing w:val="0"/>
        <w:rPr>
          <w:rFonts w:cs="Arial"/>
        </w:rPr>
      </w:pPr>
      <w:r w:rsidRPr="004342C6">
        <w:rPr>
          <w:rFonts w:cs="Arial"/>
        </w:rPr>
        <w:t xml:space="preserve">Eligibility is determined/re-determined through </w:t>
      </w:r>
      <w:r w:rsidR="00F85401">
        <w:rPr>
          <w:rFonts w:cs="Arial"/>
        </w:rPr>
        <w:t xml:space="preserve">the </w:t>
      </w:r>
      <w:r w:rsidRPr="004342C6">
        <w:rPr>
          <w:rFonts w:cs="Arial"/>
        </w:rPr>
        <w:t>following process</w:t>
      </w:r>
      <w:r w:rsidR="00F85401">
        <w:rPr>
          <w:rFonts w:cs="Arial"/>
        </w:rPr>
        <w:t>:</w:t>
      </w:r>
    </w:p>
    <w:p w14:paraId="10C0151E" w14:textId="77777777" w:rsidR="000411E3" w:rsidRPr="004342C6" w:rsidRDefault="000411E3" w:rsidP="00F725DA">
      <w:pPr>
        <w:pStyle w:val="ListParagraph"/>
        <w:numPr>
          <w:ilvl w:val="0"/>
          <w:numId w:val="144"/>
        </w:numPr>
        <w:ind w:left="1260"/>
        <w:rPr>
          <w:rFonts w:cs="Arial"/>
        </w:rPr>
      </w:pPr>
      <w:r w:rsidRPr="004342C6">
        <w:rPr>
          <w:rFonts w:cs="Arial"/>
        </w:rPr>
        <w:t>Individual/Assister (Other/Phone)</w:t>
      </w:r>
    </w:p>
    <w:p w14:paraId="33F6D7DF" w14:textId="77777777" w:rsidR="000411E3" w:rsidRPr="004342C6" w:rsidRDefault="000411E3" w:rsidP="00F725DA">
      <w:pPr>
        <w:pStyle w:val="ListParagraph"/>
        <w:numPr>
          <w:ilvl w:val="0"/>
          <w:numId w:val="144"/>
        </w:numPr>
        <w:ind w:left="1260"/>
        <w:rPr>
          <w:rFonts w:cs="Arial"/>
        </w:rPr>
      </w:pPr>
      <w:r w:rsidRPr="004342C6">
        <w:rPr>
          <w:rFonts w:cs="Arial"/>
        </w:rPr>
        <w:t>Agent (Other/Phone)</w:t>
      </w:r>
    </w:p>
    <w:p w14:paraId="1FC453CA" w14:textId="77777777" w:rsidR="000411E3" w:rsidRPr="004342C6" w:rsidRDefault="000411E3" w:rsidP="00F725DA">
      <w:pPr>
        <w:pStyle w:val="ListParagraph"/>
        <w:numPr>
          <w:ilvl w:val="0"/>
          <w:numId w:val="144"/>
        </w:numPr>
        <w:ind w:left="1260"/>
        <w:rPr>
          <w:rFonts w:cs="Arial"/>
        </w:rPr>
      </w:pPr>
      <w:r w:rsidRPr="004342C6">
        <w:rPr>
          <w:rFonts w:cs="Arial"/>
        </w:rPr>
        <w:t xml:space="preserve">MH Auto Renewal </w:t>
      </w:r>
    </w:p>
    <w:p w14:paraId="49CF34B0" w14:textId="77777777" w:rsidR="000411E3" w:rsidRPr="004342C6" w:rsidRDefault="000411E3" w:rsidP="00F725DA">
      <w:pPr>
        <w:pStyle w:val="ListParagraph"/>
        <w:numPr>
          <w:ilvl w:val="0"/>
          <w:numId w:val="144"/>
        </w:numPr>
        <w:ind w:left="1260"/>
        <w:rPr>
          <w:rFonts w:cs="Arial"/>
        </w:rPr>
      </w:pPr>
      <w:r w:rsidRPr="004342C6">
        <w:rPr>
          <w:rFonts w:cs="Arial"/>
        </w:rPr>
        <w:t>MH Renewal (User submitted)</w:t>
      </w:r>
    </w:p>
    <w:p w14:paraId="2D2528A5" w14:textId="77777777" w:rsidR="000411E3" w:rsidRPr="004342C6" w:rsidRDefault="000411E3" w:rsidP="00F725DA">
      <w:pPr>
        <w:pStyle w:val="ListParagraph"/>
        <w:numPr>
          <w:ilvl w:val="0"/>
          <w:numId w:val="144"/>
        </w:numPr>
        <w:ind w:left="1260"/>
        <w:rPr>
          <w:rFonts w:cs="Arial"/>
        </w:rPr>
      </w:pPr>
      <w:r w:rsidRPr="004342C6">
        <w:rPr>
          <w:rFonts w:cs="Arial"/>
        </w:rPr>
        <w:t xml:space="preserve">CCA Renewal (User submitted) </w:t>
      </w:r>
    </w:p>
    <w:p w14:paraId="0594FA37" w14:textId="2E15EEA4" w:rsidR="000411E3" w:rsidRPr="004342C6" w:rsidRDefault="007A6700" w:rsidP="00F725DA">
      <w:pPr>
        <w:pStyle w:val="ListParagraph"/>
        <w:numPr>
          <w:ilvl w:val="0"/>
          <w:numId w:val="144"/>
        </w:numPr>
        <w:ind w:left="1260"/>
        <w:contextualSpacing w:val="0"/>
        <w:rPr>
          <w:rFonts w:cs="Arial"/>
        </w:rPr>
      </w:pPr>
      <w:r w:rsidRPr="004342C6">
        <w:rPr>
          <w:rFonts w:cs="Arial"/>
        </w:rPr>
        <w:t xml:space="preserve">BO/Batch </w:t>
      </w:r>
      <w:r w:rsidR="000411E3" w:rsidRPr="004342C6">
        <w:rPr>
          <w:rFonts w:cs="Arial"/>
        </w:rPr>
        <w:t>Eligibility Rerun</w:t>
      </w:r>
    </w:p>
    <w:p w14:paraId="3F4FD344" w14:textId="0B641245" w:rsidR="000411E3" w:rsidRPr="004342C6" w:rsidRDefault="00F85401" w:rsidP="001C1D81">
      <w:pPr>
        <w:pStyle w:val="ListParagraph"/>
        <w:numPr>
          <w:ilvl w:val="0"/>
          <w:numId w:val="34"/>
        </w:numPr>
        <w:ind w:left="810"/>
        <w:contextualSpacing w:val="0"/>
        <w:rPr>
          <w:rFonts w:cs="Arial"/>
        </w:rPr>
      </w:pPr>
      <w:r>
        <w:rPr>
          <w:rFonts w:cs="Arial"/>
        </w:rPr>
        <w:t>E</w:t>
      </w:r>
      <w:r w:rsidR="000411E3" w:rsidRPr="004342C6">
        <w:rPr>
          <w:rFonts w:cs="Arial"/>
        </w:rPr>
        <w:t xml:space="preserve">ligibility is determined/Re-determined as </w:t>
      </w:r>
      <w:r>
        <w:rPr>
          <w:rFonts w:cs="Arial"/>
        </w:rPr>
        <w:t xml:space="preserve">the </w:t>
      </w:r>
      <w:r w:rsidR="000411E3" w:rsidRPr="004342C6">
        <w:rPr>
          <w:rFonts w:cs="Arial"/>
        </w:rPr>
        <w:t xml:space="preserve">paper application. </w:t>
      </w:r>
    </w:p>
    <w:p w14:paraId="7468B5E3" w14:textId="232B056A" w:rsidR="000411E3" w:rsidRPr="004342C6" w:rsidRDefault="00F85401" w:rsidP="001C1D81">
      <w:pPr>
        <w:pStyle w:val="ListParagraph"/>
        <w:numPr>
          <w:ilvl w:val="0"/>
          <w:numId w:val="34"/>
        </w:numPr>
        <w:ind w:left="810"/>
        <w:contextualSpacing w:val="0"/>
        <w:rPr>
          <w:rFonts w:cs="Arial"/>
        </w:rPr>
      </w:pPr>
      <w:r>
        <w:rPr>
          <w:rFonts w:cs="Arial"/>
        </w:rPr>
        <w:t>E</w:t>
      </w:r>
      <w:r w:rsidR="000411E3" w:rsidRPr="004342C6">
        <w:rPr>
          <w:rFonts w:cs="Arial"/>
        </w:rPr>
        <w:t>ligibility is determined/Re-determined as part of MH renewal time clock expiry</w:t>
      </w:r>
      <w:r>
        <w:rPr>
          <w:rFonts w:cs="Arial"/>
        </w:rPr>
        <w:t>.</w:t>
      </w:r>
    </w:p>
    <w:p w14:paraId="7016ABAA" w14:textId="6DAF5366" w:rsidR="000411E3" w:rsidRPr="004342C6" w:rsidRDefault="00F85401" w:rsidP="001C1D81">
      <w:pPr>
        <w:pStyle w:val="ListParagraph"/>
        <w:numPr>
          <w:ilvl w:val="0"/>
          <w:numId w:val="34"/>
        </w:numPr>
        <w:ind w:left="810"/>
        <w:contextualSpacing w:val="0"/>
        <w:rPr>
          <w:rFonts w:cs="Arial"/>
        </w:rPr>
      </w:pPr>
      <w:r>
        <w:rPr>
          <w:rFonts w:cs="Arial"/>
        </w:rPr>
        <w:t>E</w:t>
      </w:r>
      <w:r w:rsidR="000411E3" w:rsidRPr="004342C6">
        <w:rPr>
          <w:rFonts w:cs="Arial"/>
        </w:rPr>
        <w:t xml:space="preserve">ligibility is determined/Re-determined as part of CCA Renewal -Preliminary </w:t>
      </w:r>
      <w:r>
        <w:rPr>
          <w:rFonts w:cs="Arial"/>
        </w:rPr>
        <w:t>E</w:t>
      </w:r>
      <w:r w:rsidR="000411E3" w:rsidRPr="004342C6">
        <w:rPr>
          <w:rFonts w:cs="Arial"/>
        </w:rPr>
        <w:t>ligibility Determinatio</w:t>
      </w:r>
      <w:r w:rsidR="004E59A8" w:rsidRPr="004342C6">
        <w:rPr>
          <w:rFonts w:cs="Arial"/>
        </w:rPr>
        <w:t>n.</w:t>
      </w:r>
    </w:p>
    <w:p w14:paraId="6A5525AE" w14:textId="77777777" w:rsidR="0062394C" w:rsidRPr="004342C6" w:rsidRDefault="0062394C" w:rsidP="0062394C">
      <w:pPr>
        <w:pStyle w:val="ListParagraph"/>
        <w:ind w:left="1170"/>
        <w:contextualSpacing w:val="0"/>
        <w:rPr>
          <w:rFonts w:cs="Arial"/>
        </w:rPr>
      </w:pPr>
    </w:p>
    <w:p w14:paraId="5F938037" w14:textId="77777777" w:rsidR="0062394C" w:rsidRPr="004342C6" w:rsidRDefault="0062394C" w:rsidP="0062394C">
      <w:pPr>
        <w:pStyle w:val="Heading3"/>
        <w:numPr>
          <w:ilvl w:val="2"/>
          <w:numId w:val="13"/>
        </w:numPr>
        <w:pBdr>
          <w:bottom w:val="single" w:sz="12" w:space="5" w:color="4C8B3F"/>
        </w:pBdr>
        <w:rPr>
          <w:rFonts w:ascii="Arial" w:hAnsi="Arial" w:cs="Arial"/>
        </w:rPr>
      </w:pPr>
      <w:bookmarkStart w:id="218" w:name="_Toc94634415"/>
      <w:r w:rsidRPr="004342C6">
        <w:rPr>
          <w:rFonts w:ascii="Arial" w:hAnsi="Arial" w:cs="Arial"/>
        </w:rPr>
        <w:lastRenderedPageBreak/>
        <w:t>Postcondition(s)</w:t>
      </w:r>
      <w:bookmarkEnd w:id="218"/>
    </w:p>
    <w:p w14:paraId="64EFF47C" w14:textId="11FF37D2" w:rsidR="000411E3" w:rsidRPr="004342C6" w:rsidRDefault="00B02BC4" w:rsidP="001C1D81">
      <w:pPr>
        <w:pStyle w:val="ListParagraph"/>
        <w:numPr>
          <w:ilvl w:val="0"/>
          <w:numId w:val="35"/>
        </w:numPr>
        <w:ind w:left="810"/>
        <w:contextualSpacing w:val="0"/>
        <w:rPr>
          <w:rFonts w:cs="Arial"/>
        </w:rPr>
      </w:pPr>
      <w:r w:rsidRPr="004342C6">
        <w:rPr>
          <w:rFonts w:cs="Arial"/>
        </w:rPr>
        <w:t>C</w:t>
      </w:r>
      <w:r w:rsidR="000411E3" w:rsidRPr="004342C6">
        <w:rPr>
          <w:rFonts w:cs="Arial"/>
        </w:rPr>
        <w:t>alculate</w:t>
      </w:r>
      <w:r w:rsidRPr="004342C6">
        <w:rPr>
          <w:rFonts w:cs="Arial"/>
        </w:rPr>
        <w:t>d</w:t>
      </w:r>
      <w:r w:rsidR="000411E3" w:rsidRPr="004342C6">
        <w:rPr>
          <w:rFonts w:cs="Arial"/>
        </w:rPr>
        <w:t xml:space="preserve"> the age for MH purpose as “Submission date -DOB” i</w:t>
      </w:r>
      <w:r w:rsidRPr="004342C6">
        <w:rPr>
          <w:rFonts w:cs="Arial"/>
        </w:rPr>
        <w:t>f</w:t>
      </w:r>
      <w:r w:rsidR="000411E3" w:rsidRPr="004342C6">
        <w:rPr>
          <w:rFonts w:cs="Arial"/>
        </w:rPr>
        <w:t xml:space="preserve"> there </w:t>
      </w:r>
      <w:r w:rsidRPr="004342C6">
        <w:rPr>
          <w:rFonts w:cs="Arial"/>
        </w:rPr>
        <w:t>wa</w:t>
      </w:r>
      <w:r w:rsidR="000411E3" w:rsidRPr="004342C6">
        <w:rPr>
          <w:rFonts w:cs="Arial"/>
        </w:rPr>
        <w:t xml:space="preserve">s </w:t>
      </w:r>
      <w:r w:rsidRPr="004342C6">
        <w:rPr>
          <w:rFonts w:cs="Arial"/>
        </w:rPr>
        <w:t xml:space="preserve">determination through </w:t>
      </w:r>
      <w:r w:rsidR="000411E3" w:rsidRPr="004342C6">
        <w:rPr>
          <w:rFonts w:cs="Arial"/>
        </w:rPr>
        <w:t>any of the following sources</w:t>
      </w:r>
      <w:r w:rsidR="00F85401">
        <w:rPr>
          <w:rFonts w:cs="Arial"/>
        </w:rPr>
        <w:t>:</w:t>
      </w:r>
    </w:p>
    <w:p w14:paraId="6483173B" w14:textId="41A3BAFD" w:rsidR="000411E3" w:rsidRPr="004342C6" w:rsidRDefault="000411E3" w:rsidP="00F725DA">
      <w:pPr>
        <w:pStyle w:val="ListParagraph"/>
        <w:numPr>
          <w:ilvl w:val="0"/>
          <w:numId w:val="144"/>
        </w:numPr>
        <w:ind w:left="1260"/>
        <w:rPr>
          <w:rFonts w:cs="Arial"/>
        </w:rPr>
      </w:pPr>
      <w:r w:rsidRPr="004342C6">
        <w:rPr>
          <w:rFonts w:cs="Arial"/>
        </w:rPr>
        <w:t>Individual/Assister (Other/Phone)</w:t>
      </w:r>
    </w:p>
    <w:p w14:paraId="141F18A4" w14:textId="33ED29A0" w:rsidR="000411E3" w:rsidRPr="004342C6" w:rsidRDefault="000411E3" w:rsidP="00F725DA">
      <w:pPr>
        <w:pStyle w:val="ListParagraph"/>
        <w:numPr>
          <w:ilvl w:val="0"/>
          <w:numId w:val="144"/>
        </w:numPr>
        <w:ind w:left="1260"/>
        <w:rPr>
          <w:rFonts w:cs="Arial"/>
        </w:rPr>
      </w:pPr>
      <w:r w:rsidRPr="004342C6">
        <w:rPr>
          <w:rFonts w:cs="Arial"/>
        </w:rPr>
        <w:t>Agent (Other/Phone)</w:t>
      </w:r>
    </w:p>
    <w:p w14:paraId="0800F5C4" w14:textId="5E343D61" w:rsidR="000411E3" w:rsidRPr="004342C6" w:rsidRDefault="000411E3" w:rsidP="00F725DA">
      <w:pPr>
        <w:pStyle w:val="ListParagraph"/>
        <w:numPr>
          <w:ilvl w:val="0"/>
          <w:numId w:val="144"/>
        </w:numPr>
        <w:ind w:left="1260"/>
        <w:rPr>
          <w:rFonts w:cs="Arial"/>
        </w:rPr>
      </w:pPr>
      <w:r w:rsidRPr="004342C6">
        <w:rPr>
          <w:rFonts w:cs="Arial"/>
        </w:rPr>
        <w:t xml:space="preserve">MH Auto Renewal </w:t>
      </w:r>
    </w:p>
    <w:p w14:paraId="27E11DCC" w14:textId="77459F61" w:rsidR="000411E3" w:rsidRPr="004342C6" w:rsidRDefault="007A7972" w:rsidP="00F725DA">
      <w:pPr>
        <w:pStyle w:val="ListParagraph"/>
        <w:numPr>
          <w:ilvl w:val="0"/>
          <w:numId w:val="144"/>
        </w:numPr>
        <w:ind w:left="1260"/>
        <w:rPr>
          <w:rFonts w:cs="Arial"/>
        </w:rPr>
      </w:pPr>
      <w:r w:rsidRPr="004342C6">
        <w:rPr>
          <w:rFonts w:cs="Arial"/>
        </w:rPr>
        <w:t>M</w:t>
      </w:r>
      <w:r w:rsidR="000411E3" w:rsidRPr="004342C6">
        <w:rPr>
          <w:rFonts w:cs="Arial"/>
        </w:rPr>
        <w:t>H Renewal (User submitted)</w:t>
      </w:r>
    </w:p>
    <w:p w14:paraId="0240DA6E" w14:textId="37E5F859" w:rsidR="000411E3" w:rsidRPr="004342C6" w:rsidRDefault="000411E3" w:rsidP="00F725DA">
      <w:pPr>
        <w:pStyle w:val="ListParagraph"/>
        <w:numPr>
          <w:ilvl w:val="0"/>
          <w:numId w:val="144"/>
        </w:numPr>
        <w:ind w:left="1260"/>
        <w:rPr>
          <w:rFonts w:cs="Arial"/>
        </w:rPr>
      </w:pPr>
      <w:r w:rsidRPr="004342C6">
        <w:rPr>
          <w:rFonts w:cs="Arial"/>
        </w:rPr>
        <w:t xml:space="preserve">CCA Renewal (User submitted) </w:t>
      </w:r>
    </w:p>
    <w:p w14:paraId="0D084DBC" w14:textId="0805CCB0" w:rsidR="000411E3" w:rsidRPr="004342C6" w:rsidRDefault="007A6700" w:rsidP="00F725DA">
      <w:pPr>
        <w:pStyle w:val="ListParagraph"/>
        <w:numPr>
          <w:ilvl w:val="0"/>
          <w:numId w:val="144"/>
        </w:numPr>
        <w:ind w:left="1260"/>
        <w:rPr>
          <w:rFonts w:cs="Arial"/>
        </w:rPr>
      </w:pPr>
      <w:r w:rsidRPr="004342C6">
        <w:rPr>
          <w:rFonts w:cs="Arial"/>
        </w:rPr>
        <w:t xml:space="preserve">BO/Batch </w:t>
      </w:r>
      <w:r w:rsidR="000411E3" w:rsidRPr="004342C6">
        <w:rPr>
          <w:rFonts w:cs="Arial"/>
        </w:rPr>
        <w:t>Eligibility Rerun</w:t>
      </w:r>
    </w:p>
    <w:p w14:paraId="59920B8F" w14:textId="4D58A126" w:rsidR="000411E3" w:rsidRPr="004342C6" w:rsidRDefault="00B02BC4" w:rsidP="001C1D81">
      <w:pPr>
        <w:pStyle w:val="ListParagraph"/>
        <w:numPr>
          <w:ilvl w:val="0"/>
          <w:numId w:val="35"/>
        </w:numPr>
        <w:ind w:left="810"/>
        <w:contextualSpacing w:val="0"/>
        <w:rPr>
          <w:rFonts w:cs="Arial"/>
        </w:rPr>
      </w:pPr>
      <w:r w:rsidRPr="004342C6">
        <w:rPr>
          <w:rFonts w:cs="Arial"/>
        </w:rPr>
        <w:t>C</w:t>
      </w:r>
      <w:r w:rsidR="000411E3" w:rsidRPr="004342C6">
        <w:rPr>
          <w:rFonts w:cs="Arial"/>
        </w:rPr>
        <w:t>alculate</w:t>
      </w:r>
      <w:r w:rsidRPr="004342C6">
        <w:rPr>
          <w:rFonts w:cs="Arial"/>
        </w:rPr>
        <w:t>d</w:t>
      </w:r>
      <w:r w:rsidR="000411E3" w:rsidRPr="004342C6">
        <w:rPr>
          <w:rFonts w:cs="Arial"/>
        </w:rPr>
        <w:t xml:space="preserve"> the age for MH purpose as “Submission/finalization date – DOB” when </w:t>
      </w:r>
      <w:r w:rsidR="00F85401">
        <w:rPr>
          <w:rFonts w:cs="Arial"/>
        </w:rPr>
        <w:t xml:space="preserve">the </w:t>
      </w:r>
      <w:r w:rsidR="000411E3" w:rsidRPr="004342C6">
        <w:rPr>
          <w:rFonts w:cs="Arial"/>
        </w:rPr>
        <w:t xml:space="preserve">source of </w:t>
      </w:r>
      <w:r w:rsidR="00F85401">
        <w:rPr>
          <w:rFonts w:cs="Arial"/>
        </w:rPr>
        <w:t xml:space="preserve">the </w:t>
      </w:r>
      <w:r w:rsidR="000411E3" w:rsidRPr="004342C6">
        <w:rPr>
          <w:rFonts w:cs="Arial"/>
        </w:rPr>
        <w:t xml:space="preserve">application </w:t>
      </w:r>
      <w:r w:rsidRPr="004342C6">
        <w:rPr>
          <w:rFonts w:cs="Arial"/>
        </w:rPr>
        <w:t>wa</w:t>
      </w:r>
      <w:r w:rsidR="000411E3" w:rsidRPr="004342C6">
        <w:rPr>
          <w:rFonts w:cs="Arial"/>
        </w:rPr>
        <w:t>s “MH Renewal (Timeclock expiry)”</w:t>
      </w:r>
    </w:p>
    <w:p w14:paraId="38AAAF6C" w14:textId="7A0BDAD1" w:rsidR="0062394C" w:rsidRPr="004342C6" w:rsidRDefault="003A012E" w:rsidP="001C1D81">
      <w:pPr>
        <w:pStyle w:val="ListParagraph"/>
        <w:numPr>
          <w:ilvl w:val="0"/>
          <w:numId w:val="35"/>
        </w:numPr>
        <w:ind w:left="810"/>
        <w:contextualSpacing w:val="0"/>
        <w:rPr>
          <w:rFonts w:cs="Arial"/>
        </w:rPr>
      </w:pPr>
      <w:r w:rsidRPr="004342C6">
        <w:rPr>
          <w:rFonts w:cs="Arial"/>
        </w:rPr>
        <w:t>Calculated</w:t>
      </w:r>
      <w:r w:rsidR="000411E3" w:rsidRPr="004342C6">
        <w:rPr>
          <w:rFonts w:cs="Arial"/>
        </w:rPr>
        <w:t xml:space="preserve"> the age for MH purpose as “Prelim Determination date – DOB” when </w:t>
      </w:r>
      <w:r w:rsidR="00F85401">
        <w:rPr>
          <w:rFonts w:cs="Arial"/>
        </w:rPr>
        <w:t xml:space="preserve">the </w:t>
      </w:r>
      <w:r w:rsidR="000411E3" w:rsidRPr="004342C6">
        <w:rPr>
          <w:rFonts w:cs="Arial"/>
        </w:rPr>
        <w:t xml:space="preserve">source of application submission </w:t>
      </w:r>
      <w:r w:rsidRPr="004342C6">
        <w:rPr>
          <w:rFonts w:cs="Arial"/>
        </w:rPr>
        <w:t>wa</w:t>
      </w:r>
      <w:r w:rsidR="000411E3" w:rsidRPr="004342C6">
        <w:rPr>
          <w:rFonts w:cs="Arial"/>
        </w:rPr>
        <w:t xml:space="preserve">s CCA Renewal -Preliminary eligibility Determination or </w:t>
      </w:r>
      <w:r w:rsidR="00605046" w:rsidRPr="004342C6">
        <w:rPr>
          <w:rFonts w:cs="Arial"/>
        </w:rPr>
        <w:t>CCA Renewal Batch Finalization</w:t>
      </w:r>
      <w:r w:rsidRPr="004342C6">
        <w:rPr>
          <w:rFonts w:cs="Arial"/>
        </w:rPr>
        <w:t>.</w:t>
      </w:r>
    </w:p>
    <w:p w14:paraId="07189C3A" w14:textId="77777777" w:rsidR="0062394C" w:rsidRPr="004342C6" w:rsidRDefault="0062394C" w:rsidP="0062394C">
      <w:pPr>
        <w:contextualSpacing w:val="0"/>
        <w:rPr>
          <w:rFonts w:cs="Arial"/>
        </w:rPr>
      </w:pPr>
    </w:p>
    <w:p w14:paraId="562E1651" w14:textId="77777777" w:rsidR="0062394C" w:rsidRPr="004342C6" w:rsidRDefault="0062394C" w:rsidP="0062394C">
      <w:pPr>
        <w:pStyle w:val="Heading3"/>
        <w:numPr>
          <w:ilvl w:val="2"/>
          <w:numId w:val="13"/>
        </w:numPr>
        <w:rPr>
          <w:rFonts w:ascii="Arial" w:hAnsi="Arial" w:cs="Arial"/>
        </w:rPr>
      </w:pPr>
      <w:bookmarkStart w:id="219" w:name="_Toc94634416"/>
      <w:r w:rsidRPr="004342C6">
        <w:rPr>
          <w:rFonts w:ascii="Arial" w:hAnsi="Arial" w:cs="Arial"/>
        </w:rPr>
        <w:t>Flow of Event(s)</w:t>
      </w:r>
      <w:bookmarkEnd w:id="219"/>
    </w:p>
    <w:p w14:paraId="411AF293" w14:textId="77777777" w:rsidR="0062394C" w:rsidRPr="004342C6" w:rsidRDefault="0062394C" w:rsidP="0062394C">
      <w:pPr>
        <w:ind w:left="360"/>
        <w:rPr>
          <w:rFonts w:cs="Arial"/>
        </w:rPr>
      </w:pPr>
    </w:p>
    <w:p w14:paraId="41D8C061" w14:textId="7880AD6F" w:rsidR="0062394C" w:rsidRPr="004342C6" w:rsidRDefault="0062394C" w:rsidP="009B4CC4">
      <w:pPr>
        <w:pStyle w:val="Heading3"/>
        <w:numPr>
          <w:ilvl w:val="3"/>
          <w:numId w:val="13"/>
        </w:numPr>
        <w:tabs>
          <w:tab w:val="left" w:pos="1890"/>
        </w:tabs>
        <w:rPr>
          <w:rFonts w:ascii="Arial" w:hAnsi="Arial" w:cs="Arial"/>
        </w:rPr>
      </w:pPr>
      <w:bookmarkStart w:id="220" w:name="_Toc94634417"/>
      <w:r w:rsidRPr="004342C6">
        <w:rPr>
          <w:rFonts w:ascii="Arial" w:hAnsi="Arial" w:cs="Arial"/>
        </w:rPr>
        <w:t>Basic Flow</w:t>
      </w:r>
      <w:bookmarkEnd w:id="220"/>
    </w:p>
    <w:p w14:paraId="62F1623F" w14:textId="727FA5CC" w:rsidR="0062394C" w:rsidRPr="004342C6" w:rsidRDefault="000411E3" w:rsidP="00320B54">
      <w:pPr>
        <w:pStyle w:val="ListParagraph"/>
        <w:numPr>
          <w:ilvl w:val="0"/>
          <w:numId w:val="291"/>
        </w:numPr>
        <w:rPr>
          <w:rFonts w:cs="Arial"/>
        </w:rPr>
      </w:pPr>
      <w:r w:rsidRPr="004342C6">
        <w:rPr>
          <w:rFonts w:cs="Arial"/>
        </w:rPr>
        <w:t>Precondition 6.4.5.1</w:t>
      </w:r>
      <w:r w:rsidR="00F85401">
        <w:rPr>
          <w:rFonts w:cs="Arial"/>
        </w:rPr>
        <w:t xml:space="preserve"> applies</w:t>
      </w:r>
      <w:r w:rsidRPr="004342C6">
        <w:rPr>
          <w:rFonts w:cs="Arial"/>
        </w:rPr>
        <w:t xml:space="preserve">. </w:t>
      </w:r>
    </w:p>
    <w:p w14:paraId="29312BE8" w14:textId="0EAB47D2" w:rsidR="009B4CC4" w:rsidRPr="004342C6" w:rsidRDefault="009B4CC4" w:rsidP="00320B54">
      <w:pPr>
        <w:pStyle w:val="ListParagraph"/>
        <w:numPr>
          <w:ilvl w:val="0"/>
          <w:numId w:val="291"/>
        </w:numPr>
        <w:rPr>
          <w:rFonts w:cs="Arial"/>
        </w:rPr>
      </w:pPr>
      <w:r w:rsidRPr="004342C6">
        <w:rPr>
          <w:rFonts w:cs="Arial"/>
        </w:rPr>
        <w:t>The individual user/agent portal user/ assistor portal user attest</w:t>
      </w:r>
      <w:r w:rsidR="00F85401">
        <w:rPr>
          <w:rFonts w:cs="Arial"/>
        </w:rPr>
        <w:t>s</w:t>
      </w:r>
      <w:r w:rsidRPr="004342C6">
        <w:rPr>
          <w:rFonts w:cs="Arial"/>
        </w:rPr>
        <w:t xml:space="preserve"> member’s information. </w:t>
      </w:r>
    </w:p>
    <w:p w14:paraId="5647FADB" w14:textId="2989DEB2" w:rsidR="000411E3" w:rsidRPr="004342C6" w:rsidRDefault="000411E3" w:rsidP="00320B54">
      <w:pPr>
        <w:pStyle w:val="ListParagraph"/>
        <w:numPr>
          <w:ilvl w:val="0"/>
          <w:numId w:val="291"/>
        </w:numPr>
        <w:rPr>
          <w:rFonts w:cs="Arial"/>
        </w:rPr>
      </w:pPr>
      <w:r w:rsidRPr="004342C6">
        <w:rPr>
          <w:rFonts w:cs="Arial"/>
        </w:rPr>
        <w:t>Member’s age is calculated as per Submission date-DOB.</w:t>
      </w:r>
    </w:p>
    <w:p w14:paraId="61C4BCA7" w14:textId="77777777" w:rsidR="000411E3" w:rsidRPr="004342C6" w:rsidRDefault="000411E3" w:rsidP="000411E3">
      <w:pPr>
        <w:rPr>
          <w:rFonts w:cs="Arial"/>
        </w:rPr>
      </w:pPr>
    </w:p>
    <w:p w14:paraId="31BA49BF" w14:textId="1CB2EC88" w:rsidR="003A012E" w:rsidRPr="004342C6" w:rsidRDefault="003A012E" w:rsidP="0002353B">
      <w:pPr>
        <w:pStyle w:val="Heading3"/>
        <w:numPr>
          <w:ilvl w:val="3"/>
          <w:numId w:val="13"/>
        </w:numPr>
        <w:tabs>
          <w:tab w:val="left" w:pos="1890"/>
        </w:tabs>
        <w:rPr>
          <w:rFonts w:ascii="Arial" w:hAnsi="Arial" w:cs="Arial"/>
        </w:rPr>
      </w:pPr>
      <w:bookmarkStart w:id="221" w:name="_Toc94634418"/>
      <w:r w:rsidRPr="004342C6">
        <w:rPr>
          <w:rFonts w:ascii="Arial" w:hAnsi="Arial" w:cs="Arial"/>
        </w:rPr>
        <w:t>Alternate Flow-</w:t>
      </w:r>
      <w:r w:rsidR="005E7E75" w:rsidRPr="004342C6">
        <w:rPr>
          <w:rFonts w:ascii="Arial" w:hAnsi="Arial" w:cs="Arial"/>
        </w:rPr>
        <w:t>1</w:t>
      </w:r>
      <w:bookmarkEnd w:id="221"/>
    </w:p>
    <w:p w14:paraId="52ABF502" w14:textId="6B0EE7C6" w:rsidR="003A012E" w:rsidRPr="004342C6" w:rsidRDefault="003A012E" w:rsidP="00320B54">
      <w:pPr>
        <w:pStyle w:val="ListParagraph"/>
        <w:numPr>
          <w:ilvl w:val="0"/>
          <w:numId w:val="292"/>
        </w:numPr>
        <w:rPr>
          <w:rFonts w:cs="Arial"/>
        </w:rPr>
      </w:pPr>
      <w:r w:rsidRPr="004342C6">
        <w:rPr>
          <w:rFonts w:cs="Arial"/>
        </w:rPr>
        <w:t>Precondition 6.4.5.3</w:t>
      </w:r>
      <w:r w:rsidR="00F85401">
        <w:rPr>
          <w:rFonts w:cs="Arial"/>
        </w:rPr>
        <w:t xml:space="preserve"> applies.</w:t>
      </w:r>
    </w:p>
    <w:p w14:paraId="590D1691" w14:textId="77777777" w:rsidR="009B4CC4" w:rsidRPr="004342C6" w:rsidRDefault="009B4CC4" w:rsidP="00320B54">
      <w:pPr>
        <w:pStyle w:val="ListParagraph"/>
        <w:numPr>
          <w:ilvl w:val="0"/>
          <w:numId w:val="292"/>
        </w:numPr>
        <w:rPr>
          <w:rFonts w:cs="Arial"/>
        </w:rPr>
      </w:pPr>
      <w:r w:rsidRPr="004342C6">
        <w:rPr>
          <w:rFonts w:cs="Arial"/>
        </w:rPr>
        <w:t xml:space="preserve">The individual user/agent portal user/ assistor portal user attest member’s information </w:t>
      </w:r>
    </w:p>
    <w:p w14:paraId="29E338A7" w14:textId="7CB0CA04" w:rsidR="003A012E" w:rsidRPr="004342C6" w:rsidRDefault="003A012E" w:rsidP="00320B54">
      <w:pPr>
        <w:pStyle w:val="ListParagraph"/>
        <w:numPr>
          <w:ilvl w:val="0"/>
          <w:numId w:val="292"/>
        </w:numPr>
        <w:rPr>
          <w:rFonts w:cs="Arial"/>
        </w:rPr>
      </w:pPr>
      <w:r w:rsidRPr="004342C6">
        <w:rPr>
          <w:rFonts w:cs="Arial"/>
        </w:rPr>
        <w:t>Member’s age is calculated as “Submission/finalization date – DOB</w:t>
      </w:r>
      <w:r w:rsidR="00F85401">
        <w:rPr>
          <w:rFonts w:cs="Arial"/>
        </w:rPr>
        <w:t>.”</w:t>
      </w:r>
    </w:p>
    <w:p w14:paraId="77B406A2" w14:textId="506F7A26" w:rsidR="00B93EDB" w:rsidRPr="004342C6" w:rsidRDefault="00B93EDB" w:rsidP="00B93EDB">
      <w:pPr>
        <w:rPr>
          <w:rFonts w:cs="Arial"/>
        </w:rPr>
      </w:pPr>
    </w:p>
    <w:p w14:paraId="5447C19C" w14:textId="16F8BC36" w:rsidR="003A012E" w:rsidRPr="004342C6" w:rsidRDefault="003A012E" w:rsidP="0002353B">
      <w:pPr>
        <w:pStyle w:val="Heading3"/>
        <w:numPr>
          <w:ilvl w:val="3"/>
          <w:numId w:val="13"/>
        </w:numPr>
        <w:tabs>
          <w:tab w:val="left" w:pos="1890"/>
        </w:tabs>
        <w:rPr>
          <w:rFonts w:ascii="Arial" w:hAnsi="Arial" w:cs="Arial"/>
        </w:rPr>
      </w:pPr>
      <w:bookmarkStart w:id="222" w:name="_Toc94634419"/>
      <w:r w:rsidRPr="004342C6">
        <w:rPr>
          <w:rFonts w:ascii="Arial" w:hAnsi="Arial" w:cs="Arial"/>
        </w:rPr>
        <w:t>Alternate Flow-</w:t>
      </w:r>
      <w:r w:rsidR="005E7E75" w:rsidRPr="004342C6">
        <w:rPr>
          <w:rFonts w:ascii="Arial" w:hAnsi="Arial" w:cs="Arial"/>
        </w:rPr>
        <w:t>2</w:t>
      </w:r>
      <w:bookmarkEnd w:id="222"/>
    </w:p>
    <w:p w14:paraId="5FDB6B37" w14:textId="1B1AC37D" w:rsidR="003A012E" w:rsidRPr="004342C6" w:rsidRDefault="003A012E" w:rsidP="00320B54">
      <w:pPr>
        <w:pStyle w:val="ListParagraph"/>
        <w:numPr>
          <w:ilvl w:val="0"/>
          <w:numId w:val="293"/>
        </w:numPr>
        <w:rPr>
          <w:rFonts w:cs="Arial"/>
        </w:rPr>
      </w:pPr>
      <w:r w:rsidRPr="004342C6">
        <w:rPr>
          <w:rFonts w:cs="Arial"/>
        </w:rPr>
        <w:t>Precondition 6.4.5.4</w:t>
      </w:r>
      <w:r w:rsidR="00F85401">
        <w:rPr>
          <w:rFonts w:cs="Arial"/>
        </w:rPr>
        <w:t xml:space="preserve"> applies.</w:t>
      </w:r>
    </w:p>
    <w:p w14:paraId="4328C870" w14:textId="2542E39B" w:rsidR="009B4CC4" w:rsidRPr="004342C6" w:rsidRDefault="009B4CC4" w:rsidP="00320B54">
      <w:pPr>
        <w:pStyle w:val="ListParagraph"/>
        <w:numPr>
          <w:ilvl w:val="0"/>
          <w:numId w:val="293"/>
        </w:numPr>
        <w:rPr>
          <w:rFonts w:cs="Arial"/>
        </w:rPr>
      </w:pPr>
      <w:r w:rsidRPr="004342C6">
        <w:rPr>
          <w:rFonts w:cs="Arial"/>
        </w:rPr>
        <w:t>The individual user/agent portal user/ assistor portal user attest</w:t>
      </w:r>
      <w:r w:rsidR="00F85401">
        <w:rPr>
          <w:rFonts w:cs="Arial"/>
        </w:rPr>
        <w:t>s</w:t>
      </w:r>
      <w:r w:rsidRPr="004342C6">
        <w:rPr>
          <w:rFonts w:cs="Arial"/>
        </w:rPr>
        <w:t xml:space="preserve"> member’s information</w:t>
      </w:r>
      <w:r w:rsidR="00224135" w:rsidRPr="004342C6">
        <w:rPr>
          <w:rFonts w:cs="Arial"/>
        </w:rPr>
        <w:t>.</w:t>
      </w:r>
      <w:r w:rsidRPr="004342C6">
        <w:rPr>
          <w:rFonts w:cs="Arial"/>
        </w:rPr>
        <w:t xml:space="preserve"> </w:t>
      </w:r>
    </w:p>
    <w:p w14:paraId="7FAD0C3F" w14:textId="6A6BA893" w:rsidR="003A012E" w:rsidRPr="004342C6" w:rsidRDefault="003A012E" w:rsidP="00320B54">
      <w:pPr>
        <w:pStyle w:val="ListParagraph"/>
        <w:numPr>
          <w:ilvl w:val="0"/>
          <w:numId w:val="293"/>
        </w:numPr>
        <w:rPr>
          <w:rFonts w:cs="Arial"/>
        </w:rPr>
      </w:pPr>
      <w:r w:rsidRPr="004342C6">
        <w:rPr>
          <w:rFonts w:cs="Arial"/>
        </w:rPr>
        <w:t>Member’s age is calculated as “Prelim Determination date – DOB</w:t>
      </w:r>
      <w:r w:rsidR="00F85401">
        <w:rPr>
          <w:rFonts w:cs="Arial"/>
        </w:rPr>
        <w:t>.”</w:t>
      </w:r>
    </w:p>
    <w:p w14:paraId="5FADE309" w14:textId="2CEBCB4E" w:rsidR="00B93EDB" w:rsidRPr="004342C6" w:rsidRDefault="00B93EDB" w:rsidP="0002353B">
      <w:pPr>
        <w:pStyle w:val="ListParagraph"/>
        <w:ind w:left="1260"/>
        <w:rPr>
          <w:rFonts w:cs="Arial"/>
        </w:rPr>
      </w:pPr>
    </w:p>
    <w:p w14:paraId="64E8B731" w14:textId="77777777" w:rsidR="0062394C" w:rsidRPr="004342C6" w:rsidRDefault="0062394C" w:rsidP="0062394C">
      <w:pPr>
        <w:pStyle w:val="Heading3"/>
        <w:numPr>
          <w:ilvl w:val="2"/>
          <w:numId w:val="13"/>
        </w:numPr>
        <w:rPr>
          <w:rFonts w:ascii="Arial" w:hAnsi="Arial" w:cs="Arial"/>
        </w:rPr>
      </w:pPr>
      <w:bookmarkStart w:id="223" w:name="_Toc94634420"/>
      <w:r w:rsidRPr="004342C6">
        <w:rPr>
          <w:rFonts w:ascii="Arial" w:hAnsi="Arial" w:cs="Arial"/>
        </w:rPr>
        <w:t>User Pages and Input</w:t>
      </w:r>
      <w:bookmarkEnd w:id="223"/>
    </w:p>
    <w:p w14:paraId="4EC8BDDF" w14:textId="33D66CE7" w:rsidR="0062394C" w:rsidRDefault="0062394C" w:rsidP="0062394C">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441C9FD3" w14:textId="192C4D8D" w:rsidR="004D6E93" w:rsidRDefault="004D6E93" w:rsidP="0062394C">
      <w:pPr>
        <w:pStyle w:val="Hints"/>
        <w:spacing w:after="200"/>
        <w:ind w:left="450"/>
        <w:rPr>
          <w:rFonts w:eastAsiaTheme="minorHAnsi" w:cs="Arial"/>
          <w:color w:val="auto"/>
          <w:sz w:val="22"/>
          <w:szCs w:val="22"/>
        </w:rPr>
      </w:pPr>
    </w:p>
    <w:p w14:paraId="53A7E347" w14:textId="77777777" w:rsidR="004D6E93" w:rsidRPr="004342C6" w:rsidRDefault="004D6E93" w:rsidP="0062394C">
      <w:pPr>
        <w:pStyle w:val="Hints"/>
        <w:spacing w:after="200"/>
        <w:ind w:left="450"/>
        <w:rPr>
          <w:rFonts w:eastAsiaTheme="minorHAnsi" w:cs="Arial"/>
          <w:color w:val="auto"/>
          <w:sz w:val="22"/>
          <w:szCs w:val="22"/>
        </w:rPr>
      </w:pPr>
    </w:p>
    <w:p w14:paraId="06290382" w14:textId="77777777" w:rsidR="0062394C" w:rsidRPr="004342C6" w:rsidRDefault="0062394C" w:rsidP="0062394C">
      <w:pPr>
        <w:pStyle w:val="Heading3"/>
        <w:numPr>
          <w:ilvl w:val="2"/>
          <w:numId w:val="13"/>
        </w:numPr>
        <w:rPr>
          <w:rFonts w:ascii="Arial" w:hAnsi="Arial" w:cs="Arial"/>
        </w:rPr>
      </w:pPr>
      <w:bookmarkStart w:id="224" w:name="_Toc94634421"/>
      <w:r w:rsidRPr="004342C6">
        <w:rPr>
          <w:rFonts w:ascii="Arial" w:hAnsi="Arial" w:cs="Arial"/>
        </w:rPr>
        <w:lastRenderedPageBreak/>
        <w:t>Functional Requirement(s)</w:t>
      </w:r>
      <w:bookmarkEnd w:id="224"/>
    </w:p>
    <w:p w14:paraId="6D5A3916" w14:textId="1D802B37" w:rsidR="00F11C9F" w:rsidRPr="004342C6" w:rsidRDefault="00F11C9F" w:rsidP="007A7972">
      <w:pPr>
        <w:pStyle w:val="Caption"/>
        <w:keepNext/>
        <w:jc w:val="center"/>
        <w:rPr>
          <w:rFonts w:cs="Arial"/>
        </w:rPr>
      </w:pPr>
      <w:bookmarkStart w:id="225" w:name="_Toc94635002"/>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6</w:t>
      </w:r>
      <w:r w:rsidR="006F59E4" w:rsidRPr="004342C6">
        <w:rPr>
          <w:rFonts w:cs="Arial"/>
          <w:noProof/>
        </w:rPr>
        <w:fldChar w:fldCharType="end"/>
      </w:r>
      <w:r w:rsidRPr="004342C6">
        <w:rPr>
          <w:rFonts w:cs="Arial"/>
        </w:rPr>
        <w:t xml:space="preserve"> Functional Requirments-UC-04</w:t>
      </w:r>
      <w:bookmarkEnd w:id="225"/>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2394C" w:rsidRPr="004342C6" w14:paraId="334A150E" w14:textId="77777777" w:rsidTr="000670F2">
        <w:trPr>
          <w:trHeight w:val="300"/>
          <w:tblHeader/>
        </w:trPr>
        <w:tc>
          <w:tcPr>
            <w:tcW w:w="2246" w:type="dxa"/>
            <w:shd w:val="clear" w:color="auto" w:fill="4C8B3F" w:themeFill="background2"/>
            <w:vAlign w:val="center"/>
            <w:hideMark/>
          </w:tcPr>
          <w:p w14:paraId="18B4C971" w14:textId="77777777" w:rsidR="0062394C" w:rsidRPr="004342C6" w:rsidRDefault="0062394C" w:rsidP="000670F2">
            <w:pPr>
              <w:contextualSpacing w:val="0"/>
              <w:jc w:val="center"/>
              <w:rPr>
                <w:rFonts w:eastAsia="Times New Roman" w:cs="Arial"/>
                <w:b/>
                <w:color w:val="FFFFFF" w:themeColor="background1"/>
              </w:rPr>
            </w:pPr>
            <w:bookmarkStart w:id="226" w:name="_Hlk14960513"/>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6AA0BB9B" w14:textId="77777777" w:rsidR="0062394C" w:rsidRPr="004342C6" w:rsidRDefault="0062394C"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62394C" w:rsidRPr="004342C6" w14:paraId="7EEE3BE8" w14:textId="77777777" w:rsidTr="000670F2">
        <w:trPr>
          <w:trHeight w:val="314"/>
        </w:trPr>
        <w:tc>
          <w:tcPr>
            <w:tcW w:w="2246" w:type="dxa"/>
            <w:shd w:val="clear" w:color="000000" w:fill="FFFFFF"/>
          </w:tcPr>
          <w:p w14:paraId="3C169B91" w14:textId="3B03B8A6" w:rsidR="0062394C" w:rsidRPr="004342C6" w:rsidRDefault="0062394C" w:rsidP="000670F2">
            <w:pPr>
              <w:contextualSpacing w:val="0"/>
              <w:jc w:val="center"/>
              <w:rPr>
                <w:rFonts w:eastAsia="Times New Roman" w:cs="Arial"/>
                <w:color w:val="000000"/>
              </w:rPr>
            </w:pPr>
            <w:r w:rsidRPr="004342C6">
              <w:rPr>
                <w:rFonts w:eastAsia="Times New Roman" w:cs="Arial"/>
                <w:color w:val="000000"/>
              </w:rPr>
              <w:t>MHPD.FR.0</w:t>
            </w:r>
            <w:r w:rsidR="000B6C7A" w:rsidRPr="004342C6">
              <w:rPr>
                <w:rFonts w:eastAsia="Times New Roman" w:cs="Arial"/>
                <w:color w:val="000000"/>
              </w:rPr>
              <w:t>4</w:t>
            </w:r>
            <w:r w:rsidRPr="004342C6">
              <w:rPr>
                <w:rFonts w:eastAsia="Times New Roman" w:cs="Arial"/>
                <w:color w:val="000000"/>
              </w:rPr>
              <w:t>.001</w:t>
            </w:r>
          </w:p>
        </w:tc>
        <w:tc>
          <w:tcPr>
            <w:tcW w:w="7024" w:type="dxa"/>
            <w:shd w:val="clear" w:color="000000" w:fill="FFFFFF"/>
          </w:tcPr>
          <w:p w14:paraId="43879A2B" w14:textId="209204F5" w:rsidR="000B6C7A" w:rsidRPr="004342C6" w:rsidRDefault="000B6C7A" w:rsidP="000670F2">
            <w:pPr>
              <w:rPr>
                <w:rFonts w:cs="Arial"/>
              </w:rPr>
            </w:pPr>
            <w:r w:rsidRPr="004342C6">
              <w:rPr>
                <w:rFonts w:cs="Arial"/>
              </w:rPr>
              <w:t xml:space="preserve">The system shall calculate the age for MH purpose as “Submission date -DOB” if there is </w:t>
            </w:r>
            <w:r w:rsidR="00B02BC4" w:rsidRPr="004342C6">
              <w:rPr>
                <w:rFonts w:cs="Arial"/>
              </w:rPr>
              <w:t xml:space="preserve">determination through </w:t>
            </w:r>
            <w:r w:rsidRPr="004342C6">
              <w:rPr>
                <w:rFonts w:cs="Arial"/>
              </w:rPr>
              <w:t xml:space="preserve">any of the following sources </w:t>
            </w:r>
          </w:p>
          <w:p w14:paraId="57A8DB50" w14:textId="629C1F61" w:rsidR="000B6C7A" w:rsidRPr="004342C6" w:rsidRDefault="000B6C7A" w:rsidP="001C1D81">
            <w:pPr>
              <w:pStyle w:val="ListParagraph"/>
              <w:numPr>
                <w:ilvl w:val="0"/>
                <w:numId w:val="36"/>
              </w:numPr>
              <w:rPr>
                <w:rFonts w:cs="Arial"/>
              </w:rPr>
            </w:pPr>
            <w:r w:rsidRPr="004342C6">
              <w:rPr>
                <w:rFonts w:cs="Arial"/>
              </w:rPr>
              <w:t>Individual/Assister (Other/Phone)</w:t>
            </w:r>
          </w:p>
          <w:p w14:paraId="541474D4" w14:textId="77777777" w:rsidR="000B6C7A" w:rsidRPr="004342C6" w:rsidRDefault="000B6C7A" w:rsidP="001C1D81">
            <w:pPr>
              <w:pStyle w:val="ListParagraph"/>
              <w:numPr>
                <w:ilvl w:val="0"/>
                <w:numId w:val="36"/>
              </w:numPr>
              <w:rPr>
                <w:rFonts w:cs="Arial"/>
              </w:rPr>
            </w:pPr>
            <w:r w:rsidRPr="004342C6">
              <w:rPr>
                <w:rFonts w:cs="Arial"/>
              </w:rPr>
              <w:t>Agent (Other/Phone)</w:t>
            </w:r>
          </w:p>
          <w:p w14:paraId="2413C566" w14:textId="77777777" w:rsidR="000B6C7A" w:rsidRPr="004342C6" w:rsidRDefault="000B6C7A" w:rsidP="001C1D81">
            <w:pPr>
              <w:pStyle w:val="ListParagraph"/>
              <w:numPr>
                <w:ilvl w:val="0"/>
                <w:numId w:val="36"/>
              </w:numPr>
              <w:rPr>
                <w:rFonts w:cs="Arial"/>
              </w:rPr>
            </w:pPr>
            <w:r w:rsidRPr="004342C6">
              <w:rPr>
                <w:rFonts w:cs="Arial"/>
              </w:rPr>
              <w:t xml:space="preserve">MH Auto Renewal </w:t>
            </w:r>
          </w:p>
          <w:p w14:paraId="7E49216C" w14:textId="77777777" w:rsidR="000B6C7A" w:rsidRPr="004342C6" w:rsidRDefault="000B6C7A" w:rsidP="001C1D81">
            <w:pPr>
              <w:pStyle w:val="ListParagraph"/>
              <w:numPr>
                <w:ilvl w:val="0"/>
                <w:numId w:val="36"/>
              </w:numPr>
              <w:rPr>
                <w:rFonts w:cs="Arial"/>
              </w:rPr>
            </w:pPr>
            <w:r w:rsidRPr="004342C6">
              <w:rPr>
                <w:rFonts w:cs="Arial"/>
              </w:rPr>
              <w:t>MH Renewal (User submitted)</w:t>
            </w:r>
          </w:p>
          <w:p w14:paraId="4BE4971B" w14:textId="77777777" w:rsidR="0062394C" w:rsidRPr="004342C6" w:rsidRDefault="000B6C7A" w:rsidP="001C1D81">
            <w:pPr>
              <w:pStyle w:val="ListParagraph"/>
              <w:numPr>
                <w:ilvl w:val="0"/>
                <w:numId w:val="36"/>
              </w:numPr>
              <w:rPr>
                <w:rFonts w:cs="Arial"/>
              </w:rPr>
            </w:pPr>
            <w:r w:rsidRPr="004342C6">
              <w:rPr>
                <w:rFonts w:cs="Arial"/>
              </w:rPr>
              <w:t xml:space="preserve">CCA Renewal (User submitted) </w:t>
            </w:r>
          </w:p>
          <w:p w14:paraId="17F1056B" w14:textId="77777777" w:rsidR="000B6C7A" w:rsidRPr="004342C6" w:rsidRDefault="000B6C7A" w:rsidP="001C1D81">
            <w:pPr>
              <w:pStyle w:val="ListParagraph"/>
              <w:numPr>
                <w:ilvl w:val="0"/>
                <w:numId w:val="36"/>
              </w:numPr>
              <w:rPr>
                <w:rFonts w:cs="Arial"/>
              </w:rPr>
            </w:pPr>
            <w:r w:rsidRPr="004342C6">
              <w:rPr>
                <w:rFonts w:cs="Arial"/>
              </w:rPr>
              <w:t>Eligibility Rerun</w:t>
            </w:r>
          </w:p>
          <w:p w14:paraId="0106E9A0" w14:textId="77777777" w:rsidR="00D8672B" w:rsidRPr="004342C6" w:rsidRDefault="00D8672B" w:rsidP="00D8672B">
            <w:pPr>
              <w:rPr>
                <w:rFonts w:cs="Arial"/>
              </w:rPr>
            </w:pPr>
          </w:p>
          <w:p w14:paraId="1DA5DBCE" w14:textId="247B7B8A" w:rsidR="00D8672B" w:rsidRPr="004342C6" w:rsidRDefault="00D8672B" w:rsidP="00F85401">
            <w:pPr>
              <w:rPr>
                <w:rFonts w:cs="Arial"/>
              </w:rPr>
            </w:pPr>
            <w:r w:rsidRPr="004342C6">
              <w:rPr>
                <w:rFonts w:cs="Arial"/>
                <w:b/>
                <w:bCs/>
              </w:rPr>
              <w:t>Note</w:t>
            </w:r>
            <w:r w:rsidRPr="004342C6">
              <w:rPr>
                <w:rFonts w:cs="Arial"/>
              </w:rPr>
              <w:t xml:space="preserve">: Member is considered to be 26 years old even if </w:t>
            </w:r>
            <w:r w:rsidR="00F85401">
              <w:rPr>
                <w:rFonts w:cs="Arial"/>
              </w:rPr>
              <w:t xml:space="preserve">the </w:t>
            </w:r>
            <w:r w:rsidRPr="004342C6">
              <w:rPr>
                <w:rFonts w:cs="Arial"/>
              </w:rPr>
              <w:t>member’s age is 26 years 11 months 29 days. Till the time 27</w:t>
            </w:r>
            <w:r w:rsidRPr="004342C6">
              <w:rPr>
                <w:rFonts w:cs="Arial"/>
                <w:vertAlign w:val="superscript"/>
              </w:rPr>
              <w:t>th</w:t>
            </w:r>
            <w:r w:rsidRPr="004342C6">
              <w:rPr>
                <w:rFonts w:cs="Arial"/>
              </w:rPr>
              <w:t xml:space="preserve"> birthday has not reached member is considered 26 years old for program determination. </w:t>
            </w:r>
            <w:r w:rsidR="00F85401">
              <w:rPr>
                <w:rFonts w:cs="Arial"/>
              </w:rPr>
              <w:t>It</w:t>
            </w:r>
            <w:r w:rsidR="005E7E75" w:rsidRPr="004342C6">
              <w:rPr>
                <w:rFonts w:cs="Arial"/>
              </w:rPr>
              <w:t xml:space="preserve"> is even </w:t>
            </w:r>
            <w:r w:rsidR="009D3671" w:rsidRPr="004342C6">
              <w:rPr>
                <w:rFonts w:cs="Arial"/>
              </w:rPr>
              <w:t>applicable</w:t>
            </w:r>
            <w:r w:rsidR="005E7E75" w:rsidRPr="004342C6">
              <w:rPr>
                <w:rFonts w:cs="Arial"/>
              </w:rPr>
              <w:t xml:space="preserve"> </w:t>
            </w:r>
            <w:r w:rsidR="00F85401">
              <w:rPr>
                <w:rFonts w:cs="Arial"/>
              </w:rPr>
              <w:t xml:space="preserve">to </w:t>
            </w:r>
            <w:r w:rsidR="005E7E75" w:rsidRPr="004342C6">
              <w:rPr>
                <w:rFonts w:cs="Arial"/>
              </w:rPr>
              <w:t xml:space="preserve">paper applications. </w:t>
            </w:r>
          </w:p>
        </w:tc>
      </w:tr>
      <w:tr w:rsidR="0062394C" w:rsidRPr="004342C6" w14:paraId="16E3B315" w14:textId="77777777" w:rsidTr="000670F2">
        <w:trPr>
          <w:trHeight w:val="314"/>
        </w:trPr>
        <w:tc>
          <w:tcPr>
            <w:tcW w:w="2246" w:type="dxa"/>
            <w:shd w:val="clear" w:color="000000" w:fill="FFFFFF"/>
          </w:tcPr>
          <w:p w14:paraId="0175C2E6" w14:textId="69012DA6" w:rsidR="0062394C" w:rsidRPr="004342C6" w:rsidRDefault="0062394C" w:rsidP="000670F2">
            <w:pPr>
              <w:contextualSpacing w:val="0"/>
              <w:jc w:val="center"/>
              <w:rPr>
                <w:rFonts w:eastAsia="Times New Roman" w:cs="Arial"/>
                <w:color w:val="000000"/>
              </w:rPr>
            </w:pPr>
            <w:r w:rsidRPr="004342C6">
              <w:rPr>
                <w:rFonts w:eastAsia="Times New Roman" w:cs="Arial"/>
                <w:color w:val="000000"/>
              </w:rPr>
              <w:t>MHPD.FR.0</w:t>
            </w:r>
            <w:r w:rsidR="000B6C7A" w:rsidRPr="004342C6">
              <w:rPr>
                <w:rFonts w:eastAsia="Times New Roman" w:cs="Arial"/>
                <w:color w:val="000000"/>
              </w:rPr>
              <w:t>4</w:t>
            </w:r>
            <w:r w:rsidRPr="004342C6">
              <w:rPr>
                <w:rFonts w:eastAsia="Times New Roman" w:cs="Arial"/>
                <w:color w:val="000000"/>
              </w:rPr>
              <w:t>.00</w:t>
            </w:r>
            <w:r w:rsidR="005E7E75" w:rsidRPr="004342C6">
              <w:rPr>
                <w:rFonts w:eastAsia="Times New Roman" w:cs="Arial"/>
                <w:color w:val="000000"/>
              </w:rPr>
              <w:t>2</w:t>
            </w:r>
          </w:p>
        </w:tc>
        <w:tc>
          <w:tcPr>
            <w:tcW w:w="7024" w:type="dxa"/>
            <w:shd w:val="clear" w:color="000000" w:fill="FFFFFF"/>
          </w:tcPr>
          <w:p w14:paraId="4F1C9743" w14:textId="10178631" w:rsidR="0062394C" w:rsidRPr="004342C6" w:rsidRDefault="000B6C7A" w:rsidP="000670F2">
            <w:pPr>
              <w:rPr>
                <w:rFonts w:cs="Arial"/>
              </w:rPr>
            </w:pPr>
            <w:r w:rsidRPr="004342C6">
              <w:rPr>
                <w:rFonts w:cs="Arial"/>
              </w:rPr>
              <w:t xml:space="preserve">The system shall calculate the age for MH purpose as “Submission/finalization date – DOB” when </w:t>
            </w:r>
            <w:r w:rsidR="00F85401">
              <w:rPr>
                <w:rFonts w:cs="Arial"/>
              </w:rPr>
              <w:t xml:space="preserve">the </w:t>
            </w:r>
            <w:r w:rsidRPr="004342C6">
              <w:rPr>
                <w:rFonts w:cs="Arial"/>
              </w:rPr>
              <w:t xml:space="preserve">source of </w:t>
            </w:r>
            <w:r w:rsidR="00F85401">
              <w:rPr>
                <w:rFonts w:cs="Arial"/>
              </w:rPr>
              <w:t xml:space="preserve">the </w:t>
            </w:r>
            <w:r w:rsidRPr="004342C6">
              <w:rPr>
                <w:rFonts w:cs="Arial"/>
              </w:rPr>
              <w:t>application is “MH Renewal (Timeclock expiry)</w:t>
            </w:r>
            <w:r w:rsidR="00F85401">
              <w:rPr>
                <w:rFonts w:cs="Arial"/>
              </w:rPr>
              <w:t>.”</w:t>
            </w:r>
          </w:p>
        </w:tc>
      </w:tr>
      <w:tr w:rsidR="0062394C" w:rsidRPr="004342C6" w14:paraId="651E19CE" w14:textId="77777777" w:rsidTr="000670F2">
        <w:trPr>
          <w:trHeight w:val="314"/>
        </w:trPr>
        <w:tc>
          <w:tcPr>
            <w:tcW w:w="2246" w:type="dxa"/>
            <w:shd w:val="clear" w:color="000000" w:fill="FFFFFF"/>
          </w:tcPr>
          <w:p w14:paraId="3859DE3B" w14:textId="7A22A394" w:rsidR="0062394C" w:rsidRPr="004342C6" w:rsidRDefault="0062394C" w:rsidP="000670F2">
            <w:pPr>
              <w:contextualSpacing w:val="0"/>
              <w:jc w:val="center"/>
              <w:rPr>
                <w:rFonts w:eastAsia="Times New Roman" w:cs="Arial"/>
                <w:color w:val="000000"/>
              </w:rPr>
            </w:pPr>
            <w:r w:rsidRPr="004342C6">
              <w:rPr>
                <w:rFonts w:eastAsia="Times New Roman" w:cs="Arial"/>
                <w:color w:val="000000"/>
              </w:rPr>
              <w:t>MHPD.FR.0</w:t>
            </w:r>
            <w:r w:rsidR="000B6C7A" w:rsidRPr="004342C6">
              <w:rPr>
                <w:rFonts w:eastAsia="Times New Roman" w:cs="Arial"/>
                <w:color w:val="000000"/>
              </w:rPr>
              <w:t>4</w:t>
            </w:r>
            <w:r w:rsidRPr="004342C6">
              <w:rPr>
                <w:rFonts w:eastAsia="Times New Roman" w:cs="Arial"/>
                <w:color w:val="000000"/>
              </w:rPr>
              <w:t>.00</w:t>
            </w:r>
            <w:r w:rsidR="005E7E75" w:rsidRPr="004342C6">
              <w:rPr>
                <w:rFonts w:eastAsia="Times New Roman" w:cs="Arial"/>
                <w:color w:val="000000"/>
              </w:rPr>
              <w:t>3</w:t>
            </w:r>
          </w:p>
        </w:tc>
        <w:tc>
          <w:tcPr>
            <w:tcW w:w="7024" w:type="dxa"/>
            <w:shd w:val="clear" w:color="000000" w:fill="FFFFFF"/>
          </w:tcPr>
          <w:p w14:paraId="6AAF60B6" w14:textId="7183BA79" w:rsidR="000B6C7A" w:rsidRPr="004342C6" w:rsidRDefault="000B6C7A" w:rsidP="007A7972">
            <w:pPr>
              <w:rPr>
                <w:rFonts w:cs="Arial"/>
              </w:rPr>
            </w:pPr>
            <w:r w:rsidRPr="004342C6">
              <w:rPr>
                <w:rFonts w:cs="Arial"/>
              </w:rPr>
              <w:t xml:space="preserve">The system shall calculate the age for MH purpose as “Prelim Determination date – DOB” when </w:t>
            </w:r>
            <w:r w:rsidR="00F85401">
              <w:rPr>
                <w:rFonts w:cs="Arial"/>
              </w:rPr>
              <w:t xml:space="preserve">the </w:t>
            </w:r>
            <w:r w:rsidRPr="004342C6">
              <w:rPr>
                <w:rFonts w:cs="Arial"/>
              </w:rPr>
              <w:t xml:space="preserve">source of application submission </w:t>
            </w:r>
            <w:r w:rsidR="00F85401" w:rsidRPr="004342C6">
              <w:rPr>
                <w:rFonts w:cs="Arial"/>
              </w:rPr>
              <w:t>is CCA</w:t>
            </w:r>
            <w:r w:rsidRPr="004342C6">
              <w:rPr>
                <w:rFonts w:cs="Arial"/>
              </w:rPr>
              <w:t xml:space="preserve"> Renewal -Preliminary eligibility Determination or </w:t>
            </w:r>
            <w:r w:rsidR="00605046" w:rsidRPr="004342C6">
              <w:rPr>
                <w:rFonts w:cs="Arial"/>
              </w:rPr>
              <w:t>CCA Renewal Batch Finalization</w:t>
            </w:r>
            <w:r w:rsidR="00C60412" w:rsidRPr="004342C6">
              <w:rPr>
                <w:rFonts w:cs="Arial"/>
              </w:rPr>
              <w:t>.</w:t>
            </w:r>
            <w:r w:rsidRPr="004342C6">
              <w:rPr>
                <w:rFonts w:cs="Arial"/>
              </w:rPr>
              <w:t xml:space="preserve"> </w:t>
            </w:r>
          </w:p>
        </w:tc>
      </w:tr>
      <w:bookmarkEnd w:id="226"/>
    </w:tbl>
    <w:p w14:paraId="1BD8D07E" w14:textId="25F0AC98" w:rsidR="0062394C" w:rsidRPr="004342C6" w:rsidRDefault="0062394C" w:rsidP="0062394C">
      <w:pPr>
        <w:pStyle w:val="Table"/>
        <w:ind w:firstLine="360"/>
        <w:rPr>
          <w:rFonts w:ascii="Arial" w:hAnsi="Arial" w:cs="Arial"/>
        </w:rPr>
      </w:pPr>
    </w:p>
    <w:p w14:paraId="67C334FB" w14:textId="77777777" w:rsidR="0062394C" w:rsidRPr="004342C6" w:rsidRDefault="0062394C" w:rsidP="0062394C">
      <w:pPr>
        <w:pStyle w:val="Heading3"/>
        <w:numPr>
          <w:ilvl w:val="2"/>
          <w:numId w:val="13"/>
        </w:numPr>
        <w:rPr>
          <w:rFonts w:ascii="Arial" w:hAnsi="Arial" w:cs="Arial"/>
        </w:rPr>
      </w:pPr>
      <w:bookmarkStart w:id="227" w:name="_Toc94634422"/>
      <w:r w:rsidRPr="004342C6">
        <w:rPr>
          <w:rFonts w:ascii="Arial" w:hAnsi="Arial" w:cs="Arial"/>
        </w:rPr>
        <w:t>Transaction /SSO Information</w:t>
      </w:r>
      <w:bookmarkEnd w:id="227"/>
    </w:p>
    <w:p w14:paraId="46D47EC3" w14:textId="77777777" w:rsidR="0062394C" w:rsidRPr="004342C6" w:rsidRDefault="0062394C" w:rsidP="0062394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610FE929" w14:textId="77777777" w:rsidR="0062394C" w:rsidRPr="004342C6" w:rsidRDefault="0062394C" w:rsidP="0062394C">
      <w:pPr>
        <w:pStyle w:val="Heading3"/>
        <w:numPr>
          <w:ilvl w:val="2"/>
          <w:numId w:val="13"/>
        </w:numPr>
        <w:rPr>
          <w:rFonts w:ascii="Arial" w:hAnsi="Arial" w:cs="Arial"/>
        </w:rPr>
      </w:pPr>
      <w:bookmarkStart w:id="228" w:name="_Toc94634423"/>
      <w:r w:rsidRPr="004342C6">
        <w:rPr>
          <w:rFonts w:ascii="Arial" w:hAnsi="Arial" w:cs="Arial"/>
        </w:rPr>
        <w:t>Special Design Consideration</w:t>
      </w:r>
      <w:bookmarkEnd w:id="228"/>
    </w:p>
    <w:p w14:paraId="3A70C06F" w14:textId="4026AC5A" w:rsidR="0062394C" w:rsidRPr="004342C6" w:rsidRDefault="007A7972" w:rsidP="007A7972">
      <w:pPr>
        <w:pStyle w:val="Hints"/>
        <w:spacing w:after="200"/>
        <w:ind w:left="450"/>
        <w:rPr>
          <w:rFonts w:cs="Arial"/>
        </w:rPr>
      </w:pPr>
      <w:r w:rsidRPr="004342C6">
        <w:rPr>
          <w:rFonts w:eastAsiaTheme="minorHAnsi" w:cs="Arial"/>
          <w:color w:val="auto"/>
          <w:sz w:val="22"/>
          <w:szCs w:val="22"/>
        </w:rPr>
        <w:t>Not Applicable</w:t>
      </w:r>
    </w:p>
    <w:p w14:paraId="440DB0BA" w14:textId="77777777" w:rsidR="0062394C" w:rsidRPr="004342C6" w:rsidRDefault="0062394C" w:rsidP="0062394C">
      <w:pPr>
        <w:pStyle w:val="Heading3"/>
        <w:numPr>
          <w:ilvl w:val="2"/>
          <w:numId w:val="13"/>
        </w:numPr>
        <w:rPr>
          <w:rFonts w:ascii="Arial" w:hAnsi="Arial" w:cs="Arial"/>
        </w:rPr>
      </w:pPr>
      <w:bookmarkStart w:id="229" w:name="_Toc94634424"/>
      <w:r w:rsidRPr="004342C6">
        <w:rPr>
          <w:rFonts w:ascii="Arial" w:hAnsi="Arial" w:cs="Arial"/>
        </w:rPr>
        <w:t>Acceptance Criteria</w:t>
      </w:r>
      <w:bookmarkEnd w:id="229"/>
    </w:p>
    <w:p w14:paraId="5C4197E0" w14:textId="362A2E0E" w:rsidR="0062394C" w:rsidRPr="004342C6" w:rsidRDefault="00BF1D73" w:rsidP="001C1D81">
      <w:pPr>
        <w:pStyle w:val="ListParagraph"/>
        <w:numPr>
          <w:ilvl w:val="0"/>
          <w:numId w:val="37"/>
        </w:numPr>
        <w:contextualSpacing w:val="0"/>
        <w:rPr>
          <w:rFonts w:cs="Arial"/>
        </w:rPr>
      </w:pPr>
      <w:r w:rsidRPr="004342C6">
        <w:rPr>
          <w:rFonts w:cs="Arial"/>
        </w:rPr>
        <w:t>The system should work as per the flow, UI design, functional requirements, and special design considerations defined above in the use case.</w:t>
      </w:r>
    </w:p>
    <w:p w14:paraId="3A444DFC" w14:textId="15E1B887" w:rsidR="000670F2" w:rsidRPr="004342C6" w:rsidRDefault="000670F2">
      <w:pPr>
        <w:contextualSpacing w:val="0"/>
        <w:rPr>
          <w:rFonts w:cs="Arial"/>
        </w:rPr>
      </w:pPr>
      <w:r w:rsidRPr="004342C6">
        <w:rPr>
          <w:rFonts w:cs="Arial"/>
        </w:rPr>
        <w:br w:type="page"/>
      </w:r>
    </w:p>
    <w:p w14:paraId="7670C9F2" w14:textId="144E079E" w:rsidR="000670F2" w:rsidRPr="004342C6" w:rsidRDefault="000670F2" w:rsidP="00DB6AEE">
      <w:pPr>
        <w:pStyle w:val="Heading2"/>
      </w:pPr>
      <w:bookmarkStart w:id="230" w:name="_Toc94634425"/>
      <w:r w:rsidRPr="004342C6">
        <w:lastRenderedPageBreak/>
        <w:t>Use Case Id: UC-05 Rules to identify Population group for a member</w:t>
      </w:r>
      <w:bookmarkEnd w:id="230"/>
    </w:p>
    <w:p w14:paraId="6000528E" w14:textId="77777777" w:rsidR="000670F2" w:rsidRPr="004342C6" w:rsidRDefault="000670F2" w:rsidP="000670F2">
      <w:pPr>
        <w:pStyle w:val="Heading3"/>
        <w:numPr>
          <w:ilvl w:val="2"/>
          <w:numId w:val="13"/>
        </w:numPr>
        <w:rPr>
          <w:rFonts w:ascii="Arial" w:hAnsi="Arial" w:cs="Arial"/>
        </w:rPr>
      </w:pPr>
      <w:bookmarkStart w:id="231" w:name="_Toc94634426"/>
      <w:r w:rsidRPr="004342C6">
        <w:rPr>
          <w:rFonts w:ascii="Arial" w:hAnsi="Arial" w:cs="Arial"/>
        </w:rPr>
        <w:t>Description</w:t>
      </w:r>
      <w:bookmarkEnd w:id="231"/>
    </w:p>
    <w:p w14:paraId="56161986" w14:textId="69A160FA" w:rsidR="000670F2" w:rsidRPr="004342C6" w:rsidRDefault="000670F2" w:rsidP="000670F2">
      <w:pPr>
        <w:ind w:left="450"/>
        <w:rPr>
          <w:rFonts w:cs="Arial"/>
        </w:rPr>
      </w:pPr>
      <w:r w:rsidRPr="004342C6">
        <w:rPr>
          <w:rFonts w:cs="Arial"/>
        </w:rPr>
        <w:t xml:space="preserve">This use case describes how </w:t>
      </w:r>
      <w:r w:rsidR="00F85401">
        <w:rPr>
          <w:rFonts w:cs="Arial"/>
        </w:rPr>
        <w:t xml:space="preserve">the </w:t>
      </w:r>
      <w:r w:rsidRPr="004342C6">
        <w:rPr>
          <w:rFonts w:cs="Arial"/>
        </w:rPr>
        <w:t xml:space="preserve">system </w:t>
      </w:r>
      <w:r w:rsidR="00F85401">
        <w:rPr>
          <w:rFonts w:cs="Arial"/>
        </w:rPr>
        <w:t xml:space="preserve">will </w:t>
      </w:r>
      <w:r w:rsidRPr="004342C6">
        <w:rPr>
          <w:rFonts w:cs="Arial"/>
        </w:rPr>
        <w:t>determine</w:t>
      </w:r>
      <w:r w:rsidR="00F85401">
        <w:rPr>
          <w:rFonts w:cs="Arial"/>
        </w:rPr>
        <w:t xml:space="preserve"> </w:t>
      </w:r>
      <w:r w:rsidRPr="004342C6">
        <w:rPr>
          <w:rFonts w:cs="Arial"/>
        </w:rPr>
        <w:t>the MH population Group of a member</w:t>
      </w:r>
    </w:p>
    <w:p w14:paraId="23878A51" w14:textId="77777777" w:rsidR="007A7972" w:rsidRPr="004342C6" w:rsidRDefault="007A7972" w:rsidP="000670F2">
      <w:pPr>
        <w:ind w:left="450"/>
        <w:rPr>
          <w:rFonts w:cs="Arial"/>
        </w:rPr>
      </w:pPr>
    </w:p>
    <w:p w14:paraId="28DDFCA1" w14:textId="77777777" w:rsidR="000670F2" w:rsidRPr="004342C6" w:rsidRDefault="000670F2" w:rsidP="000670F2">
      <w:pPr>
        <w:pStyle w:val="Heading3"/>
        <w:numPr>
          <w:ilvl w:val="2"/>
          <w:numId w:val="13"/>
        </w:numPr>
        <w:rPr>
          <w:rFonts w:ascii="Arial" w:hAnsi="Arial" w:cs="Arial"/>
        </w:rPr>
      </w:pPr>
      <w:bookmarkStart w:id="232" w:name="_Toc94634427"/>
      <w:r w:rsidRPr="004342C6">
        <w:rPr>
          <w:rFonts w:ascii="Arial" w:hAnsi="Arial" w:cs="Arial"/>
        </w:rPr>
        <w:t>Related Use case</w:t>
      </w:r>
      <w:bookmarkEnd w:id="232"/>
      <w:r w:rsidRPr="004342C6">
        <w:rPr>
          <w:rFonts w:ascii="Arial" w:hAnsi="Arial" w:cs="Arial"/>
        </w:rPr>
        <w:t xml:space="preserve"> </w:t>
      </w:r>
    </w:p>
    <w:p w14:paraId="673162E2" w14:textId="77777777" w:rsidR="000670F2" w:rsidRPr="004342C6" w:rsidRDefault="000670F2" w:rsidP="000670F2">
      <w:pPr>
        <w:ind w:firstLine="450"/>
        <w:rPr>
          <w:rFonts w:cs="Arial"/>
        </w:rPr>
      </w:pPr>
      <w:r w:rsidRPr="004342C6">
        <w:rPr>
          <w:rFonts w:cs="Arial"/>
        </w:rPr>
        <w:t>Not applicable</w:t>
      </w:r>
    </w:p>
    <w:p w14:paraId="6CAB735B" w14:textId="77777777" w:rsidR="000670F2" w:rsidRPr="004342C6" w:rsidRDefault="000670F2" w:rsidP="000670F2">
      <w:pPr>
        <w:rPr>
          <w:rFonts w:cs="Arial"/>
        </w:rPr>
      </w:pPr>
      <w:r w:rsidRPr="004342C6">
        <w:rPr>
          <w:rFonts w:cs="Arial"/>
          <w:i/>
          <w:color w:val="00B050"/>
        </w:rPr>
        <w:t xml:space="preserve">  </w:t>
      </w:r>
    </w:p>
    <w:p w14:paraId="0875628C" w14:textId="77777777" w:rsidR="000670F2" w:rsidRPr="004342C6" w:rsidRDefault="000670F2" w:rsidP="000670F2">
      <w:pPr>
        <w:pStyle w:val="Heading3"/>
        <w:numPr>
          <w:ilvl w:val="2"/>
          <w:numId w:val="13"/>
        </w:numPr>
        <w:rPr>
          <w:rFonts w:ascii="Arial" w:hAnsi="Arial" w:cs="Arial"/>
        </w:rPr>
      </w:pPr>
      <w:bookmarkStart w:id="233" w:name="_Toc94634428"/>
      <w:r w:rsidRPr="004342C6">
        <w:rPr>
          <w:rFonts w:ascii="Arial" w:hAnsi="Arial" w:cs="Arial"/>
        </w:rPr>
        <w:t>Actor(s)</w:t>
      </w:r>
      <w:bookmarkEnd w:id="233"/>
    </w:p>
    <w:p w14:paraId="1A524B56" w14:textId="77777777" w:rsidR="000670F2" w:rsidRPr="004342C6" w:rsidRDefault="000670F2" w:rsidP="001C1D81">
      <w:pPr>
        <w:pStyle w:val="ListParagraph"/>
        <w:numPr>
          <w:ilvl w:val="0"/>
          <w:numId w:val="38"/>
        </w:numPr>
        <w:ind w:left="810"/>
        <w:contextualSpacing w:val="0"/>
        <w:rPr>
          <w:rFonts w:cs="Arial"/>
        </w:rPr>
      </w:pPr>
      <w:r w:rsidRPr="004342C6">
        <w:rPr>
          <w:rFonts w:cs="Arial"/>
        </w:rPr>
        <w:t>HIX System</w:t>
      </w:r>
    </w:p>
    <w:p w14:paraId="6220D7BD" w14:textId="77777777" w:rsidR="000670F2" w:rsidRPr="004342C6" w:rsidRDefault="000670F2" w:rsidP="001C1D81">
      <w:pPr>
        <w:pStyle w:val="ListParagraph"/>
        <w:numPr>
          <w:ilvl w:val="0"/>
          <w:numId w:val="38"/>
        </w:numPr>
        <w:ind w:left="810"/>
        <w:contextualSpacing w:val="0"/>
        <w:rPr>
          <w:rFonts w:cs="Arial"/>
        </w:rPr>
      </w:pPr>
      <w:r w:rsidRPr="004342C6">
        <w:rPr>
          <w:rFonts w:cs="Arial"/>
        </w:rPr>
        <w:t>Individual User</w:t>
      </w:r>
    </w:p>
    <w:p w14:paraId="21016207" w14:textId="77777777" w:rsidR="000670F2" w:rsidRPr="004342C6" w:rsidRDefault="000670F2" w:rsidP="001C1D81">
      <w:pPr>
        <w:pStyle w:val="ListParagraph"/>
        <w:numPr>
          <w:ilvl w:val="0"/>
          <w:numId w:val="38"/>
        </w:numPr>
        <w:ind w:left="810"/>
        <w:contextualSpacing w:val="0"/>
        <w:rPr>
          <w:rFonts w:cs="Arial"/>
        </w:rPr>
      </w:pPr>
      <w:r w:rsidRPr="004342C6">
        <w:rPr>
          <w:rFonts w:cs="Arial"/>
        </w:rPr>
        <w:t xml:space="preserve">Assistor portal users </w:t>
      </w:r>
    </w:p>
    <w:p w14:paraId="4D1A5D64" w14:textId="77777777" w:rsidR="000670F2" w:rsidRPr="004342C6" w:rsidRDefault="000670F2" w:rsidP="00F85401">
      <w:pPr>
        <w:pStyle w:val="ListParagraph"/>
        <w:numPr>
          <w:ilvl w:val="0"/>
          <w:numId w:val="20"/>
        </w:numPr>
        <w:contextualSpacing w:val="0"/>
        <w:rPr>
          <w:rFonts w:cs="Arial"/>
        </w:rPr>
      </w:pPr>
      <w:r w:rsidRPr="004342C6">
        <w:rPr>
          <w:rFonts w:cs="Arial"/>
        </w:rPr>
        <w:t>CAC User</w:t>
      </w:r>
    </w:p>
    <w:p w14:paraId="077D9DAC" w14:textId="77777777" w:rsidR="000670F2" w:rsidRPr="004342C6" w:rsidRDefault="000670F2" w:rsidP="00F85401">
      <w:pPr>
        <w:pStyle w:val="ListParagraph"/>
        <w:numPr>
          <w:ilvl w:val="0"/>
          <w:numId w:val="20"/>
        </w:numPr>
        <w:contextualSpacing w:val="0"/>
        <w:rPr>
          <w:rFonts w:cs="Arial"/>
        </w:rPr>
      </w:pPr>
      <w:r w:rsidRPr="004342C6">
        <w:rPr>
          <w:rFonts w:cs="Arial"/>
        </w:rPr>
        <w:t>Navigator User</w:t>
      </w:r>
    </w:p>
    <w:p w14:paraId="791688E0" w14:textId="77777777" w:rsidR="000670F2" w:rsidRPr="004342C6" w:rsidRDefault="000670F2" w:rsidP="001C1D81">
      <w:pPr>
        <w:pStyle w:val="ListParagraph"/>
        <w:numPr>
          <w:ilvl w:val="0"/>
          <w:numId w:val="38"/>
        </w:numPr>
        <w:ind w:left="810"/>
        <w:contextualSpacing w:val="0"/>
        <w:rPr>
          <w:rFonts w:cs="Arial"/>
        </w:rPr>
      </w:pPr>
      <w:r w:rsidRPr="004342C6">
        <w:rPr>
          <w:rFonts w:cs="Arial"/>
        </w:rPr>
        <w:t>The following Agent Portal User(s):</w:t>
      </w:r>
    </w:p>
    <w:p w14:paraId="708DFED2" w14:textId="77777777" w:rsidR="000670F2" w:rsidRPr="004342C6" w:rsidRDefault="000670F2" w:rsidP="00F85401">
      <w:pPr>
        <w:pStyle w:val="ListParagraph"/>
        <w:numPr>
          <w:ilvl w:val="0"/>
          <w:numId w:val="20"/>
        </w:numPr>
        <w:contextualSpacing w:val="0"/>
        <w:rPr>
          <w:rFonts w:cs="Arial"/>
        </w:rPr>
      </w:pPr>
      <w:r w:rsidRPr="004342C6">
        <w:rPr>
          <w:rFonts w:cs="Arial"/>
        </w:rPr>
        <w:t>Back Office User</w:t>
      </w:r>
    </w:p>
    <w:p w14:paraId="1275AB76" w14:textId="77777777" w:rsidR="000670F2" w:rsidRPr="004342C6" w:rsidRDefault="000670F2" w:rsidP="00F85401">
      <w:pPr>
        <w:pStyle w:val="ListParagraph"/>
        <w:numPr>
          <w:ilvl w:val="0"/>
          <w:numId w:val="20"/>
        </w:numPr>
        <w:contextualSpacing w:val="0"/>
        <w:rPr>
          <w:rFonts w:cs="Arial"/>
        </w:rPr>
      </w:pPr>
      <w:r w:rsidRPr="004342C6">
        <w:rPr>
          <w:rFonts w:cs="Arial"/>
        </w:rPr>
        <w:t>Super User/MED_BO User</w:t>
      </w:r>
    </w:p>
    <w:p w14:paraId="473F9A5E" w14:textId="77777777" w:rsidR="000670F2" w:rsidRPr="004342C6" w:rsidRDefault="000670F2" w:rsidP="00F85401">
      <w:pPr>
        <w:pStyle w:val="ListParagraph"/>
        <w:numPr>
          <w:ilvl w:val="0"/>
          <w:numId w:val="20"/>
        </w:numPr>
        <w:contextualSpacing w:val="0"/>
        <w:rPr>
          <w:rFonts w:cs="Arial"/>
        </w:rPr>
      </w:pPr>
      <w:r w:rsidRPr="004342C6">
        <w:rPr>
          <w:rFonts w:cs="Arial"/>
        </w:rPr>
        <w:t>CSR User</w:t>
      </w:r>
    </w:p>
    <w:p w14:paraId="6E11F371" w14:textId="77777777" w:rsidR="000670F2" w:rsidRPr="004342C6" w:rsidRDefault="000670F2" w:rsidP="00F85401">
      <w:pPr>
        <w:pStyle w:val="ListParagraph"/>
        <w:numPr>
          <w:ilvl w:val="0"/>
          <w:numId w:val="20"/>
        </w:numPr>
        <w:contextualSpacing w:val="0"/>
        <w:rPr>
          <w:rFonts w:cs="Arial"/>
        </w:rPr>
      </w:pPr>
      <w:r w:rsidRPr="004342C6">
        <w:rPr>
          <w:rFonts w:cs="Arial"/>
        </w:rPr>
        <w:t>TPL User</w:t>
      </w:r>
    </w:p>
    <w:p w14:paraId="41B53A73" w14:textId="77777777" w:rsidR="000670F2" w:rsidRPr="004342C6" w:rsidRDefault="000670F2" w:rsidP="00F85401">
      <w:pPr>
        <w:pStyle w:val="ListParagraph"/>
        <w:numPr>
          <w:ilvl w:val="0"/>
          <w:numId w:val="20"/>
        </w:numPr>
        <w:contextualSpacing w:val="0"/>
        <w:rPr>
          <w:rFonts w:cs="Arial"/>
        </w:rPr>
      </w:pPr>
      <w:r w:rsidRPr="004342C6">
        <w:rPr>
          <w:rFonts w:cs="Arial"/>
        </w:rPr>
        <w:t>TPL Super User</w:t>
      </w:r>
    </w:p>
    <w:p w14:paraId="6090261E" w14:textId="77777777" w:rsidR="000670F2" w:rsidRPr="004342C6" w:rsidRDefault="000670F2" w:rsidP="00F85401">
      <w:pPr>
        <w:pStyle w:val="ListParagraph"/>
        <w:numPr>
          <w:ilvl w:val="0"/>
          <w:numId w:val="20"/>
        </w:numPr>
        <w:contextualSpacing w:val="0"/>
        <w:rPr>
          <w:rFonts w:cs="Arial"/>
        </w:rPr>
      </w:pPr>
      <w:r w:rsidRPr="004342C6">
        <w:rPr>
          <w:rFonts w:cs="Arial"/>
        </w:rPr>
        <w:t>TPL_BO User</w:t>
      </w:r>
    </w:p>
    <w:p w14:paraId="15132CA9" w14:textId="77777777" w:rsidR="000670F2" w:rsidRPr="004342C6" w:rsidRDefault="000670F2" w:rsidP="00F85401">
      <w:pPr>
        <w:pStyle w:val="ListParagraph"/>
        <w:numPr>
          <w:ilvl w:val="0"/>
          <w:numId w:val="20"/>
        </w:numPr>
        <w:contextualSpacing w:val="0"/>
        <w:rPr>
          <w:rFonts w:cs="Arial"/>
        </w:rPr>
      </w:pPr>
      <w:r w:rsidRPr="004342C6">
        <w:rPr>
          <w:rFonts w:cs="Arial"/>
        </w:rPr>
        <w:t>Advanced CSR User</w:t>
      </w:r>
    </w:p>
    <w:p w14:paraId="1BA5081E" w14:textId="77777777" w:rsidR="000670F2" w:rsidRPr="004342C6" w:rsidRDefault="000670F2" w:rsidP="000670F2">
      <w:pPr>
        <w:rPr>
          <w:rFonts w:cs="Arial"/>
        </w:rPr>
      </w:pPr>
      <w:r w:rsidRPr="004342C6">
        <w:rPr>
          <w:rFonts w:cs="Arial"/>
          <w:i/>
          <w:color w:val="00B050"/>
        </w:rPr>
        <w:t xml:space="preserve">  </w:t>
      </w:r>
    </w:p>
    <w:p w14:paraId="25352DA2" w14:textId="77777777" w:rsidR="000670F2" w:rsidRPr="004342C6" w:rsidRDefault="000670F2" w:rsidP="000670F2">
      <w:pPr>
        <w:pStyle w:val="Heading3"/>
        <w:numPr>
          <w:ilvl w:val="2"/>
          <w:numId w:val="13"/>
        </w:numPr>
        <w:rPr>
          <w:rFonts w:ascii="Arial" w:hAnsi="Arial" w:cs="Arial"/>
        </w:rPr>
      </w:pPr>
      <w:bookmarkStart w:id="234" w:name="_Toc94634429"/>
      <w:r w:rsidRPr="004342C6">
        <w:rPr>
          <w:rFonts w:ascii="Arial" w:hAnsi="Arial" w:cs="Arial"/>
        </w:rPr>
        <w:t>Trigger(s)</w:t>
      </w:r>
      <w:bookmarkEnd w:id="234"/>
    </w:p>
    <w:p w14:paraId="54F1114D" w14:textId="396A0F05" w:rsidR="00224135" w:rsidRPr="004342C6" w:rsidRDefault="00224135" w:rsidP="001C1D81">
      <w:pPr>
        <w:pStyle w:val="ListParagraph"/>
        <w:numPr>
          <w:ilvl w:val="0"/>
          <w:numId w:val="39"/>
        </w:numPr>
        <w:rPr>
          <w:rFonts w:cs="Arial"/>
        </w:rPr>
      </w:pPr>
      <w:r w:rsidRPr="004342C6">
        <w:rPr>
          <w:rFonts w:cs="Arial"/>
        </w:rPr>
        <w:t>The individual/assistor/agent portal user provided the members</w:t>
      </w:r>
      <w:r w:rsidR="00F85401">
        <w:rPr>
          <w:rFonts w:cs="Arial"/>
        </w:rPr>
        <w:t>'</w:t>
      </w:r>
      <w:r w:rsidRPr="004342C6">
        <w:rPr>
          <w:rFonts w:cs="Arial"/>
        </w:rPr>
        <w:t xml:space="preserve"> details during the SSAP flow and submits the application.</w:t>
      </w:r>
    </w:p>
    <w:p w14:paraId="04246550" w14:textId="07646C5A" w:rsidR="000670F2" w:rsidRPr="004342C6" w:rsidRDefault="000670F2" w:rsidP="001C1D81">
      <w:pPr>
        <w:pStyle w:val="ListParagraph"/>
        <w:numPr>
          <w:ilvl w:val="0"/>
          <w:numId w:val="39"/>
        </w:numPr>
        <w:contextualSpacing w:val="0"/>
        <w:rPr>
          <w:rFonts w:cs="Arial"/>
        </w:rPr>
      </w:pPr>
      <w:r w:rsidRPr="004342C6">
        <w:rPr>
          <w:rFonts w:cs="Arial"/>
        </w:rPr>
        <w:t>Eligibility is determined/re-determined through any process</w:t>
      </w:r>
      <w:r w:rsidR="00F85401">
        <w:rPr>
          <w:rFonts w:cs="Arial"/>
        </w:rPr>
        <w:t>,</w:t>
      </w:r>
      <w:r w:rsidRPr="004342C6">
        <w:rPr>
          <w:rFonts w:cs="Arial"/>
        </w:rPr>
        <w:t xml:space="preserve"> e.g.</w:t>
      </w:r>
      <w:r w:rsidR="00F85401">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034F7027" w14:textId="77777777" w:rsidR="000670F2" w:rsidRPr="004342C6" w:rsidRDefault="000670F2" w:rsidP="000670F2">
      <w:pPr>
        <w:pStyle w:val="ListParagraph"/>
        <w:ind w:left="1080"/>
        <w:contextualSpacing w:val="0"/>
        <w:rPr>
          <w:rFonts w:cs="Arial"/>
        </w:rPr>
      </w:pPr>
    </w:p>
    <w:p w14:paraId="4ACD21D6" w14:textId="77777777" w:rsidR="000670F2" w:rsidRPr="004342C6" w:rsidRDefault="000670F2" w:rsidP="000670F2">
      <w:pPr>
        <w:pStyle w:val="Heading3"/>
        <w:numPr>
          <w:ilvl w:val="2"/>
          <w:numId w:val="13"/>
        </w:numPr>
        <w:rPr>
          <w:rFonts w:ascii="Arial" w:hAnsi="Arial" w:cs="Arial"/>
        </w:rPr>
      </w:pPr>
      <w:bookmarkStart w:id="235" w:name="_Toc94634430"/>
      <w:r w:rsidRPr="004342C6">
        <w:rPr>
          <w:rFonts w:ascii="Arial" w:hAnsi="Arial" w:cs="Arial"/>
        </w:rPr>
        <w:t>Precondition(s)</w:t>
      </w:r>
      <w:bookmarkEnd w:id="235"/>
    </w:p>
    <w:p w14:paraId="739CA3F4" w14:textId="29288329" w:rsidR="000670F2" w:rsidRPr="00F85401" w:rsidRDefault="00224135" w:rsidP="00320B54">
      <w:pPr>
        <w:pStyle w:val="ListParagraph"/>
        <w:numPr>
          <w:ilvl w:val="0"/>
          <w:numId w:val="378"/>
        </w:numPr>
        <w:contextualSpacing w:val="0"/>
        <w:rPr>
          <w:rFonts w:cs="Arial"/>
        </w:rPr>
      </w:pPr>
      <w:r w:rsidRPr="00F85401">
        <w:rPr>
          <w:rFonts w:cs="Arial"/>
        </w:rPr>
        <w:t>Individual/assistor/agent portal user intends to create a financial assistance application in the HIX system.</w:t>
      </w:r>
    </w:p>
    <w:p w14:paraId="123C7584" w14:textId="77777777" w:rsidR="00224135" w:rsidRPr="004342C6" w:rsidRDefault="00224135" w:rsidP="00224135">
      <w:pPr>
        <w:pStyle w:val="ListParagraph"/>
        <w:ind w:left="1080"/>
        <w:contextualSpacing w:val="0"/>
        <w:rPr>
          <w:rFonts w:cs="Arial"/>
        </w:rPr>
      </w:pPr>
    </w:p>
    <w:p w14:paraId="5B4AB363" w14:textId="77777777" w:rsidR="000670F2" w:rsidRPr="004342C6" w:rsidRDefault="000670F2" w:rsidP="000670F2">
      <w:pPr>
        <w:pStyle w:val="Heading3"/>
        <w:numPr>
          <w:ilvl w:val="2"/>
          <w:numId w:val="13"/>
        </w:numPr>
        <w:pBdr>
          <w:bottom w:val="single" w:sz="12" w:space="5" w:color="4C8B3F"/>
        </w:pBdr>
        <w:rPr>
          <w:rFonts w:ascii="Arial" w:hAnsi="Arial" w:cs="Arial"/>
        </w:rPr>
      </w:pPr>
      <w:bookmarkStart w:id="236" w:name="_Toc94634431"/>
      <w:r w:rsidRPr="004342C6">
        <w:rPr>
          <w:rFonts w:ascii="Arial" w:hAnsi="Arial" w:cs="Arial"/>
        </w:rPr>
        <w:t>Postcondition(s)</w:t>
      </w:r>
      <w:bookmarkEnd w:id="236"/>
    </w:p>
    <w:p w14:paraId="5BD0BE98" w14:textId="329D6EA5" w:rsidR="000670F2" w:rsidRPr="00F85401" w:rsidRDefault="000670F2" w:rsidP="00320B54">
      <w:pPr>
        <w:pStyle w:val="ListParagraph"/>
        <w:numPr>
          <w:ilvl w:val="0"/>
          <w:numId w:val="379"/>
        </w:numPr>
        <w:contextualSpacing w:val="0"/>
        <w:rPr>
          <w:rFonts w:cs="Arial"/>
        </w:rPr>
      </w:pPr>
      <w:r w:rsidRPr="00F85401">
        <w:rPr>
          <w:rFonts w:cs="Arial"/>
        </w:rPr>
        <w:t xml:space="preserve">Member’s </w:t>
      </w:r>
      <w:r w:rsidR="0077211F" w:rsidRPr="00F85401">
        <w:rPr>
          <w:rFonts w:cs="Arial"/>
        </w:rPr>
        <w:t xml:space="preserve">population group is identified as per the linked Excel sheet of </w:t>
      </w:r>
      <w:r w:rsidR="00F85401">
        <w:rPr>
          <w:rFonts w:cs="Arial"/>
        </w:rPr>
        <w:t xml:space="preserve">the </w:t>
      </w:r>
      <w:r w:rsidR="0077211F" w:rsidRPr="00F85401">
        <w:rPr>
          <w:rFonts w:cs="Arial"/>
        </w:rPr>
        <w:t>population group</w:t>
      </w:r>
      <w:r w:rsidR="00D30C39" w:rsidRPr="00F85401">
        <w:rPr>
          <w:rFonts w:cs="Arial"/>
        </w:rPr>
        <w:t>.</w:t>
      </w:r>
    </w:p>
    <w:p w14:paraId="722CC10E" w14:textId="33166B20" w:rsidR="000670F2" w:rsidRDefault="000670F2" w:rsidP="000670F2">
      <w:pPr>
        <w:contextualSpacing w:val="0"/>
        <w:rPr>
          <w:rFonts w:cs="Arial"/>
        </w:rPr>
      </w:pPr>
    </w:p>
    <w:p w14:paraId="7E18849C" w14:textId="0DA45AA6" w:rsidR="00F85401" w:rsidRDefault="00F85401" w:rsidP="000670F2">
      <w:pPr>
        <w:contextualSpacing w:val="0"/>
        <w:rPr>
          <w:rFonts w:cs="Arial"/>
        </w:rPr>
      </w:pPr>
    </w:p>
    <w:p w14:paraId="75363D16" w14:textId="77777777" w:rsidR="00F85401" w:rsidRPr="004342C6" w:rsidRDefault="00F85401" w:rsidP="000670F2">
      <w:pPr>
        <w:contextualSpacing w:val="0"/>
        <w:rPr>
          <w:rFonts w:cs="Arial"/>
        </w:rPr>
      </w:pPr>
    </w:p>
    <w:p w14:paraId="39F72F3F" w14:textId="77777777" w:rsidR="000670F2" w:rsidRPr="004342C6" w:rsidRDefault="000670F2" w:rsidP="000670F2">
      <w:pPr>
        <w:pStyle w:val="Heading3"/>
        <w:numPr>
          <w:ilvl w:val="2"/>
          <w:numId w:val="13"/>
        </w:numPr>
        <w:rPr>
          <w:rFonts w:ascii="Arial" w:hAnsi="Arial" w:cs="Arial"/>
        </w:rPr>
      </w:pPr>
      <w:bookmarkStart w:id="237" w:name="_Toc94634432"/>
      <w:r w:rsidRPr="004342C6">
        <w:rPr>
          <w:rFonts w:ascii="Arial" w:hAnsi="Arial" w:cs="Arial"/>
        </w:rPr>
        <w:t>Flow of Event(s)</w:t>
      </w:r>
      <w:bookmarkEnd w:id="237"/>
    </w:p>
    <w:p w14:paraId="5ADC52C9" w14:textId="77777777" w:rsidR="000670F2" w:rsidRPr="004342C6" w:rsidRDefault="000670F2" w:rsidP="000670F2">
      <w:pPr>
        <w:ind w:left="360"/>
        <w:rPr>
          <w:rFonts w:cs="Arial"/>
        </w:rPr>
      </w:pPr>
    </w:p>
    <w:p w14:paraId="5160CD1F" w14:textId="4ED4DEEF" w:rsidR="000670F2" w:rsidRPr="004342C6" w:rsidRDefault="000670F2" w:rsidP="00224135">
      <w:pPr>
        <w:pStyle w:val="Heading3"/>
        <w:numPr>
          <w:ilvl w:val="3"/>
          <w:numId w:val="13"/>
        </w:numPr>
        <w:tabs>
          <w:tab w:val="left" w:pos="1890"/>
        </w:tabs>
        <w:rPr>
          <w:rFonts w:ascii="Arial" w:hAnsi="Arial" w:cs="Arial"/>
        </w:rPr>
      </w:pPr>
      <w:bookmarkStart w:id="238" w:name="_Toc94634433"/>
      <w:r w:rsidRPr="004342C6">
        <w:rPr>
          <w:rFonts w:ascii="Arial" w:hAnsi="Arial" w:cs="Arial"/>
        </w:rPr>
        <w:t>Basic Flow</w:t>
      </w:r>
      <w:bookmarkEnd w:id="238"/>
    </w:p>
    <w:p w14:paraId="788D9520" w14:textId="3245EEB8" w:rsidR="00224135" w:rsidRPr="004342C6" w:rsidRDefault="00D30C39" w:rsidP="00320B54">
      <w:pPr>
        <w:pStyle w:val="ListParagraph"/>
        <w:numPr>
          <w:ilvl w:val="0"/>
          <w:numId w:val="294"/>
        </w:numPr>
        <w:ind w:left="1260"/>
        <w:rPr>
          <w:rFonts w:cs="Arial"/>
        </w:rPr>
      </w:pPr>
      <w:r w:rsidRPr="004342C6">
        <w:rPr>
          <w:rFonts w:cs="Arial"/>
        </w:rPr>
        <w:t>P</w:t>
      </w:r>
      <w:r w:rsidR="0077211F" w:rsidRPr="004342C6">
        <w:rPr>
          <w:rFonts w:cs="Arial"/>
        </w:rPr>
        <w:t>recondition 6.5.5</w:t>
      </w:r>
      <w:r w:rsidR="00224135" w:rsidRPr="004342C6">
        <w:rPr>
          <w:rFonts w:cs="Arial"/>
        </w:rPr>
        <w:t xml:space="preserve"> applies. </w:t>
      </w:r>
    </w:p>
    <w:p w14:paraId="1F0D0525" w14:textId="5CAA8163" w:rsidR="00224135" w:rsidRPr="004342C6" w:rsidRDefault="00224135" w:rsidP="00320B54">
      <w:pPr>
        <w:pStyle w:val="ListParagraph"/>
        <w:numPr>
          <w:ilvl w:val="0"/>
          <w:numId w:val="294"/>
        </w:numPr>
        <w:ind w:left="1260"/>
        <w:rPr>
          <w:rFonts w:cs="Arial"/>
        </w:rPr>
      </w:pPr>
      <w:r w:rsidRPr="004342C6">
        <w:rPr>
          <w:rFonts w:cs="Arial"/>
        </w:rPr>
        <w:t>The individual user/agent portal user/ assistor portal user attest</w:t>
      </w:r>
      <w:r w:rsidR="00F85401">
        <w:rPr>
          <w:rFonts w:cs="Arial"/>
        </w:rPr>
        <w:t>s</w:t>
      </w:r>
      <w:r w:rsidRPr="004342C6">
        <w:rPr>
          <w:rFonts w:cs="Arial"/>
        </w:rPr>
        <w:t xml:space="preserve"> member’s information. </w:t>
      </w:r>
    </w:p>
    <w:p w14:paraId="7639937D" w14:textId="5F9B15CC" w:rsidR="0077211F" w:rsidRPr="004342C6" w:rsidRDefault="0077211F" w:rsidP="00320B54">
      <w:pPr>
        <w:pStyle w:val="ListParagraph"/>
        <w:numPr>
          <w:ilvl w:val="0"/>
          <w:numId w:val="294"/>
        </w:numPr>
        <w:ind w:left="1260"/>
        <w:rPr>
          <w:rFonts w:cs="Arial"/>
        </w:rPr>
      </w:pPr>
      <w:r w:rsidRPr="004342C6">
        <w:rPr>
          <w:rFonts w:cs="Arial"/>
        </w:rPr>
        <w:t>Member’s Self</w:t>
      </w:r>
      <w:r w:rsidR="00F85401">
        <w:rPr>
          <w:rFonts w:cs="Arial"/>
        </w:rPr>
        <w:t>-</w:t>
      </w:r>
      <w:r w:rsidRPr="004342C6">
        <w:rPr>
          <w:rFonts w:cs="Arial"/>
        </w:rPr>
        <w:t xml:space="preserve">attested information is used to determine the population group of the member as per </w:t>
      </w:r>
      <w:r w:rsidR="00F85401">
        <w:rPr>
          <w:rFonts w:cs="Arial"/>
        </w:rPr>
        <w:t xml:space="preserve">the </w:t>
      </w:r>
      <w:r w:rsidRPr="004342C6">
        <w:rPr>
          <w:rFonts w:cs="Arial"/>
        </w:rPr>
        <w:t xml:space="preserve">Population category excel sheet. </w:t>
      </w:r>
    </w:p>
    <w:p w14:paraId="436BB53F" w14:textId="77777777" w:rsidR="0077211F" w:rsidRPr="004342C6" w:rsidRDefault="0077211F" w:rsidP="0077211F">
      <w:pPr>
        <w:pStyle w:val="ListParagraph"/>
        <w:ind w:left="1530"/>
        <w:rPr>
          <w:rFonts w:cs="Arial"/>
        </w:rPr>
      </w:pPr>
    </w:p>
    <w:p w14:paraId="3477D5AD" w14:textId="77777777" w:rsidR="000670F2" w:rsidRPr="004342C6" w:rsidRDefault="000670F2" w:rsidP="00224135">
      <w:pPr>
        <w:pStyle w:val="Heading3"/>
        <w:numPr>
          <w:ilvl w:val="3"/>
          <w:numId w:val="13"/>
        </w:numPr>
        <w:tabs>
          <w:tab w:val="left" w:pos="1890"/>
        </w:tabs>
        <w:rPr>
          <w:rFonts w:ascii="Arial" w:hAnsi="Arial" w:cs="Arial"/>
        </w:rPr>
      </w:pPr>
      <w:bookmarkStart w:id="239" w:name="_Toc94634434"/>
      <w:r w:rsidRPr="004342C6">
        <w:rPr>
          <w:rFonts w:ascii="Arial" w:hAnsi="Arial" w:cs="Arial"/>
        </w:rPr>
        <w:t>Alternate Flow-1</w:t>
      </w:r>
      <w:bookmarkEnd w:id="239"/>
    </w:p>
    <w:p w14:paraId="744D29DB" w14:textId="3895B715" w:rsidR="000670F2" w:rsidRPr="004342C6" w:rsidRDefault="00D30C39" w:rsidP="00D30C39">
      <w:pPr>
        <w:ind w:left="900"/>
        <w:rPr>
          <w:rFonts w:cs="Arial"/>
        </w:rPr>
      </w:pPr>
      <w:r w:rsidRPr="004342C6">
        <w:rPr>
          <w:rFonts w:cs="Arial"/>
        </w:rPr>
        <w:t>Not Applicable</w:t>
      </w:r>
    </w:p>
    <w:p w14:paraId="386877CA" w14:textId="77777777" w:rsidR="000670F2" w:rsidRPr="004342C6" w:rsidRDefault="000670F2" w:rsidP="000670F2">
      <w:pPr>
        <w:rPr>
          <w:rFonts w:cs="Arial"/>
        </w:rPr>
      </w:pPr>
    </w:p>
    <w:p w14:paraId="1AC854FB" w14:textId="77777777" w:rsidR="000670F2" w:rsidRPr="004342C6" w:rsidRDefault="000670F2" w:rsidP="000670F2">
      <w:pPr>
        <w:pStyle w:val="Heading3"/>
        <w:numPr>
          <w:ilvl w:val="2"/>
          <w:numId w:val="13"/>
        </w:numPr>
        <w:rPr>
          <w:rFonts w:ascii="Arial" w:hAnsi="Arial" w:cs="Arial"/>
        </w:rPr>
      </w:pPr>
      <w:bookmarkStart w:id="240" w:name="_Toc94634435"/>
      <w:r w:rsidRPr="004342C6">
        <w:rPr>
          <w:rFonts w:ascii="Arial" w:hAnsi="Arial" w:cs="Arial"/>
        </w:rPr>
        <w:t>User Pages and Input</w:t>
      </w:r>
      <w:bookmarkEnd w:id="240"/>
    </w:p>
    <w:p w14:paraId="1270D76F"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E058449" w14:textId="77777777" w:rsidR="000670F2" w:rsidRPr="004342C6" w:rsidRDefault="000670F2" w:rsidP="000670F2">
      <w:pPr>
        <w:pStyle w:val="Heading3"/>
        <w:numPr>
          <w:ilvl w:val="2"/>
          <w:numId w:val="13"/>
        </w:numPr>
        <w:rPr>
          <w:rFonts w:ascii="Arial" w:hAnsi="Arial" w:cs="Arial"/>
        </w:rPr>
      </w:pPr>
      <w:bookmarkStart w:id="241" w:name="_Toc94634436"/>
      <w:r w:rsidRPr="004342C6">
        <w:rPr>
          <w:rFonts w:ascii="Arial" w:hAnsi="Arial" w:cs="Arial"/>
        </w:rPr>
        <w:t>Functional Requirement(s)</w:t>
      </w:r>
      <w:bookmarkEnd w:id="241"/>
    </w:p>
    <w:p w14:paraId="2C06119B" w14:textId="78A9C97B" w:rsidR="00F11C9F" w:rsidRPr="004342C6" w:rsidRDefault="00F11C9F" w:rsidP="00D30C39">
      <w:pPr>
        <w:pStyle w:val="Caption"/>
        <w:keepNext/>
        <w:jc w:val="center"/>
        <w:rPr>
          <w:rFonts w:cs="Arial"/>
        </w:rPr>
      </w:pPr>
      <w:bookmarkStart w:id="242" w:name="_Toc94635003"/>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7</w:t>
      </w:r>
      <w:r w:rsidR="006F59E4" w:rsidRPr="004342C6">
        <w:rPr>
          <w:rFonts w:cs="Arial"/>
          <w:noProof/>
        </w:rPr>
        <w:fldChar w:fldCharType="end"/>
      </w:r>
      <w:r w:rsidRPr="004342C6">
        <w:rPr>
          <w:rFonts w:cs="Arial"/>
        </w:rPr>
        <w:t xml:space="preserve"> Functional Requirments-UC-05</w:t>
      </w:r>
      <w:bookmarkEnd w:id="242"/>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0670F2" w:rsidRPr="004342C6" w14:paraId="36A29D00" w14:textId="77777777" w:rsidTr="7002B805">
        <w:trPr>
          <w:trHeight w:val="300"/>
          <w:tblHeader/>
        </w:trPr>
        <w:tc>
          <w:tcPr>
            <w:tcW w:w="2246" w:type="dxa"/>
            <w:shd w:val="clear" w:color="auto" w:fill="4C8B3F" w:themeFill="background2"/>
            <w:vAlign w:val="center"/>
            <w:hideMark/>
          </w:tcPr>
          <w:p w14:paraId="05D80268"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4AE10C53"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0670F2" w:rsidRPr="004342C6" w14:paraId="4D7A58A6" w14:textId="77777777" w:rsidTr="7002B805">
        <w:trPr>
          <w:trHeight w:val="314"/>
        </w:trPr>
        <w:tc>
          <w:tcPr>
            <w:tcW w:w="2246" w:type="dxa"/>
            <w:shd w:val="clear" w:color="auto" w:fill="FFFFFF" w:themeFill="background1"/>
          </w:tcPr>
          <w:p w14:paraId="176DE278" w14:textId="169C29DF" w:rsidR="000670F2" w:rsidRPr="004342C6" w:rsidRDefault="000670F2" w:rsidP="000670F2">
            <w:pPr>
              <w:contextualSpacing w:val="0"/>
              <w:jc w:val="center"/>
              <w:rPr>
                <w:rFonts w:eastAsia="Times New Roman" w:cs="Arial"/>
                <w:color w:val="000000"/>
              </w:rPr>
            </w:pPr>
            <w:r w:rsidRPr="004342C6">
              <w:rPr>
                <w:rFonts w:eastAsia="Times New Roman" w:cs="Arial"/>
                <w:color w:val="000000"/>
              </w:rPr>
              <w:t>MHPD.FR.0</w:t>
            </w:r>
            <w:r w:rsidR="002E0F3D" w:rsidRPr="004342C6">
              <w:rPr>
                <w:rFonts w:eastAsia="Times New Roman" w:cs="Arial"/>
                <w:color w:val="000000"/>
              </w:rPr>
              <w:t>5</w:t>
            </w:r>
            <w:r w:rsidRPr="004342C6">
              <w:rPr>
                <w:rFonts w:eastAsia="Times New Roman" w:cs="Arial"/>
                <w:color w:val="000000"/>
              </w:rPr>
              <w:t>.001</w:t>
            </w:r>
          </w:p>
        </w:tc>
        <w:tc>
          <w:tcPr>
            <w:tcW w:w="7024" w:type="dxa"/>
            <w:shd w:val="clear" w:color="auto" w:fill="FFFFFF" w:themeFill="background1"/>
          </w:tcPr>
          <w:p w14:paraId="59ED6A18" w14:textId="11941CA2" w:rsidR="000670F2" w:rsidRPr="004342C6" w:rsidRDefault="0034188A" w:rsidP="0034188A">
            <w:pPr>
              <w:rPr>
                <w:rFonts w:cs="Arial"/>
              </w:rPr>
            </w:pPr>
            <w:r w:rsidRPr="004342C6">
              <w:rPr>
                <w:rFonts w:cs="Arial"/>
              </w:rPr>
              <w:t xml:space="preserve">The system shall calculate the MassHealth population group as per the attached sheet </w:t>
            </w:r>
            <w:r w:rsidR="00AC3E25" w:rsidRPr="004342C6">
              <w:rPr>
                <w:rFonts w:cs="Arial"/>
              </w:rPr>
              <w:t xml:space="preserve">for all applying members. </w:t>
            </w:r>
          </w:p>
          <w:p w14:paraId="4E5D693B" w14:textId="77777777" w:rsidR="0034188A" w:rsidRPr="004342C6" w:rsidRDefault="0034188A" w:rsidP="0034188A">
            <w:pPr>
              <w:rPr>
                <w:rFonts w:cs="Arial"/>
              </w:rPr>
            </w:pPr>
          </w:p>
          <w:bookmarkStart w:id="243" w:name="_MON_1636291099"/>
          <w:bookmarkEnd w:id="243"/>
          <w:p w14:paraId="5D49BA3C" w14:textId="5F5A5CE9" w:rsidR="0034188A" w:rsidRPr="004342C6" w:rsidRDefault="005B0845" w:rsidP="0034188A">
            <w:pPr>
              <w:rPr>
                <w:rFonts w:cs="Arial"/>
              </w:rPr>
            </w:pPr>
            <w:r w:rsidRPr="004342C6">
              <w:rPr>
                <w:rFonts w:cs="Arial"/>
                <w:noProof/>
              </w:rPr>
              <w:object w:dxaOrig="1534" w:dyaOrig="991" w14:anchorId="27944A69">
                <v:shape id="_x0000_i1047" type="#_x0000_t75" alt="" style="width:83.8pt;height:47.8pt;mso-width-percent:0;mso-height-percent:0;mso-width-percent:0;mso-height-percent:0" o:ole="">
                  <v:imagedata r:id="rId52" o:title=""/>
                </v:shape>
                <o:OLEObject Type="Embed" ProgID="Excel.Sheet.12" ShapeID="_x0000_i1047" DrawAspect="Icon" ObjectID="_1843025967" r:id="rId53"/>
              </w:object>
            </w:r>
          </w:p>
          <w:p w14:paraId="54C1D8C8" w14:textId="77777777" w:rsidR="00F85401" w:rsidRDefault="00F85401" w:rsidP="0034188A">
            <w:pPr>
              <w:rPr>
                <w:rFonts w:cs="Arial"/>
                <w:b/>
                <w:bCs/>
              </w:rPr>
            </w:pPr>
          </w:p>
          <w:p w14:paraId="1B211551" w14:textId="5C0C08FE" w:rsidR="0034188A" w:rsidRPr="004342C6" w:rsidRDefault="0034188A" w:rsidP="0034188A">
            <w:pPr>
              <w:rPr>
                <w:rFonts w:cs="Arial"/>
              </w:rPr>
            </w:pPr>
            <w:r w:rsidRPr="00F85401">
              <w:rPr>
                <w:rFonts w:cs="Arial"/>
                <w:b/>
                <w:bCs/>
              </w:rPr>
              <w:t>Note</w:t>
            </w:r>
            <w:r w:rsidRPr="004342C6">
              <w:rPr>
                <w:rFonts w:cs="Arial"/>
              </w:rPr>
              <w:t xml:space="preserve">: </w:t>
            </w:r>
            <w:r w:rsidR="00F85401">
              <w:rPr>
                <w:rFonts w:cs="Arial"/>
              </w:rPr>
              <w:t>C</w:t>
            </w:r>
            <w:r w:rsidRPr="004342C6">
              <w:rPr>
                <w:rFonts w:cs="Arial"/>
              </w:rPr>
              <w:t xml:space="preserve">urrently </w:t>
            </w:r>
            <w:r w:rsidR="00F85401">
              <w:rPr>
                <w:rFonts w:cs="Arial"/>
              </w:rPr>
              <w:t xml:space="preserve">the </w:t>
            </w:r>
            <w:r w:rsidRPr="004342C6">
              <w:rPr>
                <w:rFonts w:cs="Arial"/>
              </w:rPr>
              <w:t xml:space="preserve">system </w:t>
            </w:r>
            <w:r w:rsidR="00F85401">
              <w:rPr>
                <w:rFonts w:cs="Arial"/>
              </w:rPr>
              <w:t>has</w:t>
            </w:r>
            <w:r w:rsidRPr="004342C6">
              <w:rPr>
                <w:rFonts w:cs="Arial"/>
              </w:rPr>
              <w:t xml:space="preserve"> the following population group</w:t>
            </w:r>
            <w:r w:rsidR="00F85401">
              <w:rPr>
                <w:rFonts w:cs="Arial"/>
              </w:rPr>
              <w:t>s</w:t>
            </w:r>
          </w:p>
          <w:p w14:paraId="7B06E4EC"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Pregnant Woman</w:t>
            </w:r>
          </w:p>
          <w:p w14:paraId="528922A7"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Child over 1</w:t>
            </w:r>
          </w:p>
          <w:p w14:paraId="72033050"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Child Under 1</w:t>
            </w:r>
          </w:p>
          <w:p w14:paraId="7F61707C"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CHIP Child</w:t>
            </w:r>
          </w:p>
          <w:p w14:paraId="582535F6"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Parent Caretaker</w:t>
            </w:r>
          </w:p>
          <w:p w14:paraId="26941462"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Adult Group</w:t>
            </w:r>
          </w:p>
          <w:p w14:paraId="19DEAA4D"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HIV individual</w:t>
            </w:r>
          </w:p>
          <w:p w14:paraId="0E381661"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BCC individual</w:t>
            </w:r>
          </w:p>
          <w:p w14:paraId="18BF48E1"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Former Foster Care Individual</w:t>
            </w:r>
          </w:p>
          <w:p w14:paraId="7D5B97B5" w14:textId="080A3538" w:rsidR="0034188A" w:rsidRPr="004342C6" w:rsidRDefault="0034188A" w:rsidP="001C1D81">
            <w:pPr>
              <w:pStyle w:val="TableContent"/>
              <w:numPr>
                <w:ilvl w:val="0"/>
                <w:numId w:val="40"/>
              </w:numPr>
              <w:rPr>
                <w:rFonts w:ascii="Arial" w:hAnsi="Arial" w:cs="Arial"/>
              </w:rPr>
            </w:pPr>
            <w:r w:rsidRPr="004342C6">
              <w:rPr>
                <w:rFonts w:ascii="Arial" w:hAnsi="Arial" w:cs="Arial"/>
              </w:rPr>
              <w:t>Non</w:t>
            </w:r>
            <w:r w:rsidR="00F85401">
              <w:rPr>
                <w:rFonts w:ascii="Arial" w:hAnsi="Arial" w:cs="Arial"/>
              </w:rPr>
              <w:t>-</w:t>
            </w:r>
            <w:r w:rsidRPr="004342C6">
              <w:rPr>
                <w:rFonts w:ascii="Arial" w:hAnsi="Arial" w:cs="Arial"/>
              </w:rPr>
              <w:t>LPR</w:t>
            </w:r>
          </w:p>
          <w:p w14:paraId="256CD2E4" w14:textId="5AE34D2B" w:rsidR="00CF146C" w:rsidRPr="004342C6" w:rsidRDefault="00CF146C" w:rsidP="00CF146C">
            <w:pPr>
              <w:pStyle w:val="TableContent"/>
              <w:rPr>
                <w:rFonts w:ascii="Arial" w:hAnsi="Arial" w:cs="Arial"/>
              </w:rPr>
            </w:pPr>
          </w:p>
          <w:p w14:paraId="27035A10" w14:textId="2BA648B3" w:rsidR="00893385" w:rsidRPr="00F85401" w:rsidRDefault="00CF146C" w:rsidP="00893385">
            <w:pPr>
              <w:pStyle w:val="TableContent"/>
              <w:rPr>
                <w:rFonts w:ascii="Arial" w:hAnsi="Arial" w:cs="Arial"/>
                <w:b/>
                <w:bCs/>
              </w:rPr>
            </w:pPr>
            <w:r w:rsidRPr="00F85401">
              <w:rPr>
                <w:rFonts w:ascii="Arial" w:hAnsi="Arial" w:cs="Arial"/>
                <w:b/>
                <w:bCs/>
              </w:rPr>
              <w:t>Note</w:t>
            </w:r>
            <w:r w:rsidR="00F85401">
              <w:rPr>
                <w:rFonts w:ascii="Arial" w:hAnsi="Arial" w:cs="Arial"/>
                <w:b/>
                <w:bCs/>
              </w:rPr>
              <w:t>s</w:t>
            </w:r>
            <w:r w:rsidRPr="00F85401">
              <w:rPr>
                <w:rFonts w:ascii="Arial" w:hAnsi="Arial" w:cs="Arial"/>
                <w:b/>
                <w:bCs/>
              </w:rPr>
              <w:t xml:space="preserve">: </w:t>
            </w:r>
          </w:p>
          <w:p w14:paraId="5D144A61" w14:textId="4C9944BE" w:rsidR="00CF146C" w:rsidRPr="004342C6" w:rsidRDefault="00F85401" w:rsidP="00320B54">
            <w:pPr>
              <w:pStyle w:val="TableContent"/>
              <w:numPr>
                <w:ilvl w:val="0"/>
                <w:numId w:val="340"/>
              </w:numPr>
              <w:rPr>
                <w:rFonts w:ascii="Arial" w:hAnsi="Arial" w:cs="Arial"/>
              </w:rPr>
            </w:pPr>
            <w:r>
              <w:rPr>
                <w:rFonts w:ascii="Arial" w:hAnsi="Arial" w:cs="Arial"/>
              </w:rPr>
              <w:t>The p</w:t>
            </w:r>
            <w:r w:rsidR="00CF146C" w:rsidRPr="004342C6">
              <w:rPr>
                <w:rFonts w:ascii="Arial" w:hAnsi="Arial" w:cs="Arial"/>
              </w:rPr>
              <w:t xml:space="preserve">arent </w:t>
            </w:r>
            <w:r w:rsidR="00D30C39" w:rsidRPr="004342C6">
              <w:rPr>
                <w:rFonts w:ascii="Arial" w:hAnsi="Arial" w:cs="Arial"/>
              </w:rPr>
              <w:t>caretaker</w:t>
            </w:r>
            <w:r w:rsidR="00CF146C" w:rsidRPr="004342C6">
              <w:rPr>
                <w:rFonts w:ascii="Arial" w:hAnsi="Arial" w:cs="Arial"/>
              </w:rPr>
              <w:t xml:space="preserve"> is the only population group </w:t>
            </w:r>
            <w:r>
              <w:rPr>
                <w:rFonts w:ascii="Arial" w:hAnsi="Arial" w:cs="Arial"/>
              </w:rPr>
              <w:t>that</w:t>
            </w:r>
            <w:r w:rsidR="00CF146C" w:rsidRPr="004342C6">
              <w:rPr>
                <w:rFonts w:ascii="Arial" w:hAnsi="Arial" w:cs="Arial"/>
              </w:rPr>
              <w:t xml:space="preserve"> is evaluated for </w:t>
            </w:r>
            <w:r w:rsidR="00D30C39" w:rsidRPr="004342C6">
              <w:rPr>
                <w:rFonts w:ascii="Arial" w:hAnsi="Arial" w:cs="Arial"/>
              </w:rPr>
              <w:t>Non-Applying</w:t>
            </w:r>
            <w:r w:rsidR="00CF146C" w:rsidRPr="004342C6">
              <w:rPr>
                <w:rFonts w:ascii="Arial" w:hAnsi="Arial" w:cs="Arial"/>
              </w:rPr>
              <w:t xml:space="preserve"> members. </w:t>
            </w:r>
          </w:p>
          <w:p w14:paraId="158262E8" w14:textId="3ADD06A1" w:rsidR="00893385" w:rsidRPr="008910F0" w:rsidRDefault="00F85401" w:rsidP="00320B54">
            <w:pPr>
              <w:pStyle w:val="ListParagraph"/>
              <w:numPr>
                <w:ilvl w:val="0"/>
                <w:numId w:val="340"/>
              </w:numPr>
              <w:rPr>
                <w:rFonts w:cs="Arial"/>
              </w:rPr>
            </w:pPr>
            <w:r w:rsidRPr="008910F0">
              <w:rPr>
                <w:rFonts w:cs="Arial"/>
              </w:rPr>
              <w:lastRenderedPageBreak/>
              <w:t>The a</w:t>
            </w:r>
            <w:r w:rsidR="00893385" w:rsidRPr="008910F0">
              <w:rPr>
                <w:rFonts w:cs="Arial"/>
              </w:rPr>
              <w:t xml:space="preserve">pplicant is Medicare Entitled means </w:t>
            </w:r>
            <w:r w:rsidRPr="008910F0">
              <w:rPr>
                <w:rFonts w:cs="Arial"/>
              </w:rPr>
              <w:t xml:space="preserve">the </w:t>
            </w:r>
            <w:r w:rsidR="00893385" w:rsidRPr="008910F0">
              <w:rPr>
                <w:rFonts w:cs="Arial"/>
              </w:rPr>
              <w:t>member is Medicare</w:t>
            </w:r>
            <w:r w:rsidR="00883C49" w:rsidRPr="008910F0">
              <w:rPr>
                <w:rFonts w:cs="Arial"/>
              </w:rPr>
              <w:t xml:space="preserve"> enrolled</w:t>
            </w:r>
            <w:r w:rsidR="00893385" w:rsidRPr="008910F0">
              <w:rPr>
                <w:rFonts w:cs="Arial"/>
              </w:rPr>
              <w:t xml:space="preserve"> and coverage </w:t>
            </w:r>
            <w:r w:rsidR="004E59A8" w:rsidRPr="008910F0">
              <w:rPr>
                <w:rFonts w:cs="Arial"/>
              </w:rPr>
              <w:t>are</w:t>
            </w:r>
            <w:r w:rsidR="00893385" w:rsidRPr="008910F0">
              <w:rPr>
                <w:rFonts w:cs="Arial"/>
              </w:rPr>
              <w:t xml:space="preserve"> active from any of the sources</w:t>
            </w:r>
            <w:r w:rsidRPr="008910F0">
              <w:rPr>
                <w:rFonts w:cs="Arial"/>
              </w:rPr>
              <w:t>,</w:t>
            </w:r>
            <w:r w:rsidR="00893385" w:rsidRPr="008910F0">
              <w:rPr>
                <w:rFonts w:cs="Arial"/>
              </w:rPr>
              <w:t xml:space="preserve"> i.e.</w:t>
            </w:r>
            <w:r w:rsidRPr="008910F0">
              <w:rPr>
                <w:rFonts w:cs="Arial"/>
              </w:rPr>
              <w:t>,</w:t>
            </w:r>
            <w:r w:rsidR="00893385" w:rsidRPr="008910F0">
              <w:rPr>
                <w:rFonts w:cs="Arial"/>
              </w:rPr>
              <w:t xml:space="preserve"> </w:t>
            </w:r>
            <w:r w:rsidR="00883C49" w:rsidRPr="008910F0">
              <w:rPr>
                <w:rFonts w:cs="Arial"/>
              </w:rPr>
              <w:t xml:space="preserve">Non-ESI </w:t>
            </w:r>
            <w:r w:rsidR="00893385" w:rsidRPr="008910F0">
              <w:rPr>
                <w:rFonts w:cs="Arial"/>
              </w:rPr>
              <w:t>MEC</w:t>
            </w:r>
            <w:r w:rsidR="00883C49" w:rsidRPr="008910F0">
              <w:rPr>
                <w:rFonts w:cs="Arial"/>
              </w:rPr>
              <w:t xml:space="preserve"> hub</w:t>
            </w:r>
            <w:r w:rsidR="00893385" w:rsidRPr="008910F0">
              <w:rPr>
                <w:rFonts w:cs="Arial"/>
              </w:rPr>
              <w:t xml:space="preserve"> or Self attestation. (For detail</w:t>
            </w:r>
            <w:r w:rsidRPr="008910F0">
              <w:rPr>
                <w:rFonts w:cs="Arial"/>
              </w:rPr>
              <w:t>,</w:t>
            </w:r>
            <w:r w:rsidR="00893385" w:rsidRPr="008910F0">
              <w:rPr>
                <w:rFonts w:cs="Arial"/>
              </w:rPr>
              <w:t xml:space="preserve"> please refer MEC use case)</w:t>
            </w:r>
            <w:r w:rsidR="00D30C39" w:rsidRPr="008910F0">
              <w:rPr>
                <w:rFonts w:cs="Arial"/>
              </w:rPr>
              <w:t>.</w:t>
            </w:r>
          </w:p>
          <w:p w14:paraId="1225C16E" w14:textId="1B355EF2" w:rsidR="00893385" w:rsidRPr="004342C6" w:rsidRDefault="00893385" w:rsidP="00320B54">
            <w:pPr>
              <w:pStyle w:val="ListParagraph"/>
              <w:numPr>
                <w:ilvl w:val="0"/>
                <w:numId w:val="340"/>
              </w:numPr>
              <w:rPr>
                <w:rFonts w:cs="Arial"/>
              </w:rPr>
            </w:pPr>
            <w:r w:rsidRPr="004342C6">
              <w:rPr>
                <w:rFonts w:cs="Arial"/>
              </w:rPr>
              <w:t xml:space="preserve">Had Medicaid during Foster Care means </w:t>
            </w:r>
            <w:r w:rsidR="00F85401">
              <w:rPr>
                <w:rFonts w:cs="Arial"/>
              </w:rPr>
              <w:t xml:space="preserve">the </w:t>
            </w:r>
            <w:r w:rsidRPr="004342C6">
              <w:rPr>
                <w:rFonts w:cs="Arial"/>
              </w:rPr>
              <w:t xml:space="preserve">member is Medicaid eligible from any of the source HIX or </w:t>
            </w:r>
            <w:r w:rsidR="00F85401" w:rsidRPr="004342C6">
              <w:rPr>
                <w:rFonts w:cs="Arial"/>
              </w:rPr>
              <w:t>Pre MMIS-Call</w:t>
            </w:r>
            <w:r w:rsidRPr="004342C6">
              <w:rPr>
                <w:rFonts w:cs="Arial"/>
              </w:rPr>
              <w:t xml:space="preserve">. </w:t>
            </w:r>
          </w:p>
        </w:tc>
      </w:tr>
    </w:tbl>
    <w:p w14:paraId="0B52C634" w14:textId="77777777" w:rsidR="000670F2" w:rsidRPr="004342C6" w:rsidRDefault="000670F2" w:rsidP="000670F2">
      <w:pPr>
        <w:pStyle w:val="Table"/>
        <w:ind w:firstLine="360"/>
        <w:rPr>
          <w:rFonts w:ascii="Arial" w:hAnsi="Arial" w:cs="Arial"/>
        </w:rPr>
      </w:pPr>
    </w:p>
    <w:p w14:paraId="018A6DF2" w14:textId="77777777" w:rsidR="000670F2" w:rsidRPr="004342C6" w:rsidRDefault="000670F2" w:rsidP="000670F2">
      <w:pPr>
        <w:pStyle w:val="Heading3"/>
        <w:numPr>
          <w:ilvl w:val="2"/>
          <w:numId w:val="13"/>
        </w:numPr>
        <w:rPr>
          <w:rFonts w:ascii="Arial" w:hAnsi="Arial" w:cs="Arial"/>
        </w:rPr>
      </w:pPr>
      <w:bookmarkStart w:id="244" w:name="_Toc94634437"/>
      <w:r w:rsidRPr="004342C6">
        <w:rPr>
          <w:rFonts w:ascii="Arial" w:hAnsi="Arial" w:cs="Arial"/>
        </w:rPr>
        <w:t>Transaction /SSO Information</w:t>
      </w:r>
      <w:bookmarkEnd w:id="244"/>
    </w:p>
    <w:p w14:paraId="36A8811B"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96DB861" w14:textId="77777777" w:rsidR="000670F2" w:rsidRPr="004342C6" w:rsidRDefault="000670F2" w:rsidP="000670F2">
      <w:pPr>
        <w:pStyle w:val="Heading3"/>
        <w:numPr>
          <w:ilvl w:val="2"/>
          <w:numId w:val="13"/>
        </w:numPr>
        <w:rPr>
          <w:rFonts w:ascii="Arial" w:hAnsi="Arial" w:cs="Arial"/>
        </w:rPr>
      </w:pPr>
      <w:bookmarkStart w:id="245" w:name="_Toc94634438"/>
      <w:r w:rsidRPr="004342C6">
        <w:rPr>
          <w:rFonts w:ascii="Arial" w:hAnsi="Arial" w:cs="Arial"/>
        </w:rPr>
        <w:t>Special Design Consideration</w:t>
      </w:r>
      <w:bookmarkEnd w:id="245"/>
    </w:p>
    <w:p w14:paraId="69B96688" w14:textId="77777777" w:rsidR="00D30C39" w:rsidRPr="004342C6" w:rsidRDefault="00D30C39" w:rsidP="00D30C39">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16E458B" w14:textId="77777777" w:rsidR="000670F2" w:rsidRPr="004342C6" w:rsidRDefault="000670F2" w:rsidP="000670F2">
      <w:pPr>
        <w:pStyle w:val="Heading3"/>
        <w:numPr>
          <w:ilvl w:val="2"/>
          <w:numId w:val="13"/>
        </w:numPr>
        <w:rPr>
          <w:rFonts w:ascii="Arial" w:hAnsi="Arial" w:cs="Arial"/>
        </w:rPr>
      </w:pPr>
      <w:bookmarkStart w:id="246" w:name="_Toc94634439"/>
      <w:r w:rsidRPr="004342C6">
        <w:rPr>
          <w:rFonts w:ascii="Arial" w:hAnsi="Arial" w:cs="Arial"/>
        </w:rPr>
        <w:t>Acceptance Criteria</w:t>
      </w:r>
      <w:bookmarkEnd w:id="246"/>
    </w:p>
    <w:p w14:paraId="0E6ED5F8" w14:textId="44E186AB" w:rsidR="000670F2" w:rsidRPr="004342C6" w:rsidRDefault="00BF1D73" w:rsidP="00F725DA">
      <w:pPr>
        <w:pStyle w:val="ListParagraph"/>
        <w:numPr>
          <w:ilvl w:val="0"/>
          <w:numId w:val="145"/>
        </w:numPr>
        <w:contextualSpacing w:val="0"/>
        <w:rPr>
          <w:rFonts w:cs="Arial"/>
        </w:rPr>
      </w:pPr>
      <w:r w:rsidRPr="004342C6">
        <w:rPr>
          <w:rFonts w:cs="Arial"/>
        </w:rPr>
        <w:t>The system should work as per the flow, UI design, functional requirements, and special design considerations defined above in the use case.</w:t>
      </w:r>
    </w:p>
    <w:p w14:paraId="4D1330DB" w14:textId="77777777" w:rsidR="000670F2" w:rsidRPr="004342C6" w:rsidRDefault="000670F2" w:rsidP="000670F2">
      <w:pPr>
        <w:contextualSpacing w:val="0"/>
        <w:rPr>
          <w:rFonts w:cs="Arial"/>
        </w:rPr>
      </w:pPr>
    </w:p>
    <w:p w14:paraId="0F70C89F" w14:textId="74463060" w:rsidR="000670F2" w:rsidRPr="004342C6" w:rsidRDefault="000670F2">
      <w:pPr>
        <w:contextualSpacing w:val="0"/>
        <w:rPr>
          <w:rFonts w:cs="Arial"/>
        </w:rPr>
      </w:pPr>
      <w:r w:rsidRPr="004342C6">
        <w:rPr>
          <w:rFonts w:cs="Arial"/>
        </w:rPr>
        <w:br w:type="page"/>
      </w:r>
    </w:p>
    <w:p w14:paraId="0ECF1A39" w14:textId="5264F986" w:rsidR="000670F2" w:rsidRPr="004342C6" w:rsidRDefault="0034188A" w:rsidP="00DB6AEE">
      <w:pPr>
        <w:pStyle w:val="Heading2"/>
      </w:pPr>
      <w:bookmarkStart w:id="247" w:name="_Use_Case_Id:_1"/>
      <w:bookmarkEnd w:id="247"/>
      <w:r w:rsidRPr="004342C6">
        <w:lastRenderedPageBreak/>
        <w:t xml:space="preserve"> </w:t>
      </w:r>
      <w:bookmarkStart w:id="248" w:name="_Toc94634440"/>
      <w:r w:rsidR="000670F2" w:rsidRPr="004342C6">
        <w:t>Use Case Id: UC-0</w:t>
      </w:r>
      <w:r w:rsidRPr="004342C6">
        <w:t>6</w:t>
      </w:r>
      <w:r w:rsidR="000670F2" w:rsidRPr="004342C6">
        <w:t xml:space="preserve"> </w:t>
      </w:r>
      <w:r w:rsidRPr="004342C6">
        <w:t>Participation factors for MassHealth Eligibility</w:t>
      </w:r>
      <w:bookmarkEnd w:id="248"/>
    </w:p>
    <w:p w14:paraId="3A2DC863" w14:textId="77777777" w:rsidR="000670F2" w:rsidRPr="004342C6" w:rsidRDefault="000670F2" w:rsidP="000670F2">
      <w:pPr>
        <w:pStyle w:val="Heading3"/>
        <w:numPr>
          <w:ilvl w:val="2"/>
          <w:numId w:val="13"/>
        </w:numPr>
        <w:rPr>
          <w:rFonts w:ascii="Arial" w:hAnsi="Arial" w:cs="Arial"/>
        </w:rPr>
      </w:pPr>
      <w:bookmarkStart w:id="249" w:name="_Toc94634441"/>
      <w:r w:rsidRPr="004342C6">
        <w:rPr>
          <w:rFonts w:ascii="Arial" w:hAnsi="Arial" w:cs="Arial"/>
        </w:rPr>
        <w:t>Description</w:t>
      </w:r>
      <w:bookmarkEnd w:id="249"/>
    </w:p>
    <w:p w14:paraId="096D42FA" w14:textId="5E860569" w:rsidR="000670F2" w:rsidRPr="004342C6" w:rsidRDefault="000670F2" w:rsidP="000670F2">
      <w:pPr>
        <w:ind w:left="450"/>
        <w:rPr>
          <w:rFonts w:cs="Arial"/>
        </w:rPr>
      </w:pPr>
      <w:r w:rsidRPr="004342C6">
        <w:rPr>
          <w:rFonts w:cs="Arial"/>
        </w:rPr>
        <w:t xml:space="preserve">This use case describes how </w:t>
      </w:r>
      <w:r w:rsidR="00F85401">
        <w:rPr>
          <w:rFonts w:cs="Arial"/>
        </w:rPr>
        <w:t xml:space="preserve">the </w:t>
      </w:r>
      <w:r w:rsidRPr="004342C6">
        <w:rPr>
          <w:rFonts w:cs="Arial"/>
        </w:rPr>
        <w:t xml:space="preserve">system </w:t>
      </w:r>
      <w:r w:rsidR="00F85401">
        <w:rPr>
          <w:rFonts w:cs="Arial"/>
        </w:rPr>
        <w:t xml:space="preserve">will </w:t>
      </w:r>
      <w:r w:rsidRPr="004342C6">
        <w:rPr>
          <w:rFonts w:cs="Arial"/>
        </w:rPr>
        <w:t xml:space="preserve">determine the </w:t>
      </w:r>
      <w:r w:rsidR="0034188A" w:rsidRPr="004342C6">
        <w:rPr>
          <w:rFonts w:cs="Arial"/>
        </w:rPr>
        <w:t>participation factors for MassHealth Eligibility.</w:t>
      </w:r>
    </w:p>
    <w:p w14:paraId="3FAF2F76" w14:textId="77777777" w:rsidR="000670F2" w:rsidRPr="004342C6" w:rsidRDefault="000670F2" w:rsidP="000670F2">
      <w:pPr>
        <w:ind w:left="450"/>
        <w:rPr>
          <w:rFonts w:cs="Arial"/>
        </w:rPr>
      </w:pPr>
    </w:p>
    <w:p w14:paraId="3EBC9603" w14:textId="77777777" w:rsidR="000670F2" w:rsidRPr="004342C6" w:rsidRDefault="000670F2" w:rsidP="000670F2">
      <w:pPr>
        <w:pStyle w:val="Heading3"/>
        <w:numPr>
          <w:ilvl w:val="2"/>
          <w:numId w:val="13"/>
        </w:numPr>
        <w:rPr>
          <w:rFonts w:ascii="Arial" w:hAnsi="Arial" w:cs="Arial"/>
        </w:rPr>
      </w:pPr>
      <w:bookmarkStart w:id="250" w:name="_Toc94634442"/>
      <w:r w:rsidRPr="004342C6">
        <w:rPr>
          <w:rFonts w:ascii="Arial" w:hAnsi="Arial" w:cs="Arial"/>
        </w:rPr>
        <w:t>Related Use case</w:t>
      </w:r>
      <w:bookmarkEnd w:id="250"/>
      <w:r w:rsidRPr="004342C6">
        <w:rPr>
          <w:rFonts w:ascii="Arial" w:hAnsi="Arial" w:cs="Arial"/>
        </w:rPr>
        <w:t xml:space="preserve"> </w:t>
      </w:r>
    </w:p>
    <w:p w14:paraId="63D3CA41" w14:textId="77777777" w:rsidR="000670F2" w:rsidRPr="004342C6" w:rsidRDefault="000670F2" w:rsidP="000670F2">
      <w:pPr>
        <w:ind w:firstLine="450"/>
        <w:rPr>
          <w:rFonts w:cs="Arial"/>
        </w:rPr>
      </w:pPr>
      <w:r w:rsidRPr="004342C6">
        <w:rPr>
          <w:rFonts w:cs="Arial"/>
        </w:rPr>
        <w:t>Not applicable</w:t>
      </w:r>
    </w:p>
    <w:p w14:paraId="4F02FF4C" w14:textId="77777777" w:rsidR="000670F2" w:rsidRPr="004342C6" w:rsidRDefault="000670F2" w:rsidP="000670F2">
      <w:pPr>
        <w:rPr>
          <w:rFonts w:cs="Arial"/>
        </w:rPr>
      </w:pPr>
      <w:r w:rsidRPr="004342C6">
        <w:rPr>
          <w:rFonts w:cs="Arial"/>
          <w:i/>
          <w:color w:val="00B050"/>
        </w:rPr>
        <w:t xml:space="preserve">  </w:t>
      </w:r>
    </w:p>
    <w:p w14:paraId="4108DEBA" w14:textId="77777777" w:rsidR="000670F2" w:rsidRPr="004342C6" w:rsidRDefault="000670F2" w:rsidP="000670F2">
      <w:pPr>
        <w:pStyle w:val="Heading3"/>
        <w:numPr>
          <w:ilvl w:val="2"/>
          <w:numId w:val="13"/>
        </w:numPr>
        <w:rPr>
          <w:rFonts w:ascii="Arial" w:hAnsi="Arial" w:cs="Arial"/>
        </w:rPr>
      </w:pPr>
      <w:bookmarkStart w:id="251" w:name="_Toc94634443"/>
      <w:r w:rsidRPr="004342C6">
        <w:rPr>
          <w:rFonts w:ascii="Arial" w:hAnsi="Arial" w:cs="Arial"/>
        </w:rPr>
        <w:t>Actor(s)</w:t>
      </w:r>
      <w:bookmarkEnd w:id="251"/>
    </w:p>
    <w:p w14:paraId="0C55506D" w14:textId="77777777" w:rsidR="000670F2" w:rsidRPr="004342C6" w:rsidRDefault="000670F2" w:rsidP="001C1D81">
      <w:pPr>
        <w:pStyle w:val="ListParagraph"/>
        <w:numPr>
          <w:ilvl w:val="0"/>
          <w:numId w:val="41"/>
        </w:numPr>
        <w:ind w:left="810"/>
        <w:contextualSpacing w:val="0"/>
        <w:rPr>
          <w:rFonts w:cs="Arial"/>
        </w:rPr>
      </w:pPr>
      <w:r w:rsidRPr="004342C6">
        <w:rPr>
          <w:rFonts w:cs="Arial"/>
        </w:rPr>
        <w:t>HIX System</w:t>
      </w:r>
    </w:p>
    <w:p w14:paraId="3FFB2AAF" w14:textId="77777777" w:rsidR="000670F2" w:rsidRPr="004342C6" w:rsidRDefault="000670F2" w:rsidP="001C1D81">
      <w:pPr>
        <w:pStyle w:val="ListParagraph"/>
        <w:numPr>
          <w:ilvl w:val="0"/>
          <w:numId w:val="41"/>
        </w:numPr>
        <w:ind w:left="810"/>
        <w:contextualSpacing w:val="0"/>
        <w:rPr>
          <w:rFonts w:cs="Arial"/>
        </w:rPr>
      </w:pPr>
      <w:r w:rsidRPr="004342C6">
        <w:rPr>
          <w:rFonts w:cs="Arial"/>
        </w:rPr>
        <w:t>Individual User</w:t>
      </w:r>
    </w:p>
    <w:p w14:paraId="21A1412F" w14:textId="77777777" w:rsidR="000670F2" w:rsidRPr="004342C6" w:rsidRDefault="000670F2" w:rsidP="001C1D81">
      <w:pPr>
        <w:pStyle w:val="ListParagraph"/>
        <w:numPr>
          <w:ilvl w:val="0"/>
          <w:numId w:val="41"/>
        </w:numPr>
        <w:ind w:left="810"/>
        <w:contextualSpacing w:val="0"/>
        <w:rPr>
          <w:rFonts w:cs="Arial"/>
        </w:rPr>
      </w:pPr>
      <w:r w:rsidRPr="004342C6">
        <w:rPr>
          <w:rFonts w:cs="Arial"/>
        </w:rPr>
        <w:t xml:space="preserve">Assistor portal users </w:t>
      </w:r>
    </w:p>
    <w:p w14:paraId="424E7819" w14:textId="77777777" w:rsidR="000670F2" w:rsidRPr="004342C6" w:rsidRDefault="000670F2" w:rsidP="00F85401">
      <w:pPr>
        <w:pStyle w:val="ListParagraph"/>
        <w:numPr>
          <w:ilvl w:val="0"/>
          <w:numId w:val="20"/>
        </w:numPr>
        <w:contextualSpacing w:val="0"/>
        <w:rPr>
          <w:rFonts w:cs="Arial"/>
        </w:rPr>
      </w:pPr>
      <w:r w:rsidRPr="004342C6">
        <w:rPr>
          <w:rFonts w:cs="Arial"/>
        </w:rPr>
        <w:t>CAC User</w:t>
      </w:r>
    </w:p>
    <w:p w14:paraId="5762309F" w14:textId="77777777" w:rsidR="000670F2" w:rsidRPr="004342C6" w:rsidRDefault="000670F2" w:rsidP="00F85401">
      <w:pPr>
        <w:pStyle w:val="ListParagraph"/>
        <w:numPr>
          <w:ilvl w:val="0"/>
          <w:numId w:val="20"/>
        </w:numPr>
        <w:contextualSpacing w:val="0"/>
        <w:rPr>
          <w:rFonts w:cs="Arial"/>
        </w:rPr>
      </w:pPr>
      <w:r w:rsidRPr="004342C6">
        <w:rPr>
          <w:rFonts w:cs="Arial"/>
        </w:rPr>
        <w:t>Navigator User</w:t>
      </w:r>
    </w:p>
    <w:p w14:paraId="6CF01FEC" w14:textId="77777777" w:rsidR="000670F2" w:rsidRPr="004342C6" w:rsidRDefault="000670F2" w:rsidP="001C1D81">
      <w:pPr>
        <w:pStyle w:val="ListParagraph"/>
        <w:numPr>
          <w:ilvl w:val="0"/>
          <w:numId w:val="41"/>
        </w:numPr>
        <w:ind w:left="810"/>
        <w:contextualSpacing w:val="0"/>
        <w:rPr>
          <w:rFonts w:cs="Arial"/>
        </w:rPr>
      </w:pPr>
      <w:r w:rsidRPr="004342C6">
        <w:rPr>
          <w:rFonts w:cs="Arial"/>
        </w:rPr>
        <w:t>The following Agent Portal User(s):</w:t>
      </w:r>
    </w:p>
    <w:p w14:paraId="53058A9B" w14:textId="77777777" w:rsidR="000670F2" w:rsidRPr="004342C6" w:rsidRDefault="000670F2" w:rsidP="00F85401">
      <w:pPr>
        <w:pStyle w:val="ListParagraph"/>
        <w:numPr>
          <w:ilvl w:val="0"/>
          <w:numId w:val="20"/>
        </w:numPr>
        <w:contextualSpacing w:val="0"/>
        <w:rPr>
          <w:rFonts w:cs="Arial"/>
        </w:rPr>
      </w:pPr>
      <w:r w:rsidRPr="004342C6">
        <w:rPr>
          <w:rFonts w:cs="Arial"/>
        </w:rPr>
        <w:t>Back Office User</w:t>
      </w:r>
    </w:p>
    <w:p w14:paraId="16A34F7A" w14:textId="77777777" w:rsidR="000670F2" w:rsidRPr="004342C6" w:rsidRDefault="000670F2" w:rsidP="00F85401">
      <w:pPr>
        <w:pStyle w:val="ListParagraph"/>
        <w:numPr>
          <w:ilvl w:val="0"/>
          <w:numId w:val="20"/>
        </w:numPr>
        <w:contextualSpacing w:val="0"/>
        <w:rPr>
          <w:rFonts w:cs="Arial"/>
        </w:rPr>
      </w:pPr>
      <w:r w:rsidRPr="004342C6">
        <w:rPr>
          <w:rFonts w:cs="Arial"/>
        </w:rPr>
        <w:t>Super User/MED_BO User</w:t>
      </w:r>
    </w:p>
    <w:p w14:paraId="122CB5C4" w14:textId="77777777" w:rsidR="000670F2" w:rsidRPr="004342C6" w:rsidRDefault="000670F2" w:rsidP="00F85401">
      <w:pPr>
        <w:pStyle w:val="ListParagraph"/>
        <w:numPr>
          <w:ilvl w:val="0"/>
          <w:numId w:val="20"/>
        </w:numPr>
        <w:contextualSpacing w:val="0"/>
        <w:rPr>
          <w:rFonts w:cs="Arial"/>
        </w:rPr>
      </w:pPr>
      <w:r w:rsidRPr="004342C6">
        <w:rPr>
          <w:rFonts w:cs="Arial"/>
        </w:rPr>
        <w:t>CSR User</w:t>
      </w:r>
    </w:p>
    <w:p w14:paraId="5845EDC1" w14:textId="77777777" w:rsidR="000670F2" w:rsidRPr="004342C6" w:rsidRDefault="000670F2" w:rsidP="00F85401">
      <w:pPr>
        <w:pStyle w:val="ListParagraph"/>
        <w:numPr>
          <w:ilvl w:val="0"/>
          <w:numId w:val="20"/>
        </w:numPr>
        <w:contextualSpacing w:val="0"/>
        <w:rPr>
          <w:rFonts w:cs="Arial"/>
        </w:rPr>
      </w:pPr>
      <w:r w:rsidRPr="004342C6">
        <w:rPr>
          <w:rFonts w:cs="Arial"/>
        </w:rPr>
        <w:t>TPL User</w:t>
      </w:r>
    </w:p>
    <w:p w14:paraId="0DBEDEE1" w14:textId="77777777" w:rsidR="000670F2" w:rsidRPr="004342C6" w:rsidRDefault="000670F2" w:rsidP="00F85401">
      <w:pPr>
        <w:pStyle w:val="ListParagraph"/>
        <w:numPr>
          <w:ilvl w:val="0"/>
          <w:numId w:val="20"/>
        </w:numPr>
        <w:contextualSpacing w:val="0"/>
        <w:rPr>
          <w:rFonts w:cs="Arial"/>
        </w:rPr>
      </w:pPr>
      <w:r w:rsidRPr="004342C6">
        <w:rPr>
          <w:rFonts w:cs="Arial"/>
        </w:rPr>
        <w:t>TPL Super User</w:t>
      </w:r>
    </w:p>
    <w:p w14:paraId="6E792870" w14:textId="77777777" w:rsidR="000670F2" w:rsidRPr="004342C6" w:rsidRDefault="000670F2" w:rsidP="00F85401">
      <w:pPr>
        <w:pStyle w:val="ListParagraph"/>
        <w:numPr>
          <w:ilvl w:val="0"/>
          <w:numId w:val="20"/>
        </w:numPr>
        <w:contextualSpacing w:val="0"/>
        <w:rPr>
          <w:rFonts w:cs="Arial"/>
        </w:rPr>
      </w:pPr>
      <w:r w:rsidRPr="004342C6">
        <w:rPr>
          <w:rFonts w:cs="Arial"/>
        </w:rPr>
        <w:t>TPL_BO User</w:t>
      </w:r>
    </w:p>
    <w:p w14:paraId="39115490" w14:textId="77777777" w:rsidR="000670F2" w:rsidRPr="004342C6" w:rsidRDefault="000670F2" w:rsidP="00F85401">
      <w:pPr>
        <w:pStyle w:val="ListParagraph"/>
        <w:numPr>
          <w:ilvl w:val="0"/>
          <w:numId w:val="20"/>
        </w:numPr>
        <w:contextualSpacing w:val="0"/>
        <w:rPr>
          <w:rFonts w:cs="Arial"/>
        </w:rPr>
      </w:pPr>
      <w:r w:rsidRPr="004342C6">
        <w:rPr>
          <w:rFonts w:cs="Arial"/>
        </w:rPr>
        <w:t>Advanced CSR User</w:t>
      </w:r>
    </w:p>
    <w:p w14:paraId="68E5E629" w14:textId="77777777" w:rsidR="000670F2" w:rsidRPr="004342C6" w:rsidRDefault="000670F2" w:rsidP="000670F2">
      <w:pPr>
        <w:rPr>
          <w:rFonts w:cs="Arial"/>
        </w:rPr>
      </w:pPr>
      <w:r w:rsidRPr="004342C6">
        <w:rPr>
          <w:rFonts w:cs="Arial"/>
          <w:i/>
          <w:color w:val="00B050"/>
        </w:rPr>
        <w:t xml:space="preserve">  </w:t>
      </w:r>
    </w:p>
    <w:p w14:paraId="56BBA888" w14:textId="77777777" w:rsidR="000670F2" w:rsidRPr="004342C6" w:rsidRDefault="000670F2" w:rsidP="000670F2">
      <w:pPr>
        <w:pStyle w:val="Heading3"/>
        <w:numPr>
          <w:ilvl w:val="2"/>
          <w:numId w:val="13"/>
        </w:numPr>
        <w:rPr>
          <w:rFonts w:ascii="Arial" w:hAnsi="Arial" w:cs="Arial"/>
        </w:rPr>
      </w:pPr>
      <w:bookmarkStart w:id="252" w:name="_Toc94634444"/>
      <w:r w:rsidRPr="004342C6">
        <w:rPr>
          <w:rFonts w:ascii="Arial" w:hAnsi="Arial" w:cs="Arial"/>
        </w:rPr>
        <w:t>Trigger(s)</w:t>
      </w:r>
      <w:bookmarkEnd w:id="252"/>
    </w:p>
    <w:p w14:paraId="4E8FE0D6" w14:textId="69882C99" w:rsidR="00224135" w:rsidRPr="004342C6" w:rsidRDefault="00224135" w:rsidP="00320B54">
      <w:pPr>
        <w:pStyle w:val="ListParagraph"/>
        <w:numPr>
          <w:ilvl w:val="0"/>
          <w:numId w:val="295"/>
        </w:numPr>
        <w:rPr>
          <w:rFonts w:cs="Arial"/>
        </w:rPr>
      </w:pPr>
      <w:r w:rsidRPr="004342C6">
        <w:rPr>
          <w:rFonts w:cs="Arial"/>
        </w:rPr>
        <w:t>The individual/assistor/agent portal user provided the members</w:t>
      </w:r>
      <w:r w:rsidR="00F85401">
        <w:rPr>
          <w:rFonts w:cs="Arial"/>
        </w:rPr>
        <w:t>'</w:t>
      </w:r>
      <w:r w:rsidRPr="004342C6">
        <w:rPr>
          <w:rFonts w:cs="Arial"/>
        </w:rPr>
        <w:t xml:space="preserve"> details during the SSAP flow and submits the application.</w:t>
      </w:r>
    </w:p>
    <w:p w14:paraId="00B15C85" w14:textId="02D86C33" w:rsidR="00224135" w:rsidRPr="004342C6" w:rsidRDefault="00224135" w:rsidP="00320B54">
      <w:pPr>
        <w:pStyle w:val="ListParagraph"/>
        <w:numPr>
          <w:ilvl w:val="0"/>
          <w:numId w:val="295"/>
        </w:numPr>
        <w:contextualSpacing w:val="0"/>
        <w:rPr>
          <w:rFonts w:cs="Arial"/>
        </w:rPr>
      </w:pPr>
      <w:r w:rsidRPr="004342C6">
        <w:rPr>
          <w:rFonts w:cs="Arial"/>
        </w:rPr>
        <w:t>Eligibility is determined/re-determined through any process</w:t>
      </w:r>
      <w:r w:rsidR="00F85401">
        <w:rPr>
          <w:rFonts w:cs="Arial"/>
        </w:rPr>
        <w:t>,</w:t>
      </w:r>
      <w:r w:rsidRPr="004342C6">
        <w:rPr>
          <w:rFonts w:cs="Arial"/>
        </w:rPr>
        <w:t xml:space="preserve"> e.g.</w:t>
      </w:r>
      <w:r w:rsidR="00F85401">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15A9F615" w14:textId="77777777" w:rsidR="000670F2" w:rsidRPr="004342C6" w:rsidRDefault="000670F2" w:rsidP="000670F2">
      <w:pPr>
        <w:pStyle w:val="ListParagraph"/>
        <w:ind w:left="1080"/>
        <w:contextualSpacing w:val="0"/>
        <w:rPr>
          <w:rFonts w:cs="Arial"/>
        </w:rPr>
      </w:pPr>
    </w:p>
    <w:p w14:paraId="34524558" w14:textId="77777777" w:rsidR="000670F2" w:rsidRPr="004342C6" w:rsidRDefault="000670F2" w:rsidP="000670F2">
      <w:pPr>
        <w:pStyle w:val="Heading3"/>
        <w:numPr>
          <w:ilvl w:val="2"/>
          <w:numId w:val="13"/>
        </w:numPr>
        <w:rPr>
          <w:rFonts w:ascii="Arial" w:hAnsi="Arial" w:cs="Arial"/>
        </w:rPr>
      </w:pPr>
      <w:bookmarkStart w:id="253" w:name="_Toc94634445"/>
      <w:r w:rsidRPr="004342C6">
        <w:rPr>
          <w:rFonts w:ascii="Arial" w:hAnsi="Arial" w:cs="Arial"/>
        </w:rPr>
        <w:t>Precondition(s)</w:t>
      </w:r>
      <w:bookmarkEnd w:id="253"/>
    </w:p>
    <w:p w14:paraId="0AB85DCB" w14:textId="43BB87B7" w:rsidR="00A56A64" w:rsidRPr="004342C6" w:rsidRDefault="00A56A64" w:rsidP="001C1D81">
      <w:pPr>
        <w:pStyle w:val="ListParagraph"/>
        <w:numPr>
          <w:ilvl w:val="3"/>
          <w:numId w:val="42"/>
        </w:numPr>
        <w:ind w:left="810"/>
        <w:rPr>
          <w:rFonts w:cs="Arial"/>
        </w:rPr>
      </w:pPr>
      <w:r w:rsidRPr="004342C6">
        <w:rPr>
          <w:rFonts w:cs="Arial"/>
        </w:rPr>
        <w:t xml:space="preserve">The individual is applying for </w:t>
      </w:r>
      <w:r w:rsidR="00F85401">
        <w:rPr>
          <w:rFonts w:cs="Arial"/>
        </w:rPr>
        <w:t xml:space="preserve">a </w:t>
      </w:r>
      <w:r w:rsidRPr="004342C6">
        <w:rPr>
          <w:rFonts w:cs="Arial"/>
        </w:rPr>
        <w:t>financial assistance application.</w:t>
      </w:r>
    </w:p>
    <w:p w14:paraId="79C1E8EA" w14:textId="77777777" w:rsidR="00A56A64" w:rsidRPr="004342C6" w:rsidRDefault="00A56A64" w:rsidP="00A56A64">
      <w:pPr>
        <w:pStyle w:val="ListParagraph"/>
        <w:ind w:left="1080"/>
        <w:rPr>
          <w:rFonts w:cs="Arial"/>
        </w:rPr>
      </w:pPr>
      <w:r w:rsidRPr="004342C6">
        <w:rPr>
          <w:rFonts w:cs="Arial"/>
        </w:rPr>
        <w:t>AND</w:t>
      </w:r>
    </w:p>
    <w:p w14:paraId="3CFE197C" w14:textId="77777777" w:rsidR="00A56A64" w:rsidRPr="004342C6" w:rsidRDefault="00A56A64" w:rsidP="00A56A64">
      <w:pPr>
        <w:pStyle w:val="ListParagraph"/>
        <w:ind w:left="1080"/>
        <w:rPr>
          <w:rFonts w:cs="Arial"/>
        </w:rPr>
      </w:pPr>
      <w:r w:rsidRPr="004342C6">
        <w:rPr>
          <w:rFonts w:cs="Arial"/>
        </w:rPr>
        <w:t>T</w:t>
      </w:r>
      <w:r w:rsidR="00187355" w:rsidRPr="004342C6">
        <w:rPr>
          <w:rFonts w:cs="Arial"/>
        </w:rPr>
        <w:t>he individual is NOT decease</w:t>
      </w:r>
      <w:r w:rsidRPr="004342C6">
        <w:rPr>
          <w:rFonts w:cs="Arial"/>
        </w:rPr>
        <w:t>d.</w:t>
      </w:r>
    </w:p>
    <w:p w14:paraId="461DAB53" w14:textId="0B5C9A44" w:rsidR="00A56A64" w:rsidRPr="004342C6" w:rsidRDefault="00187355" w:rsidP="00A56A64">
      <w:pPr>
        <w:pStyle w:val="ListParagraph"/>
        <w:ind w:left="1080"/>
        <w:rPr>
          <w:rFonts w:cs="Arial"/>
        </w:rPr>
      </w:pPr>
      <w:r w:rsidRPr="004342C6">
        <w:rPr>
          <w:rFonts w:cs="Arial"/>
        </w:rPr>
        <w:t>AND</w:t>
      </w:r>
    </w:p>
    <w:p w14:paraId="08AEC85C" w14:textId="77777777" w:rsidR="002E0F3D" w:rsidRPr="004342C6" w:rsidRDefault="002E0F3D" w:rsidP="002E0F3D">
      <w:pPr>
        <w:pStyle w:val="ListParagraph"/>
        <w:ind w:left="1080"/>
        <w:rPr>
          <w:rFonts w:cs="Arial"/>
        </w:rPr>
      </w:pPr>
      <w:r w:rsidRPr="004342C6">
        <w:rPr>
          <w:rFonts w:cs="Arial"/>
        </w:rPr>
        <w:t>The individual is NOT incarcerated (for MassHealth purpose)</w:t>
      </w:r>
    </w:p>
    <w:p w14:paraId="344924E6" w14:textId="77777777" w:rsidR="002E0F3D" w:rsidRPr="004342C6" w:rsidRDefault="002E0F3D" w:rsidP="002E0F3D">
      <w:pPr>
        <w:pStyle w:val="ListParagraph"/>
        <w:ind w:left="1080"/>
        <w:rPr>
          <w:rFonts w:cs="Arial"/>
        </w:rPr>
      </w:pPr>
      <w:r w:rsidRPr="004342C6">
        <w:rPr>
          <w:rFonts w:cs="Arial"/>
        </w:rPr>
        <w:t>AND</w:t>
      </w:r>
    </w:p>
    <w:p w14:paraId="75195D39" w14:textId="64D1507D" w:rsidR="002E0F3D" w:rsidRPr="004342C6" w:rsidRDefault="002E0F3D" w:rsidP="002E0F3D">
      <w:pPr>
        <w:pStyle w:val="ListParagraph"/>
        <w:ind w:left="1080"/>
        <w:rPr>
          <w:rFonts w:cs="Arial"/>
        </w:rPr>
      </w:pPr>
      <w:r w:rsidRPr="004342C6">
        <w:rPr>
          <w:rFonts w:cs="Arial"/>
        </w:rPr>
        <w:t>The individual meets residency requirements</w:t>
      </w:r>
      <w:r w:rsidR="00F85401">
        <w:rPr>
          <w:rFonts w:cs="Arial"/>
        </w:rPr>
        <w:t>,</w:t>
      </w:r>
      <w:r w:rsidRPr="004342C6">
        <w:rPr>
          <w:rFonts w:cs="Arial"/>
        </w:rPr>
        <w:t xml:space="preserve"> </w:t>
      </w:r>
      <w:r w:rsidR="004E59A8" w:rsidRPr="004342C6">
        <w:rPr>
          <w:rFonts w:cs="Arial"/>
        </w:rPr>
        <w:t>i.e.</w:t>
      </w:r>
      <w:r w:rsidR="00F85401">
        <w:rPr>
          <w:rFonts w:cs="Arial"/>
        </w:rPr>
        <w:t>,</w:t>
      </w:r>
      <w:r w:rsidRPr="004342C6">
        <w:rPr>
          <w:rFonts w:cs="Arial"/>
        </w:rPr>
        <w:t xml:space="preserve"> the</w:t>
      </w:r>
      <w:r w:rsidRPr="004342C6">
        <w:rPr>
          <w:rFonts w:cs="Arial"/>
          <w:lang w:eastAsia="en-IN"/>
        </w:rPr>
        <w:t xml:space="preserve"> member’s home address is State address or, Member is Homeless or, Temporarily Absent*) and member intends to reside in State</w:t>
      </w:r>
      <w:r w:rsidRPr="004342C6">
        <w:rPr>
          <w:rFonts w:cs="Arial"/>
        </w:rPr>
        <w:t xml:space="preserve"> (for MassHealth)</w:t>
      </w:r>
    </w:p>
    <w:p w14:paraId="691A5375" w14:textId="77777777" w:rsidR="002E0F3D" w:rsidRPr="004342C6" w:rsidRDefault="002E0F3D" w:rsidP="002E0F3D">
      <w:pPr>
        <w:pStyle w:val="ListParagraph"/>
        <w:ind w:left="1080"/>
        <w:rPr>
          <w:rFonts w:cs="Arial"/>
        </w:rPr>
      </w:pPr>
      <w:r w:rsidRPr="004342C6">
        <w:rPr>
          <w:rFonts w:cs="Arial"/>
        </w:rPr>
        <w:t>AND</w:t>
      </w:r>
    </w:p>
    <w:p w14:paraId="58A4731E" w14:textId="780B0468" w:rsidR="00187355" w:rsidRPr="004342C6" w:rsidRDefault="00187355" w:rsidP="00A56A64">
      <w:pPr>
        <w:pStyle w:val="ListParagraph"/>
        <w:ind w:left="1080"/>
        <w:rPr>
          <w:rFonts w:cs="Arial"/>
        </w:rPr>
      </w:pPr>
      <w:r w:rsidRPr="004342C6">
        <w:rPr>
          <w:rFonts w:cs="Arial"/>
        </w:rPr>
        <w:t xml:space="preserve">The individual lives with HOH only if HOH/Individual </w:t>
      </w:r>
      <w:r w:rsidR="00F85401">
        <w:rPr>
          <w:rFonts w:cs="Arial"/>
        </w:rPr>
        <w:t>is</w:t>
      </w:r>
      <w:r w:rsidRPr="004342C6">
        <w:rPr>
          <w:rFonts w:cs="Arial"/>
        </w:rPr>
        <w:t xml:space="preserve"> not incarcerated OR HOH/Individual </w:t>
      </w:r>
      <w:r w:rsidR="00F85401">
        <w:rPr>
          <w:rFonts w:cs="Arial"/>
        </w:rPr>
        <w:t>is</w:t>
      </w:r>
      <w:r w:rsidRPr="004342C6">
        <w:rPr>
          <w:rFonts w:cs="Arial"/>
        </w:rPr>
        <w:t xml:space="preserve"> not Deceased, and Both have the </w:t>
      </w:r>
      <w:r w:rsidRPr="004342C6">
        <w:rPr>
          <w:rFonts w:cs="Arial"/>
          <w:noProof/>
        </w:rPr>
        <w:t>same</w:t>
      </w:r>
      <w:r w:rsidRPr="004342C6">
        <w:rPr>
          <w:rFonts w:cs="Arial"/>
        </w:rPr>
        <w:t xml:space="preserve"> State Address, and both </w:t>
      </w:r>
      <w:r w:rsidRPr="004342C6">
        <w:rPr>
          <w:rFonts w:cs="Arial"/>
        </w:rPr>
        <w:lastRenderedPageBreak/>
        <w:t>intend to reside in the State</w:t>
      </w:r>
      <w:r w:rsidR="00F85401">
        <w:rPr>
          <w:rFonts w:cs="Arial"/>
        </w:rPr>
        <w:t>,</w:t>
      </w:r>
      <w:r w:rsidRPr="004342C6">
        <w:rPr>
          <w:rFonts w:cs="Arial"/>
        </w:rPr>
        <w:t xml:space="preserve"> OR Both are Homeless, and both intend to reside in the State.</w:t>
      </w:r>
    </w:p>
    <w:p w14:paraId="1978574D" w14:textId="77777777" w:rsidR="000670F2" w:rsidRPr="004342C6" w:rsidRDefault="000670F2" w:rsidP="000670F2">
      <w:pPr>
        <w:pStyle w:val="ListParagraph"/>
        <w:ind w:left="1170"/>
        <w:contextualSpacing w:val="0"/>
        <w:rPr>
          <w:rFonts w:cs="Arial"/>
        </w:rPr>
      </w:pPr>
    </w:p>
    <w:p w14:paraId="38B9EDA7" w14:textId="77777777" w:rsidR="000670F2" w:rsidRPr="004342C6" w:rsidRDefault="000670F2" w:rsidP="000670F2">
      <w:pPr>
        <w:pStyle w:val="Heading3"/>
        <w:numPr>
          <w:ilvl w:val="2"/>
          <w:numId w:val="13"/>
        </w:numPr>
        <w:pBdr>
          <w:bottom w:val="single" w:sz="12" w:space="5" w:color="4C8B3F"/>
        </w:pBdr>
        <w:rPr>
          <w:rFonts w:ascii="Arial" w:hAnsi="Arial" w:cs="Arial"/>
        </w:rPr>
      </w:pPr>
      <w:bookmarkStart w:id="254" w:name="_Toc94634446"/>
      <w:r w:rsidRPr="004342C6">
        <w:rPr>
          <w:rFonts w:ascii="Arial" w:hAnsi="Arial" w:cs="Arial"/>
        </w:rPr>
        <w:t>Postcondition(s)</w:t>
      </w:r>
      <w:bookmarkEnd w:id="254"/>
    </w:p>
    <w:p w14:paraId="45F29785" w14:textId="429DCEB7" w:rsidR="00217A99" w:rsidRPr="004342C6" w:rsidRDefault="00217A99" w:rsidP="00F725DA">
      <w:pPr>
        <w:pStyle w:val="ListParagraph"/>
        <w:numPr>
          <w:ilvl w:val="0"/>
          <w:numId w:val="146"/>
        </w:numPr>
        <w:ind w:left="810"/>
        <w:contextualSpacing w:val="0"/>
        <w:rPr>
          <w:rFonts w:cs="Arial"/>
        </w:rPr>
      </w:pPr>
      <w:r w:rsidRPr="004342C6">
        <w:rPr>
          <w:rFonts w:cs="Arial"/>
        </w:rPr>
        <w:t xml:space="preserve">Residency status was determined for all the members in the application </w:t>
      </w:r>
    </w:p>
    <w:p w14:paraId="3B10144E" w14:textId="1CAADDFE" w:rsidR="00217A99" w:rsidRPr="004342C6" w:rsidRDefault="00217A99" w:rsidP="00F725DA">
      <w:pPr>
        <w:pStyle w:val="ListParagraph"/>
        <w:numPr>
          <w:ilvl w:val="0"/>
          <w:numId w:val="146"/>
        </w:numPr>
        <w:ind w:left="810"/>
        <w:contextualSpacing w:val="0"/>
        <w:rPr>
          <w:rFonts w:cs="Arial"/>
        </w:rPr>
      </w:pPr>
      <w:r w:rsidRPr="004342C6">
        <w:rPr>
          <w:rFonts w:cs="Arial"/>
        </w:rPr>
        <w:t xml:space="preserve">Incarceration status was determined for all the members in the application </w:t>
      </w:r>
    </w:p>
    <w:p w14:paraId="136F0A4D" w14:textId="49FC6153" w:rsidR="00217A99" w:rsidRPr="004342C6" w:rsidRDefault="00217A99" w:rsidP="00F725DA">
      <w:pPr>
        <w:pStyle w:val="ListParagraph"/>
        <w:numPr>
          <w:ilvl w:val="0"/>
          <w:numId w:val="146"/>
        </w:numPr>
        <w:ind w:left="810"/>
        <w:contextualSpacing w:val="0"/>
        <w:rPr>
          <w:rFonts w:cs="Arial"/>
        </w:rPr>
      </w:pPr>
      <w:r w:rsidRPr="004342C6">
        <w:rPr>
          <w:rFonts w:cs="Arial"/>
        </w:rPr>
        <w:t>The system considered a member deceased from the following sources</w:t>
      </w:r>
      <w:r w:rsidR="00F85401">
        <w:rPr>
          <w:rFonts w:cs="Arial"/>
        </w:rPr>
        <w:t>:</w:t>
      </w:r>
    </w:p>
    <w:p w14:paraId="25EAD8DB" w14:textId="25CC5D86" w:rsidR="00217A99" w:rsidRPr="004342C6" w:rsidRDefault="00217A99" w:rsidP="00F725DA">
      <w:pPr>
        <w:pStyle w:val="ListParagraph"/>
        <w:numPr>
          <w:ilvl w:val="0"/>
          <w:numId w:val="147"/>
        </w:numPr>
        <w:ind w:left="1440"/>
        <w:contextualSpacing w:val="0"/>
        <w:rPr>
          <w:rFonts w:cs="Arial"/>
        </w:rPr>
      </w:pPr>
      <w:r w:rsidRPr="004342C6">
        <w:rPr>
          <w:rFonts w:cs="Arial"/>
        </w:rPr>
        <w:t>Admin Closure</w:t>
      </w:r>
    </w:p>
    <w:p w14:paraId="3D8E1BD5" w14:textId="77777777" w:rsidR="00217A99" w:rsidRPr="004342C6" w:rsidRDefault="00217A99" w:rsidP="00F725DA">
      <w:pPr>
        <w:pStyle w:val="ListParagraph"/>
        <w:numPr>
          <w:ilvl w:val="0"/>
          <w:numId w:val="147"/>
        </w:numPr>
        <w:ind w:left="1440"/>
        <w:contextualSpacing w:val="0"/>
        <w:rPr>
          <w:rFonts w:cs="Arial"/>
        </w:rPr>
      </w:pPr>
      <w:r w:rsidRPr="004342C6">
        <w:rPr>
          <w:rFonts w:cs="Arial"/>
        </w:rPr>
        <w:t>SSA</w:t>
      </w:r>
    </w:p>
    <w:p w14:paraId="0FCE7ECB" w14:textId="77777777" w:rsidR="00217A99" w:rsidRPr="004342C6" w:rsidRDefault="00217A99" w:rsidP="00F725DA">
      <w:pPr>
        <w:pStyle w:val="ListParagraph"/>
        <w:numPr>
          <w:ilvl w:val="0"/>
          <w:numId w:val="147"/>
        </w:numPr>
        <w:ind w:left="1440"/>
        <w:contextualSpacing w:val="0"/>
        <w:rPr>
          <w:rFonts w:cs="Arial"/>
        </w:rPr>
      </w:pPr>
      <w:r w:rsidRPr="004342C6">
        <w:rPr>
          <w:rFonts w:cs="Arial"/>
        </w:rPr>
        <w:t>Remove a member RAC</w:t>
      </w:r>
    </w:p>
    <w:p w14:paraId="75CBCF5C" w14:textId="22B99E17" w:rsidR="00863E32" w:rsidRPr="004342C6" w:rsidRDefault="00863E32" w:rsidP="00F725DA">
      <w:pPr>
        <w:pStyle w:val="ListParagraph"/>
        <w:numPr>
          <w:ilvl w:val="0"/>
          <w:numId w:val="146"/>
        </w:numPr>
        <w:ind w:left="810"/>
        <w:contextualSpacing w:val="0"/>
        <w:rPr>
          <w:rFonts w:cs="Arial"/>
        </w:rPr>
      </w:pPr>
      <w:r w:rsidRPr="004342C6">
        <w:rPr>
          <w:rFonts w:cs="Arial"/>
        </w:rPr>
        <w:t>The individual met the MassHealth participation factors as all of the following parameters were fulfilled:</w:t>
      </w:r>
    </w:p>
    <w:p w14:paraId="64C66FD3" w14:textId="59B4F9CC" w:rsidR="002E0F3D" w:rsidRPr="004342C6" w:rsidRDefault="002E0F3D" w:rsidP="00320B54">
      <w:pPr>
        <w:pStyle w:val="ListParagraph"/>
        <w:numPr>
          <w:ilvl w:val="0"/>
          <w:numId w:val="224"/>
        </w:numPr>
        <w:ind w:left="1440"/>
        <w:contextualSpacing w:val="0"/>
        <w:rPr>
          <w:rFonts w:cs="Arial"/>
        </w:rPr>
      </w:pPr>
      <w:r w:rsidRPr="004342C6">
        <w:rPr>
          <w:rFonts w:cs="Arial"/>
        </w:rPr>
        <w:t xml:space="preserve">The individual was applying for </w:t>
      </w:r>
      <w:r w:rsidR="00F85401">
        <w:rPr>
          <w:rFonts w:cs="Arial"/>
        </w:rPr>
        <w:t xml:space="preserve">a </w:t>
      </w:r>
      <w:r w:rsidRPr="004342C6">
        <w:rPr>
          <w:rFonts w:cs="Arial"/>
        </w:rPr>
        <w:t>financial assistance application.</w:t>
      </w:r>
    </w:p>
    <w:p w14:paraId="2BBCD2E9" w14:textId="77777777" w:rsidR="002E0F3D" w:rsidRPr="004342C6" w:rsidRDefault="002E0F3D" w:rsidP="00D30C39">
      <w:pPr>
        <w:ind w:left="720" w:firstLine="720"/>
        <w:contextualSpacing w:val="0"/>
        <w:rPr>
          <w:rFonts w:cs="Arial"/>
        </w:rPr>
      </w:pPr>
      <w:r w:rsidRPr="004342C6">
        <w:rPr>
          <w:rFonts w:cs="Arial"/>
        </w:rPr>
        <w:t>AND</w:t>
      </w:r>
    </w:p>
    <w:p w14:paraId="2A94F055" w14:textId="77777777" w:rsidR="002E0F3D" w:rsidRPr="004342C6" w:rsidRDefault="002E0F3D" w:rsidP="00320B54">
      <w:pPr>
        <w:pStyle w:val="ListParagraph"/>
        <w:numPr>
          <w:ilvl w:val="0"/>
          <w:numId w:val="224"/>
        </w:numPr>
        <w:ind w:left="1440"/>
        <w:contextualSpacing w:val="0"/>
        <w:rPr>
          <w:rFonts w:cs="Arial"/>
        </w:rPr>
      </w:pPr>
      <w:r w:rsidRPr="004342C6">
        <w:rPr>
          <w:rFonts w:cs="Arial"/>
        </w:rPr>
        <w:t xml:space="preserve">The individual was NOT deceased </w:t>
      </w:r>
    </w:p>
    <w:p w14:paraId="2ED4C406" w14:textId="77777777" w:rsidR="002E0F3D" w:rsidRPr="004342C6" w:rsidRDefault="002E0F3D" w:rsidP="00D30C39">
      <w:pPr>
        <w:ind w:left="720" w:firstLine="720"/>
        <w:contextualSpacing w:val="0"/>
        <w:rPr>
          <w:rFonts w:cs="Arial"/>
        </w:rPr>
      </w:pPr>
      <w:r w:rsidRPr="004342C6">
        <w:rPr>
          <w:rFonts w:cs="Arial"/>
        </w:rPr>
        <w:t>AND</w:t>
      </w:r>
    </w:p>
    <w:p w14:paraId="26DEE03A" w14:textId="2BF180ED" w:rsidR="00863E32" w:rsidRPr="004342C6" w:rsidRDefault="00863E32" w:rsidP="00320B54">
      <w:pPr>
        <w:pStyle w:val="ListParagraph"/>
        <w:numPr>
          <w:ilvl w:val="0"/>
          <w:numId w:val="224"/>
        </w:numPr>
        <w:ind w:left="1440"/>
        <w:contextualSpacing w:val="0"/>
        <w:rPr>
          <w:rFonts w:cs="Arial"/>
        </w:rPr>
      </w:pPr>
      <w:r w:rsidRPr="004342C6">
        <w:rPr>
          <w:rFonts w:cs="Arial"/>
        </w:rPr>
        <w:t>The individual was NOT incarcerated (for MassHealth purpose)</w:t>
      </w:r>
    </w:p>
    <w:p w14:paraId="4F4CE8D0" w14:textId="77777777" w:rsidR="00863E32" w:rsidRPr="004342C6" w:rsidRDefault="00863E32" w:rsidP="00D30C39">
      <w:pPr>
        <w:ind w:left="720" w:firstLine="720"/>
        <w:contextualSpacing w:val="0"/>
        <w:rPr>
          <w:rFonts w:cs="Arial"/>
        </w:rPr>
      </w:pPr>
      <w:r w:rsidRPr="004342C6">
        <w:rPr>
          <w:rFonts w:cs="Arial"/>
        </w:rPr>
        <w:t>AND</w:t>
      </w:r>
    </w:p>
    <w:p w14:paraId="548C41F0" w14:textId="7F705F42" w:rsidR="00863E32" w:rsidRPr="004342C6" w:rsidRDefault="00863E32" w:rsidP="00320B54">
      <w:pPr>
        <w:pStyle w:val="ListParagraph"/>
        <w:numPr>
          <w:ilvl w:val="0"/>
          <w:numId w:val="224"/>
        </w:numPr>
        <w:ind w:left="1440"/>
        <w:contextualSpacing w:val="0"/>
        <w:rPr>
          <w:rFonts w:cs="Arial"/>
        </w:rPr>
      </w:pPr>
      <w:r w:rsidRPr="004342C6">
        <w:rPr>
          <w:rFonts w:cs="Arial"/>
        </w:rPr>
        <w:t>The individual met residency requirements</w:t>
      </w:r>
      <w:r w:rsidR="00F85401">
        <w:rPr>
          <w:rFonts w:cs="Arial"/>
        </w:rPr>
        <w:t>,</w:t>
      </w:r>
      <w:r w:rsidRPr="004342C6">
        <w:rPr>
          <w:rFonts w:cs="Arial"/>
        </w:rPr>
        <w:t xml:space="preserve"> </w:t>
      </w:r>
      <w:r w:rsidR="004E59A8" w:rsidRPr="004342C6">
        <w:rPr>
          <w:rFonts w:cs="Arial"/>
        </w:rPr>
        <w:t>i.e.</w:t>
      </w:r>
      <w:r w:rsidR="00F85401">
        <w:rPr>
          <w:rFonts w:cs="Arial"/>
        </w:rPr>
        <w:t>,</w:t>
      </w:r>
      <w:r w:rsidRPr="004342C6">
        <w:rPr>
          <w:rFonts w:cs="Arial"/>
        </w:rPr>
        <w:t xml:space="preserve"> the member’s home address is State address or, Member is Homeless or, Temporarily Absent*) and member intended to reside in State (for MassHealth)</w:t>
      </w:r>
    </w:p>
    <w:p w14:paraId="23CA6DE1" w14:textId="77777777" w:rsidR="00863E32" w:rsidRPr="004342C6" w:rsidRDefault="00863E32" w:rsidP="00D30C39">
      <w:pPr>
        <w:ind w:left="720" w:firstLine="720"/>
        <w:contextualSpacing w:val="0"/>
        <w:rPr>
          <w:rFonts w:cs="Arial"/>
        </w:rPr>
      </w:pPr>
      <w:r w:rsidRPr="004342C6">
        <w:rPr>
          <w:rFonts w:cs="Arial"/>
        </w:rPr>
        <w:t>AND</w:t>
      </w:r>
    </w:p>
    <w:p w14:paraId="27866FAD" w14:textId="56F57FD0" w:rsidR="00863E32" w:rsidRPr="004342C6" w:rsidRDefault="00863E32" w:rsidP="00320B54">
      <w:pPr>
        <w:pStyle w:val="ListParagraph"/>
        <w:numPr>
          <w:ilvl w:val="0"/>
          <w:numId w:val="224"/>
        </w:numPr>
        <w:ind w:left="1440"/>
        <w:contextualSpacing w:val="0"/>
        <w:rPr>
          <w:rFonts w:cs="Arial"/>
        </w:rPr>
      </w:pPr>
      <w:r w:rsidRPr="004342C6">
        <w:rPr>
          <w:rFonts w:cs="Arial"/>
        </w:rPr>
        <w:t xml:space="preserve">The individual lives with HOH </w:t>
      </w:r>
    </w:p>
    <w:p w14:paraId="3930753A" w14:textId="77777777" w:rsidR="000670F2" w:rsidRPr="004342C6" w:rsidRDefault="000670F2" w:rsidP="000670F2">
      <w:pPr>
        <w:contextualSpacing w:val="0"/>
        <w:rPr>
          <w:rFonts w:cs="Arial"/>
        </w:rPr>
      </w:pPr>
    </w:p>
    <w:p w14:paraId="130DF73B" w14:textId="77777777" w:rsidR="000670F2" w:rsidRPr="004342C6" w:rsidRDefault="000670F2" w:rsidP="000670F2">
      <w:pPr>
        <w:pStyle w:val="Heading3"/>
        <w:numPr>
          <w:ilvl w:val="2"/>
          <w:numId w:val="13"/>
        </w:numPr>
        <w:rPr>
          <w:rFonts w:ascii="Arial" w:hAnsi="Arial" w:cs="Arial"/>
        </w:rPr>
      </w:pPr>
      <w:bookmarkStart w:id="255" w:name="_Toc94634447"/>
      <w:r w:rsidRPr="004342C6">
        <w:rPr>
          <w:rFonts w:ascii="Arial" w:hAnsi="Arial" w:cs="Arial"/>
        </w:rPr>
        <w:t>Flow of Event(s)</w:t>
      </w:r>
      <w:bookmarkEnd w:id="255"/>
    </w:p>
    <w:p w14:paraId="19D25F03" w14:textId="77777777" w:rsidR="000670F2" w:rsidRPr="004342C6" w:rsidRDefault="000670F2" w:rsidP="000670F2">
      <w:pPr>
        <w:ind w:left="360"/>
        <w:rPr>
          <w:rFonts w:cs="Arial"/>
        </w:rPr>
      </w:pPr>
    </w:p>
    <w:p w14:paraId="3693C1FE" w14:textId="20FE7D36" w:rsidR="000670F2" w:rsidRPr="004342C6" w:rsidRDefault="000670F2" w:rsidP="00224135">
      <w:pPr>
        <w:pStyle w:val="Heading3"/>
        <w:numPr>
          <w:ilvl w:val="3"/>
          <w:numId w:val="13"/>
        </w:numPr>
        <w:tabs>
          <w:tab w:val="left" w:pos="1890"/>
        </w:tabs>
        <w:rPr>
          <w:rFonts w:ascii="Arial" w:hAnsi="Arial" w:cs="Arial"/>
        </w:rPr>
      </w:pPr>
      <w:bookmarkStart w:id="256" w:name="_Toc94634448"/>
      <w:r w:rsidRPr="004342C6">
        <w:rPr>
          <w:rFonts w:ascii="Arial" w:hAnsi="Arial" w:cs="Arial"/>
        </w:rPr>
        <w:t>Basic Flow</w:t>
      </w:r>
      <w:bookmarkEnd w:id="256"/>
    </w:p>
    <w:p w14:paraId="3CA17395" w14:textId="04B6866E" w:rsidR="00DE0CE4" w:rsidRPr="004342C6" w:rsidRDefault="00863E32" w:rsidP="00F725DA">
      <w:pPr>
        <w:pStyle w:val="ListParagraph"/>
        <w:numPr>
          <w:ilvl w:val="0"/>
          <w:numId w:val="148"/>
        </w:numPr>
        <w:rPr>
          <w:rFonts w:cs="Arial"/>
        </w:rPr>
      </w:pPr>
      <w:r w:rsidRPr="004342C6">
        <w:rPr>
          <w:rFonts w:cs="Arial"/>
        </w:rPr>
        <w:t>Pre</w:t>
      </w:r>
      <w:r w:rsidR="00187355" w:rsidRPr="004342C6">
        <w:rPr>
          <w:rFonts w:cs="Arial"/>
        </w:rPr>
        <w:t xml:space="preserve">condition 6.6.6.1 </w:t>
      </w:r>
      <w:r w:rsidR="00224135" w:rsidRPr="004342C6">
        <w:rPr>
          <w:rFonts w:cs="Arial"/>
        </w:rPr>
        <w:t>applies</w:t>
      </w:r>
      <w:r w:rsidR="00F85401">
        <w:rPr>
          <w:rFonts w:cs="Arial"/>
        </w:rPr>
        <w:t>.</w:t>
      </w:r>
    </w:p>
    <w:p w14:paraId="7E3D9B98" w14:textId="15036C47" w:rsidR="00187355" w:rsidRPr="004342C6" w:rsidRDefault="00224135" w:rsidP="00F725DA">
      <w:pPr>
        <w:pStyle w:val="ListParagraph"/>
        <w:numPr>
          <w:ilvl w:val="0"/>
          <w:numId w:val="148"/>
        </w:numPr>
        <w:rPr>
          <w:rFonts w:cs="Arial"/>
        </w:rPr>
      </w:pPr>
      <w:r w:rsidRPr="004342C6">
        <w:rPr>
          <w:rFonts w:cs="Arial"/>
        </w:rPr>
        <w:t>The individual user/agent portal user/ assistor portal user attest</w:t>
      </w:r>
      <w:r w:rsidR="00F85401">
        <w:rPr>
          <w:rFonts w:cs="Arial"/>
        </w:rPr>
        <w:t>s</w:t>
      </w:r>
      <w:r w:rsidRPr="004342C6">
        <w:rPr>
          <w:rFonts w:cs="Arial"/>
        </w:rPr>
        <w:t xml:space="preserve"> member’s information</w:t>
      </w:r>
      <w:r w:rsidR="00187355" w:rsidRPr="004342C6">
        <w:rPr>
          <w:rFonts w:cs="Arial"/>
        </w:rPr>
        <w:t xml:space="preserve">. </w:t>
      </w:r>
    </w:p>
    <w:p w14:paraId="79591464" w14:textId="6944A6C4" w:rsidR="00187355" w:rsidRPr="004342C6" w:rsidRDefault="00187355" w:rsidP="00F725DA">
      <w:pPr>
        <w:pStyle w:val="ListParagraph"/>
        <w:numPr>
          <w:ilvl w:val="0"/>
          <w:numId w:val="148"/>
        </w:numPr>
        <w:rPr>
          <w:rFonts w:cs="Arial"/>
        </w:rPr>
      </w:pPr>
      <w:r w:rsidRPr="004342C6">
        <w:rPr>
          <w:rFonts w:cs="Arial"/>
        </w:rPr>
        <w:t xml:space="preserve">The individual meets </w:t>
      </w:r>
      <w:r w:rsidR="00F85401">
        <w:rPr>
          <w:rFonts w:cs="Arial"/>
        </w:rPr>
        <w:t xml:space="preserve">the </w:t>
      </w:r>
      <w:r w:rsidRPr="004342C6">
        <w:rPr>
          <w:rFonts w:cs="Arial"/>
        </w:rPr>
        <w:t xml:space="preserve">MassHealth participation factors. </w:t>
      </w:r>
    </w:p>
    <w:p w14:paraId="51C18A94" w14:textId="77777777" w:rsidR="00160C5B" w:rsidRPr="004342C6" w:rsidRDefault="00160C5B" w:rsidP="00160C5B">
      <w:pPr>
        <w:pStyle w:val="ListParagraph"/>
        <w:ind w:left="1530"/>
        <w:rPr>
          <w:rFonts w:cs="Arial"/>
        </w:rPr>
      </w:pPr>
    </w:p>
    <w:p w14:paraId="0539F58A" w14:textId="551B6103" w:rsidR="000670F2" w:rsidRPr="004342C6" w:rsidRDefault="000670F2" w:rsidP="00224135">
      <w:pPr>
        <w:pStyle w:val="Heading3"/>
        <w:numPr>
          <w:ilvl w:val="3"/>
          <w:numId w:val="13"/>
        </w:numPr>
        <w:tabs>
          <w:tab w:val="left" w:pos="1890"/>
        </w:tabs>
        <w:rPr>
          <w:rFonts w:ascii="Arial" w:hAnsi="Arial" w:cs="Arial"/>
        </w:rPr>
      </w:pPr>
      <w:bookmarkStart w:id="257" w:name="_Toc94634449"/>
      <w:r w:rsidRPr="004342C6">
        <w:rPr>
          <w:rFonts w:ascii="Arial" w:hAnsi="Arial" w:cs="Arial"/>
        </w:rPr>
        <w:t>Alternate Flow-1</w:t>
      </w:r>
      <w:bookmarkEnd w:id="257"/>
    </w:p>
    <w:p w14:paraId="16659B17" w14:textId="3B1056F7" w:rsidR="00187355" w:rsidRPr="004342C6" w:rsidRDefault="00187355" w:rsidP="00F725DA">
      <w:pPr>
        <w:pStyle w:val="ListParagraph"/>
        <w:numPr>
          <w:ilvl w:val="0"/>
          <w:numId w:val="149"/>
        </w:numPr>
        <w:rPr>
          <w:rFonts w:cs="Arial"/>
        </w:rPr>
      </w:pPr>
      <w:r w:rsidRPr="004342C6">
        <w:rPr>
          <w:rFonts w:cs="Arial"/>
        </w:rPr>
        <w:t xml:space="preserve">Precondition 6.6.6.1 is NOT fulfilled. </w:t>
      </w:r>
    </w:p>
    <w:p w14:paraId="20C79C86" w14:textId="3F5D98AA" w:rsidR="00224135" w:rsidRPr="004342C6" w:rsidRDefault="00224135" w:rsidP="00F725DA">
      <w:pPr>
        <w:pStyle w:val="ListParagraph"/>
        <w:numPr>
          <w:ilvl w:val="0"/>
          <w:numId w:val="149"/>
        </w:numPr>
        <w:rPr>
          <w:rFonts w:cs="Arial"/>
        </w:rPr>
      </w:pPr>
      <w:r w:rsidRPr="004342C6">
        <w:rPr>
          <w:rFonts w:cs="Arial"/>
        </w:rPr>
        <w:t>The individual user/agent portal user/ assistor portal user attest</w:t>
      </w:r>
      <w:r w:rsidR="00F85401">
        <w:rPr>
          <w:rFonts w:cs="Arial"/>
        </w:rPr>
        <w:t>s</w:t>
      </w:r>
      <w:r w:rsidRPr="004342C6">
        <w:rPr>
          <w:rFonts w:cs="Arial"/>
        </w:rPr>
        <w:t xml:space="preserve"> member’s information</w:t>
      </w:r>
      <w:r w:rsidR="00D30C39" w:rsidRPr="004342C6">
        <w:rPr>
          <w:rFonts w:cs="Arial"/>
        </w:rPr>
        <w:t>.</w:t>
      </w:r>
      <w:r w:rsidRPr="004342C6">
        <w:rPr>
          <w:rFonts w:cs="Arial"/>
        </w:rPr>
        <w:t xml:space="preserve"> </w:t>
      </w:r>
    </w:p>
    <w:p w14:paraId="15F147B5" w14:textId="7D547392" w:rsidR="00187355" w:rsidRPr="004342C6" w:rsidRDefault="00187355" w:rsidP="00F725DA">
      <w:pPr>
        <w:pStyle w:val="ListParagraph"/>
        <w:numPr>
          <w:ilvl w:val="0"/>
          <w:numId w:val="149"/>
        </w:numPr>
        <w:rPr>
          <w:rFonts w:cs="Arial"/>
        </w:rPr>
      </w:pPr>
      <w:r w:rsidRPr="004342C6">
        <w:rPr>
          <w:rFonts w:cs="Arial"/>
        </w:rPr>
        <w:t xml:space="preserve">The individual doesn’t meet </w:t>
      </w:r>
      <w:r w:rsidR="00F85401">
        <w:rPr>
          <w:rFonts w:cs="Arial"/>
        </w:rPr>
        <w:t xml:space="preserve">the </w:t>
      </w:r>
      <w:r w:rsidRPr="004342C6">
        <w:rPr>
          <w:rFonts w:cs="Arial"/>
        </w:rPr>
        <w:t xml:space="preserve">MassHealth participation factors. </w:t>
      </w:r>
    </w:p>
    <w:p w14:paraId="1B8D5786" w14:textId="694FE72D" w:rsidR="000670F2" w:rsidRDefault="000670F2" w:rsidP="00187355">
      <w:pPr>
        <w:pStyle w:val="ListParagraph"/>
        <w:ind w:left="1530"/>
        <w:rPr>
          <w:rFonts w:cs="Arial"/>
        </w:rPr>
      </w:pPr>
    </w:p>
    <w:p w14:paraId="3964928C" w14:textId="6256DF99" w:rsidR="00F85401" w:rsidRDefault="00F85401" w:rsidP="00187355">
      <w:pPr>
        <w:pStyle w:val="ListParagraph"/>
        <w:ind w:left="1530"/>
        <w:rPr>
          <w:rFonts w:cs="Arial"/>
        </w:rPr>
      </w:pPr>
    </w:p>
    <w:p w14:paraId="39CCC926" w14:textId="004D851C" w:rsidR="00F85401" w:rsidRDefault="00F85401" w:rsidP="00187355">
      <w:pPr>
        <w:pStyle w:val="ListParagraph"/>
        <w:ind w:left="1530"/>
        <w:rPr>
          <w:rFonts w:cs="Arial"/>
        </w:rPr>
      </w:pPr>
    </w:p>
    <w:p w14:paraId="38F82F88" w14:textId="24443C44" w:rsidR="00F85401" w:rsidRDefault="00F85401" w:rsidP="00187355">
      <w:pPr>
        <w:pStyle w:val="ListParagraph"/>
        <w:ind w:left="1530"/>
        <w:rPr>
          <w:rFonts w:cs="Arial"/>
        </w:rPr>
      </w:pPr>
    </w:p>
    <w:p w14:paraId="68C8C5FB" w14:textId="796020BF" w:rsidR="00F85401" w:rsidRDefault="00F85401" w:rsidP="00187355">
      <w:pPr>
        <w:pStyle w:val="ListParagraph"/>
        <w:ind w:left="1530"/>
        <w:rPr>
          <w:rFonts w:cs="Arial"/>
        </w:rPr>
      </w:pPr>
    </w:p>
    <w:p w14:paraId="6DF21171" w14:textId="77777777" w:rsidR="000670F2" w:rsidRPr="004342C6" w:rsidRDefault="000670F2" w:rsidP="000670F2">
      <w:pPr>
        <w:pStyle w:val="Heading3"/>
        <w:numPr>
          <w:ilvl w:val="2"/>
          <w:numId w:val="13"/>
        </w:numPr>
        <w:rPr>
          <w:rFonts w:ascii="Arial" w:hAnsi="Arial" w:cs="Arial"/>
        </w:rPr>
      </w:pPr>
      <w:bookmarkStart w:id="258" w:name="_Toc94634450"/>
      <w:r w:rsidRPr="004342C6">
        <w:rPr>
          <w:rFonts w:ascii="Arial" w:hAnsi="Arial" w:cs="Arial"/>
        </w:rPr>
        <w:t>User Pages and Input</w:t>
      </w:r>
      <w:bookmarkEnd w:id="258"/>
    </w:p>
    <w:p w14:paraId="7A942145"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1FCD52C6" w14:textId="77777777" w:rsidR="000670F2" w:rsidRPr="004342C6" w:rsidRDefault="000670F2" w:rsidP="000670F2">
      <w:pPr>
        <w:pStyle w:val="Heading3"/>
        <w:numPr>
          <w:ilvl w:val="2"/>
          <w:numId w:val="13"/>
        </w:numPr>
        <w:rPr>
          <w:rFonts w:ascii="Arial" w:hAnsi="Arial" w:cs="Arial"/>
        </w:rPr>
      </w:pPr>
      <w:bookmarkStart w:id="259" w:name="_Functional_Requirement(s)"/>
      <w:bookmarkStart w:id="260" w:name="_Toc94634451"/>
      <w:bookmarkEnd w:id="259"/>
      <w:r w:rsidRPr="004342C6">
        <w:rPr>
          <w:rFonts w:ascii="Arial" w:hAnsi="Arial" w:cs="Arial"/>
        </w:rPr>
        <w:lastRenderedPageBreak/>
        <w:t>Functional Requirement(s)</w:t>
      </w:r>
      <w:bookmarkEnd w:id="260"/>
    </w:p>
    <w:p w14:paraId="0D9D9366" w14:textId="206D0688" w:rsidR="00F11C9F" w:rsidRPr="004342C6" w:rsidRDefault="00F11C9F" w:rsidP="00D30C39">
      <w:pPr>
        <w:pStyle w:val="Caption"/>
        <w:keepNext/>
        <w:jc w:val="center"/>
        <w:rPr>
          <w:rFonts w:cs="Arial"/>
        </w:rPr>
      </w:pPr>
      <w:bookmarkStart w:id="261" w:name="_Toc94635004"/>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8</w:t>
      </w:r>
      <w:r w:rsidR="006F59E4" w:rsidRPr="004342C6">
        <w:rPr>
          <w:rFonts w:cs="Arial"/>
          <w:noProof/>
        </w:rPr>
        <w:fldChar w:fldCharType="end"/>
      </w:r>
      <w:r w:rsidRPr="004342C6">
        <w:rPr>
          <w:rFonts w:cs="Arial"/>
        </w:rPr>
        <w:t xml:space="preserve"> Functional Requirments-UC-06</w:t>
      </w:r>
      <w:bookmarkEnd w:id="261"/>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2543"/>
        <w:gridCol w:w="6727"/>
      </w:tblGrid>
      <w:tr w:rsidR="000670F2" w:rsidRPr="004342C6" w14:paraId="55B95ADA" w14:textId="77777777" w:rsidTr="7002B805">
        <w:trPr>
          <w:trHeight w:val="300"/>
          <w:tblHeader/>
        </w:trPr>
        <w:tc>
          <w:tcPr>
            <w:tcW w:w="2543" w:type="dxa"/>
            <w:shd w:val="clear" w:color="auto" w:fill="4C8B3F" w:themeFill="background2"/>
            <w:vAlign w:val="center"/>
            <w:hideMark/>
          </w:tcPr>
          <w:p w14:paraId="0040421C"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727" w:type="dxa"/>
            <w:shd w:val="clear" w:color="auto" w:fill="4C8B3F" w:themeFill="background2"/>
            <w:vAlign w:val="center"/>
            <w:hideMark/>
          </w:tcPr>
          <w:p w14:paraId="3C34EEC9"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217A99" w:rsidRPr="004342C6" w14:paraId="7E8788A9" w14:textId="77777777" w:rsidTr="7002B805">
        <w:trPr>
          <w:trHeight w:val="314"/>
        </w:trPr>
        <w:tc>
          <w:tcPr>
            <w:tcW w:w="2543" w:type="dxa"/>
            <w:shd w:val="clear" w:color="auto" w:fill="FFFFFF" w:themeFill="background1"/>
            <w:vAlign w:val="center"/>
          </w:tcPr>
          <w:p w14:paraId="23C9B4C2" w14:textId="51088624" w:rsidR="00217A99" w:rsidRPr="004342C6" w:rsidRDefault="00217A99" w:rsidP="00217A99">
            <w:pPr>
              <w:contextualSpacing w:val="0"/>
              <w:jc w:val="center"/>
              <w:rPr>
                <w:rFonts w:eastAsia="Times New Roman" w:cs="Arial"/>
                <w:color w:val="000000"/>
              </w:rPr>
            </w:pPr>
            <w:r w:rsidRPr="004342C6">
              <w:rPr>
                <w:rFonts w:eastAsia="Times New Roman" w:cs="Arial"/>
                <w:color w:val="000000"/>
              </w:rPr>
              <w:t>MHPD.FR.06.001</w:t>
            </w:r>
          </w:p>
        </w:tc>
        <w:tc>
          <w:tcPr>
            <w:tcW w:w="6727" w:type="dxa"/>
            <w:shd w:val="clear" w:color="auto" w:fill="FFFFFF" w:themeFill="background1"/>
            <w:vAlign w:val="center"/>
          </w:tcPr>
          <w:p w14:paraId="0C283BB7" w14:textId="7154945E" w:rsidR="00217A99" w:rsidRPr="004342C6" w:rsidRDefault="00217A99" w:rsidP="00217A99">
            <w:pPr>
              <w:rPr>
                <w:rFonts w:cs="Arial"/>
              </w:rPr>
            </w:pPr>
            <w:r w:rsidRPr="004342C6">
              <w:rPr>
                <w:rFonts w:eastAsia="Times New Roman" w:cs="Arial"/>
              </w:rPr>
              <w:t xml:space="preserve">The system shall provide the ability to the user to attest </w:t>
            </w:r>
            <w:r w:rsidR="00F85401">
              <w:rPr>
                <w:rFonts w:eastAsia="Times New Roman" w:cs="Arial"/>
              </w:rPr>
              <w:t xml:space="preserve">to </w:t>
            </w:r>
            <w:r w:rsidRPr="004342C6">
              <w:rPr>
                <w:rFonts w:eastAsia="Times New Roman" w:cs="Arial"/>
              </w:rPr>
              <w:t>the incarceration status for all the member</w:t>
            </w:r>
            <w:r w:rsidR="00F85401">
              <w:rPr>
                <w:rFonts w:eastAsia="Times New Roman" w:cs="Arial"/>
              </w:rPr>
              <w:t>s</w:t>
            </w:r>
            <w:r w:rsidRPr="004342C6">
              <w:rPr>
                <w:rFonts w:eastAsia="Times New Roman" w:cs="Arial"/>
              </w:rPr>
              <w:t xml:space="preserve"> present in the application during the SSAP flow.</w:t>
            </w:r>
          </w:p>
        </w:tc>
      </w:tr>
      <w:tr w:rsidR="00217A99" w:rsidRPr="004342C6" w14:paraId="16947248" w14:textId="77777777" w:rsidTr="7002B805">
        <w:trPr>
          <w:trHeight w:val="314"/>
        </w:trPr>
        <w:tc>
          <w:tcPr>
            <w:tcW w:w="2543" w:type="dxa"/>
            <w:shd w:val="clear" w:color="auto" w:fill="FFFFFF" w:themeFill="background1"/>
            <w:vAlign w:val="center"/>
          </w:tcPr>
          <w:p w14:paraId="2ABB0A34" w14:textId="05A77877" w:rsidR="00217A99" w:rsidRPr="004342C6" w:rsidRDefault="00217A99" w:rsidP="00217A99">
            <w:pPr>
              <w:contextualSpacing w:val="0"/>
              <w:jc w:val="center"/>
              <w:rPr>
                <w:rFonts w:eastAsia="Times New Roman" w:cs="Arial"/>
                <w:color w:val="000000"/>
              </w:rPr>
            </w:pPr>
            <w:r w:rsidRPr="004342C6">
              <w:rPr>
                <w:rFonts w:eastAsia="Times New Roman" w:cs="Arial"/>
                <w:color w:val="000000"/>
              </w:rPr>
              <w:t>MHPD.FR.06.002</w:t>
            </w:r>
          </w:p>
        </w:tc>
        <w:tc>
          <w:tcPr>
            <w:tcW w:w="6727" w:type="dxa"/>
            <w:shd w:val="clear" w:color="auto" w:fill="FFFFFF" w:themeFill="background1"/>
            <w:vAlign w:val="center"/>
          </w:tcPr>
          <w:p w14:paraId="648327A3" w14:textId="7FD08570" w:rsidR="00217A99" w:rsidRPr="004342C6" w:rsidRDefault="00217A99" w:rsidP="00217A99">
            <w:pPr>
              <w:rPr>
                <w:rFonts w:cs="Arial"/>
              </w:rPr>
            </w:pPr>
            <w:r w:rsidRPr="004342C6">
              <w:rPr>
                <w:rFonts w:eastAsia="Times New Roman" w:cs="Arial"/>
              </w:rPr>
              <w:t>The system shall invoke SSA call through Hub to verify the incarceration status of the member.</w:t>
            </w:r>
          </w:p>
        </w:tc>
      </w:tr>
      <w:tr w:rsidR="00217A99" w:rsidRPr="004342C6" w14:paraId="6AAF3090" w14:textId="77777777" w:rsidTr="7002B805">
        <w:trPr>
          <w:trHeight w:val="314"/>
        </w:trPr>
        <w:tc>
          <w:tcPr>
            <w:tcW w:w="2543" w:type="dxa"/>
            <w:shd w:val="clear" w:color="auto" w:fill="FFFFFF" w:themeFill="background1"/>
            <w:vAlign w:val="center"/>
          </w:tcPr>
          <w:p w14:paraId="407F5A4F" w14:textId="4D6FEBB6" w:rsidR="00217A99" w:rsidRPr="004342C6" w:rsidRDefault="00217A99" w:rsidP="00217A99">
            <w:pPr>
              <w:contextualSpacing w:val="0"/>
              <w:jc w:val="center"/>
              <w:rPr>
                <w:rFonts w:eastAsia="Times New Roman" w:cs="Arial"/>
                <w:color w:val="000000"/>
              </w:rPr>
            </w:pPr>
            <w:r w:rsidRPr="004342C6">
              <w:rPr>
                <w:rFonts w:eastAsia="Times New Roman" w:cs="Arial"/>
                <w:color w:val="000000"/>
              </w:rPr>
              <w:t>MHPD.FR.06.003</w:t>
            </w:r>
          </w:p>
        </w:tc>
        <w:tc>
          <w:tcPr>
            <w:tcW w:w="6727" w:type="dxa"/>
            <w:shd w:val="clear" w:color="auto" w:fill="FFFFFF" w:themeFill="background1"/>
            <w:vAlign w:val="center"/>
          </w:tcPr>
          <w:p w14:paraId="70B85559" w14:textId="6AED2DCE" w:rsidR="00217A99" w:rsidRPr="004342C6" w:rsidRDefault="00217A99" w:rsidP="00217A99">
            <w:pPr>
              <w:rPr>
                <w:rFonts w:cs="Arial"/>
              </w:rPr>
            </w:pPr>
            <w:r w:rsidRPr="004342C6">
              <w:rPr>
                <w:rFonts w:eastAsia="Times New Roman" w:cs="Arial"/>
              </w:rPr>
              <w:t xml:space="preserve">The system shall give preference to the self-attested incarceration status for the defined timelines (default 90 days) if the system founds any discrepancy between the user attested information and SSA returned information. </w:t>
            </w:r>
          </w:p>
        </w:tc>
      </w:tr>
      <w:tr w:rsidR="00217A99" w:rsidRPr="004342C6" w14:paraId="030110C4" w14:textId="77777777" w:rsidTr="7002B805">
        <w:trPr>
          <w:trHeight w:val="314"/>
        </w:trPr>
        <w:tc>
          <w:tcPr>
            <w:tcW w:w="2543" w:type="dxa"/>
            <w:shd w:val="clear" w:color="auto" w:fill="FFFFFF" w:themeFill="background1"/>
            <w:vAlign w:val="center"/>
          </w:tcPr>
          <w:p w14:paraId="69BB4E1E" w14:textId="64E9D45B" w:rsidR="00217A99" w:rsidRPr="004342C6" w:rsidRDefault="00217A99" w:rsidP="00217A99">
            <w:pPr>
              <w:contextualSpacing w:val="0"/>
              <w:jc w:val="center"/>
              <w:rPr>
                <w:rFonts w:eastAsia="Times New Roman" w:cs="Arial"/>
                <w:color w:val="000000"/>
              </w:rPr>
            </w:pPr>
            <w:r w:rsidRPr="004342C6">
              <w:rPr>
                <w:rFonts w:eastAsia="Times New Roman" w:cs="Arial"/>
                <w:color w:val="000000"/>
              </w:rPr>
              <w:t>MHPD.FR.06.004</w:t>
            </w:r>
          </w:p>
        </w:tc>
        <w:tc>
          <w:tcPr>
            <w:tcW w:w="6727" w:type="dxa"/>
            <w:shd w:val="clear" w:color="auto" w:fill="FFFFFF" w:themeFill="background1"/>
            <w:vAlign w:val="center"/>
          </w:tcPr>
          <w:p w14:paraId="51B0B448" w14:textId="1CCEFD4C" w:rsidR="00217A99" w:rsidRPr="004342C6" w:rsidRDefault="00217A99" w:rsidP="00217A99">
            <w:pPr>
              <w:rPr>
                <w:rFonts w:cs="Arial"/>
              </w:rPr>
            </w:pPr>
            <w:r w:rsidRPr="004342C6">
              <w:rPr>
                <w:rFonts w:eastAsia="Times New Roman" w:cs="Arial"/>
              </w:rPr>
              <w:t>The system shall use the latest incarceration status available from HUB for the member after the defined timelines if the user did not provide the incarceration status proofs within the defined timelines.</w:t>
            </w:r>
          </w:p>
        </w:tc>
      </w:tr>
      <w:tr w:rsidR="00217A99" w:rsidRPr="004342C6" w14:paraId="164F2DAF" w14:textId="77777777" w:rsidTr="7002B805">
        <w:trPr>
          <w:trHeight w:val="314"/>
        </w:trPr>
        <w:tc>
          <w:tcPr>
            <w:tcW w:w="2543" w:type="dxa"/>
            <w:shd w:val="clear" w:color="auto" w:fill="FFFFFF" w:themeFill="background1"/>
          </w:tcPr>
          <w:p w14:paraId="295837E5" w14:textId="0CB35700" w:rsidR="00217A99" w:rsidRPr="004342C6" w:rsidRDefault="00217A99" w:rsidP="000670F2">
            <w:pPr>
              <w:contextualSpacing w:val="0"/>
              <w:jc w:val="center"/>
              <w:rPr>
                <w:rFonts w:eastAsia="Times New Roman" w:cs="Arial"/>
                <w:color w:val="000000"/>
              </w:rPr>
            </w:pPr>
            <w:r w:rsidRPr="004342C6">
              <w:rPr>
                <w:rFonts w:eastAsia="Times New Roman" w:cs="Arial"/>
                <w:color w:val="000000"/>
              </w:rPr>
              <w:t>MHPD.FR.06.00</w:t>
            </w:r>
            <w:r w:rsidR="00E35C1E" w:rsidRPr="004342C6">
              <w:rPr>
                <w:rFonts w:eastAsia="Times New Roman" w:cs="Arial"/>
                <w:color w:val="000000"/>
              </w:rPr>
              <w:t>5</w:t>
            </w:r>
          </w:p>
        </w:tc>
        <w:tc>
          <w:tcPr>
            <w:tcW w:w="6727" w:type="dxa"/>
            <w:shd w:val="clear" w:color="auto" w:fill="FFFFFF" w:themeFill="background1"/>
          </w:tcPr>
          <w:p w14:paraId="2757D217" w14:textId="03EB7A4A" w:rsidR="00217A99" w:rsidRPr="004342C6" w:rsidRDefault="00217A99" w:rsidP="00217A99">
            <w:pPr>
              <w:contextualSpacing w:val="0"/>
              <w:rPr>
                <w:rFonts w:eastAsia="Times New Roman" w:cs="Arial"/>
              </w:rPr>
            </w:pPr>
            <w:r w:rsidRPr="004342C6">
              <w:rPr>
                <w:rFonts w:eastAsia="Times New Roman" w:cs="Arial"/>
              </w:rPr>
              <w:t xml:space="preserve">The system shall follow the rule mentioned in </w:t>
            </w:r>
            <w:r w:rsidR="00F85401">
              <w:rPr>
                <w:rFonts w:eastAsia="Times New Roman" w:cs="Arial"/>
              </w:rPr>
              <w:t xml:space="preserve">the </w:t>
            </w:r>
            <w:hyperlink w:anchor="incareration" w:history="1">
              <w:r w:rsidRPr="004342C6">
                <w:rPr>
                  <w:rStyle w:val="Hyperlink"/>
                  <w:rFonts w:eastAsia="Times New Roman" w:cs="Arial"/>
                </w:rPr>
                <w:t>Incarceration rule sheet</w:t>
              </w:r>
            </w:hyperlink>
            <w:r w:rsidRPr="004342C6">
              <w:rPr>
                <w:rFonts w:eastAsia="Times New Roman" w:cs="Arial"/>
              </w:rPr>
              <w:t xml:space="preserve"> to determine the incarceration status of the member.</w:t>
            </w:r>
          </w:p>
          <w:p w14:paraId="7A3EFB37" w14:textId="77777777" w:rsidR="00217A99" w:rsidRPr="004342C6" w:rsidRDefault="00217A99" w:rsidP="0034188A">
            <w:pPr>
              <w:rPr>
                <w:rFonts w:cs="Arial"/>
              </w:rPr>
            </w:pPr>
          </w:p>
          <w:p w14:paraId="386503CA" w14:textId="68353BC2" w:rsidR="009E0534" w:rsidRPr="004342C6" w:rsidRDefault="009E0534" w:rsidP="0034188A">
            <w:pPr>
              <w:rPr>
                <w:rFonts w:cs="Arial"/>
              </w:rPr>
            </w:pPr>
            <w:r w:rsidRPr="004342C6">
              <w:rPr>
                <w:rFonts w:eastAsia="Times New Roman" w:cs="Arial"/>
                <w:b/>
                <w:bCs/>
              </w:rPr>
              <w:t>Note</w:t>
            </w:r>
            <w:r w:rsidRPr="004342C6">
              <w:rPr>
                <w:rFonts w:eastAsia="Times New Roman" w:cs="Arial"/>
              </w:rPr>
              <w:t>: A member shall be marked as Incarcerated through Admin Closure ("46 - Entered penal institution").</w:t>
            </w:r>
          </w:p>
        </w:tc>
      </w:tr>
      <w:tr w:rsidR="00E35C1E" w:rsidRPr="004342C6" w14:paraId="10A80AB4" w14:textId="77777777" w:rsidTr="7002B805">
        <w:trPr>
          <w:trHeight w:val="314"/>
        </w:trPr>
        <w:tc>
          <w:tcPr>
            <w:tcW w:w="2543" w:type="dxa"/>
            <w:shd w:val="clear" w:color="auto" w:fill="FFFFFF" w:themeFill="background1"/>
          </w:tcPr>
          <w:p w14:paraId="13629CED" w14:textId="064EBD67" w:rsidR="00E35C1E" w:rsidRPr="004342C6" w:rsidRDefault="00E35C1E" w:rsidP="00E35C1E">
            <w:pPr>
              <w:contextualSpacing w:val="0"/>
              <w:jc w:val="center"/>
              <w:rPr>
                <w:rFonts w:eastAsia="Times New Roman" w:cs="Arial"/>
                <w:color w:val="000000"/>
              </w:rPr>
            </w:pPr>
            <w:r w:rsidRPr="004342C6">
              <w:rPr>
                <w:rFonts w:eastAsia="Times New Roman" w:cs="Arial"/>
                <w:color w:val="000000"/>
              </w:rPr>
              <w:t>MHPD.FR.06.006</w:t>
            </w:r>
          </w:p>
        </w:tc>
        <w:tc>
          <w:tcPr>
            <w:tcW w:w="6727" w:type="dxa"/>
            <w:shd w:val="clear" w:color="auto" w:fill="FFFFFF" w:themeFill="background1"/>
            <w:vAlign w:val="center"/>
          </w:tcPr>
          <w:p w14:paraId="492AF93A" w14:textId="64FF1BD6" w:rsidR="00E35C1E" w:rsidRPr="004342C6" w:rsidRDefault="00E35C1E" w:rsidP="00E35C1E">
            <w:pPr>
              <w:contextualSpacing w:val="0"/>
              <w:rPr>
                <w:rFonts w:eastAsia="Times New Roman" w:cs="Arial"/>
              </w:rPr>
            </w:pPr>
            <w:r w:rsidRPr="004342C6">
              <w:rPr>
                <w:rFonts w:eastAsia="Times New Roman" w:cs="Arial"/>
              </w:rPr>
              <w:t xml:space="preserve">The system shall capture the home address for the HOH and the other members present in the application (if they attest to live at </w:t>
            </w:r>
            <w:r w:rsidR="00F85401">
              <w:rPr>
                <w:rFonts w:eastAsia="Times New Roman" w:cs="Arial"/>
              </w:rPr>
              <w:t xml:space="preserve">a </w:t>
            </w:r>
            <w:r w:rsidRPr="004342C6">
              <w:rPr>
                <w:rFonts w:eastAsia="Times New Roman" w:cs="Arial"/>
              </w:rPr>
              <w:t>different address than HOH) during the SSAP flow.</w:t>
            </w:r>
          </w:p>
        </w:tc>
      </w:tr>
      <w:tr w:rsidR="00E35C1E" w:rsidRPr="004342C6" w14:paraId="34C6FC83" w14:textId="77777777" w:rsidTr="7002B805">
        <w:trPr>
          <w:trHeight w:val="314"/>
        </w:trPr>
        <w:tc>
          <w:tcPr>
            <w:tcW w:w="2543" w:type="dxa"/>
            <w:shd w:val="clear" w:color="auto" w:fill="FFFFFF" w:themeFill="background1"/>
            <w:vAlign w:val="center"/>
          </w:tcPr>
          <w:p w14:paraId="09D60799" w14:textId="3C19477B" w:rsidR="00E35C1E" w:rsidRPr="004342C6" w:rsidRDefault="00E35C1E" w:rsidP="00E35C1E">
            <w:pPr>
              <w:contextualSpacing w:val="0"/>
              <w:jc w:val="center"/>
              <w:rPr>
                <w:rFonts w:eastAsia="Times New Roman" w:cs="Arial"/>
                <w:color w:val="000000"/>
              </w:rPr>
            </w:pPr>
            <w:r w:rsidRPr="004342C6">
              <w:rPr>
                <w:rFonts w:eastAsia="Times New Roman" w:cs="Arial"/>
                <w:color w:val="000000"/>
              </w:rPr>
              <w:t>MHPD.FR.06.007</w:t>
            </w:r>
          </w:p>
        </w:tc>
        <w:tc>
          <w:tcPr>
            <w:tcW w:w="6727" w:type="dxa"/>
            <w:shd w:val="clear" w:color="auto" w:fill="FFFFFF" w:themeFill="background1"/>
            <w:vAlign w:val="center"/>
          </w:tcPr>
          <w:p w14:paraId="72EE2323" w14:textId="1F23CCBD" w:rsidR="00E35C1E" w:rsidRPr="004342C6" w:rsidRDefault="00E35C1E" w:rsidP="00E35C1E">
            <w:pPr>
              <w:contextualSpacing w:val="0"/>
              <w:rPr>
                <w:rFonts w:eastAsia="Times New Roman" w:cs="Arial"/>
              </w:rPr>
            </w:pPr>
            <w:r w:rsidRPr="004342C6">
              <w:rPr>
                <w:rFonts w:eastAsia="Times New Roman" w:cs="Arial"/>
              </w:rPr>
              <w:t>The system shall capture the mailing address for the HOH during the SSAP flow.</w:t>
            </w:r>
          </w:p>
        </w:tc>
      </w:tr>
      <w:tr w:rsidR="00E35C1E" w:rsidRPr="004342C6" w14:paraId="1F06AF6C" w14:textId="77777777" w:rsidTr="7002B805">
        <w:trPr>
          <w:trHeight w:val="314"/>
        </w:trPr>
        <w:tc>
          <w:tcPr>
            <w:tcW w:w="2543" w:type="dxa"/>
            <w:shd w:val="clear" w:color="auto" w:fill="FFFFFF" w:themeFill="background1"/>
            <w:vAlign w:val="center"/>
          </w:tcPr>
          <w:p w14:paraId="25992948" w14:textId="6CDF086F" w:rsidR="00E35C1E" w:rsidRPr="004342C6" w:rsidRDefault="00E35C1E" w:rsidP="00E35C1E">
            <w:pPr>
              <w:contextualSpacing w:val="0"/>
              <w:jc w:val="center"/>
              <w:rPr>
                <w:rFonts w:eastAsia="Times New Roman" w:cs="Arial"/>
                <w:color w:val="000000"/>
              </w:rPr>
            </w:pPr>
            <w:r w:rsidRPr="004342C6">
              <w:rPr>
                <w:rFonts w:eastAsia="Times New Roman" w:cs="Arial"/>
                <w:color w:val="000000"/>
              </w:rPr>
              <w:t>MHPD.FR.06.008</w:t>
            </w:r>
          </w:p>
        </w:tc>
        <w:tc>
          <w:tcPr>
            <w:tcW w:w="6727" w:type="dxa"/>
            <w:shd w:val="clear" w:color="auto" w:fill="FFFFFF" w:themeFill="background1"/>
            <w:vAlign w:val="center"/>
          </w:tcPr>
          <w:p w14:paraId="7FD1646D" w14:textId="5AF76B97" w:rsidR="00E35C1E" w:rsidRPr="004342C6" w:rsidRDefault="00E35C1E" w:rsidP="00E35C1E">
            <w:pPr>
              <w:contextualSpacing w:val="0"/>
              <w:rPr>
                <w:rFonts w:eastAsia="Times New Roman" w:cs="Arial"/>
              </w:rPr>
            </w:pPr>
            <w:r w:rsidRPr="004342C6">
              <w:rPr>
                <w:rFonts w:eastAsia="Times New Roman" w:cs="Arial"/>
              </w:rPr>
              <w:t xml:space="preserve">The system shall initiate the call to </w:t>
            </w:r>
            <w:r w:rsidR="00F85401">
              <w:rPr>
                <w:rFonts w:eastAsia="Times New Roman" w:cs="Arial"/>
              </w:rPr>
              <w:t>L</w:t>
            </w:r>
            <w:r w:rsidRPr="004342C6">
              <w:rPr>
                <w:rFonts w:eastAsia="Times New Roman" w:cs="Arial"/>
              </w:rPr>
              <w:t xml:space="preserve">exis Nexis service through </w:t>
            </w:r>
            <w:r w:rsidR="00F85401">
              <w:rPr>
                <w:rFonts w:eastAsia="Times New Roman" w:cs="Arial"/>
              </w:rPr>
              <w:t xml:space="preserve">the </w:t>
            </w:r>
            <w:r w:rsidRPr="004342C6">
              <w:rPr>
                <w:rFonts w:eastAsia="Times New Roman" w:cs="Arial"/>
              </w:rPr>
              <w:t>hub to verify the user</w:t>
            </w:r>
            <w:r w:rsidR="00F85401">
              <w:rPr>
                <w:rFonts w:eastAsia="Times New Roman" w:cs="Arial"/>
              </w:rPr>
              <w:t>'s</w:t>
            </w:r>
            <w:r w:rsidRPr="004342C6">
              <w:rPr>
                <w:rFonts w:eastAsia="Times New Roman" w:cs="Arial"/>
              </w:rPr>
              <w:t xml:space="preserve"> attested Home and Mailing address.</w:t>
            </w:r>
          </w:p>
        </w:tc>
      </w:tr>
      <w:tr w:rsidR="00E35C1E" w:rsidRPr="004342C6" w14:paraId="0B97E224" w14:textId="77777777" w:rsidTr="7002B805">
        <w:trPr>
          <w:trHeight w:val="314"/>
        </w:trPr>
        <w:tc>
          <w:tcPr>
            <w:tcW w:w="2543" w:type="dxa"/>
            <w:shd w:val="clear" w:color="auto" w:fill="FFFFFF" w:themeFill="background1"/>
            <w:vAlign w:val="center"/>
          </w:tcPr>
          <w:p w14:paraId="0B486B89" w14:textId="766C34FF" w:rsidR="00E35C1E" w:rsidRPr="004342C6" w:rsidRDefault="00E35C1E" w:rsidP="00E35C1E">
            <w:pPr>
              <w:contextualSpacing w:val="0"/>
              <w:jc w:val="center"/>
              <w:rPr>
                <w:rFonts w:eastAsia="Times New Roman" w:cs="Arial"/>
                <w:b/>
                <w:color w:val="000000"/>
              </w:rPr>
            </w:pPr>
            <w:r w:rsidRPr="004342C6">
              <w:rPr>
                <w:rFonts w:eastAsia="Times New Roman" w:cs="Arial"/>
                <w:color w:val="000000"/>
              </w:rPr>
              <w:t>MHPD.FR.06.009</w:t>
            </w:r>
          </w:p>
        </w:tc>
        <w:tc>
          <w:tcPr>
            <w:tcW w:w="6727" w:type="dxa"/>
            <w:shd w:val="clear" w:color="auto" w:fill="FFFFFF" w:themeFill="background1"/>
            <w:vAlign w:val="center"/>
          </w:tcPr>
          <w:p w14:paraId="74521260" w14:textId="64ABBC5A" w:rsidR="00E35C1E" w:rsidRPr="004342C6" w:rsidRDefault="00E35C1E" w:rsidP="00E35C1E">
            <w:pPr>
              <w:contextualSpacing w:val="0"/>
              <w:rPr>
                <w:rFonts w:eastAsia="Times New Roman" w:cs="Arial"/>
              </w:rPr>
            </w:pPr>
            <w:r w:rsidRPr="004342C6">
              <w:rPr>
                <w:rFonts w:eastAsia="Times New Roman" w:cs="Arial"/>
              </w:rPr>
              <w:t>The system shall evaluate the MH benefit based on the self-attested address for the defined timeline (default 90 days) if the self-attested address is not verified with Hub.</w:t>
            </w:r>
          </w:p>
        </w:tc>
      </w:tr>
      <w:tr w:rsidR="00E35C1E" w:rsidRPr="004342C6" w14:paraId="0071E028" w14:textId="77777777" w:rsidTr="7002B805">
        <w:trPr>
          <w:trHeight w:val="314"/>
        </w:trPr>
        <w:tc>
          <w:tcPr>
            <w:tcW w:w="2543" w:type="dxa"/>
            <w:shd w:val="clear" w:color="auto" w:fill="FFFFFF" w:themeFill="background1"/>
            <w:vAlign w:val="center"/>
          </w:tcPr>
          <w:p w14:paraId="343B9B9C" w14:textId="3C44C88C" w:rsidR="00E35C1E" w:rsidRPr="004342C6" w:rsidRDefault="00E35C1E" w:rsidP="00E35C1E">
            <w:pPr>
              <w:contextualSpacing w:val="0"/>
              <w:jc w:val="center"/>
              <w:rPr>
                <w:rFonts w:eastAsia="Times New Roman" w:cs="Arial"/>
                <w:color w:val="000000"/>
              </w:rPr>
            </w:pPr>
            <w:r w:rsidRPr="004342C6">
              <w:rPr>
                <w:rFonts w:eastAsia="Times New Roman" w:cs="Arial"/>
                <w:color w:val="000000"/>
              </w:rPr>
              <w:t>MHPD.FR.06.010</w:t>
            </w:r>
          </w:p>
        </w:tc>
        <w:tc>
          <w:tcPr>
            <w:tcW w:w="6727" w:type="dxa"/>
            <w:shd w:val="clear" w:color="auto" w:fill="FFFFFF" w:themeFill="background1"/>
            <w:vAlign w:val="center"/>
          </w:tcPr>
          <w:p w14:paraId="6DCD84F0" w14:textId="60E76B00" w:rsidR="00E35C1E" w:rsidRPr="004342C6" w:rsidRDefault="00E35C1E" w:rsidP="00E35C1E">
            <w:pPr>
              <w:contextualSpacing w:val="0"/>
              <w:rPr>
                <w:rFonts w:eastAsia="Times New Roman" w:cs="Arial"/>
              </w:rPr>
            </w:pPr>
            <w:r w:rsidRPr="004342C6">
              <w:rPr>
                <w:rFonts w:eastAsia="Times New Roman" w:cs="Arial"/>
              </w:rPr>
              <w:t>The system shall evaluate the MH benefit based on the latest hub data available after the defined timeline (default 90 days) is overdue if the self-attested address is not verified with Hub.</w:t>
            </w:r>
          </w:p>
        </w:tc>
      </w:tr>
      <w:tr w:rsidR="00E35C1E" w:rsidRPr="004342C6" w14:paraId="5C5E75E6" w14:textId="77777777" w:rsidTr="7002B805">
        <w:trPr>
          <w:trHeight w:val="314"/>
        </w:trPr>
        <w:tc>
          <w:tcPr>
            <w:tcW w:w="2543" w:type="dxa"/>
            <w:shd w:val="clear" w:color="auto" w:fill="FFFFFF" w:themeFill="background1"/>
            <w:vAlign w:val="center"/>
          </w:tcPr>
          <w:p w14:paraId="7A0D0473" w14:textId="4A3177A0" w:rsidR="00E35C1E" w:rsidRPr="004342C6" w:rsidRDefault="00E35C1E" w:rsidP="00E35C1E">
            <w:pPr>
              <w:contextualSpacing w:val="0"/>
              <w:jc w:val="center"/>
              <w:rPr>
                <w:rFonts w:eastAsia="Times New Roman" w:cs="Arial"/>
              </w:rPr>
            </w:pPr>
            <w:r w:rsidRPr="004342C6">
              <w:rPr>
                <w:rFonts w:eastAsia="Times New Roman" w:cs="Arial"/>
                <w:color w:val="000000"/>
              </w:rPr>
              <w:t>MHPD.FR.06.011</w:t>
            </w:r>
          </w:p>
        </w:tc>
        <w:tc>
          <w:tcPr>
            <w:tcW w:w="6727" w:type="dxa"/>
            <w:shd w:val="clear" w:color="auto" w:fill="FFFFFF" w:themeFill="background1"/>
            <w:vAlign w:val="center"/>
          </w:tcPr>
          <w:p w14:paraId="6861A0B2" w14:textId="77777777" w:rsidR="00E35C1E" w:rsidRPr="004342C6" w:rsidRDefault="00E35C1E" w:rsidP="00E35C1E">
            <w:pPr>
              <w:contextualSpacing w:val="0"/>
              <w:rPr>
                <w:rFonts w:eastAsia="Times New Roman" w:cs="Arial"/>
              </w:rPr>
            </w:pPr>
            <w:r w:rsidRPr="004342C6">
              <w:rPr>
                <w:rFonts w:eastAsia="Times New Roman" w:cs="Arial"/>
              </w:rPr>
              <w:t>The system shall follow the below mentioned rules to determine if the applicant is STATE resident if the user has provided the state address for the applicant.</w:t>
            </w:r>
          </w:p>
          <w:p w14:paraId="1C7FF712" w14:textId="77777777" w:rsidR="00F85401" w:rsidRDefault="00E35C1E" w:rsidP="00320B54">
            <w:pPr>
              <w:pStyle w:val="ListParagraph"/>
              <w:numPr>
                <w:ilvl w:val="0"/>
                <w:numId w:val="262"/>
              </w:numPr>
              <w:contextualSpacing w:val="0"/>
              <w:rPr>
                <w:rFonts w:eastAsia="Times New Roman" w:cs="Arial"/>
              </w:rPr>
            </w:pPr>
            <w:r w:rsidRPr="004342C6">
              <w:rPr>
                <w:rFonts w:eastAsia="Times New Roman" w:cs="Arial"/>
              </w:rPr>
              <w:t>If the applicant intends to reside in</w:t>
            </w:r>
            <w:r w:rsidR="00F85401">
              <w:rPr>
                <w:rFonts w:eastAsia="Times New Roman" w:cs="Arial"/>
              </w:rPr>
              <w:t>-</w:t>
            </w:r>
            <w:r w:rsidRPr="004342C6">
              <w:rPr>
                <w:rFonts w:eastAsia="Times New Roman" w:cs="Arial"/>
              </w:rPr>
              <w:t xml:space="preserve">state, then consider </w:t>
            </w:r>
            <w:r w:rsidR="00F85401">
              <w:rPr>
                <w:rFonts w:eastAsia="Times New Roman" w:cs="Arial"/>
              </w:rPr>
              <w:t xml:space="preserve">the </w:t>
            </w:r>
            <w:r w:rsidRPr="004342C6">
              <w:rPr>
                <w:rFonts w:eastAsia="Times New Roman" w:cs="Arial"/>
              </w:rPr>
              <w:t xml:space="preserve">applicant as </w:t>
            </w:r>
            <w:r w:rsidR="00F85401">
              <w:rPr>
                <w:rFonts w:eastAsia="Times New Roman" w:cs="Arial"/>
              </w:rPr>
              <w:t xml:space="preserve">a </w:t>
            </w:r>
            <w:r w:rsidRPr="004342C6">
              <w:rPr>
                <w:rFonts w:eastAsia="Times New Roman" w:cs="Arial"/>
              </w:rPr>
              <w:t>state resident and ask for Residency verification if applicable.</w:t>
            </w:r>
          </w:p>
          <w:p w14:paraId="6070A45D" w14:textId="49B0BE43" w:rsidR="00E35C1E" w:rsidRPr="004342C6" w:rsidRDefault="00E35C1E" w:rsidP="00320B54">
            <w:pPr>
              <w:pStyle w:val="ListParagraph"/>
              <w:numPr>
                <w:ilvl w:val="0"/>
                <w:numId w:val="262"/>
              </w:numPr>
              <w:contextualSpacing w:val="0"/>
              <w:rPr>
                <w:rFonts w:eastAsia="Times New Roman" w:cs="Arial"/>
              </w:rPr>
            </w:pPr>
            <w:r w:rsidRPr="004342C6">
              <w:rPr>
                <w:rFonts w:eastAsia="Times New Roman" w:cs="Arial"/>
              </w:rPr>
              <w:t xml:space="preserve">If the applicant does not intend to reside in </w:t>
            </w:r>
            <w:r w:rsidR="00F85401">
              <w:rPr>
                <w:rFonts w:eastAsia="Times New Roman" w:cs="Arial"/>
              </w:rPr>
              <w:t xml:space="preserve">the </w:t>
            </w:r>
            <w:r w:rsidRPr="004342C6">
              <w:rPr>
                <w:rFonts w:eastAsia="Times New Roman" w:cs="Arial"/>
              </w:rPr>
              <w:t>state, consider the applicant as a NON-STATE Resident.</w:t>
            </w:r>
          </w:p>
        </w:tc>
      </w:tr>
      <w:tr w:rsidR="00E35C1E" w:rsidRPr="004342C6" w14:paraId="2306FBC2" w14:textId="77777777" w:rsidTr="7002B805">
        <w:trPr>
          <w:trHeight w:val="314"/>
        </w:trPr>
        <w:tc>
          <w:tcPr>
            <w:tcW w:w="2543" w:type="dxa"/>
            <w:shd w:val="clear" w:color="auto" w:fill="FFFFFF" w:themeFill="background1"/>
            <w:vAlign w:val="center"/>
          </w:tcPr>
          <w:p w14:paraId="38676003" w14:textId="7F70360F" w:rsidR="00E35C1E" w:rsidRPr="004342C6" w:rsidRDefault="00E35C1E" w:rsidP="00E35C1E">
            <w:pPr>
              <w:contextualSpacing w:val="0"/>
              <w:jc w:val="center"/>
              <w:rPr>
                <w:rFonts w:eastAsia="Times New Roman" w:cs="Arial"/>
              </w:rPr>
            </w:pPr>
            <w:r w:rsidRPr="004342C6">
              <w:rPr>
                <w:rFonts w:eastAsia="Times New Roman" w:cs="Arial"/>
                <w:color w:val="000000"/>
              </w:rPr>
              <w:t>MHPD.FR.06.012</w:t>
            </w:r>
          </w:p>
        </w:tc>
        <w:tc>
          <w:tcPr>
            <w:tcW w:w="6727" w:type="dxa"/>
            <w:shd w:val="clear" w:color="auto" w:fill="FFFFFF" w:themeFill="background1"/>
            <w:vAlign w:val="center"/>
          </w:tcPr>
          <w:p w14:paraId="215FDA1D" w14:textId="77777777" w:rsidR="00E35C1E" w:rsidRPr="004342C6" w:rsidRDefault="00E35C1E" w:rsidP="00E35C1E">
            <w:pPr>
              <w:contextualSpacing w:val="0"/>
              <w:rPr>
                <w:rFonts w:eastAsia="Times New Roman" w:cs="Arial"/>
              </w:rPr>
            </w:pPr>
            <w:r w:rsidRPr="004342C6">
              <w:rPr>
                <w:rFonts w:eastAsia="Times New Roman" w:cs="Arial"/>
              </w:rPr>
              <w:t>The system shall follow the below mentioned rules to determine if the applicant is STATE resident if the user has attested that the applicant is Homeless.</w:t>
            </w:r>
          </w:p>
          <w:p w14:paraId="60D24DD2" w14:textId="77777777" w:rsidR="00F85401" w:rsidRDefault="00E35C1E" w:rsidP="00320B54">
            <w:pPr>
              <w:pStyle w:val="ListParagraph"/>
              <w:numPr>
                <w:ilvl w:val="0"/>
                <w:numId w:val="262"/>
              </w:numPr>
              <w:contextualSpacing w:val="0"/>
              <w:rPr>
                <w:rFonts w:eastAsia="Times New Roman" w:cs="Arial"/>
              </w:rPr>
            </w:pPr>
            <w:r w:rsidRPr="00F85401">
              <w:rPr>
                <w:rFonts w:eastAsia="Times New Roman" w:cs="Arial"/>
              </w:rPr>
              <w:t xml:space="preserve">If the applicant intends to reside in </w:t>
            </w:r>
            <w:r w:rsidR="00F85401" w:rsidRPr="00F85401">
              <w:rPr>
                <w:rFonts w:eastAsia="Times New Roman" w:cs="Arial"/>
              </w:rPr>
              <w:t xml:space="preserve">the </w:t>
            </w:r>
            <w:r w:rsidRPr="00F85401">
              <w:rPr>
                <w:rFonts w:eastAsia="Times New Roman" w:cs="Arial"/>
              </w:rPr>
              <w:t xml:space="preserve">state and provides the state address (City, Zip, County and State which as optional Fields) where they will reside then consider </w:t>
            </w:r>
            <w:r w:rsidR="00F85401" w:rsidRPr="00F85401">
              <w:rPr>
                <w:rFonts w:eastAsia="Times New Roman" w:cs="Arial"/>
              </w:rPr>
              <w:t xml:space="preserve">the </w:t>
            </w:r>
            <w:r w:rsidRPr="00F85401">
              <w:rPr>
                <w:rFonts w:eastAsia="Times New Roman" w:cs="Arial"/>
              </w:rPr>
              <w:t xml:space="preserve">applicant as </w:t>
            </w:r>
            <w:r w:rsidR="00F85401" w:rsidRPr="00F85401">
              <w:rPr>
                <w:rFonts w:eastAsia="Times New Roman" w:cs="Arial"/>
              </w:rPr>
              <w:t xml:space="preserve">a </w:t>
            </w:r>
            <w:r w:rsidRPr="00F85401">
              <w:rPr>
                <w:rFonts w:eastAsia="Times New Roman" w:cs="Arial"/>
              </w:rPr>
              <w:t>state resident</w:t>
            </w:r>
          </w:p>
          <w:p w14:paraId="70DB2AD4" w14:textId="0F30A22A" w:rsidR="00E35C1E" w:rsidRPr="004342C6" w:rsidRDefault="00E35C1E" w:rsidP="00320B54">
            <w:pPr>
              <w:pStyle w:val="ListParagraph"/>
              <w:numPr>
                <w:ilvl w:val="0"/>
                <w:numId w:val="262"/>
              </w:numPr>
              <w:contextualSpacing w:val="0"/>
              <w:rPr>
                <w:rFonts w:eastAsia="Times New Roman" w:cs="Arial"/>
              </w:rPr>
            </w:pPr>
            <w:r w:rsidRPr="004342C6">
              <w:rPr>
                <w:rFonts w:eastAsia="Times New Roman" w:cs="Arial"/>
              </w:rPr>
              <w:lastRenderedPageBreak/>
              <w:t xml:space="preserve">If the applicant does not intend to reside in </w:t>
            </w:r>
            <w:r w:rsidR="00F85401">
              <w:rPr>
                <w:rFonts w:eastAsia="Times New Roman" w:cs="Arial"/>
              </w:rPr>
              <w:t xml:space="preserve">the </w:t>
            </w:r>
            <w:r w:rsidRPr="004342C6">
              <w:rPr>
                <w:rFonts w:eastAsia="Times New Roman" w:cs="Arial"/>
              </w:rPr>
              <w:t>state</w:t>
            </w:r>
            <w:r w:rsidR="00B92CB2">
              <w:rPr>
                <w:rFonts w:eastAsia="Times New Roman" w:cs="Arial"/>
              </w:rPr>
              <w:t>,</w:t>
            </w:r>
            <w:r w:rsidR="003C6C7C" w:rsidRPr="004342C6">
              <w:rPr>
                <w:rFonts w:eastAsia="Times New Roman" w:cs="Arial"/>
              </w:rPr>
              <w:t xml:space="preserve"> then</w:t>
            </w:r>
            <w:r w:rsidRPr="004342C6">
              <w:rPr>
                <w:rFonts w:eastAsia="Times New Roman" w:cs="Arial"/>
              </w:rPr>
              <w:t xml:space="preserve"> consider the applicant as a NON-STATE Resident</w:t>
            </w:r>
          </w:p>
        </w:tc>
      </w:tr>
      <w:tr w:rsidR="00E35C1E" w:rsidRPr="004342C6" w14:paraId="5DFEF8B2" w14:textId="77777777" w:rsidTr="7002B805">
        <w:trPr>
          <w:trHeight w:val="314"/>
        </w:trPr>
        <w:tc>
          <w:tcPr>
            <w:tcW w:w="2543" w:type="dxa"/>
            <w:shd w:val="clear" w:color="auto" w:fill="FFFFFF" w:themeFill="background1"/>
            <w:vAlign w:val="center"/>
          </w:tcPr>
          <w:p w14:paraId="567E4D13" w14:textId="65863007" w:rsidR="00E35C1E" w:rsidRPr="004342C6" w:rsidRDefault="00E35C1E" w:rsidP="00E35C1E">
            <w:pPr>
              <w:contextualSpacing w:val="0"/>
              <w:jc w:val="center"/>
              <w:rPr>
                <w:rFonts w:eastAsia="Times New Roman" w:cs="Arial"/>
              </w:rPr>
            </w:pPr>
            <w:r w:rsidRPr="004342C6">
              <w:rPr>
                <w:rFonts w:eastAsia="Times New Roman" w:cs="Arial"/>
                <w:color w:val="000000"/>
              </w:rPr>
              <w:lastRenderedPageBreak/>
              <w:t>MHPD.FR.06.013</w:t>
            </w:r>
          </w:p>
        </w:tc>
        <w:tc>
          <w:tcPr>
            <w:tcW w:w="6727" w:type="dxa"/>
            <w:shd w:val="clear" w:color="auto" w:fill="FFFFFF" w:themeFill="background1"/>
            <w:vAlign w:val="center"/>
          </w:tcPr>
          <w:p w14:paraId="58B541C0" w14:textId="77777777" w:rsidR="00E35C1E" w:rsidRPr="004342C6" w:rsidRDefault="00E35C1E" w:rsidP="00E35C1E">
            <w:pPr>
              <w:contextualSpacing w:val="0"/>
              <w:rPr>
                <w:rFonts w:eastAsia="Times New Roman" w:cs="Arial"/>
              </w:rPr>
            </w:pPr>
            <w:r w:rsidRPr="004342C6">
              <w:rPr>
                <w:rFonts w:eastAsia="Times New Roman" w:cs="Arial"/>
              </w:rPr>
              <w:t>The system shall follow the below mentioned rules to determine if the applicant is STATE resident if the user has provided an Out of STATE home address</w:t>
            </w:r>
          </w:p>
          <w:p w14:paraId="3CA84D00" w14:textId="13FC7E69" w:rsidR="00E35C1E" w:rsidRPr="004342C6" w:rsidRDefault="00E35C1E" w:rsidP="00320B54">
            <w:pPr>
              <w:pStyle w:val="ListParagraph"/>
              <w:numPr>
                <w:ilvl w:val="0"/>
                <w:numId w:val="262"/>
              </w:numPr>
              <w:contextualSpacing w:val="0"/>
              <w:rPr>
                <w:rFonts w:eastAsia="Times New Roman" w:cs="Arial"/>
              </w:rPr>
            </w:pPr>
            <w:r w:rsidRPr="004342C6">
              <w:rPr>
                <w:rFonts w:eastAsia="Times New Roman" w:cs="Arial"/>
              </w:rPr>
              <w:t>If the applicant answers Yes to the Temporary absent question (City, Zip, County</w:t>
            </w:r>
            <w:r w:rsidR="00F85401">
              <w:rPr>
                <w:rFonts w:eastAsia="Times New Roman" w:cs="Arial"/>
              </w:rPr>
              <w:t>,</w:t>
            </w:r>
            <w:r w:rsidRPr="004342C6">
              <w:rPr>
                <w:rFonts w:eastAsia="Times New Roman" w:cs="Arial"/>
              </w:rPr>
              <w:t xml:space="preserve"> and State which as optional Fields) and intends to reside in STATE</w:t>
            </w:r>
            <w:r w:rsidR="00F85401">
              <w:rPr>
                <w:rFonts w:eastAsia="Times New Roman" w:cs="Arial"/>
              </w:rPr>
              <w:t>,</w:t>
            </w:r>
            <w:r w:rsidRPr="004342C6">
              <w:rPr>
                <w:rFonts w:eastAsia="Times New Roman" w:cs="Arial"/>
              </w:rPr>
              <w:t xml:space="preserve"> then consider </w:t>
            </w:r>
            <w:r w:rsidR="00F85401">
              <w:rPr>
                <w:rFonts w:eastAsia="Times New Roman" w:cs="Arial"/>
              </w:rPr>
              <w:t xml:space="preserve">the </w:t>
            </w:r>
            <w:r w:rsidRPr="004342C6">
              <w:rPr>
                <w:rFonts w:eastAsia="Times New Roman" w:cs="Arial"/>
              </w:rPr>
              <w:t>applicant as STATE resident and ask for residency verification if applicable.</w:t>
            </w:r>
          </w:p>
          <w:p w14:paraId="1F9EC235" w14:textId="77777777" w:rsidR="00E35C1E" w:rsidRPr="004342C6" w:rsidRDefault="00E35C1E" w:rsidP="00320B54">
            <w:pPr>
              <w:pStyle w:val="ListParagraph"/>
              <w:numPr>
                <w:ilvl w:val="0"/>
                <w:numId w:val="262"/>
              </w:numPr>
              <w:contextualSpacing w:val="0"/>
              <w:rPr>
                <w:rFonts w:eastAsia="Times New Roman" w:cs="Arial"/>
              </w:rPr>
            </w:pPr>
            <w:r w:rsidRPr="004342C6">
              <w:rPr>
                <w:rFonts w:eastAsia="Times New Roman" w:cs="Arial"/>
              </w:rPr>
              <w:t>If the applicant answers Yes to the Temporary absent question and does not intend to reside in STATE, then follow the Tax Filer rules. If the Tax /Joint Tax filer of the applicant is a resident of STATE, then consider the applicant as a STATE Resident else consider the applicant as a NON-STATE Resident.</w:t>
            </w:r>
          </w:p>
          <w:p w14:paraId="288D307D" w14:textId="77777777" w:rsidR="00E35C1E" w:rsidRPr="004342C6" w:rsidRDefault="00E35C1E" w:rsidP="00320B54">
            <w:pPr>
              <w:pStyle w:val="ListParagraph"/>
              <w:numPr>
                <w:ilvl w:val="0"/>
                <w:numId w:val="262"/>
              </w:numPr>
              <w:contextualSpacing w:val="0"/>
              <w:rPr>
                <w:rFonts w:eastAsia="Times New Roman" w:cs="Arial"/>
              </w:rPr>
            </w:pPr>
            <w:r w:rsidRPr="004342C6">
              <w:rPr>
                <w:rFonts w:eastAsia="Times New Roman" w:cs="Arial"/>
              </w:rPr>
              <w:t>If the applicant answers No to the Temporary absent question, then follow the Tax Filer rules. If the Tax /Joint Tax filer of the applicant is a resident of STATE, then consider the applicant as a STATE Resident else consider the applicant as a NON-STATE Resident.</w:t>
            </w:r>
          </w:p>
          <w:p w14:paraId="4B89FEF4" w14:textId="77777777" w:rsidR="00E35C1E" w:rsidRPr="004342C6" w:rsidRDefault="00E35C1E" w:rsidP="00E35C1E">
            <w:pPr>
              <w:contextualSpacing w:val="0"/>
              <w:rPr>
                <w:rFonts w:eastAsia="Times New Roman" w:cs="Arial"/>
              </w:rPr>
            </w:pPr>
          </w:p>
          <w:p w14:paraId="465FA30D" w14:textId="1C10F85B" w:rsidR="00E35C1E" w:rsidRPr="004342C6" w:rsidRDefault="00E35C1E" w:rsidP="00E35C1E">
            <w:pPr>
              <w:contextualSpacing w:val="0"/>
              <w:rPr>
                <w:rFonts w:eastAsia="Times New Roman" w:cs="Arial"/>
              </w:rPr>
            </w:pPr>
            <w:r w:rsidRPr="004342C6">
              <w:rPr>
                <w:rFonts w:eastAsia="Times New Roman" w:cs="Arial"/>
                <w:b/>
                <w:bCs/>
              </w:rPr>
              <w:t>Note</w:t>
            </w:r>
            <w:r w:rsidR="00D30C39" w:rsidRPr="004342C6">
              <w:rPr>
                <w:rFonts w:eastAsia="Times New Roman" w:cs="Arial"/>
              </w:rPr>
              <w:t>:</w:t>
            </w:r>
            <w:r w:rsidRPr="004342C6">
              <w:rPr>
                <w:rFonts w:eastAsia="Times New Roman" w:cs="Arial"/>
              </w:rPr>
              <w:t xml:space="preserve"> Refer</w:t>
            </w:r>
            <w:r w:rsidR="00F85401">
              <w:rPr>
                <w:rFonts w:eastAsia="Times New Roman" w:cs="Arial"/>
              </w:rPr>
              <w:t xml:space="preserve"> to</w:t>
            </w:r>
            <w:r w:rsidRPr="004342C6">
              <w:rPr>
                <w:rFonts w:eastAsia="Times New Roman" w:cs="Arial"/>
              </w:rPr>
              <w:t xml:space="preserve"> the Figure section for the residency flow.</w:t>
            </w:r>
          </w:p>
        </w:tc>
      </w:tr>
      <w:tr w:rsidR="00E35C1E" w:rsidRPr="004342C6" w14:paraId="7DB1F2FA" w14:textId="77777777" w:rsidTr="7002B805">
        <w:trPr>
          <w:trHeight w:val="314"/>
        </w:trPr>
        <w:tc>
          <w:tcPr>
            <w:tcW w:w="2543" w:type="dxa"/>
            <w:shd w:val="clear" w:color="auto" w:fill="FFFFFF" w:themeFill="background1"/>
            <w:vAlign w:val="center"/>
          </w:tcPr>
          <w:p w14:paraId="5BCA7B3B" w14:textId="1BFA2705" w:rsidR="00E35C1E" w:rsidRPr="004342C6" w:rsidRDefault="00E35C1E" w:rsidP="00E35C1E">
            <w:pPr>
              <w:contextualSpacing w:val="0"/>
              <w:jc w:val="center"/>
              <w:rPr>
                <w:rFonts w:eastAsia="Times New Roman" w:cs="Arial"/>
              </w:rPr>
            </w:pPr>
            <w:r w:rsidRPr="004342C6">
              <w:rPr>
                <w:rFonts w:eastAsia="Times New Roman" w:cs="Arial"/>
                <w:color w:val="000000"/>
              </w:rPr>
              <w:t>MHPD.FR.06.014</w:t>
            </w:r>
          </w:p>
        </w:tc>
        <w:tc>
          <w:tcPr>
            <w:tcW w:w="6727" w:type="dxa"/>
            <w:shd w:val="clear" w:color="auto" w:fill="FFFFFF" w:themeFill="background1"/>
            <w:vAlign w:val="center"/>
          </w:tcPr>
          <w:p w14:paraId="01E65E07" w14:textId="768801A5" w:rsidR="00E35C1E" w:rsidRPr="004342C6" w:rsidRDefault="00E35C1E" w:rsidP="00E35C1E">
            <w:pPr>
              <w:contextualSpacing w:val="0"/>
              <w:rPr>
                <w:rFonts w:eastAsia="Times New Roman" w:cs="Arial"/>
              </w:rPr>
            </w:pPr>
            <w:r w:rsidRPr="004342C6">
              <w:rPr>
                <w:rFonts w:eastAsia="Times New Roman" w:cs="Arial"/>
              </w:rPr>
              <w:t>The system shall treat the dependents and/or spouse of a deceased individual as non-state residents (during redetermination).</w:t>
            </w:r>
          </w:p>
        </w:tc>
      </w:tr>
      <w:tr w:rsidR="00E35C1E" w:rsidRPr="004342C6" w14:paraId="675E2C58" w14:textId="77777777" w:rsidTr="7002B805">
        <w:trPr>
          <w:trHeight w:val="314"/>
        </w:trPr>
        <w:tc>
          <w:tcPr>
            <w:tcW w:w="2543" w:type="dxa"/>
            <w:shd w:val="clear" w:color="auto" w:fill="FFFFFF" w:themeFill="background1"/>
            <w:vAlign w:val="center"/>
          </w:tcPr>
          <w:p w14:paraId="42DF5083" w14:textId="2EBEC3B8" w:rsidR="00E35C1E" w:rsidRPr="004342C6" w:rsidRDefault="00E35C1E" w:rsidP="00E35C1E">
            <w:pPr>
              <w:contextualSpacing w:val="0"/>
              <w:jc w:val="center"/>
              <w:rPr>
                <w:rFonts w:eastAsia="Times New Roman" w:cs="Arial"/>
                <w:color w:val="000000"/>
              </w:rPr>
            </w:pPr>
            <w:r w:rsidRPr="004342C6">
              <w:rPr>
                <w:rFonts w:eastAsia="Times New Roman" w:cs="Arial"/>
                <w:color w:val="000000"/>
              </w:rPr>
              <w:t>MHPD.FR.06.015</w:t>
            </w:r>
          </w:p>
        </w:tc>
        <w:tc>
          <w:tcPr>
            <w:tcW w:w="6727" w:type="dxa"/>
            <w:shd w:val="clear" w:color="auto" w:fill="FFFFFF" w:themeFill="background1"/>
          </w:tcPr>
          <w:p w14:paraId="78030621" w14:textId="5DBA8635" w:rsidR="00E35C1E" w:rsidRPr="004342C6" w:rsidRDefault="00E35C1E" w:rsidP="00E35C1E">
            <w:pPr>
              <w:rPr>
                <w:rFonts w:cs="Arial"/>
              </w:rPr>
            </w:pPr>
            <w:r w:rsidRPr="004342C6">
              <w:rPr>
                <w:rFonts w:cs="Arial"/>
              </w:rPr>
              <w:t>The system shall consider a member to meet all the MassHealth participation factors if the individual fulfills all of the following parameters:</w:t>
            </w:r>
          </w:p>
          <w:p w14:paraId="57BB9497" w14:textId="77777777" w:rsidR="00E35C1E" w:rsidRPr="004342C6" w:rsidRDefault="00E35C1E" w:rsidP="00E35C1E">
            <w:pPr>
              <w:rPr>
                <w:rFonts w:cs="Arial"/>
              </w:rPr>
            </w:pPr>
          </w:p>
          <w:p w14:paraId="6E8195E4" w14:textId="4A011D61" w:rsidR="00E35C1E" w:rsidRPr="004342C6" w:rsidRDefault="00E35C1E" w:rsidP="00E35C1E">
            <w:pPr>
              <w:rPr>
                <w:rFonts w:cs="Arial"/>
              </w:rPr>
            </w:pPr>
            <w:r w:rsidRPr="004342C6">
              <w:rPr>
                <w:rFonts w:cs="Arial"/>
              </w:rPr>
              <w:t xml:space="preserve">The individual is applying for </w:t>
            </w:r>
            <w:r w:rsidR="00F85401">
              <w:rPr>
                <w:rFonts w:cs="Arial"/>
              </w:rPr>
              <w:t xml:space="preserve">a </w:t>
            </w:r>
            <w:r w:rsidRPr="004342C6">
              <w:rPr>
                <w:rFonts w:cs="Arial"/>
              </w:rPr>
              <w:t>financial assistance application.</w:t>
            </w:r>
          </w:p>
          <w:p w14:paraId="7C6049A1" w14:textId="77777777" w:rsidR="00E35C1E" w:rsidRPr="004342C6" w:rsidRDefault="00E35C1E" w:rsidP="00E35C1E">
            <w:pPr>
              <w:rPr>
                <w:rFonts w:cs="Arial"/>
              </w:rPr>
            </w:pPr>
            <w:r w:rsidRPr="004342C6">
              <w:rPr>
                <w:rFonts w:cs="Arial"/>
              </w:rPr>
              <w:t>AND</w:t>
            </w:r>
          </w:p>
          <w:p w14:paraId="0ECC3B08" w14:textId="77777777" w:rsidR="00E35C1E" w:rsidRPr="004342C6" w:rsidRDefault="00E35C1E" w:rsidP="00E35C1E">
            <w:pPr>
              <w:rPr>
                <w:rFonts w:cs="Arial"/>
              </w:rPr>
            </w:pPr>
            <w:r w:rsidRPr="004342C6">
              <w:rPr>
                <w:rFonts w:cs="Arial"/>
              </w:rPr>
              <w:t xml:space="preserve">The individual is NOT deceased </w:t>
            </w:r>
          </w:p>
          <w:p w14:paraId="4C016784" w14:textId="77777777" w:rsidR="00E35C1E" w:rsidRPr="004342C6" w:rsidRDefault="00E35C1E" w:rsidP="00E35C1E">
            <w:pPr>
              <w:rPr>
                <w:rFonts w:cs="Arial"/>
              </w:rPr>
            </w:pPr>
            <w:r w:rsidRPr="004342C6">
              <w:rPr>
                <w:rFonts w:cs="Arial"/>
              </w:rPr>
              <w:t>AND</w:t>
            </w:r>
          </w:p>
          <w:p w14:paraId="4BA71BA8" w14:textId="7EF332D1" w:rsidR="00E35C1E" w:rsidRPr="004342C6" w:rsidRDefault="00E35C1E" w:rsidP="00E35C1E">
            <w:pPr>
              <w:rPr>
                <w:rFonts w:cs="Arial"/>
              </w:rPr>
            </w:pPr>
            <w:r w:rsidRPr="004342C6">
              <w:rPr>
                <w:rFonts w:cs="Arial"/>
              </w:rPr>
              <w:t>The individual is NOT incarcerated (for MassHealth purpose)</w:t>
            </w:r>
          </w:p>
          <w:p w14:paraId="31255AEE" w14:textId="3D318535" w:rsidR="00E35C1E" w:rsidRPr="004342C6" w:rsidRDefault="00E35C1E" w:rsidP="00E35C1E">
            <w:pPr>
              <w:rPr>
                <w:rFonts w:cs="Arial"/>
              </w:rPr>
            </w:pPr>
            <w:r w:rsidRPr="004342C6">
              <w:rPr>
                <w:rFonts w:cs="Arial"/>
              </w:rPr>
              <w:t>AND</w:t>
            </w:r>
          </w:p>
          <w:p w14:paraId="5CF54059" w14:textId="1C51430D" w:rsidR="00E35C1E" w:rsidRPr="004342C6" w:rsidRDefault="00E35C1E" w:rsidP="00E35C1E">
            <w:pPr>
              <w:rPr>
                <w:rFonts w:cs="Arial"/>
              </w:rPr>
            </w:pPr>
            <w:r w:rsidRPr="004342C6">
              <w:rPr>
                <w:rFonts w:cs="Arial"/>
              </w:rPr>
              <w:t>The individual is a STATE resident</w:t>
            </w:r>
          </w:p>
          <w:p w14:paraId="135D1429" w14:textId="678FD87C" w:rsidR="00E35C1E" w:rsidRPr="004342C6" w:rsidRDefault="00E35C1E" w:rsidP="00E35C1E">
            <w:pPr>
              <w:rPr>
                <w:rFonts w:cs="Arial"/>
              </w:rPr>
            </w:pPr>
            <w:r w:rsidRPr="004342C6">
              <w:rPr>
                <w:rFonts w:cs="Arial"/>
              </w:rPr>
              <w:t>AND</w:t>
            </w:r>
          </w:p>
          <w:p w14:paraId="29D08269" w14:textId="542AFF96" w:rsidR="00E35C1E" w:rsidRPr="004342C6" w:rsidRDefault="00E35C1E" w:rsidP="00E35C1E">
            <w:pPr>
              <w:rPr>
                <w:rFonts w:cs="Arial"/>
              </w:rPr>
            </w:pPr>
            <w:r w:rsidRPr="004342C6">
              <w:rPr>
                <w:rFonts w:cs="Arial"/>
              </w:rPr>
              <w:t xml:space="preserve">The individual lives with HOH only if HOH/Individual </w:t>
            </w:r>
            <w:r w:rsidR="00F85401">
              <w:rPr>
                <w:rFonts w:cs="Arial"/>
              </w:rPr>
              <w:t>is</w:t>
            </w:r>
            <w:r w:rsidRPr="004342C6">
              <w:rPr>
                <w:rFonts w:cs="Arial"/>
              </w:rPr>
              <w:t xml:space="preserve"> not incarcerated OR HOH/Individual </w:t>
            </w:r>
            <w:r w:rsidR="00F85401">
              <w:rPr>
                <w:rFonts w:cs="Arial"/>
              </w:rPr>
              <w:t>is</w:t>
            </w:r>
            <w:r w:rsidRPr="004342C6">
              <w:rPr>
                <w:rFonts w:cs="Arial"/>
              </w:rPr>
              <w:t xml:space="preserve"> not Deceased, and Both have the </w:t>
            </w:r>
            <w:r w:rsidRPr="004342C6">
              <w:rPr>
                <w:rFonts w:cs="Arial"/>
                <w:noProof/>
              </w:rPr>
              <w:t>same</w:t>
            </w:r>
            <w:r w:rsidRPr="004342C6">
              <w:rPr>
                <w:rFonts w:cs="Arial"/>
              </w:rPr>
              <w:t xml:space="preserve"> State Address, and both intend to reside in the State</w:t>
            </w:r>
            <w:r w:rsidR="00F85401">
              <w:rPr>
                <w:rFonts w:cs="Arial"/>
              </w:rPr>
              <w:t>,</w:t>
            </w:r>
            <w:r w:rsidRPr="004342C6">
              <w:rPr>
                <w:rFonts w:cs="Arial"/>
              </w:rPr>
              <w:t xml:space="preserve"> OR Both are Homeless, and both intend to reside in the State.</w:t>
            </w:r>
          </w:p>
          <w:p w14:paraId="695F0C96" w14:textId="77777777" w:rsidR="00E35C1E" w:rsidRPr="004342C6" w:rsidRDefault="00E35C1E" w:rsidP="00E35C1E">
            <w:pPr>
              <w:rPr>
                <w:rFonts w:cs="Arial"/>
              </w:rPr>
            </w:pPr>
          </w:p>
          <w:p w14:paraId="0342E8F4" w14:textId="5D427384" w:rsidR="00E35C1E" w:rsidRPr="004342C6" w:rsidRDefault="00E35C1E" w:rsidP="00E35C1E">
            <w:pPr>
              <w:rPr>
                <w:rFonts w:cs="Arial"/>
                <w:lang w:eastAsia="en-IN"/>
              </w:rPr>
            </w:pPr>
            <w:r w:rsidRPr="004342C6">
              <w:rPr>
                <w:rFonts w:cs="Arial"/>
                <w:b/>
                <w:bCs/>
              </w:rPr>
              <w:t>Note</w:t>
            </w:r>
            <w:r w:rsidR="00D30C39" w:rsidRPr="004342C6">
              <w:rPr>
                <w:rFonts w:cs="Arial"/>
                <w:lang w:eastAsia="en-IN"/>
              </w:rPr>
              <w:t>:</w:t>
            </w:r>
            <w:r w:rsidRPr="004342C6">
              <w:rPr>
                <w:rFonts w:cs="Arial"/>
                <w:lang w:eastAsia="en-IN"/>
              </w:rPr>
              <w:t xml:space="preserve"> </w:t>
            </w:r>
          </w:p>
          <w:p w14:paraId="54FE1727" w14:textId="28608080" w:rsidR="00E35C1E" w:rsidRPr="004342C6" w:rsidRDefault="00E35C1E" w:rsidP="001C1D81">
            <w:pPr>
              <w:pStyle w:val="ListParagraph"/>
              <w:numPr>
                <w:ilvl w:val="0"/>
                <w:numId w:val="43"/>
              </w:numPr>
              <w:ind w:left="720"/>
              <w:rPr>
                <w:rFonts w:cs="Arial"/>
                <w:lang w:eastAsia="en-IN"/>
              </w:rPr>
            </w:pPr>
            <w:r w:rsidRPr="004342C6">
              <w:rPr>
                <w:rFonts w:cs="Arial"/>
                <w:lang w:eastAsia="en-IN"/>
              </w:rPr>
              <w:t>Convicted or Not convicted is same for MH determinations</w:t>
            </w:r>
          </w:p>
          <w:p w14:paraId="04B0DBF0" w14:textId="109BED25" w:rsidR="00E35C1E" w:rsidRPr="004342C6" w:rsidRDefault="00E35C1E" w:rsidP="001C1D81">
            <w:pPr>
              <w:pStyle w:val="ListParagraph"/>
              <w:numPr>
                <w:ilvl w:val="0"/>
                <w:numId w:val="43"/>
              </w:numPr>
              <w:ind w:left="720"/>
              <w:rPr>
                <w:rFonts w:cs="Arial"/>
              </w:rPr>
            </w:pPr>
            <w:r w:rsidRPr="004342C6">
              <w:rPr>
                <w:rFonts w:cs="Arial"/>
              </w:rPr>
              <w:t>Refer</w:t>
            </w:r>
            <w:r w:rsidR="00F85401">
              <w:rPr>
                <w:rFonts w:cs="Arial"/>
              </w:rPr>
              <w:t xml:space="preserve"> to</w:t>
            </w:r>
            <w:r w:rsidRPr="004342C6">
              <w:rPr>
                <w:rFonts w:cs="Arial"/>
              </w:rPr>
              <w:t xml:space="preserve"> the Participation factors sheet.</w:t>
            </w:r>
          </w:p>
          <w:p w14:paraId="790F5F86" w14:textId="7BBF10BE" w:rsidR="00E35C1E" w:rsidRPr="004342C6" w:rsidRDefault="00E35C1E" w:rsidP="00D30C39">
            <w:pPr>
              <w:ind w:firstLine="720"/>
              <w:rPr>
                <w:rFonts w:cs="Arial"/>
              </w:rPr>
            </w:pPr>
            <w:r w:rsidRPr="004342C6">
              <w:rPr>
                <w:rFonts w:cs="Arial"/>
              </w:rPr>
              <w:t xml:space="preserve">Please refer </w:t>
            </w:r>
            <w:hyperlink w:anchor="figure2MHparticipation" w:history="1">
              <w:r w:rsidRPr="004342C6">
                <w:rPr>
                  <w:rStyle w:val="Hyperlink"/>
                  <w:rFonts w:cs="Arial"/>
                </w:rPr>
                <w:t>System flow diagram</w:t>
              </w:r>
            </w:hyperlink>
            <w:r w:rsidRPr="004342C6">
              <w:rPr>
                <w:rFonts w:cs="Arial"/>
              </w:rPr>
              <w:t xml:space="preserve"> for More details </w:t>
            </w:r>
          </w:p>
          <w:p w14:paraId="4F96E9F1" w14:textId="438B42DA" w:rsidR="00E35C1E" w:rsidRPr="004342C6" w:rsidRDefault="005B0845" w:rsidP="004D6E93">
            <w:pPr>
              <w:pStyle w:val="ListParagraph"/>
              <w:ind w:left="586"/>
              <w:jc w:val="both"/>
              <w:rPr>
                <w:rFonts w:cs="Arial"/>
              </w:rPr>
            </w:pPr>
            <w:r w:rsidRPr="004342C6">
              <w:rPr>
                <w:rFonts w:cs="Arial"/>
                <w:noProof/>
              </w:rPr>
              <w:object w:dxaOrig="1311" w:dyaOrig="849" w14:anchorId="1C232A83">
                <v:shape id="_x0000_i1046" type="#_x0000_t75" alt="" style="width:66.1pt;height:40.7pt;mso-width-percent:0;mso-height-percent:0;mso-width-percent:0;mso-height-percent:0" o:ole="">
                  <v:imagedata r:id="rId54" o:title=""/>
                </v:shape>
                <o:OLEObject Type="Embed" ProgID="Excel.Sheet.12" ShapeID="_x0000_i1046" DrawAspect="Icon" ObjectID="_1843025968" r:id="rId55"/>
              </w:object>
            </w:r>
          </w:p>
          <w:p w14:paraId="5E8D21FF" w14:textId="2E3A1127" w:rsidR="00E35C1E" w:rsidRPr="004342C6" w:rsidRDefault="00E35C1E" w:rsidP="00E35C1E">
            <w:pPr>
              <w:rPr>
                <w:rFonts w:cs="Arial"/>
              </w:rPr>
            </w:pPr>
          </w:p>
        </w:tc>
      </w:tr>
      <w:tr w:rsidR="00E35C1E" w:rsidRPr="004342C6" w14:paraId="77E9E285" w14:textId="77777777" w:rsidTr="7002B805">
        <w:trPr>
          <w:trHeight w:val="314"/>
        </w:trPr>
        <w:tc>
          <w:tcPr>
            <w:tcW w:w="2543" w:type="dxa"/>
            <w:shd w:val="clear" w:color="auto" w:fill="FFFFFF" w:themeFill="background1"/>
          </w:tcPr>
          <w:p w14:paraId="22D81DB6" w14:textId="7DE49608" w:rsidR="00E35C1E" w:rsidRPr="004342C6" w:rsidRDefault="00E35C1E" w:rsidP="00E35C1E">
            <w:pPr>
              <w:contextualSpacing w:val="0"/>
              <w:jc w:val="center"/>
              <w:rPr>
                <w:rFonts w:eastAsia="Times New Roman" w:cs="Arial"/>
                <w:color w:val="000000"/>
              </w:rPr>
            </w:pPr>
            <w:bookmarkStart w:id="262" w:name="ParticipationFR"/>
            <w:r w:rsidRPr="004342C6">
              <w:rPr>
                <w:rFonts w:eastAsia="Times New Roman" w:cs="Arial"/>
                <w:color w:val="000000"/>
              </w:rPr>
              <w:lastRenderedPageBreak/>
              <w:t>MHPD.FR.06.016</w:t>
            </w:r>
            <w:bookmarkEnd w:id="262"/>
          </w:p>
        </w:tc>
        <w:tc>
          <w:tcPr>
            <w:tcW w:w="6727" w:type="dxa"/>
            <w:shd w:val="clear" w:color="auto" w:fill="FFFFFF" w:themeFill="background1"/>
          </w:tcPr>
          <w:p w14:paraId="5FF08B0F" w14:textId="77777777" w:rsidR="00E35C1E" w:rsidRPr="004342C6" w:rsidRDefault="00E35C1E" w:rsidP="00E35C1E">
            <w:pPr>
              <w:rPr>
                <w:rFonts w:cs="Arial"/>
              </w:rPr>
            </w:pPr>
            <w:r w:rsidRPr="004342C6">
              <w:rPr>
                <w:rFonts w:cs="Arial"/>
              </w:rPr>
              <w:t xml:space="preserve">The system shall consider a member deceased from the following sources </w:t>
            </w:r>
          </w:p>
          <w:p w14:paraId="4E83AC82" w14:textId="77777777" w:rsidR="00E35C1E" w:rsidRPr="004342C6" w:rsidRDefault="00E35C1E" w:rsidP="00E35C1E">
            <w:pPr>
              <w:rPr>
                <w:rFonts w:cs="Arial"/>
              </w:rPr>
            </w:pPr>
          </w:p>
          <w:p w14:paraId="2C7DDE08" w14:textId="18F7DCB0" w:rsidR="00E35C1E" w:rsidRPr="004342C6" w:rsidRDefault="00E35C1E" w:rsidP="001C1D81">
            <w:pPr>
              <w:pStyle w:val="ListParagraph"/>
              <w:numPr>
                <w:ilvl w:val="0"/>
                <w:numId w:val="44"/>
              </w:numPr>
              <w:spacing w:after="160" w:line="259" w:lineRule="auto"/>
              <w:rPr>
                <w:rFonts w:cs="Arial"/>
              </w:rPr>
            </w:pPr>
            <w:r w:rsidRPr="004342C6">
              <w:rPr>
                <w:rFonts w:cs="Arial"/>
              </w:rPr>
              <w:t xml:space="preserve">Admin Closure: Admin closing reason 47 or S7 is applied </w:t>
            </w:r>
            <w:r w:rsidR="00F85401">
              <w:rPr>
                <w:rFonts w:cs="Arial"/>
              </w:rPr>
              <w:t>to</w:t>
            </w:r>
            <w:r w:rsidRPr="004342C6">
              <w:rPr>
                <w:rFonts w:cs="Arial"/>
              </w:rPr>
              <w:t xml:space="preserve"> the member through admin close functionality on </w:t>
            </w:r>
            <w:r w:rsidR="00F85401">
              <w:rPr>
                <w:rFonts w:cs="Arial"/>
              </w:rPr>
              <w:t xml:space="preserve">the </w:t>
            </w:r>
            <w:r w:rsidRPr="004342C6">
              <w:rPr>
                <w:rFonts w:cs="Arial"/>
              </w:rPr>
              <w:t>BO dashboard.</w:t>
            </w:r>
          </w:p>
          <w:p w14:paraId="73BB9479" w14:textId="5C262AB0" w:rsidR="00E35C1E" w:rsidRPr="004342C6" w:rsidRDefault="00E35C1E" w:rsidP="001C1D81">
            <w:pPr>
              <w:pStyle w:val="ListParagraph"/>
              <w:numPr>
                <w:ilvl w:val="0"/>
                <w:numId w:val="44"/>
              </w:numPr>
              <w:spacing w:after="160" w:line="259" w:lineRule="auto"/>
              <w:rPr>
                <w:rFonts w:cs="Arial"/>
              </w:rPr>
            </w:pPr>
            <w:r w:rsidRPr="004342C6">
              <w:rPr>
                <w:rFonts w:cs="Arial"/>
              </w:rPr>
              <w:t xml:space="preserve">SSA: Indication of death is returned in SSA call in </w:t>
            </w:r>
            <w:r w:rsidR="00F85401">
              <w:rPr>
                <w:rFonts w:cs="Arial"/>
              </w:rPr>
              <w:t xml:space="preserve">the </w:t>
            </w:r>
            <w:r w:rsidRPr="004342C6">
              <w:rPr>
                <w:rFonts w:cs="Arial"/>
              </w:rPr>
              <w:t>DeathConfirmationCode field. Valid values: ‘Confirmed’ and ‘Unconfirmed</w:t>
            </w:r>
            <w:r w:rsidR="00F85401">
              <w:rPr>
                <w:rFonts w:cs="Arial"/>
              </w:rPr>
              <w:t>.’</w:t>
            </w:r>
            <w:r w:rsidRPr="004342C6">
              <w:rPr>
                <w:rFonts w:cs="Arial"/>
              </w:rPr>
              <w:t xml:space="preserve"> The system receives a </w:t>
            </w:r>
            <w:r w:rsidRPr="004342C6">
              <w:rPr>
                <w:rFonts w:cs="Arial"/>
                <w:noProof/>
              </w:rPr>
              <w:t>deceased</w:t>
            </w:r>
            <w:r w:rsidRPr="004342C6">
              <w:rPr>
                <w:rFonts w:cs="Arial"/>
              </w:rPr>
              <w:t xml:space="preserve"> indicator from SSA both from FD</w:t>
            </w:r>
            <w:r w:rsidR="003342FF" w:rsidRPr="004342C6">
              <w:rPr>
                <w:rFonts w:cs="Arial"/>
              </w:rPr>
              <w:t>S</w:t>
            </w:r>
            <w:r w:rsidRPr="004342C6">
              <w:rPr>
                <w:rFonts w:cs="Arial"/>
              </w:rPr>
              <w:t>H response and RRV response.</w:t>
            </w:r>
          </w:p>
          <w:p w14:paraId="57F89E9D" w14:textId="52146FCF" w:rsidR="00E35C1E" w:rsidRPr="004342C6" w:rsidRDefault="00E35C1E" w:rsidP="001C1D81">
            <w:pPr>
              <w:pStyle w:val="ListParagraph"/>
              <w:numPr>
                <w:ilvl w:val="0"/>
                <w:numId w:val="44"/>
              </w:numPr>
              <w:spacing w:after="160" w:line="259" w:lineRule="auto"/>
              <w:rPr>
                <w:rFonts w:cs="Arial"/>
              </w:rPr>
            </w:pPr>
            <w:r w:rsidRPr="004342C6">
              <w:rPr>
                <w:rFonts w:cs="Arial"/>
              </w:rPr>
              <w:t xml:space="preserve">Remove a member RAC: Member can be marked </w:t>
            </w:r>
            <w:r w:rsidRPr="004342C6">
              <w:rPr>
                <w:rFonts w:cs="Arial"/>
                <w:noProof/>
              </w:rPr>
              <w:t>deceased</w:t>
            </w:r>
            <w:r w:rsidRPr="004342C6">
              <w:rPr>
                <w:rFonts w:cs="Arial"/>
              </w:rPr>
              <w:t xml:space="preserve"> by declaring the same in SSAP flow.</w:t>
            </w:r>
          </w:p>
        </w:tc>
      </w:tr>
    </w:tbl>
    <w:p w14:paraId="7806230D" w14:textId="77777777" w:rsidR="000670F2" w:rsidRPr="004342C6" w:rsidRDefault="000670F2" w:rsidP="000670F2">
      <w:pPr>
        <w:pStyle w:val="Table"/>
        <w:ind w:firstLine="360"/>
        <w:rPr>
          <w:rFonts w:ascii="Arial" w:hAnsi="Arial" w:cs="Arial"/>
        </w:rPr>
      </w:pPr>
    </w:p>
    <w:p w14:paraId="1E7BAFC6" w14:textId="77777777" w:rsidR="000670F2" w:rsidRPr="004342C6" w:rsidRDefault="000670F2" w:rsidP="000670F2">
      <w:pPr>
        <w:pStyle w:val="Heading3"/>
        <w:numPr>
          <w:ilvl w:val="2"/>
          <w:numId w:val="13"/>
        </w:numPr>
        <w:rPr>
          <w:rFonts w:ascii="Arial" w:hAnsi="Arial" w:cs="Arial"/>
        </w:rPr>
      </w:pPr>
      <w:bookmarkStart w:id="263" w:name="_Toc94634452"/>
      <w:r w:rsidRPr="004342C6">
        <w:rPr>
          <w:rFonts w:ascii="Arial" w:hAnsi="Arial" w:cs="Arial"/>
        </w:rPr>
        <w:t>Transaction /SSO Information</w:t>
      </w:r>
      <w:bookmarkEnd w:id="263"/>
    </w:p>
    <w:p w14:paraId="0A12F0C3"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3AB144D" w14:textId="77777777" w:rsidR="000670F2" w:rsidRPr="004342C6" w:rsidRDefault="000670F2" w:rsidP="000670F2">
      <w:pPr>
        <w:pStyle w:val="Heading3"/>
        <w:numPr>
          <w:ilvl w:val="2"/>
          <w:numId w:val="13"/>
        </w:numPr>
        <w:rPr>
          <w:rFonts w:ascii="Arial" w:hAnsi="Arial" w:cs="Arial"/>
        </w:rPr>
      </w:pPr>
      <w:bookmarkStart w:id="264" w:name="_Toc94634453"/>
      <w:r w:rsidRPr="004342C6">
        <w:rPr>
          <w:rFonts w:ascii="Arial" w:hAnsi="Arial" w:cs="Arial"/>
        </w:rPr>
        <w:t>Special Design Consideration</w:t>
      </w:r>
      <w:bookmarkEnd w:id="264"/>
    </w:p>
    <w:p w14:paraId="25368EF0" w14:textId="281F78D5" w:rsidR="000670F2" w:rsidRPr="004342C6" w:rsidRDefault="00D30C39" w:rsidP="00D30C39">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A40E673" w14:textId="77777777" w:rsidR="000670F2" w:rsidRPr="004342C6" w:rsidRDefault="000670F2" w:rsidP="00D30C39">
      <w:pPr>
        <w:pStyle w:val="Table"/>
        <w:rPr>
          <w:rFonts w:ascii="Arial" w:hAnsi="Arial" w:cs="Arial"/>
          <w:color w:val="auto"/>
        </w:rPr>
      </w:pPr>
      <w:r w:rsidRPr="004342C6">
        <w:rPr>
          <w:rFonts w:ascii="Arial" w:hAnsi="Arial" w:cs="Arial"/>
          <w:color w:val="auto"/>
        </w:rPr>
        <w:t xml:space="preserve"> </w:t>
      </w:r>
    </w:p>
    <w:p w14:paraId="16D5A232" w14:textId="77777777" w:rsidR="000670F2" w:rsidRPr="004342C6" w:rsidRDefault="000670F2" w:rsidP="000670F2">
      <w:pPr>
        <w:pStyle w:val="Heading3"/>
        <w:numPr>
          <w:ilvl w:val="2"/>
          <w:numId w:val="13"/>
        </w:numPr>
        <w:rPr>
          <w:rFonts w:ascii="Arial" w:hAnsi="Arial" w:cs="Arial"/>
        </w:rPr>
      </w:pPr>
      <w:bookmarkStart w:id="265" w:name="_Toc94634454"/>
      <w:r w:rsidRPr="004342C6">
        <w:rPr>
          <w:rFonts w:ascii="Arial" w:hAnsi="Arial" w:cs="Arial"/>
        </w:rPr>
        <w:t>Acceptance Criteria</w:t>
      </w:r>
      <w:bookmarkEnd w:id="265"/>
    </w:p>
    <w:p w14:paraId="1CBC2408" w14:textId="6A8A8220" w:rsidR="000670F2" w:rsidRPr="004342C6" w:rsidRDefault="00BF1D73" w:rsidP="00F725DA">
      <w:pPr>
        <w:pStyle w:val="ListParagraph"/>
        <w:numPr>
          <w:ilvl w:val="0"/>
          <w:numId w:val="150"/>
        </w:numPr>
        <w:contextualSpacing w:val="0"/>
        <w:rPr>
          <w:rFonts w:cs="Arial"/>
        </w:rPr>
      </w:pPr>
      <w:r w:rsidRPr="004342C6">
        <w:rPr>
          <w:rFonts w:cs="Arial"/>
        </w:rPr>
        <w:t>The system should work as per the flow, UI design, functional requirements, and special design considerations defined above in the use case.</w:t>
      </w:r>
    </w:p>
    <w:p w14:paraId="78BF0A27" w14:textId="77777777" w:rsidR="000670F2" w:rsidRPr="004342C6" w:rsidRDefault="000670F2" w:rsidP="000670F2">
      <w:pPr>
        <w:contextualSpacing w:val="0"/>
        <w:rPr>
          <w:rFonts w:cs="Arial"/>
        </w:rPr>
      </w:pPr>
    </w:p>
    <w:p w14:paraId="43BAC584" w14:textId="53F5680D" w:rsidR="000670F2" w:rsidRPr="004342C6" w:rsidRDefault="000670F2">
      <w:pPr>
        <w:contextualSpacing w:val="0"/>
        <w:rPr>
          <w:rFonts w:cs="Arial"/>
        </w:rPr>
      </w:pPr>
      <w:r w:rsidRPr="004342C6">
        <w:rPr>
          <w:rFonts w:cs="Arial"/>
        </w:rPr>
        <w:br w:type="page"/>
      </w:r>
    </w:p>
    <w:p w14:paraId="43AE35D7" w14:textId="79A0447F" w:rsidR="000670F2" w:rsidRPr="004342C6" w:rsidRDefault="000670F2" w:rsidP="00DB6AEE">
      <w:pPr>
        <w:pStyle w:val="Heading2"/>
      </w:pPr>
      <w:bookmarkStart w:id="266" w:name="_Toc94634455"/>
      <w:bookmarkStart w:id="267" w:name="_Hlk17640129"/>
      <w:r w:rsidRPr="004342C6">
        <w:lastRenderedPageBreak/>
        <w:t>Use Case Id: UC-0</w:t>
      </w:r>
      <w:r w:rsidR="00EA1874" w:rsidRPr="004342C6">
        <w:t>7</w:t>
      </w:r>
      <w:r w:rsidRPr="004342C6">
        <w:t xml:space="preserve"> </w:t>
      </w:r>
      <w:r w:rsidR="005B20D2" w:rsidRPr="004342C6">
        <w:t>Rules to identify MEC eligibility for a member</w:t>
      </w:r>
      <w:bookmarkEnd w:id="266"/>
    </w:p>
    <w:p w14:paraId="0D545F63" w14:textId="77777777" w:rsidR="000670F2" w:rsidRPr="004342C6" w:rsidRDefault="000670F2" w:rsidP="000670F2">
      <w:pPr>
        <w:pStyle w:val="Heading3"/>
        <w:numPr>
          <w:ilvl w:val="2"/>
          <w:numId w:val="13"/>
        </w:numPr>
        <w:rPr>
          <w:rFonts w:ascii="Arial" w:hAnsi="Arial" w:cs="Arial"/>
        </w:rPr>
      </w:pPr>
      <w:bookmarkStart w:id="268" w:name="_Toc94634456"/>
      <w:r w:rsidRPr="004342C6">
        <w:rPr>
          <w:rFonts w:ascii="Arial" w:hAnsi="Arial" w:cs="Arial"/>
        </w:rPr>
        <w:t>Description</w:t>
      </w:r>
      <w:bookmarkEnd w:id="268"/>
    </w:p>
    <w:p w14:paraId="2C7D00BC" w14:textId="3F3FDAD3" w:rsidR="000670F2" w:rsidRPr="004342C6" w:rsidRDefault="000670F2" w:rsidP="000670F2">
      <w:pPr>
        <w:ind w:left="450"/>
        <w:rPr>
          <w:rFonts w:cs="Arial"/>
        </w:rPr>
      </w:pPr>
      <w:r w:rsidRPr="004342C6">
        <w:rPr>
          <w:rFonts w:cs="Arial"/>
        </w:rPr>
        <w:t xml:space="preserve">This use case describes how </w:t>
      </w:r>
      <w:r w:rsidR="00F85401">
        <w:rPr>
          <w:rFonts w:cs="Arial"/>
        </w:rPr>
        <w:t xml:space="preserve">the </w:t>
      </w:r>
      <w:r w:rsidRPr="004342C6">
        <w:rPr>
          <w:rFonts w:cs="Arial"/>
        </w:rPr>
        <w:t xml:space="preserve">system </w:t>
      </w:r>
      <w:r w:rsidR="00F85401">
        <w:rPr>
          <w:rFonts w:cs="Arial"/>
        </w:rPr>
        <w:t>will identify the</w:t>
      </w:r>
      <w:r w:rsidR="005B20D2" w:rsidRPr="004342C6">
        <w:rPr>
          <w:rFonts w:cs="Arial"/>
        </w:rPr>
        <w:t xml:space="preserve"> MEC eligibility for a member</w:t>
      </w:r>
      <w:r w:rsidR="00D30C39" w:rsidRPr="004342C6">
        <w:rPr>
          <w:rFonts w:cs="Arial"/>
        </w:rPr>
        <w:t>.</w:t>
      </w:r>
    </w:p>
    <w:p w14:paraId="289FFCC4" w14:textId="77777777" w:rsidR="00D30C39" w:rsidRPr="004342C6" w:rsidRDefault="00D30C39" w:rsidP="000670F2">
      <w:pPr>
        <w:ind w:left="450"/>
        <w:rPr>
          <w:rFonts w:cs="Arial"/>
        </w:rPr>
      </w:pPr>
    </w:p>
    <w:p w14:paraId="5291EC0F" w14:textId="77777777" w:rsidR="000670F2" w:rsidRPr="004342C6" w:rsidRDefault="000670F2" w:rsidP="000670F2">
      <w:pPr>
        <w:pStyle w:val="Heading3"/>
        <w:numPr>
          <w:ilvl w:val="2"/>
          <w:numId w:val="13"/>
        </w:numPr>
        <w:rPr>
          <w:rFonts w:ascii="Arial" w:hAnsi="Arial" w:cs="Arial"/>
        </w:rPr>
      </w:pPr>
      <w:bookmarkStart w:id="269" w:name="_Toc94634457"/>
      <w:r w:rsidRPr="004342C6">
        <w:rPr>
          <w:rFonts w:ascii="Arial" w:hAnsi="Arial" w:cs="Arial"/>
        </w:rPr>
        <w:t>Related Use case</w:t>
      </w:r>
      <w:bookmarkEnd w:id="269"/>
      <w:r w:rsidRPr="004342C6">
        <w:rPr>
          <w:rFonts w:ascii="Arial" w:hAnsi="Arial" w:cs="Arial"/>
        </w:rPr>
        <w:t xml:space="preserve"> </w:t>
      </w:r>
    </w:p>
    <w:p w14:paraId="4319EB64" w14:textId="77777777" w:rsidR="000670F2" w:rsidRPr="004342C6" w:rsidRDefault="000670F2" w:rsidP="000670F2">
      <w:pPr>
        <w:ind w:firstLine="450"/>
        <w:rPr>
          <w:rFonts w:cs="Arial"/>
        </w:rPr>
      </w:pPr>
      <w:r w:rsidRPr="004342C6">
        <w:rPr>
          <w:rFonts w:cs="Arial"/>
        </w:rPr>
        <w:t>Not applicable</w:t>
      </w:r>
    </w:p>
    <w:p w14:paraId="54684367" w14:textId="77777777" w:rsidR="000670F2" w:rsidRPr="004342C6" w:rsidRDefault="000670F2" w:rsidP="000670F2">
      <w:pPr>
        <w:rPr>
          <w:rFonts w:cs="Arial"/>
        </w:rPr>
      </w:pPr>
      <w:r w:rsidRPr="004342C6">
        <w:rPr>
          <w:rFonts w:cs="Arial"/>
          <w:i/>
          <w:color w:val="00B050"/>
        </w:rPr>
        <w:t xml:space="preserve">  </w:t>
      </w:r>
    </w:p>
    <w:p w14:paraId="3EEEABB9" w14:textId="77777777" w:rsidR="000670F2" w:rsidRPr="004342C6" w:rsidRDefault="000670F2" w:rsidP="000670F2">
      <w:pPr>
        <w:pStyle w:val="Heading3"/>
        <w:numPr>
          <w:ilvl w:val="2"/>
          <w:numId w:val="13"/>
        </w:numPr>
        <w:rPr>
          <w:rFonts w:ascii="Arial" w:hAnsi="Arial" w:cs="Arial"/>
        </w:rPr>
      </w:pPr>
      <w:bookmarkStart w:id="270" w:name="_Toc94634458"/>
      <w:r w:rsidRPr="004342C6">
        <w:rPr>
          <w:rFonts w:ascii="Arial" w:hAnsi="Arial" w:cs="Arial"/>
        </w:rPr>
        <w:t>Actor(s)</w:t>
      </w:r>
      <w:bookmarkEnd w:id="270"/>
    </w:p>
    <w:p w14:paraId="653EA1DC" w14:textId="77777777" w:rsidR="000670F2" w:rsidRPr="004342C6" w:rsidRDefault="000670F2" w:rsidP="001C1D81">
      <w:pPr>
        <w:pStyle w:val="ListParagraph"/>
        <w:numPr>
          <w:ilvl w:val="0"/>
          <w:numId w:val="45"/>
        </w:numPr>
        <w:ind w:left="810"/>
        <w:contextualSpacing w:val="0"/>
        <w:rPr>
          <w:rFonts w:cs="Arial"/>
        </w:rPr>
      </w:pPr>
      <w:r w:rsidRPr="004342C6">
        <w:rPr>
          <w:rFonts w:cs="Arial"/>
        </w:rPr>
        <w:t>HIX System</w:t>
      </w:r>
    </w:p>
    <w:p w14:paraId="2ED463F8" w14:textId="77777777" w:rsidR="000670F2" w:rsidRPr="004342C6" w:rsidRDefault="000670F2" w:rsidP="001C1D81">
      <w:pPr>
        <w:pStyle w:val="ListParagraph"/>
        <w:numPr>
          <w:ilvl w:val="0"/>
          <w:numId w:val="45"/>
        </w:numPr>
        <w:ind w:left="810"/>
        <w:contextualSpacing w:val="0"/>
        <w:rPr>
          <w:rFonts w:cs="Arial"/>
        </w:rPr>
      </w:pPr>
      <w:r w:rsidRPr="004342C6">
        <w:rPr>
          <w:rFonts w:cs="Arial"/>
        </w:rPr>
        <w:t>Individual User</w:t>
      </w:r>
    </w:p>
    <w:p w14:paraId="250BDBEA" w14:textId="77777777" w:rsidR="000670F2" w:rsidRPr="004342C6" w:rsidRDefault="000670F2" w:rsidP="001C1D81">
      <w:pPr>
        <w:pStyle w:val="ListParagraph"/>
        <w:numPr>
          <w:ilvl w:val="0"/>
          <w:numId w:val="45"/>
        </w:numPr>
        <w:ind w:left="810"/>
        <w:contextualSpacing w:val="0"/>
        <w:rPr>
          <w:rFonts w:cs="Arial"/>
        </w:rPr>
      </w:pPr>
      <w:r w:rsidRPr="004342C6">
        <w:rPr>
          <w:rFonts w:cs="Arial"/>
        </w:rPr>
        <w:t xml:space="preserve">Assistor portal users </w:t>
      </w:r>
    </w:p>
    <w:p w14:paraId="53006A09" w14:textId="77777777" w:rsidR="000670F2" w:rsidRPr="004342C6" w:rsidRDefault="000670F2" w:rsidP="00F85401">
      <w:pPr>
        <w:pStyle w:val="ListParagraph"/>
        <w:numPr>
          <w:ilvl w:val="0"/>
          <w:numId w:val="20"/>
        </w:numPr>
        <w:contextualSpacing w:val="0"/>
        <w:rPr>
          <w:rFonts w:cs="Arial"/>
        </w:rPr>
      </w:pPr>
      <w:r w:rsidRPr="004342C6">
        <w:rPr>
          <w:rFonts w:cs="Arial"/>
        </w:rPr>
        <w:t>CAC User</w:t>
      </w:r>
    </w:p>
    <w:p w14:paraId="51F0C6CA" w14:textId="77777777" w:rsidR="000670F2" w:rsidRPr="004342C6" w:rsidRDefault="000670F2" w:rsidP="00F85401">
      <w:pPr>
        <w:pStyle w:val="ListParagraph"/>
        <w:numPr>
          <w:ilvl w:val="0"/>
          <w:numId w:val="20"/>
        </w:numPr>
        <w:contextualSpacing w:val="0"/>
        <w:rPr>
          <w:rFonts w:cs="Arial"/>
        </w:rPr>
      </w:pPr>
      <w:r w:rsidRPr="004342C6">
        <w:rPr>
          <w:rFonts w:cs="Arial"/>
        </w:rPr>
        <w:t>Navigator User</w:t>
      </w:r>
    </w:p>
    <w:p w14:paraId="1D072653" w14:textId="77777777" w:rsidR="000670F2" w:rsidRPr="004342C6" w:rsidRDefault="000670F2" w:rsidP="001C1D81">
      <w:pPr>
        <w:pStyle w:val="ListParagraph"/>
        <w:numPr>
          <w:ilvl w:val="0"/>
          <w:numId w:val="45"/>
        </w:numPr>
        <w:ind w:left="810"/>
        <w:contextualSpacing w:val="0"/>
        <w:rPr>
          <w:rFonts w:cs="Arial"/>
        </w:rPr>
      </w:pPr>
      <w:r w:rsidRPr="004342C6">
        <w:rPr>
          <w:rFonts w:cs="Arial"/>
        </w:rPr>
        <w:t>The following Agent Portal User(s):</w:t>
      </w:r>
    </w:p>
    <w:p w14:paraId="36560A0E" w14:textId="77777777" w:rsidR="000670F2" w:rsidRPr="004342C6" w:rsidRDefault="000670F2" w:rsidP="00F85401">
      <w:pPr>
        <w:pStyle w:val="ListParagraph"/>
        <w:numPr>
          <w:ilvl w:val="0"/>
          <w:numId w:val="20"/>
        </w:numPr>
        <w:contextualSpacing w:val="0"/>
        <w:rPr>
          <w:rFonts w:cs="Arial"/>
        </w:rPr>
      </w:pPr>
      <w:r w:rsidRPr="004342C6">
        <w:rPr>
          <w:rFonts w:cs="Arial"/>
        </w:rPr>
        <w:t>Back Office User</w:t>
      </w:r>
    </w:p>
    <w:p w14:paraId="1DCC9501" w14:textId="77777777" w:rsidR="000670F2" w:rsidRPr="004342C6" w:rsidRDefault="000670F2" w:rsidP="00F85401">
      <w:pPr>
        <w:pStyle w:val="ListParagraph"/>
        <w:numPr>
          <w:ilvl w:val="0"/>
          <w:numId w:val="20"/>
        </w:numPr>
        <w:contextualSpacing w:val="0"/>
        <w:rPr>
          <w:rFonts w:cs="Arial"/>
        </w:rPr>
      </w:pPr>
      <w:r w:rsidRPr="004342C6">
        <w:rPr>
          <w:rFonts w:cs="Arial"/>
        </w:rPr>
        <w:t>Super User/MED_BO User</w:t>
      </w:r>
    </w:p>
    <w:p w14:paraId="4C7CF9A4" w14:textId="77777777" w:rsidR="000670F2" w:rsidRPr="004342C6" w:rsidRDefault="000670F2" w:rsidP="00F85401">
      <w:pPr>
        <w:pStyle w:val="ListParagraph"/>
        <w:numPr>
          <w:ilvl w:val="0"/>
          <w:numId w:val="20"/>
        </w:numPr>
        <w:contextualSpacing w:val="0"/>
        <w:rPr>
          <w:rFonts w:cs="Arial"/>
        </w:rPr>
      </w:pPr>
      <w:r w:rsidRPr="004342C6">
        <w:rPr>
          <w:rFonts w:cs="Arial"/>
        </w:rPr>
        <w:t>CSR User</w:t>
      </w:r>
    </w:p>
    <w:p w14:paraId="7181DDD8" w14:textId="77777777" w:rsidR="000670F2" w:rsidRPr="004342C6" w:rsidRDefault="000670F2" w:rsidP="00F85401">
      <w:pPr>
        <w:pStyle w:val="ListParagraph"/>
        <w:numPr>
          <w:ilvl w:val="0"/>
          <w:numId w:val="20"/>
        </w:numPr>
        <w:contextualSpacing w:val="0"/>
        <w:rPr>
          <w:rFonts w:cs="Arial"/>
        </w:rPr>
      </w:pPr>
      <w:r w:rsidRPr="004342C6">
        <w:rPr>
          <w:rFonts w:cs="Arial"/>
        </w:rPr>
        <w:t>TPL User</w:t>
      </w:r>
    </w:p>
    <w:p w14:paraId="1E289C6F" w14:textId="77777777" w:rsidR="000670F2" w:rsidRPr="004342C6" w:rsidRDefault="000670F2" w:rsidP="00F85401">
      <w:pPr>
        <w:pStyle w:val="ListParagraph"/>
        <w:numPr>
          <w:ilvl w:val="0"/>
          <w:numId w:val="20"/>
        </w:numPr>
        <w:contextualSpacing w:val="0"/>
        <w:rPr>
          <w:rFonts w:cs="Arial"/>
        </w:rPr>
      </w:pPr>
      <w:r w:rsidRPr="004342C6">
        <w:rPr>
          <w:rFonts w:cs="Arial"/>
        </w:rPr>
        <w:t>TPL Super User</w:t>
      </w:r>
    </w:p>
    <w:p w14:paraId="170616A2" w14:textId="77777777" w:rsidR="000670F2" w:rsidRPr="004342C6" w:rsidRDefault="000670F2" w:rsidP="00F85401">
      <w:pPr>
        <w:pStyle w:val="ListParagraph"/>
        <w:numPr>
          <w:ilvl w:val="0"/>
          <w:numId w:val="20"/>
        </w:numPr>
        <w:contextualSpacing w:val="0"/>
        <w:rPr>
          <w:rFonts w:cs="Arial"/>
        </w:rPr>
      </w:pPr>
      <w:r w:rsidRPr="004342C6">
        <w:rPr>
          <w:rFonts w:cs="Arial"/>
        </w:rPr>
        <w:t>TPL_BO User</w:t>
      </w:r>
    </w:p>
    <w:p w14:paraId="5F9F0331" w14:textId="77777777" w:rsidR="000670F2" w:rsidRPr="004342C6" w:rsidRDefault="000670F2" w:rsidP="00F85401">
      <w:pPr>
        <w:pStyle w:val="ListParagraph"/>
        <w:numPr>
          <w:ilvl w:val="0"/>
          <w:numId w:val="20"/>
        </w:numPr>
        <w:contextualSpacing w:val="0"/>
        <w:rPr>
          <w:rFonts w:cs="Arial"/>
        </w:rPr>
      </w:pPr>
      <w:r w:rsidRPr="004342C6">
        <w:rPr>
          <w:rFonts w:cs="Arial"/>
        </w:rPr>
        <w:t>Advanced CSR User</w:t>
      </w:r>
    </w:p>
    <w:p w14:paraId="724A4D6F" w14:textId="77777777" w:rsidR="000670F2" w:rsidRPr="004342C6" w:rsidRDefault="000670F2" w:rsidP="000670F2">
      <w:pPr>
        <w:rPr>
          <w:rFonts w:cs="Arial"/>
        </w:rPr>
      </w:pPr>
      <w:r w:rsidRPr="004342C6">
        <w:rPr>
          <w:rFonts w:cs="Arial"/>
          <w:i/>
          <w:color w:val="00B050"/>
        </w:rPr>
        <w:t xml:space="preserve">  </w:t>
      </w:r>
    </w:p>
    <w:p w14:paraId="278984FA" w14:textId="77777777" w:rsidR="000670F2" w:rsidRPr="004342C6" w:rsidRDefault="000670F2" w:rsidP="000670F2">
      <w:pPr>
        <w:pStyle w:val="Heading3"/>
        <w:numPr>
          <w:ilvl w:val="2"/>
          <w:numId w:val="13"/>
        </w:numPr>
        <w:rPr>
          <w:rFonts w:ascii="Arial" w:hAnsi="Arial" w:cs="Arial"/>
        </w:rPr>
      </w:pPr>
      <w:bookmarkStart w:id="271" w:name="_Toc94634459"/>
      <w:r w:rsidRPr="004342C6">
        <w:rPr>
          <w:rFonts w:ascii="Arial" w:hAnsi="Arial" w:cs="Arial"/>
        </w:rPr>
        <w:t>Trigger(s)</w:t>
      </w:r>
      <w:bookmarkEnd w:id="271"/>
    </w:p>
    <w:p w14:paraId="6BCCB1D3" w14:textId="03D67B04" w:rsidR="00D94AA6" w:rsidRPr="004342C6" w:rsidRDefault="00D94AA6" w:rsidP="00320B54">
      <w:pPr>
        <w:pStyle w:val="ListParagraph"/>
        <w:numPr>
          <w:ilvl w:val="0"/>
          <w:numId w:val="296"/>
        </w:numPr>
        <w:ind w:left="810"/>
        <w:contextualSpacing w:val="0"/>
        <w:rPr>
          <w:rFonts w:cs="Arial"/>
        </w:rPr>
      </w:pPr>
      <w:r w:rsidRPr="004342C6">
        <w:rPr>
          <w:rFonts w:cs="Arial"/>
        </w:rPr>
        <w:t>The individual/assistor/agent portal user submitted the application.</w:t>
      </w:r>
    </w:p>
    <w:p w14:paraId="389BB1A5" w14:textId="77777777" w:rsidR="00557EA4" w:rsidRDefault="00D94AA6" w:rsidP="00320B54">
      <w:pPr>
        <w:pStyle w:val="ListParagraph"/>
        <w:numPr>
          <w:ilvl w:val="0"/>
          <w:numId w:val="296"/>
        </w:numPr>
        <w:ind w:left="810"/>
        <w:rPr>
          <w:rFonts w:cs="Arial"/>
        </w:rPr>
      </w:pPr>
      <w:r w:rsidRPr="004342C6">
        <w:rPr>
          <w:rFonts w:cs="Arial"/>
        </w:rPr>
        <w:t>There is an eligibility determination through any systematic process</w:t>
      </w:r>
      <w:r w:rsidR="00F85401">
        <w:rPr>
          <w:rFonts w:cs="Arial"/>
        </w:rPr>
        <w:t>,</w:t>
      </w:r>
      <w:r w:rsidRPr="004342C6">
        <w:rPr>
          <w:rFonts w:cs="Arial"/>
        </w:rPr>
        <w:t xml:space="preserve"> i.e.</w:t>
      </w:r>
      <w:r w:rsidR="00F85401">
        <w:rPr>
          <w:rFonts w:cs="Arial"/>
        </w:rPr>
        <w:t>,</w:t>
      </w:r>
      <w:r w:rsidRPr="004342C6">
        <w:rPr>
          <w:rFonts w:cs="Arial"/>
        </w:rPr>
        <w:t xml:space="preserve"> batch determination, Back office determination, Renewals, PDM, timeclock expiration.</w:t>
      </w:r>
    </w:p>
    <w:p w14:paraId="6053DE7A" w14:textId="7F8B1EF2" w:rsidR="00557EA4" w:rsidRPr="00557EA4" w:rsidRDefault="00557EA4" w:rsidP="00320B54">
      <w:pPr>
        <w:pStyle w:val="ListParagraph"/>
        <w:numPr>
          <w:ilvl w:val="0"/>
          <w:numId w:val="296"/>
        </w:numPr>
        <w:ind w:left="810"/>
        <w:rPr>
          <w:rFonts w:cs="Arial"/>
        </w:rPr>
      </w:pPr>
      <w:r>
        <w:t>The Individual User/Agent Portal User/ Assistor Portal user clicks on RAC to update information or any eligibility determination.</w:t>
      </w:r>
    </w:p>
    <w:p w14:paraId="172F1849" w14:textId="77777777" w:rsidR="00557EA4" w:rsidRPr="00557EA4" w:rsidRDefault="00557EA4" w:rsidP="00557EA4">
      <w:pPr>
        <w:pStyle w:val="ListParagraph"/>
        <w:ind w:left="810"/>
        <w:rPr>
          <w:rFonts w:cs="Arial"/>
        </w:rPr>
      </w:pPr>
    </w:p>
    <w:p w14:paraId="678C3055" w14:textId="77777777" w:rsidR="00557EA4" w:rsidRPr="004342C6" w:rsidRDefault="00557EA4" w:rsidP="00557EA4">
      <w:pPr>
        <w:pStyle w:val="ListParagraph"/>
        <w:ind w:left="810"/>
        <w:rPr>
          <w:rFonts w:cs="Arial"/>
        </w:rPr>
      </w:pPr>
    </w:p>
    <w:p w14:paraId="7CA69385" w14:textId="77777777" w:rsidR="000670F2" w:rsidRPr="004342C6" w:rsidRDefault="000670F2" w:rsidP="000670F2">
      <w:pPr>
        <w:pStyle w:val="ListParagraph"/>
        <w:ind w:left="1080"/>
        <w:contextualSpacing w:val="0"/>
        <w:rPr>
          <w:rFonts w:cs="Arial"/>
        </w:rPr>
      </w:pPr>
    </w:p>
    <w:p w14:paraId="6FC1F8C1" w14:textId="77777777" w:rsidR="000670F2" w:rsidRPr="004342C6" w:rsidRDefault="000670F2" w:rsidP="000670F2">
      <w:pPr>
        <w:pStyle w:val="Heading3"/>
        <w:numPr>
          <w:ilvl w:val="2"/>
          <w:numId w:val="13"/>
        </w:numPr>
        <w:rPr>
          <w:rFonts w:ascii="Arial" w:hAnsi="Arial" w:cs="Arial"/>
        </w:rPr>
      </w:pPr>
      <w:bookmarkStart w:id="272" w:name="_Toc94634460"/>
      <w:r w:rsidRPr="004342C6">
        <w:rPr>
          <w:rFonts w:ascii="Arial" w:hAnsi="Arial" w:cs="Arial"/>
        </w:rPr>
        <w:t>Precondition(s)</w:t>
      </w:r>
      <w:bookmarkEnd w:id="272"/>
    </w:p>
    <w:p w14:paraId="7F70E9A3" w14:textId="60DC7301" w:rsidR="000670F2" w:rsidRPr="004342C6" w:rsidRDefault="00D94AA6" w:rsidP="001C1D81">
      <w:pPr>
        <w:pStyle w:val="ListParagraph"/>
        <w:numPr>
          <w:ilvl w:val="0"/>
          <w:numId w:val="46"/>
        </w:numPr>
        <w:contextualSpacing w:val="0"/>
        <w:rPr>
          <w:rFonts w:cs="Arial"/>
        </w:rPr>
      </w:pPr>
      <w:r w:rsidRPr="004342C6">
        <w:rPr>
          <w:rFonts w:cs="Arial"/>
        </w:rPr>
        <w:t>The individual/assistor/agent portal user intends to create an application in the HIX system.</w:t>
      </w:r>
      <w:r w:rsidR="0069201E" w:rsidRPr="004342C6">
        <w:rPr>
          <w:rFonts w:cs="Arial"/>
        </w:rPr>
        <w:t xml:space="preserve"> </w:t>
      </w:r>
    </w:p>
    <w:p w14:paraId="29C01737" w14:textId="77777777" w:rsidR="000670F2" w:rsidRPr="004342C6" w:rsidRDefault="000670F2" w:rsidP="000670F2">
      <w:pPr>
        <w:pStyle w:val="ListParagraph"/>
        <w:ind w:left="1170"/>
        <w:contextualSpacing w:val="0"/>
        <w:rPr>
          <w:rFonts w:cs="Arial"/>
        </w:rPr>
      </w:pPr>
    </w:p>
    <w:p w14:paraId="49475C57" w14:textId="77777777" w:rsidR="000670F2" w:rsidRPr="004342C6" w:rsidRDefault="000670F2" w:rsidP="000670F2">
      <w:pPr>
        <w:pStyle w:val="Heading3"/>
        <w:numPr>
          <w:ilvl w:val="2"/>
          <w:numId w:val="13"/>
        </w:numPr>
        <w:pBdr>
          <w:bottom w:val="single" w:sz="12" w:space="5" w:color="4C8B3F"/>
        </w:pBdr>
        <w:rPr>
          <w:rFonts w:ascii="Arial" w:hAnsi="Arial" w:cs="Arial"/>
        </w:rPr>
      </w:pPr>
      <w:bookmarkStart w:id="273" w:name="_Toc94634461"/>
      <w:r w:rsidRPr="004342C6">
        <w:rPr>
          <w:rFonts w:ascii="Arial" w:hAnsi="Arial" w:cs="Arial"/>
        </w:rPr>
        <w:t>Postcondition(s)</w:t>
      </w:r>
      <w:bookmarkEnd w:id="273"/>
    </w:p>
    <w:p w14:paraId="51AE5AC2" w14:textId="0039110B" w:rsidR="000670F2" w:rsidRPr="004342C6" w:rsidRDefault="000670F2" w:rsidP="001C1D81">
      <w:pPr>
        <w:pStyle w:val="ListParagraph"/>
        <w:numPr>
          <w:ilvl w:val="0"/>
          <w:numId w:val="47"/>
        </w:numPr>
        <w:ind w:left="810"/>
        <w:contextualSpacing w:val="0"/>
        <w:rPr>
          <w:rFonts w:cs="Arial"/>
        </w:rPr>
      </w:pPr>
      <w:r w:rsidRPr="004342C6">
        <w:rPr>
          <w:rFonts w:cs="Arial"/>
        </w:rPr>
        <w:t xml:space="preserve">Member </w:t>
      </w:r>
      <w:r w:rsidR="005B20D2" w:rsidRPr="004342C6">
        <w:rPr>
          <w:rFonts w:cs="Arial"/>
        </w:rPr>
        <w:t xml:space="preserve">is determined to be MEC eligible </w:t>
      </w:r>
      <w:r w:rsidR="00094619" w:rsidRPr="004342C6">
        <w:rPr>
          <w:rFonts w:cs="Arial"/>
        </w:rPr>
        <w:t>as per NON ESI MEC information</w:t>
      </w:r>
      <w:r w:rsidR="00F85401">
        <w:rPr>
          <w:rFonts w:cs="Arial"/>
        </w:rPr>
        <w:t>.</w:t>
      </w:r>
    </w:p>
    <w:p w14:paraId="3EAE78AD" w14:textId="77777777" w:rsidR="00557EA4" w:rsidRDefault="00094619" w:rsidP="00557EA4">
      <w:pPr>
        <w:pStyle w:val="ListParagraph"/>
        <w:numPr>
          <w:ilvl w:val="0"/>
          <w:numId w:val="47"/>
        </w:numPr>
        <w:ind w:left="810"/>
        <w:contextualSpacing w:val="0"/>
        <w:rPr>
          <w:rFonts w:cs="Arial"/>
        </w:rPr>
      </w:pPr>
      <w:r w:rsidRPr="004342C6">
        <w:rPr>
          <w:rFonts w:cs="Arial"/>
        </w:rPr>
        <w:t xml:space="preserve">Member is determined to be MEC eligible as per ESI information of the member. </w:t>
      </w:r>
    </w:p>
    <w:p w14:paraId="1D21E183" w14:textId="0AE2ED18" w:rsidR="00557EA4" w:rsidRPr="00557EA4" w:rsidRDefault="00557EA4" w:rsidP="00557EA4">
      <w:pPr>
        <w:pStyle w:val="ListParagraph"/>
        <w:numPr>
          <w:ilvl w:val="0"/>
          <w:numId w:val="47"/>
        </w:numPr>
        <w:ind w:left="810"/>
        <w:contextualSpacing w:val="0"/>
        <w:rPr>
          <w:rFonts w:cs="Arial"/>
        </w:rPr>
      </w:pPr>
      <w:r>
        <w:t xml:space="preserve">Member’s Health insurance information was used to provide the appropriate Medicaid results. </w:t>
      </w:r>
    </w:p>
    <w:p w14:paraId="28DCA68F" w14:textId="3A1F6159" w:rsidR="00D30C39" w:rsidRPr="004342C6" w:rsidRDefault="00D30C39">
      <w:pPr>
        <w:contextualSpacing w:val="0"/>
        <w:rPr>
          <w:rFonts w:cs="Arial"/>
        </w:rPr>
      </w:pPr>
      <w:r w:rsidRPr="004342C6">
        <w:rPr>
          <w:rFonts w:cs="Arial"/>
        </w:rPr>
        <w:br w:type="page"/>
      </w:r>
    </w:p>
    <w:p w14:paraId="33EE8CDF" w14:textId="77777777" w:rsidR="000670F2" w:rsidRPr="004342C6" w:rsidRDefault="000670F2" w:rsidP="000670F2">
      <w:pPr>
        <w:pStyle w:val="Heading3"/>
        <w:numPr>
          <w:ilvl w:val="2"/>
          <w:numId w:val="13"/>
        </w:numPr>
        <w:rPr>
          <w:rFonts w:ascii="Arial" w:hAnsi="Arial" w:cs="Arial"/>
        </w:rPr>
      </w:pPr>
      <w:bookmarkStart w:id="274" w:name="_Toc94634462"/>
      <w:r w:rsidRPr="004342C6">
        <w:rPr>
          <w:rFonts w:ascii="Arial" w:hAnsi="Arial" w:cs="Arial"/>
        </w:rPr>
        <w:lastRenderedPageBreak/>
        <w:t>Flow of Event(s)</w:t>
      </w:r>
      <w:bookmarkEnd w:id="274"/>
    </w:p>
    <w:p w14:paraId="619F2771" w14:textId="77777777" w:rsidR="000670F2" w:rsidRPr="004342C6" w:rsidRDefault="000670F2" w:rsidP="000670F2">
      <w:pPr>
        <w:ind w:left="360"/>
        <w:rPr>
          <w:rFonts w:cs="Arial"/>
        </w:rPr>
      </w:pPr>
    </w:p>
    <w:p w14:paraId="31B9117D" w14:textId="666E0752" w:rsidR="000670F2" w:rsidRPr="004342C6" w:rsidRDefault="000670F2" w:rsidP="00D94AA6">
      <w:pPr>
        <w:pStyle w:val="Heading3"/>
        <w:numPr>
          <w:ilvl w:val="3"/>
          <w:numId w:val="13"/>
        </w:numPr>
        <w:tabs>
          <w:tab w:val="left" w:pos="1890"/>
        </w:tabs>
        <w:rPr>
          <w:rFonts w:ascii="Arial" w:hAnsi="Arial" w:cs="Arial"/>
        </w:rPr>
      </w:pPr>
      <w:bookmarkStart w:id="275" w:name="_Toc94634463"/>
      <w:r w:rsidRPr="004342C6">
        <w:rPr>
          <w:rFonts w:ascii="Arial" w:hAnsi="Arial" w:cs="Arial"/>
        </w:rPr>
        <w:t>Basic Flow</w:t>
      </w:r>
      <w:bookmarkEnd w:id="275"/>
    </w:p>
    <w:p w14:paraId="232C6058" w14:textId="7AB05600" w:rsidR="00B6661B" w:rsidRPr="004342C6" w:rsidRDefault="00B6661B" w:rsidP="00320B54">
      <w:pPr>
        <w:pStyle w:val="ListParagraph"/>
        <w:numPr>
          <w:ilvl w:val="0"/>
          <w:numId w:val="297"/>
        </w:numPr>
        <w:ind w:left="1260"/>
        <w:rPr>
          <w:rFonts w:cs="Arial"/>
        </w:rPr>
      </w:pPr>
      <w:r w:rsidRPr="004342C6">
        <w:rPr>
          <w:rFonts w:cs="Arial"/>
        </w:rPr>
        <w:t xml:space="preserve">Precondition 6.7.5.1 </w:t>
      </w:r>
      <w:r w:rsidR="00F85401">
        <w:rPr>
          <w:rFonts w:cs="Arial"/>
        </w:rPr>
        <w:t>applies.</w:t>
      </w:r>
    </w:p>
    <w:p w14:paraId="14321492" w14:textId="3B60DE77" w:rsidR="00557EA4" w:rsidRDefault="00BA7DF0" w:rsidP="00320B54">
      <w:pPr>
        <w:pStyle w:val="ListParagraph"/>
        <w:numPr>
          <w:ilvl w:val="0"/>
          <w:numId w:val="297"/>
        </w:numPr>
        <w:ind w:left="1260"/>
        <w:rPr>
          <w:rFonts w:cs="Arial"/>
        </w:rPr>
      </w:pPr>
      <w:r w:rsidRPr="004342C6">
        <w:rPr>
          <w:rFonts w:cs="Arial"/>
        </w:rPr>
        <w:t xml:space="preserve">The individual user/agent portal user/ assistor portal user attest member’s </w:t>
      </w:r>
      <w:r w:rsidR="00D94AA6" w:rsidRPr="004342C6">
        <w:rPr>
          <w:rFonts w:cs="Arial"/>
        </w:rPr>
        <w:t xml:space="preserve">ESI </w:t>
      </w:r>
      <w:r w:rsidRPr="004342C6">
        <w:rPr>
          <w:rFonts w:cs="Arial"/>
        </w:rPr>
        <w:t>information</w:t>
      </w:r>
      <w:r w:rsidR="00D94AA6" w:rsidRPr="004342C6">
        <w:rPr>
          <w:rFonts w:cs="Arial"/>
        </w:rPr>
        <w:t xml:space="preserve"> and </w:t>
      </w:r>
      <w:r w:rsidR="00B6661B" w:rsidRPr="004342C6">
        <w:rPr>
          <w:rFonts w:cs="Arial"/>
        </w:rPr>
        <w:t>coverage is active</w:t>
      </w:r>
      <w:r w:rsidR="00557EA4">
        <w:rPr>
          <w:rFonts w:cs="Arial"/>
        </w:rPr>
        <w:t xml:space="preserve"> </w:t>
      </w:r>
      <w:r w:rsidR="00557EA4">
        <w:t>for Medicaid purpose as per Effective date (based on 23/24 rule).</w:t>
      </w:r>
    </w:p>
    <w:p w14:paraId="7DDCC1B3" w14:textId="04383BB6" w:rsidR="000670F2" w:rsidRPr="004342C6" w:rsidRDefault="00261823" w:rsidP="00320B54">
      <w:pPr>
        <w:pStyle w:val="ListParagraph"/>
        <w:numPr>
          <w:ilvl w:val="0"/>
          <w:numId w:val="297"/>
        </w:numPr>
        <w:ind w:left="1260"/>
        <w:rPr>
          <w:rFonts w:cs="Arial"/>
        </w:rPr>
      </w:pPr>
      <w:r w:rsidRPr="004342C6">
        <w:rPr>
          <w:rFonts w:cs="Arial"/>
        </w:rPr>
        <w:t xml:space="preserve">Member is considered enrolled </w:t>
      </w:r>
      <w:r w:rsidR="00771983" w:rsidRPr="004342C6">
        <w:rPr>
          <w:rFonts w:cs="Arial"/>
        </w:rPr>
        <w:t>in MEC coverage</w:t>
      </w:r>
      <w:r w:rsidR="00D30C39" w:rsidRPr="004342C6">
        <w:rPr>
          <w:rFonts w:cs="Arial"/>
        </w:rPr>
        <w:t>.</w:t>
      </w:r>
      <w:r w:rsidR="00771983" w:rsidRPr="004342C6">
        <w:rPr>
          <w:rFonts w:cs="Arial"/>
        </w:rPr>
        <w:t xml:space="preserve"> </w:t>
      </w:r>
    </w:p>
    <w:p w14:paraId="0495EDAF" w14:textId="77777777" w:rsidR="00771983" w:rsidRPr="004342C6" w:rsidRDefault="00771983" w:rsidP="00771983">
      <w:pPr>
        <w:pStyle w:val="ListParagraph"/>
        <w:ind w:left="1530"/>
        <w:rPr>
          <w:rFonts w:cs="Arial"/>
        </w:rPr>
      </w:pPr>
    </w:p>
    <w:p w14:paraId="18FFDF26" w14:textId="77777777" w:rsidR="000670F2" w:rsidRPr="004342C6" w:rsidRDefault="000670F2" w:rsidP="00D94AA6">
      <w:pPr>
        <w:pStyle w:val="Heading3"/>
        <w:numPr>
          <w:ilvl w:val="3"/>
          <w:numId w:val="13"/>
        </w:numPr>
        <w:tabs>
          <w:tab w:val="left" w:pos="1890"/>
        </w:tabs>
        <w:rPr>
          <w:rFonts w:ascii="Arial" w:hAnsi="Arial" w:cs="Arial"/>
        </w:rPr>
      </w:pPr>
      <w:bookmarkStart w:id="276" w:name="_Toc94634464"/>
      <w:r w:rsidRPr="004342C6">
        <w:rPr>
          <w:rFonts w:ascii="Arial" w:hAnsi="Arial" w:cs="Arial"/>
        </w:rPr>
        <w:t>Alternate Flow-1</w:t>
      </w:r>
      <w:bookmarkEnd w:id="276"/>
    </w:p>
    <w:p w14:paraId="097538B9" w14:textId="26EF0984" w:rsidR="00771983" w:rsidRPr="004342C6" w:rsidRDefault="00771983" w:rsidP="00320B54">
      <w:pPr>
        <w:pStyle w:val="ListParagraph"/>
        <w:numPr>
          <w:ilvl w:val="0"/>
          <w:numId w:val="298"/>
        </w:numPr>
        <w:ind w:left="1260"/>
        <w:rPr>
          <w:rFonts w:cs="Arial"/>
        </w:rPr>
      </w:pPr>
      <w:r w:rsidRPr="004342C6">
        <w:rPr>
          <w:rFonts w:cs="Arial"/>
        </w:rPr>
        <w:t xml:space="preserve">Precondition 6.7.5.1 </w:t>
      </w:r>
      <w:r w:rsidR="00F85401">
        <w:rPr>
          <w:rFonts w:cs="Arial"/>
        </w:rPr>
        <w:t>applies.</w:t>
      </w:r>
    </w:p>
    <w:p w14:paraId="04E810A4" w14:textId="0E433D9F" w:rsidR="00D94AA6" w:rsidRPr="004342C6" w:rsidRDefault="00D94AA6" w:rsidP="00320B54">
      <w:pPr>
        <w:pStyle w:val="ListParagraph"/>
        <w:numPr>
          <w:ilvl w:val="0"/>
          <w:numId w:val="298"/>
        </w:numPr>
        <w:ind w:left="1260"/>
        <w:rPr>
          <w:rFonts w:cs="Arial"/>
        </w:rPr>
      </w:pPr>
      <w:r w:rsidRPr="004342C6">
        <w:rPr>
          <w:rFonts w:cs="Arial"/>
        </w:rPr>
        <w:t>The individual user/agent portal user/ assistor portal user attest member’s ESI information and coverage is NOT active</w:t>
      </w:r>
      <w:r w:rsidR="00557EA4" w:rsidRPr="00557EA4">
        <w:t xml:space="preserve"> </w:t>
      </w:r>
      <w:r w:rsidR="00557EA4">
        <w:t>for Medicaid purpose as per Effective date (based on 23/24 rule).</w:t>
      </w:r>
    </w:p>
    <w:p w14:paraId="55D307EB" w14:textId="7C57703B" w:rsidR="00D94AA6" w:rsidRPr="004342C6" w:rsidRDefault="00D94AA6" w:rsidP="00320B54">
      <w:pPr>
        <w:pStyle w:val="ListParagraph"/>
        <w:numPr>
          <w:ilvl w:val="0"/>
          <w:numId w:val="298"/>
        </w:numPr>
        <w:ind w:left="1260"/>
        <w:rPr>
          <w:rFonts w:cs="Arial"/>
        </w:rPr>
      </w:pPr>
      <w:r w:rsidRPr="004342C6">
        <w:rPr>
          <w:rFonts w:cs="Arial"/>
        </w:rPr>
        <w:t>Member is considered NOT enrolled in MEC coverage</w:t>
      </w:r>
      <w:r w:rsidR="00D30C39" w:rsidRPr="004342C6">
        <w:rPr>
          <w:rFonts w:cs="Arial"/>
        </w:rPr>
        <w:t>.</w:t>
      </w:r>
      <w:r w:rsidRPr="004342C6">
        <w:rPr>
          <w:rFonts w:cs="Arial"/>
        </w:rPr>
        <w:t xml:space="preserve"> </w:t>
      </w:r>
    </w:p>
    <w:p w14:paraId="17A0F786" w14:textId="77777777" w:rsidR="00771983" w:rsidRPr="004342C6" w:rsidRDefault="00771983" w:rsidP="00771983">
      <w:pPr>
        <w:pStyle w:val="ListParagraph"/>
        <w:ind w:left="1530"/>
        <w:rPr>
          <w:rFonts w:cs="Arial"/>
        </w:rPr>
      </w:pPr>
    </w:p>
    <w:p w14:paraId="26F6E2F2" w14:textId="37B01F21" w:rsidR="00D94AA6" w:rsidRPr="004342C6" w:rsidRDefault="00D94AA6" w:rsidP="00D94AA6">
      <w:pPr>
        <w:pStyle w:val="Heading3"/>
        <w:numPr>
          <w:ilvl w:val="3"/>
          <w:numId w:val="13"/>
        </w:numPr>
        <w:tabs>
          <w:tab w:val="left" w:pos="1890"/>
        </w:tabs>
        <w:rPr>
          <w:rFonts w:ascii="Arial" w:hAnsi="Arial" w:cs="Arial"/>
        </w:rPr>
      </w:pPr>
      <w:bookmarkStart w:id="277" w:name="_Toc94634465"/>
      <w:r w:rsidRPr="004342C6">
        <w:rPr>
          <w:rFonts w:ascii="Arial" w:hAnsi="Arial" w:cs="Arial"/>
        </w:rPr>
        <w:t>Alternate Flow-2</w:t>
      </w:r>
      <w:bookmarkEnd w:id="277"/>
    </w:p>
    <w:p w14:paraId="2BBA08D8" w14:textId="2C8E84FA" w:rsidR="00D94AA6" w:rsidRPr="004342C6" w:rsidRDefault="00D94AA6" w:rsidP="00320B54">
      <w:pPr>
        <w:pStyle w:val="ListParagraph"/>
        <w:numPr>
          <w:ilvl w:val="0"/>
          <w:numId w:val="299"/>
        </w:numPr>
        <w:ind w:left="1260"/>
        <w:rPr>
          <w:rFonts w:cs="Arial"/>
        </w:rPr>
      </w:pPr>
      <w:r w:rsidRPr="004342C6">
        <w:rPr>
          <w:rFonts w:cs="Arial"/>
        </w:rPr>
        <w:t xml:space="preserve">Precondition 6.7.5.1 </w:t>
      </w:r>
      <w:r w:rsidR="00F85401">
        <w:rPr>
          <w:rFonts w:cs="Arial"/>
        </w:rPr>
        <w:t>applies.</w:t>
      </w:r>
    </w:p>
    <w:p w14:paraId="7ADF1E42" w14:textId="3151EF12" w:rsidR="00D94AA6" w:rsidRPr="004342C6" w:rsidRDefault="00D94AA6" w:rsidP="00320B54">
      <w:pPr>
        <w:pStyle w:val="ListParagraph"/>
        <w:numPr>
          <w:ilvl w:val="0"/>
          <w:numId w:val="299"/>
        </w:numPr>
        <w:ind w:left="1260"/>
        <w:contextualSpacing w:val="0"/>
        <w:jc w:val="both"/>
        <w:rPr>
          <w:rFonts w:cs="Arial"/>
        </w:rPr>
      </w:pPr>
      <w:r w:rsidRPr="004342C6">
        <w:rPr>
          <w:rFonts w:cs="Arial"/>
        </w:rPr>
        <w:t>The individual user/agent portal user/ assistor portal user attest</w:t>
      </w:r>
      <w:r w:rsidR="00F85401">
        <w:rPr>
          <w:rFonts w:cs="Arial"/>
        </w:rPr>
        <w:t>s</w:t>
      </w:r>
      <w:r w:rsidRPr="004342C6">
        <w:rPr>
          <w:rFonts w:cs="Arial"/>
        </w:rPr>
        <w:t xml:space="preserve"> that member is eligible/enrolled for MEC.</w:t>
      </w:r>
    </w:p>
    <w:p w14:paraId="5C98C6BB" w14:textId="42010F92" w:rsidR="00D94AA6" w:rsidRPr="004342C6" w:rsidRDefault="00D94AA6" w:rsidP="00320B54">
      <w:pPr>
        <w:pStyle w:val="ListParagraph"/>
        <w:numPr>
          <w:ilvl w:val="0"/>
          <w:numId w:val="299"/>
        </w:numPr>
        <w:ind w:left="1260"/>
        <w:contextualSpacing w:val="0"/>
        <w:jc w:val="both"/>
        <w:rPr>
          <w:rFonts w:cs="Arial"/>
        </w:rPr>
      </w:pPr>
      <w:r w:rsidRPr="004342C6">
        <w:rPr>
          <w:rFonts w:cs="Arial"/>
        </w:rPr>
        <w:t>The system initiate</w:t>
      </w:r>
      <w:r w:rsidR="00F85401">
        <w:rPr>
          <w:rFonts w:cs="Arial"/>
        </w:rPr>
        <w:t>d</w:t>
      </w:r>
      <w:r w:rsidRPr="004342C6">
        <w:rPr>
          <w:rFonts w:cs="Arial"/>
        </w:rPr>
        <w:t xml:space="preserve"> a call to Non ESI MEC through Hub and received the response as eligible for MEC.</w:t>
      </w:r>
    </w:p>
    <w:p w14:paraId="29E565C4" w14:textId="357E8BE7" w:rsidR="00D94AA6" w:rsidRPr="004342C6" w:rsidRDefault="00D94AA6" w:rsidP="00320B54">
      <w:pPr>
        <w:pStyle w:val="ListParagraph"/>
        <w:numPr>
          <w:ilvl w:val="0"/>
          <w:numId w:val="299"/>
        </w:numPr>
        <w:ind w:left="1260"/>
        <w:rPr>
          <w:rFonts w:cs="Arial"/>
        </w:rPr>
      </w:pPr>
      <w:r w:rsidRPr="004342C6">
        <w:rPr>
          <w:rFonts w:cs="Arial"/>
        </w:rPr>
        <w:t>The system identifies the member’s NON ESI MEC coverage is active</w:t>
      </w:r>
      <w:r w:rsidR="00557EA4">
        <w:rPr>
          <w:rFonts w:cs="Arial"/>
        </w:rPr>
        <w:t xml:space="preserve"> </w:t>
      </w:r>
      <w:r w:rsidR="00557EA4">
        <w:t>for Medicaid purpose as per Effective date (based on 23/24 rule)</w:t>
      </w:r>
      <w:r w:rsidRPr="004342C6">
        <w:rPr>
          <w:rFonts w:cs="Arial"/>
        </w:rPr>
        <w:t xml:space="preserve">. </w:t>
      </w:r>
    </w:p>
    <w:p w14:paraId="156BF116" w14:textId="69E13897" w:rsidR="00D94AA6" w:rsidRPr="004342C6" w:rsidRDefault="00D94AA6" w:rsidP="00320B54">
      <w:pPr>
        <w:pStyle w:val="ListParagraph"/>
        <w:numPr>
          <w:ilvl w:val="0"/>
          <w:numId w:val="299"/>
        </w:numPr>
        <w:ind w:left="1260"/>
        <w:rPr>
          <w:rFonts w:cs="Arial"/>
        </w:rPr>
      </w:pPr>
      <w:r w:rsidRPr="004342C6">
        <w:rPr>
          <w:rFonts w:cs="Arial"/>
        </w:rPr>
        <w:t>Member is considered enrolled in MEC coverage</w:t>
      </w:r>
      <w:r w:rsidR="00D30C39" w:rsidRPr="004342C6">
        <w:rPr>
          <w:rFonts w:cs="Arial"/>
        </w:rPr>
        <w:t>.</w:t>
      </w:r>
    </w:p>
    <w:p w14:paraId="690C8EF0" w14:textId="5934D26E" w:rsidR="00D94AA6" w:rsidRPr="004342C6" w:rsidRDefault="00D94AA6" w:rsidP="00D94AA6">
      <w:pPr>
        <w:pStyle w:val="ListParagraph"/>
        <w:ind w:left="1530"/>
        <w:rPr>
          <w:rFonts w:cs="Arial"/>
        </w:rPr>
      </w:pPr>
    </w:p>
    <w:p w14:paraId="0647D4E8" w14:textId="7327CCC2" w:rsidR="00D94AA6" w:rsidRPr="004342C6" w:rsidRDefault="00D94AA6" w:rsidP="00D94AA6">
      <w:pPr>
        <w:pStyle w:val="Heading3"/>
        <w:numPr>
          <w:ilvl w:val="3"/>
          <w:numId w:val="13"/>
        </w:numPr>
        <w:tabs>
          <w:tab w:val="left" w:pos="1890"/>
        </w:tabs>
        <w:rPr>
          <w:rFonts w:ascii="Arial" w:hAnsi="Arial" w:cs="Arial"/>
        </w:rPr>
      </w:pPr>
      <w:bookmarkStart w:id="278" w:name="_Toc94634466"/>
      <w:r w:rsidRPr="004342C6">
        <w:rPr>
          <w:rFonts w:ascii="Arial" w:hAnsi="Arial" w:cs="Arial"/>
        </w:rPr>
        <w:t>Alternate Flow-3</w:t>
      </w:r>
      <w:bookmarkEnd w:id="278"/>
    </w:p>
    <w:p w14:paraId="0CBF8C65" w14:textId="5131C289" w:rsidR="00D94AA6" w:rsidRPr="004342C6" w:rsidRDefault="00D94AA6" w:rsidP="00320B54">
      <w:pPr>
        <w:pStyle w:val="ListParagraph"/>
        <w:numPr>
          <w:ilvl w:val="0"/>
          <w:numId w:val="300"/>
        </w:numPr>
        <w:ind w:left="1260"/>
        <w:rPr>
          <w:rFonts w:cs="Arial"/>
        </w:rPr>
      </w:pPr>
      <w:r w:rsidRPr="004342C6">
        <w:rPr>
          <w:rFonts w:cs="Arial"/>
        </w:rPr>
        <w:t xml:space="preserve">Precondition 6.7.5.1 </w:t>
      </w:r>
      <w:r w:rsidR="00F85401">
        <w:rPr>
          <w:rFonts w:cs="Arial"/>
        </w:rPr>
        <w:t>applies.</w:t>
      </w:r>
    </w:p>
    <w:p w14:paraId="2B79B671" w14:textId="17B22317" w:rsidR="00D94AA6" w:rsidRPr="004342C6" w:rsidRDefault="00D94AA6" w:rsidP="00320B54">
      <w:pPr>
        <w:pStyle w:val="ListParagraph"/>
        <w:numPr>
          <w:ilvl w:val="0"/>
          <w:numId w:val="300"/>
        </w:numPr>
        <w:ind w:left="1260"/>
        <w:contextualSpacing w:val="0"/>
        <w:jc w:val="both"/>
        <w:rPr>
          <w:rFonts w:cs="Arial"/>
        </w:rPr>
      </w:pPr>
      <w:r w:rsidRPr="004342C6">
        <w:rPr>
          <w:rFonts w:cs="Arial"/>
        </w:rPr>
        <w:t>The individual user/agent portal user/ assistor portal user attest</w:t>
      </w:r>
      <w:r w:rsidR="00F85401">
        <w:rPr>
          <w:rFonts w:cs="Arial"/>
        </w:rPr>
        <w:t>s</w:t>
      </w:r>
      <w:r w:rsidRPr="004342C6">
        <w:rPr>
          <w:rFonts w:cs="Arial"/>
        </w:rPr>
        <w:t xml:space="preserve"> that the member is </w:t>
      </w:r>
      <w:r w:rsidR="00557EA4">
        <w:rPr>
          <w:rFonts w:cs="Arial"/>
        </w:rPr>
        <w:t xml:space="preserve">NOT </w:t>
      </w:r>
      <w:r w:rsidRPr="004342C6">
        <w:rPr>
          <w:rFonts w:cs="Arial"/>
        </w:rPr>
        <w:t>eligible/enrolled for MEC.</w:t>
      </w:r>
    </w:p>
    <w:p w14:paraId="7758C5EB" w14:textId="23D92E26" w:rsidR="00D94AA6" w:rsidRPr="004342C6" w:rsidRDefault="00D94AA6" w:rsidP="00320B54">
      <w:pPr>
        <w:pStyle w:val="ListParagraph"/>
        <w:numPr>
          <w:ilvl w:val="0"/>
          <w:numId w:val="300"/>
        </w:numPr>
        <w:ind w:left="1260"/>
        <w:contextualSpacing w:val="0"/>
        <w:jc w:val="both"/>
        <w:rPr>
          <w:rFonts w:cs="Arial"/>
        </w:rPr>
      </w:pPr>
      <w:r w:rsidRPr="004342C6">
        <w:rPr>
          <w:rFonts w:cs="Arial"/>
        </w:rPr>
        <w:t>The system initiate</w:t>
      </w:r>
      <w:r w:rsidR="00F85401">
        <w:rPr>
          <w:rFonts w:cs="Arial"/>
        </w:rPr>
        <w:t>d</w:t>
      </w:r>
      <w:r w:rsidRPr="004342C6">
        <w:rPr>
          <w:rFonts w:cs="Arial"/>
        </w:rPr>
        <w:t xml:space="preserve"> a call to Non ESI MEC through Hub and received the response as not eligible for MEC.</w:t>
      </w:r>
    </w:p>
    <w:p w14:paraId="23ADC368" w14:textId="04C67B9D" w:rsidR="00D94AA6" w:rsidRPr="004342C6" w:rsidRDefault="00D94AA6" w:rsidP="00320B54">
      <w:pPr>
        <w:pStyle w:val="ListParagraph"/>
        <w:numPr>
          <w:ilvl w:val="0"/>
          <w:numId w:val="300"/>
        </w:numPr>
        <w:ind w:left="1260"/>
        <w:rPr>
          <w:rFonts w:cs="Arial"/>
        </w:rPr>
      </w:pPr>
      <w:r w:rsidRPr="004342C6">
        <w:rPr>
          <w:rFonts w:cs="Arial"/>
        </w:rPr>
        <w:t>The system identifies the member’s NON ESI MEC coverage is NOT active</w:t>
      </w:r>
      <w:r w:rsidR="00557EA4">
        <w:rPr>
          <w:rFonts w:cs="Arial"/>
        </w:rPr>
        <w:t xml:space="preserve"> </w:t>
      </w:r>
      <w:r w:rsidR="00557EA4">
        <w:t>for Medicaid purpose as per Effective date (based on 23/24 rule)</w:t>
      </w:r>
      <w:r w:rsidRPr="004342C6">
        <w:rPr>
          <w:rFonts w:cs="Arial"/>
        </w:rPr>
        <w:t xml:space="preserve">. </w:t>
      </w:r>
    </w:p>
    <w:p w14:paraId="5C2E2A25" w14:textId="4291FF9D" w:rsidR="00D94AA6" w:rsidRPr="004342C6" w:rsidRDefault="00D94AA6" w:rsidP="00320B54">
      <w:pPr>
        <w:pStyle w:val="ListParagraph"/>
        <w:numPr>
          <w:ilvl w:val="0"/>
          <w:numId w:val="300"/>
        </w:numPr>
        <w:ind w:left="1260"/>
        <w:rPr>
          <w:rFonts w:cs="Arial"/>
        </w:rPr>
      </w:pPr>
      <w:r w:rsidRPr="004342C6">
        <w:rPr>
          <w:rFonts w:cs="Arial"/>
        </w:rPr>
        <w:t>Member is considered NOT enrolled in MEC coverage</w:t>
      </w:r>
      <w:r w:rsidR="00D30C39" w:rsidRPr="004342C6">
        <w:rPr>
          <w:rFonts w:cs="Arial"/>
        </w:rPr>
        <w:t>.</w:t>
      </w:r>
    </w:p>
    <w:p w14:paraId="5A799B4E" w14:textId="77777777" w:rsidR="00D94AA6" w:rsidRPr="004342C6" w:rsidRDefault="00D94AA6" w:rsidP="00D94AA6">
      <w:pPr>
        <w:pStyle w:val="ListParagraph"/>
        <w:ind w:left="1530"/>
        <w:rPr>
          <w:rFonts w:cs="Arial"/>
        </w:rPr>
      </w:pPr>
    </w:p>
    <w:p w14:paraId="1A26DADD" w14:textId="7655A71F" w:rsidR="00D94AA6" w:rsidRPr="004342C6" w:rsidRDefault="00D94AA6" w:rsidP="00D94AA6">
      <w:pPr>
        <w:pStyle w:val="Heading3"/>
        <w:numPr>
          <w:ilvl w:val="3"/>
          <w:numId w:val="13"/>
        </w:numPr>
        <w:tabs>
          <w:tab w:val="left" w:pos="1890"/>
        </w:tabs>
        <w:rPr>
          <w:rFonts w:ascii="Arial" w:hAnsi="Arial" w:cs="Arial"/>
        </w:rPr>
      </w:pPr>
      <w:bookmarkStart w:id="279" w:name="_Toc94634467"/>
      <w:r w:rsidRPr="004342C6">
        <w:rPr>
          <w:rFonts w:ascii="Arial" w:hAnsi="Arial" w:cs="Arial"/>
        </w:rPr>
        <w:t>Alternate Flow-4</w:t>
      </w:r>
      <w:bookmarkEnd w:id="279"/>
    </w:p>
    <w:p w14:paraId="5FA70BED" w14:textId="7AB87C76" w:rsidR="00D94AA6" w:rsidRPr="004342C6" w:rsidRDefault="00D94AA6" w:rsidP="00320B54">
      <w:pPr>
        <w:pStyle w:val="ListParagraph"/>
        <w:numPr>
          <w:ilvl w:val="0"/>
          <w:numId w:val="301"/>
        </w:numPr>
        <w:ind w:left="1260"/>
        <w:rPr>
          <w:rFonts w:cs="Arial"/>
        </w:rPr>
      </w:pPr>
      <w:r w:rsidRPr="004342C6">
        <w:rPr>
          <w:rFonts w:cs="Arial"/>
        </w:rPr>
        <w:t xml:space="preserve">Precondition 6.7.5.1 </w:t>
      </w:r>
      <w:r w:rsidR="00F85401">
        <w:rPr>
          <w:rFonts w:cs="Arial"/>
        </w:rPr>
        <w:t>applies.</w:t>
      </w:r>
    </w:p>
    <w:p w14:paraId="2681736B" w14:textId="128BC5B6" w:rsidR="00D94AA6" w:rsidRPr="004342C6" w:rsidRDefault="00D94AA6" w:rsidP="00320B54">
      <w:pPr>
        <w:pStyle w:val="ListParagraph"/>
        <w:numPr>
          <w:ilvl w:val="0"/>
          <w:numId w:val="301"/>
        </w:numPr>
        <w:ind w:left="1260"/>
        <w:contextualSpacing w:val="0"/>
        <w:jc w:val="both"/>
        <w:rPr>
          <w:rFonts w:cs="Arial"/>
        </w:rPr>
      </w:pPr>
      <w:r w:rsidRPr="004342C6">
        <w:rPr>
          <w:rFonts w:cs="Arial"/>
        </w:rPr>
        <w:t>The individual user/agent portal user/ assistor portal user attest</w:t>
      </w:r>
      <w:r w:rsidR="00F85401">
        <w:rPr>
          <w:rFonts w:cs="Arial"/>
        </w:rPr>
        <w:t>s</w:t>
      </w:r>
      <w:r w:rsidRPr="004342C6">
        <w:rPr>
          <w:rFonts w:cs="Arial"/>
        </w:rPr>
        <w:t xml:space="preserve"> that the member is NOT eligible/enrolled for MEC.</w:t>
      </w:r>
    </w:p>
    <w:p w14:paraId="4F358E10" w14:textId="2626545A" w:rsidR="00D94AA6" w:rsidRPr="004342C6" w:rsidRDefault="00D94AA6" w:rsidP="00320B54">
      <w:pPr>
        <w:pStyle w:val="ListParagraph"/>
        <w:numPr>
          <w:ilvl w:val="0"/>
          <w:numId w:val="301"/>
        </w:numPr>
        <w:ind w:left="1260"/>
        <w:contextualSpacing w:val="0"/>
        <w:jc w:val="both"/>
        <w:rPr>
          <w:rFonts w:cs="Arial"/>
        </w:rPr>
      </w:pPr>
      <w:r w:rsidRPr="004342C6">
        <w:rPr>
          <w:rFonts w:cs="Arial"/>
        </w:rPr>
        <w:t>The system initiate</w:t>
      </w:r>
      <w:r w:rsidR="00F85401">
        <w:rPr>
          <w:rFonts w:cs="Arial"/>
        </w:rPr>
        <w:t>d</w:t>
      </w:r>
      <w:r w:rsidRPr="004342C6">
        <w:rPr>
          <w:rFonts w:cs="Arial"/>
        </w:rPr>
        <w:t xml:space="preserve"> a call to Non ESI MEC through Hub and received the response as eligible for MEC.</w:t>
      </w:r>
    </w:p>
    <w:p w14:paraId="5497CC82" w14:textId="2859BB2E" w:rsidR="00D94AA6" w:rsidRPr="004342C6" w:rsidRDefault="00D94AA6" w:rsidP="00320B54">
      <w:pPr>
        <w:pStyle w:val="ListParagraph"/>
        <w:numPr>
          <w:ilvl w:val="0"/>
          <w:numId w:val="301"/>
        </w:numPr>
        <w:ind w:left="1260"/>
        <w:contextualSpacing w:val="0"/>
        <w:jc w:val="both"/>
        <w:rPr>
          <w:rFonts w:cs="Arial"/>
        </w:rPr>
      </w:pPr>
      <w:r w:rsidRPr="004342C6">
        <w:rPr>
          <w:rFonts w:cs="Arial"/>
        </w:rPr>
        <w:lastRenderedPageBreak/>
        <w:t>The system identifies the member’s NON ESI MEC coverage is active</w:t>
      </w:r>
      <w:r w:rsidR="00557EA4" w:rsidRPr="00557EA4">
        <w:t xml:space="preserve"> </w:t>
      </w:r>
      <w:r w:rsidR="00557EA4">
        <w:t>for Medicaid purpose as per Effective date (based on 23/24 rule)</w:t>
      </w:r>
      <w:r w:rsidRPr="004342C6">
        <w:rPr>
          <w:rFonts w:cs="Arial"/>
        </w:rPr>
        <w:t xml:space="preserve">. </w:t>
      </w:r>
    </w:p>
    <w:p w14:paraId="5E8D891E" w14:textId="7F9D2E40" w:rsidR="00D94AA6" w:rsidRPr="004342C6" w:rsidRDefault="00D94AA6" w:rsidP="00320B54">
      <w:pPr>
        <w:pStyle w:val="ListParagraph"/>
        <w:numPr>
          <w:ilvl w:val="0"/>
          <w:numId w:val="301"/>
        </w:numPr>
        <w:ind w:left="1260"/>
        <w:contextualSpacing w:val="0"/>
        <w:jc w:val="both"/>
        <w:rPr>
          <w:rFonts w:cs="Arial"/>
        </w:rPr>
      </w:pPr>
      <w:r w:rsidRPr="004342C6">
        <w:rPr>
          <w:rFonts w:cs="Arial"/>
        </w:rPr>
        <w:t>Member is considered enrolled in MEC coverage based on Non ESI MEC response.</w:t>
      </w:r>
    </w:p>
    <w:p w14:paraId="09CB006B" w14:textId="235E3773" w:rsidR="000670F2" w:rsidRPr="004342C6" w:rsidRDefault="000670F2" w:rsidP="000670F2">
      <w:pPr>
        <w:rPr>
          <w:rFonts w:cs="Arial"/>
        </w:rPr>
      </w:pPr>
    </w:p>
    <w:p w14:paraId="7081F185" w14:textId="441B64BE" w:rsidR="00D94AA6" w:rsidRPr="004342C6" w:rsidRDefault="00D94AA6" w:rsidP="000670F2">
      <w:pPr>
        <w:rPr>
          <w:rFonts w:cs="Arial"/>
        </w:rPr>
      </w:pPr>
    </w:p>
    <w:p w14:paraId="6739DA68" w14:textId="5DA31B4C" w:rsidR="00D94AA6" w:rsidRPr="004342C6" w:rsidRDefault="00D94AA6" w:rsidP="00D94AA6">
      <w:pPr>
        <w:pStyle w:val="Heading3"/>
        <w:numPr>
          <w:ilvl w:val="3"/>
          <w:numId w:val="13"/>
        </w:numPr>
        <w:tabs>
          <w:tab w:val="left" w:pos="1890"/>
        </w:tabs>
        <w:rPr>
          <w:rFonts w:ascii="Arial" w:hAnsi="Arial" w:cs="Arial"/>
        </w:rPr>
      </w:pPr>
      <w:bookmarkStart w:id="280" w:name="_Toc94634468"/>
      <w:r w:rsidRPr="004342C6">
        <w:rPr>
          <w:rFonts w:ascii="Arial" w:hAnsi="Arial" w:cs="Arial"/>
        </w:rPr>
        <w:t>Alternate Flow-5</w:t>
      </w:r>
      <w:bookmarkEnd w:id="280"/>
    </w:p>
    <w:p w14:paraId="5E6D812C" w14:textId="77777777" w:rsidR="00557EA4" w:rsidRPr="00730FB1" w:rsidRDefault="00557EA4" w:rsidP="00320B54">
      <w:pPr>
        <w:pStyle w:val="ListParagraph"/>
        <w:numPr>
          <w:ilvl w:val="0"/>
          <w:numId w:val="405"/>
        </w:numPr>
        <w:ind w:left="1080"/>
        <w:contextualSpacing w:val="0"/>
        <w:jc w:val="both"/>
      </w:pPr>
      <w:r>
        <w:t>The system runs the batch job on 24</w:t>
      </w:r>
      <w:r w:rsidRPr="00DC3AD6">
        <w:rPr>
          <w:vertAlign w:val="superscript"/>
        </w:rPr>
        <w:t>th</w:t>
      </w:r>
      <w:r>
        <w:t xml:space="preserve"> of nth month to pick up applications </w:t>
      </w:r>
      <w:r w:rsidRPr="004F62D7">
        <w:rPr>
          <w:lang w:eastAsia="ar-SA"/>
        </w:rPr>
        <w:t xml:space="preserve">where there is at least one member which fulfills </w:t>
      </w:r>
      <w:r>
        <w:rPr>
          <w:lang w:eastAsia="ar-SA"/>
        </w:rPr>
        <w:t>any of</w:t>
      </w:r>
      <w:r w:rsidRPr="004F62D7">
        <w:rPr>
          <w:lang w:eastAsia="ar-SA"/>
        </w:rPr>
        <w:t xml:space="preserve"> the below criteria in the</w:t>
      </w:r>
      <w:r>
        <w:rPr>
          <w:lang w:eastAsia="ar-SA"/>
        </w:rPr>
        <w:t xml:space="preserve"> latest</w:t>
      </w:r>
      <w:r w:rsidRPr="004F62D7">
        <w:rPr>
          <w:lang w:eastAsia="ar-SA"/>
        </w:rPr>
        <w:t xml:space="preserve"> year eligibility:</w:t>
      </w:r>
    </w:p>
    <w:p w14:paraId="2A016478" w14:textId="77777777" w:rsidR="00557EA4" w:rsidRPr="00730FB1" w:rsidRDefault="00557EA4" w:rsidP="00320B54">
      <w:pPr>
        <w:pStyle w:val="ListParagraph"/>
        <w:numPr>
          <w:ilvl w:val="1"/>
          <w:numId w:val="401"/>
        </w:numPr>
        <w:ind w:left="1710" w:hanging="270"/>
        <w:contextualSpacing w:val="0"/>
        <w:jc w:val="both"/>
      </w:pPr>
      <w:r w:rsidRPr="00730FB1">
        <w:t xml:space="preserve">Member’s </w:t>
      </w:r>
      <w:r w:rsidRPr="00D6788B">
        <w:t xml:space="preserve">ESI health insurance </w:t>
      </w:r>
      <w:r>
        <w:t xml:space="preserve">coverage </w:t>
      </w:r>
      <w:r w:rsidRPr="00D6788B">
        <w:t>is Active</w:t>
      </w:r>
      <w:r w:rsidRPr="00730FB1">
        <w:t xml:space="preserve"> i.e. </w:t>
      </w:r>
      <w:r>
        <w:t>E</w:t>
      </w:r>
      <w:r w:rsidRPr="00D6788B">
        <w:t>ffective date</w:t>
      </w:r>
      <w:r>
        <w:t xml:space="preserve"> (based on 23/24 rule)</w:t>
      </w:r>
      <w:r w:rsidRPr="00730FB1">
        <w:t xml:space="preserve"> is in between the ESI Health insurance coverage start date and ESI Health insurance Coverage end date (Inclusive of both dates)</w:t>
      </w:r>
      <w:r>
        <w:t>.</w:t>
      </w:r>
    </w:p>
    <w:p w14:paraId="127824F1" w14:textId="77777777" w:rsidR="00557EA4" w:rsidRPr="00730FB1" w:rsidRDefault="00557EA4" w:rsidP="00557EA4">
      <w:pPr>
        <w:ind w:left="1980" w:hanging="270"/>
        <w:jc w:val="both"/>
      </w:pPr>
      <w:r w:rsidRPr="00730FB1">
        <w:t>OR</w:t>
      </w:r>
    </w:p>
    <w:p w14:paraId="262DE0C2" w14:textId="77777777" w:rsidR="00557EA4" w:rsidRPr="00730FB1" w:rsidRDefault="00557EA4" w:rsidP="00320B54">
      <w:pPr>
        <w:pStyle w:val="ListParagraph"/>
        <w:numPr>
          <w:ilvl w:val="1"/>
          <w:numId w:val="401"/>
        </w:numPr>
        <w:ind w:left="1710" w:hanging="270"/>
        <w:contextualSpacing w:val="0"/>
        <w:jc w:val="both"/>
      </w:pPr>
      <w:r>
        <w:t xml:space="preserve">Members NON ESI Health insurance coverage is active i.e. Effective date (based on 23/24 rule) </w:t>
      </w:r>
      <w:r w:rsidRPr="00730FB1">
        <w:t>is in between the Non ESI Health insurance coverage start date and Non</w:t>
      </w:r>
      <w:r>
        <w:t>-</w:t>
      </w:r>
      <w:r w:rsidRPr="00730FB1">
        <w:t>ESI Health insurance Coverage end date (Inclusive of both dates)</w:t>
      </w:r>
      <w:r>
        <w:t>.</w:t>
      </w:r>
    </w:p>
    <w:p w14:paraId="69F49660" w14:textId="77777777" w:rsidR="00D94AA6" w:rsidRPr="004342C6" w:rsidRDefault="00D94AA6" w:rsidP="000670F2">
      <w:pPr>
        <w:rPr>
          <w:rFonts w:cs="Arial"/>
        </w:rPr>
      </w:pPr>
    </w:p>
    <w:p w14:paraId="6FA2300C" w14:textId="3A76E1E7" w:rsidR="00557EA4" w:rsidRPr="004342C6" w:rsidRDefault="00557EA4" w:rsidP="00557EA4">
      <w:pPr>
        <w:pStyle w:val="Heading3"/>
        <w:numPr>
          <w:ilvl w:val="3"/>
          <w:numId w:val="13"/>
        </w:numPr>
        <w:tabs>
          <w:tab w:val="left" w:pos="1890"/>
        </w:tabs>
        <w:rPr>
          <w:rFonts w:ascii="Arial" w:hAnsi="Arial" w:cs="Arial"/>
        </w:rPr>
      </w:pPr>
      <w:bookmarkStart w:id="281" w:name="_Toc94634469"/>
      <w:r w:rsidRPr="004342C6">
        <w:rPr>
          <w:rFonts w:ascii="Arial" w:hAnsi="Arial" w:cs="Arial"/>
        </w:rPr>
        <w:t>Alternate Flow-</w:t>
      </w:r>
      <w:r w:rsidR="00CD38AD">
        <w:rPr>
          <w:rFonts w:ascii="Arial" w:hAnsi="Arial" w:cs="Arial"/>
        </w:rPr>
        <w:t>6</w:t>
      </w:r>
      <w:bookmarkEnd w:id="281"/>
    </w:p>
    <w:p w14:paraId="12100EA6" w14:textId="77777777" w:rsidR="00557EA4" w:rsidRPr="00730FB1" w:rsidRDefault="00557EA4" w:rsidP="00320B54">
      <w:pPr>
        <w:pStyle w:val="ListParagraph"/>
        <w:numPr>
          <w:ilvl w:val="0"/>
          <w:numId w:val="406"/>
        </w:numPr>
        <w:contextualSpacing w:val="0"/>
        <w:jc w:val="both"/>
      </w:pPr>
      <w:r>
        <w:t>The system runs the batch job on 24</w:t>
      </w:r>
      <w:r w:rsidRPr="00DC3AD6">
        <w:rPr>
          <w:vertAlign w:val="superscript"/>
        </w:rPr>
        <w:t>th</w:t>
      </w:r>
      <w:r>
        <w:t xml:space="preserve"> of nth month to pick up applications </w:t>
      </w:r>
      <w:r w:rsidRPr="004F62D7">
        <w:rPr>
          <w:lang w:eastAsia="ar-SA"/>
        </w:rPr>
        <w:t xml:space="preserve">where there is at least one member which fulfills </w:t>
      </w:r>
      <w:r>
        <w:rPr>
          <w:lang w:eastAsia="ar-SA"/>
        </w:rPr>
        <w:t xml:space="preserve">any of </w:t>
      </w:r>
      <w:r w:rsidRPr="004F62D7">
        <w:rPr>
          <w:lang w:eastAsia="ar-SA"/>
        </w:rPr>
        <w:t xml:space="preserve">the below criteria in the </w:t>
      </w:r>
      <w:r>
        <w:rPr>
          <w:lang w:eastAsia="ar-SA"/>
        </w:rPr>
        <w:t>latest</w:t>
      </w:r>
      <w:r w:rsidRPr="004F62D7">
        <w:rPr>
          <w:lang w:eastAsia="ar-SA"/>
        </w:rPr>
        <w:t xml:space="preserve"> year eligibility:</w:t>
      </w:r>
    </w:p>
    <w:p w14:paraId="0D0EA956" w14:textId="77777777" w:rsidR="00557EA4" w:rsidRPr="00730FB1" w:rsidRDefault="00557EA4" w:rsidP="00320B54">
      <w:pPr>
        <w:pStyle w:val="ListParagraph"/>
        <w:numPr>
          <w:ilvl w:val="1"/>
          <w:numId w:val="401"/>
        </w:numPr>
        <w:ind w:left="1978" w:hanging="270"/>
        <w:contextualSpacing w:val="0"/>
        <w:jc w:val="both"/>
      </w:pPr>
      <w:r w:rsidRPr="00730FB1">
        <w:t xml:space="preserve">Member’s </w:t>
      </w:r>
      <w:r w:rsidRPr="00D6788B">
        <w:t xml:space="preserve">ESI health insurance </w:t>
      </w:r>
      <w:r>
        <w:t xml:space="preserve">coverage </w:t>
      </w:r>
      <w:r w:rsidRPr="00D6788B">
        <w:t xml:space="preserve">is </w:t>
      </w:r>
      <w:r>
        <w:t xml:space="preserve">NOT </w:t>
      </w:r>
      <w:r w:rsidRPr="00D6788B">
        <w:t>Active</w:t>
      </w:r>
      <w:r w:rsidRPr="00730FB1">
        <w:t xml:space="preserve"> i.e. </w:t>
      </w:r>
      <w:r>
        <w:t>E</w:t>
      </w:r>
      <w:r w:rsidRPr="00D6788B">
        <w:t>ffective date</w:t>
      </w:r>
      <w:r>
        <w:t xml:space="preserve"> (based on 23/24 rules)</w:t>
      </w:r>
      <w:r w:rsidRPr="00730FB1">
        <w:t xml:space="preserve"> is </w:t>
      </w:r>
      <w:r>
        <w:t xml:space="preserve">NOT </w:t>
      </w:r>
      <w:r w:rsidRPr="00730FB1">
        <w:t>in between the ESI Health insurance coverage start date and ESI Health insurance Coverage end date (Inclusive of both dates)</w:t>
      </w:r>
      <w:r>
        <w:t>.</w:t>
      </w:r>
    </w:p>
    <w:p w14:paraId="0682F01C" w14:textId="77777777" w:rsidR="00557EA4" w:rsidRPr="00730FB1" w:rsidRDefault="00557EA4" w:rsidP="00557EA4">
      <w:pPr>
        <w:ind w:left="2248" w:hanging="270"/>
        <w:jc w:val="both"/>
      </w:pPr>
      <w:r w:rsidRPr="00730FB1">
        <w:t>OR</w:t>
      </w:r>
    </w:p>
    <w:p w14:paraId="6842078F" w14:textId="77777777" w:rsidR="00557EA4" w:rsidRDefault="00557EA4" w:rsidP="00320B54">
      <w:pPr>
        <w:pStyle w:val="ListParagraph"/>
        <w:numPr>
          <w:ilvl w:val="1"/>
          <w:numId w:val="401"/>
        </w:numPr>
        <w:ind w:left="1978" w:hanging="270"/>
        <w:contextualSpacing w:val="0"/>
        <w:jc w:val="both"/>
      </w:pPr>
      <w:r>
        <w:t xml:space="preserve">Members NON ESI Health insurance coverage is NOT active i.e. Effective date (based on 23/24 rule) </w:t>
      </w:r>
      <w:r w:rsidRPr="00730FB1">
        <w:t>is</w:t>
      </w:r>
      <w:r>
        <w:t xml:space="preserve"> NOT</w:t>
      </w:r>
      <w:r w:rsidRPr="00730FB1">
        <w:t xml:space="preserve"> in between the Non ESI Health insurance coverage start date and Non</w:t>
      </w:r>
      <w:r>
        <w:t>-</w:t>
      </w:r>
      <w:r w:rsidRPr="00730FB1">
        <w:t>ESI Health insurance Coverage end date (Inclusive of both dates</w:t>
      </w:r>
      <w:r>
        <w:t>).</w:t>
      </w:r>
    </w:p>
    <w:p w14:paraId="4BDBABF0" w14:textId="77777777" w:rsidR="000670F2" w:rsidRPr="004342C6" w:rsidRDefault="000670F2" w:rsidP="000670F2">
      <w:pPr>
        <w:rPr>
          <w:rFonts w:cs="Arial"/>
        </w:rPr>
      </w:pPr>
    </w:p>
    <w:p w14:paraId="455FF054" w14:textId="77777777" w:rsidR="000670F2" w:rsidRPr="004342C6" w:rsidRDefault="000670F2" w:rsidP="000670F2">
      <w:pPr>
        <w:pStyle w:val="Heading3"/>
        <w:numPr>
          <w:ilvl w:val="2"/>
          <w:numId w:val="13"/>
        </w:numPr>
        <w:rPr>
          <w:rFonts w:ascii="Arial" w:hAnsi="Arial" w:cs="Arial"/>
        </w:rPr>
      </w:pPr>
      <w:bookmarkStart w:id="282" w:name="_Toc94634470"/>
      <w:r w:rsidRPr="004342C6">
        <w:rPr>
          <w:rFonts w:ascii="Arial" w:hAnsi="Arial" w:cs="Arial"/>
        </w:rPr>
        <w:t>User Pages and Input</w:t>
      </w:r>
      <w:bookmarkEnd w:id="282"/>
    </w:p>
    <w:p w14:paraId="0C938DB3"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13AFD4F0" w14:textId="77777777" w:rsidR="000670F2" w:rsidRPr="004342C6" w:rsidRDefault="000670F2" w:rsidP="000670F2">
      <w:pPr>
        <w:pStyle w:val="Heading3"/>
        <w:numPr>
          <w:ilvl w:val="2"/>
          <w:numId w:val="13"/>
        </w:numPr>
        <w:rPr>
          <w:rFonts w:ascii="Arial" w:hAnsi="Arial" w:cs="Arial"/>
        </w:rPr>
      </w:pPr>
      <w:bookmarkStart w:id="283" w:name="_Toc94634471"/>
      <w:r w:rsidRPr="004342C6">
        <w:rPr>
          <w:rFonts w:ascii="Arial" w:hAnsi="Arial" w:cs="Arial"/>
        </w:rPr>
        <w:t>Functional Requirement(s)</w:t>
      </w:r>
      <w:bookmarkEnd w:id="283"/>
    </w:p>
    <w:p w14:paraId="62959A8E" w14:textId="220DF254" w:rsidR="00F11C9F" w:rsidRPr="004342C6" w:rsidRDefault="00F11C9F" w:rsidP="00D30C39">
      <w:pPr>
        <w:pStyle w:val="Caption"/>
        <w:keepNext/>
        <w:jc w:val="center"/>
        <w:rPr>
          <w:rFonts w:cs="Arial"/>
        </w:rPr>
      </w:pPr>
      <w:bookmarkStart w:id="284" w:name="_Toc94635005"/>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9</w:t>
      </w:r>
      <w:r w:rsidR="006F59E4" w:rsidRPr="004342C6">
        <w:rPr>
          <w:rFonts w:cs="Arial"/>
          <w:noProof/>
        </w:rPr>
        <w:fldChar w:fldCharType="end"/>
      </w:r>
      <w:r w:rsidRPr="004342C6">
        <w:rPr>
          <w:rFonts w:cs="Arial"/>
        </w:rPr>
        <w:t xml:space="preserve"> Functional Requirments-UC-07</w:t>
      </w:r>
      <w:bookmarkEnd w:id="284"/>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2610"/>
        <w:gridCol w:w="6660"/>
      </w:tblGrid>
      <w:tr w:rsidR="000670F2" w:rsidRPr="004342C6" w14:paraId="192D298D" w14:textId="77777777" w:rsidTr="00557EA4">
        <w:trPr>
          <w:trHeight w:val="300"/>
          <w:tblHeader/>
        </w:trPr>
        <w:tc>
          <w:tcPr>
            <w:tcW w:w="2610" w:type="dxa"/>
            <w:shd w:val="clear" w:color="auto" w:fill="4C8B3F" w:themeFill="background2"/>
            <w:vAlign w:val="center"/>
            <w:hideMark/>
          </w:tcPr>
          <w:p w14:paraId="241D72E4"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660" w:type="dxa"/>
            <w:shd w:val="clear" w:color="auto" w:fill="4C8B3F" w:themeFill="background2"/>
            <w:vAlign w:val="center"/>
            <w:hideMark/>
          </w:tcPr>
          <w:p w14:paraId="18CD5B1D"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CF617F" w:rsidRPr="004342C6" w14:paraId="0C799023" w14:textId="77777777" w:rsidTr="00557EA4">
        <w:trPr>
          <w:trHeight w:val="314"/>
        </w:trPr>
        <w:tc>
          <w:tcPr>
            <w:tcW w:w="2610" w:type="dxa"/>
            <w:shd w:val="clear" w:color="000000" w:fill="FFFFFF"/>
          </w:tcPr>
          <w:p w14:paraId="749FBAAB" w14:textId="584D3EDA" w:rsidR="00CF617F" w:rsidRPr="004342C6" w:rsidRDefault="00CF617F" w:rsidP="00CF617F">
            <w:pPr>
              <w:contextualSpacing w:val="0"/>
              <w:jc w:val="center"/>
              <w:rPr>
                <w:rFonts w:eastAsia="Times New Roman" w:cs="Arial"/>
                <w:color w:val="000000"/>
              </w:rPr>
            </w:pPr>
            <w:bookmarkStart w:id="285" w:name="MECFR"/>
            <w:r w:rsidRPr="004342C6">
              <w:rPr>
                <w:rFonts w:eastAsia="Times New Roman" w:cs="Arial"/>
                <w:color w:val="000000"/>
              </w:rPr>
              <w:t>MHPD.FR.07.001</w:t>
            </w:r>
            <w:bookmarkEnd w:id="285"/>
          </w:p>
        </w:tc>
        <w:tc>
          <w:tcPr>
            <w:tcW w:w="6660" w:type="dxa"/>
            <w:shd w:val="clear" w:color="000000" w:fill="FFFFFF"/>
            <w:vAlign w:val="center"/>
          </w:tcPr>
          <w:p w14:paraId="3A30DA42" w14:textId="4D6D3148" w:rsidR="00CF617F" w:rsidRPr="004342C6" w:rsidRDefault="00CF617F" w:rsidP="00CF617F">
            <w:pPr>
              <w:rPr>
                <w:rFonts w:cs="Arial"/>
              </w:rPr>
            </w:pPr>
            <w:r w:rsidRPr="004342C6">
              <w:rPr>
                <w:rFonts w:cs="Arial"/>
              </w:rPr>
              <w:t>The system</w:t>
            </w:r>
            <w:r w:rsidR="00E45934" w:rsidRPr="004342C6">
              <w:rPr>
                <w:rFonts w:cs="Arial"/>
              </w:rPr>
              <w:t xml:space="preserve"> shall</w:t>
            </w:r>
            <w:r w:rsidRPr="004342C6">
              <w:rPr>
                <w:rFonts w:cs="Arial"/>
              </w:rPr>
              <w:t xml:space="preserve"> capture the minimum essential coverage details for all the member</w:t>
            </w:r>
            <w:r w:rsidR="00F85401">
              <w:rPr>
                <w:rFonts w:cs="Arial"/>
              </w:rPr>
              <w:t>s</w:t>
            </w:r>
            <w:r w:rsidRPr="004342C6">
              <w:rPr>
                <w:rFonts w:cs="Arial"/>
              </w:rPr>
              <w:t xml:space="preserve"> present in the application.</w:t>
            </w:r>
          </w:p>
          <w:p w14:paraId="38430830" w14:textId="77777777" w:rsidR="004D1DF4" w:rsidRPr="004342C6" w:rsidRDefault="004D1DF4" w:rsidP="00CF617F">
            <w:pPr>
              <w:rPr>
                <w:rFonts w:cs="Arial"/>
              </w:rPr>
            </w:pPr>
          </w:p>
          <w:p w14:paraId="58A3517A" w14:textId="044CFDC7" w:rsidR="004D1DF4" w:rsidRPr="004342C6" w:rsidRDefault="004D1DF4" w:rsidP="00D30C39">
            <w:pPr>
              <w:rPr>
                <w:rFonts w:cs="Arial"/>
              </w:rPr>
            </w:pPr>
            <w:r w:rsidRPr="004342C6">
              <w:rPr>
                <w:rFonts w:cs="Arial"/>
                <w:b/>
                <w:bCs/>
              </w:rPr>
              <w:t>Note</w:t>
            </w:r>
            <w:r w:rsidR="00D30C39" w:rsidRPr="004342C6">
              <w:rPr>
                <w:rFonts w:cs="Arial"/>
              </w:rPr>
              <w:t xml:space="preserve">: </w:t>
            </w:r>
            <w:r w:rsidRPr="004342C6">
              <w:rPr>
                <w:rFonts w:cs="Arial"/>
              </w:rPr>
              <w:t xml:space="preserve">Please refer MEC check status </w:t>
            </w:r>
            <w:hyperlink w:anchor="MECFLOW" w:history="1">
              <w:r w:rsidRPr="004342C6">
                <w:rPr>
                  <w:rStyle w:val="Hyperlink"/>
                  <w:rFonts w:cs="Arial"/>
                </w:rPr>
                <w:t>Flow diagram.</w:t>
              </w:r>
            </w:hyperlink>
          </w:p>
        </w:tc>
      </w:tr>
      <w:tr w:rsidR="00557EA4" w:rsidRPr="004342C6" w14:paraId="05F55981" w14:textId="77777777" w:rsidTr="003C008B">
        <w:trPr>
          <w:trHeight w:val="314"/>
        </w:trPr>
        <w:tc>
          <w:tcPr>
            <w:tcW w:w="2610" w:type="dxa"/>
            <w:shd w:val="clear" w:color="000000" w:fill="FFFFFF"/>
            <w:vAlign w:val="center"/>
          </w:tcPr>
          <w:p w14:paraId="1F0065BB" w14:textId="0E828BFC" w:rsidR="00557EA4" w:rsidRPr="004342C6" w:rsidRDefault="00557EA4" w:rsidP="00557EA4">
            <w:pPr>
              <w:contextualSpacing w:val="0"/>
              <w:jc w:val="center"/>
              <w:rPr>
                <w:rFonts w:eastAsia="Times New Roman" w:cs="Arial"/>
                <w:color w:val="000000"/>
              </w:rPr>
            </w:pPr>
            <w:r>
              <w:rPr>
                <w:color w:val="000000"/>
              </w:rPr>
              <w:t>MEC.PCS.05.00</w:t>
            </w:r>
            <w:r w:rsidRPr="00651128">
              <w:rPr>
                <w:color w:val="000000"/>
              </w:rPr>
              <w:t>1</w:t>
            </w:r>
          </w:p>
        </w:tc>
        <w:tc>
          <w:tcPr>
            <w:tcW w:w="6660" w:type="dxa"/>
            <w:shd w:val="clear" w:color="000000" w:fill="FFFFFF"/>
          </w:tcPr>
          <w:p w14:paraId="4140F26D" w14:textId="77777777" w:rsidR="00557EA4" w:rsidRPr="00730FB1" w:rsidRDefault="00557EA4" w:rsidP="00557EA4">
            <w:pPr>
              <w:jc w:val="both"/>
            </w:pPr>
            <w:r w:rsidRPr="00730FB1">
              <w:t>The system shall consider the member’s self-attested Health insurance as Active for Medicaid</w:t>
            </w:r>
            <w:r>
              <w:t xml:space="preserve"> purpose</w:t>
            </w:r>
            <w:r w:rsidRPr="00730FB1">
              <w:t xml:space="preserve"> when any of the following is true:</w:t>
            </w:r>
          </w:p>
          <w:p w14:paraId="73A11C0E" w14:textId="77777777" w:rsidR="00557EA4" w:rsidRPr="00730FB1" w:rsidRDefault="00557EA4" w:rsidP="00320B54">
            <w:pPr>
              <w:pStyle w:val="ListParagraph"/>
              <w:numPr>
                <w:ilvl w:val="0"/>
                <w:numId w:val="399"/>
              </w:numPr>
              <w:contextualSpacing w:val="0"/>
            </w:pPr>
            <w:r>
              <w:lastRenderedPageBreak/>
              <w:t>Effective date (based on 23/24 rule)</w:t>
            </w:r>
            <w:r w:rsidRPr="00730FB1">
              <w:t xml:space="preserve"> is in between the ESI Health insurance coverage start date and ESI Health insurance Coverage end date (Inclusive of both dates)</w:t>
            </w:r>
          </w:p>
          <w:p w14:paraId="06BE4AD6" w14:textId="77777777" w:rsidR="00557EA4" w:rsidRPr="00730FB1" w:rsidRDefault="00557EA4" w:rsidP="00320B54">
            <w:pPr>
              <w:pStyle w:val="ListParagraph"/>
              <w:numPr>
                <w:ilvl w:val="0"/>
                <w:numId w:val="399"/>
              </w:numPr>
              <w:contextualSpacing w:val="0"/>
            </w:pPr>
            <w:r>
              <w:t>Effective date (based on 23/24 rule)</w:t>
            </w:r>
            <w:r w:rsidRPr="00730FB1">
              <w:t xml:space="preserve"> is in between the Non ESI Health insurance coverage start date and Non ESI Health insurance Coverage end date (Inclusive of both dates)</w:t>
            </w:r>
          </w:p>
          <w:p w14:paraId="4D49B00F" w14:textId="77777777" w:rsidR="00557EA4" w:rsidRPr="00730FB1" w:rsidRDefault="00557EA4" w:rsidP="00557EA4">
            <w:pPr>
              <w:ind w:left="360"/>
              <w:jc w:val="both"/>
              <w:rPr>
                <w:highlight w:val="yellow"/>
              </w:rPr>
            </w:pPr>
          </w:p>
          <w:p w14:paraId="1EF411C2" w14:textId="77777777" w:rsidR="00557EA4" w:rsidRPr="00730FB1" w:rsidRDefault="00557EA4" w:rsidP="00557EA4">
            <w:pPr>
              <w:jc w:val="both"/>
            </w:pPr>
            <w:r w:rsidRPr="00730FB1">
              <w:rPr>
                <w:b/>
              </w:rPr>
              <w:t>Note</w:t>
            </w:r>
            <w:r w:rsidRPr="00730FB1">
              <w:t xml:space="preserve">: </w:t>
            </w:r>
          </w:p>
          <w:p w14:paraId="1459FEF2" w14:textId="77777777" w:rsidR="00557EA4" w:rsidRPr="00730FB1" w:rsidRDefault="00557EA4" w:rsidP="00320B54">
            <w:pPr>
              <w:pStyle w:val="ListParagraph"/>
              <w:numPr>
                <w:ilvl w:val="0"/>
                <w:numId w:val="400"/>
              </w:numPr>
              <w:contextualSpacing w:val="0"/>
              <w:jc w:val="both"/>
            </w:pPr>
            <w:r w:rsidRPr="00730FB1">
              <w:t>The following are considered as other NON-ESI health insurances for Medicaid purpose</w:t>
            </w:r>
            <w:r>
              <w:t xml:space="preserve"> (Self attested or Hub)</w:t>
            </w:r>
            <w:r w:rsidRPr="00730FB1">
              <w:t>.</w:t>
            </w:r>
          </w:p>
          <w:p w14:paraId="5B96379E" w14:textId="77777777" w:rsidR="00557EA4" w:rsidRPr="00730FB1" w:rsidRDefault="00557EA4" w:rsidP="00320B54">
            <w:pPr>
              <w:pStyle w:val="ListParagraph"/>
              <w:numPr>
                <w:ilvl w:val="0"/>
                <w:numId w:val="398"/>
              </w:numPr>
              <w:contextualSpacing w:val="0"/>
            </w:pPr>
            <w:r w:rsidRPr="00730FB1">
              <w:t>Medicare</w:t>
            </w:r>
          </w:p>
          <w:p w14:paraId="2CE0A0F6" w14:textId="77777777" w:rsidR="00557EA4" w:rsidRPr="00730FB1" w:rsidRDefault="00557EA4" w:rsidP="00320B54">
            <w:pPr>
              <w:pStyle w:val="ListParagraph"/>
              <w:numPr>
                <w:ilvl w:val="0"/>
                <w:numId w:val="398"/>
              </w:numPr>
              <w:contextualSpacing w:val="0"/>
            </w:pPr>
            <w:r w:rsidRPr="00730FB1">
              <w:t>Peace Corps Health Benefits</w:t>
            </w:r>
          </w:p>
          <w:p w14:paraId="408BBACF" w14:textId="77777777" w:rsidR="00557EA4" w:rsidRDefault="00557EA4" w:rsidP="00320B54">
            <w:pPr>
              <w:pStyle w:val="ListParagraph"/>
              <w:numPr>
                <w:ilvl w:val="0"/>
                <w:numId w:val="398"/>
              </w:numPr>
              <w:contextualSpacing w:val="0"/>
            </w:pPr>
            <w:r w:rsidRPr="00730FB1">
              <w:t>TRICARE Federal Employees Health Benefit Program</w:t>
            </w:r>
          </w:p>
          <w:p w14:paraId="4B8A6EF1" w14:textId="77777777" w:rsidR="00557EA4" w:rsidRPr="00730FB1" w:rsidRDefault="00557EA4" w:rsidP="00320B54">
            <w:pPr>
              <w:pStyle w:val="ListParagraph"/>
              <w:numPr>
                <w:ilvl w:val="0"/>
                <w:numId w:val="398"/>
              </w:numPr>
              <w:contextualSpacing w:val="0"/>
            </w:pPr>
            <w:r>
              <w:t xml:space="preserve">Veterans </w:t>
            </w:r>
            <w:r w:rsidRPr="00730FB1">
              <w:t>Affairs (VA) Health Program</w:t>
            </w:r>
          </w:p>
          <w:p w14:paraId="18CEE1EE" w14:textId="77777777" w:rsidR="00557EA4" w:rsidRPr="00730FB1" w:rsidRDefault="00557EA4" w:rsidP="00320B54">
            <w:pPr>
              <w:pStyle w:val="ListParagraph"/>
              <w:numPr>
                <w:ilvl w:val="0"/>
                <w:numId w:val="398"/>
              </w:numPr>
              <w:contextualSpacing w:val="0"/>
            </w:pPr>
            <w:r w:rsidRPr="00730FB1">
              <w:t>Other</w:t>
            </w:r>
          </w:p>
          <w:p w14:paraId="53BE1AC9" w14:textId="77777777" w:rsidR="00557EA4" w:rsidRPr="00730FB1" w:rsidRDefault="00557EA4" w:rsidP="00320B54">
            <w:pPr>
              <w:pStyle w:val="ListParagraph"/>
              <w:numPr>
                <w:ilvl w:val="0"/>
                <w:numId w:val="400"/>
              </w:numPr>
              <w:contextualSpacing w:val="0"/>
            </w:pPr>
            <w:r w:rsidRPr="00730FB1">
              <w:t xml:space="preserve">The following are considered as ESI for Medicaid Purpose. </w:t>
            </w:r>
          </w:p>
          <w:p w14:paraId="3F167B1E" w14:textId="77777777" w:rsidR="00557EA4" w:rsidRPr="00730FB1" w:rsidRDefault="00557EA4" w:rsidP="00320B54">
            <w:pPr>
              <w:pStyle w:val="ListParagraph"/>
              <w:numPr>
                <w:ilvl w:val="0"/>
                <w:numId w:val="398"/>
              </w:numPr>
              <w:contextualSpacing w:val="0"/>
            </w:pPr>
            <w:r w:rsidRPr="00730FB1">
              <w:t xml:space="preserve">Cobra </w:t>
            </w:r>
          </w:p>
          <w:p w14:paraId="5C7E0F87" w14:textId="77777777" w:rsidR="00557EA4" w:rsidRPr="00730FB1" w:rsidRDefault="00557EA4" w:rsidP="00320B54">
            <w:pPr>
              <w:pStyle w:val="ListParagraph"/>
              <w:numPr>
                <w:ilvl w:val="0"/>
                <w:numId w:val="398"/>
              </w:numPr>
              <w:contextualSpacing w:val="0"/>
            </w:pPr>
            <w:r w:rsidRPr="00730FB1">
              <w:t>Retiree</w:t>
            </w:r>
            <w:r>
              <w:t xml:space="preserve"> Health Plan</w:t>
            </w:r>
          </w:p>
          <w:p w14:paraId="6B26A1E1" w14:textId="77777777" w:rsidR="00557EA4" w:rsidRPr="00730FB1" w:rsidRDefault="00557EA4" w:rsidP="00320B54">
            <w:pPr>
              <w:pStyle w:val="ListParagraph"/>
              <w:numPr>
                <w:ilvl w:val="0"/>
                <w:numId w:val="398"/>
              </w:numPr>
              <w:contextualSpacing w:val="0"/>
            </w:pPr>
            <w:r>
              <w:t>Current job</w:t>
            </w:r>
          </w:p>
          <w:p w14:paraId="441D2DE6" w14:textId="6FDF3383" w:rsidR="00557EA4" w:rsidRDefault="00557EA4" w:rsidP="00320B54">
            <w:pPr>
              <w:pStyle w:val="ListParagraph"/>
              <w:numPr>
                <w:ilvl w:val="0"/>
                <w:numId w:val="400"/>
              </w:numPr>
              <w:contextualSpacing w:val="0"/>
            </w:pPr>
            <w:r>
              <w:t>Effective Date mentioned above is following the QHP effective Date rules.</w:t>
            </w:r>
          </w:p>
          <w:p w14:paraId="22FF8324" w14:textId="789C0351" w:rsidR="00557EA4" w:rsidRDefault="00557EA4" w:rsidP="00320B54">
            <w:pPr>
              <w:pStyle w:val="ListParagraph"/>
              <w:numPr>
                <w:ilvl w:val="0"/>
                <w:numId w:val="400"/>
              </w:numPr>
            </w:pPr>
            <w:r>
              <w:t xml:space="preserve">This requirement is true for MEC check during program determination. </w:t>
            </w:r>
          </w:p>
          <w:p w14:paraId="5ECA85DC" w14:textId="77777777" w:rsidR="00557EA4" w:rsidRDefault="00557EA4" w:rsidP="00320B54">
            <w:pPr>
              <w:pStyle w:val="ListParagraph"/>
              <w:numPr>
                <w:ilvl w:val="0"/>
                <w:numId w:val="400"/>
              </w:numPr>
            </w:pPr>
            <w:r>
              <w:t>This does not cover factor verification of RRV MEC during PDM, renewals etc. as those are part of separate independent documents.</w:t>
            </w:r>
          </w:p>
          <w:p w14:paraId="6D4B89E0" w14:textId="7439D155" w:rsidR="00557EA4" w:rsidRPr="00557EA4" w:rsidRDefault="00557EA4" w:rsidP="00320B54">
            <w:pPr>
              <w:pStyle w:val="ListParagraph"/>
              <w:numPr>
                <w:ilvl w:val="0"/>
                <w:numId w:val="400"/>
              </w:numPr>
            </w:pPr>
            <w:r w:rsidRPr="00557EA4">
              <w:rPr>
                <w:rFonts w:cs="Arial"/>
                <w:noProof/>
                <w:lang w:eastAsia="en-IN"/>
              </w:rPr>
              <w:t>“I don’t know” as date means Endless coverage.</w:t>
            </w:r>
          </w:p>
        </w:tc>
      </w:tr>
      <w:tr w:rsidR="00CF617F" w:rsidRPr="004342C6" w14:paraId="483E32A5" w14:textId="77777777" w:rsidTr="00557EA4">
        <w:trPr>
          <w:trHeight w:val="314"/>
        </w:trPr>
        <w:tc>
          <w:tcPr>
            <w:tcW w:w="2610" w:type="dxa"/>
            <w:shd w:val="clear" w:color="000000" w:fill="FFFFFF"/>
          </w:tcPr>
          <w:p w14:paraId="7542E71B" w14:textId="010DEEDB" w:rsidR="00CF617F" w:rsidRPr="004342C6" w:rsidRDefault="00CF617F" w:rsidP="00CF617F">
            <w:pPr>
              <w:contextualSpacing w:val="0"/>
              <w:jc w:val="center"/>
              <w:rPr>
                <w:rFonts w:eastAsia="Times New Roman" w:cs="Arial"/>
                <w:color w:val="000000"/>
              </w:rPr>
            </w:pPr>
            <w:r w:rsidRPr="004342C6">
              <w:rPr>
                <w:rFonts w:eastAsia="Times New Roman" w:cs="Arial"/>
                <w:color w:val="000000"/>
              </w:rPr>
              <w:lastRenderedPageBreak/>
              <w:t>MHPD.FR.07.00</w:t>
            </w:r>
            <w:r w:rsidR="0040365B" w:rsidRPr="004342C6">
              <w:rPr>
                <w:rFonts w:eastAsia="Times New Roman" w:cs="Arial"/>
                <w:color w:val="000000"/>
              </w:rPr>
              <w:t>3</w:t>
            </w:r>
          </w:p>
        </w:tc>
        <w:tc>
          <w:tcPr>
            <w:tcW w:w="6660" w:type="dxa"/>
            <w:shd w:val="clear" w:color="000000" w:fill="FFFFFF"/>
            <w:vAlign w:val="center"/>
          </w:tcPr>
          <w:p w14:paraId="3B04E4FD" w14:textId="7152BF67" w:rsidR="00CF617F" w:rsidRPr="004342C6" w:rsidRDefault="00CF617F" w:rsidP="00CF617F">
            <w:pPr>
              <w:rPr>
                <w:rFonts w:cs="Arial"/>
              </w:rPr>
            </w:pPr>
            <w:r w:rsidRPr="004342C6">
              <w:rPr>
                <w:rFonts w:cs="Arial"/>
              </w:rPr>
              <w:t>The system</w:t>
            </w:r>
            <w:r w:rsidR="00E45934" w:rsidRPr="004342C6">
              <w:rPr>
                <w:rFonts w:cs="Arial"/>
              </w:rPr>
              <w:t xml:space="preserve"> shall </w:t>
            </w:r>
            <w:r w:rsidRPr="004342C6">
              <w:rPr>
                <w:rFonts w:cs="Arial"/>
              </w:rPr>
              <w:t>initiate the Non-ESI MEC call during any eligibility determination to check if the member is enrolled in or qualifies for the following Minimum Essential Coverage (MEC) programs until noted otherwise:</w:t>
            </w:r>
          </w:p>
          <w:p w14:paraId="45D18BB0" w14:textId="77777777" w:rsidR="00CF617F" w:rsidRPr="004342C6" w:rsidRDefault="00CF617F" w:rsidP="00CF617F">
            <w:pPr>
              <w:rPr>
                <w:rFonts w:cs="Arial"/>
              </w:rPr>
            </w:pPr>
            <w:r w:rsidRPr="004342C6">
              <w:rPr>
                <w:rFonts w:cs="Arial"/>
              </w:rPr>
              <w:t>i.              Medicare</w:t>
            </w:r>
          </w:p>
          <w:p w14:paraId="12E8A73F" w14:textId="77777777" w:rsidR="00CF617F" w:rsidRPr="004342C6" w:rsidRDefault="00CF617F" w:rsidP="00CF617F">
            <w:pPr>
              <w:rPr>
                <w:rFonts w:cs="Arial"/>
              </w:rPr>
            </w:pPr>
            <w:r w:rsidRPr="004342C6">
              <w:rPr>
                <w:rFonts w:cs="Arial"/>
              </w:rPr>
              <w:t>ii.             Peace Corps Health Benefits</w:t>
            </w:r>
          </w:p>
          <w:p w14:paraId="0264DA3B" w14:textId="77777777" w:rsidR="00CF617F" w:rsidRPr="004342C6" w:rsidRDefault="00CF617F" w:rsidP="00CF617F">
            <w:pPr>
              <w:rPr>
                <w:rFonts w:cs="Arial"/>
              </w:rPr>
            </w:pPr>
            <w:r w:rsidRPr="004342C6">
              <w:rPr>
                <w:rFonts w:cs="Arial"/>
              </w:rPr>
              <w:t>iii.            Veteran Affairs Health Program</w:t>
            </w:r>
          </w:p>
          <w:p w14:paraId="12DAF397" w14:textId="77777777" w:rsidR="00CF617F" w:rsidRPr="004342C6" w:rsidRDefault="00CF617F" w:rsidP="00CF617F">
            <w:pPr>
              <w:pStyle w:val="BodyTextBullet"/>
              <w:numPr>
                <w:ilvl w:val="0"/>
                <w:numId w:val="0"/>
              </w:numPr>
              <w:rPr>
                <w:rFonts w:cs="Arial"/>
              </w:rPr>
            </w:pPr>
            <w:r w:rsidRPr="004342C6">
              <w:rPr>
                <w:rFonts w:cs="Arial"/>
              </w:rPr>
              <w:t>iv.           TRICARE Federal Employee Health Benefit Program</w:t>
            </w:r>
          </w:p>
          <w:p w14:paraId="24A0289D" w14:textId="77777777" w:rsidR="00D55DED" w:rsidRPr="004342C6" w:rsidRDefault="00D55DED" w:rsidP="00CF617F">
            <w:pPr>
              <w:pStyle w:val="BodyTextBullet"/>
              <w:numPr>
                <w:ilvl w:val="0"/>
                <w:numId w:val="0"/>
              </w:numPr>
              <w:rPr>
                <w:rFonts w:cs="Arial"/>
                <w:lang w:eastAsia="en-IN"/>
              </w:rPr>
            </w:pPr>
          </w:p>
          <w:p w14:paraId="4E1875BB" w14:textId="59CDCE68" w:rsidR="00D55DED" w:rsidRPr="004342C6" w:rsidRDefault="00D55DED" w:rsidP="00D55DED">
            <w:pPr>
              <w:rPr>
                <w:rFonts w:cs="Arial"/>
                <w:lang w:eastAsia="en-IN"/>
              </w:rPr>
            </w:pPr>
            <w:r w:rsidRPr="00F85401">
              <w:rPr>
                <w:rFonts w:cs="Arial"/>
                <w:b/>
                <w:bCs/>
                <w:lang w:eastAsia="en-IN"/>
              </w:rPr>
              <w:t>Note</w:t>
            </w:r>
            <w:r w:rsidRPr="004342C6">
              <w:rPr>
                <w:rFonts w:cs="Arial"/>
                <w:lang w:eastAsia="en-IN"/>
              </w:rPr>
              <w:t xml:space="preserve">: The following code are consumed from non ESI MEC response </w:t>
            </w:r>
          </w:p>
          <w:p w14:paraId="1B6971E5" w14:textId="11BD552B" w:rsidR="00D55DED" w:rsidRPr="004342C6" w:rsidRDefault="00D55DED" w:rsidP="00F725DA">
            <w:pPr>
              <w:pStyle w:val="ListParagraph"/>
              <w:numPr>
                <w:ilvl w:val="0"/>
                <w:numId w:val="151"/>
              </w:numPr>
              <w:rPr>
                <w:rFonts w:cs="Arial"/>
                <w:lang w:eastAsia="en-IN"/>
              </w:rPr>
            </w:pPr>
            <w:r w:rsidRPr="004342C6">
              <w:rPr>
                <w:rFonts w:cs="Arial"/>
                <w:lang w:eastAsia="en-IN"/>
              </w:rPr>
              <w:t>Medicare</w:t>
            </w:r>
            <w:r w:rsidR="008910F0">
              <w:rPr>
                <w:rFonts w:cs="Arial"/>
                <w:lang w:eastAsia="en-IN"/>
              </w:rPr>
              <w:t>-&gt;</w:t>
            </w:r>
            <w:r w:rsidRPr="004342C6">
              <w:rPr>
                <w:rFonts w:cs="Arial"/>
                <w:lang w:eastAsia="en-IN"/>
              </w:rPr>
              <w:t>MEDI</w:t>
            </w:r>
          </w:p>
          <w:p w14:paraId="37433004" w14:textId="6DFC539F" w:rsidR="00D55DED" w:rsidRPr="004342C6" w:rsidRDefault="00D55DED" w:rsidP="00F725DA">
            <w:pPr>
              <w:pStyle w:val="ListParagraph"/>
              <w:numPr>
                <w:ilvl w:val="0"/>
                <w:numId w:val="151"/>
              </w:numPr>
              <w:rPr>
                <w:rFonts w:cs="Arial"/>
                <w:lang w:eastAsia="en-IN"/>
              </w:rPr>
            </w:pPr>
            <w:r w:rsidRPr="004342C6">
              <w:rPr>
                <w:rFonts w:cs="Arial"/>
                <w:lang w:eastAsia="en-IN"/>
              </w:rPr>
              <w:t>VH</w:t>
            </w:r>
            <w:r w:rsidR="008910F0">
              <w:rPr>
                <w:rFonts w:cs="Arial"/>
                <w:lang w:eastAsia="en-IN"/>
              </w:rPr>
              <w:t>A-&gt;</w:t>
            </w:r>
            <w:r w:rsidRPr="004342C6">
              <w:rPr>
                <w:rFonts w:cs="Arial"/>
                <w:lang w:eastAsia="en-IN"/>
              </w:rPr>
              <w:t>VHAC</w:t>
            </w:r>
          </w:p>
          <w:p w14:paraId="2795CA6B" w14:textId="1DB4FD8F" w:rsidR="00D55DED" w:rsidRPr="004342C6" w:rsidRDefault="00D55DED" w:rsidP="00F725DA">
            <w:pPr>
              <w:pStyle w:val="ListParagraph"/>
              <w:numPr>
                <w:ilvl w:val="0"/>
                <w:numId w:val="151"/>
              </w:numPr>
              <w:rPr>
                <w:rFonts w:cs="Arial"/>
                <w:lang w:eastAsia="en-IN"/>
              </w:rPr>
            </w:pPr>
            <w:r w:rsidRPr="004342C6">
              <w:rPr>
                <w:rFonts w:cs="Arial"/>
                <w:lang w:eastAsia="en-IN"/>
              </w:rPr>
              <w:t>TRICARE</w:t>
            </w:r>
            <w:r w:rsidR="008910F0">
              <w:rPr>
                <w:rFonts w:cs="Arial"/>
                <w:lang w:eastAsia="en-IN"/>
              </w:rPr>
              <w:t>-&gt;</w:t>
            </w:r>
            <w:r w:rsidRPr="004342C6">
              <w:rPr>
                <w:rFonts w:cs="Arial"/>
                <w:lang w:eastAsia="en-IN"/>
              </w:rPr>
              <w:t>TRIC</w:t>
            </w:r>
          </w:p>
          <w:p w14:paraId="388330DB" w14:textId="11CC65EB" w:rsidR="00D55DED" w:rsidRPr="004342C6" w:rsidRDefault="00D55DED" w:rsidP="00F725DA">
            <w:pPr>
              <w:pStyle w:val="ListParagraph"/>
              <w:numPr>
                <w:ilvl w:val="0"/>
                <w:numId w:val="151"/>
              </w:numPr>
              <w:rPr>
                <w:rFonts w:cs="Arial"/>
                <w:lang w:eastAsia="en-IN"/>
              </w:rPr>
            </w:pPr>
            <w:r w:rsidRPr="004342C6">
              <w:rPr>
                <w:rFonts w:cs="Arial"/>
                <w:lang w:eastAsia="en-IN"/>
              </w:rPr>
              <w:t>Peace Corps</w:t>
            </w:r>
            <w:r w:rsidR="008910F0">
              <w:rPr>
                <w:rFonts w:cs="Arial"/>
                <w:lang w:eastAsia="en-IN"/>
              </w:rPr>
              <w:t>-&gt;</w:t>
            </w:r>
            <w:r w:rsidRPr="004342C6">
              <w:rPr>
                <w:rFonts w:cs="Arial"/>
                <w:lang w:eastAsia="en-IN"/>
              </w:rPr>
              <w:t>PECO</w:t>
            </w:r>
          </w:p>
          <w:p w14:paraId="3F22F903" w14:textId="77777777" w:rsidR="00C44DD0" w:rsidRPr="004342C6" w:rsidRDefault="00C44DD0" w:rsidP="00B86F33">
            <w:pPr>
              <w:rPr>
                <w:rFonts w:cs="Arial"/>
                <w:lang w:eastAsia="en-IN"/>
              </w:rPr>
            </w:pPr>
          </w:p>
          <w:p w14:paraId="33CD6274" w14:textId="77777777" w:rsidR="00551CC8" w:rsidRDefault="00B86F33" w:rsidP="00B86F33">
            <w:pPr>
              <w:rPr>
                <w:rFonts w:cs="Arial"/>
                <w:lang w:eastAsia="en-IN"/>
              </w:rPr>
            </w:pPr>
            <w:r w:rsidRPr="004342C6">
              <w:rPr>
                <w:rFonts w:cs="Arial"/>
                <w:b/>
                <w:bCs/>
                <w:lang w:eastAsia="en-IN"/>
              </w:rPr>
              <w:t>Note:</w:t>
            </w:r>
            <w:r w:rsidRPr="004342C6">
              <w:rPr>
                <w:rFonts w:cs="Arial"/>
                <w:lang w:eastAsia="en-IN"/>
              </w:rPr>
              <w:t xml:space="preserve"> </w:t>
            </w:r>
          </w:p>
          <w:p w14:paraId="5A0E93F2" w14:textId="713A2FFC" w:rsidR="00B86F33" w:rsidRDefault="00B86F33" w:rsidP="00320B54">
            <w:pPr>
              <w:pStyle w:val="ListParagraph"/>
              <w:numPr>
                <w:ilvl w:val="0"/>
                <w:numId w:val="397"/>
              </w:numPr>
              <w:rPr>
                <w:rFonts w:cs="Arial"/>
                <w:lang w:eastAsia="en-IN"/>
              </w:rPr>
            </w:pPr>
            <w:r w:rsidRPr="00551CC8">
              <w:rPr>
                <w:rFonts w:cs="Arial"/>
                <w:lang w:eastAsia="en-IN"/>
              </w:rPr>
              <w:t xml:space="preserve">Non ESI MEC call is triggered at Trial PD as well. </w:t>
            </w:r>
          </w:p>
          <w:p w14:paraId="178E2F5B" w14:textId="4CA473E9" w:rsidR="00551CC8" w:rsidRPr="00551CC8" w:rsidRDefault="00551CC8" w:rsidP="00320B54">
            <w:pPr>
              <w:pStyle w:val="ListParagraph"/>
              <w:numPr>
                <w:ilvl w:val="0"/>
                <w:numId w:val="397"/>
              </w:numPr>
              <w:rPr>
                <w:rFonts w:cs="Arial"/>
                <w:lang w:eastAsia="en-IN"/>
              </w:rPr>
            </w:pPr>
            <w:r w:rsidRPr="00551CC8">
              <w:rPr>
                <w:rFonts w:cs="Arial"/>
                <w:lang w:eastAsia="en-IN"/>
              </w:rPr>
              <w:t xml:space="preserve">Non ESI MEC call is </w:t>
            </w:r>
            <w:r>
              <w:rPr>
                <w:rFonts w:cs="Arial"/>
                <w:lang w:eastAsia="en-IN"/>
              </w:rPr>
              <w:t>made for all members except</w:t>
            </w:r>
            <w:r w:rsidRPr="00551CC8">
              <w:rPr>
                <w:rFonts w:cs="Arial"/>
                <w:lang w:eastAsia="en-IN"/>
              </w:rPr>
              <w:t>:</w:t>
            </w:r>
          </w:p>
          <w:p w14:paraId="44BB6F27" w14:textId="7EAB3A3A" w:rsidR="00551CC8" w:rsidRPr="00551CC8" w:rsidRDefault="00551CC8" w:rsidP="00551CC8">
            <w:pPr>
              <w:pStyle w:val="ListParagraph"/>
              <w:rPr>
                <w:rFonts w:cs="Arial"/>
                <w:lang w:eastAsia="en-IN"/>
              </w:rPr>
            </w:pPr>
            <w:r w:rsidRPr="00551CC8">
              <w:rPr>
                <w:rFonts w:cs="Arial"/>
                <w:lang w:eastAsia="en-IN"/>
              </w:rPr>
              <w:lastRenderedPageBreak/>
              <w:t>•</w:t>
            </w:r>
            <w:r w:rsidRPr="00551CC8">
              <w:rPr>
                <w:rFonts w:cs="Arial"/>
                <w:lang w:eastAsia="en-IN"/>
              </w:rPr>
              <w:tab/>
            </w:r>
            <w:r>
              <w:rPr>
                <w:rFonts w:cs="Arial"/>
                <w:lang w:eastAsia="en-IN"/>
              </w:rPr>
              <w:t>Members n</w:t>
            </w:r>
            <w:r w:rsidRPr="00551CC8">
              <w:rPr>
                <w:rFonts w:cs="Arial"/>
                <w:lang w:eastAsia="en-IN"/>
              </w:rPr>
              <w:t xml:space="preserve">ot </w:t>
            </w:r>
            <w:r>
              <w:rPr>
                <w:rFonts w:cs="Arial"/>
                <w:lang w:eastAsia="en-IN"/>
              </w:rPr>
              <w:t>a</w:t>
            </w:r>
            <w:r w:rsidRPr="00551CC8">
              <w:rPr>
                <w:rFonts w:cs="Arial"/>
                <w:lang w:eastAsia="en-IN"/>
              </w:rPr>
              <w:t xml:space="preserve">pplying for coverage </w:t>
            </w:r>
          </w:p>
          <w:p w14:paraId="65A414BD" w14:textId="50B76CA0" w:rsidR="00551CC8" w:rsidRPr="00551CC8" w:rsidRDefault="00551CC8" w:rsidP="00551CC8">
            <w:pPr>
              <w:pStyle w:val="ListParagraph"/>
              <w:rPr>
                <w:rFonts w:cs="Arial"/>
                <w:lang w:eastAsia="en-IN"/>
              </w:rPr>
            </w:pPr>
            <w:r w:rsidRPr="00551CC8">
              <w:rPr>
                <w:rFonts w:cs="Arial"/>
                <w:lang w:eastAsia="en-IN"/>
              </w:rPr>
              <w:t>•</w:t>
            </w:r>
            <w:r w:rsidRPr="00551CC8">
              <w:rPr>
                <w:rFonts w:cs="Arial"/>
                <w:lang w:eastAsia="en-IN"/>
              </w:rPr>
              <w:tab/>
            </w:r>
            <w:r>
              <w:rPr>
                <w:rFonts w:cs="Arial"/>
                <w:lang w:eastAsia="en-IN"/>
              </w:rPr>
              <w:t>Member with n</w:t>
            </w:r>
            <w:r w:rsidRPr="00551CC8">
              <w:rPr>
                <w:rFonts w:cs="Arial"/>
                <w:lang w:eastAsia="en-IN"/>
              </w:rPr>
              <w:t>o SSN</w:t>
            </w:r>
          </w:p>
          <w:p w14:paraId="62BC943D" w14:textId="4182969B" w:rsidR="00551CC8" w:rsidRPr="00551CC8" w:rsidRDefault="00551CC8" w:rsidP="00551CC8">
            <w:pPr>
              <w:pStyle w:val="ListParagraph"/>
              <w:rPr>
                <w:rFonts w:cs="Arial"/>
                <w:lang w:eastAsia="en-IN"/>
              </w:rPr>
            </w:pPr>
            <w:r w:rsidRPr="00551CC8">
              <w:rPr>
                <w:rFonts w:cs="Arial"/>
                <w:lang w:eastAsia="en-IN"/>
              </w:rPr>
              <w:t>•</w:t>
            </w:r>
            <w:r w:rsidRPr="00551CC8">
              <w:rPr>
                <w:rFonts w:cs="Arial"/>
                <w:lang w:eastAsia="en-IN"/>
              </w:rPr>
              <w:tab/>
              <w:t>Member</w:t>
            </w:r>
            <w:r>
              <w:rPr>
                <w:rFonts w:cs="Arial"/>
                <w:lang w:eastAsia="en-IN"/>
              </w:rPr>
              <w:t>s who is</w:t>
            </w:r>
            <w:r w:rsidRPr="00551CC8">
              <w:rPr>
                <w:rFonts w:cs="Arial"/>
                <w:lang w:eastAsia="en-IN"/>
              </w:rPr>
              <w:t xml:space="preserve"> removed (Due to death or else)</w:t>
            </w:r>
          </w:p>
          <w:p w14:paraId="604FD600" w14:textId="23BA8556" w:rsidR="00551CC8" w:rsidRDefault="00551CC8" w:rsidP="00320B54">
            <w:pPr>
              <w:pStyle w:val="ListParagraph"/>
              <w:numPr>
                <w:ilvl w:val="0"/>
                <w:numId w:val="397"/>
              </w:numPr>
              <w:rPr>
                <w:rFonts w:cs="Arial"/>
                <w:lang w:eastAsia="en-IN"/>
              </w:rPr>
            </w:pPr>
            <w:r w:rsidRPr="00551CC8">
              <w:rPr>
                <w:rFonts w:cs="Arial"/>
                <w:lang w:eastAsia="en-IN"/>
              </w:rPr>
              <w:t>If the member is removed (due to death or any other reason), he/she is considered as not applying for coverage. So for deceased also, Non ESI MEC call is not made.</w:t>
            </w:r>
          </w:p>
          <w:p w14:paraId="15F6A73E" w14:textId="482280F4" w:rsidR="00557EA4" w:rsidRPr="00557EA4" w:rsidRDefault="00557EA4" w:rsidP="00320B54">
            <w:pPr>
              <w:pStyle w:val="ListParagraph"/>
              <w:numPr>
                <w:ilvl w:val="0"/>
                <w:numId w:val="397"/>
              </w:numPr>
              <w:rPr>
                <w:rFonts w:cs="Arial"/>
                <w:lang w:eastAsia="en-IN"/>
              </w:rPr>
            </w:pPr>
            <w:r>
              <w:rPr>
                <w:rFonts w:cs="Arial"/>
                <w:lang w:eastAsia="en-IN"/>
              </w:rPr>
              <w:t>The Non ESI MEC call is triggered based on 23/24 rule for current plan year and 1</w:t>
            </w:r>
            <w:r w:rsidRPr="00557EA4">
              <w:rPr>
                <w:rFonts w:cs="Arial"/>
                <w:vertAlign w:val="superscript"/>
                <w:lang w:eastAsia="en-IN"/>
              </w:rPr>
              <w:t>st</w:t>
            </w:r>
            <w:r>
              <w:rPr>
                <w:rFonts w:cs="Arial"/>
                <w:lang w:eastAsia="en-IN"/>
              </w:rPr>
              <w:t xml:space="preserve"> Jan of Next year for renewal Plan year with end date as 12/31 of the that year.</w:t>
            </w:r>
          </w:p>
          <w:p w14:paraId="11B5D270" w14:textId="384BF8D2" w:rsidR="00551CC8" w:rsidRPr="00551CC8" w:rsidRDefault="00551CC8" w:rsidP="00551CC8">
            <w:pPr>
              <w:rPr>
                <w:rFonts w:cs="Arial"/>
                <w:lang w:eastAsia="en-IN"/>
              </w:rPr>
            </w:pPr>
          </w:p>
          <w:p w14:paraId="22A8FEA8" w14:textId="2ADF2844" w:rsidR="00D55DED" w:rsidRPr="004342C6" w:rsidRDefault="00D55DED" w:rsidP="00557EA4">
            <w:pPr>
              <w:rPr>
                <w:rFonts w:cs="Arial"/>
                <w:lang w:eastAsia="en-IN"/>
              </w:rPr>
            </w:pPr>
          </w:p>
        </w:tc>
      </w:tr>
      <w:tr w:rsidR="00F05A64" w:rsidRPr="004342C6" w14:paraId="6EBB8915" w14:textId="77777777" w:rsidTr="005F6A68">
        <w:trPr>
          <w:trHeight w:val="314"/>
        </w:trPr>
        <w:tc>
          <w:tcPr>
            <w:tcW w:w="2610" w:type="dxa"/>
            <w:shd w:val="clear" w:color="000000" w:fill="FFFFFF"/>
          </w:tcPr>
          <w:p w14:paraId="658E8AFC" w14:textId="2521CD7C" w:rsidR="00F05A64" w:rsidRDefault="00F05A64" w:rsidP="00F05A64">
            <w:pPr>
              <w:contextualSpacing w:val="0"/>
              <w:jc w:val="center"/>
              <w:rPr>
                <w:color w:val="000000"/>
              </w:rPr>
            </w:pPr>
            <w:bookmarkStart w:id="286" w:name="_Hlk29733168"/>
            <w:r>
              <w:rPr>
                <w:rFonts w:eastAsia="Times New Roman"/>
                <w:color w:val="000000"/>
              </w:rPr>
              <w:lastRenderedPageBreak/>
              <w:t>HDE.PCS.04.</w:t>
            </w:r>
            <w:r w:rsidRPr="00E200A5">
              <w:rPr>
                <w:rFonts w:eastAsia="Times New Roman"/>
                <w:color w:val="000000"/>
              </w:rPr>
              <w:t>001</w:t>
            </w:r>
            <w:bookmarkEnd w:id="286"/>
          </w:p>
        </w:tc>
        <w:tc>
          <w:tcPr>
            <w:tcW w:w="6660" w:type="dxa"/>
            <w:shd w:val="clear" w:color="000000" w:fill="FFFFFF"/>
          </w:tcPr>
          <w:p w14:paraId="1CD4DAA0" w14:textId="77777777" w:rsidR="00F05A64" w:rsidRPr="00E23740" w:rsidRDefault="00F05A64" w:rsidP="00F05A64">
            <w:pPr>
              <w:rPr>
                <w:rFonts w:eastAsia="Times New Roman" w:cs="Arial"/>
                <w:color w:val="000000"/>
              </w:rPr>
            </w:pPr>
            <w:r w:rsidRPr="00E23740">
              <w:rPr>
                <w:rFonts w:eastAsia="Times New Roman" w:cs="Arial"/>
                <w:color w:val="000000"/>
              </w:rPr>
              <w:t xml:space="preserve">The system shall have </w:t>
            </w:r>
            <w:r>
              <w:rPr>
                <w:rFonts w:eastAsia="Times New Roman" w:cs="Arial"/>
                <w:color w:val="000000"/>
              </w:rPr>
              <w:t>a</w:t>
            </w:r>
            <w:r w:rsidRPr="00E23740">
              <w:rPr>
                <w:rFonts w:eastAsia="Times New Roman" w:cs="Arial"/>
                <w:color w:val="000000"/>
              </w:rPr>
              <w:t xml:space="preserve"> configuration to allow or prohibit user from proceeding further into an application to handle </w:t>
            </w:r>
            <w:r w:rsidRPr="00E200A5">
              <w:rPr>
                <w:rFonts w:eastAsia="Times New Roman"/>
                <w:color w:val="000000"/>
              </w:rPr>
              <w:t xml:space="preserve">Non-ESI MEC </w:t>
            </w:r>
            <w:r w:rsidRPr="00E23740">
              <w:rPr>
                <w:rFonts w:eastAsia="Times New Roman" w:cs="Arial"/>
                <w:color w:val="000000"/>
              </w:rPr>
              <w:t>verification service failures</w:t>
            </w:r>
            <w:r>
              <w:rPr>
                <w:rFonts w:eastAsia="Times New Roman" w:cs="Arial"/>
                <w:color w:val="000000"/>
              </w:rPr>
              <w:t xml:space="preserve"> (HX error/Hub connection failures)</w:t>
            </w:r>
            <w:r w:rsidRPr="00E23740">
              <w:rPr>
                <w:rFonts w:eastAsia="Times New Roman" w:cs="Arial"/>
                <w:color w:val="000000"/>
              </w:rPr>
              <w:t>.</w:t>
            </w:r>
          </w:p>
          <w:p w14:paraId="2CD3F807" w14:textId="77777777" w:rsidR="00F05A64" w:rsidRPr="00E23740" w:rsidRDefault="00F05A64" w:rsidP="00F05A64">
            <w:pPr>
              <w:rPr>
                <w:rFonts w:eastAsia="Times New Roman" w:cs="Arial"/>
                <w:color w:val="000000"/>
              </w:rPr>
            </w:pPr>
          </w:p>
          <w:p w14:paraId="2876C049" w14:textId="77777777" w:rsidR="00F05A64" w:rsidRPr="00730FB1" w:rsidRDefault="00F05A64" w:rsidP="00F05A64">
            <w:pPr>
              <w:jc w:val="both"/>
              <w:rPr>
                <w:rFonts w:eastAsia="Arial"/>
                <w:lang w:eastAsia="ar-SA"/>
              </w:rPr>
            </w:pPr>
          </w:p>
        </w:tc>
      </w:tr>
      <w:tr w:rsidR="00F05A64" w:rsidRPr="004342C6" w14:paraId="1057ADC0" w14:textId="77777777" w:rsidTr="005F6A68">
        <w:trPr>
          <w:trHeight w:val="314"/>
        </w:trPr>
        <w:tc>
          <w:tcPr>
            <w:tcW w:w="2610" w:type="dxa"/>
            <w:shd w:val="clear" w:color="000000" w:fill="FFFFFF"/>
          </w:tcPr>
          <w:p w14:paraId="1D265E3E" w14:textId="5ADEFE75" w:rsidR="00F05A64" w:rsidRDefault="00F05A64" w:rsidP="00F05A64">
            <w:pPr>
              <w:contextualSpacing w:val="0"/>
              <w:jc w:val="center"/>
              <w:rPr>
                <w:color w:val="000000"/>
              </w:rPr>
            </w:pPr>
            <w:r w:rsidRPr="00337E08">
              <w:rPr>
                <w:rFonts w:eastAsia="Times New Roman"/>
                <w:color w:val="000000"/>
              </w:rPr>
              <w:t>HDE.PCS.04.002</w:t>
            </w:r>
          </w:p>
        </w:tc>
        <w:tc>
          <w:tcPr>
            <w:tcW w:w="6660" w:type="dxa"/>
            <w:shd w:val="clear" w:color="000000" w:fill="FFFFFF"/>
          </w:tcPr>
          <w:p w14:paraId="37D4A725" w14:textId="77777777" w:rsidR="00F05A64" w:rsidRPr="00337E08" w:rsidRDefault="00F05A64" w:rsidP="00F05A64">
            <w:pPr>
              <w:rPr>
                <w:rFonts w:eastAsia="Times New Roman"/>
                <w:color w:val="000000"/>
              </w:rPr>
            </w:pPr>
            <w:r w:rsidRPr="00337E08">
              <w:rPr>
                <w:rFonts w:eastAsia="Times New Roman"/>
                <w:color w:val="000000"/>
              </w:rPr>
              <w:t xml:space="preserve">The system shall have </w:t>
            </w:r>
            <w:r>
              <w:rPr>
                <w:rFonts w:eastAsia="Times New Roman"/>
                <w:color w:val="000000"/>
              </w:rPr>
              <w:t>a</w:t>
            </w:r>
            <w:r w:rsidRPr="00337E08">
              <w:rPr>
                <w:rFonts w:eastAsia="Times New Roman"/>
                <w:color w:val="000000"/>
              </w:rPr>
              <w:t xml:space="preserve"> configuration to allow or prohibit applicant/member from moving further into an application to handle TDS MEC level service failures (HX error).</w:t>
            </w:r>
          </w:p>
          <w:p w14:paraId="741D0BB5" w14:textId="77777777" w:rsidR="00F05A64" w:rsidRPr="00337E08" w:rsidRDefault="00F05A64" w:rsidP="00F05A64">
            <w:pPr>
              <w:rPr>
                <w:rFonts w:eastAsia="Times New Roman"/>
                <w:color w:val="000000"/>
              </w:rPr>
            </w:pPr>
          </w:p>
          <w:p w14:paraId="195713B8" w14:textId="77777777" w:rsidR="00F05A64" w:rsidRPr="00AE725C" w:rsidRDefault="00F05A64" w:rsidP="00F05A64">
            <w:pPr>
              <w:rPr>
                <w:rFonts w:eastAsia="Times New Roman" w:cs="Arial"/>
                <w:color w:val="000000"/>
              </w:rPr>
            </w:pPr>
            <w:r w:rsidRPr="00337E08">
              <w:rPr>
                <w:rFonts w:eastAsia="Times New Roman"/>
                <w:b/>
                <w:bCs/>
                <w:color w:val="000000"/>
              </w:rPr>
              <w:t>Note</w:t>
            </w:r>
            <w:r w:rsidRPr="00337E08">
              <w:rPr>
                <w:rFonts w:eastAsia="Times New Roman"/>
                <w:b/>
                <w:color w:val="000000"/>
              </w:rPr>
              <w:t xml:space="preserve">: </w:t>
            </w:r>
            <w:r w:rsidRPr="00AE725C">
              <w:rPr>
                <w:rFonts w:eastAsia="Times New Roman"/>
                <w:color w:val="000000"/>
              </w:rPr>
              <w:t xml:space="preserve">TDS MEC level returns HX error on the </w:t>
            </w:r>
            <w:r>
              <w:rPr>
                <w:rFonts w:eastAsia="Times New Roman"/>
                <w:color w:val="000000"/>
              </w:rPr>
              <w:t>‘</w:t>
            </w:r>
            <w:r w:rsidRPr="00AE725C">
              <w:rPr>
                <w:rFonts w:eastAsia="Times New Roman"/>
                <w:color w:val="000000"/>
              </w:rPr>
              <w:t>Rights and Responsibilities</w:t>
            </w:r>
            <w:r>
              <w:rPr>
                <w:rFonts w:eastAsia="Times New Roman"/>
                <w:color w:val="000000"/>
              </w:rPr>
              <w:t>’</w:t>
            </w:r>
            <w:r w:rsidRPr="00AE725C">
              <w:rPr>
                <w:rFonts w:eastAsia="Times New Roman"/>
                <w:color w:val="000000"/>
              </w:rPr>
              <w:t xml:space="preserve"> </w:t>
            </w:r>
            <w:r>
              <w:rPr>
                <w:rFonts w:eastAsia="Times New Roman"/>
                <w:color w:val="000000"/>
              </w:rPr>
              <w:t xml:space="preserve">and Trial PD </w:t>
            </w:r>
            <w:r w:rsidRPr="00AE725C">
              <w:rPr>
                <w:rFonts w:eastAsia="Times New Roman"/>
                <w:color w:val="000000"/>
              </w:rPr>
              <w:t>screen</w:t>
            </w:r>
            <w:r>
              <w:rPr>
                <w:rFonts w:eastAsia="Times New Roman"/>
                <w:color w:val="000000"/>
              </w:rPr>
              <w:t>s</w:t>
            </w:r>
            <w:r w:rsidRPr="00AE725C">
              <w:rPr>
                <w:rFonts w:eastAsia="Times New Roman"/>
                <w:color w:val="000000"/>
              </w:rPr>
              <w:t>.</w:t>
            </w:r>
          </w:p>
          <w:p w14:paraId="63FA31DC" w14:textId="77777777" w:rsidR="00F05A64" w:rsidRPr="00730FB1" w:rsidRDefault="00F05A64" w:rsidP="00F05A64">
            <w:pPr>
              <w:jc w:val="both"/>
              <w:rPr>
                <w:rFonts w:eastAsia="Arial"/>
                <w:lang w:eastAsia="ar-SA"/>
              </w:rPr>
            </w:pPr>
          </w:p>
        </w:tc>
      </w:tr>
      <w:tr w:rsidR="00F05A64" w:rsidRPr="004342C6" w14:paraId="2C342F60" w14:textId="77777777" w:rsidTr="005F6A68">
        <w:trPr>
          <w:trHeight w:val="314"/>
        </w:trPr>
        <w:tc>
          <w:tcPr>
            <w:tcW w:w="2610" w:type="dxa"/>
            <w:shd w:val="clear" w:color="000000" w:fill="FFFFFF"/>
          </w:tcPr>
          <w:p w14:paraId="3BBA684D" w14:textId="3C9C4226" w:rsidR="00F05A64" w:rsidRDefault="00F05A64" w:rsidP="00F05A64">
            <w:pPr>
              <w:contextualSpacing w:val="0"/>
              <w:jc w:val="center"/>
              <w:rPr>
                <w:color w:val="000000"/>
              </w:rPr>
            </w:pPr>
            <w:bookmarkStart w:id="287" w:name="_Hlk89063349"/>
            <w:r w:rsidRPr="00337E08">
              <w:rPr>
                <w:rFonts w:eastAsia="Times New Roman"/>
                <w:color w:val="000000"/>
              </w:rPr>
              <w:t>HDE.PCS.04.003</w:t>
            </w:r>
            <w:bookmarkEnd w:id="287"/>
          </w:p>
        </w:tc>
        <w:tc>
          <w:tcPr>
            <w:tcW w:w="6660" w:type="dxa"/>
            <w:shd w:val="clear" w:color="000000" w:fill="FFFFFF"/>
          </w:tcPr>
          <w:p w14:paraId="51A29082" w14:textId="77777777" w:rsidR="00F05A64" w:rsidRPr="00337E08" w:rsidRDefault="00F05A64" w:rsidP="00F05A64">
            <w:pPr>
              <w:rPr>
                <w:rFonts w:eastAsia="Times New Roman"/>
                <w:color w:val="000000"/>
              </w:rPr>
            </w:pPr>
            <w:r w:rsidRPr="00337E08">
              <w:rPr>
                <w:rFonts w:eastAsia="Times New Roman"/>
                <w:color w:val="000000"/>
              </w:rPr>
              <w:t>The system shall set and apply the behavior for Allow</w:t>
            </w:r>
            <w:r>
              <w:rPr>
                <w:rFonts w:eastAsia="Times New Roman"/>
                <w:color w:val="000000"/>
              </w:rPr>
              <w:t xml:space="preserve"> the user: ON</w:t>
            </w:r>
            <w:r w:rsidRPr="00337E08">
              <w:rPr>
                <w:rFonts w:eastAsia="Times New Roman"/>
                <w:color w:val="000000"/>
              </w:rPr>
              <w:t>/</w:t>
            </w:r>
            <w:r>
              <w:rPr>
                <w:rFonts w:eastAsia="Times New Roman"/>
                <w:color w:val="000000"/>
              </w:rPr>
              <w:t>OFF</w:t>
            </w:r>
            <w:r w:rsidRPr="00337E08">
              <w:rPr>
                <w:rFonts w:eastAsia="Times New Roman"/>
                <w:color w:val="000000"/>
              </w:rPr>
              <w:t xml:space="preserve"> depending on the configuration</w:t>
            </w:r>
            <w:r>
              <w:rPr>
                <w:rFonts w:eastAsia="Times New Roman"/>
                <w:color w:val="000000"/>
              </w:rPr>
              <w:t>,</w:t>
            </w:r>
            <w:r w:rsidRPr="00337E08">
              <w:rPr>
                <w:rFonts w:eastAsia="Times New Roman"/>
                <w:color w:val="000000"/>
              </w:rPr>
              <w:t xml:space="preserve"> only for the SSAP flow. </w:t>
            </w:r>
          </w:p>
          <w:p w14:paraId="648EA9DC" w14:textId="77777777" w:rsidR="00F05A64" w:rsidRPr="00337E08" w:rsidRDefault="00F05A64" w:rsidP="00F05A64">
            <w:pPr>
              <w:rPr>
                <w:rFonts w:eastAsia="Times New Roman"/>
                <w:color w:val="000000"/>
              </w:rPr>
            </w:pPr>
          </w:p>
          <w:p w14:paraId="50174692" w14:textId="77777777" w:rsidR="00F05A64" w:rsidRDefault="00F05A64" w:rsidP="00F05A64">
            <w:pPr>
              <w:rPr>
                <w:rFonts w:eastAsia="Times New Roman"/>
                <w:b/>
                <w:bCs/>
                <w:color w:val="000000"/>
              </w:rPr>
            </w:pPr>
            <w:r w:rsidRPr="00337E08">
              <w:rPr>
                <w:rFonts w:eastAsia="Times New Roman"/>
                <w:b/>
                <w:bCs/>
                <w:color w:val="000000"/>
              </w:rPr>
              <w:t>Note:</w:t>
            </w:r>
          </w:p>
          <w:p w14:paraId="27FB2D3A" w14:textId="77777777" w:rsidR="00F05A64" w:rsidRPr="00814D01" w:rsidRDefault="00F05A64" w:rsidP="00320B54">
            <w:pPr>
              <w:pStyle w:val="ListParagraph"/>
              <w:numPr>
                <w:ilvl w:val="0"/>
                <w:numId w:val="530"/>
              </w:numPr>
              <w:rPr>
                <w:rFonts w:eastAsia="Times New Roman"/>
                <w:color w:val="000000"/>
              </w:rPr>
            </w:pPr>
            <w:r w:rsidRPr="00814D01">
              <w:rPr>
                <w:rFonts w:eastAsia="Times New Roman"/>
                <w:color w:val="000000"/>
              </w:rPr>
              <w:t xml:space="preserve">For Renewals, Systematic batch redetermination, BO redeterminations (including ‘Update SSN’), the system will continue to behave AS-IS. </w:t>
            </w:r>
          </w:p>
          <w:p w14:paraId="6A02C9E8" w14:textId="77777777" w:rsidR="00F05A64" w:rsidRPr="00814D01" w:rsidRDefault="00F05A64" w:rsidP="00320B54">
            <w:pPr>
              <w:pStyle w:val="ListParagraph"/>
              <w:numPr>
                <w:ilvl w:val="0"/>
                <w:numId w:val="530"/>
              </w:numPr>
              <w:rPr>
                <w:rFonts w:eastAsia="Times New Roman"/>
                <w:color w:val="000000"/>
              </w:rPr>
            </w:pPr>
            <w:r w:rsidRPr="00814D01">
              <w:rPr>
                <w:rFonts w:eastAsia="Times New Roman"/>
                <w:color w:val="000000"/>
              </w:rPr>
              <w:t xml:space="preserve">For </w:t>
            </w:r>
            <w:r>
              <w:rPr>
                <w:rFonts w:eastAsia="Times New Roman"/>
                <w:color w:val="000000"/>
              </w:rPr>
              <w:t xml:space="preserve">Trial </w:t>
            </w:r>
            <w:r w:rsidRPr="00814D01">
              <w:rPr>
                <w:rFonts w:eastAsia="Times New Roman"/>
                <w:color w:val="000000"/>
              </w:rPr>
              <w:t xml:space="preserve">PD, the system should behave as SSAP Flow configuration(s). </w:t>
            </w:r>
          </w:p>
          <w:p w14:paraId="794020B8" w14:textId="77777777" w:rsidR="00F05A64" w:rsidRPr="00730FB1" w:rsidRDefault="00F05A64" w:rsidP="00F05A64">
            <w:pPr>
              <w:jc w:val="both"/>
              <w:rPr>
                <w:rFonts w:eastAsia="Arial"/>
                <w:lang w:eastAsia="ar-SA"/>
              </w:rPr>
            </w:pPr>
          </w:p>
        </w:tc>
      </w:tr>
      <w:tr w:rsidR="00F05A64" w:rsidRPr="004342C6" w14:paraId="36B60DEA" w14:textId="77777777" w:rsidTr="005F6A68">
        <w:trPr>
          <w:trHeight w:val="314"/>
        </w:trPr>
        <w:tc>
          <w:tcPr>
            <w:tcW w:w="2610" w:type="dxa"/>
            <w:shd w:val="clear" w:color="000000" w:fill="FFFFFF"/>
          </w:tcPr>
          <w:p w14:paraId="43BA8259" w14:textId="0808C032" w:rsidR="00F05A64" w:rsidRDefault="00F05A64" w:rsidP="00F05A64">
            <w:pPr>
              <w:contextualSpacing w:val="0"/>
              <w:jc w:val="center"/>
              <w:rPr>
                <w:color w:val="000000"/>
              </w:rPr>
            </w:pPr>
            <w:r>
              <w:rPr>
                <w:rFonts w:eastAsia="Times New Roman"/>
                <w:color w:val="000000"/>
              </w:rPr>
              <w:t>HDE.PCS.04.</w:t>
            </w:r>
            <w:r w:rsidRPr="00E200A5">
              <w:rPr>
                <w:rFonts w:eastAsia="Times New Roman"/>
                <w:color w:val="000000"/>
              </w:rPr>
              <w:t>00</w:t>
            </w:r>
            <w:r>
              <w:rPr>
                <w:rFonts w:eastAsia="Times New Roman"/>
                <w:color w:val="000000"/>
              </w:rPr>
              <w:t>4</w:t>
            </w:r>
          </w:p>
        </w:tc>
        <w:tc>
          <w:tcPr>
            <w:tcW w:w="6660" w:type="dxa"/>
            <w:shd w:val="clear" w:color="000000" w:fill="FFFFFF"/>
          </w:tcPr>
          <w:p w14:paraId="52C1FBC1" w14:textId="77777777" w:rsidR="00F05A64" w:rsidRDefault="00F05A64" w:rsidP="00F05A64">
            <w:pPr>
              <w:rPr>
                <w:rFonts w:eastAsia="Times New Roman" w:cs="Arial"/>
                <w:color w:val="000000"/>
              </w:rPr>
            </w:pPr>
            <w:r w:rsidRPr="00AF6108">
              <w:rPr>
                <w:rFonts w:eastAsia="Times New Roman"/>
                <w:color w:val="000000"/>
              </w:rPr>
              <w:t xml:space="preserve">The system shall </w:t>
            </w:r>
            <w:r>
              <w:rPr>
                <w:rFonts w:eastAsia="Times New Roman"/>
                <w:color w:val="000000"/>
              </w:rPr>
              <w:t xml:space="preserve">not </w:t>
            </w:r>
            <w:r>
              <w:rPr>
                <w:rFonts w:eastAsia="Times New Roman" w:cs="Arial"/>
              </w:rPr>
              <w:t xml:space="preserve">allow </w:t>
            </w:r>
            <w:r w:rsidRPr="00E23740">
              <w:rPr>
                <w:rFonts w:eastAsia="Times New Roman" w:cs="Arial"/>
              </w:rPr>
              <w:t>the user</w:t>
            </w:r>
            <w:r>
              <w:rPr>
                <w:rFonts w:eastAsia="Times New Roman" w:cs="Arial"/>
              </w:rPr>
              <w:t xml:space="preserve"> to proceed further with the application </w:t>
            </w:r>
            <w:r w:rsidRPr="00AF6108">
              <w:rPr>
                <w:rFonts w:eastAsia="Times New Roman"/>
                <w:color w:val="000000"/>
              </w:rPr>
              <w:t xml:space="preserve">when </w:t>
            </w:r>
            <w:r>
              <w:rPr>
                <w:rFonts w:eastAsia="Times New Roman" w:cs="Arial"/>
                <w:color w:val="000000"/>
              </w:rPr>
              <w:t xml:space="preserve">HX error/Hub connection failures is received by the </w:t>
            </w:r>
            <w:r w:rsidRPr="00E200A5">
              <w:rPr>
                <w:rFonts w:eastAsia="Times New Roman"/>
                <w:color w:val="000000"/>
              </w:rPr>
              <w:t xml:space="preserve">Non-ESI MEC </w:t>
            </w:r>
            <w:r w:rsidRPr="00E23740">
              <w:rPr>
                <w:rFonts w:eastAsia="Times New Roman" w:cs="Arial"/>
                <w:color w:val="000000"/>
              </w:rPr>
              <w:t>verification service</w:t>
            </w:r>
            <w:r>
              <w:rPr>
                <w:rFonts w:eastAsia="Times New Roman" w:cs="Arial"/>
                <w:color w:val="000000"/>
              </w:rPr>
              <w:t xml:space="preserve"> and configuration is “Allow the user: OFF”</w:t>
            </w:r>
            <w:r w:rsidRPr="00E23740">
              <w:rPr>
                <w:rFonts w:eastAsia="Times New Roman" w:cs="Arial"/>
                <w:color w:val="000000"/>
              </w:rPr>
              <w:t>.</w:t>
            </w:r>
            <w:r w:rsidDel="00A118E9">
              <w:rPr>
                <w:rFonts w:eastAsia="Times New Roman" w:cs="Arial"/>
                <w:color w:val="000000"/>
              </w:rPr>
              <w:t xml:space="preserve"> </w:t>
            </w:r>
          </w:p>
          <w:p w14:paraId="76E400CA" w14:textId="77777777" w:rsidR="00F05A64" w:rsidRPr="00AF6108" w:rsidRDefault="00F05A64" w:rsidP="00F05A64">
            <w:pPr>
              <w:rPr>
                <w:rFonts w:eastAsia="Times New Roman"/>
                <w:color w:val="000000"/>
              </w:rPr>
            </w:pPr>
          </w:p>
          <w:p w14:paraId="23FF31E2" w14:textId="77777777" w:rsidR="00F05A64" w:rsidRPr="008A1DE7" w:rsidRDefault="00F05A64" w:rsidP="00F05A64">
            <w:pPr>
              <w:rPr>
                <w:rFonts w:eastAsia="Times New Roman"/>
                <w:color w:val="000000"/>
              </w:rPr>
            </w:pPr>
            <w:r w:rsidRPr="00AF6108">
              <w:rPr>
                <w:rFonts w:eastAsia="Times New Roman"/>
                <w:b/>
                <w:bCs/>
                <w:color w:val="000000"/>
              </w:rPr>
              <w:t>Note:</w:t>
            </w:r>
            <w:r w:rsidRPr="00AF6108">
              <w:rPr>
                <w:rFonts w:eastAsia="Times New Roman"/>
                <w:color w:val="000000"/>
              </w:rPr>
              <w:t xml:space="preserve"> </w:t>
            </w:r>
            <w:r w:rsidRPr="00B91166">
              <w:rPr>
                <w:rFonts w:eastAsia="Times New Roman" w:cs="Arial"/>
              </w:rPr>
              <w:t>Please note that this is an existing system behavior to not allow the user to proceed further. Error message displayed on the screen will remain AS-IS.</w:t>
            </w:r>
          </w:p>
          <w:p w14:paraId="65277B67" w14:textId="77777777" w:rsidR="00F05A64" w:rsidRPr="00730FB1" w:rsidRDefault="00F05A64" w:rsidP="00F05A64">
            <w:pPr>
              <w:jc w:val="both"/>
              <w:rPr>
                <w:rFonts w:eastAsia="Arial"/>
                <w:lang w:eastAsia="ar-SA"/>
              </w:rPr>
            </w:pPr>
          </w:p>
        </w:tc>
      </w:tr>
      <w:tr w:rsidR="00F05A64" w:rsidRPr="004342C6" w14:paraId="198B1D2B" w14:textId="77777777" w:rsidTr="005F6A68">
        <w:trPr>
          <w:trHeight w:val="314"/>
        </w:trPr>
        <w:tc>
          <w:tcPr>
            <w:tcW w:w="2610" w:type="dxa"/>
            <w:shd w:val="clear" w:color="000000" w:fill="FFFFFF"/>
          </w:tcPr>
          <w:p w14:paraId="185F13EB" w14:textId="10295F2E" w:rsidR="00F05A64" w:rsidRDefault="00F05A64" w:rsidP="00F05A64">
            <w:pPr>
              <w:contextualSpacing w:val="0"/>
              <w:jc w:val="center"/>
              <w:rPr>
                <w:color w:val="000000"/>
              </w:rPr>
            </w:pPr>
            <w:r>
              <w:rPr>
                <w:rFonts w:eastAsia="Times New Roman"/>
                <w:color w:val="000000"/>
              </w:rPr>
              <w:t>HDE.PCS.04.</w:t>
            </w:r>
            <w:r w:rsidRPr="00E200A5">
              <w:rPr>
                <w:rFonts w:eastAsia="Times New Roman"/>
                <w:color w:val="000000"/>
              </w:rPr>
              <w:t>00</w:t>
            </w:r>
            <w:r>
              <w:rPr>
                <w:rFonts w:eastAsia="Times New Roman"/>
                <w:color w:val="000000"/>
              </w:rPr>
              <w:t>5</w:t>
            </w:r>
          </w:p>
        </w:tc>
        <w:tc>
          <w:tcPr>
            <w:tcW w:w="6660" w:type="dxa"/>
            <w:shd w:val="clear" w:color="000000" w:fill="FFFFFF"/>
          </w:tcPr>
          <w:p w14:paraId="1E352468" w14:textId="77777777" w:rsidR="00F05A64" w:rsidRDefault="00F05A64" w:rsidP="00F05A64">
            <w:pPr>
              <w:rPr>
                <w:rFonts w:eastAsia="Times New Roman"/>
                <w:color w:val="000000"/>
              </w:rPr>
            </w:pPr>
            <w:r w:rsidRPr="00AF6108">
              <w:rPr>
                <w:rFonts w:eastAsia="Times New Roman"/>
                <w:color w:val="000000"/>
              </w:rPr>
              <w:t xml:space="preserve">The system shall </w:t>
            </w:r>
            <w:r>
              <w:rPr>
                <w:rFonts w:eastAsia="Times New Roman"/>
                <w:color w:val="000000"/>
              </w:rPr>
              <w:t xml:space="preserve">not </w:t>
            </w:r>
            <w:r>
              <w:rPr>
                <w:rFonts w:eastAsia="Times New Roman" w:cs="Arial"/>
              </w:rPr>
              <w:t xml:space="preserve">allow </w:t>
            </w:r>
            <w:r w:rsidRPr="00E23740">
              <w:rPr>
                <w:rFonts w:eastAsia="Times New Roman" w:cs="Arial"/>
              </w:rPr>
              <w:t>the user</w:t>
            </w:r>
            <w:r>
              <w:rPr>
                <w:rFonts w:eastAsia="Times New Roman" w:cs="Arial"/>
              </w:rPr>
              <w:t xml:space="preserve"> to proceed further with the application </w:t>
            </w:r>
            <w:r w:rsidRPr="00AF6108">
              <w:rPr>
                <w:rFonts w:eastAsia="Times New Roman"/>
                <w:color w:val="000000"/>
              </w:rPr>
              <w:t xml:space="preserve">when the configuration </w:t>
            </w:r>
            <w:r>
              <w:rPr>
                <w:rFonts w:eastAsia="Times New Roman"/>
                <w:color w:val="000000"/>
              </w:rPr>
              <w:t xml:space="preserve">is </w:t>
            </w:r>
            <w:r>
              <w:rPr>
                <w:rFonts w:eastAsia="Times New Roman" w:cs="Arial"/>
                <w:color w:val="000000"/>
              </w:rPr>
              <w:t>“Allow the user: OFF”</w:t>
            </w:r>
            <w:r w:rsidRPr="00AF6108">
              <w:rPr>
                <w:rFonts w:eastAsia="Times New Roman"/>
                <w:color w:val="000000"/>
              </w:rPr>
              <w:t xml:space="preserve"> and </w:t>
            </w:r>
            <w:r>
              <w:rPr>
                <w:rFonts w:eastAsia="Times New Roman"/>
                <w:color w:val="000000"/>
              </w:rPr>
              <w:t>HX error failure</w:t>
            </w:r>
            <w:r w:rsidRPr="00AF6108">
              <w:rPr>
                <w:rFonts w:eastAsia="Times New Roman"/>
                <w:color w:val="000000"/>
              </w:rPr>
              <w:t xml:space="preserve"> is returned by the service at TDS MEC level (MEDI/</w:t>
            </w:r>
            <w:r w:rsidRPr="0010688E">
              <w:rPr>
                <w:rFonts w:eastAsia="Times New Roman"/>
                <w:color w:val="000000"/>
              </w:rPr>
              <w:t>VHPC</w:t>
            </w:r>
            <w:r w:rsidRPr="00AF6108">
              <w:rPr>
                <w:rFonts w:eastAsia="Times New Roman"/>
                <w:color w:val="000000"/>
              </w:rPr>
              <w:t>/ TRIC/PECO).</w:t>
            </w:r>
          </w:p>
          <w:p w14:paraId="77C26233" w14:textId="77777777" w:rsidR="00F05A64" w:rsidRDefault="00F05A64" w:rsidP="00F05A64">
            <w:pPr>
              <w:rPr>
                <w:rFonts w:eastAsia="Times New Roman"/>
                <w:color w:val="000000"/>
              </w:rPr>
            </w:pPr>
          </w:p>
          <w:p w14:paraId="773E361C" w14:textId="77777777" w:rsidR="00F05A64" w:rsidRPr="007C52D1" w:rsidRDefault="00F05A64" w:rsidP="00F05A64">
            <w:pPr>
              <w:rPr>
                <w:rFonts w:eastAsia="Times New Roman"/>
                <w:b/>
                <w:bCs/>
                <w:color w:val="000000"/>
              </w:rPr>
            </w:pPr>
            <w:r>
              <w:rPr>
                <w:rFonts w:eastAsia="Times New Roman"/>
                <w:b/>
                <w:bCs/>
                <w:color w:val="000000"/>
              </w:rPr>
              <w:t>Note:</w:t>
            </w:r>
          </w:p>
          <w:p w14:paraId="28AECC7B" w14:textId="77777777" w:rsidR="00F05A64" w:rsidRPr="00AF6108" w:rsidRDefault="00F05A64" w:rsidP="00320B54">
            <w:pPr>
              <w:pStyle w:val="ListParagraph"/>
              <w:numPr>
                <w:ilvl w:val="0"/>
                <w:numId w:val="531"/>
              </w:numPr>
              <w:rPr>
                <w:rFonts w:asciiTheme="minorHAnsi" w:eastAsia="Times New Roman" w:hAnsiTheme="minorHAnsi"/>
                <w:color w:val="000000"/>
              </w:rPr>
            </w:pPr>
            <w:r>
              <w:rPr>
                <w:rFonts w:asciiTheme="minorHAnsi" w:eastAsia="Times New Roman" w:hAnsiTheme="minorHAnsi"/>
                <w:color w:val="000000"/>
              </w:rPr>
              <w:t xml:space="preserve">An error </w:t>
            </w:r>
            <w:r w:rsidRPr="00AF6108">
              <w:rPr>
                <w:rFonts w:asciiTheme="minorHAnsi" w:eastAsia="Times New Roman" w:hAnsiTheme="minorHAnsi"/>
                <w:color w:val="000000"/>
              </w:rPr>
              <w:t xml:space="preserve">message should be displayed on </w:t>
            </w:r>
            <w:r>
              <w:rPr>
                <w:rFonts w:asciiTheme="minorHAnsi" w:eastAsia="Times New Roman" w:hAnsiTheme="minorHAnsi"/>
                <w:color w:val="000000"/>
              </w:rPr>
              <w:t>the ‘</w:t>
            </w:r>
            <w:r w:rsidRPr="00AF6108">
              <w:rPr>
                <w:rFonts w:asciiTheme="minorHAnsi" w:eastAsia="Times New Roman" w:hAnsiTheme="minorHAnsi"/>
                <w:color w:val="000000"/>
              </w:rPr>
              <w:t xml:space="preserve">Rights and </w:t>
            </w:r>
            <w:r>
              <w:rPr>
                <w:rFonts w:asciiTheme="minorHAnsi" w:eastAsia="Times New Roman" w:hAnsiTheme="minorHAnsi"/>
                <w:color w:val="000000"/>
              </w:rPr>
              <w:t>R</w:t>
            </w:r>
            <w:r w:rsidRPr="00AF6108">
              <w:rPr>
                <w:rFonts w:asciiTheme="minorHAnsi" w:eastAsia="Times New Roman" w:hAnsiTheme="minorHAnsi"/>
                <w:color w:val="000000"/>
              </w:rPr>
              <w:t>esponsibilit</w:t>
            </w:r>
            <w:r>
              <w:rPr>
                <w:rFonts w:asciiTheme="minorHAnsi" w:eastAsia="Times New Roman" w:hAnsiTheme="minorHAnsi"/>
                <w:color w:val="000000"/>
              </w:rPr>
              <w:t>ies’</w:t>
            </w:r>
            <w:r w:rsidRPr="00AF6108">
              <w:rPr>
                <w:rFonts w:asciiTheme="minorHAnsi" w:eastAsia="Times New Roman" w:hAnsiTheme="minorHAnsi"/>
                <w:color w:val="000000"/>
              </w:rPr>
              <w:t xml:space="preserve"> </w:t>
            </w:r>
            <w:r>
              <w:rPr>
                <w:rFonts w:asciiTheme="minorHAnsi" w:eastAsia="Times New Roman" w:hAnsiTheme="minorHAnsi"/>
                <w:color w:val="000000"/>
              </w:rPr>
              <w:t xml:space="preserve">and Trial PD </w:t>
            </w:r>
            <w:r w:rsidRPr="00AF6108">
              <w:rPr>
                <w:rFonts w:asciiTheme="minorHAnsi" w:eastAsia="Times New Roman" w:hAnsiTheme="minorHAnsi"/>
                <w:color w:val="000000"/>
              </w:rPr>
              <w:t>screen</w:t>
            </w:r>
            <w:r>
              <w:rPr>
                <w:rFonts w:asciiTheme="minorHAnsi" w:eastAsia="Times New Roman" w:hAnsiTheme="minorHAnsi"/>
                <w:color w:val="000000"/>
              </w:rPr>
              <w:t>s.</w:t>
            </w:r>
          </w:p>
          <w:p w14:paraId="54E74B59" w14:textId="77777777" w:rsidR="00F05A64" w:rsidRPr="008A1DE7" w:rsidRDefault="00F05A64" w:rsidP="00320B54">
            <w:pPr>
              <w:pStyle w:val="ListParagraph"/>
              <w:numPr>
                <w:ilvl w:val="0"/>
                <w:numId w:val="531"/>
              </w:numPr>
              <w:rPr>
                <w:rFonts w:asciiTheme="minorHAnsi" w:eastAsia="Times New Roman" w:hAnsiTheme="minorHAnsi"/>
                <w:color w:val="000000"/>
              </w:rPr>
            </w:pPr>
            <w:r w:rsidRPr="008A1DE7">
              <w:rPr>
                <w:rFonts w:asciiTheme="minorHAnsi" w:eastAsia="Times New Roman" w:hAnsiTheme="minorHAnsi"/>
                <w:color w:val="000000"/>
              </w:rPr>
              <w:t xml:space="preserve">The configuration should be at TDS service level for </w:t>
            </w:r>
            <w:r>
              <w:rPr>
                <w:rFonts w:asciiTheme="minorHAnsi" w:eastAsia="Times New Roman" w:hAnsiTheme="minorHAnsi"/>
                <w:color w:val="000000"/>
              </w:rPr>
              <w:t>each</w:t>
            </w:r>
            <w:r w:rsidRPr="008A1DE7">
              <w:rPr>
                <w:rFonts w:asciiTheme="minorHAnsi" w:eastAsia="Times New Roman" w:hAnsiTheme="minorHAnsi"/>
                <w:color w:val="000000"/>
              </w:rPr>
              <w:t xml:space="preserve"> </w:t>
            </w:r>
            <w:r>
              <w:rPr>
                <w:rFonts w:asciiTheme="minorHAnsi" w:eastAsia="Times New Roman" w:hAnsiTheme="minorHAnsi"/>
                <w:color w:val="000000"/>
              </w:rPr>
              <w:t>N</w:t>
            </w:r>
            <w:r w:rsidRPr="008A1DE7">
              <w:rPr>
                <w:rFonts w:asciiTheme="minorHAnsi" w:eastAsia="Times New Roman" w:hAnsiTheme="minorHAnsi"/>
                <w:color w:val="000000"/>
              </w:rPr>
              <w:t>on</w:t>
            </w:r>
            <w:r>
              <w:rPr>
                <w:rFonts w:asciiTheme="minorHAnsi" w:eastAsia="Times New Roman" w:hAnsiTheme="minorHAnsi"/>
                <w:color w:val="000000"/>
              </w:rPr>
              <w:t>-</w:t>
            </w:r>
            <w:r w:rsidRPr="008A1DE7">
              <w:rPr>
                <w:rFonts w:asciiTheme="minorHAnsi" w:eastAsia="Times New Roman" w:hAnsiTheme="minorHAnsi"/>
                <w:color w:val="000000"/>
              </w:rPr>
              <w:t>ESI response type.</w:t>
            </w:r>
          </w:p>
          <w:p w14:paraId="484265CE" w14:textId="7BC593E4" w:rsidR="00F05A64" w:rsidRPr="008A1DE7" w:rsidRDefault="00F05A64" w:rsidP="00320B54">
            <w:pPr>
              <w:pStyle w:val="ListParagraph"/>
              <w:numPr>
                <w:ilvl w:val="0"/>
                <w:numId w:val="531"/>
              </w:numPr>
              <w:shd w:val="clear" w:color="auto" w:fill="FFFFFF"/>
              <w:contextualSpacing w:val="0"/>
              <w:rPr>
                <w:rFonts w:eastAsia="Times New Roman" w:cs="Arial"/>
              </w:rPr>
            </w:pPr>
            <w:r>
              <w:rPr>
                <w:rFonts w:eastAsia="Times New Roman" w:cs="Arial"/>
                <w:color w:val="000000"/>
              </w:rPr>
              <w:t xml:space="preserve">Please refer to the </w:t>
            </w:r>
            <w:r w:rsidRPr="007C52D1">
              <w:rPr>
                <w:rFonts w:cs="Arial"/>
                <w:color w:val="000000"/>
              </w:rPr>
              <w:t>UI</w:t>
            </w:r>
            <w:r>
              <w:rPr>
                <w:rFonts w:cs="Arial"/>
                <w:color w:val="000000"/>
              </w:rPr>
              <w:t>/UX</w:t>
            </w:r>
            <w:r w:rsidRPr="007C52D1">
              <w:rPr>
                <w:rFonts w:eastAsia="Times New Roman" w:cs="Arial"/>
                <w:color w:val="000000"/>
              </w:rPr>
              <w:t xml:space="preserve"> </w:t>
            </w:r>
            <w:r>
              <w:rPr>
                <w:rFonts w:eastAsia="Times New Roman" w:cs="Arial"/>
                <w:color w:val="000000"/>
              </w:rPr>
              <w:t>document</w:t>
            </w:r>
            <w:r w:rsidRPr="007C52D1">
              <w:rPr>
                <w:rFonts w:eastAsia="Times New Roman" w:cs="Arial"/>
                <w:color w:val="000000"/>
              </w:rPr>
              <w:t xml:space="preserve"> for more details on the error messages</w:t>
            </w:r>
            <w:r>
              <w:rPr>
                <w:rFonts w:eastAsia="Times New Roman" w:cs="Arial"/>
                <w:color w:val="000000"/>
              </w:rPr>
              <w:t>.</w:t>
            </w:r>
          </w:p>
          <w:p w14:paraId="128BD585" w14:textId="77777777" w:rsidR="00F05A64" w:rsidRPr="00730FB1" w:rsidRDefault="00F05A64" w:rsidP="00F05A64">
            <w:pPr>
              <w:jc w:val="both"/>
              <w:rPr>
                <w:rFonts w:eastAsia="Arial"/>
                <w:lang w:eastAsia="ar-SA"/>
              </w:rPr>
            </w:pPr>
          </w:p>
        </w:tc>
      </w:tr>
      <w:tr w:rsidR="00F05A64" w:rsidRPr="004342C6" w14:paraId="01525AC6" w14:textId="77777777" w:rsidTr="005F6A68">
        <w:trPr>
          <w:trHeight w:val="314"/>
        </w:trPr>
        <w:tc>
          <w:tcPr>
            <w:tcW w:w="2610" w:type="dxa"/>
            <w:shd w:val="clear" w:color="000000" w:fill="FFFFFF"/>
          </w:tcPr>
          <w:p w14:paraId="50076665" w14:textId="36486CD3" w:rsidR="00F05A64" w:rsidRDefault="00F05A64" w:rsidP="00F05A64">
            <w:pPr>
              <w:contextualSpacing w:val="0"/>
              <w:jc w:val="center"/>
              <w:rPr>
                <w:color w:val="000000"/>
              </w:rPr>
            </w:pPr>
            <w:bookmarkStart w:id="288" w:name="_Hlk89061321"/>
            <w:r>
              <w:rPr>
                <w:rFonts w:eastAsia="Times New Roman"/>
                <w:color w:val="000000"/>
              </w:rPr>
              <w:lastRenderedPageBreak/>
              <w:t>HDE.PCS.04.</w:t>
            </w:r>
            <w:r w:rsidRPr="00E200A5">
              <w:rPr>
                <w:rFonts w:eastAsia="Times New Roman"/>
                <w:color w:val="000000"/>
              </w:rPr>
              <w:t>00</w:t>
            </w:r>
            <w:r>
              <w:rPr>
                <w:rFonts w:eastAsia="Times New Roman"/>
                <w:color w:val="000000"/>
              </w:rPr>
              <w:t>6</w:t>
            </w:r>
            <w:bookmarkEnd w:id="288"/>
          </w:p>
        </w:tc>
        <w:tc>
          <w:tcPr>
            <w:tcW w:w="6660" w:type="dxa"/>
            <w:shd w:val="clear" w:color="000000" w:fill="FFFFFF"/>
          </w:tcPr>
          <w:p w14:paraId="13839E17" w14:textId="77777777" w:rsidR="00F05A64" w:rsidRPr="00E200A5" w:rsidRDefault="00F05A64" w:rsidP="00F05A64">
            <w:pPr>
              <w:rPr>
                <w:rFonts w:eastAsia="Times New Roman"/>
                <w:color w:val="000000"/>
              </w:rPr>
            </w:pPr>
            <w:r w:rsidRPr="00E200A5">
              <w:rPr>
                <w:rFonts w:eastAsia="Times New Roman"/>
                <w:color w:val="000000"/>
              </w:rPr>
              <w:t xml:space="preserve">The system shall </w:t>
            </w:r>
            <w:r>
              <w:rPr>
                <w:rFonts w:eastAsia="Times New Roman"/>
                <w:color w:val="000000"/>
              </w:rPr>
              <w:t xml:space="preserve">allow the user to proceed and </w:t>
            </w:r>
            <w:r>
              <w:rPr>
                <w:rFonts w:cs="Arial"/>
              </w:rPr>
              <w:t>carry forward</w:t>
            </w:r>
            <w:r w:rsidRPr="00E200A5">
              <w:rPr>
                <w:rFonts w:eastAsia="Times New Roman"/>
                <w:color w:val="000000"/>
              </w:rPr>
              <w:t xml:space="preserve"> the last successful available response of Medicare, Tricare, Peace Corp and VA Healthcare Program for Non ESI-MEC when </w:t>
            </w:r>
            <w:r>
              <w:rPr>
                <w:rFonts w:eastAsia="Times New Roman"/>
                <w:color w:val="000000"/>
              </w:rPr>
              <w:t>HX error/Hub connection failure</w:t>
            </w:r>
            <w:r w:rsidRPr="00E200A5">
              <w:rPr>
                <w:rFonts w:eastAsia="Times New Roman"/>
                <w:color w:val="000000"/>
              </w:rPr>
              <w:t xml:space="preserve"> is returned at service level</w:t>
            </w:r>
            <w:r>
              <w:rPr>
                <w:rFonts w:eastAsia="Times New Roman"/>
                <w:color w:val="000000"/>
              </w:rPr>
              <w:t xml:space="preserve"> and configuration </w:t>
            </w:r>
            <w:r>
              <w:rPr>
                <w:rFonts w:eastAsia="Times New Roman" w:cs="Arial"/>
                <w:color w:val="000000"/>
              </w:rPr>
              <w:t>“</w:t>
            </w:r>
            <w:r w:rsidRPr="008C253C">
              <w:rPr>
                <w:rFonts w:cs="Arial"/>
                <w:b/>
                <w:bCs/>
              </w:rPr>
              <w:t>Non-ESI MEC</w:t>
            </w:r>
            <w:r>
              <w:rPr>
                <w:rFonts w:cs="Arial"/>
                <w:b/>
                <w:bCs/>
              </w:rPr>
              <w:t xml:space="preserve"> Service level</w:t>
            </w:r>
            <w:r>
              <w:rPr>
                <w:rFonts w:eastAsia="Times New Roman" w:cs="Arial"/>
                <w:color w:val="000000"/>
              </w:rPr>
              <w:t xml:space="preserve"> -Allow the user: ON”</w:t>
            </w:r>
            <w:r w:rsidRPr="00AF6108">
              <w:rPr>
                <w:rFonts w:eastAsia="Times New Roman"/>
                <w:color w:val="000000"/>
              </w:rPr>
              <w:t xml:space="preserve"> </w:t>
            </w:r>
            <w:r>
              <w:rPr>
                <w:rFonts w:eastAsia="Times New Roman"/>
                <w:color w:val="000000"/>
              </w:rPr>
              <w:t xml:space="preserve">provided the </w:t>
            </w:r>
            <w:r w:rsidRPr="00E200A5">
              <w:rPr>
                <w:rFonts w:eastAsia="Times New Roman"/>
                <w:color w:val="000000"/>
              </w:rPr>
              <w:t>request parameters for the Non-ESI MEC response remains the same, else shall consider the member not enrolled for all the Non-ESI MEC types.</w:t>
            </w:r>
          </w:p>
          <w:p w14:paraId="3B549E1D" w14:textId="77777777" w:rsidR="00F05A64" w:rsidRPr="00E200A5" w:rsidRDefault="00F05A64" w:rsidP="00F05A64">
            <w:pPr>
              <w:rPr>
                <w:color w:val="000000"/>
                <w:sz w:val="24"/>
                <w:szCs w:val="24"/>
              </w:rPr>
            </w:pPr>
          </w:p>
          <w:p w14:paraId="38429C7F" w14:textId="77777777" w:rsidR="00F05A64" w:rsidRDefault="00F05A64" w:rsidP="00F05A64">
            <w:pPr>
              <w:rPr>
                <w:rFonts w:eastAsia="Times New Roman"/>
                <w:color w:val="000000"/>
              </w:rPr>
            </w:pPr>
            <w:r w:rsidRPr="00E200A5">
              <w:rPr>
                <w:rFonts w:eastAsia="Times New Roman"/>
                <w:b/>
                <w:bCs/>
                <w:color w:val="000000"/>
              </w:rPr>
              <w:t>Note</w:t>
            </w:r>
            <w:r w:rsidRPr="00E200A5">
              <w:rPr>
                <w:rFonts w:eastAsia="Times New Roman"/>
                <w:color w:val="000000"/>
              </w:rPr>
              <w:t xml:space="preserve">:  </w:t>
            </w:r>
          </w:p>
          <w:p w14:paraId="6E7A856E" w14:textId="77777777" w:rsidR="00F05A64" w:rsidRDefault="00F05A64" w:rsidP="00320B54">
            <w:pPr>
              <w:pStyle w:val="ListParagraph"/>
              <w:numPr>
                <w:ilvl w:val="0"/>
                <w:numId w:val="532"/>
              </w:numPr>
              <w:rPr>
                <w:rFonts w:asciiTheme="minorHAnsi" w:eastAsia="Times New Roman" w:hAnsiTheme="minorHAnsi"/>
                <w:color w:val="000000"/>
              </w:rPr>
            </w:pPr>
            <w:r>
              <w:rPr>
                <w:rFonts w:asciiTheme="minorHAnsi" w:eastAsia="Times New Roman" w:hAnsiTheme="minorHAnsi"/>
                <w:color w:val="000000"/>
              </w:rPr>
              <w:t>This is only applicable for SSAP flow, and the system will work AS IS for other redetermination processes.</w:t>
            </w:r>
          </w:p>
          <w:p w14:paraId="6D5DD03C" w14:textId="77777777" w:rsidR="00F05A64" w:rsidRPr="00AE11D6" w:rsidRDefault="00F05A64" w:rsidP="00320B54">
            <w:pPr>
              <w:pStyle w:val="ListParagraph"/>
              <w:numPr>
                <w:ilvl w:val="0"/>
                <w:numId w:val="532"/>
              </w:numPr>
              <w:rPr>
                <w:rFonts w:asciiTheme="minorHAnsi" w:hAnsiTheme="minorHAnsi"/>
              </w:rPr>
            </w:pPr>
            <w:r w:rsidRPr="00AE11D6">
              <w:rPr>
                <w:rFonts w:asciiTheme="minorHAnsi" w:hAnsiTheme="minorHAnsi"/>
              </w:rPr>
              <w:t>HE error is always treated as a success response for Non-ESI MEC</w:t>
            </w:r>
            <w:r>
              <w:rPr>
                <w:rFonts w:asciiTheme="minorHAnsi" w:hAnsiTheme="minorHAnsi"/>
              </w:rPr>
              <w:t xml:space="preserve"> and this is an existing system behavior.</w:t>
            </w:r>
          </w:p>
          <w:p w14:paraId="430A70A1" w14:textId="77777777" w:rsidR="00F05A64" w:rsidRPr="008A1DE7" w:rsidRDefault="00F05A64" w:rsidP="00320B54">
            <w:pPr>
              <w:pStyle w:val="ListParagraph"/>
              <w:numPr>
                <w:ilvl w:val="0"/>
                <w:numId w:val="532"/>
              </w:numPr>
              <w:rPr>
                <w:rFonts w:asciiTheme="minorHAnsi" w:hAnsiTheme="minorHAnsi"/>
              </w:rPr>
            </w:pPr>
            <w:r w:rsidRPr="008A1DE7">
              <w:rPr>
                <w:rFonts w:asciiTheme="minorHAnsi" w:hAnsiTheme="minorHAnsi"/>
              </w:rPr>
              <w:t xml:space="preserve">Non-ESI MEC request parameter change means SSN is changed. </w:t>
            </w:r>
          </w:p>
          <w:p w14:paraId="028F9A72" w14:textId="77777777" w:rsidR="00F05A64" w:rsidRPr="00106BC8" w:rsidRDefault="00F05A64" w:rsidP="00F05A64">
            <w:pPr>
              <w:pStyle w:val="ListParagraph"/>
              <w:rPr>
                <w:rFonts w:asciiTheme="minorHAnsi" w:eastAsia="Times New Roman" w:hAnsiTheme="minorHAnsi"/>
                <w:color w:val="000000"/>
              </w:rPr>
            </w:pPr>
          </w:p>
          <w:p w14:paraId="5A24C59A" w14:textId="77777777" w:rsidR="00F05A64" w:rsidRPr="00E200A5" w:rsidRDefault="00F05A64" w:rsidP="00F05A64"/>
          <w:p w14:paraId="4FBD9C02" w14:textId="77777777" w:rsidR="00F05A64" w:rsidRDefault="00F05A64" w:rsidP="00F05A64">
            <w:r w:rsidRPr="00E200A5">
              <w:rPr>
                <w:b/>
                <w:bCs/>
              </w:rPr>
              <w:t xml:space="preserve">Example </w:t>
            </w:r>
            <w:r>
              <w:rPr>
                <w:b/>
                <w:bCs/>
              </w:rPr>
              <w:t>1</w:t>
            </w:r>
            <w:r w:rsidRPr="00E200A5">
              <w:t xml:space="preserve"> – </w:t>
            </w:r>
            <w:r>
              <w:t>New member application with HX error/Hub connection failure</w:t>
            </w:r>
          </w:p>
          <w:p w14:paraId="3816DB42" w14:textId="77777777" w:rsidR="00F05A64" w:rsidRDefault="00F05A64" w:rsidP="00F05A64">
            <w:pPr>
              <w:rPr>
                <w:rFonts w:cs="Arial"/>
                <w:b/>
              </w:rPr>
            </w:pPr>
            <w:r w:rsidRPr="00E23740">
              <w:rPr>
                <w:rFonts w:cs="Arial"/>
                <w:b/>
              </w:rPr>
              <w:t>Configuration – “</w:t>
            </w:r>
            <w:r w:rsidRPr="00E010EB">
              <w:rPr>
                <w:rFonts w:cs="Arial"/>
                <w:b/>
                <w:bCs/>
              </w:rPr>
              <w:t>Non-ESI MEC</w:t>
            </w:r>
            <w:r>
              <w:rPr>
                <w:rFonts w:cs="Arial"/>
                <w:b/>
                <w:bCs/>
              </w:rPr>
              <w:t xml:space="preserve"> Service level</w:t>
            </w:r>
            <w:r w:rsidRPr="00E010EB">
              <w:rPr>
                <w:rFonts w:cs="Arial"/>
                <w:b/>
                <w:bCs/>
              </w:rPr>
              <w:t xml:space="preserve"> </w:t>
            </w:r>
            <w:r>
              <w:rPr>
                <w:rFonts w:cs="Arial"/>
                <w:b/>
                <w:bCs/>
              </w:rPr>
              <w:t>-</w:t>
            </w:r>
            <w:r w:rsidRPr="00E23740">
              <w:rPr>
                <w:rFonts w:cs="Arial"/>
                <w:b/>
              </w:rPr>
              <w:t>Allow the user</w:t>
            </w:r>
            <w:r>
              <w:rPr>
                <w:rFonts w:cs="Arial"/>
                <w:b/>
              </w:rPr>
              <w:t>: ON”</w:t>
            </w:r>
          </w:p>
          <w:p w14:paraId="5FE64758" w14:textId="77777777" w:rsidR="00F05A64" w:rsidRDefault="00F05A64" w:rsidP="00F05A64"/>
          <w:p w14:paraId="204BE90A" w14:textId="77777777" w:rsidR="00F05A64" w:rsidRPr="00E200A5" w:rsidRDefault="00F05A64" w:rsidP="00320B54">
            <w:pPr>
              <w:numPr>
                <w:ilvl w:val="0"/>
                <w:numId w:val="532"/>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1B37F7F5" w14:textId="77777777" w:rsidR="00F05A64" w:rsidRPr="008A1DE7" w:rsidRDefault="00F05A64" w:rsidP="00320B54">
            <w:pPr>
              <w:numPr>
                <w:ilvl w:val="0"/>
                <w:numId w:val="532"/>
              </w:numPr>
              <w:rPr>
                <w:rFonts w:eastAsia="Times New Roman"/>
                <w:color w:val="000000"/>
              </w:rPr>
            </w:pPr>
            <w:r w:rsidRPr="006D53D1">
              <w:rPr>
                <w:rFonts w:eastAsia="Times New Roman"/>
                <w:color w:val="000000"/>
              </w:rPr>
              <w:t>As this is an initial application so there are no details for Non-ESI MEC for the member, the system shall treat the member as not enrolled for all the Non-ESI MEC Types.</w:t>
            </w:r>
          </w:p>
          <w:p w14:paraId="4D3024E1" w14:textId="77777777" w:rsidR="00F05A64" w:rsidRPr="006D53D1" w:rsidRDefault="00F05A64" w:rsidP="00320B54">
            <w:pPr>
              <w:numPr>
                <w:ilvl w:val="0"/>
                <w:numId w:val="532"/>
              </w:numPr>
              <w:rPr>
                <w:rFonts w:eastAsia="Times New Roman"/>
                <w:color w:val="000000"/>
              </w:rPr>
            </w:pPr>
            <w:r w:rsidRPr="006D53D1">
              <w:rPr>
                <w:rFonts w:asciiTheme="minorHAnsi" w:eastAsia="Times New Roman" w:hAnsiTheme="minorHAnsi"/>
                <w:color w:val="000000"/>
              </w:rPr>
              <w:t>The system will not prohibit the user from moving further with the application.</w:t>
            </w:r>
          </w:p>
          <w:p w14:paraId="4B03B264" w14:textId="77777777" w:rsidR="00F05A64" w:rsidRPr="00E200A5" w:rsidRDefault="00F05A64" w:rsidP="00F05A64"/>
          <w:p w14:paraId="67DF7A52" w14:textId="77777777" w:rsidR="00F05A64" w:rsidRDefault="00F05A64" w:rsidP="00F05A64">
            <w:r w:rsidRPr="00E200A5">
              <w:rPr>
                <w:b/>
                <w:bCs/>
              </w:rPr>
              <w:t xml:space="preserve">Example </w:t>
            </w:r>
            <w:r>
              <w:rPr>
                <w:b/>
                <w:bCs/>
              </w:rPr>
              <w:t>2</w:t>
            </w:r>
            <w:r w:rsidRPr="00E200A5">
              <w:t xml:space="preserve"> – </w:t>
            </w:r>
            <w:r>
              <w:t>RAC on a single member application with</w:t>
            </w:r>
            <w:r w:rsidRPr="00E200A5">
              <w:t xml:space="preserve"> </w:t>
            </w:r>
            <w:r>
              <w:t xml:space="preserve">the </w:t>
            </w:r>
            <w:r w:rsidRPr="00E200A5">
              <w:t>Non-ESI MEC service return</w:t>
            </w:r>
            <w:r>
              <w:t>ing</w:t>
            </w:r>
            <w:r w:rsidRPr="00E200A5">
              <w:t xml:space="preserve"> </w:t>
            </w:r>
            <w:r>
              <w:t>HX error/Hub connection failure without changing the SSN.</w:t>
            </w:r>
          </w:p>
          <w:p w14:paraId="03648D62" w14:textId="77777777" w:rsidR="00F05A64" w:rsidRDefault="00F05A64" w:rsidP="00F05A64">
            <w:pPr>
              <w:rPr>
                <w:rFonts w:cs="Arial"/>
                <w:b/>
              </w:rPr>
            </w:pPr>
            <w:r w:rsidRPr="00E23740">
              <w:rPr>
                <w:rFonts w:cs="Arial"/>
                <w:b/>
              </w:rPr>
              <w:t>Configuration – “</w:t>
            </w:r>
            <w:r w:rsidRPr="00E010EB">
              <w:rPr>
                <w:rFonts w:cs="Arial"/>
                <w:b/>
                <w:bCs/>
              </w:rPr>
              <w:t xml:space="preserve">Non-ESI MEC </w:t>
            </w:r>
            <w:r>
              <w:rPr>
                <w:rFonts w:cs="Arial"/>
                <w:b/>
                <w:bCs/>
              </w:rPr>
              <w:t>Service level-</w:t>
            </w:r>
            <w:r w:rsidRPr="00E23740">
              <w:rPr>
                <w:rFonts w:cs="Arial"/>
                <w:b/>
              </w:rPr>
              <w:t>Allow the user</w:t>
            </w:r>
            <w:r>
              <w:rPr>
                <w:rFonts w:cs="Arial"/>
                <w:b/>
              </w:rPr>
              <w:t>: ON”</w:t>
            </w:r>
          </w:p>
          <w:p w14:paraId="4390AA2A" w14:textId="77777777" w:rsidR="00F05A64" w:rsidRPr="00E200A5" w:rsidRDefault="00F05A64" w:rsidP="00F05A64"/>
          <w:p w14:paraId="1FDCE4A0" w14:textId="77777777" w:rsidR="00F05A64" w:rsidRPr="00E200A5" w:rsidRDefault="00F05A64" w:rsidP="00320B54">
            <w:pPr>
              <w:numPr>
                <w:ilvl w:val="0"/>
                <w:numId w:val="532"/>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783BA005" w14:textId="77777777" w:rsidR="00F05A64" w:rsidRDefault="00F05A64" w:rsidP="00320B54">
            <w:pPr>
              <w:numPr>
                <w:ilvl w:val="0"/>
                <w:numId w:val="532"/>
              </w:numPr>
              <w:rPr>
                <w:rFonts w:eastAsia="Times New Roman"/>
                <w:color w:val="000000"/>
              </w:rPr>
            </w:pPr>
            <w:r w:rsidRPr="00E200A5">
              <w:rPr>
                <w:rFonts w:eastAsia="Times New Roman"/>
                <w:color w:val="000000"/>
              </w:rPr>
              <w:lastRenderedPageBreak/>
              <w:t xml:space="preserve">The system shall </w:t>
            </w:r>
            <w:r>
              <w:rPr>
                <w:rFonts w:cs="Arial"/>
              </w:rPr>
              <w:t>carry forward</w:t>
            </w:r>
            <w:r w:rsidRPr="00E200A5">
              <w:rPr>
                <w:rFonts w:eastAsia="Times New Roman"/>
                <w:color w:val="000000"/>
              </w:rPr>
              <w:t xml:space="preserve"> the last successful available response of Medicare, Tricare, Peace Corp, and VA Healthcare Program for P</w:t>
            </w:r>
            <w:r>
              <w:rPr>
                <w:rFonts w:eastAsia="Times New Roman"/>
                <w:color w:val="000000"/>
              </w:rPr>
              <w:t>rogram determination</w:t>
            </w:r>
            <w:r w:rsidRPr="00E200A5">
              <w:rPr>
                <w:rFonts w:eastAsia="Times New Roman"/>
                <w:color w:val="000000"/>
              </w:rPr>
              <w:t>.</w:t>
            </w:r>
          </w:p>
          <w:p w14:paraId="2276CE1D" w14:textId="77777777" w:rsidR="00F05A64" w:rsidRPr="00A36D66" w:rsidRDefault="00F05A64" w:rsidP="00320B54">
            <w:pPr>
              <w:numPr>
                <w:ilvl w:val="0"/>
                <w:numId w:val="532"/>
              </w:numPr>
            </w:pPr>
            <w:r w:rsidRPr="00A36D66">
              <w:rPr>
                <w:rFonts w:asciiTheme="minorHAnsi" w:eastAsia="Times New Roman" w:hAnsiTheme="minorHAnsi"/>
                <w:color w:val="000000"/>
              </w:rPr>
              <w:t>The system will not prohibit the user from moving further with the application.</w:t>
            </w:r>
          </w:p>
          <w:p w14:paraId="42CDF066" w14:textId="77777777" w:rsidR="00F05A64" w:rsidRPr="00E200A5" w:rsidRDefault="00F05A64" w:rsidP="00F05A64"/>
          <w:p w14:paraId="718C45EE" w14:textId="77777777" w:rsidR="00F05A64" w:rsidRDefault="00F05A64" w:rsidP="00F05A64">
            <w:r w:rsidRPr="00AE11D6">
              <w:rPr>
                <w:b/>
                <w:bCs/>
              </w:rPr>
              <w:t xml:space="preserve">Example </w:t>
            </w:r>
            <w:r>
              <w:rPr>
                <w:b/>
                <w:bCs/>
              </w:rPr>
              <w:t>3</w:t>
            </w:r>
            <w:r w:rsidRPr="00E200A5">
              <w:t xml:space="preserve"> – </w:t>
            </w:r>
            <w:r>
              <w:t>RAC on a single</w:t>
            </w:r>
            <w:r w:rsidRPr="00E200A5">
              <w:t xml:space="preserve"> member </w:t>
            </w:r>
            <w:r>
              <w:t xml:space="preserve">application with the </w:t>
            </w:r>
            <w:r w:rsidRPr="00E200A5">
              <w:t>Non-ESI MEC service return</w:t>
            </w:r>
            <w:r>
              <w:t>ing</w:t>
            </w:r>
            <w:r w:rsidRPr="00E200A5">
              <w:t xml:space="preserve"> </w:t>
            </w:r>
            <w:r>
              <w:t>HX error/Hub connection failure and SSN is updated.</w:t>
            </w:r>
          </w:p>
          <w:p w14:paraId="2D63A33D" w14:textId="77777777" w:rsidR="00F05A64" w:rsidRDefault="00F05A64" w:rsidP="00F05A64">
            <w:pPr>
              <w:rPr>
                <w:rFonts w:cs="Arial"/>
                <w:b/>
              </w:rPr>
            </w:pPr>
            <w:r w:rsidRPr="00E23740">
              <w:rPr>
                <w:rFonts w:cs="Arial"/>
                <w:b/>
              </w:rPr>
              <w:t>Configuration – “</w:t>
            </w:r>
            <w:r w:rsidRPr="00E010EB">
              <w:rPr>
                <w:rFonts w:cs="Arial"/>
                <w:b/>
                <w:bCs/>
              </w:rPr>
              <w:t>Non-ESI MEC</w:t>
            </w:r>
            <w:r>
              <w:rPr>
                <w:rFonts w:cs="Arial"/>
                <w:b/>
                <w:bCs/>
              </w:rPr>
              <w:t xml:space="preserve"> Service level</w:t>
            </w:r>
            <w:r w:rsidRPr="00E010EB">
              <w:rPr>
                <w:rFonts w:cs="Arial"/>
                <w:b/>
                <w:bCs/>
              </w:rPr>
              <w:t xml:space="preserve"> </w:t>
            </w:r>
            <w:r>
              <w:rPr>
                <w:rFonts w:cs="Arial"/>
                <w:b/>
                <w:bCs/>
              </w:rPr>
              <w:t>-</w:t>
            </w:r>
            <w:r w:rsidRPr="00E23740">
              <w:rPr>
                <w:rFonts w:cs="Arial"/>
                <w:b/>
              </w:rPr>
              <w:t>Allow the user</w:t>
            </w:r>
            <w:r>
              <w:rPr>
                <w:rFonts w:cs="Arial"/>
                <w:b/>
              </w:rPr>
              <w:t>: ON”</w:t>
            </w:r>
          </w:p>
          <w:p w14:paraId="627A24AA" w14:textId="77777777" w:rsidR="00F05A64" w:rsidRPr="00E200A5" w:rsidRDefault="00F05A64" w:rsidP="00F05A64"/>
          <w:p w14:paraId="02DD6EDE" w14:textId="77777777" w:rsidR="00F05A64" w:rsidRPr="00E200A5" w:rsidRDefault="00F05A64" w:rsidP="00320B54">
            <w:pPr>
              <w:numPr>
                <w:ilvl w:val="0"/>
                <w:numId w:val="532"/>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03F2FDB7" w14:textId="77777777" w:rsidR="00F05A64" w:rsidRDefault="00F05A64" w:rsidP="00320B54">
            <w:pPr>
              <w:numPr>
                <w:ilvl w:val="0"/>
                <w:numId w:val="532"/>
              </w:numPr>
              <w:rPr>
                <w:rFonts w:eastAsia="Times New Roman"/>
                <w:color w:val="000000"/>
              </w:rPr>
            </w:pPr>
            <w:r w:rsidRPr="00E200A5">
              <w:rPr>
                <w:rFonts w:eastAsia="Times New Roman"/>
                <w:color w:val="000000"/>
              </w:rPr>
              <w:t xml:space="preserve">As the </w:t>
            </w:r>
            <w:r>
              <w:rPr>
                <w:rFonts w:eastAsia="Times New Roman"/>
                <w:color w:val="000000"/>
              </w:rPr>
              <w:t>SSN is</w:t>
            </w:r>
            <w:r w:rsidRPr="00E200A5">
              <w:rPr>
                <w:rFonts w:eastAsia="Times New Roman"/>
                <w:color w:val="000000"/>
              </w:rPr>
              <w:t xml:space="preserve"> updated by the user, the system shall treat the member as not enrolled for all the Non- ESI MEC Types.</w:t>
            </w:r>
          </w:p>
          <w:p w14:paraId="1BFBF867" w14:textId="77777777" w:rsidR="00F05A64" w:rsidRPr="00E200A5" w:rsidRDefault="00F05A64" w:rsidP="00320B54">
            <w:pPr>
              <w:numPr>
                <w:ilvl w:val="0"/>
                <w:numId w:val="532"/>
              </w:numPr>
              <w:rPr>
                <w:rFonts w:eastAsia="Times New Roman"/>
                <w:color w:val="000000"/>
              </w:rPr>
            </w:pPr>
            <w:r>
              <w:rPr>
                <w:rFonts w:asciiTheme="minorHAnsi" w:eastAsia="Times New Roman" w:hAnsiTheme="minorHAnsi"/>
                <w:color w:val="000000"/>
              </w:rPr>
              <w:t>The system will not p</w:t>
            </w:r>
            <w:r w:rsidRPr="00AF6108">
              <w:rPr>
                <w:rFonts w:asciiTheme="minorHAnsi" w:eastAsia="Times New Roman" w:hAnsiTheme="minorHAnsi"/>
                <w:color w:val="000000"/>
              </w:rPr>
              <w:t xml:space="preserve">rohibit </w:t>
            </w:r>
            <w:r>
              <w:rPr>
                <w:rFonts w:asciiTheme="minorHAnsi" w:eastAsia="Times New Roman" w:hAnsiTheme="minorHAnsi"/>
                <w:color w:val="000000"/>
              </w:rPr>
              <w:t xml:space="preserve">the </w:t>
            </w:r>
            <w:r w:rsidRPr="00AF6108">
              <w:rPr>
                <w:rFonts w:asciiTheme="minorHAnsi" w:eastAsia="Times New Roman" w:hAnsiTheme="minorHAnsi"/>
                <w:color w:val="000000"/>
              </w:rPr>
              <w:t>user from moving further with the application</w:t>
            </w:r>
            <w:r>
              <w:rPr>
                <w:rFonts w:asciiTheme="minorHAnsi" w:eastAsia="Times New Roman" w:hAnsiTheme="minorHAnsi"/>
                <w:color w:val="000000"/>
              </w:rPr>
              <w:t>.</w:t>
            </w:r>
          </w:p>
          <w:p w14:paraId="46F0073C" w14:textId="77777777" w:rsidR="00F05A64" w:rsidRPr="00730FB1" w:rsidRDefault="00F05A64" w:rsidP="00F05A64">
            <w:pPr>
              <w:jc w:val="both"/>
              <w:rPr>
                <w:rFonts w:eastAsia="Arial"/>
                <w:lang w:eastAsia="ar-SA"/>
              </w:rPr>
            </w:pPr>
          </w:p>
        </w:tc>
      </w:tr>
      <w:tr w:rsidR="00F05A64" w:rsidRPr="004342C6" w14:paraId="11B3377E" w14:textId="77777777" w:rsidTr="005F6A68">
        <w:trPr>
          <w:trHeight w:val="314"/>
        </w:trPr>
        <w:tc>
          <w:tcPr>
            <w:tcW w:w="2610" w:type="dxa"/>
            <w:shd w:val="clear" w:color="000000" w:fill="FFFFFF"/>
          </w:tcPr>
          <w:p w14:paraId="1D5C1988" w14:textId="2C754440" w:rsidR="00F05A64" w:rsidRDefault="00F05A64" w:rsidP="00F05A64">
            <w:pPr>
              <w:contextualSpacing w:val="0"/>
              <w:jc w:val="center"/>
              <w:rPr>
                <w:color w:val="000000"/>
              </w:rPr>
            </w:pPr>
            <w:r>
              <w:rPr>
                <w:rFonts w:eastAsia="Times New Roman"/>
                <w:color w:val="000000"/>
              </w:rPr>
              <w:lastRenderedPageBreak/>
              <w:t>HDE.PCS.04.</w:t>
            </w:r>
            <w:r w:rsidRPr="00E200A5">
              <w:rPr>
                <w:rFonts w:eastAsia="Times New Roman"/>
                <w:color w:val="000000"/>
              </w:rPr>
              <w:t>00</w:t>
            </w:r>
            <w:r>
              <w:rPr>
                <w:rFonts w:eastAsia="Times New Roman"/>
                <w:color w:val="000000"/>
              </w:rPr>
              <w:t>7</w:t>
            </w:r>
          </w:p>
        </w:tc>
        <w:tc>
          <w:tcPr>
            <w:tcW w:w="6660" w:type="dxa"/>
            <w:shd w:val="clear" w:color="000000" w:fill="FFFFFF"/>
          </w:tcPr>
          <w:p w14:paraId="29C828BA" w14:textId="77777777" w:rsidR="00F05A64" w:rsidRPr="00E200A5" w:rsidRDefault="00F05A64" w:rsidP="00F05A64">
            <w:pPr>
              <w:rPr>
                <w:rFonts w:eastAsia="Times New Roman"/>
                <w:color w:val="000000"/>
              </w:rPr>
            </w:pPr>
            <w:r w:rsidRPr="00E200A5">
              <w:rPr>
                <w:rFonts w:eastAsia="Times New Roman"/>
                <w:color w:val="000000"/>
              </w:rPr>
              <w:t xml:space="preserve">The system shall </w:t>
            </w:r>
            <w:r>
              <w:rPr>
                <w:rFonts w:eastAsia="Times New Roman"/>
                <w:color w:val="000000"/>
              </w:rPr>
              <w:t xml:space="preserve">allow the user to proceed further with the application and </w:t>
            </w:r>
            <w:r>
              <w:rPr>
                <w:rFonts w:cs="Arial"/>
              </w:rPr>
              <w:t>carry forward</w:t>
            </w:r>
            <w:r w:rsidRPr="00E200A5">
              <w:rPr>
                <w:rFonts w:eastAsia="Times New Roman"/>
                <w:color w:val="000000"/>
              </w:rPr>
              <w:t xml:space="preserve"> the last successful</w:t>
            </w:r>
            <w:r>
              <w:rPr>
                <w:rFonts w:eastAsia="Times New Roman"/>
                <w:color w:val="000000"/>
              </w:rPr>
              <w:t xml:space="preserve"> data</w:t>
            </w:r>
            <w:r w:rsidRPr="00E200A5">
              <w:rPr>
                <w:rFonts w:eastAsia="Times New Roman"/>
                <w:color w:val="000000"/>
              </w:rPr>
              <w:t xml:space="preserve"> </w:t>
            </w:r>
            <w:r w:rsidRPr="00E200A5">
              <w:t>if available for that specific N</w:t>
            </w:r>
            <w:r>
              <w:t>on</w:t>
            </w:r>
            <w:r w:rsidRPr="00E200A5">
              <w:t xml:space="preserve">-ESI response code for which </w:t>
            </w:r>
            <w:r>
              <w:t>HX error</w:t>
            </w:r>
            <w:r w:rsidRPr="00E200A5">
              <w:t xml:space="preserve"> is </w:t>
            </w:r>
            <w:r w:rsidRPr="008A372D">
              <w:t>returned</w:t>
            </w:r>
            <w:r>
              <w:t xml:space="preserve"> </w:t>
            </w:r>
            <w:r>
              <w:rPr>
                <w:rFonts w:eastAsia="Times New Roman"/>
                <w:color w:val="000000"/>
              </w:rPr>
              <w:t xml:space="preserve">when the configuration is </w:t>
            </w:r>
            <w:r>
              <w:rPr>
                <w:rFonts w:eastAsia="Times New Roman" w:cs="Arial"/>
                <w:color w:val="000000"/>
              </w:rPr>
              <w:t>“</w:t>
            </w:r>
            <w:r w:rsidRPr="008C253C">
              <w:rPr>
                <w:rFonts w:cs="Arial"/>
                <w:b/>
                <w:bCs/>
              </w:rPr>
              <w:t>Non-ESI MEC</w:t>
            </w:r>
            <w:r>
              <w:rPr>
                <w:rFonts w:cs="Arial"/>
                <w:b/>
                <w:bCs/>
              </w:rPr>
              <w:t xml:space="preserve"> TDS level</w:t>
            </w:r>
            <w:r>
              <w:rPr>
                <w:rFonts w:cs="Arial"/>
              </w:rPr>
              <w:t xml:space="preserve"> -</w:t>
            </w:r>
            <w:r>
              <w:rPr>
                <w:rFonts w:eastAsia="Times New Roman" w:cs="Arial"/>
                <w:color w:val="000000"/>
              </w:rPr>
              <w:t>Allow the user: ON”</w:t>
            </w:r>
            <w:r w:rsidRPr="00AF6108">
              <w:rPr>
                <w:rFonts w:eastAsia="Times New Roman"/>
                <w:color w:val="000000"/>
              </w:rPr>
              <w:t xml:space="preserve"> </w:t>
            </w:r>
            <w:r>
              <w:rPr>
                <w:rFonts w:eastAsia="Times New Roman"/>
                <w:color w:val="000000"/>
              </w:rPr>
              <w:t xml:space="preserve">and the </w:t>
            </w:r>
            <w:r w:rsidRPr="00E200A5">
              <w:rPr>
                <w:rFonts w:eastAsia="Times New Roman"/>
                <w:color w:val="000000"/>
              </w:rPr>
              <w:t>request parameters</w:t>
            </w:r>
            <w:r>
              <w:rPr>
                <w:rFonts w:eastAsia="Times New Roman"/>
                <w:color w:val="000000"/>
              </w:rPr>
              <w:t>(SSN)</w:t>
            </w:r>
            <w:r w:rsidRPr="00E200A5">
              <w:rPr>
                <w:rFonts w:eastAsia="Times New Roman"/>
                <w:color w:val="000000"/>
              </w:rPr>
              <w:t xml:space="preserve"> for the Non-ESI MEC response remains the same, </w:t>
            </w:r>
            <w:r w:rsidRPr="00E200A5">
              <w:t xml:space="preserve">else </w:t>
            </w:r>
            <w:r>
              <w:t xml:space="preserve">shall </w:t>
            </w:r>
            <w:r w:rsidRPr="00E200A5">
              <w:t xml:space="preserve">consider </w:t>
            </w:r>
            <w:r>
              <w:t>the member</w:t>
            </w:r>
            <w:r w:rsidRPr="00E200A5">
              <w:t xml:space="preserve"> not enrolled for that specific N</w:t>
            </w:r>
            <w:r>
              <w:t>on</w:t>
            </w:r>
            <w:r w:rsidRPr="00E200A5">
              <w:t>-ESI response code (Medicare, Tricare, Peace Corp and VA Healthcare Program)</w:t>
            </w:r>
            <w:r>
              <w:t>.</w:t>
            </w:r>
          </w:p>
          <w:p w14:paraId="7ECF1EC0" w14:textId="77777777" w:rsidR="00F05A64" w:rsidRPr="00E200A5" w:rsidRDefault="00F05A64" w:rsidP="00F05A64">
            <w:pPr>
              <w:rPr>
                <w:color w:val="000000"/>
                <w:sz w:val="24"/>
                <w:szCs w:val="24"/>
              </w:rPr>
            </w:pPr>
          </w:p>
          <w:p w14:paraId="6ADBB6A1" w14:textId="77777777" w:rsidR="00F05A64" w:rsidRPr="00E200A5" w:rsidRDefault="00F05A64" w:rsidP="00F05A64">
            <w:pPr>
              <w:rPr>
                <w:rFonts w:eastAsia="Times New Roman"/>
                <w:color w:val="000000"/>
              </w:rPr>
            </w:pPr>
            <w:r w:rsidRPr="00E200A5">
              <w:rPr>
                <w:rFonts w:eastAsia="Times New Roman"/>
                <w:b/>
                <w:bCs/>
                <w:color w:val="000000"/>
              </w:rPr>
              <w:t>Note</w:t>
            </w:r>
            <w:r w:rsidRPr="00E200A5">
              <w:rPr>
                <w:rFonts w:eastAsia="Times New Roman"/>
                <w:color w:val="000000"/>
              </w:rPr>
              <w:t xml:space="preserve">: </w:t>
            </w:r>
          </w:p>
          <w:p w14:paraId="09FA1EED" w14:textId="77777777" w:rsidR="00F05A64" w:rsidRDefault="00F05A64" w:rsidP="00320B54">
            <w:pPr>
              <w:numPr>
                <w:ilvl w:val="0"/>
                <w:numId w:val="533"/>
              </w:numPr>
              <w:rPr>
                <w:rFonts w:eastAsia="Times New Roman"/>
                <w:b/>
                <w:color w:val="000000"/>
              </w:rPr>
            </w:pPr>
            <w:r w:rsidRPr="00541685">
              <w:rPr>
                <w:rFonts w:eastAsia="Times New Roman"/>
                <w:color w:val="000000"/>
              </w:rPr>
              <w:t>HX error</w:t>
            </w:r>
            <w:r w:rsidRPr="0031087E">
              <w:rPr>
                <w:rFonts w:eastAsia="Times New Roman"/>
                <w:color w:val="000000"/>
              </w:rPr>
              <w:t xml:space="preserve"> is returned for the respective TDS code (Source ID) in a Non-ESI MEC response i.e.</w:t>
            </w:r>
            <w:r>
              <w:rPr>
                <w:rFonts w:eastAsia="Times New Roman"/>
                <w:color w:val="000000"/>
              </w:rPr>
              <w:t xml:space="preserve">, </w:t>
            </w:r>
            <w:r w:rsidRPr="00541685">
              <w:rPr>
                <w:rFonts w:eastAsia="Times New Roman"/>
                <w:b/>
                <w:color w:val="000000"/>
              </w:rPr>
              <w:t>TDS Codes – MEDI/</w:t>
            </w:r>
            <w:r>
              <w:rPr>
                <w:rFonts w:eastAsia="Times New Roman"/>
                <w:b/>
                <w:color w:val="000000"/>
              </w:rPr>
              <w:t>VHPC</w:t>
            </w:r>
            <w:r w:rsidRPr="00541685">
              <w:rPr>
                <w:rFonts w:eastAsia="Times New Roman"/>
                <w:b/>
                <w:color w:val="000000"/>
              </w:rPr>
              <w:t>/TRIC/PECO</w:t>
            </w:r>
          </w:p>
          <w:p w14:paraId="5B8114E1" w14:textId="77777777" w:rsidR="00F05A64" w:rsidRPr="008A1DE7" w:rsidRDefault="00F05A64" w:rsidP="00320B54">
            <w:pPr>
              <w:pStyle w:val="ListParagraph"/>
              <w:numPr>
                <w:ilvl w:val="0"/>
                <w:numId w:val="533"/>
              </w:numPr>
              <w:rPr>
                <w:rFonts w:asciiTheme="minorHAnsi" w:eastAsia="Times New Roman" w:hAnsiTheme="minorHAnsi"/>
                <w:color w:val="000000"/>
              </w:rPr>
            </w:pPr>
            <w:r w:rsidRPr="008A1DE7">
              <w:rPr>
                <w:rFonts w:asciiTheme="minorHAnsi" w:eastAsia="Times New Roman" w:hAnsiTheme="minorHAnsi"/>
                <w:color w:val="000000"/>
              </w:rPr>
              <w:t xml:space="preserve">The configuration should be at TDS service level for </w:t>
            </w:r>
            <w:r>
              <w:rPr>
                <w:rFonts w:asciiTheme="minorHAnsi" w:eastAsia="Times New Roman" w:hAnsiTheme="minorHAnsi"/>
                <w:color w:val="000000"/>
              </w:rPr>
              <w:t>each</w:t>
            </w:r>
            <w:r w:rsidRPr="008A1DE7">
              <w:rPr>
                <w:rFonts w:asciiTheme="minorHAnsi" w:eastAsia="Times New Roman" w:hAnsiTheme="minorHAnsi"/>
                <w:color w:val="000000"/>
              </w:rPr>
              <w:t xml:space="preserve"> non ESI response type.</w:t>
            </w:r>
          </w:p>
          <w:p w14:paraId="020AF115" w14:textId="77777777" w:rsidR="00F05A64" w:rsidRPr="00E200A5" w:rsidRDefault="00F05A64" w:rsidP="00320B54">
            <w:pPr>
              <w:numPr>
                <w:ilvl w:val="0"/>
                <w:numId w:val="533"/>
              </w:numPr>
              <w:rPr>
                <w:rFonts w:eastAsia="Times New Roman"/>
                <w:color w:val="000000"/>
              </w:rPr>
            </w:pPr>
            <w:r w:rsidRPr="00E200A5">
              <w:rPr>
                <w:rFonts w:eastAsia="Times New Roman"/>
                <w:color w:val="000000"/>
              </w:rPr>
              <w:t>This action is performed per TDS MEC level.</w:t>
            </w:r>
          </w:p>
          <w:p w14:paraId="78CF50F9" w14:textId="77777777" w:rsidR="00F05A64" w:rsidRPr="00541685" w:rsidRDefault="00F05A64" w:rsidP="00F05A64">
            <w:pPr>
              <w:ind w:left="720"/>
              <w:rPr>
                <w:rFonts w:eastAsia="Times New Roman"/>
                <w:color w:val="000000"/>
              </w:rPr>
            </w:pPr>
          </w:p>
          <w:p w14:paraId="44624FF4" w14:textId="77777777" w:rsidR="00F05A64" w:rsidRPr="00E200A5" w:rsidRDefault="00F05A64" w:rsidP="00F05A64"/>
          <w:p w14:paraId="0AA218FD" w14:textId="77777777" w:rsidR="00F05A64" w:rsidRDefault="00F05A64" w:rsidP="00F05A64">
            <w:r w:rsidRPr="00AE11D6">
              <w:rPr>
                <w:b/>
                <w:bCs/>
              </w:rPr>
              <w:t xml:space="preserve">Example </w:t>
            </w:r>
            <w:r>
              <w:rPr>
                <w:b/>
                <w:bCs/>
              </w:rPr>
              <w:t>1</w:t>
            </w:r>
            <w:r w:rsidRPr="00E200A5">
              <w:t xml:space="preserve"> – </w:t>
            </w:r>
            <w:r>
              <w:t>Initial Application and the u</w:t>
            </w:r>
            <w:r w:rsidRPr="00E200A5">
              <w:t xml:space="preserve">ser submits the application with one member by clicking on </w:t>
            </w:r>
            <w:r>
              <w:t>the s</w:t>
            </w:r>
            <w:r w:rsidRPr="00E200A5">
              <w:t xml:space="preserve">ubmit button on the </w:t>
            </w:r>
            <w:r>
              <w:t>‘</w:t>
            </w:r>
            <w:r w:rsidRPr="00E200A5">
              <w:t>Rights and Responsibilities</w:t>
            </w:r>
            <w:r>
              <w:t>’</w:t>
            </w:r>
            <w:r w:rsidRPr="00E200A5">
              <w:t xml:space="preserve"> page.</w:t>
            </w:r>
          </w:p>
          <w:p w14:paraId="07A5511E" w14:textId="77777777" w:rsidR="00F05A64" w:rsidRDefault="00F05A64" w:rsidP="00F05A64">
            <w:pPr>
              <w:rPr>
                <w:rFonts w:cs="Arial"/>
                <w:b/>
              </w:rPr>
            </w:pPr>
            <w:r w:rsidRPr="00E23740">
              <w:rPr>
                <w:rFonts w:cs="Arial"/>
                <w:b/>
              </w:rPr>
              <w:t>Configuration – “</w:t>
            </w:r>
            <w:r w:rsidRPr="00E010EB">
              <w:rPr>
                <w:rFonts w:cs="Arial"/>
                <w:b/>
                <w:bCs/>
              </w:rPr>
              <w:t>Non-ESI MEC</w:t>
            </w:r>
            <w:r>
              <w:rPr>
                <w:rFonts w:cs="Arial"/>
                <w:b/>
                <w:bCs/>
              </w:rPr>
              <w:t xml:space="preserve"> TDS level</w:t>
            </w:r>
            <w:r w:rsidRPr="00E010EB">
              <w:rPr>
                <w:rFonts w:cs="Arial"/>
                <w:b/>
                <w:bCs/>
              </w:rPr>
              <w:t xml:space="preserve"> </w:t>
            </w:r>
            <w:r>
              <w:rPr>
                <w:rFonts w:cs="Arial"/>
                <w:b/>
                <w:bCs/>
              </w:rPr>
              <w:t>-</w:t>
            </w:r>
            <w:r w:rsidRPr="00E23740">
              <w:rPr>
                <w:rFonts w:cs="Arial"/>
                <w:b/>
              </w:rPr>
              <w:t>Allow the user</w:t>
            </w:r>
            <w:r>
              <w:rPr>
                <w:rFonts w:cs="Arial"/>
                <w:b/>
              </w:rPr>
              <w:t>: ON”</w:t>
            </w:r>
          </w:p>
          <w:p w14:paraId="6C25B002" w14:textId="77777777" w:rsidR="00F05A64" w:rsidRPr="00E200A5" w:rsidRDefault="00F05A64" w:rsidP="00F05A64">
            <w:r w:rsidRPr="00E200A5">
              <w:t xml:space="preserve">  </w:t>
            </w:r>
          </w:p>
          <w:p w14:paraId="7CDE1AD5" w14:textId="77777777" w:rsidR="00F05A64" w:rsidRPr="008A1DE7" w:rsidRDefault="00F05A64" w:rsidP="00320B54">
            <w:pPr>
              <w:numPr>
                <w:ilvl w:val="0"/>
                <w:numId w:val="533"/>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6FB862F9" w14:textId="77777777" w:rsidR="00F05A64" w:rsidRPr="008A372D" w:rsidRDefault="00F05A64" w:rsidP="00320B54">
            <w:pPr>
              <w:numPr>
                <w:ilvl w:val="0"/>
                <w:numId w:val="533"/>
              </w:numPr>
            </w:pPr>
            <w:r w:rsidRPr="008A372D">
              <w:t xml:space="preserve">HX error </w:t>
            </w:r>
            <w:r>
              <w:t>is</w:t>
            </w:r>
            <w:r w:rsidRPr="008A372D">
              <w:t xml:space="preserve"> returned for </w:t>
            </w:r>
            <w:r>
              <w:t>any</w:t>
            </w:r>
            <w:r w:rsidRPr="008A372D">
              <w:t xml:space="preserve"> TDS codes (TDS code = </w:t>
            </w:r>
            <w:r>
              <w:t>VHPC</w:t>
            </w:r>
            <w:r w:rsidRPr="008A372D">
              <w:t xml:space="preserve"> or TDS code = TRIC or TDS code = PECO or TDS code = MEDI)</w:t>
            </w:r>
          </w:p>
          <w:p w14:paraId="0FB9E591" w14:textId="77777777" w:rsidR="00F05A64" w:rsidRDefault="00F05A64" w:rsidP="00320B54">
            <w:pPr>
              <w:numPr>
                <w:ilvl w:val="0"/>
                <w:numId w:val="533"/>
              </w:numPr>
              <w:rPr>
                <w:rFonts w:eastAsia="Times New Roman"/>
                <w:color w:val="000000"/>
              </w:rPr>
            </w:pPr>
            <w:r w:rsidRPr="00E200A5">
              <w:rPr>
                <w:rFonts w:eastAsia="Times New Roman"/>
                <w:color w:val="000000"/>
              </w:rPr>
              <w:lastRenderedPageBreak/>
              <w:t>As</w:t>
            </w:r>
            <w:r>
              <w:rPr>
                <w:rFonts w:eastAsia="Times New Roman"/>
                <w:color w:val="000000"/>
              </w:rPr>
              <w:t xml:space="preserve"> it is an initial application so</w:t>
            </w:r>
            <w:r w:rsidRPr="00E200A5">
              <w:rPr>
                <w:rFonts w:eastAsia="Times New Roman"/>
                <w:color w:val="000000"/>
              </w:rPr>
              <w:t xml:space="preserve"> there are no details for that specific N</w:t>
            </w:r>
            <w:r>
              <w:rPr>
                <w:rFonts w:eastAsia="Times New Roman"/>
                <w:color w:val="000000"/>
              </w:rPr>
              <w:t>on</w:t>
            </w:r>
            <w:r w:rsidRPr="00E200A5">
              <w:rPr>
                <w:rFonts w:eastAsia="Times New Roman"/>
                <w:color w:val="000000"/>
              </w:rPr>
              <w:t>-ESI response code for the member, the system shall treat the member as not enrolled for that specific ESI response code.</w:t>
            </w:r>
          </w:p>
          <w:p w14:paraId="69A8AFEF" w14:textId="77777777" w:rsidR="00F05A64" w:rsidRPr="00E200A5" w:rsidRDefault="00F05A64" w:rsidP="00320B54">
            <w:pPr>
              <w:numPr>
                <w:ilvl w:val="0"/>
                <w:numId w:val="533"/>
              </w:numPr>
              <w:rPr>
                <w:rFonts w:eastAsia="Times New Roman"/>
                <w:color w:val="000000"/>
              </w:rPr>
            </w:pPr>
            <w:r>
              <w:rPr>
                <w:rFonts w:asciiTheme="minorHAnsi" w:eastAsia="Times New Roman" w:hAnsiTheme="minorHAnsi"/>
                <w:color w:val="000000"/>
              </w:rPr>
              <w:t>The system will not p</w:t>
            </w:r>
            <w:r w:rsidRPr="00AF6108">
              <w:rPr>
                <w:rFonts w:asciiTheme="minorHAnsi" w:eastAsia="Times New Roman" w:hAnsiTheme="minorHAnsi"/>
                <w:color w:val="000000"/>
              </w:rPr>
              <w:t xml:space="preserve">rohibit </w:t>
            </w:r>
            <w:r>
              <w:rPr>
                <w:rFonts w:asciiTheme="minorHAnsi" w:eastAsia="Times New Roman" w:hAnsiTheme="minorHAnsi"/>
                <w:color w:val="000000"/>
              </w:rPr>
              <w:t xml:space="preserve">the </w:t>
            </w:r>
            <w:r w:rsidRPr="00AF6108">
              <w:rPr>
                <w:rFonts w:asciiTheme="minorHAnsi" w:eastAsia="Times New Roman" w:hAnsiTheme="minorHAnsi"/>
                <w:color w:val="000000"/>
              </w:rPr>
              <w:t>user from moving further with the application</w:t>
            </w:r>
            <w:r>
              <w:rPr>
                <w:rFonts w:asciiTheme="minorHAnsi" w:eastAsia="Times New Roman" w:hAnsiTheme="minorHAnsi"/>
                <w:color w:val="000000"/>
              </w:rPr>
              <w:t>.</w:t>
            </w:r>
          </w:p>
          <w:p w14:paraId="07724FE0" w14:textId="77777777" w:rsidR="00F05A64" w:rsidRPr="00E200A5" w:rsidRDefault="00F05A64" w:rsidP="00F05A64">
            <w:pPr>
              <w:rPr>
                <w:rFonts w:eastAsia="Times New Roman"/>
                <w:color w:val="000000"/>
              </w:rPr>
            </w:pPr>
          </w:p>
          <w:p w14:paraId="476EF501" w14:textId="77777777" w:rsidR="00F05A64" w:rsidRPr="00E200A5" w:rsidRDefault="00F05A64" w:rsidP="00F05A64"/>
          <w:p w14:paraId="06B9FCC9" w14:textId="77777777" w:rsidR="00F05A64" w:rsidRDefault="00F05A64" w:rsidP="00F05A64">
            <w:r w:rsidRPr="00AE11D6">
              <w:rPr>
                <w:b/>
                <w:bCs/>
              </w:rPr>
              <w:t xml:space="preserve">Example </w:t>
            </w:r>
            <w:r>
              <w:rPr>
                <w:b/>
                <w:bCs/>
              </w:rPr>
              <w:t>2</w:t>
            </w:r>
            <w:r w:rsidRPr="00E200A5">
              <w:t xml:space="preserve"> –</w:t>
            </w:r>
            <w:r>
              <w:t xml:space="preserve"> RAC is done on a single member application</w:t>
            </w:r>
            <w:r w:rsidRPr="00E200A5">
              <w:t xml:space="preserve"> and a specific Non-ESI response code returns </w:t>
            </w:r>
            <w:r>
              <w:t>HX error</w:t>
            </w:r>
            <w:r w:rsidRPr="00E200A5">
              <w:t xml:space="preserve">. </w:t>
            </w:r>
            <w:r>
              <w:t>SSN remains the same</w:t>
            </w:r>
            <w:r w:rsidRPr="00E200A5">
              <w:t>.</w:t>
            </w:r>
          </w:p>
          <w:p w14:paraId="28236132" w14:textId="77777777" w:rsidR="00F05A64" w:rsidRDefault="00F05A64" w:rsidP="00F05A64">
            <w:pPr>
              <w:rPr>
                <w:rFonts w:cs="Arial"/>
                <w:b/>
              </w:rPr>
            </w:pPr>
            <w:r w:rsidRPr="00E23740">
              <w:rPr>
                <w:rFonts w:cs="Arial"/>
                <w:b/>
              </w:rPr>
              <w:t>Configuration – “</w:t>
            </w:r>
            <w:r w:rsidRPr="00E010EB">
              <w:rPr>
                <w:rFonts w:cs="Arial"/>
                <w:b/>
                <w:bCs/>
              </w:rPr>
              <w:t>Non-ESI MEC</w:t>
            </w:r>
            <w:r>
              <w:rPr>
                <w:rFonts w:cs="Arial"/>
                <w:b/>
                <w:bCs/>
              </w:rPr>
              <w:t xml:space="preserve"> TDS level</w:t>
            </w:r>
            <w:r w:rsidRPr="00E010EB">
              <w:rPr>
                <w:rFonts w:cs="Arial"/>
                <w:b/>
                <w:bCs/>
              </w:rPr>
              <w:t xml:space="preserve"> </w:t>
            </w:r>
            <w:r>
              <w:rPr>
                <w:rFonts w:cs="Arial"/>
                <w:b/>
                <w:bCs/>
              </w:rPr>
              <w:t>-</w:t>
            </w:r>
            <w:r w:rsidRPr="00E23740">
              <w:rPr>
                <w:rFonts w:cs="Arial"/>
                <w:b/>
              </w:rPr>
              <w:t>Allow the user</w:t>
            </w:r>
            <w:r>
              <w:rPr>
                <w:rFonts w:cs="Arial"/>
                <w:b/>
              </w:rPr>
              <w:t>: ON”</w:t>
            </w:r>
          </w:p>
          <w:p w14:paraId="70547B26" w14:textId="77777777" w:rsidR="00F05A64" w:rsidRPr="00E200A5" w:rsidRDefault="00F05A64" w:rsidP="00F05A64"/>
          <w:p w14:paraId="740565A6" w14:textId="77777777" w:rsidR="00F05A64" w:rsidRPr="00E200A5" w:rsidRDefault="00F05A64" w:rsidP="00320B54">
            <w:pPr>
              <w:numPr>
                <w:ilvl w:val="0"/>
                <w:numId w:val="533"/>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0E199375" w14:textId="77777777" w:rsidR="00F05A64" w:rsidRPr="008A372D" w:rsidRDefault="00F05A64" w:rsidP="00320B54">
            <w:pPr>
              <w:numPr>
                <w:ilvl w:val="0"/>
                <w:numId w:val="533"/>
              </w:numPr>
            </w:pPr>
            <w:r w:rsidRPr="008A372D">
              <w:t xml:space="preserve">HX error </w:t>
            </w:r>
            <w:r>
              <w:t>is</w:t>
            </w:r>
            <w:r w:rsidRPr="008A372D">
              <w:t xml:space="preserve"> returned for </w:t>
            </w:r>
            <w:r>
              <w:t>any</w:t>
            </w:r>
            <w:r w:rsidRPr="008A372D">
              <w:t xml:space="preserve"> TDS codes (TDS code = </w:t>
            </w:r>
            <w:r>
              <w:t>VHPC</w:t>
            </w:r>
            <w:r w:rsidRPr="008A372D">
              <w:t xml:space="preserve"> or TDS code = TRIC or TDS code = PECO or TDS code = MEDI)</w:t>
            </w:r>
          </w:p>
          <w:p w14:paraId="063AB69D" w14:textId="77777777" w:rsidR="00F05A64" w:rsidRDefault="00F05A64" w:rsidP="00320B54">
            <w:pPr>
              <w:numPr>
                <w:ilvl w:val="0"/>
                <w:numId w:val="533"/>
              </w:numPr>
              <w:rPr>
                <w:rFonts w:eastAsia="Times New Roman"/>
                <w:color w:val="000000"/>
              </w:rPr>
            </w:pPr>
            <w:r w:rsidRPr="00E200A5">
              <w:rPr>
                <w:rFonts w:eastAsia="Times New Roman"/>
                <w:color w:val="000000"/>
              </w:rPr>
              <w:t xml:space="preserve">The system shall </w:t>
            </w:r>
            <w:r>
              <w:rPr>
                <w:rFonts w:cs="Arial"/>
              </w:rPr>
              <w:t>carry forward</w:t>
            </w:r>
            <w:r w:rsidRPr="00E200A5">
              <w:rPr>
                <w:rFonts w:eastAsia="Times New Roman"/>
                <w:color w:val="000000"/>
              </w:rPr>
              <w:t xml:space="preserve"> the last successful available response of Medicare, Tricare, Peace Corp</w:t>
            </w:r>
            <w:r>
              <w:rPr>
                <w:rFonts w:eastAsia="Times New Roman"/>
                <w:color w:val="000000"/>
              </w:rPr>
              <w:t>,</w:t>
            </w:r>
            <w:r w:rsidRPr="00E200A5">
              <w:rPr>
                <w:rFonts w:eastAsia="Times New Roman"/>
                <w:color w:val="000000"/>
              </w:rPr>
              <w:t xml:space="preserve"> and VA Healthcare Program for PD.</w:t>
            </w:r>
          </w:p>
          <w:p w14:paraId="157C66FA" w14:textId="77777777" w:rsidR="00F05A64" w:rsidRPr="00E200A5" w:rsidRDefault="00F05A64" w:rsidP="00320B54">
            <w:pPr>
              <w:numPr>
                <w:ilvl w:val="0"/>
                <w:numId w:val="533"/>
              </w:numPr>
              <w:rPr>
                <w:rFonts w:eastAsia="Times New Roman"/>
                <w:color w:val="000000"/>
              </w:rPr>
            </w:pPr>
            <w:r>
              <w:rPr>
                <w:rFonts w:asciiTheme="minorHAnsi" w:eastAsia="Times New Roman" w:hAnsiTheme="minorHAnsi"/>
                <w:color w:val="000000"/>
              </w:rPr>
              <w:t>The system will not p</w:t>
            </w:r>
            <w:r w:rsidRPr="00AF6108">
              <w:rPr>
                <w:rFonts w:asciiTheme="minorHAnsi" w:eastAsia="Times New Roman" w:hAnsiTheme="minorHAnsi"/>
                <w:color w:val="000000"/>
              </w:rPr>
              <w:t xml:space="preserve">rohibit </w:t>
            </w:r>
            <w:r>
              <w:rPr>
                <w:rFonts w:asciiTheme="minorHAnsi" w:eastAsia="Times New Roman" w:hAnsiTheme="minorHAnsi"/>
                <w:color w:val="000000"/>
              </w:rPr>
              <w:t xml:space="preserve">the </w:t>
            </w:r>
            <w:r w:rsidRPr="00AF6108">
              <w:rPr>
                <w:rFonts w:asciiTheme="minorHAnsi" w:eastAsia="Times New Roman" w:hAnsiTheme="minorHAnsi"/>
                <w:color w:val="000000"/>
              </w:rPr>
              <w:t>user from moving further with the application</w:t>
            </w:r>
            <w:r>
              <w:rPr>
                <w:rFonts w:asciiTheme="minorHAnsi" w:eastAsia="Times New Roman" w:hAnsiTheme="minorHAnsi"/>
                <w:color w:val="000000"/>
              </w:rPr>
              <w:t>.</w:t>
            </w:r>
          </w:p>
          <w:p w14:paraId="6087324D" w14:textId="77777777" w:rsidR="00F05A64" w:rsidRPr="00E200A5" w:rsidRDefault="00F05A64" w:rsidP="00F05A64"/>
          <w:p w14:paraId="3DA197A1" w14:textId="77777777" w:rsidR="00F05A64" w:rsidRPr="00E200A5" w:rsidRDefault="00F05A64" w:rsidP="00F05A64"/>
          <w:p w14:paraId="7B42C54A" w14:textId="77777777" w:rsidR="00F05A64" w:rsidRDefault="00F05A64" w:rsidP="00F05A64">
            <w:r w:rsidRPr="00AE11D6">
              <w:rPr>
                <w:b/>
                <w:bCs/>
              </w:rPr>
              <w:t xml:space="preserve">Example </w:t>
            </w:r>
            <w:r>
              <w:rPr>
                <w:b/>
                <w:bCs/>
              </w:rPr>
              <w:t>3</w:t>
            </w:r>
            <w:r w:rsidRPr="00E200A5">
              <w:t xml:space="preserve">– User submits the application with one member and reports a change wherein the system detects a change in </w:t>
            </w:r>
            <w:r>
              <w:t>the SSN.</w:t>
            </w:r>
          </w:p>
          <w:p w14:paraId="4B97A4DD" w14:textId="77777777" w:rsidR="00F05A64" w:rsidRDefault="00F05A64" w:rsidP="00F05A64">
            <w:pPr>
              <w:rPr>
                <w:rFonts w:cs="Arial"/>
                <w:b/>
              </w:rPr>
            </w:pPr>
            <w:r w:rsidRPr="00E23740">
              <w:rPr>
                <w:rFonts w:cs="Arial"/>
                <w:b/>
              </w:rPr>
              <w:t>Configuration – “</w:t>
            </w:r>
            <w:r w:rsidRPr="00E010EB">
              <w:rPr>
                <w:rFonts w:cs="Arial"/>
                <w:b/>
                <w:bCs/>
              </w:rPr>
              <w:t>Non-ESI MEC</w:t>
            </w:r>
            <w:r>
              <w:rPr>
                <w:rFonts w:cs="Arial"/>
                <w:b/>
                <w:bCs/>
              </w:rPr>
              <w:t xml:space="preserve"> TDS level</w:t>
            </w:r>
            <w:r w:rsidRPr="00E010EB">
              <w:rPr>
                <w:rFonts w:cs="Arial"/>
                <w:b/>
                <w:bCs/>
              </w:rPr>
              <w:t xml:space="preserve"> </w:t>
            </w:r>
            <w:r>
              <w:rPr>
                <w:rFonts w:cs="Arial"/>
                <w:b/>
                <w:bCs/>
              </w:rPr>
              <w:t>-</w:t>
            </w:r>
            <w:r w:rsidRPr="00E23740">
              <w:rPr>
                <w:rFonts w:cs="Arial"/>
                <w:b/>
              </w:rPr>
              <w:t>Allow the user</w:t>
            </w:r>
            <w:r>
              <w:rPr>
                <w:rFonts w:cs="Arial"/>
                <w:b/>
              </w:rPr>
              <w:t>: ON”</w:t>
            </w:r>
          </w:p>
          <w:p w14:paraId="139C8B3A" w14:textId="77777777" w:rsidR="00F05A64" w:rsidRPr="00E200A5" w:rsidRDefault="00F05A64" w:rsidP="00F05A64"/>
          <w:p w14:paraId="7795FAD8" w14:textId="77777777" w:rsidR="00F05A64" w:rsidRPr="00E200A5" w:rsidRDefault="00F05A64" w:rsidP="00320B54">
            <w:pPr>
              <w:numPr>
                <w:ilvl w:val="0"/>
                <w:numId w:val="533"/>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4FC53B4F" w14:textId="77777777" w:rsidR="00F05A64" w:rsidRPr="008A372D" w:rsidRDefault="00F05A64" w:rsidP="00320B54">
            <w:pPr>
              <w:numPr>
                <w:ilvl w:val="0"/>
                <w:numId w:val="533"/>
              </w:numPr>
            </w:pPr>
            <w:r w:rsidRPr="008A372D">
              <w:t xml:space="preserve">HX error </w:t>
            </w:r>
            <w:r>
              <w:t>is</w:t>
            </w:r>
            <w:r w:rsidRPr="008A372D">
              <w:t xml:space="preserve"> returned for </w:t>
            </w:r>
            <w:r>
              <w:t>any</w:t>
            </w:r>
            <w:r w:rsidRPr="008A372D">
              <w:t xml:space="preserve"> TDS codes (TDS code = </w:t>
            </w:r>
            <w:r>
              <w:t>VHPC</w:t>
            </w:r>
            <w:r w:rsidRPr="008A372D">
              <w:t xml:space="preserve"> or TDS code = TRIC or TDS code = PECO or TDS code = MEDI)</w:t>
            </w:r>
          </w:p>
          <w:p w14:paraId="5C8135DE" w14:textId="77777777" w:rsidR="00F05A64" w:rsidRDefault="00F05A64" w:rsidP="00320B54">
            <w:pPr>
              <w:numPr>
                <w:ilvl w:val="0"/>
                <w:numId w:val="533"/>
              </w:numPr>
              <w:spacing w:after="120"/>
              <w:rPr>
                <w:rFonts w:eastAsia="Times New Roman"/>
                <w:color w:val="000000"/>
              </w:rPr>
            </w:pPr>
            <w:r w:rsidRPr="00E200A5">
              <w:rPr>
                <w:rFonts w:eastAsia="Times New Roman"/>
                <w:color w:val="000000"/>
              </w:rPr>
              <w:t xml:space="preserve">As the </w:t>
            </w:r>
            <w:r>
              <w:rPr>
                <w:rFonts w:eastAsia="Times New Roman"/>
                <w:color w:val="000000"/>
              </w:rPr>
              <w:t>SSN</w:t>
            </w:r>
            <w:r w:rsidRPr="00E200A5">
              <w:rPr>
                <w:rFonts w:eastAsia="Times New Roman"/>
                <w:color w:val="000000"/>
              </w:rPr>
              <w:t xml:space="preserve"> </w:t>
            </w:r>
            <w:r>
              <w:rPr>
                <w:rFonts w:eastAsia="Times New Roman"/>
                <w:color w:val="000000"/>
              </w:rPr>
              <w:t xml:space="preserve">is </w:t>
            </w:r>
            <w:r w:rsidRPr="00E200A5">
              <w:rPr>
                <w:rFonts w:eastAsia="Times New Roman"/>
                <w:color w:val="000000"/>
              </w:rPr>
              <w:t xml:space="preserve">updated, the system shall treat the member as not enrolled for </w:t>
            </w:r>
            <w:r>
              <w:t xml:space="preserve">those specific </w:t>
            </w:r>
            <w:r w:rsidRPr="00E200A5">
              <w:t>Non-ESI MEC responses</w:t>
            </w:r>
            <w:r w:rsidRPr="00E200A5">
              <w:rPr>
                <w:rFonts w:eastAsia="Times New Roman"/>
                <w:color w:val="000000"/>
              </w:rPr>
              <w:t>.</w:t>
            </w:r>
          </w:p>
          <w:p w14:paraId="714C284E" w14:textId="63FC5C44" w:rsidR="00F05A64" w:rsidRPr="00730FB1" w:rsidRDefault="00F05A64" w:rsidP="00F05A64">
            <w:pPr>
              <w:jc w:val="both"/>
              <w:rPr>
                <w:rFonts w:eastAsia="Arial"/>
                <w:lang w:eastAsia="ar-SA"/>
              </w:rPr>
            </w:pPr>
            <w:r>
              <w:rPr>
                <w:rFonts w:asciiTheme="minorHAnsi" w:eastAsia="Times New Roman" w:hAnsiTheme="minorHAnsi"/>
                <w:color w:val="000000"/>
              </w:rPr>
              <w:t>The system will not p</w:t>
            </w:r>
            <w:r w:rsidRPr="00AF6108">
              <w:rPr>
                <w:rFonts w:asciiTheme="minorHAnsi" w:eastAsia="Times New Roman" w:hAnsiTheme="minorHAnsi"/>
                <w:color w:val="000000"/>
              </w:rPr>
              <w:t xml:space="preserve">rohibit </w:t>
            </w:r>
            <w:r>
              <w:rPr>
                <w:rFonts w:asciiTheme="minorHAnsi" w:eastAsia="Times New Roman" w:hAnsiTheme="minorHAnsi"/>
                <w:color w:val="000000"/>
              </w:rPr>
              <w:t xml:space="preserve">the </w:t>
            </w:r>
            <w:r w:rsidRPr="00AF6108">
              <w:rPr>
                <w:rFonts w:asciiTheme="minorHAnsi" w:eastAsia="Times New Roman" w:hAnsiTheme="minorHAnsi"/>
                <w:color w:val="000000"/>
              </w:rPr>
              <w:t>user from moving further with the application</w:t>
            </w:r>
            <w:r>
              <w:rPr>
                <w:rFonts w:asciiTheme="minorHAnsi" w:eastAsia="Times New Roman" w:hAnsiTheme="minorHAnsi"/>
                <w:color w:val="000000"/>
              </w:rPr>
              <w:t>.</w:t>
            </w:r>
          </w:p>
        </w:tc>
      </w:tr>
      <w:tr w:rsidR="00F05A64" w:rsidRPr="004342C6" w14:paraId="2B69636F" w14:textId="77777777" w:rsidTr="003C008B">
        <w:trPr>
          <w:trHeight w:val="314"/>
        </w:trPr>
        <w:tc>
          <w:tcPr>
            <w:tcW w:w="2610" w:type="dxa"/>
            <w:shd w:val="clear" w:color="000000" w:fill="FFFFFF"/>
            <w:vAlign w:val="center"/>
          </w:tcPr>
          <w:p w14:paraId="0A808785" w14:textId="1C9963E4" w:rsidR="00F05A64" w:rsidRPr="004342C6" w:rsidRDefault="00F05A64" w:rsidP="00F05A64">
            <w:pPr>
              <w:contextualSpacing w:val="0"/>
              <w:jc w:val="center"/>
              <w:rPr>
                <w:rFonts w:eastAsia="Times New Roman" w:cs="Arial"/>
                <w:color w:val="000000"/>
              </w:rPr>
            </w:pPr>
            <w:r>
              <w:rPr>
                <w:color w:val="000000"/>
              </w:rPr>
              <w:lastRenderedPageBreak/>
              <w:t>MEC.PCS.05.002</w:t>
            </w:r>
          </w:p>
        </w:tc>
        <w:tc>
          <w:tcPr>
            <w:tcW w:w="6660" w:type="dxa"/>
            <w:shd w:val="clear" w:color="000000" w:fill="FFFFFF"/>
          </w:tcPr>
          <w:p w14:paraId="137C060D" w14:textId="77777777" w:rsidR="00F05A64" w:rsidRPr="004F62D7" w:rsidRDefault="00F05A64" w:rsidP="00F05A64">
            <w:pPr>
              <w:jc w:val="both"/>
              <w:rPr>
                <w:b/>
              </w:rPr>
            </w:pPr>
            <w:r w:rsidRPr="00730FB1">
              <w:rPr>
                <w:rFonts w:eastAsia="Arial"/>
                <w:lang w:eastAsia="ar-SA"/>
              </w:rPr>
              <w:t xml:space="preserve">The system shall systematically re-determine the </w:t>
            </w:r>
            <w:r w:rsidRPr="00730FB1">
              <w:rPr>
                <w:rFonts w:eastAsia="Arial"/>
                <w:b/>
                <w:lang w:eastAsia="ar-SA"/>
              </w:rPr>
              <w:t>latest year</w:t>
            </w:r>
            <w:r w:rsidRPr="00730FB1">
              <w:rPr>
                <w:rFonts w:eastAsia="Arial"/>
                <w:lang w:eastAsia="ar-SA"/>
              </w:rPr>
              <w:t xml:space="preserve"> eligibility to re-evaluate Medicaid </w:t>
            </w:r>
            <w:r w:rsidRPr="004F62D7">
              <w:rPr>
                <w:lang w:eastAsia="ar-SA"/>
              </w:rPr>
              <w:t>on 24</w:t>
            </w:r>
            <w:r w:rsidRPr="004F62D7">
              <w:rPr>
                <w:vertAlign w:val="superscript"/>
                <w:lang w:eastAsia="ar-SA"/>
              </w:rPr>
              <w:t>th</w:t>
            </w:r>
            <w:r w:rsidRPr="004F62D7">
              <w:rPr>
                <w:lang w:eastAsia="ar-SA"/>
              </w:rPr>
              <w:t xml:space="preserve"> </w:t>
            </w:r>
            <w:r>
              <w:rPr>
                <w:lang w:eastAsia="ar-SA"/>
              </w:rPr>
              <w:t xml:space="preserve">of the </w:t>
            </w:r>
            <w:r w:rsidRPr="004F62D7">
              <w:rPr>
                <w:lang w:eastAsia="ar-SA"/>
              </w:rPr>
              <w:t>month</w:t>
            </w:r>
            <w:r w:rsidRPr="004F62D7" w:rsidDel="0011244F">
              <w:rPr>
                <w:lang w:eastAsia="ar-SA"/>
              </w:rPr>
              <w:t xml:space="preserve"> </w:t>
            </w:r>
            <w:r w:rsidRPr="004F62D7">
              <w:rPr>
                <w:lang w:eastAsia="ar-SA"/>
              </w:rPr>
              <w:t xml:space="preserve">for applications where there is at least one </w:t>
            </w:r>
            <w:r>
              <w:rPr>
                <w:lang w:eastAsia="ar-SA"/>
              </w:rPr>
              <w:t xml:space="preserve">applying </w:t>
            </w:r>
            <w:r w:rsidRPr="004F62D7">
              <w:rPr>
                <w:lang w:eastAsia="ar-SA"/>
              </w:rPr>
              <w:t xml:space="preserve">member which fulfills </w:t>
            </w:r>
            <w:r>
              <w:rPr>
                <w:lang w:eastAsia="ar-SA"/>
              </w:rPr>
              <w:t>any of the below</w:t>
            </w:r>
            <w:r w:rsidRPr="004F62D7">
              <w:rPr>
                <w:lang w:eastAsia="ar-SA"/>
              </w:rPr>
              <w:t xml:space="preserve"> criteria in the </w:t>
            </w:r>
            <w:r>
              <w:rPr>
                <w:lang w:eastAsia="ar-SA"/>
              </w:rPr>
              <w:t>latest</w:t>
            </w:r>
            <w:r w:rsidRPr="004F62D7">
              <w:rPr>
                <w:lang w:eastAsia="ar-SA"/>
              </w:rPr>
              <w:t xml:space="preserve"> year eligibility:</w:t>
            </w:r>
          </w:p>
          <w:p w14:paraId="1800D4F3" w14:textId="77777777" w:rsidR="00F05A64" w:rsidRPr="00730FB1" w:rsidRDefault="00F05A64" w:rsidP="00320B54">
            <w:pPr>
              <w:pStyle w:val="ListParagraph"/>
              <w:numPr>
                <w:ilvl w:val="0"/>
                <w:numId w:val="402"/>
              </w:numPr>
              <w:contextualSpacing w:val="0"/>
              <w:jc w:val="both"/>
            </w:pPr>
            <w:r>
              <w:t>Members Health insurance is going to be Active now i.e.</w:t>
            </w:r>
          </w:p>
          <w:p w14:paraId="72F638E7" w14:textId="77777777" w:rsidR="00F05A64" w:rsidRPr="00730FB1" w:rsidRDefault="00F05A64" w:rsidP="00320B54">
            <w:pPr>
              <w:pStyle w:val="ListParagraph"/>
              <w:numPr>
                <w:ilvl w:val="1"/>
                <w:numId w:val="401"/>
              </w:numPr>
              <w:ind w:left="1304" w:hanging="270"/>
              <w:contextualSpacing w:val="0"/>
              <w:jc w:val="both"/>
            </w:pPr>
            <w:r w:rsidRPr="00730FB1">
              <w:t xml:space="preserve">Member’s </w:t>
            </w:r>
            <w:r w:rsidRPr="00D6788B">
              <w:t xml:space="preserve">ESI health insurance </w:t>
            </w:r>
            <w:r>
              <w:t>coverage</w:t>
            </w:r>
            <w:r w:rsidRPr="00D6788B">
              <w:t xml:space="preserve"> is </w:t>
            </w:r>
            <w:r>
              <w:t xml:space="preserve">going to be </w:t>
            </w:r>
            <w:r w:rsidRPr="00073C19">
              <w:rPr>
                <w:b/>
                <w:bCs/>
              </w:rPr>
              <w:t>Active</w:t>
            </w:r>
            <w:r w:rsidRPr="00730FB1">
              <w:t xml:space="preserve"> i.e.</w:t>
            </w:r>
            <w:r>
              <w:t xml:space="preserve"> E</w:t>
            </w:r>
            <w:r w:rsidRPr="00D6788B">
              <w:t>ffective date</w:t>
            </w:r>
            <w:r>
              <w:t xml:space="preserve"> (based on 23/24 rules)</w:t>
            </w:r>
            <w:r w:rsidRPr="00730FB1">
              <w:t xml:space="preserve"> </w:t>
            </w:r>
            <w:r>
              <w:t>will be</w:t>
            </w:r>
            <w:r w:rsidRPr="00730FB1">
              <w:t xml:space="preserve"> in between the ESI Health insurance coverage </w:t>
            </w:r>
            <w:r w:rsidRPr="00730FB1">
              <w:lastRenderedPageBreak/>
              <w:t>start date and ESI Health insurance Coverage end date (Inclusive of both dates)</w:t>
            </w:r>
          </w:p>
          <w:p w14:paraId="6AF1F2D2" w14:textId="77777777" w:rsidR="00F05A64" w:rsidRPr="00730FB1" w:rsidRDefault="00F05A64" w:rsidP="00F05A64">
            <w:pPr>
              <w:ind w:left="1574" w:hanging="270"/>
              <w:jc w:val="both"/>
            </w:pPr>
            <w:r w:rsidRPr="00730FB1">
              <w:t>OR</w:t>
            </w:r>
          </w:p>
          <w:p w14:paraId="5EFD5AB3" w14:textId="77777777" w:rsidR="00F05A64" w:rsidRDefault="00F05A64" w:rsidP="00320B54">
            <w:pPr>
              <w:pStyle w:val="ListParagraph"/>
              <w:numPr>
                <w:ilvl w:val="1"/>
                <w:numId w:val="401"/>
              </w:numPr>
              <w:ind w:left="1304" w:hanging="270"/>
              <w:contextualSpacing w:val="0"/>
              <w:jc w:val="both"/>
            </w:pPr>
            <w:r>
              <w:t xml:space="preserve">Members NON ESI Health insurance is going to be </w:t>
            </w:r>
            <w:r w:rsidRPr="003A23E2">
              <w:rPr>
                <w:b/>
                <w:bCs/>
              </w:rPr>
              <w:t>A</w:t>
            </w:r>
            <w:r w:rsidRPr="00073C19">
              <w:rPr>
                <w:b/>
                <w:bCs/>
              </w:rPr>
              <w:t xml:space="preserve">ctive </w:t>
            </w:r>
            <w:r>
              <w:t xml:space="preserve">i.e. Effective date (based on 23/24 rule) will be </w:t>
            </w:r>
            <w:r w:rsidRPr="00730FB1">
              <w:t>in between the Non ESI Health insurance coverage start date and Non</w:t>
            </w:r>
            <w:r>
              <w:t>-</w:t>
            </w:r>
            <w:r w:rsidRPr="00730FB1">
              <w:t>ESI Health insurance Coverage end date (Inclusive of both dates)</w:t>
            </w:r>
          </w:p>
          <w:p w14:paraId="388D5AF9" w14:textId="77777777" w:rsidR="00F05A64" w:rsidRDefault="00F05A64" w:rsidP="00F05A64">
            <w:pPr>
              <w:pStyle w:val="ListParagraph"/>
              <w:ind w:left="990"/>
              <w:jc w:val="both"/>
            </w:pPr>
            <w:r>
              <w:t>AND</w:t>
            </w:r>
          </w:p>
          <w:p w14:paraId="21E7C30C" w14:textId="77777777" w:rsidR="00F05A64" w:rsidRDefault="00F05A64" w:rsidP="00320B54">
            <w:pPr>
              <w:pStyle w:val="ListParagraph"/>
              <w:numPr>
                <w:ilvl w:val="0"/>
                <w:numId w:val="402"/>
              </w:numPr>
              <w:contextualSpacing w:val="0"/>
              <w:jc w:val="both"/>
            </w:pPr>
            <w:r>
              <w:t xml:space="preserve">Member’s current ESI/Non-ESI Health insurance coverage is  Inactive </w:t>
            </w:r>
          </w:p>
          <w:p w14:paraId="53326CDD" w14:textId="77777777" w:rsidR="00F05A64" w:rsidRPr="00730FB1" w:rsidRDefault="00F05A64" w:rsidP="00F05A64">
            <w:pPr>
              <w:jc w:val="both"/>
            </w:pPr>
          </w:p>
          <w:p w14:paraId="50873B64" w14:textId="77777777" w:rsidR="00F05A64" w:rsidRDefault="00F05A64" w:rsidP="00F05A64">
            <w:pPr>
              <w:pStyle w:val="ListParagraph"/>
              <w:ind w:left="1304"/>
              <w:jc w:val="both"/>
            </w:pPr>
          </w:p>
          <w:p w14:paraId="6EFE54C0" w14:textId="77777777" w:rsidR="00F05A64" w:rsidRDefault="00F05A64" w:rsidP="00F05A64">
            <w:pPr>
              <w:pStyle w:val="ListParagraph"/>
              <w:ind w:left="1304"/>
              <w:jc w:val="both"/>
            </w:pPr>
          </w:p>
          <w:p w14:paraId="2E063965" w14:textId="77777777" w:rsidR="00F05A64" w:rsidRDefault="00F05A64" w:rsidP="00F05A64">
            <w:pPr>
              <w:pStyle w:val="ListParagraph"/>
              <w:ind w:left="1304"/>
              <w:jc w:val="both"/>
            </w:pPr>
          </w:p>
          <w:p w14:paraId="3FD4A40B" w14:textId="77777777" w:rsidR="00F05A64" w:rsidRPr="000050D0" w:rsidRDefault="00F05A64" w:rsidP="00F05A64">
            <w:pPr>
              <w:jc w:val="both"/>
              <w:rPr>
                <w:b/>
                <w:bCs/>
              </w:rPr>
            </w:pPr>
            <w:r w:rsidRPr="000050D0">
              <w:rPr>
                <w:b/>
                <w:bCs/>
              </w:rPr>
              <w:t xml:space="preserve">Note: </w:t>
            </w:r>
          </w:p>
          <w:p w14:paraId="5BA6175B" w14:textId="77777777" w:rsidR="00F05A64" w:rsidRDefault="00F05A64" w:rsidP="00320B54">
            <w:pPr>
              <w:pStyle w:val="ListParagraph"/>
              <w:numPr>
                <w:ilvl w:val="0"/>
                <w:numId w:val="402"/>
              </w:numPr>
            </w:pPr>
            <w:r>
              <w:t xml:space="preserve">Non ESI health insurance can be Self attested or Hub Response. </w:t>
            </w:r>
          </w:p>
          <w:p w14:paraId="0DDAE457" w14:textId="77777777" w:rsidR="00F05A64" w:rsidRDefault="00F05A64" w:rsidP="00320B54">
            <w:pPr>
              <w:pStyle w:val="ListParagraph"/>
              <w:numPr>
                <w:ilvl w:val="0"/>
                <w:numId w:val="402"/>
              </w:numPr>
            </w:pPr>
            <w:r>
              <w:t>ESI health insurance can be Self attested.</w:t>
            </w:r>
          </w:p>
          <w:p w14:paraId="21768EC3" w14:textId="77777777" w:rsidR="00F05A64" w:rsidRDefault="00F05A64" w:rsidP="00320B54">
            <w:pPr>
              <w:pStyle w:val="ListParagraph"/>
              <w:numPr>
                <w:ilvl w:val="0"/>
                <w:numId w:val="402"/>
              </w:numPr>
            </w:pPr>
            <w:r>
              <w:t>Effective Date mentioned above is following the QHP effective Date rules.</w:t>
            </w:r>
          </w:p>
          <w:p w14:paraId="5C4F884F" w14:textId="77777777" w:rsidR="00F05A64" w:rsidRDefault="00F05A64" w:rsidP="00320B54">
            <w:pPr>
              <w:pStyle w:val="ListParagraph"/>
              <w:numPr>
                <w:ilvl w:val="0"/>
                <w:numId w:val="402"/>
              </w:numPr>
            </w:pPr>
            <w:r>
              <w:t xml:space="preserve">Since for Medicaid only enrollment of ESI or Non ESI matters, so this batch job will only pick records on the basis of health insurance coverage (ESI/Non ESI) and not offer/access. </w:t>
            </w:r>
          </w:p>
          <w:p w14:paraId="7FDBB987" w14:textId="10A5F88E" w:rsidR="00F05A64" w:rsidRPr="003C008B" w:rsidRDefault="00F05A64" w:rsidP="00F05A64">
            <w:pPr>
              <w:rPr>
                <w:rFonts w:cs="Arial"/>
              </w:rPr>
            </w:pPr>
          </w:p>
        </w:tc>
      </w:tr>
      <w:tr w:rsidR="00F05A64" w:rsidRPr="004342C6" w14:paraId="2BD522BB" w14:textId="77777777" w:rsidTr="003C008B">
        <w:trPr>
          <w:trHeight w:val="314"/>
        </w:trPr>
        <w:tc>
          <w:tcPr>
            <w:tcW w:w="2610" w:type="dxa"/>
            <w:shd w:val="clear" w:color="000000" w:fill="FFFFFF"/>
          </w:tcPr>
          <w:p w14:paraId="1E1D0B88" w14:textId="2836D10A" w:rsidR="00F05A64" w:rsidRPr="004342C6" w:rsidRDefault="00F05A64" w:rsidP="00F05A64">
            <w:pPr>
              <w:contextualSpacing w:val="0"/>
              <w:jc w:val="center"/>
              <w:rPr>
                <w:rFonts w:eastAsia="Times New Roman" w:cs="Arial"/>
                <w:color w:val="000000"/>
              </w:rPr>
            </w:pPr>
            <w:r w:rsidRPr="000F1D83">
              <w:rPr>
                <w:color w:val="000000"/>
              </w:rPr>
              <w:lastRenderedPageBreak/>
              <w:t>MEC.PCS.05.003</w:t>
            </w:r>
          </w:p>
        </w:tc>
        <w:tc>
          <w:tcPr>
            <w:tcW w:w="6660" w:type="dxa"/>
            <w:shd w:val="clear" w:color="000000" w:fill="FFFFFF"/>
          </w:tcPr>
          <w:p w14:paraId="7E261F7A" w14:textId="77777777" w:rsidR="00F05A64" w:rsidRPr="004F62D7" w:rsidRDefault="00F05A64" w:rsidP="00F05A64">
            <w:pPr>
              <w:jc w:val="both"/>
              <w:rPr>
                <w:b/>
              </w:rPr>
            </w:pPr>
            <w:r w:rsidRPr="004C3E63">
              <w:t xml:space="preserve">The system shall systematically re-determine the latest year eligibility to re-evaluate Medicaid on </w:t>
            </w:r>
            <w:r w:rsidRPr="004F62D7">
              <w:rPr>
                <w:lang w:eastAsia="ar-SA"/>
              </w:rPr>
              <w:t>24</w:t>
            </w:r>
            <w:r w:rsidRPr="004F62D7">
              <w:rPr>
                <w:vertAlign w:val="superscript"/>
                <w:lang w:eastAsia="ar-SA"/>
              </w:rPr>
              <w:t>th</w:t>
            </w:r>
            <w:r w:rsidRPr="004F62D7">
              <w:rPr>
                <w:lang w:eastAsia="ar-SA"/>
              </w:rPr>
              <w:t xml:space="preserve"> of </w:t>
            </w:r>
            <w:r>
              <w:rPr>
                <w:lang w:eastAsia="ar-SA"/>
              </w:rPr>
              <w:t xml:space="preserve">the </w:t>
            </w:r>
            <w:r w:rsidRPr="004F62D7">
              <w:rPr>
                <w:lang w:eastAsia="ar-SA"/>
              </w:rPr>
              <w:t>month</w:t>
            </w:r>
            <w:r w:rsidRPr="004F62D7" w:rsidDel="0011244F">
              <w:rPr>
                <w:lang w:eastAsia="ar-SA"/>
              </w:rPr>
              <w:t xml:space="preserve"> </w:t>
            </w:r>
            <w:r w:rsidRPr="004F62D7">
              <w:rPr>
                <w:lang w:eastAsia="ar-SA"/>
              </w:rPr>
              <w:t xml:space="preserve">for applications where there is at least one </w:t>
            </w:r>
            <w:r>
              <w:rPr>
                <w:lang w:eastAsia="ar-SA"/>
              </w:rPr>
              <w:t xml:space="preserve">applying </w:t>
            </w:r>
            <w:r w:rsidRPr="004F62D7">
              <w:rPr>
                <w:lang w:eastAsia="ar-SA"/>
              </w:rPr>
              <w:t>member which</w:t>
            </w:r>
            <w:r>
              <w:rPr>
                <w:lang w:eastAsia="ar-SA"/>
              </w:rPr>
              <w:t xml:space="preserve"> any of </w:t>
            </w:r>
            <w:r w:rsidRPr="004F62D7">
              <w:rPr>
                <w:lang w:eastAsia="ar-SA"/>
              </w:rPr>
              <w:t xml:space="preserve">the below criteria in the </w:t>
            </w:r>
            <w:r>
              <w:rPr>
                <w:lang w:eastAsia="ar-SA"/>
              </w:rPr>
              <w:t>latest</w:t>
            </w:r>
            <w:r w:rsidRPr="004F62D7">
              <w:rPr>
                <w:lang w:eastAsia="ar-SA"/>
              </w:rPr>
              <w:t xml:space="preserve"> year eligibility:</w:t>
            </w:r>
          </w:p>
          <w:p w14:paraId="17927738" w14:textId="77777777" w:rsidR="00F05A64" w:rsidRDefault="00F05A64" w:rsidP="00F05A64">
            <w:pPr>
              <w:pStyle w:val="ListParagraph"/>
              <w:jc w:val="both"/>
            </w:pPr>
          </w:p>
          <w:p w14:paraId="68F46866" w14:textId="77777777" w:rsidR="00F05A64" w:rsidRPr="00730FB1" w:rsidRDefault="00F05A64" w:rsidP="00320B54">
            <w:pPr>
              <w:pStyle w:val="ListParagraph"/>
              <w:numPr>
                <w:ilvl w:val="0"/>
                <w:numId w:val="402"/>
              </w:numPr>
              <w:contextualSpacing w:val="0"/>
              <w:jc w:val="both"/>
            </w:pPr>
            <w:r>
              <w:t>Members Health insurance is going to be inactive now i.e.</w:t>
            </w:r>
          </w:p>
          <w:p w14:paraId="0355EEB8" w14:textId="77777777" w:rsidR="00F05A64" w:rsidRPr="00730FB1" w:rsidRDefault="00F05A64" w:rsidP="00320B54">
            <w:pPr>
              <w:pStyle w:val="ListParagraph"/>
              <w:numPr>
                <w:ilvl w:val="1"/>
                <w:numId w:val="401"/>
              </w:numPr>
              <w:ind w:left="1260" w:hanging="270"/>
              <w:contextualSpacing w:val="0"/>
              <w:jc w:val="both"/>
            </w:pPr>
            <w:r w:rsidRPr="00730FB1">
              <w:t xml:space="preserve">Member’s </w:t>
            </w:r>
            <w:r w:rsidRPr="00D6788B">
              <w:t xml:space="preserve">ESI health insurance </w:t>
            </w:r>
            <w:r>
              <w:t>coverage</w:t>
            </w:r>
            <w:r w:rsidRPr="00D6788B">
              <w:t xml:space="preserve"> </w:t>
            </w:r>
            <w:r>
              <w:t>will be</w:t>
            </w:r>
            <w:r w:rsidRPr="00D6788B">
              <w:t xml:space="preserve"> </w:t>
            </w:r>
            <w:r>
              <w:rPr>
                <w:b/>
                <w:bCs/>
              </w:rPr>
              <w:t>Ina</w:t>
            </w:r>
            <w:r w:rsidRPr="00073C19">
              <w:rPr>
                <w:b/>
                <w:bCs/>
              </w:rPr>
              <w:t xml:space="preserve">ctive </w:t>
            </w:r>
            <w:r w:rsidRPr="00730FB1">
              <w:t xml:space="preserve">i.e. </w:t>
            </w:r>
            <w:r>
              <w:t>Effective</w:t>
            </w:r>
            <w:r w:rsidRPr="00D6788B">
              <w:t xml:space="preserve"> date</w:t>
            </w:r>
            <w:r>
              <w:t xml:space="preserve"> (based on 23/24 rules)</w:t>
            </w:r>
            <w:r w:rsidRPr="00730FB1">
              <w:t xml:space="preserve"> </w:t>
            </w:r>
            <w:r>
              <w:t>will</w:t>
            </w:r>
            <w:r w:rsidRPr="00730FB1">
              <w:t xml:space="preserve"> </w:t>
            </w:r>
            <w:r>
              <w:t xml:space="preserve">NOT be </w:t>
            </w:r>
            <w:r w:rsidRPr="00730FB1">
              <w:t>in between the ESI Health insurance coverage start date and ESI Health insurance Coverage end date (Inclusive of both dates)</w:t>
            </w:r>
          </w:p>
          <w:p w14:paraId="12B3BE45" w14:textId="77777777" w:rsidR="00F05A64" w:rsidRPr="00730FB1" w:rsidRDefault="00F05A64" w:rsidP="00F05A64">
            <w:pPr>
              <w:ind w:left="1530" w:hanging="270"/>
              <w:jc w:val="both"/>
            </w:pPr>
            <w:r>
              <w:t>AND</w:t>
            </w:r>
          </w:p>
          <w:p w14:paraId="1497241A" w14:textId="77777777" w:rsidR="00F05A64" w:rsidRDefault="00F05A64" w:rsidP="00320B54">
            <w:pPr>
              <w:pStyle w:val="ListParagraph"/>
              <w:numPr>
                <w:ilvl w:val="1"/>
                <w:numId w:val="401"/>
              </w:numPr>
              <w:ind w:left="1260" w:hanging="270"/>
              <w:contextualSpacing w:val="0"/>
              <w:jc w:val="both"/>
            </w:pPr>
            <w:r>
              <w:t xml:space="preserve">Members NON ESI Health insurance will be </w:t>
            </w:r>
            <w:r>
              <w:rPr>
                <w:b/>
                <w:bCs/>
              </w:rPr>
              <w:t>In</w:t>
            </w:r>
            <w:r w:rsidRPr="00073C19">
              <w:rPr>
                <w:b/>
                <w:bCs/>
              </w:rPr>
              <w:t>active</w:t>
            </w:r>
            <w:r>
              <w:t xml:space="preserve"> i.e. Effective date (based on 23/24 rule) will NOT</w:t>
            </w:r>
            <w:r w:rsidRPr="00730FB1">
              <w:t xml:space="preserve"> </w:t>
            </w:r>
            <w:r>
              <w:t xml:space="preserve">be </w:t>
            </w:r>
            <w:r w:rsidRPr="00730FB1">
              <w:t>in between the Non ESI Health insurance coverage start date and Non</w:t>
            </w:r>
            <w:r>
              <w:t>-</w:t>
            </w:r>
            <w:r w:rsidRPr="00730FB1">
              <w:t>ESI Health insurance Coverage end date (Inclusive of both dates)</w:t>
            </w:r>
          </w:p>
          <w:p w14:paraId="0550B46B" w14:textId="77777777" w:rsidR="00F05A64" w:rsidRDefault="00F05A64" w:rsidP="00F05A64">
            <w:pPr>
              <w:pStyle w:val="ListParagraph"/>
              <w:ind w:left="990"/>
              <w:jc w:val="both"/>
            </w:pPr>
            <w:r>
              <w:t>AND</w:t>
            </w:r>
          </w:p>
          <w:p w14:paraId="04261E7A" w14:textId="77777777" w:rsidR="00F05A64" w:rsidRPr="00730FB1" w:rsidRDefault="00F05A64" w:rsidP="00320B54">
            <w:pPr>
              <w:pStyle w:val="ListParagraph"/>
              <w:numPr>
                <w:ilvl w:val="0"/>
                <w:numId w:val="402"/>
              </w:numPr>
              <w:contextualSpacing w:val="0"/>
              <w:jc w:val="both"/>
            </w:pPr>
            <w:r>
              <w:t xml:space="preserve">Member’s current ESI/ Non-ESI Health Insurance coverage is  Active </w:t>
            </w:r>
          </w:p>
          <w:p w14:paraId="456BEB3D" w14:textId="77777777" w:rsidR="00F05A64" w:rsidRPr="0097210B" w:rsidRDefault="00F05A64" w:rsidP="00F05A64">
            <w:pPr>
              <w:rPr>
                <w:highlight w:val="yellow"/>
              </w:rPr>
            </w:pPr>
          </w:p>
          <w:p w14:paraId="582C507C" w14:textId="77777777" w:rsidR="00F05A64" w:rsidRDefault="00F05A64" w:rsidP="00F05A64">
            <w:pPr>
              <w:jc w:val="both"/>
            </w:pPr>
          </w:p>
          <w:p w14:paraId="37189045" w14:textId="77777777" w:rsidR="00F05A64" w:rsidRDefault="00F05A64" w:rsidP="00F05A64">
            <w:pPr>
              <w:jc w:val="both"/>
              <w:rPr>
                <w:b/>
                <w:bCs/>
              </w:rPr>
            </w:pPr>
            <w:r w:rsidRPr="000050D0">
              <w:rPr>
                <w:b/>
                <w:bCs/>
              </w:rPr>
              <w:t xml:space="preserve">Note: </w:t>
            </w:r>
          </w:p>
          <w:p w14:paraId="44637E22" w14:textId="77777777" w:rsidR="00F05A64" w:rsidRDefault="00F05A64" w:rsidP="00320B54">
            <w:pPr>
              <w:pStyle w:val="ListParagraph"/>
              <w:numPr>
                <w:ilvl w:val="0"/>
                <w:numId w:val="402"/>
              </w:numPr>
            </w:pPr>
            <w:r>
              <w:t xml:space="preserve">Non ESI health insurance can be Self attested or Hub Response. </w:t>
            </w:r>
          </w:p>
          <w:p w14:paraId="37EABABD" w14:textId="77777777" w:rsidR="00F05A64" w:rsidRDefault="00F05A64" w:rsidP="00320B54">
            <w:pPr>
              <w:pStyle w:val="ListParagraph"/>
              <w:numPr>
                <w:ilvl w:val="0"/>
                <w:numId w:val="402"/>
              </w:numPr>
            </w:pPr>
            <w:r>
              <w:t>ESI health insurance can be Self attested.</w:t>
            </w:r>
          </w:p>
          <w:p w14:paraId="430ABD13" w14:textId="77777777" w:rsidR="00F05A64" w:rsidRDefault="00F05A64" w:rsidP="00320B54">
            <w:pPr>
              <w:pStyle w:val="ListParagraph"/>
              <w:numPr>
                <w:ilvl w:val="0"/>
                <w:numId w:val="402"/>
              </w:numPr>
            </w:pPr>
            <w:r>
              <w:t>Effective Date mentioned above is following the QHP effective Date rules.</w:t>
            </w:r>
          </w:p>
          <w:p w14:paraId="0E0468A2" w14:textId="77777777" w:rsidR="00F05A64" w:rsidRDefault="00F05A64" w:rsidP="00320B54">
            <w:pPr>
              <w:pStyle w:val="ListParagraph"/>
              <w:numPr>
                <w:ilvl w:val="0"/>
                <w:numId w:val="402"/>
              </w:numPr>
            </w:pPr>
            <w:r>
              <w:t xml:space="preserve">Since for Medicaid only enrollment of ESI or Non ESI matters, so this batch job will only pick records on the basis of health insurance coverage (ESI/Non ESI) and not offer/access. </w:t>
            </w:r>
          </w:p>
          <w:p w14:paraId="5A2EC373" w14:textId="77777777" w:rsidR="00F05A64" w:rsidRDefault="00F05A64" w:rsidP="00F05A64">
            <w:pPr>
              <w:pStyle w:val="ListParagraph"/>
              <w:ind w:left="1080"/>
            </w:pPr>
          </w:p>
          <w:p w14:paraId="4F0D003F" w14:textId="77777777" w:rsidR="00F05A64" w:rsidRPr="000050D0" w:rsidRDefault="00F05A64" w:rsidP="00F05A64">
            <w:pPr>
              <w:jc w:val="both"/>
              <w:rPr>
                <w:b/>
                <w:bCs/>
              </w:rPr>
            </w:pPr>
          </w:p>
          <w:p w14:paraId="40CF5930" w14:textId="77777777" w:rsidR="00F05A64" w:rsidRDefault="00F05A64" w:rsidP="00F05A64">
            <w:pPr>
              <w:jc w:val="both"/>
            </w:pPr>
          </w:p>
          <w:p w14:paraId="6D9D5A48" w14:textId="77777777" w:rsidR="00F05A64" w:rsidRPr="00730FB1" w:rsidRDefault="00F05A64" w:rsidP="00F05A64">
            <w:pPr>
              <w:jc w:val="both"/>
              <w:rPr>
                <w:b/>
                <w:sz w:val="24"/>
              </w:rPr>
            </w:pPr>
            <w:r w:rsidRPr="00730FB1">
              <w:rPr>
                <w:b/>
                <w:sz w:val="24"/>
              </w:rPr>
              <w:t>Example 6</w:t>
            </w:r>
          </w:p>
          <w:p w14:paraId="489D5FD0" w14:textId="77777777" w:rsidR="00F05A64" w:rsidRPr="00730FB1" w:rsidRDefault="00F05A64" w:rsidP="00F05A64">
            <w:pPr>
              <w:jc w:val="both"/>
            </w:pPr>
            <w:r w:rsidRPr="00730FB1">
              <w:t>A member attested the following information in SSAP flow with self-attested income as 30k Yearly on 1</w:t>
            </w:r>
            <w:r w:rsidRPr="00730FB1">
              <w:rPr>
                <w:vertAlign w:val="superscript"/>
              </w:rPr>
              <w:t>st</w:t>
            </w:r>
            <w:r w:rsidRPr="00730FB1">
              <w:t xml:space="preserve"> April 2019</w:t>
            </w:r>
          </w:p>
          <w:p w14:paraId="58717884" w14:textId="77777777" w:rsidR="00F05A64" w:rsidRPr="00730FB1" w:rsidRDefault="00F05A64" w:rsidP="00320B54">
            <w:pPr>
              <w:pStyle w:val="ListParagraph"/>
              <w:numPr>
                <w:ilvl w:val="0"/>
                <w:numId w:val="403"/>
              </w:numPr>
              <w:contextualSpacing w:val="0"/>
            </w:pPr>
            <w:r w:rsidRPr="00730FB1">
              <w:t xml:space="preserve">Members is </w:t>
            </w:r>
            <w:r>
              <w:t xml:space="preserve">covered </w:t>
            </w:r>
            <w:r w:rsidRPr="00730FB1">
              <w:t>employer sponsored insurance- COBRA.</w:t>
            </w:r>
          </w:p>
          <w:p w14:paraId="14294483" w14:textId="77777777" w:rsidR="00F05A64" w:rsidRPr="00730FB1" w:rsidRDefault="00F05A64" w:rsidP="00320B54">
            <w:pPr>
              <w:pStyle w:val="ListParagraph"/>
              <w:numPr>
                <w:ilvl w:val="0"/>
                <w:numId w:val="403"/>
              </w:numPr>
              <w:contextualSpacing w:val="0"/>
            </w:pPr>
            <w:r w:rsidRPr="00730FB1">
              <w:t>Coverage start date: 1</w:t>
            </w:r>
            <w:r w:rsidRPr="00730FB1">
              <w:rPr>
                <w:vertAlign w:val="superscript"/>
              </w:rPr>
              <w:t>st</w:t>
            </w:r>
            <w:r w:rsidRPr="00730FB1">
              <w:t xml:space="preserve"> April 2019</w:t>
            </w:r>
            <w:r>
              <w:t xml:space="preserve">  </w:t>
            </w:r>
          </w:p>
          <w:p w14:paraId="0E35FFED" w14:textId="77777777" w:rsidR="00F05A64" w:rsidRPr="00730FB1" w:rsidRDefault="00F05A64" w:rsidP="00320B54">
            <w:pPr>
              <w:pStyle w:val="ListParagraph"/>
              <w:numPr>
                <w:ilvl w:val="0"/>
                <w:numId w:val="403"/>
              </w:numPr>
              <w:contextualSpacing w:val="0"/>
            </w:pPr>
            <w:r w:rsidRPr="00730FB1">
              <w:t>Coverage end date: 30</w:t>
            </w:r>
            <w:r w:rsidRPr="00730FB1">
              <w:rPr>
                <w:vertAlign w:val="superscript"/>
              </w:rPr>
              <w:t>th</w:t>
            </w:r>
            <w:r w:rsidRPr="00730FB1">
              <w:t xml:space="preserve"> September 2019</w:t>
            </w:r>
          </w:p>
          <w:p w14:paraId="48A7F2A0" w14:textId="77777777" w:rsidR="00F05A64" w:rsidRPr="00730FB1" w:rsidRDefault="00F05A64" w:rsidP="00F05A64">
            <w:pPr>
              <w:pStyle w:val="ListParagraph"/>
              <w:ind w:left="1440"/>
            </w:pPr>
          </w:p>
          <w:p w14:paraId="6E13C18F" w14:textId="77777777" w:rsidR="00F05A64" w:rsidRPr="00730FB1" w:rsidRDefault="00F05A64" w:rsidP="00F05A64">
            <w:pPr>
              <w:rPr>
                <w:b/>
                <w:sz w:val="24"/>
              </w:rPr>
            </w:pPr>
            <w:r w:rsidRPr="00730FB1">
              <w:rPr>
                <w:b/>
                <w:sz w:val="24"/>
              </w:rPr>
              <w:t>Conclusion</w:t>
            </w:r>
          </w:p>
          <w:p w14:paraId="06F57833" w14:textId="77777777" w:rsidR="00F05A64" w:rsidRPr="00730FB1" w:rsidRDefault="00F05A64" w:rsidP="00F05A64">
            <w:r w:rsidRPr="00730FB1">
              <w:rPr>
                <w:b/>
              </w:rPr>
              <w:t>Member’s ESI coverage is active</w:t>
            </w:r>
            <w:r>
              <w:rPr>
                <w:b/>
              </w:rPr>
              <w:t>.</w:t>
            </w:r>
          </w:p>
          <w:p w14:paraId="1210E9B6" w14:textId="77777777" w:rsidR="00F05A64" w:rsidRPr="00730FB1" w:rsidRDefault="00F05A64" w:rsidP="00F05A64">
            <w:r w:rsidRPr="00730FB1">
              <w:t xml:space="preserve">Notice will be triggered as per existing rules. </w:t>
            </w:r>
          </w:p>
          <w:p w14:paraId="2DE2B2E6" w14:textId="77777777" w:rsidR="00F05A64" w:rsidRPr="00730FB1" w:rsidRDefault="00F05A64" w:rsidP="00F05A64"/>
          <w:p w14:paraId="6CF5FBD7" w14:textId="77777777" w:rsidR="00F05A64" w:rsidRPr="00730FB1" w:rsidRDefault="00F05A64" w:rsidP="00F05A64">
            <w:pPr>
              <w:rPr>
                <w:b/>
              </w:rPr>
            </w:pPr>
            <w:r w:rsidRPr="00730FB1">
              <w:rPr>
                <w:b/>
              </w:rPr>
              <w:t xml:space="preserve">Batch Determination </w:t>
            </w:r>
          </w:p>
          <w:p w14:paraId="33CB6297" w14:textId="77777777" w:rsidR="00F05A64" w:rsidRPr="00730FB1" w:rsidRDefault="00F05A64" w:rsidP="00F05A64">
            <w:r w:rsidRPr="00730FB1">
              <w:t xml:space="preserve">We will pick this application on </w:t>
            </w:r>
            <w:r>
              <w:t>24</w:t>
            </w:r>
            <w:r w:rsidRPr="000C7BC4">
              <w:rPr>
                <w:vertAlign w:val="superscript"/>
              </w:rPr>
              <w:t>th</w:t>
            </w:r>
            <w:r>
              <w:t xml:space="preserve"> August 2019</w:t>
            </w:r>
            <w:r w:rsidRPr="00730FB1">
              <w:t>.</w:t>
            </w:r>
            <w:r>
              <w:t xml:space="preserve"> </w:t>
            </w:r>
            <w:r w:rsidRPr="00730FB1">
              <w:t xml:space="preserve">Eligibility will be re-determined, and </w:t>
            </w:r>
            <w:r>
              <w:t xml:space="preserve">appropriate </w:t>
            </w:r>
            <w:r w:rsidRPr="00730FB1">
              <w:t xml:space="preserve">Medicaid will be provided to the member. </w:t>
            </w:r>
          </w:p>
          <w:p w14:paraId="1C91FB85" w14:textId="77777777" w:rsidR="00F05A64" w:rsidRPr="00730FB1" w:rsidRDefault="00F05A64" w:rsidP="00F05A64">
            <w:r w:rsidRPr="00730FB1">
              <w:t>Notice will be triggered as per existing rules.</w:t>
            </w:r>
          </w:p>
          <w:p w14:paraId="5B501F7F" w14:textId="696E9ABA" w:rsidR="00F05A64" w:rsidRPr="004342C6" w:rsidRDefault="00F05A64" w:rsidP="00F05A64">
            <w:pPr>
              <w:contextualSpacing w:val="0"/>
              <w:jc w:val="both"/>
              <w:rPr>
                <w:rFonts w:cs="Arial"/>
              </w:rPr>
            </w:pPr>
          </w:p>
        </w:tc>
      </w:tr>
      <w:tr w:rsidR="00F05A64" w:rsidRPr="004342C6" w14:paraId="3FE09AEA" w14:textId="77777777" w:rsidTr="003C008B">
        <w:trPr>
          <w:trHeight w:val="314"/>
        </w:trPr>
        <w:tc>
          <w:tcPr>
            <w:tcW w:w="2610" w:type="dxa"/>
            <w:shd w:val="clear" w:color="000000" w:fill="FFFFFF"/>
          </w:tcPr>
          <w:p w14:paraId="1D18F5CC" w14:textId="77777777" w:rsidR="00F05A64" w:rsidRDefault="00F05A64" w:rsidP="00F05A64">
            <w:pPr>
              <w:contextualSpacing w:val="0"/>
              <w:jc w:val="center"/>
              <w:rPr>
                <w:rFonts w:eastAsia="Times New Roman"/>
                <w:color w:val="000000"/>
              </w:rPr>
            </w:pPr>
            <w:r w:rsidRPr="00730FB1">
              <w:rPr>
                <w:rFonts w:eastAsia="Times New Roman"/>
                <w:color w:val="000000"/>
              </w:rPr>
              <w:lastRenderedPageBreak/>
              <w:t>MEC.PCS.0</w:t>
            </w:r>
            <w:r>
              <w:rPr>
                <w:rFonts w:eastAsia="Times New Roman"/>
                <w:color w:val="000000"/>
              </w:rPr>
              <w:t>5</w:t>
            </w:r>
            <w:r w:rsidRPr="00730FB1">
              <w:rPr>
                <w:rFonts w:eastAsia="Times New Roman"/>
                <w:color w:val="000000"/>
              </w:rPr>
              <w:t>.004</w:t>
            </w:r>
          </w:p>
          <w:p w14:paraId="037C9BCB" w14:textId="5B3CBD6D" w:rsidR="00F05A64" w:rsidRPr="004342C6" w:rsidRDefault="00F05A64" w:rsidP="00F05A64">
            <w:pPr>
              <w:contextualSpacing w:val="0"/>
              <w:jc w:val="center"/>
              <w:rPr>
                <w:rFonts w:eastAsia="Times New Roman" w:cs="Arial"/>
                <w:color w:val="000000"/>
              </w:rPr>
            </w:pPr>
          </w:p>
        </w:tc>
        <w:tc>
          <w:tcPr>
            <w:tcW w:w="6660" w:type="dxa"/>
            <w:shd w:val="clear" w:color="000000" w:fill="FFFFFF"/>
          </w:tcPr>
          <w:p w14:paraId="4C313B5E" w14:textId="77777777" w:rsidR="00F05A64" w:rsidRPr="00730FB1" w:rsidRDefault="00F05A64" w:rsidP="00F05A64">
            <w:pPr>
              <w:jc w:val="both"/>
            </w:pPr>
            <w:r w:rsidRPr="00730FB1">
              <w:rPr>
                <w:lang w:eastAsia="ar-SA"/>
              </w:rPr>
              <w:t>The system shall e</w:t>
            </w:r>
            <w:r w:rsidRPr="00730FB1">
              <w:t xml:space="preserve">xclude the following applications from the batch processes. </w:t>
            </w:r>
          </w:p>
          <w:p w14:paraId="17BF6EF3" w14:textId="77777777" w:rsidR="00F05A64" w:rsidRPr="00730FB1" w:rsidRDefault="00F05A64" w:rsidP="00320B54">
            <w:pPr>
              <w:pStyle w:val="ListParagraph"/>
              <w:numPr>
                <w:ilvl w:val="0"/>
                <w:numId w:val="404"/>
              </w:numPr>
              <w:contextualSpacing w:val="0"/>
              <w:jc w:val="both"/>
            </w:pPr>
            <w:r w:rsidRPr="00730FB1">
              <w:t xml:space="preserve">Applications </w:t>
            </w:r>
            <w:r>
              <w:t>for which</w:t>
            </w:r>
            <w:r w:rsidRPr="00730FB1">
              <w:t xml:space="preserve"> Medicaid Renewals (including Admin Review Renewal, Express Lane Renewal, Non-Auto Renewal, Auto Renewal) </w:t>
            </w:r>
            <w:r>
              <w:t xml:space="preserve">is </w:t>
            </w:r>
            <w:r w:rsidRPr="00730FB1">
              <w:t>initiated.</w:t>
            </w:r>
          </w:p>
          <w:p w14:paraId="2610260A" w14:textId="77777777" w:rsidR="00F05A64" w:rsidRPr="00730FB1" w:rsidRDefault="00F05A64" w:rsidP="00320B54">
            <w:pPr>
              <w:pStyle w:val="ListParagraph"/>
              <w:numPr>
                <w:ilvl w:val="0"/>
                <w:numId w:val="404"/>
              </w:numPr>
              <w:contextualSpacing w:val="0"/>
              <w:jc w:val="both"/>
            </w:pPr>
            <w:r w:rsidRPr="00730FB1">
              <w:t xml:space="preserve">Applications </w:t>
            </w:r>
            <w:r>
              <w:t>for which</w:t>
            </w:r>
            <w:r w:rsidRPr="00730FB1">
              <w:t xml:space="preserve"> PDM </w:t>
            </w:r>
            <w:r>
              <w:t>is initiated.</w:t>
            </w:r>
          </w:p>
          <w:p w14:paraId="5490053B" w14:textId="77777777" w:rsidR="00F05A64" w:rsidRDefault="00F05A64" w:rsidP="00320B54">
            <w:pPr>
              <w:pStyle w:val="ListParagraph"/>
              <w:numPr>
                <w:ilvl w:val="0"/>
                <w:numId w:val="404"/>
              </w:numPr>
              <w:contextualSpacing w:val="0"/>
              <w:jc w:val="both"/>
            </w:pPr>
            <w:r w:rsidRPr="00730FB1">
              <w:t>Applications where Preliminary eligibility is created but not finalized as part of QHP and Mixed Household Renewal process.</w:t>
            </w:r>
          </w:p>
          <w:p w14:paraId="342579BB" w14:textId="77777777" w:rsidR="00F05A64" w:rsidRPr="00730FB1" w:rsidRDefault="00F05A64" w:rsidP="00320B54">
            <w:pPr>
              <w:pStyle w:val="ListParagraph"/>
              <w:numPr>
                <w:ilvl w:val="0"/>
                <w:numId w:val="404"/>
              </w:numPr>
              <w:contextualSpacing w:val="0"/>
              <w:jc w:val="both"/>
            </w:pPr>
            <w:r>
              <w:t>Applications which are provided overridden benefits and protection is applied and active.</w:t>
            </w:r>
          </w:p>
          <w:p w14:paraId="1CBBD7D9" w14:textId="77777777" w:rsidR="00F05A64" w:rsidRPr="00730FB1" w:rsidRDefault="00F05A64" w:rsidP="00F05A64"/>
          <w:p w14:paraId="6D545C4C" w14:textId="77777777" w:rsidR="00F05A64" w:rsidRPr="00730FB1" w:rsidRDefault="00F05A64" w:rsidP="00F05A64">
            <w:r w:rsidRPr="00730FB1">
              <w:rPr>
                <w:b/>
              </w:rPr>
              <w:t>Note</w:t>
            </w:r>
            <w:r w:rsidRPr="00730FB1">
              <w:t xml:space="preserve">: </w:t>
            </w:r>
          </w:p>
          <w:p w14:paraId="2E484835" w14:textId="77777777" w:rsidR="00F05A64" w:rsidRDefault="00F05A64" w:rsidP="00F05A64">
            <w:pPr>
              <w:contextualSpacing w:val="0"/>
              <w:jc w:val="both"/>
            </w:pPr>
            <w:r w:rsidRPr="0025780F">
              <w:t>The system shall discard an In-progress application where one eligibility is in ‘Submitted’ status and the other eligibility is in ‘In-Progress’ status</w:t>
            </w:r>
            <w:r>
              <w:t xml:space="preserve"> when the above batch is performed</w:t>
            </w:r>
            <w:r w:rsidRPr="00730FB1" w:rsidDel="000050D0">
              <w:t xml:space="preserve"> </w:t>
            </w:r>
          </w:p>
          <w:p w14:paraId="6F9DDFF2" w14:textId="77777777" w:rsidR="00F05A64" w:rsidRDefault="00F05A64" w:rsidP="00F05A64">
            <w:pPr>
              <w:contextualSpacing w:val="0"/>
              <w:jc w:val="both"/>
            </w:pPr>
          </w:p>
          <w:p w14:paraId="5BB1F226" w14:textId="77777777" w:rsidR="00F05A64" w:rsidRDefault="00F05A64" w:rsidP="00F05A64">
            <w:pPr>
              <w:contextualSpacing w:val="0"/>
              <w:jc w:val="both"/>
            </w:pPr>
          </w:p>
          <w:p w14:paraId="5E716946" w14:textId="6DF87EB4" w:rsidR="00F05A64" w:rsidRPr="004342C6" w:rsidRDefault="00F05A64" w:rsidP="00F05A64">
            <w:pPr>
              <w:contextualSpacing w:val="0"/>
              <w:jc w:val="both"/>
              <w:rPr>
                <w:rFonts w:cs="Arial"/>
              </w:rPr>
            </w:pPr>
          </w:p>
        </w:tc>
      </w:tr>
    </w:tbl>
    <w:p w14:paraId="54C8B0AD" w14:textId="77777777" w:rsidR="000670F2" w:rsidRPr="004342C6" w:rsidRDefault="000670F2" w:rsidP="005B20D2">
      <w:pPr>
        <w:pStyle w:val="Table"/>
        <w:rPr>
          <w:rFonts w:ascii="Arial" w:hAnsi="Arial" w:cs="Arial"/>
        </w:rPr>
      </w:pPr>
    </w:p>
    <w:p w14:paraId="322ED2C9" w14:textId="77777777" w:rsidR="000670F2" w:rsidRPr="004342C6" w:rsidRDefault="000670F2" w:rsidP="000670F2">
      <w:pPr>
        <w:pStyle w:val="Heading3"/>
        <w:numPr>
          <w:ilvl w:val="2"/>
          <w:numId w:val="13"/>
        </w:numPr>
        <w:rPr>
          <w:rFonts w:ascii="Arial" w:hAnsi="Arial" w:cs="Arial"/>
        </w:rPr>
      </w:pPr>
      <w:bookmarkStart w:id="289" w:name="_Toc94634472"/>
      <w:r w:rsidRPr="004342C6">
        <w:rPr>
          <w:rFonts w:ascii="Arial" w:hAnsi="Arial" w:cs="Arial"/>
        </w:rPr>
        <w:t>Transaction /SSO Information</w:t>
      </w:r>
      <w:bookmarkEnd w:id="289"/>
    </w:p>
    <w:p w14:paraId="49593F1D"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FD70A0E" w14:textId="77777777" w:rsidR="000670F2" w:rsidRPr="004342C6" w:rsidRDefault="000670F2" w:rsidP="000670F2">
      <w:pPr>
        <w:pStyle w:val="Heading3"/>
        <w:numPr>
          <w:ilvl w:val="2"/>
          <w:numId w:val="13"/>
        </w:numPr>
        <w:rPr>
          <w:rFonts w:ascii="Arial" w:hAnsi="Arial" w:cs="Arial"/>
        </w:rPr>
      </w:pPr>
      <w:bookmarkStart w:id="290" w:name="_Toc94634473"/>
      <w:r w:rsidRPr="004342C6">
        <w:rPr>
          <w:rFonts w:ascii="Arial" w:hAnsi="Arial" w:cs="Arial"/>
        </w:rPr>
        <w:t>Special Design Consideration</w:t>
      </w:r>
      <w:bookmarkEnd w:id="290"/>
    </w:p>
    <w:p w14:paraId="41C94E3E" w14:textId="2FEC2B2F" w:rsidR="004D40A1" w:rsidRPr="004342C6" w:rsidRDefault="00F85401" w:rsidP="00C44DD0">
      <w:pPr>
        <w:ind w:left="450"/>
        <w:rPr>
          <w:rFonts w:eastAsia="Times New Roman" w:cs="Arial"/>
          <w:color w:val="000000"/>
        </w:rPr>
      </w:pPr>
      <w:r>
        <w:rPr>
          <w:rFonts w:cs="Arial"/>
        </w:rPr>
        <w:t>The s</w:t>
      </w:r>
      <w:r w:rsidR="004D40A1" w:rsidRPr="004342C6">
        <w:rPr>
          <w:rFonts w:cs="Arial"/>
        </w:rPr>
        <w:t>ystem will conditionally stop the user in SSAP flow or allow the user to submit the application based on the table below</w:t>
      </w:r>
      <w:r>
        <w:rPr>
          <w:rFonts w:cs="Arial"/>
        </w:rPr>
        <w:t>,</w:t>
      </w:r>
      <w:r w:rsidR="004D40A1" w:rsidRPr="004342C6">
        <w:rPr>
          <w:rFonts w:cs="Arial"/>
        </w:rPr>
        <w:t xml:space="preserve"> as defined in </w:t>
      </w:r>
      <w:r w:rsidR="004D40A1" w:rsidRPr="004342C6">
        <w:rPr>
          <w:rFonts w:eastAsia="Times New Roman" w:cs="Arial"/>
          <w:color w:val="000000"/>
        </w:rPr>
        <w:t>FR.01.003 and FR.01.004.</w:t>
      </w:r>
    </w:p>
    <w:p w14:paraId="62CB7797" w14:textId="77777777" w:rsidR="004D40A1" w:rsidRPr="004342C6" w:rsidRDefault="004D40A1" w:rsidP="004D40A1">
      <w:pPr>
        <w:ind w:left="720"/>
        <w:rPr>
          <w:rFonts w:cs="Arial"/>
        </w:rPr>
      </w:pPr>
    </w:p>
    <w:p w14:paraId="6F44E39D" w14:textId="6C8869FE" w:rsidR="00F11C9F" w:rsidRPr="004342C6" w:rsidRDefault="00F11C9F" w:rsidP="00F11C9F">
      <w:pPr>
        <w:pStyle w:val="Caption"/>
        <w:keepNext/>
        <w:jc w:val="center"/>
        <w:rPr>
          <w:rFonts w:cs="Arial"/>
        </w:rPr>
      </w:pPr>
      <w:bookmarkStart w:id="291" w:name="_Toc94635006"/>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10</w:t>
      </w:r>
      <w:r w:rsidR="006F59E4" w:rsidRPr="004342C6">
        <w:rPr>
          <w:rFonts w:cs="Arial"/>
          <w:noProof/>
        </w:rPr>
        <w:fldChar w:fldCharType="end"/>
      </w:r>
      <w:r w:rsidRPr="004342C6">
        <w:rPr>
          <w:rFonts w:cs="Arial"/>
        </w:rPr>
        <w:t xml:space="preserve"> Special Design Consideration - UC.07</w:t>
      </w:r>
      <w:bookmarkEnd w:id="291"/>
    </w:p>
    <w:tbl>
      <w:tblPr>
        <w:tblW w:w="8910"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86" w:type="dxa"/>
          <w:bottom w:w="29" w:type="dxa"/>
          <w:right w:w="86" w:type="dxa"/>
        </w:tblCellMar>
        <w:tblLook w:val="04A0" w:firstRow="1" w:lastRow="0" w:firstColumn="1" w:lastColumn="0" w:noHBand="0" w:noVBand="1"/>
        <w:tblCaption w:val="TRUSTED DATA SOURCE – ID CODES"/>
        <w:tblDescription w:val="TRUSTED DATA SOURCE – ID CODES"/>
      </w:tblPr>
      <w:tblGrid>
        <w:gridCol w:w="810"/>
        <w:gridCol w:w="2520"/>
        <w:gridCol w:w="1800"/>
        <w:gridCol w:w="1620"/>
        <w:gridCol w:w="2160"/>
      </w:tblGrid>
      <w:tr w:rsidR="004D40A1" w:rsidRPr="004342C6" w14:paraId="0974855C" w14:textId="77777777" w:rsidTr="00203D25">
        <w:trPr>
          <w:cantSplit/>
          <w:trHeight w:val="641"/>
          <w:tblHeader/>
        </w:trPr>
        <w:tc>
          <w:tcPr>
            <w:tcW w:w="810" w:type="dxa"/>
            <w:tcBorders>
              <w:top w:val="single" w:sz="4" w:space="0" w:color="auto"/>
              <w:left w:val="single" w:sz="4" w:space="0" w:color="auto"/>
              <w:bottom w:val="single" w:sz="4" w:space="0" w:color="auto"/>
              <w:right w:val="single" w:sz="4" w:space="0" w:color="auto"/>
            </w:tcBorders>
            <w:shd w:val="clear" w:color="auto" w:fill="4C8B3F" w:themeFill="background2"/>
            <w:hideMark/>
          </w:tcPr>
          <w:p w14:paraId="32B7B83E" w14:textId="77777777" w:rsidR="004D40A1" w:rsidRPr="004342C6" w:rsidRDefault="004D40A1" w:rsidP="004D6E93">
            <w:pPr>
              <w:spacing w:before="180"/>
              <w:jc w:val="center"/>
              <w:rPr>
                <w:rFonts w:eastAsia="Times New Roman" w:cs="Arial"/>
                <w:b/>
                <w:color w:val="FFFFFF" w:themeColor="background1"/>
              </w:rPr>
            </w:pPr>
            <w:r w:rsidRPr="004342C6">
              <w:rPr>
                <w:rFonts w:eastAsia="Times New Roman" w:cs="Arial"/>
                <w:b/>
                <w:color w:val="FFFFFF" w:themeColor="background1"/>
              </w:rPr>
              <w:t>S. No</w:t>
            </w:r>
          </w:p>
        </w:tc>
        <w:tc>
          <w:tcPr>
            <w:tcW w:w="2520" w:type="dxa"/>
            <w:tcBorders>
              <w:top w:val="single" w:sz="4" w:space="0" w:color="auto"/>
              <w:left w:val="single" w:sz="4" w:space="0" w:color="auto"/>
              <w:bottom w:val="single" w:sz="4" w:space="0" w:color="auto"/>
              <w:right w:val="single" w:sz="4" w:space="0" w:color="auto"/>
            </w:tcBorders>
            <w:shd w:val="clear" w:color="auto" w:fill="4C8B3F" w:themeFill="background2"/>
            <w:vAlign w:val="center"/>
            <w:hideMark/>
          </w:tcPr>
          <w:p w14:paraId="4D23FAF0" w14:textId="77777777" w:rsidR="004D40A1" w:rsidRPr="004342C6" w:rsidRDefault="004D40A1">
            <w:pPr>
              <w:jc w:val="center"/>
              <w:rPr>
                <w:rFonts w:eastAsia="Times New Roman" w:cs="Arial"/>
                <w:b/>
                <w:color w:val="FFFFFF" w:themeColor="background1"/>
              </w:rPr>
            </w:pPr>
            <w:r w:rsidRPr="004342C6">
              <w:rPr>
                <w:rFonts w:eastAsia="Times New Roman" w:cs="Arial"/>
                <w:b/>
                <w:color w:val="FFFFFF" w:themeColor="background1"/>
              </w:rPr>
              <w:t>TDS</w:t>
            </w:r>
          </w:p>
        </w:tc>
        <w:tc>
          <w:tcPr>
            <w:tcW w:w="1800" w:type="dxa"/>
            <w:tcBorders>
              <w:top w:val="single" w:sz="4" w:space="0" w:color="auto"/>
              <w:left w:val="single" w:sz="4" w:space="0" w:color="auto"/>
              <w:bottom w:val="single" w:sz="4" w:space="0" w:color="auto"/>
              <w:right w:val="single" w:sz="4" w:space="0" w:color="auto"/>
            </w:tcBorders>
            <w:shd w:val="clear" w:color="auto" w:fill="4C8B3F" w:themeFill="background2"/>
            <w:vAlign w:val="center"/>
            <w:hideMark/>
          </w:tcPr>
          <w:p w14:paraId="785EAFE9" w14:textId="77777777" w:rsidR="004D40A1" w:rsidRPr="004342C6" w:rsidRDefault="004D40A1">
            <w:pPr>
              <w:jc w:val="center"/>
              <w:rPr>
                <w:rFonts w:eastAsia="Times New Roman" w:cs="Arial"/>
                <w:b/>
                <w:color w:val="FFFFFF" w:themeColor="background1"/>
              </w:rPr>
            </w:pPr>
            <w:r w:rsidRPr="004342C6">
              <w:rPr>
                <w:rFonts w:eastAsia="Times New Roman" w:cs="Arial"/>
                <w:b/>
                <w:color w:val="FFFFFF" w:themeColor="background1"/>
              </w:rPr>
              <w:t>Code</w:t>
            </w:r>
          </w:p>
        </w:tc>
        <w:tc>
          <w:tcPr>
            <w:tcW w:w="1620" w:type="dxa"/>
            <w:tcBorders>
              <w:top w:val="single" w:sz="4" w:space="0" w:color="auto"/>
              <w:left w:val="single" w:sz="4" w:space="0" w:color="auto"/>
              <w:bottom w:val="single" w:sz="4" w:space="0" w:color="auto"/>
              <w:right w:val="single" w:sz="4" w:space="0" w:color="auto"/>
            </w:tcBorders>
            <w:shd w:val="clear" w:color="auto" w:fill="4C8B3F" w:themeFill="background2"/>
            <w:hideMark/>
          </w:tcPr>
          <w:p w14:paraId="638F7EF8" w14:textId="77777777" w:rsidR="004D40A1" w:rsidRPr="004342C6" w:rsidRDefault="004D40A1">
            <w:pPr>
              <w:jc w:val="center"/>
              <w:rPr>
                <w:rFonts w:eastAsia="Times New Roman" w:cs="Arial"/>
                <w:b/>
                <w:color w:val="FFFFFF" w:themeColor="background1"/>
              </w:rPr>
            </w:pPr>
            <w:r w:rsidRPr="004342C6">
              <w:rPr>
                <w:rFonts w:eastAsia="Times New Roman" w:cs="Arial"/>
                <w:b/>
                <w:color w:val="FFFFFF" w:themeColor="background1"/>
              </w:rPr>
              <w:t>Allow user to move ahead</w:t>
            </w:r>
          </w:p>
        </w:tc>
        <w:tc>
          <w:tcPr>
            <w:tcW w:w="2160" w:type="dxa"/>
            <w:tcBorders>
              <w:top w:val="single" w:sz="4" w:space="0" w:color="auto"/>
              <w:left w:val="single" w:sz="4" w:space="0" w:color="auto"/>
              <w:bottom w:val="single" w:sz="4" w:space="0" w:color="auto"/>
              <w:right w:val="single" w:sz="4" w:space="0" w:color="auto"/>
            </w:tcBorders>
            <w:shd w:val="clear" w:color="auto" w:fill="4C8B3F" w:themeFill="background2"/>
            <w:hideMark/>
          </w:tcPr>
          <w:p w14:paraId="1306DDB8" w14:textId="77777777" w:rsidR="004D40A1" w:rsidRPr="004342C6" w:rsidRDefault="004D40A1">
            <w:pPr>
              <w:jc w:val="center"/>
              <w:rPr>
                <w:rFonts w:eastAsia="Times New Roman" w:cs="Arial"/>
                <w:b/>
                <w:color w:val="FFFFFF" w:themeColor="background1"/>
              </w:rPr>
            </w:pPr>
            <w:r w:rsidRPr="004342C6">
              <w:rPr>
                <w:rFonts w:eastAsia="Times New Roman" w:cs="Arial"/>
                <w:b/>
                <w:color w:val="FFFFFF" w:themeColor="background1"/>
              </w:rPr>
              <w:t>Applicable to CoM</w:t>
            </w:r>
          </w:p>
        </w:tc>
      </w:tr>
      <w:tr w:rsidR="004D40A1" w:rsidRPr="004342C6" w14:paraId="2879D2B6" w14:textId="77777777" w:rsidTr="00203D25">
        <w:trPr>
          <w:cantSplit/>
          <w:trHeight w:val="360"/>
        </w:trPr>
        <w:tc>
          <w:tcPr>
            <w:tcW w:w="810" w:type="dxa"/>
            <w:tcBorders>
              <w:top w:val="single" w:sz="4" w:space="0" w:color="auto"/>
              <w:left w:val="single" w:sz="4" w:space="0" w:color="auto"/>
              <w:bottom w:val="single" w:sz="4" w:space="0" w:color="auto"/>
              <w:right w:val="single" w:sz="4" w:space="0" w:color="auto"/>
            </w:tcBorders>
            <w:hideMark/>
          </w:tcPr>
          <w:p w14:paraId="562CBFA9" w14:textId="77777777" w:rsidR="004D40A1" w:rsidRPr="004342C6" w:rsidRDefault="004D40A1">
            <w:pPr>
              <w:pStyle w:val="TableText10"/>
              <w:rPr>
                <w:rFonts w:ascii="Arial" w:hAnsi="Arial" w:cs="Arial"/>
              </w:rPr>
            </w:pPr>
            <w:r w:rsidRPr="004342C6">
              <w:rPr>
                <w:rFonts w:ascii="Arial" w:hAnsi="Arial" w:cs="Arial"/>
              </w:rPr>
              <w:t>1</w:t>
            </w:r>
          </w:p>
        </w:tc>
        <w:tc>
          <w:tcPr>
            <w:tcW w:w="2520" w:type="dxa"/>
            <w:tcBorders>
              <w:top w:val="single" w:sz="4" w:space="0" w:color="auto"/>
              <w:left w:val="single" w:sz="4" w:space="0" w:color="auto"/>
              <w:bottom w:val="single" w:sz="4" w:space="0" w:color="auto"/>
              <w:right w:val="single" w:sz="4" w:space="0" w:color="auto"/>
            </w:tcBorders>
            <w:hideMark/>
          </w:tcPr>
          <w:p w14:paraId="0DC19ACD" w14:textId="77777777" w:rsidR="004D40A1" w:rsidRPr="004342C6" w:rsidRDefault="004D40A1">
            <w:pPr>
              <w:pStyle w:val="TableText10"/>
              <w:rPr>
                <w:rFonts w:ascii="Arial" w:hAnsi="Arial" w:cs="Arial"/>
              </w:rPr>
            </w:pPr>
            <w:r w:rsidRPr="004342C6">
              <w:rPr>
                <w:rFonts w:ascii="Arial" w:hAnsi="Arial" w:cs="Arial"/>
              </w:rPr>
              <w:t>Medicaid</w:t>
            </w:r>
          </w:p>
        </w:tc>
        <w:tc>
          <w:tcPr>
            <w:tcW w:w="1800" w:type="dxa"/>
            <w:tcBorders>
              <w:top w:val="single" w:sz="4" w:space="0" w:color="auto"/>
              <w:left w:val="single" w:sz="4" w:space="0" w:color="auto"/>
              <w:bottom w:val="single" w:sz="4" w:space="0" w:color="auto"/>
              <w:right w:val="single" w:sz="4" w:space="0" w:color="auto"/>
            </w:tcBorders>
            <w:hideMark/>
          </w:tcPr>
          <w:p w14:paraId="575C6D3C" w14:textId="77777777" w:rsidR="004D40A1" w:rsidRPr="004342C6" w:rsidRDefault="004D40A1">
            <w:pPr>
              <w:pStyle w:val="TableText10"/>
              <w:keepNext/>
              <w:rPr>
                <w:rFonts w:ascii="Arial" w:hAnsi="Arial" w:cs="Arial"/>
              </w:rPr>
            </w:pPr>
            <w:r w:rsidRPr="004342C6">
              <w:rPr>
                <w:rFonts w:ascii="Arial" w:hAnsi="Arial" w:cs="Arial"/>
              </w:rPr>
              <w:t>MEDC</w:t>
            </w:r>
          </w:p>
        </w:tc>
        <w:tc>
          <w:tcPr>
            <w:tcW w:w="1620" w:type="dxa"/>
            <w:tcBorders>
              <w:top w:val="single" w:sz="4" w:space="0" w:color="auto"/>
              <w:left w:val="single" w:sz="4" w:space="0" w:color="auto"/>
              <w:bottom w:val="single" w:sz="4" w:space="0" w:color="auto"/>
              <w:right w:val="single" w:sz="4" w:space="0" w:color="auto"/>
            </w:tcBorders>
            <w:hideMark/>
          </w:tcPr>
          <w:p w14:paraId="0FD76A92" w14:textId="77777777" w:rsidR="004D40A1" w:rsidRPr="004342C6" w:rsidRDefault="004D40A1">
            <w:pPr>
              <w:pStyle w:val="TableText10"/>
              <w:keepNext/>
              <w:jc w:val="center"/>
              <w:rPr>
                <w:rFonts w:ascii="Arial" w:hAnsi="Arial" w:cs="Arial"/>
              </w:rPr>
            </w:pPr>
            <w:r w:rsidRPr="004342C6">
              <w:rPr>
                <w:rFonts w:ascii="Arial" w:hAnsi="Arial" w:cs="Arial"/>
              </w:rPr>
              <w:t>Yes</w:t>
            </w:r>
          </w:p>
        </w:tc>
        <w:tc>
          <w:tcPr>
            <w:tcW w:w="2160" w:type="dxa"/>
            <w:tcBorders>
              <w:top w:val="single" w:sz="4" w:space="0" w:color="auto"/>
              <w:left w:val="single" w:sz="4" w:space="0" w:color="auto"/>
              <w:bottom w:val="single" w:sz="4" w:space="0" w:color="auto"/>
              <w:right w:val="single" w:sz="4" w:space="0" w:color="auto"/>
            </w:tcBorders>
            <w:hideMark/>
          </w:tcPr>
          <w:p w14:paraId="5620195C" w14:textId="77777777" w:rsidR="004D40A1" w:rsidRPr="004342C6" w:rsidRDefault="004D40A1">
            <w:pPr>
              <w:pStyle w:val="TableText10"/>
              <w:keepNext/>
              <w:jc w:val="center"/>
              <w:rPr>
                <w:rFonts w:ascii="Arial" w:hAnsi="Arial" w:cs="Arial"/>
              </w:rPr>
            </w:pPr>
            <w:r w:rsidRPr="004342C6">
              <w:rPr>
                <w:rFonts w:ascii="Arial" w:hAnsi="Arial" w:cs="Arial"/>
              </w:rPr>
              <w:t>N/A</w:t>
            </w:r>
          </w:p>
        </w:tc>
      </w:tr>
      <w:tr w:rsidR="004D40A1" w:rsidRPr="004342C6" w14:paraId="5BD86D4F" w14:textId="77777777" w:rsidTr="00203D25">
        <w:trPr>
          <w:cantSplit/>
          <w:trHeight w:val="360"/>
        </w:trPr>
        <w:tc>
          <w:tcPr>
            <w:tcW w:w="810" w:type="dxa"/>
            <w:tcBorders>
              <w:top w:val="single" w:sz="4" w:space="0" w:color="auto"/>
              <w:left w:val="single" w:sz="4" w:space="0" w:color="auto"/>
              <w:bottom w:val="single" w:sz="4" w:space="0" w:color="auto"/>
              <w:right w:val="single" w:sz="4" w:space="0" w:color="auto"/>
            </w:tcBorders>
            <w:hideMark/>
          </w:tcPr>
          <w:p w14:paraId="6495665C" w14:textId="77777777" w:rsidR="004D40A1" w:rsidRPr="004342C6" w:rsidRDefault="004D40A1">
            <w:pPr>
              <w:pStyle w:val="TableText10"/>
              <w:rPr>
                <w:rFonts w:ascii="Arial" w:hAnsi="Arial" w:cs="Arial"/>
              </w:rPr>
            </w:pPr>
            <w:r w:rsidRPr="004342C6">
              <w:rPr>
                <w:rFonts w:ascii="Arial" w:hAnsi="Arial" w:cs="Arial"/>
              </w:rPr>
              <w:t>2</w:t>
            </w:r>
          </w:p>
        </w:tc>
        <w:tc>
          <w:tcPr>
            <w:tcW w:w="2520" w:type="dxa"/>
            <w:tcBorders>
              <w:top w:val="single" w:sz="4" w:space="0" w:color="auto"/>
              <w:left w:val="single" w:sz="4" w:space="0" w:color="auto"/>
              <w:bottom w:val="single" w:sz="4" w:space="0" w:color="auto"/>
              <w:right w:val="single" w:sz="4" w:space="0" w:color="auto"/>
            </w:tcBorders>
            <w:hideMark/>
          </w:tcPr>
          <w:p w14:paraId="5284B3E2" w14:textId="77777777" w:rsidR="004D40A1" w:rsidRPr="004342C6" w:rsidRDefault="004D40A1">
            <w:pPr>
              <w:pStyle w:val="TableText10"/>
              <w:rPr>
                <w:rFonts w:ascii="Arial" w:hAnsi="Arial" w:cs="Arial"/>
              </w:rPr>
            </w:pPr>
            <w:r w:rsidRPr="004342C6">
              <w:rPr>
                <w:rFonts w:ascii="Arial" w:hAnsi="Arial" w:cs="Arial"/>
              </w:rPr>
              <w:t>CHIP</w:t>
            </w:r>
          </w:p>
        </w:tc>
        <w:tc>
          <w:tcPr>
            <w:tcW w:w="1800" w:type="dxa"/>
            <w:tcBorders>
              <w:top w:val="single" w:sz="4" w:space="0" w:color="auto"/>
              <w:left w:val="single" w:sz="4" w:space="0" w:color="auto"/>
              <w:bottom w:val="single" w:sz="4" w:space="0" w:color="auto"/>
              <w:right w:val="single" w:sz="4" w:space="0" w:color="auto"/>
            </w:tcBorders>
            <w:hideMark/>
          </w:tcPr>
          <w:p w14:paraId="47F5C47C" w14:textId="77777777" w:rsidR="004D40A1" w:rsidRPr="004342C6" w:rsidRDefault="004D40A1">
            <w:pPr>
              <w:pStyle w:val="TableText10"/>
              <w:rPr>
                <w:rFonts w:ascii="Arial" w:hAnsi="Arial" w:cs="Arial"/>
              </w:rPr>
            </w:pPr>
            <w:r w:rsidRPr="004342C6">
              <w:rPr>
                <w:rFonts w:ascii="Arial" w:hAnsi="Arial" w:cs="Arial"/>
              </w:rPr>
              <w:t>CHIP</w:t>
            </w:r>
          </w:p>
        </w:tc>
        <w:tc>
          <w:tcPr>
            <w:tcW w:w="1620" w:type="dxa"/>
            <w:tcBorders>
              <w:top w:val="single" w:sz="4" w:space="0" w:color="auto"/>
              <w:left w:val="single" w:sz="4" w:space="0" w:color="auto"/>
              <w:bottom w:val="single" w:sz="4" w:space="0" w:color="auto"/>
              <w:right w:val="single" w:sz="4" w:space="0" w:color="auto"/>
            </w:tcBorders>
            <w:hideMark/>
          </w:tcPr>
          <w:p w14:paraId="3A7FABA7" w14:textId="77777777" w:rsidR="004D40A1" w:rsidRPr="004342C6" w:rsidRDefault="004D40A1">
            <w:pPr>
              <w:pStyle w:val="TableText10"/>
              <w:jc w:val="center"/>
              <w:rPr>
                <w:rFonts w:ascii="Arial" w:hAnsi="Arial" w:cs="Arial"/>
              </w:rPr>
            </w:pPr>
            <w:r w:rsidRPr="004342C6">
              <w:rPr>
                <w:rFonts w:ascii="Arial" w:hAnsi="Arial" w:cs="Arial"/>
              </w:rPr>
              <w:t>Yes</w:t>
            </w:r>
          </w:p>
        </w:tc>
        <w:tc>
          <w:tcPr>
            <w:tcW w:w="2160" w:type="dxa"/>
            <w:tcBorders>
              <w:top w:val="single" w:sz="4" w:space="0" w:color="auto"/>
              <w:left w:val="single" w:sz="4" w:space="0" w:color="auto"/>
              <w:bottom w:val="single" w:sz="4" w:space="0" w:color="auto"/>
              <w:right w:val="single" w:sz="4" w:space="0" w:color="auto"/>
            </w:tcBorders>
            <w:hideMark/>
          </w:tcPr>
          <w:p w14:paraId="4EE90101" w14:textId="77777777" w:rsidR="004D40A1" w:rsidRPr="004342C6" w:rsidRDefault="004D40A1">
            <w:pPr>
              <w:pStyle w:val="TableText10"/>
              <w:jc w:val="center"/>
              <w:rPr>
                <w:rFonts w:ascii="Arial" w:hAnsi="Arial" w:cs="Arial"/>
              </w:rPr>
            </w:pPr>
            <w:r w:rsidRPr="004342C6">
              <w:rPr>
                <w:rFonts w:ascii="Arial" w:hAnsi="Arial" w:cs="Arial"/>
              </w:rPr>
              <w:t>N/A</w:t>
            </w:r>
          </w:p>
        </w:tc>
      </w:tr>
      <w:tr w:rsidR="004D40A1" w:rsidRPr="004342C6" w14:paraId="2A1FC389" w14:textId="77777777" w:rsidTr="00203D25">
        <w:trPr>
          <w:cantSplit/>
          <w:trHeight w:val="375"/>
        </w:trPr>
        <w:tc>
          <w:tcPr>
            <w:tcW w:w="810" w:type="dxa"/>
            <w:tcBorders>
              <w:top w:val="single" w:sz="4" w:space="0" w:color="auto"/>
              <w:left w:val="single" w:sz="4" w:space="0" w:color="auto"/>
              <w:bottom w:val="single" w:sz="4" w:space="0" w:color="auto"/>
              <w:right w:val="single" w:sz="4" w:space="0" w:color="auto"/>
            </w:tcBorders>
            <w:hideMark/>
          </w:tcPr>
          <w:p w14:paraId="18E669C3" w14:textId="77777777" w:rsidR="004D40A1" w:rsidRPr="004342C6" w:rsidRDefault="004D40A1">
            <w:pPr>
              <w:pStyle w:val="TableText10"/>
              <w:rPr>
                <w:rFonts w:ascii="Arial" w:hAnsi="Arial" w:cs="Arial"/>
              </w:rPr>
            </w:pPr>
            <w:r w:rsidRPr="004342C6">
              <w:rPr>
                <w:rFonts w:ascii="Arial" w:hAnsi="Arial" w:cs="Arial"/>
              </w:rPr>
              <w:t>3</w:t>
            </w:r>
          </w:p>
        </w:tc>
        <w:tc>
          <w:tcPr>
            <w:tcW w:w="2520" w:type="dxa"/>
            <w:tcBorders>
              <w:top w:val="single" w:sz="4" w:space="0" w:color="auto"/>
              <w:left w:val="single" w:sz="4" w:space="0" w:color="auto"/>
              <w:bottom w:val="single" w:sz="4" w:space="0" w:color="auto"/>
              <w:right w:val="single" w:sz="4" w:space="0" w:color="auto"/>
            </w:tcBorders>
            <w:hideMark/>
          </w:tcPr>
          <w:p w14:paraId="5A740D31" w14:textId="77777777" w:rsidR="004D40A1" w:rsidRPr="004342C6" w:rsidRDefault="004D40A1">
            <w:pPr>
              <w:pStyle w:val="TableText10"/>
              <w:rPr>
                <w:rFonts w:ascii="Arial" w:hAnsi="Arial" w:cs="Arial"/>
              </w:rPr>
            </w:pPr>
            <w:r w:rsidRPr="004342C6">
              <w:rPr>
                <w:rFonts w:ascii="Arial" w:hAnsi="Arial" w:cs="Arial"/>
              </w:rPr>
              <w:t>BHP</w:t>
            </w:r>
          </w:p>
        </w:tc>
        <w:tc>
          <w:tcPr>
            <w:tcW w:w="1800" w:type="dxa"/>
            <w:tcBorders>
              <w:top w:val="single" w:sz="4" w:space="0" w:color="auto"/>
              <w:left w:val="single" w:sz="4" w:space="0" w:color="auto"/>
              <w:bottom w:val="single" w:sz="4" w:space="0" w:color="auto"/>
              <w:right w:val="single" w:sz="4" w:space="0" w:color="auto"/>
            </w:tcBorders>
            <w:hideMark/>
          </w:tcPr>
          <w:p w14:paraId="312B0936" w14:textId="77777777" w:rsidR="004D40A1" w:rsidRPr="004342C6" w:rsidRDefault="004D40A1">
            <w:pPr>
              <w:pStyle w:val="TableText10"/>
              <w:rPr>
                <w:rFonts w:ascii="Arial" w:hAnsi="Arial" w:cs="Arial"/>
              </w:rPr>
            </w:pPr>
            <w:r w:rsidRPr="004342C6">
              <w:rPr>
                <w:rFonts w:ascii="Arial" w:hAnsi="Arial" w:cs="Arial"/>
              </w:rPr>
              <w:t>BHPC</w:t>
            </w:r>
          </w:p>
        </w:tc>
        <w:tc>
          <w:tcPr>
            <w:tcW w:w="1620" w:type="dxa"/>
            <w:tcBorders>
              <w:top w:val="single" w:sz="4" w:space="0" w:color="auto"/>
              <w:left w:val="single" w:sz="4" w:space="0" w:color="auto"/>
              <w:bottom w:val="single" w:sz="4" w:space="0" w:color="auto"/>
              <w:right w:val="single" w:sz="4" w:space="0" w:color="auto"/>
            </w:tcBorders>
            <w:hideMark/>
          </w:tcPr>
          <w:p w14:paraId="5B0D327C" w14:textId="77777777" w:rsidR="004D40A1" w:rsidRPr="004342C6" w:rsidRDefault="004D40A1">
            <w:pPr>
              <w:pStyle w:val="TableText10"/>
              <w:jc w:val="center"/>
              <w:rPr>
                <w:rFonts w:ascii="Arial" w:hAnsi="Arial" w:cs="Arial"/>
              </w:rPr>
            </w:pPr>
            <w:r w:rsidRPr="004342C6">
              <w:rPr>
                <w:rFonts w:ascii="Arial" w:hAnsi="Arial" w:cs="Arial"/>
              </w:rPr>
              <w:t>Yes</w:t>
            </w:r>
          </w:p>
        </w:tc>
        <w:tc>
          <w:tcPr>
            <w:tcW w:w="2160" w:type="dxa"/>
            <w:tcBorders>
              <w:top w:val="single" w:sz="4" w:space="0" w:color="auto"/>
              <w:left w:val="single" w:sz="4" w:space="0" w:color="auto"/>
              <w:bottom w:val="single" w:sz="4" w:space="0" w:color="auto"/>
              <w:right w:val="single" w:sz="4" w:space="0" w:color="auto"/>
            </w:tcBorders>
            <w:hideMark/>
          </w:tcPr>
          <w:p w14:paraId="24569F08" w14:textId="77777777" w:rsidR="004D40A1" w:rsidRPr="004342C6" w:rsidRDefault="004D40A1">
            <w:pPr>
              <w:pStyle w:val="TableText10"/>
              <w:jc w:val="center"/>
              <w:rPr>
                <w:rFonts w:ascii="Arial" w:hAnsi="Arial" w:cs="Arial"/>
              </w:rPr>
            </w:pPr>
            <w:r w:rsidRPr="004342C6">
              <w:rPr>
                <w:rFonts w:ascii="Arial" w:hAnsi="Arial" w:cs="Arial"/>
              </w:rPr>
              <w:t>N/A</w:t>
            </w:r>
          </w:p>
        </w:tc>
      </w:tr>
    </w:tbl>
    <w:p w14:paraId="6FED545C" w14:textId="71DDB226" w:rsidR="004D40A1" w:rsidRDefault="004D40A1" w:rsidP="004D40A1">
      <w:pPr>
        <w:pStyle w:val="Table"/>
        <w:ind w:firstLine="360"/>
        <w:jc w:val="center"/>
        <w:rPr>
          <w:rFonts w:ascii="Arial" w:hAnsi="Arial" w:cs="Arial"/>
        </w:rPr>
      </w:pPr>
    </w:p>
    <w:p w14:paraId="61084574" w14:textId="126380D7" w:rsidR="00203D25" w:rsidRDefault="00203D25" w:rsidP="00203D25">
      <w:pPr>
        <w:pStyle w:val="Caption"/>
        <w:keepNext/>
        <w:jc w:val="center"/>
        <w:rPr>
          <w:rFonts w:cs="Arial"/>
        </w:rPr>
      </w:pPr>
      <w:bookmarkStart w:id="292" w:name="_Toc94635007"/>
      <w:r w:rsidRPr="004342C6">
        <w:rPr>
          <w:rFonts w:cs="Arial"/>
        </w:rPr>
        <w:t xml:space="preserve">Table </w:t>
      </w:r>
      <w:r w:rsidRPr="004342C6">
        <w:rPr>
          <w:rFonts w:cs="Arial"/>
        </w:rPr>
        <w:fldChar w:fldCharType="begin"/>
      </w:r>
      <w:r w:rsidRPr="004342C6">
        <w:rPr>
          <w:rFonts w:cs="Arial"/>
        </w:rPr>
        <w:instrText xml:space="preserve"> SEQ Table \* ARABIC </w:instrText>
      </w:r>
      <w:r w:rsidRPr="004342C6">
        <w:rPr>
          <w:rFonts w:cs="Arial"/>
        </w:rPr>
        <w:fldChar w:fldCharType="separate"/>
      </w:r>
      <w:r w:rsidR="005878FA">
        <w:rPr>
          <w:rFonts w:cs="Arial"/>
          <w:noProof/>
        </w:rPr>
        <w:t>11</w:t>
      </w:r>
      <w:r w:rsidRPr="004342C6">
        <w:rPr>
          <w:rFonts w:cs="Arial"/>
          <w:noProof/>
        </w:rPr>
        <w:fldChar w:fldCharType="end"/>
      </w:r>
      <w:r w:rsidRPr="004342C6">
        <w:rPr>
          <w:rFonts w:cs="Arial"/>
        </w:rPr>
        <w:t xml:space="preserve"> </w:t>
      </w:r>
      <w:r>
        <w:rPr>
          <w:rFonts w:cs="Arial"/>
        </w:rPr>
        <w:t>Configuration Details</w:t>
      </w:r>
      <w:r w:rsidRPr="004342C6">
        <w:rPr>
          <w:rFonts w:cs="Arial"/>
        </w:rPr>
        <w:t xml:space="preserve"> - UC.07</w:t>
      </w:r>
      <w:bookmarkEnd w:id="292"/>
    </w:p>
    <w:tbl>
      <w:tblPr>
        <w:tblpPr w:leftFromText="180" w:rightFromText="180" w:vertAnchor="text" w:horzAnchor="page" w:tblpX="2421" w:tblpY="71"/>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3330"/>
        <w:gridCol w:w="2700"/>
        <w:gridCol w:w="2165"/>
      </w:tblGrid>
      <w:tr w:rsidR="00203D25" w14:paraId="779CA7AC" w14:textId="77777777" w:rsidTr="00203D25">
        <w:trPr>
          <w:trHeight w:val="602"/>
          <w:tblHeader/>
        </w:trPr>
        <w:tc>
          <w:tcPr>
            <w:tcW w:w="71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3AFBE44A" w14:textId="77777777" w:rsidR="00203D25" w:rsidRPr="00203D25" w:rsidRDefault="00203D25" w:rsidP="00203D25">
            <w:pPr>
              <w:spacing w:before="180"/>
              <w:jc w:val="center"/>
              <w:rPr>
                <w:rFonts w:eastAsia="Times New Roman" w:cs="Arial"/>
                <w:b/>
                <w:color w:val="FFFFFF" w:themeColor="background1"/>
              </w:rPr>
            </w:pPr>
            <w:r w:rsidRPr="00203D25">
              <w:rPr>
                <w:rFonts w:eastAsia="Times New Roman" w:cs="Arial"/>
                <w:b/>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6C71CF49" w14:textId="77777777" w:rsidR="00203D25" w:rsidRPr="00203D25" w:rsidRDefault="00203D25" w:rsidP="00203D25">
            <w:pPr>
              <w:spacing w:before="180"/>
              <w:jc w:val="center"/>
              <w:rPr>
                <w:rFonts w:eastAsia="Times New Roman" w:cs="Arial"/>
                <w:b/>
                <w:color w:val="FFFFFF" w:themeColor="background1"/>
              </w:rPr>
            </w:pPr>
            <w:r w:rsidRPr="00203D25">
              <w:rPr>
                <w:rFonts w:eastAsia="Times New Roman" w:cs="Arial"/>
                <w:b/>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652A0CA4" w14:textId="77777777" w:rsidR="00203D25" w:rsidRPr="00203D25" w:rsidRDefault="00203D25" w:rsidP="00203D25">
            <w:pPr>
              <w:spacing w:before="180"/>
              <w:jc w:val="center"/>
              <w:rPr>
                <w:rFonts w:eastAsia="Times New Roman" w:cs="Arial"/>
                <w:b/>
                <w:color w:val="FFFFFF" w:themeColor="background1"/>
              </w:rPr>
            </w:pPr>
            <w:r w:rsidRPr="00203D25">
              <w:rPr>
                <w:rFonts w:eastAsia="Times New Roman" w:cs="Arial"/>
                <w:b/>
                <w:color w:val="FFFFFF" w:themeColor="background1"/>
              </w:rPr>
              <w:t>Configuration Required</w:t>
            </w:r>
          </w:p>
        </w:tc>
        <w:tc>
          <w:tcPr>
            <w:tcW w:w="216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1933E9CA" w14:textId="77777777" w:rsidR="00203D25" w:rsidRPr="00203D25" w:rsidRDefault="00203D25" w:rsidP="00203D25">
            <w:pPr>
              <w:spacing w:before="180"/>
              <w:jc w:val="center"/>
              <w:rPr>
                <w:rFonts w:eastAsia="Times New Roman" w:cs="Arial"/>
                <w:b/>
                <w:color w:val="FFFFFF" w:themeColor="background1"/>
              </w:rPr>
            </w:pPr>
            <w:r w:rsidRPr="00203D25">
              <w:rPr>
                <w:rFonts w:eastAsia="Times New Roman" w:cs="Arial"/>
                <w:b/>
                <w:color w:val="FFFFFF" w:themeColor="background1"/>
              </w:rPr>
              <w:t>Default</w:t>
            </w:r>
          </w:p>
        </w:tc>
      </w:tr>
      <w:tr w:rsidR="00203D25" w14:paraId="5470369F" w14:textId="77777777" w:rsidTr="005544C7">
        <w:trPr>
          <w:trHeight w:val="287"/>
        </w:trPr>
        <w:tc>
          <w:tcPr>
            <w:tcW w:w="715" w:type="dxa"/>
            <w:tcBorders>
              <w:top w:val="single" w:sz="4" w:space="0" w:color="auto"/>
              <w:left w:val="single" w:sz="4" w:space="0" w:color="auto"/>
              <w:bottom w:val="single" w:sz="4" w:space="0" w:color="auto"/>
              <w:right w:val="single" w:sz="4" w:space="0" w:color="auto"/>
            </w:tcBorders>
          </w:tcPr>
          <w:p w14:paraId="4FD961A7" w14:textId="77777777" w:rsidR="00203D25" w:rsidRPr="00203D25" w:rsidRDefault="00203D25" w:rsidP="00203D25">
            <w:pPr>
              <w:pStyle w:val="TableText10"/>
              <w:rPr>
                <w:rFonts w:ascii="Arial" w:hAnsi="Arial" w:cs="Arial"/>
              </w:rPr>
            </w:pPr>
            <w:r w:rsidRPr="00203D25">
              <w:rPr>
                <w:rFonts w:ascii="Arial" w:hAnsi="Arial" w:cs="Arial"/>
              </w:rPr>
              <w:t>1.</w:t>
            </w:r>
          </w:p>
        </w:tc>
        <w:tc>
          <w:tcPr>
            <w:tcW w:w="3330" w:type="dxa"/>
            <w:tcBorders>
              <w:top w:val="single" w:sz="4" w:space="0" w:color="auto"/>
              <w:left w:val="single" w:sz="4" w:space="0" w:color="auto"/>
              <w:bottom w:val="single" w:sz="4" w:space="0" w:color="auto"/>
              <w:right w:val="single" w:sz="4" w:space="0" w:color="auto"/>
            </w:tcBorders>
          </w:tcPr>
          <w:p w14:paraId="61841A5C" w14:textId="77777777" w:rsidR="00203D25" w:rsidRPr="00203D25" w:rsidRDefault="00203D25" w:rsidP="00203D25">
            <w:pPr>
              <w:pStyle w:val="TableText10"/>
              <w:rPr>
                <w:rFonts w:ascii="Arial" w:hAnsi="Arial" w:cs="Arial"/>
              </w:rPr>
            </w:pPr>
            <w:r w:rsidRPr="00203D25">
              <w:rPr>
                <w:rFonts w:ascii="Arial" w:hAnsi="Arial" w:cs="Arial"/>
              </w:rPr>
              <w:t>The configuration to allow or prohibit the user from proceeding further into an application HX error/Hub connection failure is returned by the Non-ESI MEC Service (“Allow the user: ON” and “Allow the user: OFF”)</w:t>
            </w:r>
          </w:p>
        </w:tc>
        <w:tc>
          <w:tcPr>
            <w:tcW w:w="2700" w:type="dxa"/>
            <w:tcBorders>
              <w:top w:val="single" w:sz="4" w:space="0" w:color="auto"/>
              <w:left w:val="single" w:sz="4" w:space="0" w:color="auto"/>
              <w:bottom w:val="single" w:sz="4" w:space="0" w:color="auto"/>
              <w:right w:val="single" w:sz="4" w:space="0" w:color="auto"/>
            </w:tcBorders>
            <w:noWrap/>
          </w:tcPr>
          <w:p w14:paraId="23F41B55" w14:textId="77777777" w:rsidR="00203D25" w:rsidRPr="00203D25" w:rsidRDefault="00203D25" w:rsidP="00203D25">
            <w:pPr>
              <w:pStyle w:val="TableText10"/>
              <w:rPr>
                <w:rFonts w:ascii="Arial" w:hAnsi="Arial" w:cs="Arial"/>
              </w:rPr>
            </w:pPr>
            <w:r w:rsidRPr="00203D25">
              <w:rPr>
                <w:rFonts w:ascii="Arial" w:hAnsi="Arial" w:cs="Arial"/>
              </w:rPr>
              <w:t>ON/OFF</w:t>
            </w:r>
          </w:p>
        </w:tc>
        <w:tc>
          <w:tcPr>
            <w:tcW w:w="2165" w:type="dxa"/>
            <w:tcBorders>
              <w:top w:val="single" w:sz="4" w:space="0" w:color="auto"/>
              <w:left w:val="single" w:sz="4" w:space="0" w:color="auto"/>
              <w:bottom w:val="single" w:sz="4" w:space="0" w:color="auto"/>
              <w:right w:val="single" w:sz="4" w:space="0" w:color="auto"/>
            </w:tcBorders>
            <w:noWrap/>
          </w:tcPr>
          <w:p w14:paraId="66C95289" w14:textId="77777777" w:rsidR="00203D25" w:rsidRPr="00203D25" w:rsidRDefault="00203D25" w:rsidP="00203D25">
            <w:pPr>
              <w:pStyle w:val="TableText10"/>
              <w:rPr>
                <w:rFonts w:ascii="Arial" w:hAnsi="Arial" w:cs="Arial"/>
              </w:rPr>
            </w:pPr>
            <w:r w:rsidRPr="00203D25">
              <w:rPr>
                <w:rFonts w:ascii="Arial" w:hAnsi="Arial" w:cs="Arial"/>
              </w:rPr>
              <w:t>ON</w:t>
            </w:r>
          </w:p>
        </w:tc>
      </w:tr>
      <w:tr w:rsidR="00203D25" w14:paraId="3BFB4FAD" w14:textId="77777777" w:rsidTr="005544C7">
        <w:trPr>
          <w:trHeight w:val="287"/>
        </w:trPr>
        <w:tc>
          <w:tcPr>
            <w:tcW w:w="715" w:type="dxa"/>
            <w:tcBorders>
              <w:top w:val="single" w:sz="4" w:space="0" w:color="auto"/>
              <w:left w:val="single" w:sz="4" w:space="0" w:color="auto"/>
              <w:bottom w:val="single" w:sz="4" w:space="0" w:color="auto"/>
              <w:right w:val="single" w:sz="4" w:space="0" w:color="auto"/>
            </w:tcBorders>
          </w:tcPr>
          <w:p w14:paraId="6FEC5E55" w14:textId="77777777" w:rsidR="00203D25" w:rsidRPr="00203D25" w:rsidRDefault="00203D25" w:rsidP="00203D25">
            <w:pPr>
              <w:pStyle w:val="TableText10"/>
              <w:rPr>
                <w:rFonts w:ascii="Arial" w:hAnsi="Arial" w:cs="Arial"/>
              </w:rPr>
            </w:pPr>
            <w:r w:rsidRPr="00203D25">
              <w:rPr>
                <w:rFonts w:ascii="Arial" w:hAnsi="Arial" w:cs="Arial"/>
              </w:rPr>
              <w:t>2.</w:t>
            </w:r>
          </w:p>
        </w:tc>
        <w:tc>
          <w:tcPr>
            <w:tcW w:w="3330" w:type="dxa"/>
            <w:tcBorders>
              <w:top w:val="single" w:sz="4" w:space="0" w:color="auto"/>
              <w:left w:val="single" w:sz="4" w:space="0" w:color="auto"/>
              <w:bottom w:val="single" w:sz="4" w:space="0" w:color="auto"/>
              <w:right w:val="single" w:sz="4" w:space="0" w:color="auto"/>
            </w:tcBorders>
          </w:tcPr>
          <w:p w14:paraId="59EBC449" w14:textId="77777777" w:rsidR="00203D25" w:rsidRPr="00203D25" w:rsidRDefault="00203D25" w:rsidP="00203D25">
            <w:pPr>
              <w:pStyle w:val="TableText10"/>
              <w:rPr>
                <w:rFonts w:ascii="Arial" w:hAnsi="Arial" w:cs="Arial"/>
              </w:rPr>
            </w:pPr>
            <w:r w:rsidRPr="00203D25">
              <w:rPr>
                <w:rFonts w:ascii="Arial" w:hAnsi="Arial" w:cs="Arial"/>
              </w:rPr>
              <w:t>The configuration to allow or prohibit the user from proceeding further into an application HX error is returned by the TDS MEC Service for MEDI (“Allow the user: ON” and “Allow the user: OFF”)</w:t>
            </w:r>
          </w:p>
        </w:tc>
        <w:tc>
          <w:tcPr>
            <w:tcW w:w="2700" w:type="dxa"/>
            <w:tcBorders>
              <w:top w:val="single" w:sz="4" w:space="0" w:color="auto"/>
              <w:left w:val="single" w:sz="4" w:space="0" w:color="auto"/>
              <w:bottom w:val="single" w:sz="4" w:space="0" w:color="auto"/>
              <w:right w:val="single" w:sz="4" w:space="0" w:color="auto"/>
            </w:tcBorders>
            <w:noWrap/>
          </w:tcPr>
          <w:p w14:paraId="44D60374" w14:textId="77777777" w:rsidR="00203D25" w:rsidRPr="00203D25" w:rsidRDefault="00203D25" w:rsidP="00203D25">
            <w:pPr>
              <w:pStyle w:val="TableText10"/>
              <w:rPr>
                <w:rFonts w:ascii="Arial" w:hAnsi="Arial" w:cs="Arial"/>
              </w:rPr>
            </w:pPr>
            <w:r w:rsidRPr="00203D25">
              <w:rPr>
                <w:rFonts w:ascii="Arial" w:hAnsi="Arial" w:cs="Arial"/>
              </w:rPr>
              <w:t>ON/OFF</w:t>
            </w:r>
          </w:p>
        </w:tc>
        <w:tc>
          <w:tcPr>
            <w:tcW w:w="2165" w:type="dxa"/>
            <w:tcBorders>
              <w:top w:val="single" w:sz="4" w:space="0" w:color="auto"/>
              <w:left w:val="single" w:sz="4" w:space="0" w:color="auto"/>
              <w:bottom w:val="single" w:sz="4" w:space="0" w:color="auto"/>
              <w:right w:val="single" w:sz="4" w:space="0" w:color="auto"/>
            </w:tcBorders>
            <w:noWrap/>
          </w:tcPr>
          <w:p w14:paraId="614F584C" w14:textId="77777777" w:rsidR="00203D25" w:rsidRPr="00203D25" w:rsidRDefault="00203D25" w:rsidP="00203D25">
            <w:pPr>
              <w:pStyle w:val="TableText10"/>
              <w:rPr>
                <w:rFonts w:ascii="Arial" w:hAnsi="Arial" w:cs="Arial"/>
              </w:rPr>
            </w:pPr>
            <w:r w:rsidRPr="00203D25">
              <w:rPr>
                <w:rFonts w:ascii="Arial" w:hAnsi="Arial" w:cs="Arial"/>
              </w:rPr>
              <w:t>ON</w:t>
            </w:r>
          </w:p>
        </w:tc>
      </w:tr>
      <w:tr w:rsidR="00203D25" w14:paraId="63265DB9" w14:textId="77777777" w:rsidTr="005544C7">
        <w:trPr>
          <w:trHeight w:val="287"/>
        </w:trPr>
        <w:tc>
          <w:tcPr>
            <w:tcW w:w="715" w:type="dxa"/>
            <w:tcBorders>
              <w:top w:val="single" w:sz="4" w:space="0" w:color="auto"/>
              <w:left w:val="single" w:sz="4" w:space="0" w:color="auto"/>
              <w:bottom w:val="single" w:sz="4" w:space="0" w:color="auto"/>
              <w:right w:val="single" w:sz="4" w:space="0" w:color="auto"/>
            </w:tcBorders>
          </w:tcPr>
          <w:p w14:paraId="332C6130" w14:textId="77777777" w:rsidR="00203D25" w:rsidRPr="00203D25" w:rsidRDefault="00203D25" w:rsidP="00203D25">
            <w:pPr>
              <w:pStyle w:val="TableText10"/>
              <w:rPr>
                <w:rFonts w:ascii="Arial" w:hAnsi="Arial" w:cs="Arial"/>
              </w:rPr>
            </w:pPr>
            <w:r w:rsidRPr="00203D25">
              <w:rPr>
                <w:rFonts w:ascii="Arial" w:hAnsi="Arial" w:cs="Arial"/>
              </w:rPr>
              <w:t>3.</w:t>
            </w:r>
          </w:p>
        </w:tc>
        <w:tc>
          <w:tcPr>
            <w:tcW w:w="3330" w:type="dxa"/>
            <w:tcBorders>
              <w:top w:val="single" w:sz="4" w:space="0" w:color="auto"/>
              <w:left w:val="single" w:sz="4" w:space="0" w:color="auto"/>
              <w:bottom w:val="single" w:sz="4" w:space="0" w:color="auto"/>
              <w:right w:val="single" w:sz="4" w:space="0" w:color="auto"/>
            </w:tcBorders>
          </w:tcPr>
          <w:p w14:paraId="489930E6" w14:textId="77777777" w:rsidR="00203D25" w:rsidRPr="00203D25" w:rsidRDefault="00203D25" w:rsidP="00203D25">
            <w:pPr>
              <w:pStyle w:val="TableText10"/>
              <w:rPr>
                <w:rFonts w:ascii="Arial" w:hAnsi="Arial" w:cs="Arial"/>
              </w:rPr>
            </w:pPr>
            <w:r w:rsidRPr="00203D25">
              <w:rPr>
                <w:rFonts w:ascii="Arial" w:hAnsi="Arial" w:cs="Arial"/>
              </w:rPr>
              <w:t>The configuration to allow or prohibit the user from proceeding further into an application HX error is returned by the TDS MEC Service for VHPC (“Allow the user: ON” and “Allow the user: OFF”)</w:t>
            </w:r>
          </w:p>
        </w:tc>
        <w:tc>
          <w:tcPr>
            <w:tcW w:w="2700" w:type="dxa"/>
            <w:tcBorders>
              <w:top w:val="single" w:sz="4" w:space="0" w:color="auto"/>
              <w:left w:val="single" w:sz="4" w:space="0" w:color="auto"/>
              <w:bottom w:val="single" w:sz="4" w:space="0" w:color="auto"/>
              <w:right w:val="single" w:sz="4" w:space="0" w:color="auto"/>
            </w:tcBorders>
            <w:noWrap/>
          </w:tcPr>
          <w:p w14:paraId="37F5C5D1" w14:textId="77777777" w:rsidR="00203D25" w:rsidRPr="00203D25" w:rsidRDefault="00203D25" w:rsidP="00203D25">
            <w:pPr>
              <w:pStyle w:val="TableText10"/>
              <w:rPr>
                <w:rFonts w:ascii="Arial" w:hAnsi="Arial" w:cs="Arial"/>
              </w:rPr>
            </w:pPr>
            <w:r w:rsidRPr="00203D25">
              <w:rPr>
                <w:rFonts w:ascii="Arial" w:hAnsi="Arial" w:cs="Arial"/>
              </w:rPr>
              <w:t>ON/OFF</w:t>
            </w:r>
          </w:p>
        </w:tc>
        <w:tc>
          <w:tcPr>
            <w:tcW w:w="2165" w:type="dxa"/>
            <w:tcBorders>
              <w:top w:val="single" w:sz="4" w:space="0" w:color="auto"/>
              <w:left w:val="single" w:sz="4" w:space="0" w:color="auto"/>
              <w:bottom w:val="single" w:sz="4" w:space="0" w:color="auto"/>
              <w:right w:val="single" w:sz="4" w:space="0" w:color="auto"/>
            </w:tcBorders>
            <w:noWrap/>
          </w:tcPr>
          <w:p w14:paraId="6AB2A9BB" w14:textId="77777777" w:rsidR="00203D25" w:rsidRPr="00203D25" w:rsidRDefault="00203D25" w:rsidP="00203D25">
            <w:pPr>
              <w:pStyle w:val="TableText10"/>
              <w:rPr>
                <w:rFonts w:ascii="Arial" w:hAnsi="Arial" w:cs="Arial"/>
              </w:rPr>
            </w:pPr>
            <w:r w:rsidRPr="00203D25">
              <w:rPr>
                <w:rFonts w:ascii="Arial" w:hAnsi="Arial" w:cs="Arial"/>
              </w:rPr>
              <w:t>ON</w:t>
            </w:r>
          </w:p>
        </w:tc>
      </w:tr>
      <w:tr w:rsidR="00203D25" w14:paraId="73E41027" w14:textId="77777777" w:rsidTr="005544C7">
        <w:trPr>
          <w:trHeight w:val="287"/>
        </w:trPr>
        <w:tc>
          <w:tcPr>
            <w:tcW w:w="715" w:type="dxa"/>
            <w:tcBorders>
              <w:top w:val="single" w:sz="4" w:space="0" w:color="auto"/>
              <w:left w:val="single" w:sz="4" w:space="0" w:color="auto"/>
              <w:bottom w:val="single" w:sz="4" w:space="0" w:color="auto"/>
              <w:right w:val="single" w:sz="4" w:space="0" w:color="auto"/>
            </w:tcBorders>
          </w:tcPr>
          <w:p w14:paraId="51E66689" w14:textId="77777777" w:rsidR="00203D25" w:rsidRPr="00203D25" w:rsidRDefault="00203D25" w:rsidP="005544C7">
            <w:pPr>
              <w:rPr>
                <w:rFonts w:eastAsia="Times New Roman" w:cs="Arial"/>
                <w:sz w:val="20"/>
                <w:szCs w:val="24"/>
              </w:rPr>
            </w:pPr>
            <w:r w:rsidRPr="00203D25">
              <w:rPr>
                <w:rFonts w:eastAsia="Times New Roman" w:cs="Arial"/>
                <w:sz w:val="20"/>
                <w:szCs w:val="24"/>
              </w:rPr>
              <w:t>4.</w:t>
            </w:r>
          </w:p>
        </w:tc>
        <w:tc>
          <w:tcPr>
            <w:tcW w:w="3330" w:type="dxa"/>
            <w:tcBorders>
              <w:top w:val="single" w:sz="4" w:space="0" w:color="auto"/>
              <w:left w:val="single" w:sz="4" w:space="0" w:color="auto"/>
              <w:bottom w:val="single" w:sz="4" w:space="0" w:color="auto"/>
              <w:right w:val="single" w:sz="4" w:space="0" w:color="auto"/>
            </w:tcBorders>
          </w:tcPr>
          <w:p w14:paraId="0EF877EE" w14:textId="77777777" w:rsidR="00203D25" w:rsidRPr="00203D25" w:rsidRDefault="00203D25" w:rsidP="005544C7">
            <w:pPr>
              <w:textAlignment w:val="center"/>
              <w:rPr>
                <w:rFonts w:eastAsia="Times New Roman" w:cs="Arial"/>
                <w:sz w:val="20"/>
                <w:szCs w:val="24"/>
              </w:rPr>
            </w:pPr>
            <w:r w:rsidRPr="00203D25">
              <w:rPr>
                <w:rFonts w:eastAsia="Times New Roman" w:cs="Arial"/>
                <w:sz w:val="20"/>
                <w:szCs w:val="24"/>
              </w:rPr>
              <w:t xml:space="preserve">The configuration to allow or prohibit the user from proceeding </w:t>
            </w:r>
            <w:r w:rsidRPr="00203D25">
              <w:rPr>
                <w:rFonts w:eastAsia="Times New Roman" w:cs="Arial"/>
                <w:sz w:val="20"/>
                <w:szCs w:val="24"/>
              </w:rPr>
              <w:lastRenderedPageBreak/>
              <w:t>further into an application HX error is returned by the TDS MEC Service for TRIC (“Allow the user: ON” and “Allow the user: OFF”)</w:t>
            </w:r>
          </w:p>
        </w:tc>
        <w:tc>
          <w:tcPr>
            <w:tcW w:w="2700" w:type="dxa"/>
            <w:tcBorders>
              <w:top w:val="single" w:sz="4" w:space="0" w:color="auto"/>
              <w:left w:val="single" w:sz="4" w:space="0" w:color="auto"/>
              <w:bottom w:val="single" w:sz="4" w:space="0" w:color="auto"/>
              <w:right w:val="single" w:sz="4" w:space="0" w:color="auto"/>
            </w:tcBorders>
            <w:noWrap/>
          </w:tcPr>
          <w:p w14:paraId="6D1D96FC" w14:textId="77777777" w:rsidR="00203D25" w:rsidRPr="00203D25" w:rsidRDefault="00203D25" w:rsidP="005544C7">
            <w:pPr>
              <w:pStyle w:val="Hints"/>
              <w:spacing w:after="200"/>
              <w:ind w:left="61"/>
              <w:rPr>
                <w:rFonts w:cs="Arial"/>
                <w:color w:val="auto"/>
                <w:szCs w:val="24"/>
              </w:rPr>
            </w:pPr>
            <w:r w:rsidRPr="00203D25">
              <w:rPr>
                <w:rFonts w:cs="Arial"/>
                <w:color w:val="auto"/>
                <w:szCs w:val="24"/>
              </w:rPr>
              <w:lastRenderedPageBreak/>
              <w:t>ON/OFF</w:t>
            </w:r>
          </w:p>
        </w:tc>
        <w:tc>
          <w:tcPr>
            <w:tcW w:w="2165" w:type="dxa"/>
            <w:tcBorders>
              <w:top w:val="single" w:sz="4" w:space="0" w:color="auto"/>
              <w:left w:val="single" w:sz="4" w:space="0" w:color="auto"/>
              <w:bottom w:val="single" w:sz="4" w:space="0" w:color="auto"/>
              <w:right w:val="single" w:sz="4" w:space="0" w:color="auto"/>
            </w:tcBorders>
            <w:noWrap/>
          </w:tcPr>
          <w:p w14:paraId="23364439" w14:textId="77777777" w:rsidR="00203D25" w:rsidRPr="00203D25" w:rsidRDefault="00203D25" w:rsidP="005544C7">
            <w:pPr>
              <w:pStyle w:val="Hints"/>
              <w:spacing w:after="200"/>
              <w:ind w:left="61"/>
              <w:rPr>
                <w:rFonts w:cs="Arial"/>
                <w:color w:val="auto"/>
                <w:szCs w:val="24"/>
              </w:rPr>
            </w:pPr>
            <w:r w:rsidRPr="00203D25">
              <w:rPr>
                <w:rFonts w:cs="Arial"/>
                <w:color w:val="auto"/>
                <w:szCs w:val="24"/>
              </w:rPr>
              <w:t>ON</w:t>
            </w:r>
          </w:p>
        </w:tc>
      </w:tr>
      <w:tr w:rsidR="00203D25" w14:paraId="3E90D980" w14:textId="77777777" w:rsidTr="005544C7">
        <w:trPr>
          <w:trHeight w:val="287"/>
        </w:trPr>
        <w:tc>
          <w:tcPr>
            <w:tcW w:w="715" w:type="dxa"/>
            <w:tcBorders>
              <w:top w:val="single" w:sz="4" w:space="0" w:color="auto"/>
              <w:left w:val="single" w:sz="4" w:space="0" w:color="auto"/>
              <w:bottom w:val="single" w:sz="4" w:space="0" w:color="auto"/>
              <w:right w:val="single" w:sz="4" w:space="0" w:color="auto"/>
            </w:tcBorders>
          </w:tcPr>
          <w:p w14:paraId="0F4C9305" w14:textId="77777777" w:rsidR="00203D25" w:rsidRPr="00203D25" w:rsidRDefault="00203D25" w:rsidP="005544C7">
            <w:pPr>
              <w:rPr>
                <w:rFonts w:eastAsia="Times New Roman" w:cs="Arial"/>
                <w:sz w:val="20"/>
                <w:szCs w:val="24"/>
              </w:rPr>
            </w:pPr>
            <w:r w:rsidRPr="00203D25">
              <w:rPr>
                <w:rFonts w:eastAsia="Times New Roman" w:cs="Arial"/>
                <w:sz w:val="20"/>
                <w:szCs w:val="24"/>
              </w:rPr>
              <w:t>5.</w:t>
            </w:r>
          </w:p>
        </w:tc>
        <w:tc>
          <w:tcPr>
            <w:tcW w:w="3330" w:type="dxa"/>
            <w:tcBorders>
              <w:top w:val="single" w:sz="4" w:space="0" w:color="auto"/>
              <w:left w:val="single" w:sz="4" w:space="0" w:color="auto"/>
              <w:bottom w:val="single" w:sz="4" w:space="0" w:color="auto"/>
              <w:right w:val="single" w:sz="4" w:space="0" w:color="auto"/>
            </w:tcBorders>
          </w:tcPr>
          <w:p w14:paraId="07B0DB32" w14:textId="77777777" w:rsidR="00203D25" w:rsidRPr="00203D25" w:rsidRDefault="00203D25" w:rsidP="005544C7">
            <w:pPr>
              <w:textAlignment w:val="center"/>
              <w:rPr>
                <w:rFonts w:eastAsia="Times New Roman" w:cs="Arial"/>
                <w:sz w:val="20"/>
                <w:szCs w:val="24"/>
              </w:rPr>
            </w:pPr>
            <w:r w:rsidRPr="00203D25">
              <w:rPr>
                <w:rFonts w:eastAsia="Times New Roman" w:cs="Arial"/>
                <w:sz w:val="20"/>
                <w:szCs w:val="24"/>
              </w:rPr>
              <w:t>The configuration to allow or prohibit the user from proceeding further into an application HX error is returned by the TDS MEC Service for PECO (“Allow the user: ON” and “Allow the user: OFF”)</w:t>
            </w:r>
          </w:p>
        </w:tc>
        <w:tc>
          <w:tcPr>
            <w:tcW w:w="2700" w:type="dxa"/>
            <w:tcBorders>
              <w:top w:val="single" w:sz="4" w:space="0" w:color="auto"/>
              <w:left w:val="single" w:sz="4" w:space="0" w:color="auto"/>
              <w:bottom w:val="single" w:sz="4" w:space="0" w:color="auto"/>
              <w:right w:val="single" w:sz="4" w:space="0" w:color="auto"/>
            </w:tcBorders>
            <w:noWrap/>
          </w:tcPr>
          <w:p w14:paraId="26D5BF5E" w14:textId="77777777" w:rsidR="00203D25" w:rsidRPr="00203D25" w:rsidRDefault="00203D25" w:rsidP="005544C7">
            <w:pPr>
              <w:pStyle w:val="Hints"/>
              <w:spacing w:after="200"/>
              <w:ind w:left="61"/>
              <w:rPr>
                <w:rFonts w:cs="Arial"/>
                <w:color w:val="auto"/>
                <w:szCs w:val="24"/>
              </w:rPr>
            </w:pPr>
            <w:r w:rsidRPr="00203D25">
              <w:rPr>
                <w:rFonts w:cs="Arial"/>
                <w:color w:val="auto"/>
                <w:szCs w:val="24"/>
              </w:rPr>
              <w:t>ON/OFF</w:t>
            </w:r>
          </w:p>
        </w:tc>
        <w:tc>
          <w:tcPr>
            <w:tcW w:w="2165" w:type="dxa"/>
            <w:tcBorders>
              <w:top w:val="single" w:sz="4" w:space="0" w:color="auto"/>
              <w:left w:val="single" w:sz="4" w:space="0" w:color="auto"/>
              <w:bottom w:val="single" w:sz="4" w:space="0" w:color="auto"/>
              <w:right w:val="single" w:sz="4" w:space="0" w:color="auto"/>
            </w:tcBorders>
            <w:noWrap/>
          </w:tcPr>
          <w:p w14:paraId="711B4772" w14:textId="77777777" w:rsidR="00203D25" w:rsidRPr="00203D25" w:rsidRDefault="00203D25" w:rsidP="005544C7">
            <w:pPr>
              <w:pStyle w:val="Hints"/>
              <w:spacing w:after="200"/>
              <w:ind w:left="61"/>
              <w:rPr>
                <w:rFonts w:cs="Arial"/>
                <w:color w:val="auto"/>
                <w:szCs w:val="24"/>
              </w:rPr>
            </w:pPr>
            <w:r w:rsidRPr="00203D25">
              <w:rPr>
                <w:rFonts w:cs="Arial"/>
                <w:color w:val="auto"/>
                <w:szCs w:val="24"/>
              </w:rPr>
              <w:t>ON</w:t>
            </w:r>
          </w:p>
        </w:tc>
      </w:tr>
    </w:tbl>
    <w:p w14:paraId="1741A0D5" w14:textId="77777777" w:rsidR="00203D25" w:rsidRPr="004342C6" w:rsidRDefault="00203D25" w:rsidP="004D40A1">
      <w:pPr>
        <w:pStyle w:val="Table"/>
        <w:ind w:firstLine="360"/>
        <w:jc w:val="center"/>
        <w:rPr>
          <w:rFonts w:ascii="Arial" w:hAnsi="Arial" w:cs="Arial"/>
        </w:rPr>
      </w:pPr>
    </w:p>
    <w:p w14:paraId="7ECA46CD" w14:textId="77777777" w:rsidR="004D40A1" w:rsidRPr="004342C6" w:rsidRDefault="004D40A1" w:rsidP="004D40A1">
      <w:pPr>
        <w:pStyle w:val="Table"/>
        <w:ind w:firstLine="360"/>
        <w:jc w:val="center"/>
        <w:rPr>
          <w:rFonts w:ascii="Arial" w:hAnsi="Arial" w:cs="Arial"/>
        </w:rPr>
      </w:pPr>
    </w:p>
    <w:p w14:paraId="2DDE9E96" w14:textId="77777777" w:rsidR="00203D25" w:rsidRDefault="00203D25" w:rsidP="00203D25">
      <w:pPr>
        <w:pStyle w:val="ListParagraph"/>
        <w:ind w:left="1530"/>
        <w:rPr>
          <w:rFonts w:cs="Arial"/>
        </w:rPr>
      </w:pPr>
    </w:p>
    <w:p w14:paraId="310B3091" w14:textId="05FF4AA0" w:rsidR="004D40A1" w:rsidRPr="004342C6" w:rsidRDefault="004D40A1" w:rsidP="00320B54">
      <w:pPr>
        <w:pStyle w:val="ListParagraph"/>
        <w:numPr>
          <w:ilvl w:val="0"/>
          <w:numId w:val="226"/>
        </w:numPr>
        <w:rPr>
          <w:rFonts w:cs="Arial"/>
        </w:rPr>
      </w:pPr>
      <w:r w:rsidRPr="004342C6">
        <w:rPr>
          <w:rFonts w:cs="Arial"/>
        </w:rPr>
        <w:t>The user shall be allowed to submit the application</w:t>
      </w:r>
      <w:r w:rsidR="00F85401">
        <w:rPr>
          <w:rFonts w:cs="Arial"/>
        </w:rPr>
        <w:t>,</w:t>
      </w:r>
      <w:r w:rsidRPr="004342C6">
        <w:rPr>
          <w:rFonts w:cs="Arial"/>
        </w:rPr>
        <w:t xml:space="preserve"> and the user attested data across the SSAP flow sh</w:t>
      </w:r>
      <w:r w:rsidR="00F85401">
        <w:rPr>
          <w:rFonts w:cs="Arial"/>
        </w:rPr>
        <w:t>ould</w:t>
      </w:r>
      <w:r w:rsidRPr="004342C6">
        <w:rPr>
          <w:rFonts w:cs="Arial"/>
        </w:rPr>
        <w:t xml:space="preserve"> be considered for program determination if HX error is received for </w:t>
      </w:r>
      <w:r w:rsidR="00F85401">
        <w:rPr>
          <w:rFonts w:cs="Arial"/>
        </w:rPr>
        <w:t xml:space="preserve">the </w:t>
      </w:r>
      <w:r w:rsidRPr="004342C6">
        <w:rPr>
          <w:rFonts w:cs="Arial"/>
        </w:rPr>
        <w:t>TDS code “MEDC” for at least one member in the Non-ESI MEC response.</w:t>
      </w:r>
    </w:p>
    <w:p w14:paraId="1552FB87" w14:textId="229FA76B" w:rsidR="004D40A1" w:rsidRPr="004342C6" w:rsidRDefault="004D40A1" w:rsidP="00320B54">
      <w:pPr>
        <w:pStyle w:val="ListParagraph"/>
        <w:numPr>
          <w:ilvl w:val="0"/>
          <w:numId w:val="226"/>
        </w:numPr>
        <w:rPr>
          <w:rFonts w:cs="Arial"/>
        </w:rPr>
      </w:pPr>
      <w:r w:rsidRPr="004342C6">
        <w:rPr>
          <w:rFonts w:cs="Arial"/>
        </w:rPr>
        <w:t>The user shall be allowed to submit the application</w:t>
      </w:r>
      <w:r w:rsidR="00F85401">
        <w:rPr>
          <w:rFonts w:cs="Arial"/>
        </w:rPr>
        <w:t>,</w:t>
      </w:r>
      <w:r w:rsidRPr="004342C6">
        <w:rPr>
          <w:rFonts w:cs="Arial"/>
        </w:rPr>
        <w:t xml:space="preserve"> and the user attested data across the SSAP flow shall be considered for program determination if HX error is received for </w:t>
      </w:r>
      <w:r w:rsidR="00F85401">
        <w:rPr>
          <w:rFonts w:cs="Arial"/>
        </w:rPr>
        <w:t xml:space="preserve">the </w:t>
      </w:r>
      <w:r w:rsidRPr="004342C6">
        <w:rPr>
          <w:rFonts w:cs="Arial"/>
        </w:rPr>
        <w:t>TDS code “CHIP” for at least one member in the Non-ESI MEC response.</w:t>
      </w:r>
    </w:p>
    <w:p w14:paraId="2B881D25" w14:textId="165E7A7F" w:rsidR="004D40A1" w:rsidRPr="004342C6" w:rsidRDefault="004D40A1" w:rsidP="00320B54">
      <w:pPr>
        <w:pStyle w:val="ListParagraph"/>
        <w:numPr>
          <w:ilvl w:val="0"/>
          <w:numId w:val="226"/>
        </w:numPr>
        <w:rPr>
          <w:rFonts w:cs="Arial"/>
        </w:rPr>
      </w:pPr>
      <w:r w:rsidRPr="004342C6">
        <w:rPr>
          <w:rFonts w:cs="Arial"/>
        </w:rPr>
        <w:t>The user shall be allowed to submit the application</w:t>
      </w:r>
      <w:r w:rsidR="00F85401">
        <w:rPr>
          <w:rFonts w:cs="Arial"/>
        </w:rPr>
        <w:t>,</w:t>
      </w:r>
      <w:r w:rsidRPr="004342C6">
        <w:rPr>
          <w:rFonts w:cs="Arial"/>
        </w:rPr>
        <w:t xml:space="preserve"> and the user attested data across the SSAP flow shall be considered for program determination if HX error is received for </w:t>
      </w:r>
      <w:r w:rsidR="00F85401">
        <w:rPr>
          <w:rFonts w:cs="Arial"/>
        </w:rPr>
        <w:t xml:space="preserve">the </w:t>
      </w:r>
      <w:r w:rsidRPr="004342C6">
        <w:rPr>
          <w:rFonts w:cs="Arial"/>
        </w:rPr>
        <w:t>TDS code “BHPC” for at least one member in the Non-ESI MEC response.</w:t>
      </w:r>
    </w:p>
    <w:p w14:paraId="73EAE0BB" w14:textId="77777777" w:rsidR="00C76B4E" w:rsidRPr="004342C6" w:rsidRDefault="00C76B4E" w:rsidP="00C76B4E">
      <w:pPr>
        <w:pStyle w:val="ListParagraph"/>
        <w:ind w:left="1890"/>
        <w:rPr>
          <w:rFonts w:cs="Arial"/>
        </w:rPr>
      </w:pPr>
    </w:p>
    <w:p w14:paraId="262A85FE" w14:textId="77777777" w:rsidR="000670F2" w:rsidRPr="004342C6" w:rsidRDefault="000670F2" w:rsidP="000670F2">
      <w:pPr>
        <w:pStyle w:val="Heading3"/>
        <w:numPr>
          <w:ilvl w:val="2"/>
          <w:numId w:val="13"/>
        </w:numPr>
        <w:rPr>
          <w:rFonts w:ascii="Arial" w:hAnsi="Arial" w:cs="Arial"/>
        </w:rPr>
      </w:pPr>
      <w:bookmarkStart w:id="293" w:name="_Toc94634474"/>
      <w:r w:rsidRPr="004342C6">
        <w:rPr>
          <w:rFonts w:ascii="Arial" w:hAnsi="Arial" w:cs="Arial"/>
        </w:rPr>
        <w:t>Acceptance Criteria</w:t>
      </w:r>
      <w:bookmarkEnd w:id="293"/>
    </w:p>
    <w:p w14:paraId="48631D97" w14:textId="7688CECC" w:rsidR="000670F2" w:rsidRPr="004342C6" w:rsidRDefault="00BF1D73" w:rsidP="001C1D81">
      <w:pPr>
        <w:pStyle w:val="ListParagraph"/>
        <w:numPr>
          <w:ilvl w:val="0"/>
          <w:numId w:val="49"/>
        </w:numPr>
        <w:contextualSpacing w:val="0"/>
        <w:rPr>
          <w:rFonts w:cs="Arial"/>
        </w:rPr>
      </w:pPr>
      <w:r w:rsidRPr="004342C6">
        <w:rPr>
          <w:rFonts w:cs="Arial"/>
        </w:rPr>
        <w:t>The system should work as per the flow, UI design, functional requirements, and special design considerations defined above in the use case.</w:t>
      </w:r>
      <w:bookmarkEnd w:id="267"/>
    </w:p>
    <w:p w14:paraId="1D730C2A" w14:textId="77777777" w:rsidR="000670F2" w:rsidRPr="004342C6" w:rsidRDefault="000670F2" w:rsidP="000670F2">
      <w:pPr>
        <w:contextualSpacing w:val="0"/>
        <w:rPr>
          <w:rFonts w:cs="Arial"/>
        </w:rPr>
      </w:pPr>
    </w:p>
    <w:p w14:paraId="08A58FEB" w14:textId="61A666B8" w:rsidR="000670F2" w:rsidRPr="004342C6" w:rsidRDefault="000670F2">
      <w:pPr>
        <w:contextualSpacing w:val="0"/>
        <w:rPr>
          <w:rFonts w:cs="Arial"/>
        </w:rPr>
      </w:pPr>
      <w:r w:rsidRPr="004342C6">
        <w:rPr>
          <w:rFonts w:cs="Arial"/>
        </w:rPr>
        <w:br w:type="page"/>
      </w:r>
    </w:p>
    <w:p w14:paraId="41ACA139" w14:textId="7076B130" w:rsidR="000670F2" w:rsidRPr="004342C6" w:rsidRDefault="00484C54" w:rsidP="00DB6AEE">
      <w:pPr>
        <w:pStyle w:val="Heading2"/>
      </w:pPr>
      <w:r w:rsidRPr="004342C6">
        <w:lastRenderedPageBreak/>
        <w:t xml:space="preserve"> </w:t>
      </w:r>
      <w:bookmarkStart w:id="294" w:name="_Toc94634475"/>
      <w:r w:rsidR="000670F2" w:rsidRPr="004342C6">
        <w:t>Use Case Id: UC-0</w:t>
      </w:r>
      <w:r w:rsidR="002035EE" w:rsidRPr="004342C6">
        <w:t>8</w:t>
      </w:r>
      <w:r w:rsidR="000670F2" w:rsidRPr="004342C6">
        <w:t xml:space="preserve"> Rules to consider </w:t>
      </w:r>
      <w:r w:rsidR="00976FEE" w:rsidRPr="004342C6">
        <w:t>Pre-Determination MMIS Call information</w:t>
      </w:r>
      <w:bookmarkEnd w:id="294"/>
    </w:p>
    <w:p w14:paraId="16B1D616" w14:textId="77777777" w:rsidR="000670F2" w:rsidRPr="004342C6" w:rsidRDefault="000670F2" w:rsidP="000670F2">
      <w:pPr>
        <w:pStyle w:val="Heading3"/>
        <w:numPr>
          <w:ilvl w:val="2"/>
          <w:numId w:val="13"/>
        </w:numPr>
        <w:rPr>
          <w:rFonts w:ascii="Arial" w:hAnsi="Arial" w:cs="Arial"/>
        </w:rPr>
      </w:pPr>
      <w:bookmarkStart w:id="295" w:name="_Toc94634476"/>
      <w:r w:rsidRPr="004342C6">
        <w:rPr>
          <w:rFonts w:ascii="Arial" w:hAnsi="Arial" w:cs="Arial"/>
        </w:rPr>
        <w:t>Description</w:t>
      </w:r>
      <w:bookmarkEnd w:id="295"/>
    </w:p>
    <w:p w14:paraId="3F6EBD52" w14:textId="474A0091" w:rsidR="000670F2" w:rsidRPr="004342C6" w:rsidRDefault="000670F2" w:rsidP="000670F2">
      <w:pPr>
        <w:ind w:left="450"/>
        <w:rPr>
          <w:rFonts w:cs="Arial"/>
        </w:rPr>
      </w:pPr>
      <w:r w:rsidRPr="004342C6">
        <w:rPr>
          <w:rFonts w:cs="Arial"/>
        </w:rPr>
        <w:t xml:space="preserve">This use case describes how </w:t>
      </w:r>
      <w:r w:rsidR="00F85401">
        <w:rPr>
          <w:rFonts w:cs="Arial"/>
        </w:rPr>
        <w:t xml:space="preserve">the </w:t>
      </w:r>
      <w:r w:rsidRPr="004342C6">
        <w:rPr>
          <w:rFonts w:cs="Arial"/>
        </w:rPr>
        <w:t xml:space="preserve">system </w:t>
      </w:r>
      <w:r w:rsidR="00F85401">
        <w:rPr>
          <w:rFonts w:cs="Arial"/>
        </w:rPr>
        <w:t xml:space="preserve">will </w:t>
      </w:r>
      <w:r w:rsidR="00976FEE" w:rsidRPr="004342C6">
        <w:rPr>
          <w:rFonts w:cs="Arial"/>
        </w:rPr>
        <w:t>use pre-determination MMIS Call information</w:t>
      </w:r>
    </w:p>
    <w:p w14:paraId="1661B687" w14:textId="77777777" w:rsidR="000670F2" w:rsidRPr="004342C6" w:rsidRDefault="000670F2" w:rsidP="000670F2">
      <w:pPr>
        <w:ind w:left="450"/>
        <w:rPr>
          <w:rFonts w:cs="Arial"/>
        </w:rPr>
      </w:pPr>
    </w:p>
    <w:p w14:paraId="3DA41450" w14:textId="77777777" w:rsidR="000670F2" w:rsidRPr="004342C6" w:rsidRDefault="000670F2" w:rsidP="000670F2">
      <w:pPr>
        <w:pStyle w:val="Heading3"/>
        <w:numPr>
          <w:ilvl w:val="2"/>
          <w:numId w:val="13"/>
        </w:numPr>
        <w:rPr>
          <w:rFonts w:ascii="Arial" w:hAnsi="Arial" w:cs="Arial"/>
        </w:rPr>
      </w:pPr>
      <w:bookmarkStart w:id="296" w:name="_Toc94634477"/>
      <w:r w:rsidRPr="004342C6">
        <w:rPr>
          <w:rFonts w:ascii="Arial" w:hAnsi="Arial" w:cs="Arial"/>
        </w:rPr>
        <w:t>Related Use case</w:t>
      </w:r>
      <w:bookmarkEnd w:id="296"/>
      <w:r w:rsidRPr="004342C6">
        <w:rPr>
          <w:rFonts w:ascii="Arial" w:hAnsi="Arial" w:cs="Arial"/>
        </w:rPr>
        <w:t xml:space="preserve"> </w:t>
      </w:r>
    </w:p>
    <w:p w14:paraId="5AAC0E89" w14:textId="77777777" w:rsidR="000670F2" w:rsidRPr="004342C6" w:rsidRDefault="000670F2" w:rsidP="000670F2">
      <w:pPr>
        <w:ind w:firstLine="450"/>
        <w:rPr>
          <w:rFonts w:cs="Arial"/>
        </w:rPr>
      </w:pPr>
      <w:r w:rsidRPr="004342C6">
        <w:rPr>
          <w:rFonts w:cs="Arial"/>
        </w:rPr>
        <w:t>Not applicable</w:t>
      </w:r>
    </w:p>
    <w:p w14:paraId="15B696EE" w14:textId="77777777" w:rsidR="000670F2" w:rsidRPr="004342C6" w:rsidRDefault="000670F2" w:rsidP="000670F2">
      <w:pPr>
        <w:rPr>
          <w:rFonts w:cs="Arial"/>
        </w:rPr>
      </w:pPr>
      <w:r w:rsidRPr="004342C6">
        <w:rPr>
          <w:rFonts w:cs="Arial"/>
          <w:i/>
          <w:color w:val="00B050"/>
        </w:rPr>
        <w:t xml:space="preserve">  </w:t>
      </w:r>
    </w:p>
    <w:p w14:paraId="18C8F74A" w14:textId="77777777" w:rsidR="000670F2" w:rsidRPr="004342C6" w:rsidRDefault="000670F2" w:rsidP="000670F2">
      <w:pPr>
        <w:pStyle w:val="Heading3"/>
        <w:numPr>
          <w:ilvl w:val="2"/>
          <w:numId w:val="13"/>
        </w:numPr>
        <w:rPr>
          <w:rFonts w:ascii="Arial" w:hAnsi="Arial" w:cs="Arial"/>
        </w:rPr>
      </w:pPr>
      <w:bookmarkStart w:id="297" w:name="_Toc94634478"/>
      <w:r w:rsidRPr="004342C6">
        <w:rPr>
          <w:rFonts w:ascii="Arial" w:hAnsi="Arial" w:cs="Arial"/>
        </w:rPr>
        <w:t>Actor(s)</w:t>
      </w:r>
      <w:bookmarkEnd w:id="297"/>
    </w:p>
    <w:p w14:paraId="70C388A7" w14:textId="77777777" w:rsidR="000670F2" w:rsidRPr="004342C6" w:rsidRDefault="000670F2" w:rsidP="001C1D81">
      <w:pPr>
        <w:pStyle w:val="ListParagraph"/>
        <w:numPr>
          <w:ilvl w:val="0"/>
          <w:numId w:val="50"/>
        </w:numPr>
        <w:ind w:left="810"/>
        <w:contextualSpacing w:val="0"/>
        <w:rPr>
          <w:rFonts w:cs="Arial"/>
        </w:rPr>
      </w:pPr>
      <w:r w:rsidRPr="004342C6">
        <w:rPr>
          <w:rFonts w:cs="Arial"/>
        </w:rPr>
        <w:t>HIX System</w:t>
      </w:r>
    </w:p>
    <w:p w14:paraId="185E6668" w14:textId="77777777" w:rsidR="000670F2" w:rsidRPr="004342C6" w:rsidRDefault="000670F2" w:rsidP="001C1D81">
      <w:pPr>
        <w:pStyle w:val="ListParagraph"/>
        <w:numPr>
          <w:ilvl w:val="0"/>
          <w:numId w:val="50"/>
        </w:numPr>
        <w:ind w:left="810"/>
        <w:contextualSpacing w:val="0"/>
        <w:rPr>
          <w:rFonts w:cs="Arial"/>
        </w:rPr>
      </w:pPr>
      <w:r w:rsidRPr="004342C6">
        <w:rPr>
          <w:rFonts w:cs="Arial"/>
        </w:rPr>
        <w:t>Individual User</w:t>
      </w:r>
    </w:p>
    <w:p w14:paraId="788B6172" w14:textId="77777777" w:rsidR="000670F2" w:rsidRPr="004342C6" w:rsidRDefault="000670F2" w:rsidP="001C1D81">
      <w:pPr>
        <w:pStyle w:val="ListParagraph"/>
        <w:numPr>
          <w:ilvl w:val="0"/>
          <w:numId w:val="50"/>
        </w:numPr>
        <w:ind w:left="810"/>
        <w:contextualSpacing w:val="0"/>
        <w:rPr>
          <w:rFonts w:cs="Arial"/>
        </w:rPr>
      </w:pPr>
      <w:r w:rsidRPr="004342C6">
        <w:rPr>
          <w:rFonts w:cs="Arial"/>
        </w:rPr>
        <w:t xml:space="preserve">Assistor portal users </w:t>
      </w:r>
    </w:p>
    <w:p w14:paraId="16263F10" w14:textId="77777777" w:rsidR="000670F2" w:rsidRPr="004342C6" w:rsidRDefault="000670F2" w:rsidP="00F85401">
      <w:pPr>
        <w:pStyle w:val="ListParagraph"/>
        <w:numPr>
          <w:ilvl w:val="0"/>
          <w:numId w:val="20"/>
        </w:numPr>
        <w:contextualSpacing w:val="0"/>
        <w:rPr>
          <w:rFonts w:cs="Arial"/>
        </w:rPr>
      </w:pPr>
      <w:r w:rsidRPr="004342C6">
        <w:rPr>
          <w:rFonts w:cs="Arial"/>
        </w:rPr>
        <w:t>CAC User</w:t>
      </w:r>
    </w:p>
    <w:p w14:paraId="544E0AF9" w14:textId="77777777" w:rsidR="000670F2" w:rsidRPr="004342C6" w:rsidRDefault="000670F2" w:rsidP="00F85401">
      <w:pPr>
        <w:pStyle w:val="ListParagraph"/>
        <w:numPr>
          <w:ilvl w:val="0"/>
          <w:numId w:val="20"/>
        </w:numPr>
        <w:contextualSpacing w:val="0"/>
        <w:rPr>
          <w:rFonts w:cs="Arial"/>
        </w:rPr>
      </w:pPr>
      <w:r w:rsidRPr="004342C6">
        <w:rPr>
          <w:rFonts w:cs="Arial"/>
        </w:rPr>
        <w:t>Navigator User</w:t>
      </w:r>
    </w:p>
    <w:p w14:paraId="5107DB35" w14:textId="77777777" w:rsidR="000670F2" w:rsidRPr="004342C6" w:rsidRDefault="000670F2" w:rsidP="001C1D81">
      <w:pPr>
        <w:pStyle w:val="ListParagraph"/>
        <w:numPr>
          <w:ilvl w:val="0"/>
          <w:numId w:val="50"/>
        </w:numPr>
        <w:ind w:left="810"/>
        <w:contextualSpacing w:val="0"/>
        <w:rPr>
          <w:rFonts w:cs="Arial"/>
        </w:rPr>
      </w:pPr>
      <w:r w:rsidRPr="004342C6">
        <w:rPr>
          <w:rFonts w:cs="Arial"/>
        </w:rPr>
        <w:t>The following Agent Portal User(s):</w:t>
      </w:r>
    </w:p>
    <w:p w14:paraId="3571578C" w14:textId="77777777" w:rsidR="000670F2" w:rsidRPr="004342C6" w:rsidRDefault="000670F2" w:rsidP="00F85401">
      <w:pPr>
        <w:pStyle w:val="ListParagraph"/>
        <w:numPr>
          <w:ilvl w:val="0"/>
          <w:numId w:val="20"/>
        </w:numPr>
        <w:contextualSpacing w:val="0"/>
        <w:rPr>
          <w:rFonts w:cs="Arial"/>
        </w:rPr>
      </w:pPr>
      <w:r w:rsidRPr="004342C6">
        <w:rPr>
          <w:rFonts w:cs="Arial"/>
        </w:rPr>
        <w:t>Back Office User</w:t>
      </w:r>
    </w:p>
    <w:p w14:paraId="583860C9" w14:textId="77777777" w:rsidR="000670F2" w:rsidRPr="004342C6" w:rsidRDefault="000670F2" w:rsidP="00F85401">
      <w:pPr>
        <w:pStyle w:val="ListParagraph"/>
        <w:numPr>
          <w:ilvl w:val="0"/>
          <w:numId w:val="20"/>
        </w:numPr>
        <w:contextualSpacing w:val="0"/>
        <w:rPr>
          <w:rFonts w:cs="Arial"/>
        </w:rPr>
      </w:pPr>
      <w:r w:rsidRPr="004342C6">
        <w:rPr>
          <w:rFonts w:cs="Arial"/>
        </w:rPr>
        <w:t>Super User/MED_BO User</w:t>
      </w:r>
    </w:p>
    <w:p w14:paraId="05E5F170" w14:textId="77777777" w:rsidR="000670F2" w:rsidRPr="004342C6" w:rsidRDefault="000670F2" w:rsidP="00F85401">
      <w:pPr>
        <w:pStyle w:val="ListParagraph"/>
        <w:numPr>
          <w:ilvl w:val="0"/>
          <w:numId w:val="20"/>
        </w:numPr>
        <w:contextualSpacing w:val="0"/>
        <w:rPr>
          <w:rFonts w:cs="Arial"/>
        </w:rPr>
      </w:pPr>
      <w:r w:rsidRPr="004342C6">
        <w:rPr>
          <w:rFonts w:cs="Arial"/>
        </w:rPr>
        <w:t>CSR User</w:t>
      </w:r>
    </w:p>
    <w:p w14:paraId="616C172C" w14:textId="77777777" w:rsidR="000670F2" w:rsidRPr="004342C6" w:rsidRDefault="000670F2" w:rsidP="00F85401">
      <w:pPr>
        <w:pStyle w:val="ListParagraph"/>
        <w:numPr>
          <w:ilvl w:val="0"/>
          <w:numId w:val="20"/>
        </w:numPr>
        <w:contextualSpacing w:val="0"/>
        <w:rPr>
          <w:rFonts w:cs="Arial"/>
        </w:rPr>
      </w:pPr>
      <w:r w:rsidRPr="004342C6">
        <w:rPr>
          <w:rFonts w:cs="Arial"/>
        </w:rPr>
        <w:t>TPL User</w:t>
      </w:r>
    </w:p>
    <w:p w14:paraId="0AC1E9C0" w14:textId="77777777" w:rsidR="000670F2" w:rsidRPr="004342C6" w:rsidRDefault="000670F2" w:rsidP="00F85401">
      <w:pPr>
        <w:pStyle w:val="ListParagraph"/>
        <w:numPr>
          <w:ilvl w:val="0"/>
          <w:numId w:val="20"/>
        </w:numPr>
        <w:contextualSpacing w:val="0"/>
        <w:rPr>
          <w:rFonts w:cs="Arial"/>
        </w:rPr>
      </w:pPr>
      <w:r w:rsidRPr="004342C6">
        <w:rPr>
          <w:rFonts w:cs="Arial"/>
        </w:rPr>
        <w:t>TPL Super User</w:t>
      </w:r>
    </w:p>
    <w:p w14:paraId="4C311A67" w14:textId="77777777" w:rsidR="000670F2" w:rsidRPr="004342C6" w:rsidRDefault="000670F2" w:rsidP="00F85401">
      <w:pPr>
        <w:pStyle w:val="ListParagraph"/>
        <w:numPr>
          <w:ilvl w:val="0"/>
          <w:numId w:val="20"/>
        </w:numPr>
        <w:contextualSpacing w:val="0"/>
        <w:rPr>
          <w:rFonts w:cs="Arial"/>
        </w:rPr>
      </w:pPr>
      <w:r w:rsidRPr="004342C6">
        <w:rPr>
          <w:rFonts w:cs="Arial"/>
        </w:rPr>
        <w:t>TPL_BO User</w:t>
      </w:r>
    </w:p>
    <w:p w14:paraId="12CECF57" w14:textId="77777777" w:rsidR="000670F2" w:rsidRPr="004342C6" w:rsidRDefault="000670F2" w:rsidP="00F85401">
      <w:pPr>
        <w:pStyle w:val="ListParagraph"/>
        <w:numPr>
          <w:ilvl w:val="0"/>
          <w:numId w:val="20"/>
        </w:numPr>
        <w:contextualSpacing w:val="0"/>
        <w:rPr>
          <w:rFonts w:cs="Arial"/>
        </w:rPr>
      </w:pPr>
      <w:r w:rsidRPr="004342C6">
        <w:rPr>
          <w:rFonts w:cs="Arial"/>
        </w:rPr>
        <w:t>Advanced CSR User</w:t>
      </w:r>
    </w:p>
    <w:p w14:paraId="22F501FE" w14:textId="77777777" w:rsidR="000670F2" w:rsidRPr="004342C6" w:rsidRDefault="000670F2" w:rsidP="000670F2">
      <w:pPr>
        <w:rPr>
          <w:rFonts w:cs="Arial"/>
        </w:rPr>
      </w:pPr>
      <w:r w:rsidRPr="004342C6">
        <w:rPr>
          <w:rFonts w:cs="Arial"/>
          <w:i/>
          <w:color w:val="00B050"/>
        </w:rPr>
        <w:t xml:space="preserve">  </w:t>
      </w:r>
    </w:p>
    <w:p w14:paraId="2C5A2865" w14:textId="77777777" w:rsidR="000670F2" w:rsidRPr="004342C6" w:rsidRDefault="000670F2" w:rsidP="000670F2">
      <w:pPr>
        <w:pStyle w:val="Heading3"/>
        <w:numPr>
          <w:ilvl w:val="2"/>
          <w:numId w:val="13"/>
        </w:numPr>
        <w:rPr>
          <w:rFonts w:ascii="Arial" w:hAnsi="Arial" w:cs="Arial"/>
        </w:rPr>
      </w:pPr>
      <w:bookmarkStart w:id="298" w:name="_Toc94634479"/>
      <w:r w:rsidRPr="004342C6">
        <w:rPr>
          <w:rFonts w:ascii="Arial" w:hAnsi="Arial" w:cs="Arial"/>
        </w:rPr>
        <w:t>Trigger(s)</w:t>
      </w:r>
      <w:bookmarkEnd w:id="298"/>
    </w:p>
    <w:p w14:paraId="19CC6A3C" w14:textId="34B6B2A2" w:rsidR="000670F2" w:rsidRPr="004342C6" w:rsidRDefault="000670F2" w:rsidP="00320B54">
      <w:pPr>
        <w:pStyle w:val="ListParagraph"/>
        <w:numPr>
          <w:ilvl w:val="0"/>
          <w:numId w:val="380"/>
        </w:numPr>
        <w:contextualSpacing w:val="0"/>
        <w:rPr>
          <w:rFonts w:cs="Arial"/>
        </w:rPr>
      </w:pPr>
      <w:r w:rsidRPr="004342C6">
        <w:rPr>
          <w:rFonts w:cs="Arial"/>
        </w:rPr>
        <w:t>Eligibility is determined/re-determined through any process</w:t>
      </w:r>
      <w:r w:rsidR="00F85401">
        <w:rPr>
          <w:rFonts w:cs="Arial"/>
        </w:rPr>
        <w:t>,</w:t>
      </w:r>
      <w:r w:rsidRPr="004342C6">
        <w:rPr>
          <w:rFonts w:cs="Arial"/>
        </w:rPr>
        <w:t xml:space="preserve"> e.g.</w:t>
      </w:r>
      <w:r w:rsidR="00F85401">
        <w:rPr>
          <w:rFonts w:cs="Arial"/>
        </w:rPr>
        <w:t>,</w:t>
      </w:r>
      <w:r w:rsidRPr="004342C6">
        <w:rPr>
          <w:rFonts w:cs="Arial"/>
        </w:rPr>
        <w:t xml:space="preserve"> SSAP Application, Batch Process, Back Office Determination</w:t>
      </w:r>
      <w:r w:rsidR="000C0789" w:rsidRPr="004342C6">
        <w:rPr>
          <w:rFonts w:cs="Arial"/>
        </w:rPr>
        <w:t>, Renewals, PDM, eligibility RFI timeclock expiration</w:t>
      </w:r>
      <w:r w:rsidRPr="004342C6">
        <w:rPr>
          <w:rFonts w:cs="Arial"/>
        </w:rPr>
        <w:t xml:space="preserve">. </w:t>
      </w:r>
    </w:p>
    <w:p w14:paraId="52143478" w14:textId="77777777" w:rsidR="000670F2" w:rsidRPr="004342C6" w:rsidRDefault="000670F2" w:rsidP="000670F2">
      <w:pPr>
        <w:pStyle w:val="ListParagraph"/>
        <w:ind w:left="1080"/>
        <w:contextualSpacing w:val="0"/>
        <w:rPr>
          <w:rFonts w:cs="Arial"/>
        </w:rPr>
      </w:pPr>
    </w:p>
    <w:p w14:paraId="7817EF49" w14:textId="77777777" w:rsidR="000670F2" w:rsidRPr="004342C6" w:rsidRDefault="000670F2" w:rsidP="000670F2">
      <w:pPr>
        <w:pStyle w:val="Heading3"/>
        <w:numPr>
          <w:ilvl w:val="2"/>
          <w:numId w:val="13"/>
        </w:numPr>
        <w:rPr>
          <w:rFonts w:ascii="Arial" w:hAnsi="Arial" w:cs="Arial"/>
        </w:rPr>
      </w:pPr>
      <w:bookmarkStart w:id="299" w:name="_Toc94634480"/>
      <w:r w:rsidRPr="004342C6">
        <w:rPr>
          <w:rFonts w:ascii="Arial" w:hAnsi="Arial" w:cs="Arial"/>
        </w:rPr>
        <w:t>Precondition(s)</w:t>
      </w:r>
      <w:bookmarkEnd w:id="299"/>
    </w:p>
    <w:p w14:paraId="35527F7E" w14:textId="11E37915" w:rsidR="000C0789" w:rsidRPr="004342C6" w:rsidRDefault="000C0789" w:rsidP="00320B54">
      <w:pPr>
        <w:pStyle w:val="ListParagraph"/>
        <w:numPr>
          <w:ilvl w:val="0"/>
          <w:numId w:val="381"/>
        </w:numPr>
        <w:contextualSpacing w:val="0"/>
        <w:rPr>
          <w:rFonts w:cs="Arial"/>
        </w:rPr>
      </w:pPr>
      <w:r w:rsidRPr="004342C6">
        <w:rPr>
          <w:rFonts w:cs="Arial"/>
        </w:rPr>
        <w:t xml:space="preserve">The individual/assistor/agent portal user intends to create an application in the HIX system. </w:t>
      </w:r>
    </w:p>
    <w:p w14:paraId="43F56D34" w14:textId="10FC2CE1" w:rsidR="000670F2" w:rsidRPr="004342C6" w:rsidRDefault="000670F2" w:rsidP="000C0789">
      <w:pPr>
        <w:pStyle w:val="ListParagraph"/>
        <w:ind w:left="1170"/>
        <w:contextualSpacing w:val="0"/>
        <w:rPr>
          <w:rFonts w:cs="Arial"/>
        </w:rPr>
      </w:pPr>
    </w:p>
    <w:p w14:paraId="396B3CC2" w14:textId="77777777" w:rsidR="000670F2" w:rsidRPr="004342C6" w:rsidRDefault="000670F2" w:rsidP="000670F2">
      <w:pPr>
        <w:pStyle w:val="Heading3"/>
        <w:numPr>
          <w:ilvl w:val="2"/>
          <w:numId w:val="13"/>
        </w:numPr>
        <w:pBdr>
          <w:bottom w:val="single" w:sz="12" w:space="5" w:color="4C8B3F"/>
        </w:pBdr>
        <w:rPr>
          <w:rFonts w:ascii="Arial" w:hAnsi="Arial" w:cs="Arial"/>
        </w:rPr>
      </w:pPr>
      <w:bookmarkStart w:id="300" w:name="_Toc94634481"/>
      <w:r w:rsidRPr="004342C6">
        <w:rPr>
          <w:rFonts w:ascii="Arial" w:hAnsi="Arial" w:cs="Arial"/>
        </w:rPr>
        <w:t>Postcondition(s)</w:t>
      </w:r>
      <w:bookmarkEnd w:id="300"/>
    </w:p>
    <w:p w14:paraId="6206A249" w14:textId="268D8140" w:rsidR="000670F2" w:rsidRPr="004342C6" w:rsidRDefault="00AF3364" w:rsidP="00320B54">
      <w:pPr>
        <w:pStyle w:val="ListParagraph"/>
        <w:numPr>
          <w:ilvl w:val="0"/>
          <w:numId w:val="382"/>
        </w:numPr>
        <w:contextualSpacing w:val="0"/>
        <w:rPr>
          <w:rFonts w:cs="Arial"/>
        </w:rPr>
      </w:pPr>
      <w:r w:rsidRPr="004342C6">
        <w:rPr>
          <w:rFonts w:cs="Arial"/>
        </w:rPr>
        <w:t xml:space="preserve">MassHealth Coverage was denied to a member when the aid categories listed in FR were received from </w:t>
      </w:r>
      <w:r w:rsidR="00C44DD0" w:rsidRPr="004342C6">
        <w:rPr>
          <w:rFonts w:cs="Arial"/>
        </w:rPr>
        <w:t>Pre-MMIS call</w:t>
      </w:r>
      <w:r w:rsidR="00F85401">
        <w:rPr>
          <w:rFonts w:cs="Arial"/>
        </w:rPr>
        <w:t>,</w:t>
      </w:r>
      <w:r w:rsidRPr="004342C6">
        <w:rPr>
          <w:rFonts w:cs="Arial"/>
        </w:rPr>
        <w:t xml:space="preserve"> and coverage was active</w:t>
      </w:r>
      <w:r w:rsidR="00F85401">
        <w:rPr>
          <w:rFonts w:cs="Arial"/>
        </w:rPr>
        <w:t>,</w:t>
      </w:r>
      <w:r w:rsidRPr="004342C6">
        <w:rPr>
          <w:rFonts w:cs="Arial"/>
        </w:rPr>
        <w:t xml:space="preserve"> i.e.</w:t>
      </w:r>
      <w:r w:rsidR="00F85401">
        <w:rPr>
          <w:rFonts w:cs="Arial"/>
        </w:rPr>
        <w:t>,</w:t>
      </w:r>
      <w:r w:rsidRPr="004342C6">
        <w:rPr>
          <w:rFonts w:cs="Arial"/>
        </w:rPr>
        <w:t xml:space="preserve"> </w:t>
      </w:r>
      <w:r w:rsidR="00F85401">
        <w:rPr>
          <w:rFonts w:cs="Arial"/>
        </w:rPr>
        <w:t xml:space="preserve">the </w:t>
      </w:r>
      <w:r w:rsidRPr="004342C6">
        <w:rPr>
          <w:rFonts w:cs="Arial"/>
        </w:rPr>
        <w:t>current submission date/paper received date was in between the active start date and active end date.</w:t>
      </w:r>
    </w:p>
    <w:p w14:paraId="338CB31F" w14:textId="1DA43D15" w:rsidR="000670F2" w:rsidRDefault="000670F2" w:rsidP="000670F2">
      <w:pPr>
        <w:contextualSpacing w:val="0"/>
        <w:rPr>
          <w:rFonts w:cs="Arial"/>
        </w:rPr>
      </w:pPr>
    </w:p>
    <w:p w14:paraId="40C81762" w14:textId="77777777" w:rsidR="00F85401" w:rsidRPr="004342C6" w:rsidRDefault="00F85401" w:rsidP="000670F2">
      <w:pPr>
        <w:contextualSpacing w:val="0"/>
        <w:rPr>
          <w:rFonts w:cs="Arial"/>
        </w:rPr>
      </w:pPr>
    </w:p>
    <w:p w14:paraId="37C0759E" w14:textId="77777777" w:rsidR="000670F2" w:rsidRPr="004342C6" w:rsidRDefault="000670F2" w:rsidP="000670F2">
      <w:pPr>
        <w:pStyle w:val="Heading3"/>
        <w:numPr>
          <w:ilvl w:val="2"/>
          <w:numId w:val="13"/>
        </w:numPr>
        <w:rPr>
          <w:rFonts w:ascii="Arial" w:hAnsi="Arial" w:cs="Arial"/>
        </w:rPr>
      </w:pPr>
      <w:bookmarkStart w:id="301" w:name="_Toc94634482"/>
      <w:r w:rsidRPr="004342C6">
        <w:rPr>
          <w:rFonts w:ascii="Arial" w:hAnsi="Arial" w:cs="Arial"/>
        </w:rPr>
        <w:t>Flow of Event(s)</w:t>
      </w:r>
      <w:bookmarkEnd w:id="301"/>
    </w:p>
    <w:p w14:paraId="6D6D0191" w14:textId="77777777" w:rsidR="000670F2" w:rsidRPr="004342C6" w:rsidRDefault="000670F2" w:rsidP="000670F2">
      <w:pPr>
        <w:ind w:left="360"/>
        <w:rPr>
          <w:rFonts w:cs="Arial"/>
        </w:rPr>
      </w:pPr>
    </w:p>
    <w:p w14:paraId="09E20958" w14:textId="5A94A0EC" w:rsidR="000670F2" w:rsidRPr="004342C6" w:rsidRDefault="000670F2" w:rsidP="00C44DD0">
      <w:pPr>
        <w:pStyle w:val="Heading3"/>
        <w:numPr>
          <w:ilvl w:val="3"/>
          <w:numId w:val="13"/>
        </w:numPr>
        <w:tabs>
          <w:tab w:val="left" w:pos="1890"/>
        </w:tabs>
        <w:rPr>
          <w:rFonts w:ascii="Arial" w:hAnsi="Arial" w:cs="Arial"/>
        </w:rPr>
      </w:pPr>
      <w:bookmarkStart w:id="302" w:name="_Toc94634483"/>
      <w:r w:rsidRPr="004342C6">
        <w:rPr>
          <w:rFonts w:ascii="Arial" w:hAnsi="Arial" w:cs="Arial"/>
        </w:rPr>
        <w:t>Basic Flow</w:t>
      </w:r>
      <w:bookmarkEnd w:id="302"/>
    </w:p>
    <w:p w14:paraId="2A76C95D" w14:textId="17F94D6D" w:rsidR="00AF3364" w:rsidRPr="004342C6" w:rsidRDefault="00AF3364" w:rsidP="001C1D81">
      <w:pPr>
        <w:pStyle w:val="ListParagraph"/>
        <w:numPr>
          <w:ilvl w:val="0"/>
          <w:numId w:val="51"/>
        </w:numPr>
        <w:ind w:left="1260"/>
        <w:rPr>
          <w:rFonts w:cs="Arial"/>
        </w:rPr>
      </w:pPr>
      <w:r w:rsidRPr="004342C6">
        <w:rPr>
          <w:rFonts w:cs="Arial"/>
        </w:rPr>
        <w:t>Precondition 6.8.5.1</w:t>
      </w:r>
      <w:r w:rsidR="000C0789" w:rsidRPr="004342C6">
        <w:rPr>
          <w:rFonts w:cs="Arial"/>
        </w:rPr>
        <w:t xml:space="preserve"> applies.</w:t>
      </w:r>
    </w:p>
    <w:p w14:paraId="7E2F7FC8" w14:textId="77777777" w:rsidR="002022FB" w:rsidRPr="004342C6" w:rsidRDefault="002022FB" w:rsidP="001C1D81">
      <w:pPr>
        <w:pStyle w:val="ListParagraph"/>
        <w:numPr>
          <w:ilvl w:val="0"/>
          <w:numId w:val="51"/>
        </w:numPr>
        <w:ind w:left="1260"/>
        <w:rPr>
          <w:rFonts w:cs="Arial"/>
        </w:rPr>
      </w:pPr>
      <w:r w:rsidRPr="004342C6">
        <w:rPr>
          <w:rFonts w:cs="Arial"/>
        </w:rPr>
        <w:t>The agent portal user/individual user/assistor/ submits the application.</w:t>
      </w:r>
    </w:p>
    <w:p w14:paraId="00626955" w14:textId="179304E5" w:rsidR="00AF3364" w:rsidRPr="004342C6" w:rsidRDefault="00AF3364" w:rsidP="001C1D81">
      <w:pPr>
        <w:pStyle w:val="ListParagraph"/>
        <w:numPr>
          <w:ilvl w:val="0"/>
          <w:numId w:val="51"/>
        </w:numPr>
        <w:ind w:left="1260"/>
        <w:rPr>
          <w:rFonts w:cs="Arial"/>
        </w:rPr>
      </w:pPr>
      <w:r w:rsidRPr="004342C6">
        <w:rPr>
          <w:rFonts w:cs="Arial"/>
        </w:rPr>
        <w:t>One of the aid categories listed below is received from Pre-MMIS.</w:t>
      </w:r>
    </w:p>
    <w:p w14:paraId="3398A0B3" w14:textId="61089233" w:rsidR="00AF3364" w:rsidRPr="004342C6" w:rsidRDefault="007D2C0A" w:rsidP="001C1D81">
      <w:pPr>
        <w:pStyle w:val="ListParagraph"/>
        <w:numPr>
          <w:ilvl w:val="0"/>
          <w:numId w:val="51"/>
        </w:numPr>
        <w:ind w:left="1260"/>
        <w:rPr>
          <w:rFonts w:cs="Arial"/>
        </w:rPr>
      </w:pPr>
      <w:r>
        <w:rPr>
          <w:rFonts w:cs="Arial"/>
        </w:rPr>
        <w:t>The c</w:t>
      </w:r>
      <w:r w:rsidR="00AF3364" w:rsidRPr="004342C6">
        <w:rPr>
          <w:rFonts w:cs="Arial"/>
        </w:rPr>
        <w:t>overage is active</w:t>
      </w:r>
      <w:r w:rsidR="00C44DD0" w:rsidRPr="004342C6">
        <w:rPr>
          <w:rFonts w:cs="Arial"/>
        </w:rPr>
        <w:t>.</w:t>
      </w:r>
    </w:p>
    <w:p w14:paraId="28800A9E" w14:textId="211AFEC0" w:rsidR="000670F2" w:rsidRPr="004342C6" w:rsidRDefault="00AF3364" w:rsidP="001C1D81">
      <w:pPr>
        <w:pStyle w:val="ListParagraph"/>
        <w:numPr>
          <w:ilvl w:val="0"/>
          <w:numId w:val="51"/>
        </w:numPr>
        <w:ind w:left="1260"/>
        <w:rPr>
          <w:rFonts w:cs="Arial"/>
        </w:rPr>
      </w:pPr>
      <w:r w:rsidRPr="004342C6">
        <w:rPr>
          <w:rFonts w:cs="Arial"/>
        </w:rPr>
        <w:t>Member is denied MassHealth based on Pre-MMIS details</w:t>
      </w:r>
      <w:r w:rsidR="00C44DD0" w:rsidRPr="004342C6">
        <w:rPr>
          <w:rFonts w:cs="Arial"/>
        </w:rPr>
        <w:t>.</w:t>
      </w:r>
    </w:p>
    <w:p w14:paraId="0E7320C8" w14:textId="77777777" w:rsidR="00AF3364" w:rsidRPr="004342C6" w:rsidRDefault="00AF3364" w:rsidP="00AF3364">
      <w:pPr>
        <w:pStyle w:val="ListParagraph"/>
        <w:ind w:left="1530"/>
        <w:rPr>
          <w:rFonts w:cs="Arial"/>
        </w:rPr>
      </w:pPr>
    </w:p>
    <w:p w14:paraId="53241D8C" w14:textId="77777777" w:rsidR="000670F2" w:rsidRPr="004342C6" w:rsidRDefault="000670F2" w:rsidP="00C44DD0">
      <w:pPr>
        <w:pStyle w:val="Heading3"/>
        <w:numPr>
          <w:ilvl w:val="3"/>
          <w:numId w:val="13"/>
        </w:numPr>
        <w:tabs>
          <w:tab w:val="left" w:pos="1890"/>
        </w:tabs>
        <w:rPr>
          <w:rFonts w:ascii="Arial" w:hAnsi="Arial" w:cs="Arial"/>
        </w:rPr>
      </w:pPr>
      <w:bookmarkStart w:id="303" w:name="_Toc94634484"/>
      <w:r w:rsidRPr="004342C6">
        <w:rPr>
          <w:rFonts w:ascii="Arial" w:hAnsi="Arial" w:cs="Arial"/>
        </w:rPr>
        <w:t>Alternate Flow-1</w:t>
      </w:r>
      <w:bookmarkEnd w:id="303"/>
    </w:p>
    <w:p w14:paraId="00871DD2" w14:textId="4A907BB9" w:rsidR="00AF3364" w:rsidRPr="004342C6" w:rsidRDefault="00AF3364" w:rsidP="00320B54">
      <w:pPr>
        <w:pStyle w:val="ListParagraph"/>
        <w:numPr>
          <w:ilvl w:val="0"/>
          <w:numId w:val="383"/>
        </w:numPr>
        <w:ind w:left="1260"/>
        <w:rPr>
          <w:rFonts w:cs="Arial"/>
        </w:rPr>
      </w:pPr>
      <w:r w:rsidRPr="004342C6">
        <w:rPr>
          <w:rFonts w:cs="Arial"/>
        </w:rPr>
        <w:t>Precondition 6.8.5.1</w:t>
      </w:r>
      <w:r w:rsidR="000C0789" w:rsidRPr="004342C6">
        <w:rPr>
          <w:rFonts w:cs="Arial"/>
        </w:rPr>
        <w:t xml:space="preserve"> applies.</w:t>
      </w:r>
    </w:p>
    <w:p w14:paraId="3218C630" w14:textId="77777777" w:rsidR="002022FB" w:rsidRPr="004342C6" w:rsidRDefault="002022FB" w:rsidP="00320B54">
      <w:pPr>
        <w:pStyle w:val="ListParagraph"/>
        <w:numPr>
          <w:ilvl w:val="0"/>
          <w:numId w:val="383"/>
        </w:numPr>
        <w:ind w:left="1260"/>
        <w:rPr>
          <w:rFonts w:cs="Arial"/>
        </w:rPr>
      </w:pPr>
      <w:r w:rsidRPr="004342C6">
        <w:rPr>
          <w:rFonts w:cs="Arial"/>
        </w:rPr>
        <w:t>The agent portal user/individual user/assistor/ submits the application.</w:t>
      </w:r>
    </w:p>
    <w:p w14:paraId="5A8FBC8E" w14:textId="22A514B9" w:rsidR="00AF3364" w:rsidRPr="004342C6" w:rsidRDefault="00AF3364" w:rsidP="00320B54">
      <w:pPr>
        <w:pStyle w:val="ListParagraph"/>
        <w:numPr>
          <w:ilvl w:val="0"/>
          <w:numId w:val="383"/>
        </w:numPr>
        <w:ind w:left="1260"/>
        <w:rPr>
          <w:rFonts w:cs="Arial"/>
        </w:rPr>
      </w:pPr>
      <w:r w:rsidRPr="004342C6">
        <w:rPr>
          <w:rFonts w:cs="Arial"/>
        </w:rPr>
        <w:t>One of the aid categories listed below is received from Pre-MMIS.</w:t>
      </w:r>
    </w:p>
    <w:p w14:paraId="5741876D" w14:textId="0420F08F" w:rsidR="00AF3364" w:rsidRPr="004342C6" w:rsidRDefault="007D2C0A" w:rsidP="00320B54">
      <w:pPr>
        <w:pStyle w:val="ListParagraph"/>
        <w:numPr>
          <w:ilvl w:val="0"/>
          <w:numId w:val="383"/>
        </w:numPr>
        <w:ind w:left="1260"/>
        <w:rPr>
          <w:rFonts w:cs="Arial"/>
        </w:rPr>
      </w:pPr>
      <w:r>
        <w:rPr>
          <w:rFonts w:cs="Arial"/>
        </w:rPr>
        <w:t xml:space="preserve">The </w:t>
      </w:r>
      <w:r w:rsidR="00AF3364" w:rsidRPr="004342C6">
        <w:rPr>
          <w:rFonts w:cs="Arial"/>
        </w:rPr>
        <w:t xml:space="preserve">Coverage is NOT active </w:t>
      </w:r>
    </w:p>
    <w:p w14:paraId="07F53EDC" w14:textId="3CB9A163" w:rsidR="00AF3364" w:rsidRPr="004342C6" w:rsidRDefault="00AF3364" w:rsidP="00320B54">
      <w:pPr>
        <w:pStyle w:val="ListParagraph"/>
        <w:numPr>
          <w:ilvl w:val="0"/>
          <w:numId w:val="383"/>
        </w:numPr>
        <w:ind w:left="1260"/>
        <w:rPr>
          <w:rFonts w:cs="Arial"/>
        </w:rPr>
      </w:pPr>
      <w:r w:rsidRPr="004342C6">
        <w:rPr>
          <w:rFonts w:cs="Arial"/>
        </w:rPr>
        <w:t>Member is NOT denied MassHealth based on Pre-MMIS details</w:t>
      </w:r>
      <w:r w:rsidR="00C44DD0" w:rsidRPr="004342C6">
        <w:rPr>
          <w:rFonts w:cs="Arial"/>
        </w:rPr>
        <w:t>.</w:t>
      </w:r>
    </w:p>
    <w:p w14:paraId="2B8E6F02" w14:textId="77777777" w:rsidR="000670F2" w:rsidRPr="004342C6" w:rsidRDefault="000670F2" w:rsidP="00AF3364">
      <w:pPr>
        <w:pStyle w:val="ListParagraph"/>
        <w:ind w:left="1530"/>
        <w:rPr>
          <w:rFonts w:cs="Arial"/>
        </w:rPr>
      </w:pPr>
    </w:p>
    <w:p w14:paraId="5E74D373" w14:textId="6CBC8317" w:rsidR="00AF3364" w:rsidRPr="004342C6" w:rsidRDefault="00AF3364" w:rsidP="00C44DD0">
      <w:pPr>
        <w:pStyle w:val="Heading3"/>
        <w:numPr>
          <w:ilvl w:val="3"/>
          <w:numId w:val="13"/>
        </w:numPr>
        <w:tabs>
          <w:tab w:val="left" w:pos="1890"/>
        </w:tabs>
        <w:rPr>
          <w:rFonts w:ascii="Arial" w:hAnsi="Arial" w:cs="Arial"/>
        </w:rPr>
      </w:pPr>
      <w:bookmarkStart w:id="304" w:name="_Toc94634485"/>
      <w:r w:rsidRPr="004342C6">
        <w:rPr>
          <w:rFonts w:ascii="Arial" w:hAnsi="Arial" w:cs="Arial"/>
        </w:rPr>
        <w:t>Alternate Flow-2</w:t>
      </w:r>
      <w:bookmarkEnd w:id="304"/>
    </w:p>
    <w:p w14:paraId="42E0D664" w14:textId="1C380CC5" w:rsidR="00AF3364" w:rsidRPr="004342C6" w:rsidRDefault="00AF3364" w:rsidP="00320B54">
      <w:pPr>
        <w:pStyle w:val="ListParagraph"/>
        <w:numPr>
          <w:ilvl w:val="0"/>
          <w:numId w:val="384"/>
        </w:numPr>
        <w:ind w:left="1260"/>
        <w:rPr>
          <w:rFonts w:cs="Arial"/>
        </w:rPr>
      </w:pPr>
      <w:r w:rsidRPr="004342C6">
        <w:rPr>
          <w:rFonts w:cs="Arial"/>
        </w:rPr>
        <w:t>Precondition 6.8.5.1</w:t>
      </w:r>
      <w:r w:rsidR="000C0789" w:rsidRPr="004342C6">
        <w:rPr>
          <w:rFonts w:cs="Arial"/>
        </w:rPr>
        <w:t xml:space="preserve"> applies.</w:t>
      </w:r>
    </w:p>
    <w:p w14:paraId="56AFF0A4" w14:textId="77777777" w:rsidR="002022FB" w:rsidRPr="004342C6" w:rsidRDefault="002022FB" w:rsidP="00320B54">
      <w:pPr>
        <w:pStyle w:val="ListParagraph"/>
        <w:numPr>
          <w:ilvl w:val="0"/>
          <w:numId w:val="384"/>
        </w:numPr>
        <w:ind w:left="1260"/>
        <w:rPr>
          <w:rFonts w:cs="Arial"/>
        </w:rPr>
      </w:pPr>
      <w:r w:rsidRPr="004342C6">
        <w:rPr>
          <w:rFonts w:cs="Arial"/>
        </w:rPr>
        <w:t>The agent portal user/individual user/assistor/ submits the application.</w:t>
      </w:r>
    </w:p>
    <w:p w14:paraId="468D9E95" w14:textId="3A3D248C" w:rsidR="00AF3364" w:rsidRPr="004342C6" w:rsidRDefault="00AF3364" w:rsidP="00320B54">
      <w:pPr>
        <w:pStyle w:val="ListParagraph"/>
        <w:numPr>
          <w:ilvl w:val="0"/>
          <w:numId w:val="384"/>
        </w:numPr>
        <w:ind w:left="1260"/>
        <w:rPr>
          <w:rFonts w:cs="Arial"/>
        </w:rPr>
      </w:pPr>
      <w:r w:rsidRPr="004342C6">
        <w:rPr>
          <w:rFonts w:cs="Arial"/>
        </w:rPr>
        <w:t>One of the aid categories listed below is NOT received from Pre-MMIS.</w:t>
      </w:r>
    </w:p>
    <w:p w14:paraId="04B22071" w14:textId="502CA762" w:rsidR="00AF3364" w:rsidRPr="004342C6" w:rsidRDefault="00AF3364" w:rsidP="00320B54">
      <w:pPr>
        <w:pStyle w:val="ListParagraph"/>
        <w:numPr>
          <w:ilvl w:val="0"/>
          <w:numId w:val="384"/>
        </w:numPr>
        <w:ind w:left="1260"/>
        <w:rPr>
          <w:rFonts w:cs="Arial"/>
        </w:rPr>
      </w:pPr>
      <w:r w:rsidRPr="004342C6">
        <w:rPr>
          <w:rFonts w:cs="Arial"/>
        </w:rPr>
        <w:t>Member is NOT denied MassHealth based on Pre-MMIS details</w:t>
      </w:r>
      <w:r w:rsidR="00C44DD0" w:rsidRPr="004342C6">
        <w:rPr>
          <w:rFonts w:cs="Arial"/>
        </w:rPr>
        <w:t>.</w:t>
      </w:r>
      <w:r w:rsidRPr="004342C6">
        <w:rPr>
          <w:rFonts w:cs="Arial"/>
        </w:rPr>
        <w:t xml:space="preserve"> </w:t>
      </w:r>
    </w:p>
    <w:p w14:paraId="0CDFD22A" w14:textId="77777777" w:rsidR="000670F2" w:rsidRPr="004342C6" w:rsidRDefault="000670F2" w:rsidP="000670F2">
      <w:pPr>
        <w:rPr>
          <w:rFonts w:cs="Arial"/>
        </w:rPr>
      </w:pPr>
    </w:p>
    <w:p w14:paraId="018E46F0" w14:textId="77777777" w:rsidR="000670F2" w:rsidRPr="004342C6" w:rsidRDefault="000670F2" w:rsidP="000670F2">
      <w:pPr>
        <w:rPr>
          <w:rFonts w:cs="Arial"/>
        </w:rPr>
      </w:pPr>
    </w:p>
    <w:p w14:paraId="4A442912" w14:textId="77777777" w:rsidR="000670F2" w:rsidRPr="004342C6" w:rsidRDefault="000670F2" w:rsidP="000670F2">
      <w:pPr>
        <w:pStyle w:val="Heading3"/>
        <w:numPr>
          <w:ilvl w:val="2"/>
          <w:numId w:val="13"/>
        </w:numPr>
        <w:rPr>
          <w:rFonts w:ascii="Arial" w:hAnsi="Arial" w:cs="Arial"/>
        </w:rPr>
      </w:pPr>
      <w:bookmarkStart w:id="305" w:name="_Toc94634486"/>
      <w:r w:rsidRPr="004342C6">
        <w:rPr>
          <w:rFonts w:ascii="Arial" w:hAnsi="Arial" w:cs="Arial"/>
        </w:rPr>
        <w:t>User Pages and Input</w:t>
      </w:r>
      <w:bookmarkEnd w:id="305"/>
    </w:p>
    <w:p w14:paraId="33E8871C"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A940DDE" w14:textId="77777777" w:rsidR="000670F2" w:rsidRPr="004342C6" w:rsidRDefault="000670F2" w:rsidP="000670F2">
      <w:pPr>
        <w:pStyle w:val="Heading3"/>
        <w:numPr>
          <w:ilvl w:val="2"/>
          <w:numId w:val="13"/>
        </w:numPr>
        <w:rPr>
          <w:rFonts w:ascii="Arial" w:hAnsi="Arial" w:cs="Arial"/>
        </w:rPr>
      </w:pPr>
      <w:bookmarkStart w:id="306" w:name="_Toc94634487"/>
      <w:r w:rsidRPr="004342C6">
        <w:rPr>
          <w:rFonts w:ascii="Arial" w:hAnsi="Arial" w:cs="Arial"/>
        </w:rPr>
        <w:t>Functional Requirement(s)</w:t>
      </w:r>
      <w:bookmarkEnd w:id="306"/>
    </w:p>
    <w:p w14:paraId="1CE4EF8B" w14:textId="21003CB8" w:rsidR="000670F2" w:rsidRPr="004342C6" w:rsidRDefault="000670F2" w:rsidP="00C44DD0">
      <w:pPr>
        <w:pStyle w:val="Caption"/>
        <w:keepNext/>
        <w:jc w:val="center"/>
        <w:rPr>
          <w:rFonts w:cs="Arial"/>
        </w:rPr>
      </w:pPr>
      <w:bookmarkStart w:id="307" w:name="_Toc94635008"/>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12</w:t>
      </w:r>
      <w:r w:rsidRPr="004342C6">
        <w:rPr>
          <w:rFonts w:cs="Arial"/>
          <w:noProof/>
        </w:rPr>
        <w:fldChar w:fldCharType="end"/>
      </w:r>
      <w:r w:rsidRPr="004342C6">
        <w:rPr>
          <w:rFonts w:cs="Arial"/>
        </w:rPr>
        <w:t>. Functional Requirements – UC.0</w:t>
      </w:r>
      <w:r w:rsidR="00976FEE" w:rsidRPr="004342C6">
        <w:rPr>
          <w:rFonts w:cs="Arial"/>
        </w:rPr>
        <w:t>8</w:t>
      </w:r>
      <w:bookmarkEnd w:id="307"/>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0670F2" w:rsidRPr="004342C6" w14:paraId="49B6AA21" w14:textId="77777777" w:rsidTr="000670F2">
        <w:trPr>
          <w:trHeight w:val="300"/>
          <w:tblHeader/>
        </w:trPr>
        <w:tc>
          <w:tcPr>
            <w:tcW w:w="2246" w:type="dxa"/>
            <w:shd w:val="clear" w:color="auto" w:fill="4C8B3F" w:themeFill="background2"/>
            <w:vAlign w:val="center"/>
            <w:hideMark/>
          </w:tcPr>
          <w:p w14:paraId="15C65E92"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7626CDEB"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0670F2" w:rsidRPr="004342C6" w14:paraId="7141095D" w14:textId="77777777" w:rsidTr="000670F2">
        <w:trPr>
          <w:trHeight w:val="314"/>
        </w:trPr>
        <w:tc>
          <w:tcPr>
            <w:tcW w:w="2246" w:type="dxa"/>
            <w:shd w:val="clear" w:color="000000" w:fill="FFFFFF"/>
          </w:tcPr>
          <w:p w14:paraId="7FA99444" w14:textId="667D6A8C" w:rsidR="000670F2" w:rsidRPr="004342C6" w:rsidRDefault="000670F2" w:rsidP="000670F2">
            <w:pPr>
              <w:contextualSpacing w:val="0"/>
              <w:jc w:val="center"/>
              <w:rPr>
                <w:rFonts w:eastAsia="Times New Roman" w:cs="Arial"/>
                <w:color w:val="000000"/>
              </w:rPr>
            </w:pPr>
            <w:r w:rsidRPr="004342C6">
              <w:rPr>
                <w:rFonts w:eastAsia="Times New Roman" w:cs="Arial"/>
                <w:color w:val="000000"/>
              </w:rPr>
              <w:t>MHPD.FR.0</w:t>
            </w:r>
            <w:r w:rsidR="00976FEE" w:rsidRPr="004342C6">
              <w:rPr>
                <w:rFonts w:eastAsia="Times New Roman" w:cs="Arial"/>
                <w:color w:val="000000"/>
              </w:rPr>
              <w:t>8</w:t>
            </w:r>
            <w:r w:rsidRPr="004342C6">
              <w:rPr>
                <w:rFonts w:eastAsia="Times New Roman" w:cs="Arial"/>
                <w:color w:val="000000"/>
              </w:rPr>
              <w:t>.001</w:t>
            </w:r>
          </w:p>
        </w:tc>
        <w:tc>
          <w:tcPr>
            <w:tcW w:w="7024" w:type="dxa"/>
            <w:shd w:val="clear" w:color="000000" w:fill="FFFFFF"/>
          </w:tcPr>
          <w:p w14:paraId="515FB317" w14:textId="2C908B0F" w:rsidR="00F01B61" w:rsidRPr="004342C6" w:rsidRDefault="00252195" w:rsidP="00976FEE">
            <w:pPr>
              <w:rPr>
                <w:rFonts w:cs="Arial"/>
              </w:rPr>
            </w:pPr>
            <w:r w:rsidRPr="004342C6">
              <w:rPr>
                <w:rFonts w:cs="Arial"/>
              </w:rPr>
              <w:t>The system</w:t>
            </w:r>
            <w:r w:rsidR="00F01B61" w:rsidRPr="004342C6">
              <w:rPr>
                <w:rFonts w:cs="Arial"/>
              </w:rPr>
              <w:t xml:space="preserve"> shall deny MassHealth Coverage to a member when the following aid categories are received from Pre</w:t>
            </w:r>
            <w:r w:rsidR="004D6E93">
              <w:rPr>
                <w:rFonts w:cs="Arial"/>
              </w:rPr>
              <w:t>-</w:t>
            </w:r>
            <w:r w:rsidR="00F01B61" w:rsidRPr="004342C6">
              <w:rPr>
                <w:rFonts w:cs="Arial"/>
              </w:rPr>
              <w:t>MMIS Call</w:t>
            </w:r>
            <w:r w:rsidR="007D2C0A">
              <w:rPr>
                <w:rFonts w:cs="Arial"/>
              </w:rPr>
              <w:t>,</w:t>
            </w:r>
            <w:r w:rsidR="00F01B61" w:rsidRPr="004342C6">
              <w:rPr>
                <w:rFonts w:cs="Arial"/>
              </w:rPr>
              <w:t xml:space="preserve"> and coverage is active</w:t>
            </w:r>
          </w:p>
          <w:p w14:paraId="2530C2E3" w14:textId="77777777" w:rsidR="007D2C0A" w:rsidRDefault="007D2C0A" w:rsidP="00976FEE">
            <w:pPr>
              <w:rPr>
                <w:rFonts w:cs="Arial"/>
              </w:rPr>
            </w:pPr>
          </w:p>
          <w:p w14:paraId="6336B8F8" w14:textId="73616AF1" w:rsidR="001062E8" w:rsidRDefault="001062E8" w:rsidP="00976FEE">
            <w:pPr>
              <w:rPr>
                <w:rFonts w:cs="Arial"/>
              </w:rPr>
            </w:pPr>
            <w:r w:rsidRPr="004342C6">
              <w:rPr>
                <w:rFonts w:cs="Arial"/>
              </w:rPr>
              <w:t>This call goes during every eligibility submission for applying and Non</w:t>
            </w:r>
            <w:r w:rsidR="007D2C0A">
              <w:rPr>
                <w:rFonts w:cs="Arial"/>
              </w:rPr>
              <w:t>-</w:t>
            </w:r>
            <w:r w:rsidRPr="004342C6">
              <w:rPr>
                <w:rFonts w:cs="Arial"/>
              </w:rPr>
              <w:t xml:space="preserve">applying members. </w:t>
            </w:r>
          </w:p>
          <w:p w14:paraId="7B508F91" w14:textId="77777777" w:rsidR="004D6E93" w:rsidRPr="004342C6" w:rsidRDefault="004D6E93" w:rsidP="00976FEE">
            <w:pPr>
              <w:rPr>
                <w:rFonts w:cs="Arial"/>
              </w:rPr>
            </w:pPr>
          </w:p>
          <w:p w14:paraId="7B853999" w14:textId="727F5252" w:rsidR="00F01B61" w:rsidRPr="004342C6" w:rsidRDefault="00F01B61" w:rsidP="00F01B61">
            <w:pPr>
              <w:rPr>
                <w:rFonts w:cs="Arial"/>
                <w:b/>
                <w:bCs/>
              </w:rPr>
            </w:pPr>
            <w:r w:rsidRPr="004342C6">
              <w:rPr>
                <w:rFonts w:cs="Arial"/>
                <w:b/>
                <w:bCs/>
              </w:rPr>
              <w:t xml:space="preserve">List of aid categories which deny MH are as follows </w:t>
            </w:r>
          </w:p>
          <w:p w14:paraId="72101BD1" w14:textId="4D33112F" w:rsidR="009702A5" w:rsidRPr="004342C6" w:rsidRDefault="006351D8" w:rsidP="00F01B61">
            <w:pPr>
              <w:rPr>
                <w:rFonts w:cs="Arial"/>
                <w:b/>
                <w:bCs/>
              </w:rPr>
            </w:pPr>
            <w:r w:rsidRPr="004342C6">
              <w:rPr>
                <w:rFonts w:cs="Arial"/>
                <w:color w:val="333333"/>
                <w:sz w:val="21"/>
                <w:szCs w:val="21"/>
                <w:shd w:val="clear" w:color="auto" w:fill="FFFFFF"/>
              </w:rPr>
              <w:t>'00',</w:t>
            </w:r>
            <w:r w:rsidRPr="004342C6">
              <w:rPr>
                <w:rFonts w:cs="Arial"/>
                <w:color w:val="333333"/>
                <w:sz w:val="21"/>
                <w:szCs w:val="21"/>
              </w:rPr>
              <w:br/>
            </w:r>
            <w:r w:rsidRPr="004342C6">
              <w:rPr>
                <w:rFonts w:cs="Arial"/>
                <w:color w:val="333333"/>
                <w:sz w:val="21"/>
                <w:szCs w:val="21"/>
                <w:shd w:val="clear" w:color="auto" w:fill="FFFFFF"/>
              </w:rPr>
              <w:t>'01',</w:t>
            </w:r>
            <w:r w:rsidRPr="004342C6">
              <w:rPr>
                <w:rFonts w:cs="Arial"/>
                <w:color w:val="333333"/>
                <w:sz w:val="21"/>
                <w:szCs w:val="21"/>
              </w:rPr>
              <w:br/>
            </w:r>
            <w:r w:rsidRPr="004342C6">
              <w:rPr>
                <w:rFonts w:cs="Arial"/>
                <w:color w:val="333333"/>
                <w:sz w:val="21"/>
                <w:szCs w:val="21"/>
                <w:shd w:val="clear" w:color="auto" w:fill="FFFFFF"/>
              </w:rPr>
              <w:t>'03',</w:t>
            </w:r>
            <w:r w:rsidRPr="004342C6">
              <w:rPr>
                <w:rFonts w:cs="Arial"/>
                <w:color w:val="333333"/>
                <w:sz w:val="21"/>
                <w:szCs w:val="21"/>
              </w:rPr>
              <w:br/>
            </w:r>
            <w:r w:rsidRPr="004342C6">
              <w:rPr>
                <w:rFonts w:cs="Arial"/>
                <w:color w:val="333333"/>
                <w:sz w:val="21"/>
                <w:szCs w:val="21"/>
                <w:shd w:val="clear" w:color="auto" w:fill="FFFFFF"/>
              </w:rPr>
              <w:t>'TB',</w:t>
            </w:r>
            <w:r w:rsidRPr="004342C6">
              <w:rPr>
                <w:rFonts w:cs="Arial"/>
                <w:color w:val="333333"/>
                <w:sz w:val="21"/>
                <w:szCs w:val="21"/>
              </w:rPr>
              <w:br/>
            </w:r>
            <w:r w:rsidRPr="004342C6">
              <w:rPr>
                <w:rFonts w:cs="Arial"/>
                <w:color w:val="333333"/>
                <w:sz w:val="21"/>
                <w:szCs w:val="21"/>
                <w:shd w:val="clear" w:color="auto" w:fill="FFFFFF"/>
              </w:rPr>
              <w:t>'TF',</w:t>
            </w:r>
            <w:r w:rsidRPr="004342C6">
              <w:rPr>
                <w:rFonts w:cs="Arial"/>
                <w:color w:val="333333"/>
                <w:sz w:val="21"/>
                <w:szCs w:val="21"/>
              </w:rPr>
              <w:br/>
            </w:r>
            <w:r w:rsidRPr="004342C6">
              <w:rPr>
                <w:rFonts w:cs="Arial"/>
                <w:color w:val="333333"/>
                <w:sz w:val="21"/>
                <w:szCs w:val="21"/>
                <w:shd w:val="clear" w:color="auto" w:fill="FFFFFF"/>
              </w:rPr>
              <w:t>'TH',</w:t>
            </w:r>
            <w:r w:rsidRPr="004342C6">
              <w:rPr>
                <w:rFonts w:cs="Arial"/>
                <w:color w:val="333333"/>
                <w:sz w:val="21"/>
                <w:szCs w:val="21"/>
              </w:rPr>
              <w:br/>
            </w:r>
            <w:r w:rsidRPr="004342C6">
              <w:rPr>
                <w:rFonts w:cs="Arial"/>
                <w:color w:val="333333"/>
                <w:sz w:val="21"/>
                <w:szCs w:val="21"/>
                <w:shd w:val="clear" w:color="auto" w:fill="FFFFFF"/>
              </w:rPr>
              <w:t>'TK',</w:t>
            </w:r>
            <w:r w:rsidRPr="004342C6">
              <w:rPr>
                <w:rFonts w:cs="Arial"/>
                <w:color w:val="333333"/>
                <w:sz w:val="21"/>
                <w:szCs w:val="21"/>
              </w:rPr>
              <w:br/>
            </w:r>
            <w:r w:rsidRPr="004342C6">
              <w:rPr>
                <w:rFonts w:cs="Arial"/>
                <w:color w:val="333333"/>
                <w:sz w:val="21"/>
                <w:szCs w:val="21"/>
                <w:shd w:val="clear" w:color="auto" w:fill="FFFFFF"/>
              </w:rPr>
              <w:t>'TM',</w:t>
            </w:r>
            <w:r w:rsidRPr="004342C6">
              <w:rPr>
                <w:rFonts w:cs="Arial"/>
                <w:color w:val="333333"/>
                <w:sz w:val="21"/>
                <w:szCs w:val="21"/>
              </w:rPr>
              <w:br/>
            </w:r>
            <w:r w:rsidRPr="004342C6">
              <w:rPr>
                <w:rFonts w:cs="Arial"/>
                <w:color w:val="333333"/>
                <w:sz w:val="21"/>
                <w:szCs w:val="21"/>
                <w:shd w:val="clear" w:color="auto" w:fill="FFFFFF"/>
              </w:rPr>
              <w:lastRenderedPageBreak/>
              <w:t>'TQ',</w:t>
            </w:r>
            <w:r w:rsidRPr="004342C6">
              <w:rPr>
                <w:rFonts w:cs="Arial"/>
                <w:color w:val="333333"/>
                <w:sz w:val="21"/>
                <w:szCs w:val="21"/>
              </w:rPr>
              <w:br/>
            </w:r>
            <w:r w:rsidRPr="004342C6">
              <w:rPr>
                <w:rFonts w:cs="Arial"/>
                <w:color w:val="333333"/>
                <w:sz w:val="21"/>
                <w:szCs w:val="21"/>
                <w:shd w:val="clear" w:color="auto" w:fill="FFFFFF"/>
              </w:rPr>
              <w:t>'TR',</w:t>
            </w:r>
            <w:r w:rsidRPr="004342C6">
              <w:rPr>
                <w:rFonts w:cs="Arial"/>
                <w:color w:val="333333"/>
                <w:sz w:val="21"/>
                <w:szCs w:val="21"/>
              </w:rPr>
              <w:br/>
            </w:r>
            <w:r w:rsidRPr="004342C6">
              <w:rPr>
                <w:rFonts w:cs="Arial"/>
                <w:color w:val="333333"/>
                <w:sz w:val="21"/>
                <w:szCs w:val="21"/>
                <w:shd w:val="clear" w:color="auto" w:fill="FFFFFF"/>
              </w:rPr>
              <w:t>'TS',</w:t>
            </w:r>
            <w:r w:rsidRPr="004342C6">
              <w:rPr>
                <w:rFonts w:cs="Arial"/>
                <w:color w:val="333333"/>
                <w:sz w:val="21"/>
                <w:szCs w:val="21"/>
              </w:rPr>
              <w:br/>
            </w:r>
            <w:r w:rsidRPr="004342C6">
              <w:rPr>
                <w:rFonts w:cs="Arial"/>
                <w:color w:val="333333"/>
                <w:sz w:val="21"/>
                <w:szCs w:val="21"/>
                <w:shd w:val="clear" w:color="auto" w:fill="FFFFFF"/>
              </w:rPr>
              <w:t>'UJ',</w:t>
            </w:r>
            <w:r w:rsidRPr="004342C6">
              <w:rPr>
                <w:rFonts w:cs="Arial"/>
                <w:color w:val="333333"/>
                <w:sz w:val="21"/>
                <w:szCs w:val="21"/>
              </w:rPr>
              <w:br/>
            </w:r>
            <w:r w:rsidRPr="004342C6">
              <w:rPr>
                <w:rFonts w:cs="Arial"/>
                <w:color w:val="333333"/>
                <w:sz w:val="21"/>
                <w:szCs w:val="21"/>
                <w:shd w:val="clear" w:color="auto" w:fill="FFFFFF"/>
              </w:rPr>
              <w:t>'UK',</w:t>
            </w:r>
            <w:r w:rsidRPr="004342C6">
              <w:rPr>
                <w:rFonts w:cs="Arial"/>
                <w:color w:val="333333"/>
                <w:sz w:val="21"/>
                <w:szCs w:val="21"/>
              </w:rPr>
              <w:br/>
            </w:r>
            <w:r w:rsidRPr="004342C6">
              <w:rPr>
                <w:rFonts w:cs="Arial"/>
                <w:color w:val="333333"/>
                <w:sz w:val="21"/>
                <w:szCs w:val="21"/>
                <w:shd w:val="clear" w:color="auto" w:fill="FFFFFF"/>
              </w:rPr>
              <w:t>'UL',</w:t>
            </w:r>
            <w:r w:rsidRPr="004342C6">
              <w:rPr>
                <w:rFonts w:cs="Arial"/>
                <w:color w:val="333333"/>
                <w:sz w:val="21"/>
                <w:szCs w:val="21"/>
              </w:rPr>
              <w:br/>
            </w:r>
            <w:r w:rsidRPr="004342C6">
              <w:rPr>
                <w:rFonts w:cs="Arial"/>
                <w:color w:val="333333"/>
                <w:sz w:val="21"/>
                <w:szCs w:val="21"/>
                <w:shd w:val="clear" w:color="auto" w:fill="FFFFFF"/>
              </w:rPr>
              <w:t>'UU',</w:t>
            </w:r>
            <w:r w:rsidRPr="004342C6">
              <w:rPr>
                <w:rFonts w:cs="Arial"/>
                <w:color w:val="333333"/>
                <w:sz w:val="21"/>
                <w:szCs w:val="21"/>
              </w:rPr>
              <w:br/>
            </w:r>
            <w:r w:rsidRPr="004342C6">
              <w:rPr>
                <w:rFonts w:cs="Arial"/>
                <w:color w:val="333333"/>
                <w:sz w:val="21"/>
                <w:szCs w:val="21"/>
                <w:shd w:val="clear" w:color="auto" w:fill="FFFFFF"/>
              </w:rPr>
              <w:t>'UM',</w:t>
            </w:r>
            <w:r w:rsidRPr="004342C6">
              <w:rPr>
                <w:rFonts w:cs="Arial"/>
                <w:color w:val="333333"/>
                <w:sz w:val="21"/>
                <w:szCs w:val="21"/>
              </w:rPr>
              <w:br/>
            </w:r>
            <w:r w:rsidRPr="004342C6">
              <w:rPr>
                <w:rFonts w:cs="Arial"/>
                <w:color w:val="333333"/>
                <w:sz w:val="21"/>
                <w:szCs w:val="21"/>
                <w:shd w:val="clear" w:color="auto" w:fill="FFFFFF"/>
              </w:rPr>
              <w:t>'UN',</w:t>
            </w:r>
            <w:r w:rsidRPr="004342C6">
              <w:rPr>
                <w:rFonts w:cs="Arial"/>
                <w:color w:val="333333"/>
                <w:sz w:val="21"/>
                <w:szCs w:val="21"/>
              </w:rPr>
              <w:br/>
            </w:r>
            <w:r w:rsidRPr="004342C6">
              <w:rPr>
                <w:rFonts w:cs="Arial"/>
                <w:color w:val="333333"/>
                <w:sz w:val="21"/>
                <w:szCs w:val="21"/>
                <w:shd w:val="clear" w:color="auto" w:fill="FFFFFF"/>
              </w:rPr>
              <w:t>'UP',</w:t>
            </w:r>
            <w:r w:rsidRPr="004342C6">
              <w:rPr>
                <w:rFonts w:cs="Arial"/>
                <w:color w:val="333333"/>
                <w:sz w:val="21"/>
                <w:szCs w:val="21"/>
              </w:rPr>
              <w:br/>
            </w:r>
            <w:r w:rsidRPr="004342C6">
              <w:rPr>
                <w:rFonts w:cs="Arial"/>
                <w:color w:val="333333"/>
                <w:sz w:val="21"/>
                <w:szCs w:val="21"/>
                <w:shd w:val="clear" w:color="auto" w:fill="FFFFFF"/>
              </w:rPr>
              <w:t>'US',</w:t>
            </w:r>
            <w:r w:rsidRPr="004342C6">
              <w:rPr>
                <w:rFonts w:cs="Arial"/>
                <w:color w:val="333333"/>
                <w:sz w:val="21"/>
                <w:szCs w:val="21"/>
              </w:rPr>
              <w:br/>
            </w:r>
            <w:r w:rsidRPr="004342C6">
              <w:rPr>
                <w:rFonts w:cs="Arial"/>
                <w:color w:val="333333"/>
                <w:sz w:val="21"/>
                <w:szCs w:val="21"/>
                <w:shd w:val="clear" w:color="auto" w:fill="FFFFFF"/>
              </w:rPr>
              <w:t>'UT',</w:t>
            </w:r>
            <w:r w:rsidRPr="004342C6">
              <w:rPr>
                <w:rFonts w:cs="Arial"/>
                <w:color w:val="333333"/>
                <w:sz w:val="21"/>
                <w:szCs w:val="21"/>
              </w:rPr>
              <w:br/>
            </w:r>
            <w:r w:rsidRPr="004342C6">
              <w:rPr>
                <w:rFonts w:cs="Arial"/>
                <w:color w:val="333333"/>
                <w:sz w:val="21"/>
                <w:szCs w:val="21"/>
                <w:shd w:val="clear" w:color="auto" w:fill="FFFFFF"/>
              </w:rPr>
              <w:t>'TN',</w:t>
            </w:r>
            <w:r w:rsidRPr="004342C6">
              <w:rPr>
                <w:rFonts w:cs="Arial"/>
                <w:color w:val="333333"/>
                <w:sz w:val="21"/>
                <w:szCs w:val="21"/>
              </w:rPr>
              <w:br/>
            </w:r>
            <w:r w:rsidRPr="004342C6">
              <w:rPr>
                <w:rFonts w:cs="Arial"/>
                <w:color w:val="333333"/>
                <w:sz w:val="21"/>
                <w:szCs w:val="21"/>
                <w:shd w:val="clear" w:color="auto" w:fill="FFFFFF"/>
              </w:rPr>
              <w:t>'TP',</w:t>
            </w:r>
            <w:r w:rsidRPr="004342C6">
              <w:rPr>
                <w:rFonts w:cs="Arial"/>
                <w:color w:val="333333"/>
                <w:sz w:val="21"/>
                <w:szCs w:val="21"/>
              </w:rPr>
              <w:br/>
            </w:r>
            <w:r w:rsidRPr="004342C6">
              <w:rPr>
                <w:rFonts w:cs="Arial"/>
                <w:color w:val="333333"/>
                <w:sz w:val="21"/>
                <w:szCs w:val="21"/>
                <w:shd w:val="clear" w:color="auto" w:fill="FFFFFF"/>
              </w:rPr>
              <w:t>'20',</w:t>
            </w:r>
            <w:r w:rsidRPr="004342C6">
              <w:rPr>
                <w:rFonts w:cs="Arial"/>
                <w:color w:val="333333"/>
                <w:sz w:val="21"/>
                <w:szCs w:val="21"/>
              </w:rPr>
              <w:br/>
            </w:r>
            <w:r w:rsidRPr="004342C6">
              <w:rPr>
                <w:rFonts w:cs="Arial"/>
                <w:color w:val="333333"/>
                <w:sz w:val="21"/>
                <w:szCs w:val="21"/>
                <w:shd w:val="clear" w:color="auto" w:fill="FFFFFF"/>
              </w:rPr>
              <w:t>'21',</w:t>
            </w:r>
            <w:r w:rsidRPr="004342C6">
              <w:rPr>
                <w:rFonts w:cs="Arial"/>
                <w:color w:val="333333"/>
                <w:sz w:val="21"/>
                <w:szCs w:val="21"/>
              </w:rPr>
              <w:br/>
            </w:r>
            <w:r w:rsidRPr="004342C6">
              <w:rPr>
                <w:rFonts w:cs="Arial"/>
                <w:color w:val="333333"/>
                <w:sz w:val="21"/>
                <w:szCs w:val="21"/>
                <w:shd w:val="clear" w:color="auto" w:fill="FFFFFF"/>
              </w:rPr>
              <w:t>'TA',</w:t>
            </w:r>
            <w:r w:rsidRPr="004342C6">
              <w:rPr>
                <w:rFonts w:cs="Arial"/>
                <w:color w:val="333333"/>
                <w:sz w:val="21"/>
                <w:szCs w:val="21"/>
              </w:rPr>
              <w:br/>
            </w:r>
            <w:r w:rsidRPr="004342C6">
              <w:rPr>
                <w:rFonts w:cs="Arial"/>
                <w:color w:val="333333"/>
                <w:sz w:val="21"/>
                <w:szCs w:val="21"/>
                <w:shd w:val="clear" w:color="auto" w:fill="FFFFFF"/>
              </w:rPr>
              <w:t>'TE',</w:t>
            </w:r>
            <w:r w:rsidRPr="004342C6">
              <w:rPr>
                <w:rFonts w:cs="Arial"/>
                <w:color w:val="333333"/>
                <w:sz w:val="21"/>
                <w:szCs w:val="21"/>
              </w:rPr>
              <w:br/>
            </w:r>
            <w:r w:rsidRPr="004342C6">
              <w:rPr>
                <w:rFonts w:cs="Arial"/>
                <w:color w:val="333333"/>
                <w:sz w:val="21"/>
                <w:szCs w:val="21"/>
                <w:shd w:val="clear" w:color="auto" w:fill="FFFFFF"/>
              </w:rPr>
              <w:t>'TG',</w:t>
            </w:r>
            <w:r w:rsidRPr="004342C6">
              <w:rPr>
                <w:rFonts w:cs="Arial"/>
                <w:color w:val="333333"/>
                <w:sz w:val="21"/>
                <w:szCs w:val="21"/>
              </w:rPr>
              <w:br/>
            </w:r>
            <w:r w:rsidRPr="004342C6">
              <w:rPr>
                <w:rFonts w:cs="Arial"/>
                <w:color w:val="333333"/>
                <w:sz w:val="21"/>
                <w:szCs w:val="21"/>
                <w:shd w:val="clear" w:color="auto" w:fill="FFFFFF"/>
              </w:rPr>
              <w:t>'TJ',</w:t>
            </w:r>
            <w:r w:rsidRPr="004342C6">
              <w:rPr>
                <w:rFonts w:cs="Arial"/>
                <w:color w:val="333333"/>
                <w:sz w:val="21"/>
                <w:szCs w:val="21"/>
              </w:rPr>
              <w:br/>
            </w:r>
            <w:r w:rsidRPr="004342C6">
              <w:rPr>
                <w:rFonts w:cs="Arial"/>
                <w:color w:val="333333"/>
                <w:sz w:val="21"/>
                <w:szCs w:val="21"/>
                <w:shd w:val="clear" w:color="auto" w:fill="FFFFFF"/>
              </w:rPr>
              <w:t>'TL',</w:t>
            </w:r>
            <w:r w:rsidRPr="004342C6">
              <w:rPr>
                <w:rFonts w:cs="Arial"/>
                <w:color w:val="333333"/>
                <w:sz w:val="21"/>
                <w:szCs w:val="21"/>
              </w:rPr>
              <w:br/>
            </w:r>
            <w:r w:rsidRPr="004342C6">
              <w:rPr>
                <w:rFonts w:cs="Arial"/>
                <w:color w:val="333333"/>
                <w:sz w:val="21"/>
                <w:szCs w:val="21"/>
                <w:shd w:val="clear" w:color="auto" w:fill="FFFFFF"/>
              </w:rPr>
              <w:t>'TX',</w:t>
            </w:r>
            <w:r w:rsidRPr="004342C6">
              <w:rPr>
                <w:rFonts w:cs="Arial"/>
                <w:color w:val="333333"/>
                <w:sz w:val="21"/>
                <w:szCs w:val="21"/>
              </w:rPr>
              <w:br/>
            </w:r>
            <w:r w:rsidRPr="004342C6">
              <w:rPr>
                <w:rFonts w:cs="Arial"/>
                <w:color w:val="333333"/>
                <w:sz w:val="21"/>
                <w:szCs w:val="21"/>
                <w:shd w:val="clear" w:color="auto" w:fill="FFFFFF"/>
              </w:rPr>
              <w:t>'TY',</w:t>
            </w:r>
            <w:r w:rsidRPr="004342C6">
              <w:rPr>
                <w:rFonts w:cs="Arial"/>
                <w:color w:val="333333"/>
                <w:sz w:val="21"/>
                <w:szCs w:val="21"/>
              </w:rPr>
              <w:br/>
            </w:r>
            <w:r w:rsidRPr="004342C6">
              <w:rPr>
                <w:rFonts w:cs="Arial"/>
                <w:color w:val="333333"/>
                <w:sz w:val="21"/>
                <w:szCs w:val="21"/>
                <w:shd w:val="clear" w:color="auto" w:fill="FFFFFF"/>
              </w:rPr>
              <w:t>'UB',</w:t>
            </w:r>
            <w:r w:rsidRPr="004342C6">
              <w:rPr>
                <w:rFonts w:cs="Arial"/>
                <w:color w:val="333333"/>
                <w:sz w:val="21"/>
                <w:szCs w:val="21"/>
              </w:rPr>
              <w:br/>
            </w:r>
            <w:r w:rsidRPr="004342C6">
              <w:rPr>
                <w:rFonts w:cs="Arial"/>
                <w:color w:val="333333"/>
                <w:sz w:val="21"/>
                <w:szCs w:val="21"/>
                <w:shd w:val="clear" w:color="auto" w:fill="FFFFFF"/>
              </w:rPr>
              <w:t>'UD',</w:t>
            </w:r>
            <w:r w:rsidRPr="004342C6">
              <w:rPr>
                <w:rFonts w:cs="Arial"/>
                <w:color w:val="333333"/>
                <w:sz w:val="21"/>
                <w:szCs w:val="21"/>
              </w:rPr>
              <w:br/>
            </w:r>
            <w:r w:rsidRPr="004342C6">
              <w:rPr>
                <w:rFonts w:cs="Arial"/>
                <w:color w:val="333333"/>
                <w:sz w:val="21"/>
                <w:szCs w:val="21"/>
                <w:shd w:val="clear" w:color="auto" w:fill="FFFFFF"/>
              </w:rPr>
              <w:t>'UE',</w:t>
            </w:r>
            <w:r w:rsidRPr="004342C6">
              <w:rPr>
                <w:rFonts w:cs="Arial"/>
                <w:color w:val="333333"/>
                <w:sz w:val="21"/>
                <w:szCs w:val="21"/>
              </w:rPr>
              <w:br/>
            </w:r>
            <w:r w:rsidRPr="004342C6">
              <w:rPr>
                <w:rFonts w:cs="Arial"/>
                <w:color w:val="333333"/>
                <w:sz w:val="21"/>
                <w:szCs w:val="21"/>
                <w:shd w:val="clear" w:color="auto" w:fill="FFFFFF"/>
              </w:rPr>
              <w:t>'UF',</w:t>
            </w:r>
            <w:r w:rsidRPr="004342C6">
              <w:rPr>
                <w:rFonts w:cs="Arial"/>
                <w:color w:val="333333"/>
                <w:sz w:val="21"/>
                <w:szCs w:val="21"/>
              </w:rPr>
              <w:br/>
            </w:r>
            <w:r w:rsidRPr="004342C6">
              <w:rPr>
                <w:rFonts w:cs="Arial"/>
                <w:color w:val="333333"/>
                <w:sz w:val="21"/>
                <w:szCs w:val="21"/>
                <w:shd w:val="clear" w:color="auto" w:fill="FFFFFF"/>
              </w:rPr>
              <w:t>'VY',</w:t>
            </w:r>
            <w:r w:rsidRPr="004342C6">
              <w:rPr>
                <w:rFonts w:cs="Arial"/>
                <w:color w:val="333333"/>
                <w:sz w:val="21"/>
                <w:szCs w:val="21"/>
              </w:rPr>
              <w:br/>
            </w:r>
            <w:r w:rsidRPr="004342C6">
              <w:rPr>
                <w:rFonts w:cs="Arial"/>
                <w:color w:val="333333"/>
                <w:sz w:val="21"/>
                <w:szCs w:val="21"/>
                <w:shd w:val="clear" w:color="auto" w:fill="FFFFFF"/>
              </w:rPr>
              <w:t>'VZ',</w:t>
            </w:r>
            <w:r w:rsidRPr="004342C6">
              <w:rPr>
                <w:rFonts w:cs="Arial"/>
                <w:color w:val="333333"/>
                <w:sz w:val="21"/>
                <w:szCs w:val="21"/>
              </w:rPr>
              <w:br/>
            </w:r>
            <w:r w:rsidRPr="004342C6">
              <w:rPr>
                <w:rFonts w:cs="Arial"/>
                <w:color w:val="333333"/>
                <w:sz w:val="21"/>
                <w:szCs w:val="21"/>
                <w:shd w:val="clear" w:color="auto" w:fill="FFFFFF"/>
              </w:rPr>
              <w:t>'VV',</w:t>
            </w:r>
            <w:r w:rsidRPr="004342C6">
              <w:rPr>
                <w:rFonts w:cs="Arial"/>
                <w:color w:val="333333"/>
                <w:sz w:val="21"/>
                <w:szCs w:val="21"/>
              </w:rPr>
              <w:br/>
            </w:r>
            <w:r w:rsidRPr="004342C6">
              <w:rPr>
                <w:rFonts w:cs="Arial"/>
                <w:color w:val="333333"/>
                <w:sz w:val="21"/>
                <w:szCs w:val="21"/>
                <w:shd w:val="clear" w:color="auto" w:fill="FFFFFF"/>
              </w:rPr>
              <w:t>'UV',</w:t>
            </w:r>
            <w:r w:rsidRPr="004342C6">
              <w:rPr>
                <w:rFonts w:cs="Arial"/>
                <w:color w:val="333333"/>
                <w:sz w:val="21"/>
                <w:szCs w:val="21"/>
              </w:rPr>
              <w:br/>
            </w:r>
            <w:r w:rsidRPr="004342C6">
              <w:rPr>
                <w:rFonts w:cs="Arial"/>
                <w:color w:val="333333"/>
                <w:sz w:val="21"/>
                <w:szCs w:val="21"/>
                <w:shd w:val="clear" w:color="auto" w:fill="FFFFFF"/>
              </w:rPr>
              <w:t>'VC',</w:t>
            </w:r>
            <w:r w:rsidRPr="004342C6">
              <w:rPr>
                <w:rFonts w:cs="Arial"/>
                <w:color w:val="333333"/>
                <w:sz w:val="21"/>
                <w:szCs w:val="21"/>
              </w:rPr>
              <w:br/>
            </w:r>
            <w:r w:rsidRPr="004342C6">
              <w:rPr>
                <w:rFonts w:cs="Arial"/>
                <w:color w:val="333333"/>
                <w:sz w:val="21"/>
                <w:szCs w:val="21"/>
                <w:shd w:val="clear" w:color="auto" w:fill="FFFFFF"/>
              </w:rPr>
              <w:t>'05'</w:t>
            </w:r>
          </w:p>
          <w:p w14:paraId="7A2D91CD" w14:textId="77777777" w:rsidR="007D2C0A" w:rsidRDefault="007D2C0A" w:rsidP="00976FEE">
            <w:pPr>
              <w:rPr>
                <w:rFonts w:cs="Arial"/>
              </w:rPr>
            </w:pPr>
          </w:p>
          <w:p w14:paraId="47879DB5" w14:textId="70D615C3" w:rsidR="000670F2" w:rsidRPr="004342C6" w:rsidRDefault="00F5150F" w:rsidP="00976FEE">
            <w:pPr>
              <w:rPr>
                <w:rFonts w:cs="Arial"/>
              </w:rPr>
            </w:pPr>
            <w:r w:rsidRPr="004342C6">
              <w:rPr>
                <w:rFonts w:cs="Arial"/>
              </w:rPr>
              <w:t>The be</w:t>
            </w:r>
            <w:r w:rsidR="007D2C0A">
              <w:rPr>
                <w:rFonts w:cs="Arial"/>
              </w:rPr>
              <w:t>low</w:t>
            </w:r>
            <w:r w:rsidRPr="004342C6">
              <w:rPr>
                <w:rFonts w:cs="Arial"/>
              </w:rPr>
              <w:t xml:space="preserve"> table is followed for </w:t>
            </w:r>
            <w:r w:rsidR="007D2C0A">
              <w:rPr>
                <w:rFonts w:cs="Arial"/>
              </w:rPr>
              <w:t xml:space="preserve">the </w:t>
            </w:r>
            <w:r w:rsidR="004D6E93" w:rsidRPr="004342C6">
              <w:rPr>
                <w:rFonts w:cs="Arial"/>
              </w:rPr>
              <w:t>02-aid</w:t>
            </w:r>
            <w:r w:rsidRPr="004342C6">
              <w:rPr>
                <w:rFonts w:cs="Arial"/>
              </w:rPr>
              <w:t xml:space="preserve"> category. </w:t>
            </w:r>
          </w:p>
          <w:p w14:paraId="53361090" w14:textId="77777777" w:rsidR="00F5150F" w:rsidRPr="004342C6" w:rsidRDefault="00F5150F" w:rsidP="00976FEE">
            <w:pPr>
              <w:rPr>
                <w:rFonts w:cs="Arial"/>
              </w:rPr>
            </w:pPr>
          </w:p>
          <w:tbl>
            <w:tblPr>
              <w:tblW w:w="4552" w:type="dxa"/>
              <w:tblInd w:w="30" w:type="dxa"/>
              <w:shd w:val="clear" w:color="auto" w:fill="FFFFFF"/>
              <w:tblCellMar>
                <w:top w:w="15" w:type="dxa"/>
                <w:left w:w="15" w:type="dxa"/>
                <w:bottom w:w="15" w:type="dxa"/>
                <w:right w:w="15" w:type="dxa"/>
              </w:tblCellMar>
              <w:tblLook w:val="04A0" w:firstRow="1" w:lastRow="0" w:firstColumn="1" w:lastColumn="0" w:noHBand="0" w:noVBand="1"/>
            </w:tblPr>
            <w:tblGrid>
              <w:gridCol w:w="996"/>
              <w:gridCol w:w="2339"/>
              <w:gridCol w:w="1217"/>
            </w:tblGrid>
            <w:tr w:rsidR="00F5150F" w:rsidRPr="004342C6" w14:paraId="1FEC6466" w14:textId="77777777" w:rsidTr="00F5150F">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609041F7"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b/>
                      <w:bCs/>
                      <w:color w:val="333333"/>
                      <w:sz w:val="21"/>
                      <w:szCs w:val="21"/>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193F9998"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b/>
                      <w:bCs/>
                      <w:color w:val="333333"/>
                      <w:sz w:val="21"/>
                      <w:szCs w:val="21"/>
                    </w:rPr>
                    <w:t>cde_start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28F6D23E"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b/>
                      <w:bCs/>
                      <w:color w:val="333333"/>
                      <w:sz w:val="21"/>
                      <w:szCs w:val="21"/>
                    </w:rPr>
                    <w:t>DENY MH?</w:t>
                  </w:r>
                </w:p>
              </w:tc>
            </w:tr>
            <w:tr w:rsidR="00F5150F" w:rsidRPr="004342C6" w14:paraId="0F5FAA8D" w14:textId="77777777" w:rsidTr="00F5150F">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4AD468A8"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51BFD96F"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Any value other than 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1151EF8D"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Yes</w:t>
                  </w:r>
                </w:p>
              </w:tc>
            </w:tr>
            <w:tr w:rsidR="00F5150F" w:rsidRPr="004342C6" w14:paraId="05E9AF2C" w14:textId="77777777" w:rsidTr="00F5150F">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641E8AC8"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02BF1744"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3DA534DC"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No</w:t>
                  </w:r>
                </w:p>
              </w:tc>
            </w:tr>
          </w:tbl>
          <w:p w14:paraId="3AE1532F" w14:textId="38BA03F1" w:rsidR="00F5150F" w:rsidRPr="004342C6" w:rsidRDefault="00F5150F" w:rsidP="00976FEE">
            <w:pPr>
              <w:rPr>
                <w:rFonts w:cs="Arial"/>
              </w:rPr>
            </w:pPr>
          </w:p>
        </w:tc>
      </w:tr>
      <w:tr w:rsidR="000670F2" w:rsidRPr="004342C6" w14:paraId="377CA047" w14:textId="77777777" w:rsidTr="000670F2">
        <w:trPr>
          <w:trHeight w:val="314"/>
        </w:trPr>
        <w:tc>
          <w:tcPr>
            <w:tcW w:w="2246" w:type="dxa"/>
            <w:shd w:val="clear" w:color="000000" w:fill="FFFFFF"/>
          </w:tcPr>
          <w:p w14:paraId="67112613" w14:textId="7A453B6E" w:rsidR="000670F2" w:rsidRPr="004342C6" w:rsidRDefault="000670F2" w:rsidP="000670F2">
            <w:pPr>
              <w:contextualSpacing w:val="0"/>
              <w:jc w:val="center"/>
              <w:rPr>
                <w:rFonts w:eastAsia="Times New Roman" w:cs="Arial"/>
                <w:color w:val="000000"/>
              </w:rPr>
            </w:pPr>
            <w:r w:rsidRPr="004342C6">
              <w:rPr>
                <w:rFonts w:eastAsia="Times New Roman" w:cs="Arial"/>
                <w:color w:val="000000"/>
              </w:rPr>
              <w:lastRenderedPageBreak/>
              <w:t>MHPD.FR.0</w:t>
            </w:r>
            <w:r w:rsidR="00976FEE" w:rsidRPr="004342C6">
              <w:rPr>
                <w:rFonts w:eastAsia="Times New Roman" w:cs="Arial"/>
                <w:color w:val="000000"/>
              </w:rPr>
              <w:t>8</w:t>
            </w:r>
            <w:r w:rsidRPr="004342C6">
              <w:rPr>
                <w:rFonts w:eastAsia="Times New Roman" w:cs="Arial"/>
                <w:color w:val="000000"/>
              </w:rPr>
              <w:t>.00</w:t>
            </w:r>
            <w:r w:rsidR="009702A5" w:rsidRPr="004342C6">
              <w:rPr>
                <w:rFonts w:eastAsia="Times New Roman" w:cs="Arial"/>
                <w:color w:val="000000"/>
              </w:rPr>
              <w:t>2</w:t>
            </w:r>
          </w:p>
        </w:tc>
        <w:tc>
          <w:tcPr>
            <w:tcW w:w="7024" w:type="dxa"/>
            <w:shd w:val="clear" w:color="000000" w:fill="FFFFFF"/>
          </w:tcPr>
          <w:p w14:paraId="5B8E5E66" w14:textId="77777777" w:rsidR="000670F2" w:rsidRDefault="00F01B61" w:rsidP="000670F2">
            <w:pPr>
              <w:rPr>
                <w:rFonts w:eastAsia="Times New Roman" w:cs="Arial"/>
                <w:color w:val="060808" w:themeColor="text1"/>
                <w:lang w:val="en-IN" w:eastAsia="en-IN"/>
              </w:rPr>
            </w:pPr>
            <w:r w:rsidRPr="004342C6">
              <w:rPr>
                <w:rFonts w:eastAsia="Times New Roman" w:cs="Arial"/>
                <w:color w:val="060808" w:themeColor="text1"/>
                <w:lang w:val="en-IN" w:eastAsia="en-IN"/>
              </w:rPr>
              <w:t xml:space="preserve">The system shall check whether the date of birth of the child lies in between the </w:t>
            </w:r>
            <w:r w:rsidR="007D2C0A">
              <w:rPr>
                <w:rFonts w:eastAsia="Times New Roman" w:cs="Arial"/>
                <w:color w:val="060808" w:themeColor="text1"/>
                <w:lang w:val="en-IN" w:eastAsia="en-IN"/>
              </w:rPr>
              <w:t>start</w:t>
            </w:r>
            <w:r w:rsidRPr="004342C6">
              <w:rPr>
                <w:rFonts w:eastAsia="Times New Roman" w:cs="Arial"/>
                <w:color w:val="060808" w:themeColor="text1"/>
                <w:lang w:val="en-IN" w:eastAsia="en-IN"/>
              </w:rPr>
              <w:t xml:space="preserve"> date and the </w:t>
            </w:r>
            <w:r w:rsidR="000D7B29" w:rsidRPr="004342C6">
              <w:rPr>
                <w:rFonts w:eastAsia="Times New Roman" w:cs="Arial"/>
                <w:color w:val="060808" w:themeColor="text1"/>
                <w:lang w:val="en-IN" w:eastAsia="en-IN"/>
              </w:rPr>
              <w:t>end</w:t>
            </w:r>
            <w:r w:rsidRPr="004342C6">
              <w:rPr>
                <w:rFonts w:eastAsia="Times New Roman" w:cs="Arial"/>
                <w:color w:val="060808" w:themeColor="text1"/>
                <w:lang w:val="en-IN" w:eastAsia="en-IN"/>
              </w:rPr>
              <w:t xml:space="preserve"> date of the aid category received for the MH mother only then the HIX system utilize the member benefit search response from MMIS to award the eligibility as part of the eligibility determination process in HIX system </w:t>
            </w:r>
            <w:r w:rsidR="00AF3364" w:rsidRPr="004342C6">
              <w:rPr>
                <w:rFonts w:eastAsia="Times New Roman" w:cs="Arial"/>
                <w:color w:val="060808" w:themeColor="text1"/>
                <w:lang w:val="en-IN" w:eastAsia="en-IN"/>
              </w:rPr>
              <w:t>for</w:t>
            </w:r>
            <w:r w:rsidRPr="004342C6">
              <w:rPr>
                <w:rFonts w:eastAsia="Times New Roman" w:cs="Arial"/>
                <w:color w:val="060808" w:themeColor="text1"/>
                <w:lang w:val="en-IN" w:eastAsia="en-IN"/>
              </w:rPr>
              <w:t xml:space="preserve"> </w:t>
            </w:r>
            <w:r w:rsidR="007D2C0A">
              <w:rPr>
                <w:rFonts w:eastAsia="Times New Roman" w:cs="Arial"/>
                <w:color w:val="060808" w:themeColor="text1"/>
                <w:lang w:val="en-IN" w:eastAsia="en-IN"/>
              </w:rPr>
              <w:t xml:space="preserve">a </w:t>
            </w:r>
            <w:r w:rsidRPr="004342C6">
              <w:rPr>
                <w:rFonts w:eastAsia="Times New Roman" w:cs="Arial"/>
                <w:color w:val="060808" w:themeColor="text1"/>
                <w:lang w:val="en-IN" w:eastAsia="en-IN"/>
              </w:rPr>
              <w:t>child born to MH mother scenario</w:t>
            </w:r>
            <w:r w:rsidR="00AF3364" w:rsidRPr="004342C6">
              <w:rPr>
                <w:rFonts w:eastAsia="Times New Roman" w:cs="Arial"/>
                <w:color w:val="060808" w:themeColor="text1"/>
                <w:lang w:val="en-IN" w:eastAsia="en-IN"/>
              </w:rPr>
              <w:t>s described in Use case 15.</w:t>
            </w:r>
          </w:p>
          <w:p w14:paraId="2FBB2055" w14:textId="77777777" w:rsidR="00B072C7" w:rsidRDefault="00B072C7" w:rsidP="000670F2">
            <w:pPr>
              <w:rPr>
                <w:rFonts w:cs="Arial"/>
                <w:color w:val="060808" w:themeColor="text1"/>
                <w:lang w:val="en-IN" w:eastAsia="en-IN"/>
              </w:rPr>
            </w:pPr>
          </w:p>
          <w:p w14:paraId="3F07D0BE" w14:textId="77777777" w:rsidR="00B072C7" w:rsidRDefault="00B072C7" w:rsidP="000670F2">
            <w:pPr>
              <w:rPr>
                <w:rFonts w:cs="Arial"/>
                <w:color w:val="060808" w:themeColor="text1"/>
                <w:lang w:val="en-IN" w:eastAsia="en-IN"/>
              </w:rPr>
            </w:pPr>
          </w:p>
          <w:p w14:paraId="4DF32425" w14:textId="77777777" w:rsidR="00B072C7" w:rsidRDefault="00B072C7" w:rsidP="000670F2">
            <w:pPr>
              <w:rPr>
                <w:rFonts w:cs="Arial"/>
                <w:color w:val="060808" w:themeColor="text1"/>
                <w:lang w:val="en-IN" w:eastAsia="en-IN"/>
              </w:rPr>
            </w:pPr>
            <w:r>
              <w:rPr>
                <w:rFonts w:cs="Arial"/>
                <w:color w:val="060808" w:themeColor="text1"/>
                <w:lang w:val="en-IN" w:eastAsia="en-IN"/>
              </w:rPr>
              <w:lastRenderedPageBreak/>
              <w:t xml:space="preserve"> List of aid categories followed for Child born to MH Mother </w:t>
            </w:r>
          </w:p>
          <w:tbl>
            <w:tblPr>
              <w:tblW w:w="960" w:type="dxa"/>
              <w:tblLook w:val="04A0" w:firstRow="1" w:lastRow="0" w:firstColumn="1" w:lastColumn="0" w:noHBand="0" w:noVBand="1"/>
            </w:tblPr>
            <w:tblGrid>
              <w:gridCol w:w="960"/>
            </w:tblGrid>
            <w:tr w:rsidR="00423EC3" w:rsidRPr="00423EC3" w14:paraId="6CF3432E" w14:textId="77777777" w:rsidTr="00423EC3">
              <w:trPr>
                <w:trHeight w:val="300"/>
              </w:trPr>
              <w:tc>
                <w:tcPr>
                  <w:tcW w:w="960" w:type="dxa"/>
                  <w:tcBorders>
                    <w:top w:val="nil"/>
                    <w:left w:val="nil"/>
                    <w:bottom w:val="nil"/>
                    <w:right w:val="nil"/>
                  </w:tcBorders>
                  <w:noWrap/>
                  <w:vAlign w:val="bottom"/>
                  <w:hideMark/>
                </w:tcPr>
                <w:p w14:paraId="6FF0337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00</w:t>
                  </w:r>
                </w:p>
              </w:tc>
            </w:tr>
            <w:tr w:rsidR="00423EC3" w:rsidRPr="00423EC3" w14:paraId="034B6DB1" w14:textId="77777777" w:rsidTr="00423EC3">
              <w:trPr>
                <w:trHeight w:val="300"/>
              </w:trPr>
              <w:tc>
                <w:tcPr>
                  <w:tcW w:w="960" w:type="dxa"/>
                  <w:tcBorders>
                    <w:top w:val="nil"/>
                    <w:left w:val="nil"/>
                    <w:bottom w:val="nil"/>
                    <w:right w:val="nil"/>
                  </w:tcBorders>
                  <w:noWrap/>
                  <w:vAlign w:val="bottom"/>
                  <w:hideMark/>
                </w:tcPr>
                <w:p w14:paraId="4B652BB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01</w:t>
                  </w:r>
                </w:p>
              </w:tc>
            </w:tr>
            <w:tr w:rsidR="00423EC3" w:rsidRPr="00423EC3" w14:paraId="65B6F544" w14:textId="77777777" w:rsidTr="00423EC3">
              <w:trPr>
                <w:trHeight w:val="300"/>
              </w:trPr>
              <w:tc>
                <w:tcPr>
                  <w:tcW w:w="960" w:type="dxa"/>
                  <w:tcBorders>
                    <w:top w:val="nil"/>
                    <w:left w:val="nil"/>
                    <w:bottom w:val="nil"/>
                    <w:right w:val="nil"/>
                  </w:tcBorders>
                  <w:noWrap/>
                  <w:vAlign w:val="bottom"/>
                  <w:hideMark/>
                </w:tcPr>
                <w:p w14:paraId="7FBBE11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02</w:t>
                  </w:r>
                </w:p>
              </w:tc>
            </w:tr>
            <w:tr w:rsidR="00423EC3" w:rsidRPr="00423EC3" w14:paraId="18EB2084" w14:textId="77777777" w:rsidTr="00423EC3">
              <w:trPr>
                <w:trHeight w:val="300"/>
              </w:trPr>
              <w:tc>
                <w:tcPr>
                  <w:tcW w:w="960" w:type="dxa"/>
                  <w:tcBorders>
                    <w:top w:val="nil"/>
                    <w:left w:val="nil"/>
                    <w:bottom w:val="nil"/>
                    <w:right w:val="nil"/>
                  </w:tcBorders>
                  <w:noWrap/>
                  <w:vAlign w:val="bottom"/>
                  <w:hideMark/>
                </w:tcPr>
                <w:p w14:paraId="36EC0E3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03</w:t>
                  </w:r>
                </w:p>
              </w:tc>
            </w:tr>
            <w:tr w:rsidR="00423EC3" w:rsidRPr="00423EC3" w14:paraId="501A549D" w14:textId="77777777" w:rsidTr="00423EC3">
              <w:trPr>
                <w:trHeight w:val="300"/>
              </w:trPr>
              <w:tc>
                <w:tcPr>
                  <w:tcW w:w="960" w:type="dxa"/>
                  <w:tcBorders>
                    <w:top w:val="nil"/>
                    <w:left w:val="nil"/>
                    <w:bottom w:val="nil"/>
                    <w:right w:val="nil"/>
                  </w:tcBorders>
                  <w:noWrap/>
                  <w:vAlign w:val="bottom"/>
                  <w:hideMark/>
                </w:tcPr>
                <w:p w14:paraId="0F4B201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06</w:t>
                  </w:r>
                </w:p>
              </w:tc>
            </w:tr>
            <w:tr w:rsidR="00423EC3" w:rsidRPr="00423EC3" w14:paraId="60382152" w14:textId="77777777" w:rsidTr="00423EC3">
              <w:trPr>
                <w:trHeight w:val="300"/>
              </w:trPr>
              <w:tc>
                <w:tcPr>
                  <w:tcW w:w="960" w:type="dxa"/>
                  <w:tcBorders>
                    <w:top w:val="nil"/>
                    <w:left w:val="nil"/>
                    <w:bottom w:val="nil"/>
                    <w:right w:val="nil"/>
                  </w:tcBorders>
                  <w:noWrap/>
                  <w:vAlign w:val="bottom"/>
                  <w:hideMark/>
                </w:tcPr>
                <w:p w14:paraId="1D2CF17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69</w:t>
                  </w:r>
                </w:p>
              </w:tc>
            </w:tr>
            <w:tr w:rsidR="00423EC3" w:rsidRPr="00423EC3" w14:paraId="4991560A" w14:textId="77777777" w:rsidTr="00423EC3">
              <w:trPr>
                <w:trHeight w:val="300"/>
              </w:trPr>
              <w:tc>
                <w:tcPr>
                  <w:tcW w:w="960" w:type="dxa"/>
                  <w:tcBorders>
                    <w:top w:val="nil"/>
                    <w:left w:val="nil"/>
                    <w:bottom w:val="nil"/>
                    <w:right w:val="nil"/>
                  </w:tcBorders>
                  <w:noWrap/>
                  <w:vAlign w:val="bottom"/>
                  <w:hideMark/>
                </w:tcPr>
                <w:p w14:paraId="64631E6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46</w:t>
                  </w:r>
                </w:p>
              </w:tc>
            </w:tr>
            <w:tr w:rsidR="00423EC3" w:rsidRPr="00423EC3" w14:paraId="4B5C40A9" w14:textId="77777777" w:rsidTr="00423EC3">
              <w:trPr>
                <w:trHeight w:val="300"/>
              </w:trPr>
              <w:tc>
                <w:tcPr>
                  <w:tcW w:w="960" w:type="dxa"/>
                  <w:tcBorders>
                    <w:top w:val="nil"/>
                    <w:left w:val="nil"/>
                    <w:bottom w:val="nil"/>
                    <w:right w:val="nil"/>
                  </w:tcBorders>
                  <w:noWrap/>
                  <w:vAlign w:val="bottom"/>
                  <w:hideMark/>
                </w:tcPr>
                <w:p w14:paraId="679E9F9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08</w:t>
                  </w:r>
                </w:p>
              </w:tc>
            </w:tr>
            <w:tr w:rsidR="00423EC3" w:rsidRPr="00423EC3" w14:paraId="2B898EDD" w14:textId="77777777" w:rsidTr="00423EC3">
              <w:trPr>
                <w:trHeight w:val="300"/>
              </w:trPr>
              <w:tc>
                <w:tcPr>
                  <w:tcW w:w="960" w:type="dxa"/>
                  <w:tcBorders>
                    <w:top w:val="nil"/>
                    <w:left w:val="nil"/>
                    <w:bottom w:val="nil"/>
                    <w:right w:val="nil"/>
                  </w:tcBorders>
                  <w:noWrap/>
                  <w:vAlign w:val="bottom"/>
                  <w:hideMark/>
                </w:tcPr>
                <w:p w14:paraId="2D297C1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TB</w:t>
                  </w:r>
                </w:p>
              </w:tc>
            </w:tr>
            <w:tr w:rsidR="00423EC3" w:rsidRPr="00423EC3" w14:paraId="7ACD45EB" w14:textId="77777777" w:rsidTr="00423EC3">
              <w:trPr>
                <w:trHeight w:val="300"/>
              </w:trPr>
              <w:tc>
                <w:tcPr>
                  <w:tcW w:w="960" w:type="dxa"/>
                  <w:tcBorders>
                    <w:top w:val="nil"/>
                    <w:left w:val="nil"/>
                    <w:bottom w:val="nil"/>
                    <w:right w:val="nil"/>
                  </w:tcBorders>
                  <w:noWrap/>
                  <w:vAlign w:val="bottom"/>
                  <w:hideMark/>
                </w:tcPr>
                <w:p w14:paraId="573A835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TF</w:t>
                  </w:r>
                </w:p>
              </w:tc>
            </w:tr>
            <w:tr w:rsidR="00423EC3" w:rsidRPr="00423EC3" w14:paraId="12CDE51B" w14:textId="77777777" w:rsidTr="00423EC3">
              <w:trPr>
                <w:trHeight w:val="300"/>
              </w:trPr>
              <w:tc>
                <w:tcPr>
                  <w:tcW w:w="960" w:type="dxa"/>
                  <w:tcBorders>
                    <w:top w:val="nil"/>
                    <w:left w:val="nil"/>
                    <w:bottom w:val="nil"/>
                    <w:right w:val="nil"/>
                  </w:tcBorders>
                  <w:noWrap/>
                  <w:vAlign w:val="bottom"/>
                  <w:hideMark/>
                </w:tcPr>
                <w:p w14:paraId="300033B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TH</w:t>
                  </w:r>
                </w:p>
              </w:tc>
            </w:tr>
            <w:tr w:rsidR="00423EC3" w:rsidRPr="00423EC3" w14:paraId="0D71CFFF" w14:textId="77777777" w:rsidTr="00423EC3">
              <w:trPr>
                <w:trHeight w:val="300"/>
              </w:trPr>
              <w:tc>
                <w:tcPr>
                  <w:tcW w:w="960" w:type="dxa"/>
                  <w:tcBorders>
                    <w:top w:val="nil"/>
                    <w:left w:val="nil"/>
                    <w:bottom w:val="nil"/>
                    <w:right w:val="nil"/>
                  </w:tcBorders>
                  <w:noWrap/>
                  <w:vAlign w:val="bottom"/>
                  <w:hideMark/>
                </w:tcPr>
                <w:p w14:paraId="7FDAF18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TK</w:t>
                  </w:r>
                </w:p>
              </w:tc>
            </w:tr>
            <w:tr w:rsidR="00423EC3" w:rsidRPr="00423EC3" w14:paraId="116C2859" w14:textId="77777777" w:rsidTr="00423EC3">
              <w:trPr>
                <w:trHeight w:val="300"/>
              </w:trPr>
              <w:tc>
                <w:tcPr>
                  <w:tcW w:w="960" w:type="dxa"/>
                  <w:tcBorders>
                    <w:top w:val="nil"/>
                    <w:left w:val="nil"/>
                    <w:bottom w:val="nil"/>
                    <w:right w:val="nil"/>
                  </w:tcBorders>
                  <w:noWrap/>
                  <w:vAlign w:val="bottom"/>
                  <w:hideMark/>
                </w:tcPr>
                <w:p w14:paraId="6245236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TM</w:t>
                  </w:r>
                </w:p>
              </w:tc>
            </w:tr>
            <w:tr w:rsidR="00423EC3" w:rsidRPr="00423EC3" w14:paraId="3036C633" w14:textId="77777777" w:rsidTr="00423EC3">
              <w:trPr>
                <w:trHeight w:val="300"/>
              </w:trPr>
              <w:tc>
                <w:tcPr>
                  <w:tcW w:w="960" w:type="dxa"/>
                  <w:tcBorders>
                    <w:top w:val="nil"/>
                    <w:left w:val="nil"/>
                    <w:bottom w:val="nil"/>
                    <w:right w:val="nil"/>
                  </w:tcBorders>
                  <w:noWrap/>
                  <w:vAlign w:val="bottom"/>
                  <w:hideMark/>
                </w:tcPr>
                <w:p w14:paraId="7D54907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TQ</w:t>
                  </w:r>
                </w:p>
              </w:tc>
            </w:tr>
            <w:tr w:rsidR="00423EC3" w:rsidRPr="00423EC3" w14:paraId="00FD28FF" w14:textId="77777777" w:rsidTr="00423EC3">
              <w:trPr>
                <w:trHeight w:val="300"/>
              </w:trPr>
              <w:tc>
                <w:tcPr>
                  <w:tcW w:w="960" w:type="dxa"/>
                  <w:tcBorders>
                    <w:top w:val="nil"/>
                    <w:left w:val="nil"/>
                    <w:bottom w:val="nil"/>
                    <w:right w:val="nil"/>
                  </w:tcBorders>
                  <w:noWrap/>
                  <w:vAlign w:val="bottom"/>
                  <w:hideMark/>
                </w:tcPr>
                <w:p w14:paraId="405E695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TR</w:t>
                  </w:r>
                </w:p>
              </w:tc>
            </w:tr>
            <w:tr w:rsidR="00423EC3" w:rsidRPr="00423EC3" w14:paraId="123C4154" w14:textId="77777777" w:rsidTr="00423EC3">
              <w:trPr>
                <w:trHeight w:val="300"/>
              </w:trPr>
              <w:tc>
                <w:tcPr>
                  <w:tcW w:w="960" w:type="dxa"/>
                  <w:tcBorders>
                    <w:top w:val="nil"/>
                    <w:left w:val="nil"/>
                    <w:bottom w:val="nil"/>
                    <w:right w:val="nil"/>
                  </w:tcBorders>
                  <w:noWrap/>
                  <w:vAlign w:val="bottom"/>
                  <w:hideMark/>
                </w:tcPr>
                <w:p w14:paraId="0B1A7D0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TS</w:t>
                  </w:r>
                </w:p>
              </w:tc>
            </w:tr>
            <w:tr w:rsidR="00423EC3" w:rsidRPr="00423EC3" w14:paraId="03FE17EC" w14:textId="77777777" w:rsidTr="00423EC3">
              <w:trPr>
                <w:trHeight w:val="300"/>
              </w:trPr>
              <w:tc>
                <w:tcPr>
                  <w:tcW w:w="960" w:type="dxa"/>
                  <w:tcBorders>
                    <w:top w:val="nil"/>
                    <w:left w:val="nil"/>
                    <w:bottom w:val="nil"/>
                    <w:right w:val="nil"/>
                  </w:tcBorders>
                  <w:noWrap/>
                  <w:vAlign w:val="bottom"/>
                  <w:hideMark/>
                </w:tcPr>
                <w:p w14:paraId="2CA2FE2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UJ</w:t>
                  </w:r>
                </w:p>
              </w:tc>
            </w:tr>
            <w:tr w:rsidR="00423EC3" w:rsidRPr="00423EC3" w14:paraId="01EF2552" w14:textId="77777777" w:rsidTr="00423EC3">
              <w:trPr>
                <w:trHeight w:val="300"/>
              </w:trPr>
              <w:tc>
                <w:tcPr>
                  <w:tcW w:w="960" w:type="dxa"/>
                  <w:tcBorders>
                    <w:top w:val="nil"/>
                    <w:left w:val="nil"/>
                    <w:bottom w:val="nil"/>
                    <w:right w:val="nil"/>
                  </w:tcBorders>
                  <w:noWrap/>
                  <w:vAlign w:val="bottom"/>
                  <w:hideMark/>
                </w:tcPr>
                <w:p w14:paraId="45E8757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UK</w:t>
                  </w:r>
                </w:p>
              </w:tc>
            </w:tr>
            <w:tr w:rsidR="00423EC3" w:rsidRPr="00423EC3" w14:paraId="5812C9C3" w14:textId="77777777" w:rsidTr="00423EC3">
              <w:trPr>
                <w:trHeight w:val="300"/>
              </w:trPr>
              <w:tc>
                <w:tcPr>
                  <w:tcW w:w="960" w:type="dxa"/>
                  <w:tcBorders>
                    <w:top w:val="nil"/>
                    <w:left w:val="nil"/>
                    <w:bottom w:val="nil"/>
                    <w:right w:val="nil"/>
                  </w:tcBorders>
                  <w:noWrap/>
                  <w:vAlign w:val="bottom"/>
                  <w:hideMark/>
                </w:tcPr>
                <w:p w14:paraId="4E7776B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UL</w:t>
                  </w:r>
                </w:p>
              </w:tc>
            </w:tr>
            <w:tr w:rsidR="00423EC3" w:rsidRPr="00423EC3" w14:paraId="36D56224" w14:textId="77777777" w:rsidTr="00423EC3">
              <w:trPr>
                <w:trHeight w:val="300"/>
              </w:trPr>
              <w:tc>
                <w:tcPr>
                  <w:tcW w:w="960" w:type="dxa"/>
                  <w:tcBorders>
                    <w:top w:val="nil"/>
                    <w:left w:val="nil"/>
                    <w:bottom w:val="nil"/>
                    <w:right w:val="nil"/>
                  </w:tcBorders>
                  <w:noWrap/>
                  <w:vAlign w:val="bottom"/>
                  <w:hideMark/>
                </w:tcPr>
                <w:p w14:paraId="63D328E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UU</w:t>
                  </w:r>
                </w:p>
              </w:tc>
            </w:tr>
            <w:tr w:rsidR="00423EC3" w:rsidRPr="00423EC3" w14:paraId="56C6B0A2" w14:textId="77777777" w:rsidTr="00423EC3">
              <w:trPr>
                <w:trHeight w:val="300"/>
              </w:trPr>
              <w:tc>
                <w:tcPr>
                  <w:tcW w:w="960" w:type="dxa"/>
                  <w:tcBorders>
                    <w:top w:val="nil"/>
                    <w:left w:val="nil"/>
                    <w:bottom w:val="nil"/>
                    <w:right w:val="nil"/>
                  </w:tcBorders>
                  <w:noWrap/>
                  <w:vAlign w:val="bottom"/>
                  <w:hideMark/>
                </w:tcPr>
                <w:p w14:paraId="3322BD5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UM</w:t>
                  </w:r>
                </w:p>
              </w:tc>
            </w:tr>
            <w:tr w:rsidR="00423EC3" w:rsidRPr="00423EC3" w14:paraId="1F50C593" w14:textId="77777777" w:rsidTr="00423EC3">
              <w:trPr>
                <w:trHeight w:val="300"/>
              </w:trPr>
              <w:tc>
                <w:tcPr>
                  <w:tcW w:w="960" w:type="dxa"/>
                  <w:tcBorders>
                    <w:top w:val="nil"/>
                    <w:left w:val="nil"/>
                    <w:bottom w:val="nil"/>
                    <w:right w:val="nil"/>
                  </w:tcBorders>
                  <w:noWrap/>
                  <w:vAlign w:val="bottom"/>
                  <w:hideMark/>
                </w:tcPr>
                <w:p w14:paraId="1F7324A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UN</w:t>
                  </w:r>
                </w:p>
              </w:tc>
            </w:tr>
            <w:tr w:rsidR="00423EC3" w:rsidRPr="00423EC3" w14:paraId="53A52CFE" w14:textId="77777777" w:rsidTr="00423EC3">
              <w:trPr>
                <w:trHeight w:val="300"/>
              </w:trPr>
              <w:tc>
                <w:tcPr>
                  <w:tcW w:w="960" w:type="dxa"/>
                  <w:tcBorders>
                    <w:top w:val="nil"/>
                    <w:left w:val="nil"/>
                    <w:bottom w:val="nil"/>
                    <w:right w:val="nil"/>
                  </w:tcBorders>
                  <w:noWrap/>
                  <w:vAlign w:val="bottom"/>
                  <w:hideMark/>
                </w:tcPr>
                <w:p w14:paraId="78B85BC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UP</w:t>
                  </w:r>
                </w:p>
              </w:tc>
            </w:tr>
            <w:tr w:rsidR="00423EC3" w:rsidRPr="00423EC3" w14:paraId="7EB9A9B8" w14:textId="77777777" w:rsidTr="00423EC3">
              <w:trPr>
                <w:trHeight w:val="300"/>
              </w:trPr>
              <w:tc>
                <w:tcPr>
                  <w:tcW w:w="960" w:type="dxa"/>
                  <w:tcBorders>
                    <w:top w:val="nil"/>
                    <w:left w:val="nil"/>
                    <w:bottom w:val="nil"/>
                    <w:right w:val="nil"/>
                  </w:tcBorders>
                  <w:noWrap/>
                  <w:vAlign w:val="bottom"/>
                  <w:hideMark/>
                </w:tcPr>
                <w:p w14:paraId="02BBEE8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US</w:t>
                  </w:r>
                </w:p>
              </w:tc>
            </w:tr>
            <w:tr w:rsidR="00423EC3" w:rsidRPr="00423EC3" w14:paraId="26E98FE2" w14:textId="77777777" w:rsidTr="00423EC3">
              <w:trPr>
                <w:trHeight w:val="300"/>
              </w:trPr>
              <w:tc>
                <w:tcPr>
                  <w:tcW w:w="960" w:type="dxa"/>
                  <w:tcBorders>
                    <w:top w:val="nil"/>
                    <w:left w:val="nil"/>
                    <w:bottom w:val="nil"/>
                    <w:right w:val="nil"/>
                  </w:tcBorders>
                  <w:noWrap/>
                  <w:vAlign w:val="bottom"/>
                  <w:hideMark/>
                </w:tcPr>
                <w:p w14:paraId="33B0F66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UT</w:t>
                  </w:r>
                </w:p>
              </w:tc>
            </w:tr>
            <w:tr w:rsidR="00423EC3" w:rsidRPr="00423EC3" w14:paraId="12318BCF" w14:textId="77777777" w:rsidTr="00423EC3">
              <w:trPr>
                <w:trHeight w:val="300"/>
              </w:trPr>
              <w:tc>
                <w:tcPr>
                  <w:tcW w:w="960" w:type="dxa"/>
                  <w:tcBorders>
                    <w:top w:val="nil"/>
                    <w:left w:val="nil"/>
                    <w:bottom w:val="nil"/>
                    <w:right w:val="nil"/>
                  </w:tcBorders>
                  <w:noWrap/>
                  <w:vAlign w:val="bottom"/>
                  <w:hideMark/>
                </w:tcPr>
                <w:p w14:paraId="694188F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TN</w:t>
                  </w:r>
                </w:p>
              </w:tc>
            </w:tr>
            <w:tr w:rsidR="00423EC3" w:rsidRPr="00423EC3" w14:paraId="0C9AEE75" w14:textId="77777777" w:rsidTr="00423EC3">
              <w:trPr>
                <w:trHeight w:val="300"/>
              </w:trPr>
              <w:tc>
                <w:tcPr>
                  <w:tcW w:w="960" w:type="dxa"/>
                  <w:tcBorders>
                    <w:top w:val="nil"/>
                    <w:left w:val="nil"/>
                    <w:bottom w:val="nil"/>
                    <w:right w:val="nil"/>
                  </w:tcBorders>
                  <w:noWrap/>
                  <w:vAlign w:val="bottom"/>
                  <w:hideMark/>
                </w:tcPr>
                <w:p w14:paraId="11CD50A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TP</w:t>
                  </w:r>
                </w:p>
              </w:tc>
            </w:tr>
            <w:tr w:rsidR="00423EC3" w:rsidRPr="00423EC3" w14:paraId="4C89CD80" w14:textId="77777777" w:rsidTr="00423EC3">
              <w:trPr>
                <w:trHeight w:val="300"/>
              </w:trPr>
              <w:tc>
                <w:tcPr>
                  <w:tcW w:w="960" w:type="dxa"/>
                  <w:tcBorders>
                    <w:top w:val="nil"/>
                    <w:left w:val="nil"/>
                    <w:bottom w:val="nil"/>
                    <w:right w:val="nil"/>
                  </w:tcBorders>
                  <w:noWrap/>
                  <w:vAlign w:val="bottom"/>
                  <w:hideMark/>
                </w:tcPr>
                <w:p w14:paraId="2EBABA4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20</w:t>
                  </w:r>
                </w:p>
              </w:tc>
            </w:tr>
            <w:tr w:rsidR="00423EC3" w:rsidRPr="00423EC3" w14:paraId="7ED69402" w14:textId="77777777" w:rsidTr="00423EC3">
              <w:trPr>
                <w:trHeight w:val="300"/>
              </w:trPr>
              <w:tc>
                <w:tcPr>
                  <w:tcW w:w="960" w:type="dxa"/>
                  <w:tcBorders>
                    <w:top w:val="nil"/>
                    <w:left w:val="nil"/>
                    <w:bottom w:val="nil"/>
                    <w:right w:val="nil"/>
                  </w:tcBorders>
                  <w:noWrap/>
                  <w:vAlign w:val="bottom"/>
                  <w:hideMark/>
                </w:tcPr>
                <w:p w14:paraId="5D9D83C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21</w:t>
                  </w:r>
                </w:p>
              </w:tc>
            </w:tr>
            <w:tr w:rsidR="00423EC3" w:rsidRPr="00423EC3" w14:paraId="52D81124" w14:textId="77777777" w:rsidTr="00423EC3">
              <w:trPr>
                <w:trHeight w:val="300"/>
              </w:trPr>
              <w:tc>
                <w:tcPr>
                  <w:tcW w:w="960" w:type="dxa"/>
                  <w:tcBorders>
                    <w:top w:val="nil"/>
                    <w:left w:val="nil"/>
                    <w:bottom w:val="nil"/>
                    <w:right w:val="nil"/>
                  </w:tcBorders>
                  <w:noWrap/>
                  <w:vAlign w:val="bottom"/>
                  <w:hideMark/>
                </w:tcPr>
                <w:p w14:paraId="08F8FB9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TA</w:t>
                  </w:r>
                </w:p>
              </w:tc>
            </w:tr>
            <w:tr w:rsidR="00423EC3" w:rsidRPr="00423EC3" w14:paraId="65060A3D" w14:textId="77777777" w:rsidTr="00423EC3">
              <w:trPr>
                <w:trHeight w:val="300"/>
              </w:trPr>
              <w:tc>
                <w:tcPr>
                  <w:tcW w:w="960" w:type="dxa"/>
                  <w:tcBorders>
                    <w:top w:val="nil"/>
                    <w:left w:val="nil"/>
                    <w:bottom w:val="nil"/>
                    <w:right w:val="nil"/>
                  </w:tcBorders>
                  <w:noWrap/>
                  <w:vAlign w:val="bottom"/>
                  <w:hideMark/>
                </w:tcPr>
                <w:p w14:paraId="46166AA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TE</w:t>
                  </w:r>
                </w:p>
              </w:tc>
            </w:tr>
            <w:tr w:rsidR="00423EC3" w:rsidRPr="00423EC3" w14:paraId="778C9BBD" w14:textId="77777777" w:rsidTr="00423EC3">
              <w:trPr>
                <w:trHeight w:val="300"/>
              </w:trPr>
              <w:tc>
                <w:tcPr>
                  <w:tcW w:w="960" w:type="dxa"/>
                  <w:tcBorders>
                    <w:top w:val="nil"/>
                    <w:left w:val="nil"/>
                    <w:bottom w:val="nil"/>
                    <w:right w:val="nil"/>
                  </w:tcBorders>
                  <w:noWrap/>
                  <w:vAlign w:val="bottom"/>
                  <w:hideMark/>
                </w:tcPr>
                <w:p w14:paraId="33C3BF3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TG</w:t>
                  </w:r>
                </w:p>
              </w:tc>
            </w:tr>
            <w:tr w:rsidR="00423EC3" w:rsidRPr="00423EC3" w14:paraId="6D4E004D" w14:textId="77777777" w:rsidTr="00423EC3">
              <w:trPr>
                <w:trHeight w:val="300"/>
              </w:trPr>
              <w:tc>
                <w:tcPr>
                  <w:tcW w:w="960" w:type="dxa"/>
                  <w:tcBorders>
                    <w:top w:val="nil"/>
                    <w:left w:val="nil"/>
                    <w:bottom w:val="nil"/>
                    <w:right w:val="nil"/>
                  </w:tcBorders>
                  <w:noWrap/>
                  <w:vAlign w:val="bottom"/>
                  <w:hideMark/>
                </w:tcPr>
                <w:p w14:paraId="683FA94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TJ</w:t>
                  </w:r>
                </w:p>
              </w:tc>
            </w:tr>
            <w:tr w:rsidR="00423EC3" w:rsidRPr="00423EC3" w14:paraId="7E16E4EB" w14:textId="77777777" w:rsidTr="00423EC3">
              <w:trPr>
                <w:trHeight w:val="300"/>
              </w:trPr>
              <w:tc>
                <w:tcPr>
                  <w:tcW w:w="960" w:type="dxa"/>
                  <w:tcBorders>
                    <w:top w:val="nil"/>
                    <w:left w:val="nil"/>
                    <w:bottom w:val="nil"/>
                    <w:right w:val="nil"/>
                  </w:tcBorders>
                  <w:noWrap/>
                  <w:vAlign w:val="bottom"/>
                  <w:hideMark/>
                </w:tcPr>
                <w:p w14:paraId="646E7F4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TL</w:t>
                  </w:r>
                </w:p>
              </w:tc>
            </w:tr>
            <w:tr w:rsidR="00423EC3" w:rsidRPr="00423EC3" w14:paraId="25B37D03" w14:textId="77777777" w:rsidTr="00423EC3">
              <w:trPr>
                <w:trHeight w:val="300"/>
              </w:trPr>
              <w:tc>
                <w:tcPr>
                  <w:tcW w:w="960" w:type="dxa"/>
                  <w:tcBorders>
                    <w:top w:val="nil"/>
                    <w:left w:val="nil"/>
                    <w:bottom w:val="nil"/>
                    <w:right w:val="nil"/>
                  </w:tcBorders>
                  <w:noWrap/>
                  <w:vAlign w:val="bottom"/>
                  <w:hideMark/>
                </w:tcPr>
                <w:p w14:paraId="4F5908C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TX</w:t>
                  </w:r>
                </w:p>
              </w:tc>
            </w:tr>
            <w:tr w:rsidR="00423EC3" w:rsidRPr="00423EC3" w14:paraId="44A389C0" w14:textId="77777777" w:rsidTr="00423EC3">
              <w:trPr>
                <w:trHeight w:val="300"/>
              </w:trPr>
              <w:tc>
                <w:tcPr>
                  <w:tcW w:w="960" w:type="dxa"/>
                  <w:tcBorders>
                    <w:top w:val="nil"/>
                    <w:left w:val="nil"/>
                    <w:bottom w:val="nil"/>
                    <w:right w:val="nil"/>
                  </w:tcBorders>
                  <w:noWrap/>
                  <w:vAlign w:val="bottom"/>
                  <w:hideMark/>
                </w:tcPr>
                <w:p w14:paraId="71CF9C1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TY</w:t>
                  </w:r>
                </w:p>
              </w:tc>
            </w:tr>
            <w:tr w:rsidR="00423EC3" w:rsidRPr="00423EC3" w14:paraId="7EB28329" w14:textId="77777777" w:rsidTr="00423EC3">
              <w:trPr>
                <w:trHeight w:val="300"/>
              </w:trPr>
              <w:tc>
                <w:tcPr>
                  <w:tcW w:w="960" w:type="dxa"/>
                  <w:tcBorders>
                    <w:top w:val="nil"/>
                    <w:left w:val="nil"/>
                    <w:bottom w:val="nil"/>
                    <w:right w:val="nil"/>
                  </w:tcBorders>
                  <w:noWrap/>
                  <w:vAlign w:val="bottom"/>
                  <w:hideMark/>
                </w:tcPr>
                <w:p w14:paraId="50E8668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UB</w:t>
                  </w:r>
                </w:p>
              </w:tc>
            </w:tr>
            <w:tr w:rsidR="00423EC3" w:rsidRPr="00423EC3" w14:paraId="4B824FE5" w14:textId="77777777" w:rsidTr="00423EC3">
              <w:trPr>
                <w:trHeight w:val="300"/>
              </w:trPr>
              <w:tc>
                <w:tcPr>
                  <w:tcW w:w="960" w:type="dxa"/>
                  <w:tcBorders>
                    <w:top w:val="nil"/>
                    <w:left w:val="nil"/>
                    <w:bottom w:val="nil"/>
                    <w:right w:val="nil"/>
                  </w:tcBorders>
                  <w:noWrap/>
                  <w:vAlign w:val="bottom"/>
                  <w:hideMark/>
                </w:tcPr>
                <w:p w14:paraId="215EC39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UD</w:t>
                  </w:r>
                </w:p>
              </w:tc>
            </w:tr>
            <w:tr w:rsidR="00423EC3" w:rsidRPr="00423EC3" w14:paraId="6CAB2E41" w14:textId="77777777" w:rsidTr="00423EC3">
              <w:trPr>
                <w:trHeight w:val="300"/>
              </w:trPr>
              <w:tc>
                <w:tcPr>
                  <w:tcW w:w="960" w:type="dxa"/>
                  <w:tcBorders>
                    <w:top w:val="nil"/>
                    <w:left w:val="nil"/>
                    <w:bottom w:val="nil"/>
                    <w:right w:val="nil"/>
                  </w:tcBorders>
                  <w:noWrap/>
                  <w:vAlign w:val="bottom"/>
                  <w:hideMark/>
                </w:tcPr>
                <w:p w14:paraId="613FEE7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UE</w:t>
                  </w:r>
                </w:p>
              </w:tc>
            </w:tr>
            <w:tr w:rsidR="00423EC3" w:rsidRPr="00423EC3" w14:paraId="54C36E29" w14:textId="77777777" w:rsidTr="00423EC3">
              <w:trPr>
                <w:trHeight w:val="300"/>
              </w:trPr>
              <w:tc>
                <w:tcPr>
                  <w:tcW w:w="960" w:type="dxa"/>
                  <w:tcBorders>
                    <w:top w:val="nil"/>
                    <w:left w:val="nil"/>
                    <w:bottom w:val="nil"/>
                    <w:right w:val="nil"/>
                  </w:tcBorders>
                  <w:noWrap/>
                  <w:vAlign w:val="bottom"/>
                  <w:hideMark/>
                </w:tcPr>
                <w:p w14:paraId="7E1A5F3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UF</w:t>
                  </w:r>
                </w:p>
              </w:tc>
            </w:tr>
            <w:tr w:rsidR="00423EC3" w:rsidRPr="00423EC3" w14:paraId="2D787ECB" w14:textId="77777777" w:rsidTr="00423EC3">
              <w:trPr>
                <w:trHeight w:val="300"/>
              </w:trPr>
              <w:tc>
                <w:tcPr>
                  <w:tcW w:w="960" w:type="dxa"/>
                  <w:tcBorders>
                    <w:top w:val="nil"/>
                    <w:left w:val="nil"/>
                    <w:bottom w:val="nil"/>
                    <w:right w:val="nil"/>
                  </w:tcBorders>
                  <w:noWrap/>
                  <w:vAlign w:val="bottom"/>
                  <w:hideMark/>
                </w:tcPr>
                <w:p w14:paraId="6866091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lastRenderedPageBreak/>
                    <w:t>VY</w:t>
                  </w:r>
                </w:p>
              </w:tc>
            </w:tr>
            <w:tr w:rsidR="00423EC3" w:rsidRPr="00423EC3" w14:paraId="0F671A6E" w14:textId="77777777" w:rsidTr="00423EC3">
              <w:trPr>
                <w:trHeight w:val="300"/>
              </w:trPr>
              <w:tc>
                <w:tcPr>
                  <w:tcW w:w="960" w:type="dxa"/>
                  <w:tcBorders>
                    <w:top w:val="nil"/>
                    <w:left w:val="nil"/>
                    <w:bottom w:val="nil"/>
                    <w:right w:val="nil"/>
                  </w:tcBorders>
                  <w:noWrap/>
                  <w:vAlign w:val="bottom"/>
                  <w:hideMark/>
                </w:tcPr>
                <w:p w14:paraId="02A502B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VZ</w:t>
                  </w:r>
                </w:p>
              </w:tc>
            </w:tr>
            <w:tr w:rsidR="00423EC3" w:rsidRPr="00423EC3" w14:paraId="63E8C49B" w14:textId="77777777" w:rsidTr="00423EC3">
              <w:trPr>
                <w:trHeight w:val="300"/>
              </w:trPr>
              <w:tc>
                <w:tcPr>
                  <w:tcW w:w="960" w:type="dxa"/>
                  <w:tcBorders>
                    <w:top w:val="nil"/>
                    <w:left w:val="nil"/>
                    <w:bottom w:val="nil"/>
                    <w:right w:val="nil"/>
                  </w:tcBorders>
                  <w:noWrap/>
                  <w:vAlign w:val="bottom"/>
                  <w:hideMark/>
                </w:tcPr>
                <w:p w14:paraId="016D948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VV</w:t>
                  </w:r>
                </w:p>
              </w:tc>
            </w:tr>
            <w:tr w:rsidR="00423EC3" w:rsidRPr="00423EC3" w14:paraId="59EC07CF" w14:textId="77777777" w:rsidTr="00423EC3">
              <w:trPr>
                <w:trHeight w:val="300"/>
              </w:trPr>
              <w:tc>
                <w:tcPr>
                  <w:tcW w:w="960" w:type="dxa"/>
                  <w:tcBorders>
                    <w:top w:val="nil"/>
                    <w:left w:val="nil"/>
                    <w:bottom w:val="nil"/>
                    <w:right w:val="nil"/>
                  </w:tcBorders>
                  <w:noWrap/>
                  <w:vAlign w:val="bottom"/>
                  <w:hideMark/>
                </w:tcPr>
                <w:p w14:paraId="73CB50E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UV</w:t>
                  </w:r>
                </w:p>
              </w:tc>
            </w:tr>
            <w:tr w:rsidR="00423EC3" w:rsidRPr="00423EC3" w14:paraId="12CB4557" w14:textId="77777777" w:rsidTr="00423EC3">
              <w:trPr>
                <w:trHeight w:val="300"/>
              </w:trPr>
              <w:tc>
                <w:tcPr>
                  <w:tcW w:w="960" w:type="dxa"/>
                  <w:tcBorders>
                    <w:top w:val="nil"/>
                    <w:left w:val="nil"/>
                    <w:bottom w:val="nil"/>
                    <w:right w:val="nil"/>
                  </w:tcBorders>
                  <w:noWrap/>
                  <w:vAlign w:val="bottom"/>
                  <w:hideMark/>
                </w:tcPr>
                <w:p w14:paraId="4EF4722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VC</w:t>
                  </w:r>
                </w:p>
              </w:tc>
            </w:tr>
            <w:tr w:rsidR="00423EC3" w:rsidRPr="00423EC3" w14:paraId="163AF3B2" w14:textId="77777777" w:rsidTr="00423EC3">
              <w:trPr>
                <w:trHeight w:val="300"/>
              </w:trPr>
              <w:tc>
                <w:tcPr>
                  <w:tcW w:w="960" w:type="dxa"/>
                  <w:tcBorders>
                    <w:top w:val="nil"/>
                    <w:left w:val="nil"/>
                    <w:bottom w:val="nil"/>
                    <w:right w:val="nil"/>
                  </w:tcBorders>
                  <w:noWrap/>
                  <w:vAlign w:val="bottom"/>
                  <w:hideMark/>
                </w:tcPr>
                <w:p w14:paraId="1B2FDCE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R2</w:t>
                  </w:r>
                </w:p>
              </w:tc>
            </w:tr>
            <w:tr w:rsidR="00423EC3" w:rsidRPr="00423EC3" w14:paraId="1B71B229" w14:textId="77777777" w:rsidTr="00423EC3">
              <w:trPr>
                <w:trHeight w:val="300"/>
              </w:trPr>
              <w:tc>
                <w:tcPr>
                  <w:tcW w:w="960" w:type="dxa"/>
                  <w:tcBorders>
                    <w:top w:val="nil"/>
                    <w:left w:val="nil"/>
                    <w:bottom w:val="nil"/>
                    <w:right w:val="nil"/>
                  </w:tcBorders>
                  <w:noWrap/>
                  <w:vAlign w:val="bottom"/>
                  <w:hideMark/>
                </w:tcPr>
                <w:p w14:paraId="6EA3C2B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R3</w:t>
                  </w:r>
                </w:p>
              </w:tc>
            </w:tr>
            <w:tr w:rsidR="00423EC3" w:rsidRPr="00423EC3" w14:paraId="0A58A9AB" w14:textId="77777777" w:rsidTr="00423EC3">
              <w:trPr>
                <w:trHeight w:val="300"/>
              </w:trPr>
              <w:tc>
                <w:tcPr>
                  <w:tcW w:w="960" w:type="dxa"/>
                  <w:tcBorders>
                    <w:top w:val="nil"/>
                    <w:left w:val="nil"/>
                    <w:bottom w:val="nil"/>
                    <w:right w:val="nil"/>
                  </w:tcBorders>
                  <w:noWrap/>
                  <w:vAlign w:val="bottom"/>
                  <w:hideMark/>
                </w:tcPr>
                <w:p w14:paraId="73CC940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R4</w:t>
                  </w:r>
                </w:p>
              </w:tc>
            </w:tr>
            <w:tr w:rsidR="00423EC3" w:rsidRPr="00423EC3" w14:paraId="51B2AF0D" w14:textId="77777777" w:rsidTr="00423EC3">
              <w:trPr>
                <w:trHeight w:val="300"/>
              </w:trPr>
              <w:tc>
                <w:tcPr>
                  <w:tcW w:w="960" w:type="dxa"/>
                  <w:tcBorders>
                    <w:top w:val="nil"/>
                    <w:left w:val="nil"/>
                    <w:bottom w:val="nil"/>
                    <w:right w:val="nil"/>
                  </w:tcBorders>
                  <w:noWrap/>
                  <w:vAlign w:val="bottom"/>
                  <w:hideMark/>
                </w:tcPr>
                <w:p w14:paraId="0671AAD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R1</w:t>
                  </w:r>
                </w:p>
              </w:tc>
            </w:tr>
            <w:tr w:rsidR="00423EC3" w:rsidRPr="00423EC3" w14:paraId="41DEB948" w14:textId="77777777" w:rsidTr="00423EC3">
              <w:trPr>
                <w:trHeight w:val="300"/>
              </w:trPr>
              <w:tc>
                <w:tcPr>
                  <w:tcW w:w="960" w:type="dxa"/>
                  <w:tcBorders>
                    <w:top w:val="nil"/>
                    <w:left w:val="nil"/>
                    <w:bottom w:val="nil"/>
                    <w:right w:val="nil"/>
                  </w:tcBorders>
                  <w:noWrap/>
                  <w:vAlign w:val="bottom"/>
                  <w:hideMark/>
                </w:tcPr>
                <w:p w14:paraId="4EF2561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EA</w:t>
                  </w:r>
                </w:p>
              </w:tc>
            </w:tr>
            <w:tr w:rsidR="00423EC3" w:rsidRPr="00423EC3" w14:paraId="1FB21FDE" w14:textId="77777777" w:rsidTr="00423EC3">
              <w:trPr>
                <w:trHeight w:val="300"/>
              </w:trPr>
              <w:tc>
                <w:tcPr>
                  <w:tcW w:w="960" w:type="dxa"/>
                  <w:tcBorders>
                    <w:top w:val="nil"/>
                    <w:left w:val="nil"/>
                    <w:bottom w:val="nil"/>
                    <w:right w:val="nil"/>
                  </w:tcBorders>
                  <w:noWrap/>
                  <w:vAlign w:val="bottom"/>
                  <w:hideMark/>
                </w:tcPr>
                <w:p w14:paraId="1876C6B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EE</w:t>
                  </w:r>
                </w:p>
              </w:tc>
            </w:tr>
            <w:tr w:rsidR="00423EC3" w:rsidRPr="00423EC3" w14:paraId="53773F1B" w14:textId="77777777" w:rsidTr="00423EC3">
              <w:trPr>
                <w:trHeight w:val="300"/>
              </w:trPr>
              <w:tc>
                <w:tcPr>
                  <w:tcW w:w="960" w:type="dxa"/>
                  <w:tcBorders>
                    <w:top w:val="nil"/>
                    <w:left w:val="nil"/>
                    <w:bottom w:val="nil"/>
                    <w:right w:val="nil"/>
                  </w:tcBorders>
                  <w:noWrap/>
                  <w:vAlign w:val="bottom"/>
                  <w:hideMark/>
                </w:tcPr>
                <w:p w14:paraId="0F7D42C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EJ</w:t>
                  </w:r>
                </w:p>
              </w:tc>
            </w:tr>
            <w:tr w:rsidR="00423EC3" w:rsidRPr="00423EC3" w14:paraId="059857E9" w14:textId="77777777" w:rsidTr="00423EC3">
              <w:trPr>
                <w:trHeight w:val="300"/>
              </w:trPr>
              <w:tc>
                <w:tcPr>
                  <w:tcW w:w="960" w:type="dxa"/>
                  <w:tcBorders>
                    <w:top w:val="nil"/>
                    <w:left w:val="nil"/>
                    <w:bottom w:val="nil"/>
                    <w:right w:val="nil"/>
                  </w:tcBorders>
                  <w:noWrap/>
                  <w:vAlign w:val="bottom"/>
                  <w:hideMark/>
                </w:tcPr>
                <w:p w14:paraId="20BCC9D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EP</w:t>
                  </w:r>
                </w:p>
              </w:tc>
            </w:tr>
            <w:tr w:rsidR="00423EC3" w:rsidRPr="00423EC3" w14:paraId="5435DA16" w14:textId="77777777" w:rsidTr="00423EC3">
              <w:trPr>
                <w:trHeight w:val="300"/>
              </w:trPr>
              <w:tc>
                <w:tcPr>
                  <w:tcW w:w="960" w:type="dxa"/>
                  <w:tcBorders>
                    <w:top w:val="nil"/>
                    <w:left w:val="nil"/>
                    <w:bottom w:val="nil"/>
                    <w:right w:val="nil"/>
                  </w:tcBorders>
                  <w:noWrap/>
                  <w:vAlign w:val="bottom"/>
                  <w:hideMark/>
                </w:tcPr>
                <w:p w14:paraId="4071437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EK</w:t>
                  </w:r>
                </w:p>
              </w:tc>
            </w:tr>
            <w:tr w:rsidR="00423EC3" w:rsidRPr="00423EC3" w14:paraId="5CB3CD30" w14:textId="77777777" w:rsidTr="00423EC3">
              <w:trPr>
                <w:trHeight w:val="300"/>
              </w:trPr>
              <w:tc>
                <w:tcPr>
                  <w:tcW w:w="960" w:type="dxa"/>
                  <w:tcBorders>
                    <w:top w:val="nil"/>
                    <w:left w:val="nil"/>
                    <w:bottom w:val="nil"/>
                    <w:right w:val="nil"/>
                  </w:tcBorders>
                  <w:noWrap/>
                  <w:vAlign w:val="bottom"/>
                  <w:hideMark/>
                </w:tcPr>
                <w:p w14:paraId="30FC5E2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43</w:t>
                  </w:r>
                </w:p>
              </w:tc>
            </w:tr>
            <w:tr w:rsidR="00423EC3" w:rsidRPr="00423EC3" w14:paraId="6552ABCA" w14:textId="77777777" w:rsidTr="00423EC3">
              <w:trPr>
                <w:trHeight w:val="300"/>
              </w:trPr>
              <w:tc>
                <w:tcPr>
                  <w:tcW w:w="960" w:type="dxa"/>
                  <w:tcBorders>
                    <w:top w:val="nil"/>
                    <w:left w:val="nil"/>
                    <w:bottom w:val="nil"/>
                    <w:right w:val="nil"/>
                  </w:tcBorders>
                  <w:noWrap/>
                  <w:vAlign w:val="bottom"/>
                  <w:hideMark/>
                </w:tcPr>
                <w:p w14:paraId="78D382E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42</w:t>
                  </w:r>
                </w:p>
              </w:tc>
            </w:tr>
            <w:tr w:rsidR="00423EC3" w:rsidRPr="00423EC3" w14:paraId="10CDA557" w14:textId="77777777" w:rsidTr="00423EC3">
              <w:trPr>
                <w:trHeight w:val="300"/>
              </w:trPr>
              <w:tc>
                <w:tcPr>
                  <w:tcW w:w="960" w:type="dxa"/>
                  <w:tcBorders>
                    <w:top w:val="nil"/>
                    <w:left w:val="nil"/>
                    <w:bottom w:val="nil"/>
                    <w:right w:val="nil"/>
                  </w:tcBorders>
                  <w:noWrap/>
                  <w:vAlign w:val="bottom"/>
                  <w:hideMark/>
                </w:tcPr>
                <w:p w14:paraId="2F95619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68</w:t>
                  </w:r>
                </w:p>
              </w:tc>
            </w:tr>
            <w:tr w:rsidR="00423EC3" w:rsidRPr="00423EC3" w14:paraId="6662DA6B" w14:textId="77777777" w:rsidTr="00423EC3">
              <w:trPr>
                <w:trHeight w:val="300"/>
              </w:trPr>
              <w:tc>
                <w:tcPr>
                  <w:tcW w:w="960" w:type="dxa"/>
                  <w:tcBorders>
                    <w:top w:val="nil"/>
                    <w:left w:val="nil"/>
                    <w:bottom w:val="nil"/>
                    <w:right w:val="nil"/>
                  </w:tcBorders>
                  <w:noWrap/>
                  <w:vAlign w:val="bottom"/>
                  <w:hideMark/>
                </w:tcPr>
                <w:p w14:paraId="3C4CB90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40</w:t>
                  </w:r>
                </w:p>
              </w:tc>
            </w:tr>
            <w:tr w:rsidR="00423EC3" w:rsidRPr="00423EC3" w14:paraId="4481C79D" w14:textId="77777777" w:rsidTr="00423EC3">
              <w:trPr>
                <w:trHeight w:val="300"/>
              </w:trPr>
              <w:tc>
                <w:tcPr>
                  <w:tcW w:w="960" w:type="dxa"/>
                  <w:tcBorders>
                    <w:top w:val="nil"/>
                    <w:left w:val="nil"/>
                    <w:bottom w:val="nil"/>
                    <w:right w:val="nil"/>
                  </w:tcBorders>
                  <w:noWrap/>
                  <w:vAlign w:val="bottom"/>
                  <w:hideMark/>
                </w:tcPr>
                <w:p w14:paraId="7962206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48</w:t>
                  </w:r>
                </w:p>
              </w:tc>
            </w:tr>
            <w:tr w:rsidR="00423EC3" w:rsidRPr="00423EC3" w14:paraId="71CE7286" w14:textId="77777777" w:rsidTr="00423EC3">
              <w:trPr>
                <w:trHeight w:val="300"/>
              </w:trPr>
              <w:tc>
                <w:tcPr>
                  <w:tcW w:w="960" w:type="dxa"/>
                  <w:tcBorders>
                    <w:top w:val="nil"/>
                    <w:left w:val="nil"/>
                    <w:bottom w:val="nil"/>
                    <w:right w:val="nil"/>
                  </w:tcBorders>
                  <w:noWrap/>
                  <w:vAlign w:val="bottom"/>
                  <w:hideMark/>
                </w:tcPr>
                <w:p w14:paraId="41D3B4D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L2</w:t>
                  </w:r>
                </w:p>
              </w:tc>
            </w:tr>
            <w:tr w:rsidR="00423EC3" w:rsidRPr="00423EC3" w14:paraId="32FC2F62" w14:textId="77777777" w:rsidTr="00423EC3">
              <w:trPr>
                <w:trHeight w:val="300"/>
              </w:trPr>
              <w:tc>
                <w:tcPr>
                  <w:tcW w:w="960" w:type="dxa"/>
                  <w:tcBorders>
                    <w:top w:val="nil"/>
                    <w:left w:val="nil"/>
                    <w:bottom w:val="nil"/>
                    <w:right w:val="nil"/>
                  </w:tcBorders>
                  <w:noWrap/>
                  <w:vAlign w:val="bottom"/>
                  <w:hideMark/>
                </w:tcPr>
                <w:p w14:paraId="180C82A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L4</w:t>
                  </w:r>
                </w:p>
              </w:tc>
            </w:tr>
            <w:tr w:rsidR="00423EC3" w:rsidRPr="00423EC3" w14:paraId="51005A0B" w14:textId="77777777" w:rsidTr="00423EC3">
              <w:trPr>
                <w:trHeight w:val="300"/>
              </w:trPr>
              <w:tc>
                <w:tcPr>
                  <w:tcW w:w="960" w:type="dxa"/>
                  <w:tcBorders>
                    <w:top w:val="nil"/>
                    <w:left w:val="nil"/>
                    <w:bottom w:val="nil"/>
                    <w:right w:val="nil"/>
                  </w:tcBorders>
                  <w:noWrap/>
                  <w:vAlign w:val="bottom"/>
                  <w:hideMark/>
                </w:tcPr>
                <w:p w14:paraId="0FB294B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84</w:t>
                  </w:r>
                </w:p>
              </w:tc>
            </w:tr>
            <w:tr w:rsidR="00423EC3" w:rsidRPr="00423EC3" w14:paraId="18514CED" w14:textId="77777777" w:rsidTr="00423EC3">
              <w:trPr>
                <w:trHeight w:val="300"/>
              </w:trPr>
              <w:tc>
                <w:tcPr>
                  <w:tcW w:w="960" w:type="dxa"/>
                  <w:tcBorders>
                    <w:top w:val="nil"/>
                    <w:left w:val="nil"/>
                    <w:bottom w:val="nil"/>
                    <w:right w:val="nil"/>
                  </w:tcBorders>
                  <w:noWrap/>
                  <w:vAlign w:val="bottom"/>
                  <w:hideMark/>
                </w:tcPr>
                <w:p w14:paraId="158B33D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90</w:t>
                  </w:r>
                </w:p>
              </w:tc>
            </w:tr>
            <w:tr w:rsidR="00423EC3" w:rsidRPr="00423EC3" w14:paraId="7542DA40" w14:textId="77777777" w:rsidTr="00423EC3">
              <w:trPr>
                <w:trHeight w:val="300"/>
              </w:trPr>
              <w:tc>
                <w:tcPr>
                  <w:tcW w:w="960" w:type="dxa"/>
                  <w:tcBorders>
                    <w:top w:val="nil"/>
                    <w:left w:val="nil"/>
                    <w:bottom w:val="nil"/>
                    <w:right w:val="nil"/>
                  </w:tcBorders>
                  <w:noWrap/>
                  <w:vAlign w:val="bottom"/>
                  <w:hideMark/>
                </w:tcPr>
                <w:p w14:paraId="0200D6F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A3</w:t>
                  </w:r>
                </w:p>
              </w:tc>
            </w:tr>
            <w:tr w:rsidR="00423EC3" w:rsidRPr="00423EC3" w14:paraId="600F65AC" w14:textId="77777777" w:rsidTr="00423EC3">
              <w:trPr>
                <w:trHeight w:val="300"/>
              </w:trPr>
              <w:tc>
                <w:tcPr>
                  <w:tcW w:w="960" w:type="dxa"/>
                  <w:tcBorders>
                    <w:top w:val="nil"/>
                    <w:left w:val="nil"/>
                    <w:bottom w:val="nil"/>
                    <w:right w:val="nil"/>
                  </w:tcBorders>
                  <w:noWrap/>
                  <w:vAlign w:val="bottom"/>
                  <w:hideMark/>
                </w:tcPr>
                <w:p w14:paraId="20BBCF6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A4</w:t>
                  </w:r>
                </w:p>
              </w:tc>
            </w:tr>
            <w:tr w:rsidR="00423EC3" w:rsidRPr="00423EC3" w14:paraId="5B1AF135" w14:textId="77777777" w:rsidTr="00423EC3">
              <w:trPr>
                <w:trHeight w:val="300"/>
              </w:trPr>
              <w:tc>
                <w:tcPr>
                  <w:tcW w:w="960" w:type="dxa"/>
                  <w:tcBorders>
                    <w:top w:val="nil"/>
                    <w:left w:val="nil"/>
                    <w:bottom w:val="nil"/>
                    <w:right w:val="nil"/>
                  </w:tcBorders>
                  <w:noWrap/>
                  <w:vAlign w:val="bottom"/>
                  <w:hideMark/>
                </w:tcPr>
                <w:p w14:paraId="49BC627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93</w:t>
                  </w:r>
                </w:p>
              </w:tc>
            </w:tr>
            <w:tr w:rsidR="00423EC3" w:rsidRPr="00423EC3" w14:paraId="451068A8" w14:textId="77777777" w:rsidTr="00423EC3">
              <w:trPr>
                <w:trHeight w:val="300"/>
              </w:trPr>
              <w:tc>
                <w:tcPr>
                  <w:tcW w:w="960" w:type="dxa"/>
                  <w:tcBorders>
                    <w:top w:val="nil"/>
                    <w:left w:val="nil"/>
                    <w:bottom w:val="nil"/>
                    <w:right w:val="nil"/>
                  </w:tcBorders>
                  <w:noWrap/>
                  <w:vAlign w:val="bottom"/>
                  <w:hideMark/>
                </w:tcPr>
                <w:p w14:paraId="33A4670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T2</w:t>
                  </w:r>
                </w:p>
              </w:tc>
            </w:tr>
            <w:tr w:rsidR="00423EC3" w:rsidRPr="00423EC3" w14:paraId="09500C6C" w14:textId="77777777" w:rsidTr="00423EC3">
              <w:trPr>
                <w:trHeight w:val="300"/>
              </w:trPr>
              <w:tc>
                <w:tcPr>
                  <w:tcW w:w="960" w:type="dxa"/>
                  <w:tcBorders>
                    <w:top w:val="nil"/>
                    <w:left w:val="nil"/>
                    <w:bottom w:val="nil"/>
                    <w:right w:val="nil"/>
                  </w:tcBorders>
                  <w:noWrap/>
                  <w:vAlign w:val="bottom"/>
                  <w:hideMark/>
                </w:tcPr>
                <w:p w14:paraId="218BBFF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T3</w:t>
                  </w:r>
                </w:p>
              </w:tc>
            </w:tr>
            <w:tr w:rsidR="00423EC3" w:rsidRPr="00423EC3" w14:paraId="1D01259C" w14:textId="77777777" w:rsidTr="00423EC3">
              <w:trPr>
                <w:trHeight w:val="300"/>
              </w:trPr>
              <w:tc>
                <w:tcPr>
                  <w:tcW w:w="960" w:type="dxa"/>
                  <w:tcBorders>
                    <w:top w:val="nil"/>
                    <w:left w:val="nil"/>
                    <w:bottom w:val="nil"/>
                    <w:right w:val="nil"/>
                  </w:tcBorders>
                  <w:noWrap/>
                  <w:vAlign w:val="bottom"/>
                  <w:hideMark/>
                </w:tcPr>
                <w:p w14:paraId="5EF94CB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T4</w:t>
                  </w:r>
                </w:p>
              </w:tc>
            </w:tr>
            <w:tr w:rsidR="00423EC3" w:rsidRPr="00423EC3" w14:paraId="0ACA3B13" w14:textId="77777777" w:rsidTr="00423EC3">
              <w:trPr>
                <w:trHeight w:val="300"/>
              </w:trPr>
              <w:tc>
                <w:tcPr>
                  <w:tcW w:w="960" w:type="dxa"/>
                  <w:tcBorders>
                    <w:top w:val="nil"/>
                    <w:left w:val="nil"/>
                    <w:bottom w:val="nil"/>
                    <w:right w:val="nil"/>
                  </w:tcBorders>
                  <w:noWrap/>
                  <w:vAlign w:val="bottom"/>
                  <w:hideMark/>
                </w:tcPr>
                <w:p w14:paraId="500C815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95</w:t>
                  </w:r>
                </w:p>
              </w:tc>
            </w:tr>
            <w:tr w:rsidR="00423EC3" w:rsidRPr="00423EC3" w14:paraId="0C8F8B01" w14:textId="77777777" w:rsidTr="00423EC3">
              <w:trPr>
                <w:trHeight w:val="300"/>
              </w:trPr>
              <w:tc>
                <w:tcPr>
                  <w:tcW w:w="960" w:type="dxa"/>
                  <w:tcBorders>
                    <w:top w:val="nil"/>
                    <w:left w:val="nil"/>
                    <w:bottom w:val="nil"/>
                    <w:right w:val="nil"/>
                  </w:tcBorders>
                  <w:noWrap/>
                  <w:vAlign w:val="bottom"/>
                  <w:hideMark/>
                </w:tcPr>
                <w:p w14:paraId="0B490D4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18</w:t>
                  </w:r>
                </w:p>
              </w:tc>
            </w:tr>
            <w:tr w:rsidR="00423EC3" w:rsidRPr="00423EC3" w14:paraId="642FCCF4" w14:textId="77777777" w:rsidTr="00423EC3">
              <w:trPr>
                <w:trHeight w:val="300"/>
              </w:trPr>
              <w:tc>
                <w:tcPr>
                  <w:tcW w:w="960" w:type="dxa"/>
                  <w:tcBorders>
                    <w:top w:val="nil"/>
                    <w:left w:val="nil"/>
                    <w:bottom w:val="nil"/>
                    <w:right w:val="nil"/>
                  </w:tcBorders>
                  <w:noWrap/>
                  <w:vAlign w:val="bottom"/>
                  <w:hideMark/>
                </w:tcPr>
                <w:p w14:paraId="79D464E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46</w:t>
                  </w:r>
                </w:p>
              </w:tc>
            </w:tr>
            <w:tr w:rsidR="00423EC3" w:rsidRPr="00423EC3" w14:paraId="7CF14050" w14:textId="77777777" w:rsidTr="00423EC3">
              <w:trPr>
                <w:trHeight w:val="300"/>
              </w:trPr>
              <w:tc>
                <w:tcPr>
                  <w:tcW w:w="960" w:type="dxa"/>
                  <w:tcBorders>
                    <w:top w:val="nil"/>
                    <w:left w:val="nil"/>
                    <w:bottom w:val="nil"/>
                    <w:right w:val="nil"/>
                  </w:tcBorders>
                  <w:noWrap/>
                  <w:vAlign w:val="bottom"/>
                  <w:hideMark/>
                </w:tcPr>
                <w:p w14:paraId="18D6A12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M2</w:t>
                  </w:r>
                </w:p>
              </w:tc>
            </w:tr>
            <w:tr w:rsidR="00423EC3" w:rsidRPr="00423EC3" w14:paraId="1CEE7C44" w14:textId="77777777" w:rsidTr="00423EC3">
              <w:trPr>
                <w:trHeight w:val="300"/>
              </w:trPr>
              <w:tc>
                <w:tcPr>
                  <w:tcW w:w="960" w:type="dxa"/>
                  <w:tcBorders>
                    <w:top w:val="nil"/>
                    <w:left w:val="nil"/>
                    <w:bottom w:val="nil"/>
                    <w:right w:val="nil"/>
                  </w:tcBorders>
                  <w:noWrap/>
                  <w:vAlign w:val="bottom"/>
                  <w:hideMark/>
                </w:tcPr>
                <w:p w14:paraId="4E3D338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M3</w:t>
                  </w:r>
                </w:p>
              </w:tc>
            </w:tr>
            <w:tr w:rsidR="00423EC3" w:rsidRPr="00423EC3" w14:paraId="25CE3D76" w14:textId="77777777" w:rsidTr="00423EC3">
              <w:trPr>
                <w:trHeight w:val="300"/>
              </w:trPr>
              <w:tc>
                <w:tcPr>
                  <w:tcW w:w="960" w:type="dxa"/>
                  <w:tcBorders>
                    <w:top w:val="nil"/>
                    <w:left w:val="nil"/>
                    <w:bottom w:val="nil"/>
                    <w:right w:val="nil"/>
                  </w:tcBorders>
                  <w:noWrap/>
                  <w:vAlign w:val="bottom"/>
                  <w:hideMark/>
                </w:tcPr>
                <w:p w14:paraId="0421F55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M4</w:t>
                  </w:r>
                </w:p>
              </w:tc>
            </w:tr>
            <w:tr w:rsidR="00423EC3" w:rsidRPr="00423EC3" w14:paraId="6FF67A7D" w14:textId="77777777" w:rsidTr="00423EC3">
              <w:trPr>
                <w:trHeight w:val="300"/>
              </w:trPr>
              <w:tc>
                <w:tcPr>
                  <w:tcW w:w="960" w:type="dxa"/>
                  <w:tcBorders>
                    <w:top w:val="nil"/>
                    <w:left w:val="nil"/>
                    <w:bottom w:val="nil"/>
                    <w:right w:val="nil"/>
                  </w:tcBorders>
                  <w:noWrap/>
                  <w:vAlign w:val="bottom"/>
                  <w:hideMark/>
                </w:tcPr>
                <w:p w14:paraId="7418A17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A1</w:t>
                  </w:r>
                </w:p>
              </w:tc>
            </w:tr>
            <w:tr w:rsidR="00423EC3" w:rsidRPr="00423EC3" w14:paraId="0E000015" w14:textId="77777777" w:rsidTr="00423EC3">
              <w:trPr>
                <w:trHeight w:val="300"/>
              </w:trPr>
              <w:tc>
                <w:tcPr>
                  <w:tcW w:w="960" w:type="dxa"/>
                  <w:tcBorders>
                    <w:top w:val="nil"/>
                    <w:left w:val="nil"/>
                    <w:bottom w:val="nil"/>
                    <w:right w:val="nil"/>
                  </w:tcBorders>
                  <w:noWrap/>
                  <w:vAlign w:val="bottom"/>
                  <w:hideMark/>
                </w:tcPr>
                <w:p w14:paraId="5DC5F2C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D2</w:t>
                  </w:r>
                </w:p>
              </w:tc>
            </w:tr>
            <w:tr w:rsidR="00423EC3" w:rsidRPr="00423EC3" w14:paraId="4BA368F7" w14:textId="77777777" w:rsidTr="00423EC3">
              <w:trPr>
                <w:trHeight w:val="300"/>
              </w:trPr>
              <w:tc>
                <w:tcPr>
                  <w:tcW w:w="960" w:type="dxa"/>
                  <w:tcBorders>
                    <w:top w:val="nil"/>
                    <w:left w:val="nil"/>
                    <w:bottom w:val="nil"/>
                    <w:right w:val="nil"/>
                  </w:tcBorders>
                  <w:noWrap/>
                  <w:vAlign w:val="bottom"/>
                  <w:hideMark/>
                </w:tcPr>
                <w:p w14:paraId="310FF12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D3</w:t>
                  </w:r>
                </w:p>
              </w:tc>
            </w:tr>
            <w:tr w:rsidR="00423EC3" w:rsidRPr="00423EC3" w14:paraId="050B2238" w14:textId="77777777" w:rsidTr="00423EC3">
              <w:trPr>
                <w:trHeight w:val="300"/>
              </w:trPr>
              <w:tc>
                <w:tcPr>
                  <w:tcW w:w="960" w:type="dxa"/>
                  <w:tcBorders>
                    <w:top w:val="nil"/>
                    <w:left w:val="nil"/>
                    <w:bottom w:val="nil"/>
                    <w:right w:val="nil"/>
                  </w:tcBorders>
                  <w:noWrap/>
                  <w:vAlign w:val="bottom"/>
                  <w:hideMark/>
                </w:tcPr>
                <w:p w14:paraId="56FEB8F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D4</w:t>
                  </w:r>
                </w:p>
              </w:tc>
            </w:tr>
            <w:tr w:rsidR="00423EC3" w:rsidRPr="00423EC3" w14:paraId="200BABF8" w14:textId="77777777" w:rsidTr="00423EC3">
              <w:trPr>
                <w:trHeight w:val="300"/>
              </w:trPr>
              <w:tc>
                <w:tcPr>
                  <w:tcW w:w="960" w:type="dxa"/>
                  <w:tcBorders>
                    <w:top w:val="nil"/>
                    <w:left w:val="nil"/>
                    <w:bottom w:val="nil"/>
                    <w:right w:val="nil"/>
                  </w:tcBorders>
                  <w:noWrap/>
                  <w:vAlign w:val="bottom"/>
                  <w:hideMark/>
                </w:tcPr>
                <w:p w14:paraId="172C783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AD</w:t>
                  </w:r>
                </w:p>
              </w:tc>
            </w:tr>
            <w:tr w:rsidR="00423EC3" w:rsidRPr="00423EC3" w14:paraId="436425F0" w14:textId="77777777" w:rsidTr="00423EC3">
              <w:trPr>
                <w:trHeight w:val="300"/>
              </w:trPr>
              <w:tc>
                <w:tcPr>
                  <w:tcW w:w="960" w:type="dxa"/>
                  <w:tcBorders>
                    <w:top w:val="nil"/>
                    <w:left w:val="nil"/>
                    <w:bottom w:val="nil"/>
                    <w:right w:val="nil"/>
                  </w:tcBorders>
                  <w:noWrap/>
                  <w:vAlign w:val="bottom"/>
                  <w:hideMark/>
                </w:tcPr>
                <w:p w14:paraId="7AD11D7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H2</w:t>
                  </w:r>
                </w:p>
              </w:tc>
            </w:tr>
            <w:tr w:rsidR="00423EC3" w:rsidRPr="00423EC3" w14:paraId="2DCAA357" w14:textId="77777777" w:rsidTr="00423EC3">
              <w:trPr>
                <w:trHeight w:val="300"/>
              </w:trPr>
              <w:tc>
                <w:tcPr>
                  <w:tcW w:w="960" w:type="dxa"/>
                  <w:tcBorders>
                    <w:top w:val="nil"/>
                    <w:left w:val="nil"/>
                    <w:bottom w:val="nil"/>
                    <w:right w:val="nil"/>
                  </w:tcBorders>
                  <w:noWrap/>
                  <w:vAlign w:val="bottom"/>
                  <w:hideMark/>
                </w:tcPr>
                <w:p w14:paraId="74103B9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lastRenderedPageBreak/>
                    <w:t>H4</w:t>
                  </w:r>
                </w:p>
              </w:tc>
            </w:tr>
            <w:tr w:rsidR="00423EC3" w:rsidRPr="00423EC3" w14:paraId="72360C4C" w14:textId="77777777" w:rsidTr="00423EC3">
              <w:trPr>
                <w:trHeight w:val="300"/>
              </w:trPr>
              <w:tc>
                <w:tcPr>
                  <w:tcW w:w="960" w:type="dxa"/>
                  <w:tcBorders>
                    <w:top w:val="nil"/>
                    <w:left w:val="nil"/>
                    <w:bottom w:val="nil"/>
                    <w:right w:val="nil"/>
                  </w:tcBorders>
                  <w:noWrap/>
                  <w:vAlign w:val="bottom"/>
                  <w:hideMark/>
                </w:tcPr>
                <w:p w14:paraId="51E8FCC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B1</w:t>
                  </w:r>
                </w:p>
              </w:tc>
            </w:tr>
            <w:tr w:rsidR="00423EC3" w:rsidRPr="00423EC3" w14:paraId="164DBF9C" w14:textId="77777777" w:rsidTr="00423EC3">
              <w:trPr>
                <w:trHeight w:val="300"/>
              </w:trPr>
              <w:tc>
                <w:tcPr>
                  <w:tcW w:w="960" w:type="dxa"/>
                  <w:tcBorders>
                    <w:top w:val="nil"/>
                    <w:left w:val="nil"/>
                    <w:bottom w:val="nil"/>
                    <w:right w:val="nil"/>
                  </w:tcBorders>
                  <w:noWrap/>
                  <w:vAlign w:val="bottom"/>
                  <w:hideMark/>
                </w:tcPr>
                <w:p w14:paraId="1E82ADA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J2</w:t>
                  </w:r>
                </w:p>
              </w:tc>
            </w:tr>
            <w:tr w:rsidR="00423EC3" w:rsidRPr="00423EC3" w14:paraId="3D28137C" w14:textId="77777777" w:rsidTr="00423EC3">
              <w:trPr>
                <w:trHeight w:val="300"/>
              </w:trPr>
              <w:tc>
                <w:tcPr>
                  <w:tcW w:w="960" w:type="dxa"/>
                  <w:tcBorders>
                    <w:top w:val="nil"/>
                    <w:left w:val="nil"/>
                    <w:bottom w:val="nil"/>
                    <w:right w:val="nil"/>
                  </w:tcBorders>
                  <w:noWrap/>
                  <w:vAlign w:val="bottom"/>
                  <w:hideMark/>
                </w:tcPr>
                <w:p w14:paraId="3FBC7D8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J4</w:t>
                  </w:r>
                </w:p>
              </w:tc>
            </w:tr>
            <w:tr w:rsidR="00423EC3" w:rsidRPr="00423EC3" w14:paraId="6699E093" w14:textId="77777777" w:rsidTr="00423EC3">
              <w:trPr>
                <w:trHeight w:val="300"/>
              </w:trPr>
              <w:tc>
                <w:tcPr>
                  <w:tcW w:w="960" w:type="dxa"/>
                  <w:tcBorders>
                    <w:top w:val="nil"/>
                    <w:left w:val="nil"/>
                    <w:bottom w:val="nil"/>
                    <w:right w:val="nil"/>
                  </w:tcBorders>
                  <w:noWrap/>
                  <w:vAlign w:val="bottom"/>
                  <w:hideMark/>
                </w:tcPr>
                <w:p w14:paraId="4580506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D1</w:t>
                  </w:r>
                </w:p>
              </w:tc>
            </w:tr>
            <w:tr w:rsidR="00423EC3" w:rsidRPr="00423EC3" w14:paraId="721E623B" w14:textId="77777777" w:rsidTr="00423EC3">
              <w:trPr>
                <w:trHeight w:val="300"/>
              </w:trPr>
              <w:tc>
                <w:tcPr>
                  <w:tcW w:w="960" w:type="dxa"/>
                  <w:tcBorders>
                    <w:top w:val="nil"/>
                    <w:left w:val="nil"/>
                    <w:bottom w:val="nil"/>
                    <w:right w:val="nil"/>
                  </w:tcBorders>
                  <w:noWrap/>
                  <w:vAlign w:val="bottom"/>
                  <w:hideMark/>
                </w:tcPr>
                <w:p w14:paraId="3849611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LV</w:t>
                  </w:r>
                </w:p>
              </w:tc>
            </w:tr>
            <w:tr w:rsidR="00423EC3" w:rsidRPr="00423EC3" w14:paraId="525F1823" w14:textId="77777777" w:rsidTr="00423EC3">
              <w:trPr>
                <w:trHeight w:val="300"/>
              </w:trPr>
              <w:tc>
                <w:tcPr>
                  <w:tcW w:w="960" w:type="dxa"/>
                  <w:tcBorders>
                    <w:top w:val="nil"/>
                    <w:left w:val="nil"/>
                    <w:bottom w:val="nil"/>
                    <w:right w:val="nil"/>
                  </w:tcBorders>
                  <w:noWrap/>
                  <w:vAlign w:val="bottom"/>
                  <w:hideMark/>
                </w:tcPr>
                <w:p w14:paraId="12AB581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ED</w:t>
                  </w:r>
                </w:p>
              </w:tc>
            </w:tr>
            <w:tr w:rsidR="00423EC3" w:rsidRPr="00423EC3" w14:paraId="698CCA6B" w14:textId="77777777" w:rsidTr="00423EC3">
              <w:trPr>
                <w:trHeight w:val="300"/>
              </w:trPr>
              <w:tc>
                <w:tcPr>
                  <w:tcW w:w="960" w:type="dxa"/>
                  <w:tcBorders>
                    <w:top w:val="nil"/>
                    <w:left w:val="nil"/>
                    <w:bottom w:val="nil"/>
                    <w:right w:val="nil"/>
                  </w:tcBorders>
                  <w:noWrap/>
                  <w:vAlign w:val="bottom"/>
                  <w:hideMark/>
                </w:tcPr>
                <w:p w14:paraId="252DCFE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EH</w:t>
                  </w:r>
                </w:p>
              </w:tc>
            </w:tr>
            <w:tr w:rsidR="00423EC3" w:rsidRPr="00423EC3" w14:paraId="4A5C6C8C" w14:textId="77777777" w:rsidTr="00423EC3">
              <w:trPr>
                <w:trHeight w:val="300"/>
              </w:trPr>
              <w:tc>
                <w:tcPr>
                  <w:tcW w:w="960" w:type="dxa"/>
                  <w:tcBorders>
                    <w:top w:val="nil"/>
                    <w:left w:val="nil"/>
                    <w:bottom w:val="nil"/>
                    <w:right w:val="nil"/>
                  </w:tcBorders>
                  <w:noWrap/>
                  <w:vAlign w:val="bottom"/>
                  <w:hideMark/>
                </w:tcPr>
                <w:p w14:paraId="593E695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EN</w:t>
                  </w:r>
                </w:p>
              </w:tc>
            </w:tr>
            <w:tr w:rsidR="00423EC3" w:rsidRPr="00423EC3" w14:paraId="30D9F64F" w14:textId="77777777" w:rsidTr="00423EC3">
              <w:trPr>
                <w:trHeight w:val="300"/>
              </w:trPr>
              <w:tc>
                <w:tcPr>
                  <w:tcW w:w="960" w:type="dxa"/>
                  <w:tcBorders>
                    <w:top w:val="nil"/>
                    <w:left w:val="nil"/>
                    <w:bottom w:val="nil"/>
                    <w:right w:val="nil"/>
                  </w:tcBorders>
                  <w:noWrap/>
                  <w:vAlign w:val="bottom"/>
                  <w:hideMark/>
                </w:tcPr>
                <w:p w14:paraId="56BD224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51</w:t>
                  </w:r>
                </w:p>
              </w:tc>
            </w:tr>
            <w:tr w:rsidR="00423EC3" w:rsidRPr="00423EC3" w14:paraId="6B8106BE" w14:textId="77777777" w:rsidTr="00423EC3">
              <w:trPr>
                <w:trHeight w:val="300"/>
              </w:trPr>
              <w:tc>
                <w:tcPr>
                  <w:tcW w:w="960" w:type="dxa"/>
                  <w:tcBorders>
                    <w:top w:val="nil"/>
                    <w:left w:val="nil"/>
                    <w:bottom w:val="nil"/>
                    <w:right w:val="nil"/>
                  </w:tcBorders>
                  <w:noWrap/>
                  <w:vAlign w:val="bottom"/>
                  <w:hideMark/>
                </w:tcPr>
                <w:p w14:paraId="34CB04B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E2</w:t>
                  </w:r>
                </w:p>
              </w:tc>
            </w:tr>
            <w:tr w:rsidR="00423EC3" w:rsidRPr="00423EC3" w14:paraId="453149E2" w14:textId="77777777" w:rsidTr="00423EC3">
              <w:trPr>
                <w:trHeight w:val="300"/>
              </w:trPr>
              <w:tc>
                <w:tcPr>
                  <w:tcW w:w="960" w:type="dxa"/>
                  <w:tcBorders>
                    <w:top w:val="nil"/>
                    <w:left w:val="nil"/>
                    <w:bottom w:val="nil"/>
                    <w:right w:val="nil"/>
                  </w:tcBorders>
                  <w:noWrap/>
                  <w:vAlign w:val="bottom"/>
                  <w:hideMark/>
                </w:tcPr>
                <w:p w14:paraId="4FECA98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E3</w:t>
                  </w:r>
                </w:p>
              </w:tc>
            </w:tr>
            <w:tr w:rsidR="00423EC3" w:rsidRPr="00423EC3" w14:paraId="180A59CE" w14:textId="77777777" w:rsidTr="00423EC3">
              <w:trPr>
                <w:trHeight w:val="300"/>
              </w:trPr>
              <w:tc>
                <w:tcPr>
                  <w:tcW w:w="960" w:type="dxa"/>
                  <w:tcBorders>
                    <w:top w:val="nil"/>
                    <w:left w:val="nil"/>
                    <w:bottom w:val="nil"/>
                    <w:right w:val="nil"/>
                  </w:tcBorders>
                  <w:noWrap/>
                  <w:vAlign w:val="bottom"/>
                  <w:hideMark/>
                </w:tcPr>
                <w:p w14:paraId="0EEC3DC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E4</w:t>
                  </w:r>
                </w:p>
              </w:tc>
            </w:tr>
            <w:tr w:rsidR="00423EC3" w:rsidRPr="00423EC3" w14:paraId="5B512689" w14:textId="77777777" w:rsidTr="00423EC3">
              <w:trPr>
                <w:trHeight w:val="300"/>
              </w:trPr>
              <w:tc>
                <w:tcPr>
                  <w:tcW w:w="960" w:type="dxa"/>
                  <w:tcBorders>
                    <w:top w:val="nil"/>
                    <w:left w:val="nil"/>
                    <w:bottom w:val="nil"/>
                    <w:right w:val="nil"/>
                  </w:tcBorders>
                  <w:noWrap/>
                  <w:vAlign w:val="bottom"/>
                  <w:hideMark/>
                </w:tcPr>
                <w:p w14:paraId="6023DFE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E1</w:t>
                  </w:r>
                </w:p>
              </w:tc>
            </w:tr>
            <w:tr w:rsidR="00423EC3" w:rsidRPr="00423EC3" w14:paraId="64043C16" w14:textId="77777777" w:rsidTr="00423EC3">
              <w:trPr>
                <w:trHeight w:val="300"/>
              </w:trPr>
              <w:tc>
                <w:tcPr>
                  <w:tcW w:w="960" w:type="dxa"/>
                  <w:tcBorders>
                    <w:top w:val="nil"/>
                    <w:left w:val="nil"/>
                    <w:bottom w:val="nil"/>
                    <w:right w:val="nil"/>
                  </w:tcBorders>
                  <w:noWrap/>
                  <w:vAlign w:val="bottom"/>
                  <w:hideMark/>
                </w:tcPr>
                <w:p w14:paraId="5340478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EC</w:t>
                  </w:r>
                </w:p>
              </w:tc>
            </w:tr>
            <w:tr w:rsidR="00423EC3" w:rsidRPr="00423EC3" w14:paraId="454BFA54" w14:textId="77777777" w:rsidTr="00423EC3">
              <w:trPr>
                <w:trHeight w:val="300"/>
              </w:trPr>
              <w:tc>
                <w:tcPr>
                  <w:tcW w:w="960" w:type="dxa"/>
                  <w:tcBorders>
                    <w:top w:val="nil"/>
                    <w:left w:val="nil"/>
                    <w:bottom w:val="nil"/>
                    <w:right w:val="nil"/>
                  </w:tcBorders>
                  <w:noWrap/>
                  <w:vAlign w:val="bottom"/>
                  <w:hideMark/>
                </w:tcPr>
                <w:p w14:paraId="11820D7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EG</w:t>
                  </w:r>
                </w:p>
              </w:tc>
            </w:tr>
            <w:tr w:rsidR="00423EC3" w:rsidRPr="00423EC3" w14:paraId="4233F795" w14:textId="77777777" w:rsidTr="00423EC3">
              <w:trPr>
                <w:trHeight w:val="300"/>
              </w:trPr>
              <w:tc>
                <w:tcPr>
                  <w:tcW w:w="960" w:type="dxa"/>
                  <w:tcBorders>
                    <w:top w:val="nil"/>
                    <w:left w:val="nil"/>
                    <w:bottom w:val="nil"/>
                    <w:right w:val="nil"/>
                  </w:tcBorders>
                  <w:noWrap/>
                  <w:vAlign w:val="bottom"/>
                  <w:hideMark/>
                </w:tcPr>
                <w:p w14:paraId="0ECF4FC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EL</w:t>
                  </w:r>
                </w:p>
              </w:tc>
            </w:tr>
            <w:tr w:rsidR="00423EC3" w:rsidRPr="00423EC3" w14:paraId="4F6DB3AC" w14:textId="77777777" w:rsidTr="00423EC3">
              <w:trPr>
                <w:trHeight w:val="300"/>
              </w:trPr>
              <w:tc>
                <w:tcPr>
                  <w:tcW w:w="960" w:type="dxa"/>
                  <w:tcBorders>
                    <w:top w:val="nil"/>
                    <w:left w:val="nil"/>
                    <w:bottom w:val="nil"/>
                    <w:right w:val="nil"/>
                  </w:tcBorders>
                  <w:noWrap/>
                  <w:vAlign w:val="bottom"/>
                  <w:hideMark/>
                </w:tcPr>
                <w:p w14:paraId="5EADDFC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EM</w:t>
                  </w:r>
                </w:p>
              </w:tc>
            </w:tr>
            <w:tr w:rsidR="00423EC3" w:rsidRPr="00423EC3" w14:paraId="1C51FF82" w14:textId="77777777" w:rsidTr="00423EC3">
              <w:trPr>
                <w:trHeight w:val="300"/>
              </w:trPr>
              <w:tc>
                <w:tcPr>
                  <w:tcW w:w="960" w:type="dxa"/>
                  <w:tcBorders>
                    <w:top w:val="nil"/>
                    <w:left w:val="nil"/>
                    <w:bottom w:val="nil"/>
                    <w:right w:val="nil"/>
                  </w:tcBorders>
                  <w:noWrap/>
                  <w:vAlign w:val="bottom"/>
                  <w:hideMark/>
                </w:tcPr>
                <w:p w14:paraId="3E92AF0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50</w:t>
                  </w:r>
                </w:p>
              </w:tc>
            </w:tr>
            <w:tr w:rsidR="00423EC3" w:rsidRPr="00423EC3" w14:paraId="42E09D1B" w14:textId="77777777" w:rsidTr="00423EC3">
              <w:trPr>
                <w:trHeight w:val="300"/>
              </w:trPr>
              <w:tc>
                <w:tcPr>
                  <w:tcW w:w="960" w:type="dxa"/>
                  <w:tcBorders>
                    <w:top w:val="nil"/>
                    <w:left w:val="nil"/>
                    <w:bottom w:val="nil"/>
                    <w:right w:val="nil"/>
                  </w:tcBorders>
                  <w:noWrap/>
                  <w:vAlign w:val="bottom"/>
                  <w:hideMark/>
                </w:tcPr>
                <w:p w14:paraId="10C3CEC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52</w:t>
                  </w:r>
                </w:p>
              </w:tc>
            </w:tr>
            <w:tr w:rsidR="00423EC3" w:rsidRPr="00423EC3" w14:paraId="6C90BC35" w14:textId="77777777" w:rsidTr="00423EC3">
              <w:trPr>
                <w:trHeight w:val="300"/>
              </w:trPr>
              <w:tc>
                <w:tcPr>
                  <w:tcW w:w="960" w:type="dxa"/>
                  <w:tcBorders>
                    <w:top w:val="nil"/>
                    <w:left w:val="nil"/>
                    <w:bottom w:val="nil"/>
                    <w:right w:val="nil"/>
                  </w:tcBorders>
                  <w:noWrap/>
                  <w:vAlign w:val="bottom"/>
                  <w:hideMark/>
                </w:tcPr>
                <w:p w14:paraId="3DF7F57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53</w:t>
                  </w:r>
                </w:p>
              </w:tc>
            </w:tr>
            <w:tr w:rsidR="00423EC3" w:rsidRPr="00423EC3" w14:paraId="6569174B" w14:textId="77777777" w:rsidTr="00423EC3">
              <w:trPr>
                <w:trHeight w:val="300"/>
              </w:trPr>
              <w:tc>
                <w:tcPr>
                  <w:tcW w:w="960" w:type="dxa"/>
                  <w:tcBorders>
                    <w:top w:val="nil"/>
                    <w:left w:val="nil"/>
                    <w:bottom w:val="nil"/>
                    <w:right w:val="nil"/>
                  </w:tcBorders>
                  <w:noWrap/>
                  <w:vAlign w:val="bottom"/>
                  <w:hideMark/>
                </w:tcPr>
                <w:p w14:paraId="07911F4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59</w:t>
                  </w:r>
                </w:p>
              </w:tc>
            </w:tr>
            <w:tr w:rsidR="00423EC3" w:rsidRPr="00423EC3" w14:paraId="6653952B" w14:textId="77777777" w:rsidTr="00423EC3">
              <w:trPr>
                <w:trHeight w:val="300"/>
              </w:trPr>
              <w:tc>
                <w:tcPr>
                  <w:tcW w:w="960" w:type="dxa"/>
                  <w:tcBorders>
                    <w:top w:val="nil"/>
                    <w:left w:val="nil"/>
                    <w:bottom w:val="nil"/>
                    <w:right w:val="nil"/>
                  </w:tcBorders>
                  <w:noWrap/>
                  <w:vAlign w:val="bottom"/>
                  <w:hideMark/>
                </w:tcPr>
                <w:p w14:paraId="0BAF7CC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82</w:t>
                  </w:r>
                </w:p>
              </w:tc>
            </w:tr>
            <w:tr w:rsidR="00423EC3" w:rsidRPr="00423EC3" w14:paraId="097E7307" w14:textId="77777777" w:rsidTr="00423EC3">
              <w:trPr>
                <w:trHeight w:val="300"/>
              </w:trPr>
              <w:tc>
                <w:tcPr>
                  <w:tcW w:w="960" w:type="dxa"/>
                  <w:tcBorders>
                    <w:top w:val="nil"/>
                    <w:left w:val="nil"/>
                    <w:bottom w:val="nil"/>
                    <w:right w:val="nil"/>
                  </w:tcBorders>
                  <w:noWrap/>
                  <w:vAlign w:val="bottom"/>
                  <w:hideMark/>
                </w:tcPr>
                <w:p w14:paraId="2F8E848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86</w:t>
                  </w:r>
                </w:p>
              </w:tc>
            </w:tr>
            <w:tr w:rsidR="00423EC3" w:rsidRPr="00423EC3" w14:paraId="18A41AFF" w14:textId="77777777" w:rsidTr="00423EC3">
              <w:trPr>
                <w:trHeight w:val="300"/>
              </w:trPr>
              <w:tc>
                <w:tcPr>
                  <w:tcW w:w="960" w:type="dxa"/>
                  <w:tcBorders>
                    <w:top w:val="nil"/>
                    <w:left w:val="nil"/>
                    <w:bottom w:val="nil"/>
                    <w:right w:val="nil"/>
                  </w:tcBorders>
                  <w:noWrap/>
                  <w:vAlign w:val="bottom"/>
                  <w:hideMark/>
                </w:tcPr>
                <w:p w14:paraId="530F9A6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H1</w:t>
                  </w:r>
                </w:p>
              </w:tc>
            </w:tr>
            <w:tr w:rsidR="00423EC3" w:rsidRPr="00423EC3" w14:paraId="724AEB36" w14:textId="77777777" w:rsidTr="00423EC3">
              <w:trPr>
                <w:trHeight w:val="300"/>
              </w:trPr>
              <w:tc>
                <w:tcPr>
                  <w:tcW w:w="960" w:type="dxa"/>
                  <w:tcBorders>
                    <w:top w:val="nil"/>
                    <w:left w:val="nil"/>
                    <w:bottom w:val="nil"/>
                    <w:right w:val="nil"/>
                  </w:tcBorders>
                  <w:noWrap/>
                  <w:vAlign w:val="bottom"/>
                  <w:hideMark/>
                </w:tcPr>
                <w:p w14:paraId="6AAC627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92</w:t>
                  </w:r>
                </w:p>
              </w:tc>
            </w:tr>
            <w:tr w:rsidR="00423EC3" w:rsidRPr="00423EC3" w14:paraId="73BF518C" w14:textId="77777777" w:rsidTr="00423EC3">
              <w:trPr>
                <w:trHeight w:val="300"/>
              </w:trPr>
              <w:tc>
                <w:tcPr>
                  <w:tcW w:w="960" w:type="dxa"/>
                  <w:tcBorders>
                    <w:top w:val="nil"/>
                    <w:left w:val="nil"/>
                    <w:bottom w:val="nil"/>
                    <w:right w:val="nil"/>
                  </w:tcBorders>
                  <w:noWrap/>
                  <w:vAlign w:val="bottom"/>
                  <w:hideMark/>
                </w:tcPr>
                <w:p w14:paraId="3F2E715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AB</w:t>
                  </w:r>
                </w:p>
              </w:tc>
            </w:tr>
            <w:tr w:rsidR="00423EC3" w:rsidRPr="00423EC3" w14:paraId="11C992D6" w14:textId="77777777" w:rsidTr="00423EC3">
              <w:trPr>
                <w:trHeight w:val="300"/>
              </w:trPr>
              <w:tc>
                <w:tcPr>
                  <w:tcW w:w="960" w:type="dxa"/>
                  <w:tcBorders>
                    <w:top w:val="nil"/>
                    <w:left w:val="nil"/>
                    <w:bottom w:val="nil"/>
                    <w:right w:val="nil"/>
                  </w:tcBorders>
                  <w:noWrap/>
                  <w:vAlign w:val="bottom"/>
                  <w:hideMark/>
                </w:tcPr>
                <w:p w14:paraId="0DA86F7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79</w:t>
                  </w:r>
                </w:p>
              </w:tc>
            </w:tr>
            <w:tr w:rsidR="00423EC3" w:rsidRPr="00423EC3" w14:paraId="54039BC4" w14:textId="77777777" w:rsidTr="00423EC3">
              <w:trPr>
                <w:trHeight w:val="300"/>
              </w:trPr>
              <w:tc>
                <w:tcPr>
                  <w:tcW w:w="960" w:type="dxa"/>
                  <w:tcBorders>
                    <w:top w:val="nil"/>
                    <w:left w:val="nil"/>
                    <w:bottom w:val="nil"/>
                    <w:right w:val="nil"/>
                  </w:tcBorders>
                  <w:noWrap/>
                  <w:vAlign w:val="bottom"/>
                  <w:hideMark/>
                </w:tcPr>
                <w:p w14:paraId="7D12C45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75</w:t>
                  </w:r>
                </w:p>
              </w:tc>
            </w:tr>
            <w:tr w:rsidR="00423EC3" w:rsidRPr="00423EC3" w14:paraId="06607A2B" w14:textId="77777777" w:rsidTr="00423EC3">
              <w:trPr>
                <w:trHeight w:val="300"/>
              </w:trPr>
              <w:tc>
                <w:tcPr>
                  <w:tcW w:w="960" w:type="dxa"/>
                  <w:tcBorders>
                    <w:top w:val="nil"/>
                    <w:left w:val="nil"/>
                    <w:bottom w:val="nil"/>
                    <w:right w:val="nil"/>
                  </w:tcBorders>
                  <w:noWrap/>
                  <w:vAlign w:val="bottom"/>
                  <w:hideMark/>
                </w:tcPr>
                <w:p w14:paraId="297B9DC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74</w:t>
                  </w:r>
                </w:p>
              </w:tc>
            </w:tr>
            <w:tr w:rsidR="00423EC3" w:rsidRPr="00423EC3" w14:paraId="0963569F" w14:textId="77777777" w:rsidTr="00423EC3">
              <w:trPr>
                <w:trHeight w:val="300"/>
              </w:trPr>
              <w:tc>
                <w:tcPr>
                  <w:tcW w:w="960" w:type="dxa"/>
                  <w:tcBorders>
                    <w:top w:val="nil"/>
                    <w:left w:val="nil"/>
                    <w:bottom w:val="nil"/>
                    <w:right w:val="nil"/>
                  </w:tcBorders>
                  <w:noWrap/>
                  <w:vAlign w:val="bottom"/>
                  <w:hideMark/>
                </w:tcPr>
                <w:p w14:paraId="3E3B70C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78</w:t>
                  </w:r>
                </w:p>
              </w:tc>
            </w:tr>
            <w:tr w:rsidR="00423EC3" w:rsidRPr="00423EC3" w14:paraId="42F2C60E" w14:textId="77777777" w:rsidTr="00423EC3">
              <w:trPr>
                <w:trHeight w:val="300"/>
              </w:trPr>
              <w:tc>
                <w:tcPr>
                  <w:tcW w:w="960" w:type="dxa"/>
                  <w:tcBorders>
                    <w:top w:val="nil"/>
                    <w:left w:val="nil"/>
                    <w:bottom w:val="nil"/>
                    <w:right w:val="nil"/>
                  </w:tcBorders>
                  <w:noWrap/>
                  <w:vAlign w:val="bottom"/>
                  <w:hideMark/>
                </w:tcPr>
                <w:p w14:paraId="42FEC5B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77</w:t>
                  </w:r>
                </w:p>
              </w:tc>
            </w:tr>
            <w:tr w:rsidR="00423EC3" w:rsidRPr="00423EC3" w14:paraId="304F9F02" w14:textId="77777777" w:rsidTr="00423EC3">
              <w:trPr>
                <w:trHeight w:val="300"/>
              </w:trPr>
              <w:tc>
                <w:tcPr>
                  <w:tcW w:w="960" w:type="dxa"/>
                  <w:tcBorders>
                    <w:top w:val="nil"/>
                    <w:left w:val="nil"/>
                    <w:bottom w:val="nil"/>
                    <w:right w:val="nil"/>
                  </w:tcBorders>
                  <w:noWrap/>
                  <w:vAlign w:val="bottom"/>
                  <w:hideMark/>
                </w:tcPr>
                <w:p w14:paraId="76A4EE1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72</w:t>
                  </w:r>
                </w:p>
              </w:tc>
            </w:tr>
            <w:tr w:rsidR="00423EC3" w:rsidRPr="00423EC3" w14:paraId="3AF2ABA8" w14:textId="77777777" w:rsidTr="00423EC3">
              <w:trPr>
                <w:trHeight w:val="300"/>
              </w:trPr>
              <w:tc>
                <w:tcPr>
                  <w:tcW w:w="960" w:type="dxa"/>
                  <w:tcBorders>
                    <w:top w:val="nil"/>
                    <w:left w:val="nil"/>
                    <w:bottom w:val="nil"/>
                    <w:right w:val="nil"/>
                  </w:tcBorders>
                  <w:noWrap/>
                  <w:vAlign w:val="bottom"/>
                  <w:hideMark/>
                </w:tcPr>
                <w:p w14:paraId="7993ECD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J1</w:t>
                  </w:r>
                </w:p>
              </w:tc>
            </w:tr>
            <w:tr w:rsidR="00423EC3" w:rsidRPr="00423EC3" w14:paraId="24309C19" w14:textId="77777777" w:rsidTr="00423EC3">
              <w:trPr>
                <w:trHeight w:val="300"/>
              </w:trPr>
              <w:tc>
                <w:tcPr>
                  <w:tcW w:w="960" w:type="dxa"/>
                  <w:tcBorders>
                    <w:top w:val="nil"/>
                    <w:left w:val="nil"/>
                    <w:bottom w:val="nil"/>
                    <w:right w:val="nil"/>
                  </w:tcBorders>
                  <w:noWrap/>
                  <w:vAlign w:val="bottom"/>
                  <w:hideMark/>
                </w:tcPr>
                <w:p w14:paraId="0AB0301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S2</w:t>
                  </w:r>
                </w:p>
              </w:tc>
            </w:tr>
            <w:tr w:rsidR="00423EC3" w:rsidRPr="00423EC3" w14:paraId="148BCC89" w14:textId="77777777" w:rsidTr="00423EC3">
              <w:trPr>
                <w:trHeight w:val="300"/>
              </w:trPr>
              <w:tc>
                <w:tcPr>
                  <w:tcW w:w="960" w:type="dxa"/>
                  <w:tcBorders>
                    <w:top w:val="nil"/>
                    <w:left w:val="nil"/>
                    <w:bottom w:val="nil"/>
                    <w:right w:val="nil"/>
                  </w:tcBorders>
                  <w:noWrap/>
                  <w:vAlign w:val="bottom"/>
                  <w:hideMark/>
                </w:tcPr>
                <w:p w14:paraId="77E12D1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S3</w:t>
                  </w:r>
                </w:p>
              </w:tc>
            </w:tr>
            <w:tr w:rsidR="00423EC3" w:rsidRPr="00423EC3" w14:paraId="712453BA" w14:textId="77777777" w:rsidTr="00423EC3">
              <w:trPr>
                <w:trHeight w:val="300"/>
              </w:trPr>
              <w:tc>
                <w:tcPr>
                  <w:tcW w:w="960" w:type="dxa"/>
                  <w:tcBorders>
                    <w:top w:val="nil"/>
                    <w:left w:val="nil"/>
                    <w:bottom w:val="nil"/>
                    <w:right w:val="nil"/>
                  </w:tcBorders>
                  <w:noWrap/>
                  <w:vAlign w:val="bottom"/>
                  <w:hideMark/>
                </w:tcPr>
                <w:p w14:paraId="52325CF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65</w:t>
                  </w:r>
                </w:p>
              </w:tc>
            </w:tr>
            <w:tr w:rsidR="00423EC3" w:rsidRPr="00423EC3" w14:paraId="1CE6F751" w14:textId="77777777" w:rsidTr="00423EC3">
              <w:trPr>
                <w:trHeight w:val="300"/>
              </w:trPr>
              <w:tc>
                <w:tcPr>
                  <w:tcW w:w="960" w:type="dxa"/>
                  <w:tcBorders>
                    <w:top w:val="nil"/>
                    <w:left w:val="nil"/>
                    <w:bottom w:val="nil"/>
                    <w:right w:val="nil"/>
                  </w:tcBorders>
                  <w:noWrap/>
                  <w:vAlign w:val="bottom"/>
                  <w:hideMark/>
                </w:tcPr>
                <w:p w14:paraId="19AD000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K1</w:t>
                  </w:r>
                </w:p>
              </w:tc>
            </w:tr>
            <w:tr w:rsidR="00423EC3" w:rsidRPr="00423EC3" w14:paraId="267D451C" w14:textId="77777777" w:rsidTr="00423EC3">
              <w:trPr>
                <w:trHeight w:val="300"/>
              </w:trPr>
              <w:tc>
                <w:tcPr>
                  <w:tcW w:w="960" w:type="dxa"/>
                  <w:tcBorders>
                    <w:top w:val="nil"/>
                    <w:left w:val="nil"/>
                    <w:bottom w:val="nil"/>
                    <w:right w:val="nil"/>
                  </w:tcBorders>
                  <w:noWrap/>
                  <w:vAlign w:val="bottom"/>
                  <w:hideMark/>
                </w:tcPr>
                <w:p w14:paraId="63AAB20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91</w:t>
                  </w:r>
                </w:p>
              </w:tc>
            </w:tr>
            <w:tr w:rsidR="00423EC3" w:rsidRPr="00423EC3" w14:paraId="26C5F41A" w14:textId="77777777" w:rsidTr="00423EC3">
              <w:trPr>
                <w:trHeight w:val="300"/>
              </w:trPr>
              <w:tc>
                <w:tcPr>
                  <w:tcW w:w="960" w:type="dxa"/>
                  <w:tcBorders>
                    <w:top w:val="nil"/>
                    <w:left w:val="nil"/>
                    <w:bottom w:val="nil"/>
                    <w:right w:val="nil"/>
                  </w:tcBorders>
                  <w:noWrap/>
                  <w:vAlign w:val="bottom"/>
                  <w:hideMark/>
                </w:tcPr>
                <w:p w14:paraId="2ED1195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AC</w:t>
                  </w:r>
                </w:p>
              </w:tc>
            </w:tr>
            <w:tr w:rsidR="00423EC3" w:rsidRPr="00423EC3" w14:paraId="0ACACABA" w14:textId="77777777" w:rsidTr="00423EC3">
              <w:trPr>
                <w:trHeight w:val="300"/>
              </w:trPr>
              <w:tc>
                <w:tcPr>
                  <w:tcW w:w="960" w:type="dxa"/>
                  <w:tcBorders>
                    <w:top w:val="nil"/>
                    <w:left w:val="nil"/>
                    <w:bottom w:val="nil"/>
                    <w:right w:val="nil"/>
                  </w:tcBorders>
                  <w:noWrap/>
                  <w:vAlign w:val="bottom"/>
                  <w:hideMark/>
                </w:tcPr>
                <w:p w14:paraId="1332469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V2</w:t>
                  </w:r>
                </w:p>
              </w:tc>
            </w:tr>
            <w:tr w:rsidR="00423EC3" w:rsidRPr="00423EC3" w14:paraId="65B9365D" w14:textId="77777777" w:rsidTr="00423EC3">
              <w:trPr>
                <w:trHeight w:val="300"/>
              </w:trPr>
              <w:tc>
                <w:tcPr>
                  <w:tcW w:w="960" w:type="dxa"/>
                  <w:tcBorders>
                    <w:top w:val="nil"/>
                    <w:left w:val="nil"/>
                    <w:bottom w:val="nil"/>
                    <w:right w:val="nil"/>
                  </w:tcBorders>
                  <w:noWrap/>
                  <w:vAlign w:val="bottom"/>
                  <w:hideMark/>
                </w:tcPr>
                <w:p w14:paraId="20CFFA1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lastRenderedPageBreak/>
                    <w:t>V1</w:t>
                  </w:r>
                </w:p>
              </w:tc>
            </w:tr>
            <w:tr w:rsidR="00423EC3" w:rsidRPr="00423EC3" w14:paraId="578B626B" w14:textId="77777777" w:rsidTr="00423EC3">
              <w:trPr>
                <w:trHeight w:val="300"/>
              </w:trPr>
              <w:tc>
                <w:tcPr>
                  <w:tcW w:w="960" w:type="dxa"/>
                  <w:tcBorders>
                    <w:top w:val="nil"/>
                    <w:left w:val="nil"/>
                    <w:bottom w:val="nil"/>
                    <w:right w:val="nil"/>
                  </w:tcBorders>
                  <w:noWrap/>
                  <w:vAlign w:val="bottom"/>
                  <w:hideMark/>
                </w:tcPr>
                <w:p w14:paraId="0D6785F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73</w:t>
                  </w:r>
                </w:p>
              </w:tc>
            </w:tr>
            <w:tr w:rsidR="00423EC3" w:rsidRPr="00423EC3" w14:paraId="02C223D9" w14:textId="77777777" w:rsidTr="00423EC3">
              <w:trPr>
                <w:trHeight w:val="300"/>
              </w:trPr>
              <w:tc>
                <w:tcPr>
                  <w:tcW w:w="960" w:type="dxa"/>
                  <w:tcBorders>
                    <w:top w:val="nil"/>
                    <w:left w:val="nil"/>
                    <w:bottom w:val="nil"/>
                    <w:right w:val="nil"/>
                  </w:tcBorders>
                  <w:noWrap/>
                  <w:vAlign w:val="bottom"/>
                  <w:hideMark/>
                </w:tcPr>
                <w:p w14:paraId="194B8F3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L1</w:t>
                  </w:r>
                </w:p>
              </w:tc>
            </w:tr>
            <w:tr w:rsidR="00423EC3" w:rsidRPr="00423EC3" w14:paraId="4EB83D3D" w14:textId="77777777" w:rsidTr="00423EC3">
              <w:trPr>
                <w:trHeight w:val="300"/>
              </w:trPr>
              <w:tc>
                <w:tcPr>
                  <w:tcW w:w="960" w:type="dxa"/>
                  <w:tcBorders>
                    <w:top w:val="nil"/>
                    <w:left w:val="nil"/>
                    <w:bottom w:val="nil"/>
                    <w:right w:val="nil"/>
                  </w:tcBorders>
                  <w:noWrap/>
                  <w:vAlign w:val="bottom"/>
                  <w:hideMark/>
                </w:tcPr>
                <w:p w14:paraId="6CE600C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P2</w:t>
                  </w:r>
                </w:p>
              </w:tc>
            </w:tr>
            <w:tr w:rsidR="00423EC3" w:rsidRPr="00423EC3" w14:paraId="0FA517B0" w14:textId="77777777" w:rsidTr="00423EC3">
              <w:trPr>
                <w:trHeight w:val="300"/>
              </w:trPr>
              <w:tc>
                <w:tcPr>
                  <w:tcW w:w="960" w:type="dxa"/>
                  <w:tcBorders>
                    <w:top w:val="nil"/>
                    <w:left w:val="nil"/>
                    <w:bottom w:val="nil"/>
                    <w:right w:val="nil"/>
                  </w:tcBorders>
                  <w:noWrap/>
                  <w:vAlign w:val="bottom"/>
                  <w:hideMark/>
                </w:tcPr>
                <w:p w14:paraId="0D123C6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P4</w:t>
                  </w:r>
                </w:p>
              </w:tc>
            </w:tr>
            <w:tr w:rsidR="00423EC3" w:rsidRPr="00423EC3" w14:paraId="1A419898" w14:textId="77777777" w:rsidTr="00423EC3">
              <w:trPr>
                <w:trHeight w:val="300"/>
              </w:trPr>
              <w:tc>
                <w:tcPr>
                  <w:tcW w:w="960" w:type="dxa"/>
                  <w:tcBorders>
                    <w:top w:val="nil"/>
                    <w:left w:val="nil"/>
                    <w:bottom w:val="nil"/>
                    <w:right w:val="nil"/>
                  </w:tcBorders>
                  <w:noWrap/>
                  <w:vAlign w:val="bottom"/>
                  <w:hideMark/>
                </w:tcPr>
                <w:p w14:paraId="4B8A789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P1</w:t>
                  </w:r>
                </w:p>
              </w:tc>
            </w:tr>
            <w:tr w:rsidR="00423EC3" w:rsidRPr="00423EC3" w14:paraId="300CCF3F" w14:textId="77777777" w:rsidTr="00423EC3">
              <w:trPr>
                <w:trHeight w:val="300"/>
              </w:trPr>
              <w:tc>
                <w:tcPr>
                  <w:tcW w:w="960" w:type="dxa"/>
                  <w:tcBorders>
                    <w:top w:val="nil"/>
                    <w:left w:val="nil"/>
                    <w:bottom w:val="nil"/>
                    <w:right w:val="nil"/>
                  </w:tcBorders>
                  <w:noWrap/>
                  <w:vAlign w:val="bottom"/>
                  <w:hideMark/>
                </w:tcPr>
                <w:p w14:paraId="6187C13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P5</w:t>
                  </w:r>
                </w:p>
              </w:tc>
            </w:tr>
            <w:tr w:rsidR="00423EC3" w:rsidRPr="00423EC3" w14:paraId="61F99069" w14:textId="77777777" w:rsidTr="00423EC3">
              <w:trPr>
                <w:trHeight w:val="300"/>
              </w:trPr>
              <w:tc>
                <w:tcPr>
                  <w:tcW w:w="960" w:type="dxa"/>
                  <w:tcBorders>
                    <w:top w:val="nil"/>
                    <w:left w:val="nil"/>
                    <w:bottom w:val="nil"/>
                    <w:right w:val="nil"/>
                  </w:tcBorders>
                  <w:noWrap/>
                  <w:vAlign w:val="bottom"/>
                  <w:hideMark/>
                </w:tcPr>
                <w:p w14:paraId="7677836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U1</w:t>
                  </w:r>
                </w:p>
              </w:tc>
            </w:tr>
            <w:tr w:rsidR="00423EC3" w:rsidRPr="00423EC3" w14:paraId="53B78F62" w14:textId="77777777" w:rsidTr="00423EC3">
              <w:trPr>
                <w:trHeight w:val="300"/>
              </w:trPr>
              <w:tc>
                <w:tcPr>
                  <w:tcW w:w="960" w:type="dxa"/>
                  <w:tcBorders>
                    <w:top w:val="nil"/>
                    <w:left w:val="nil"/>
                    <w:bottom w:val="nil"/>
                    <w:right w:val="nil"/>
                  </w:tcBorders>
                  <w:noWrap/>
                  <w:vAlign w:val="bottom"/>
                  <w:hideMark/>
                </w:tcPr>
                <w:p w14:paraId="3E2605C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U2</w:t>
                  </w:r>
                </w:p>
              </w:tc>
            </w:tr>
            <w:tr w:rsidR="00423EC3" w:rsidRPr="00423EC3" w14:paraId="7DB06F7E" w14:textId="77777777" w:rsidTr="00423EC3">
              <w:trPr>
                <w:trHeight w:val="300"/>
              </w:trPr>
              <w:tc>
                <w:tcPr>
                  <w:tcW w:w="960" w:type="dxa"/>
                  <w:tcBorders>
                    <w:top w:val="nil"/>
                    <w:left w:val="nil"/>
                    <w:bottom w:val="nil"/>
                    <w:right w:val="nil"/>
                  </w:tcBorders>
                  <w:noWrap/>
                  <w:vAlign w:val="bottom"/>
                  <w:hideMark/>
                </w:tcPr>
                <w:p w14:paraId="44048D6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M1</w:t>
                  </w:r>
                </w:p>
              </w:tc>
            </w:tr>
            <w:tr w:rsidR="00423EC3" w:rsidRPr="00423EC3" w14:paraId="71FDBFB4" w14:textId="77777777" w:rsidTr="00423EC3">
              <w:trPr>
                <w:trHeight w:val="300"/>
              </w:trPr>
              <w:tc>
                <w:tcPr>
                  <w:tcW w:w="960" w:type="dxa"/>
                  <w:tcBorders>
                    <w:top w:val="nil"/>
                    <w:left w:val="nil"/>
                    <w:bottom w:val="nil"/>
                    <w:right w:val="nil"/>
                  </w:tcBorders>
                  <w:noWrap/>
                  <w:vAlign w:val="bottom"/>
                  <w:hideMark/>
                </w:tcPr>
                <w:p w14:paraId="74B229E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N1</w:t>
                  </w:r>
                </w:p>
              </w:tc>
            </w:tr>
            <w:tr w:rsidR="00423EC3" w:rsidRPr="00423EC3" w14:paraId="3F44804F" w14:textId="77777777" w:rsidTr="00423EC3">
              <w:trPr>
                <w:trHeight w:val="300"/>
              </w:trPr>
              <w:tc>
                <w:tcPr>
                  <w:tcW w:w="960" w:type="dxa"/>
                  <w:tcBorders>
                    <w:top w:val="nil"/>
                    <w:left w:val="nil"/>
                    <w:bottom w:val="nil"/>
                    <w:right w:val="nil"/>
                  </w:tcBorders>
                  <w:noWrap/>
                  <w:vAlign w:val="bottom"/>
                  <w:hideMark/>
                </w:tcPr>
                <w:p w14:paraId="2EB05F4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Q1</w:t>
                  </w:r>
                </w:p>
              </w:tc>
            </w:tr>
            <w:tr w:rsidR="00423EC3" w:rsidRPr="00423EC3" w14:paraId="5E3F7BC2" w14:textId="77777777" w:rsidTr="00423EC3">
              <w:trPr>
                <w:trHeight w:val="300"/>
              </w:trPr>
              <w:tc>
                <w:tcPr>
                  <w:tcW w:w="960" w:type="dxa"/>
                  <w:tcBorders>
                    <w:top w:val="nil"/>
                    <w:left w:val="nil"/>
                    <w:bottom w:val="nil"/>
                    <w:right w:val="nil"/>
                  </w:tcBorders>
                  <w:noWrap/>
                  <w:vAlign w:val="bottom"/>
                  <w:hideMark/>
                </w:tcPr>
                <w:p w14:paraId="41FB3C2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T1</w:t>
                  </w:r>
                </w:p>
              </w:tc>
            </w:tr>
            <w:tr w:rsidR="00423EC3" w:rsidRPr="00423EC3" w14:paraId="56F38DB9" w14:textId="77777777" w:rsidTr="00423EC3">
              <w:trPr>
                <w:trHeight w:val="300"/>
              </w:trPr>
              <w:tc>
                <w:tcPr>
                  <w:tcW w:w="960" w:type="dxa"/>
                  <w:tcBorders>
                    <w:top w:val="nil"/>
                    <w:left w:val="nil"/>
                    <w:bottom w:val="nil"/>
                    <w:right w:val="nil"/>
                  </w:tcBorders>
                  <w:noWrap/>
                  <w:vAlign w:val="bottom"/>
                  <w:hideMark/>
                </w:tcPr>
                <w:p w14:paraId="447BA84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AX</w:t>
                  </w:r>
                </w:p>
              </w:tc>
            </w:tr>
            <w:tr w:rsidR="00423EC3" w:rsidRPr="00423EC3" w14:paraId="4843BF43" w14:textId="77777777" w:rsidTr="00423EC3">
              <w:trPr>
                <w:trHeight w:val="300"/>
              </w:trPr>
              <w:tc>
                <w:tcPr>
                  <w:tcW w:w="960" w:type="dxa"/>
                  <w:tcBorders>
                    <w:top w:val="nil"/>
                    <w:left w:val="nil"/>
                    <w:bottom w:val="nil"/>
                    <w:right w:val="nil"/>
                  </w:tcBorders>
                  <w:noWrap/>
                  <w:vAlign w:val="bottom"/>
                  <w:hideMark/>
                </w:tcPr>
                <w:p w14:paraId="5890DB8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38</w:t>
                  </w:r>
                </w:p>
              </w:tc>
            </w:tr>
            <w:tr w:rsidR="00423EC3" w:rsidRPr="00423EC3" w14:paraId="190371CF" w14:textId="77777777" w:rsidTr="00423EC3">
              <w:trPr>
                <w:trHeight w:val="300"/>
              </w:trPr>
              <w:tc>
                <w:tcPr>
                  <w:tcW w:w="960" w:type="dxa"/>
                  <w:tcBorders>
                    <w:top w:val="nil"/>
                    <w:left w:val="nil"/>
                    <w:bottom w:val="nil"/>
                    <w:right w:val="nil"/>
                  </w:tcBorders>
                  <w:noWrap/>
                  <w:vAlign w:val="bottom"/>
                  <w:hideMark/>
                </w:tcPr>
                <w:p w14:paraId="6A0D3DA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37</w:t>
                  </w:r>
                </w:p>
              </w:tc>
            </w:tr>
            <w:tr w:rsidR="00423EC3" w:rsidRPr="00423EC3" w14:paraId="7819C5BF" w14:textId="77777777" w:rsidTr="00423EC3">
              <w:trPr>
                <w:trHeight w:val="300"/>
              </w:trPr>
              <w:tc>
                <w:tcPr>
                  <w:tcW w:w="960" w:type="dxa"/>
                  <w:tcBorders>
                    <w:top w:val="nil"/>
                    <w:left w:val="nil"/>
                    <w:bottom w:val="nil"/>
                    <w:right w:val="nil"/>
                  </w:tcBorders>
                  <w:noWrap/>
                  <w:vAlign w:val="bottom"/>
                  <w:hideMark/>
                </w:tcPr>
                <w:p w14:paraId="3431DDE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02</w:t>
                  </w:r>
                </w:p>
              </w:tc>
            </w:tr>
            <w:tr w:rsidR="00423EC3" w:rsidRPr="00423EC3" w14:paraId="70757178" w14:textId="77777777" w:rsidTr="00423EC3">
              <w:trPr>
                <w:trHeight w:val="300"/>
              </w:trPr>
              <w:tc>
                <w:tcPr>
                  <w:tcW w:w="960" w:type="dxa"/>
                  <w:tcBorders>
                    <w:top w:val="nil"/>
                    <w:left w:val="nil"/>
                    <w:bottom w:val="nil"/>
                    <w:right w:val="nil"/>
                  </w:tcBorders>
                  <w:noWrap/>
                  <w:vAlign w:val="bottom"/>
                  <w:hideMark/>
                </w:tcPr>
                <w:p w14:paraId="0FC4156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04</w:t>
                  </w:r>
                </w:p>
              </w:tc>
            </w:tr>
            <w:tr w:rsidR="00423EC3" w:rsidRPr="00423EC3" w14:paraId="5E376D18" w14:textId="77777777" w:rsidTr="00423EC3">
              <w:trPr>
                <w:trHeight w:val="300"/>
              </w:trPr>
              <w:tc>
                <w:tcPr>
                  <w:tcW w:w="960" w:type="dxa"/>
                  <w:tcBorders>
                    <w:top w:val="nil"/>
                    <w:left w:val="nil"/>
                    <w:bottom w:val="nil"/>
                    <w:right w:val="nil"/>
                  </w:tcBorders>
                  <w:noWrap/>
                  <w:vAlign w:val="bottom"/>
                  <w:hideMark/>
                </w:tcPr>
                <w:p w14:paraId="648F081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05</w:t>
                  </w:r>
                </w:p>
              </w:tc>
            </w:tr>
            <w:tr w:rsidR="00423EC3" w:rsidRPr="00423EC3" w14:paraId="1AD9C98B" w14:textId="77777777" w:rsidTr="00423EC3">
              <w:trPr>
                <w:trHeight w:val="300"/>
              </w:trPr>
              <w:tc>
                <w:tcPr>
                  <w:tcW w:w="960" w:type="dxa"/>
                  <w:tcBorders>
                    <w:top w:val="nil"/>
                    <w:left w:val="nil"/>
                    <w:bottom w:val="nil"/>
                    <w:right w:val="nil"/>
                  </w:tcBorders>
                  <w:noWrap/>
                  <w:vAlign w:val="bottom"/>
                  <w:hideMark/>
                </w:tcPr>
                <w:p w14:paraId="0F6117C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06</w:t>
                  </w:r>
                </w:p>
              </w:tc>
            </w:tr>
            <w:tr w:rsidR="00423EC3" w:rsidRPr="00423EC3" w14:paraId="488E3E72" w14:textId="77777777" w:rsidTr="00423EC3">
              <w:trPr>
                <w:trHeight w:val="300"/>
              </w:trPr>
              <w:tc>
                <w:tcPr>
                  <w:tcW w:w="960" w:type="dxa"/>
                  <w:tcBorders>
                    <w:top w:val="nil"/>
                    <w:left w:val="nil"/>
                    <w:bottom w:val="nil"/>
                    <w:right w:val="nil"/>
                  </w:tcBorders>
                  <w:noWrap/>
                  <w:vAlign w:val="bottom"/>
                  <w:hideMark/>
                </w:tcPr>
                <w:p w14:paraId="30159F5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07</w:t>
                  </w:r>
                </w:p>
              </w:tc>
            </w:tr>
            <w:tr w:rsidR="00423EC3" w:rsidRPr="00423EC3" w14:paraId="21FF4625" w14:textId="77777777" w:rsidTr="00423EC3">
              <w:trPr>
                <w:trHeight w:val="300"/>
              </w:trPr>
              <w:tc>
                <w:tcPr>
                  <w:tcW w:w="960" w:type="dxa"/>
                  <w:tcBorders>
                    <w:top w:val="nil"/>
                    <w:left w:val="nil"/>
                    <w:bottom w:val="nil"/>
                    <w:right w:val="nil"/>
                  </w:tcBorders>
                  <w:noWrap/>
                  <w:vAlign w:val="bottom"/>
                  <w:hideMark/>
                </w:tcPr>
                <w:p w14:paraId="13FE689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UQ</w:t>
                  </w:r>
                </w:p>
              </w:tc>
            </w:tr>
            <w:tr w:rsidR="00423EC3" w:rsidRPr="00423EC3" w14:paraId="08F25B9B" w14:textId="77777777" w:rsidTr="00423EC3">
              <w:trPr>
                <w:trHeight w:val="300"/>
              </w:trPr>
              <w:tc>
                <w:tcPr>
                  <w:tcW w:w="960" w:type="dxa"/>
                  <w:tcBorders>
                    <w:top w:val="nil"/>
                    <w:left w:val="nil"/>
                    <w:bottom w:val="nil"/>
                    <w:right w:val="nil"/>
                  </w:tcBorders>
                  <w:noWrap/>
                  <w:vAlign w:val="bottom"/>
                  <w:hideMark/>
                </w:tcPr>
                <w:p w14:paraId="5932B26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VD</w:t>
                  </w:r>
                </w:p>
              </w:tc>
            </w:tr>
            <w:tr w:rsidR="00423EC3" w:rsidRPr="00423EC3" w14:paraId="25B612FE" w14:textId="77777777" w:rsidTr="00423EC3">
              <w:trPr>
                <w:trHeight w:val="300"/>
              </w:trPr>
              <w:tc>
                <w:tcPr>
                  <w:tcW w:w="960" w:type="dxa"/>
                  <w:tcBorders>
                    <w:top w:val="nil"/>
                    <w:left w:val="nil"/>
                    <w:bottom w:val="nil"/>
                    <w:right w:val="nil"/>
                  </w:tcBorders>
                  <w:noWrap/>
                  <w:vAlign w:val="bottom"/>
                  <w:hideMark/>
                </w:tcPr>
                <w:p w14:paraId="54B1026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VE</w:t>
                  </w:r>
                </w:p>
              </w:tc>
            </w:tr>
            <w:tr w:rsidR="00423EC3" w:rsidRPr="00423EC3" w14:paraId="0025B2BD" w14:textId="77777777" w:rsidTr="00423EC3">
              <w:trPr>
                <w:trHeight w:val="300"/>
              </w:trPr>
              <w:tc>
                <w:tcPr>
                  <w:tcW w:w="960" w:type="dxa"/>
                  <w:tcBorders>
                    <w:top w:val="nil"/>
                    <w:left w:val="nil"/>
                    <w:bottom w:val="nil"/>
                    <w:right w:val="nil"/>
                  </w:tcBorders>
                  <w:noWrap/>
                  <w:vAlign w:val="bottom"/>
                  <w:hideMark/>
                </w:tcPr>
                <w:p w14:paraId="5503717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VK</w:t>
                  </w:r>
                </w:p>
              </w:tc>
            </w:tr>
            <w:tr w:rsidR="00423EC3" w:rsidRPr="00423EC3" w14:paraId="4E6D3112" w14:textId="77777777" w:rsidTr="00423EC3">
              <w:trPr>
                <w:trHeight w:val="300"/>
              </w:trPr>
              <w:tc>
                <w:tcPr>
                  <w:tcW w:w="960" w:type="dxa"/>
                  <w:tcBorders>
                    <w:top w:val="nil"/>
                    <w:left w:val="nil"/>
                    <w:bottom w:val="nil"/>
                    <w:right w:val="nil"/>
                  </w:tcBorders>
                  <w:noWrap/>
                  <w:vAlign w:val="bottom"/>
                  <w:hideMark/>
                </w:tcPr>
                <w:p w14:paraId="4146A67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VL</w:t>
                  </w:r>
                </w:p>
              </w:tc>
            </w:tr>
            <w:tr w:rsidR="00423EC3" w:rsidRPr="00423EC3" w14:paraId="7FB6814B" w14:textId="77777777" w:rsidTr="00423EC3">
              <w:trPr>
                <w:trHeight w:val="300"/>
              </w:trPr>
              <w:tc>
                <w:tcPr>
                  <w:tcW w:w="960" w:type="dxa"/>
                  <w:tcBorders>
                    <w:top w:val="nil"/>
                    <w:left w:val="nil"/>
                    <w:bottom w:val="nil"/>
                    <w:right w:val="nil"/>
                  </w:tcBorders>
                  <w:noWrap/>
                  <w:vAlign w:val="bottom"/>
                  <w:hideMark/>
                </w:tcPr>
                <w:p w14:paraId="4E0061D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UH</w:t>
                  </w:r>
                </w:p>
              </w:tc>
            </w:tr>
            <w:tr w:rsidR="00423EC3" w:rsidRPr="00423EC3" w14:paraId="4DA5298E" w14:textId="77777777" w:rsidTr="00423EC3">
              <w:trPr>
                <w:trHeight w:val="300"/>
              </w:trPr>
              <w:tc>
                <w:tcPr>
                  <w:tcW w:w="960" w:type="dxa"/>
                  <w:tcBorders>
                    <w:top w:val="nil"/>
                    <w:left w:val="nil"/>
                    <w:bottom w:val="nil"/>
                    <w:right w:val="nil"/>
                  </w:tcBorders>
                  <w:noWrap/>
                  <w:vAlign w:val="bottom"/>
                  <w:hideMark/>
                </w:tcPr>
                <w:p w14:paraId="178B14A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UR</w:t>
                  </w:r>
                </w:p>
              </w:tc>
            </w:tr>
            <w:tr w:rsidR="00423EC3" w:rsidRPr="00423EC3" w14:paraId="07F04C05" w14:textId="77777777" w:rsidTr="00423EC3">
              <w:trPr>
                <w:trHeight w:val="300"/>
              </w:trPr>
              <w:tc>
                <w:tcPr>
                  <w:tcW w:w="960" w:type="dxa"/>
                  <w:tcBorders>
                    <w:top w:val="nil"/>
                    <w:left w:val="nil"/>
                    <w:bottom w:val="nil"/>
                    <w:right w:val="nil"/>
                  </w:tcBorders>
                  <w:noWrap/>
                  <w:vAlign w:val="bottom"/>
                  <w:hideMark/>
                </w:tcPr>
                <w:p w14:paraId="54381E5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VF</w:t>
                  </w:r>
                </w:p>
              </w:tc>
            </w:tr>
            <w:tr w:rsidR="00423EC3" w:rsidRPr="00423EC3" w14:paraId="44397469" w14:textId="77777777" w:rsidTr="00423EC3">
              <w:trPr>
                <w:trHeight w:val="300"/>
              </w:trPr>
              <w:tc>
                <w:tcPr>
                  <w:tcW w:w="960" w:type="dxa"/>
                  <w:tcBorders>
                    <w:top w:val="nil"/>
                    <w:left w:val="nil"/>
                    <w:bottom w:val="nil"/>
                    <w:right w:val="nil"/>
                  </w:tcBorders>
                  <w:noWrap/>
                  <w:vAlign w:val="bottom"/>
                  <w:hideMark/>
                </w:tcPr>
                <w:p w14:paraId="28A1049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VG</w:t>
                  </w:r>
                </w:p>
              </w:tc>
            </w:tr>
            <w:tr w:rsidR="00423EC3" w:rsidRPr="00423EC3" w14:paraId="3C755312" w14:textId="77777777" w:rsidTr="00423EC3">
              <w:trPr>
                <w:trHeight w:val="300"/>
              </w:trPr>
              <w:tc>
                <w:tcPr>
                  <w:tcW w:w="960" w:type="dxa"/>
                  <w:tcBorders>
                    <w:top w:val="nil"/>
                    <w:left w:val="nil"/>
                    <w:bottom w:val="nil"/>
                    <w:right w:val="nil"/>
                  </w:tcBorders>
                  <w:noWrap/>
                  <w:vAlign w:val="bottom"/>
                  <w:hideMark/>
                </w:tcPr>
                <w:p w14:paraId="6B33C76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VH</w:t>
                  </w:r>
                </w:p>
              </w:tc>
            </w:tr>
            <w:tr w:rsidR="00423EC3" w:rsidRPr="00423EC3" w14:paraId="408FB1B0" w14:textId="77777777" w:rsidTr="00423EC3">
              <w:trPr>
                <w:trHeight w:val="300"/>
              </w:trPr>
              <w:tc>
                <w:tcPr>
                  <w:tcW w:w="960" w:type="dxa"/>
                  <w:tcBorders>
                    <w:top w:val="nil"/>
                    <w:left w:val="nil"/>
                    <w:bottom w:val="nil"/>
                    <w:right w:val="nil"/>
                  </w:tcBorders>
                  <w:noWrap/>
                  <w:vAlign w:val="bottom"/>
                  <w:hideMark/>
                </w:tcPr>
                <w:p w14:paraId="7C00AA3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VJ</w:t>
                  </w:r>
                </w:p>
              </w:tc>
            </w:tr>
            <w:tr w:rsidR="00423EC3" w:rsidRPr="00423EC3" w14:paraId="20E94BC2" w14:textId="77777777" w:rsidTr="00423EC3">
              <w:trPr>
                <w:trHeight w:val="300"/>
              </w:trPr>
              <w:tc>
                <w:tcPr>
                  <w:tcW w:w="960" w:type="dxa"/>
                  <w:tcBorders>
                    <w:top w:val="nil"/>
                    <w:left w:val="nil"/>
                    <w:bottom w:val="nil"/>
                    <w:right w:val="nil"/>
                  </w:tcBorders>
                  <w:noWrap/>
                  <w:vAlign w:val="bottom"/>
                  <w:hideMark/>
                </w:tcPr>
                <w:p w14:paraId="63A08A5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88</w:t>
                  </w:r>
                </w:p>
              </w:tc>
            </w:tr>
            <w:tr w:rsidR="00423EC3" w:rsidRPr="00423EC3" w14:paraId="39EF5F38" w14:textId="77777777" w:rsidTr="00423EC3">
              <w:trPr>
                <w:trHeight w:val="300"/>
              </w:trPr>
              <w:tc>
                <w:tcPr>
                  <w:tcW w:w="960" w:type="dxa"/>
                  <w:tcBorders>
                    <w:top w:val="nil"/>
                    <w:left w:val="nil"/>
                    <w:bottom w:val="nil"/>
                    <w:right w:val="nil"/>
                  </w:tcBorders>
                  <w:noWrap/>
                  <w:vAlign w:val="bottom"/>
                  <w:hideMark/>
                </w:tcPr>
                <w:p w14:paraId="310C24D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89</w:t>
                  </w:r>
                </w:p>
              </w:tc>
            </w:tr>
            <w:tr w:rsidR="00423EC3" w:rsidRPr="00423EC3" w14:paraId="31616ABF" w14:textId="77777777" w:rsidTr="00423EC3">
              <w:trPr>
                <w:trHeight w:val="300"/>
              </w:trPr>
              <w:tc>
                <w:tcPr>
                  <w:tcW w:w="960" w:type="dxa"/>
                  <w:tcBorders>
                    <w:top w:val="nil"/>
                    <w:left w:val="nil"/>
                    <w:bottom w:val="nil"/>
                    <w:right w:val="nil"/>
                  </w:tcBorders>
                  <w:noWrap/>
                  <w:vAlign w:val="bottom"/>
                  <w:hideMark/>
                </w:tcPr>
                <w:p w14:paraId="2F24C9E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54</w:t>
                  </w:r>
                </w:p>
              </w:tc>
            </w:tr>
            <w:tr w:rsidR="00423EC3" w:rsidRPr="00423EC3" w14:paraId="65231109" w14:textId="77777777" w:rsidTr="00423EC3">
              <w:trPr>
                <w:trHeight w:val="300"/>
              </w:trPr>
              <w:tc>
                <w:tcPr>
                  <w:tcW w:w="960" w:type="dxa"/>
                  <w:tcBorders>
                    <w:top w:val="nil"/>
                    <w:left w:val="nil"/>
                    <w:bottom w:val="nil"/>
                    <w:right w:val="nil"/>
                  </w:tcBorders>
                  <w:noWrap/>
                  <w:vAlign w:val="bottom"/>
                  <w:hideMark/>
                </w:tcPr>
                <w:p w14:paraId="0148E91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55</w:t>
                  </w:r>
                </w:p>
              </w:tc>
            </w:tr>
            <w:tr w:rsidR="00423EC3" w:rsidRPr="00423EC3" w14:paraId="0B89AE22" w14:textId="77777777" w:rsidTr="00423EC3">
              <w:trPr>
                <w:trHeight w:val="300"/>
              </w:trPr>
              <w:tc>
                <w:tcPr>
                  <w:tcW w:w="960" w:type="dxa"/>
                  <w:tcBorders>
                    <w:top w:val="nil"/>
                    <w:left w:val="nil"/>
                    <w:bottom w:val="nil"/>
                    <w:right w:val="nil"/>
                  </w:tcBorders>
                  <w:noWrap/>
                  <w:vAlign w:val="bottom"/>
                  <w:hideMark/>
                </w:tcPr>
                <w:p w14:paraId="0D5185E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U3</w:t>
                  </w:r>
                </w:p>
              </w:tc>
            </w:tr>
            <w:tr w:rsidR="00423EC3" w:rsidRPr="00423EC3" w14:paraId="19412B9E" w14:textId="77777777" w:rsidTr="00423EC3">
              <w:trPr>
                <w:trHeight w:val="300"/>
              </w:trPr>
              <w:tc>
                <w:tcPr>
                  <w:tcW w:w="960" w:type="dxa"/>
                  <w:tcBorders>
                    <w:top w:val="nil"/>
                    <w:left w:val="nil"/>
                    <w:bottom w:val="nil"/>
                    <w:right w:val="nil"/>
                  </w:tcBorders>
                  <w:noWrap/>
                  <w:vAlign w:val="bottom"/>
                  <w:hideMark/>
                </w:tcPr>
                <w:p w14:paraId="3BE9F3F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46</w:t>
                  </w:r>
                </w:p>
              </w:tc>
            </w:tr>
          </w:tbl>
          <w:p w14:paraId="17EE9952" w14:textId="078014C3" w:rsidR="00B072C7" w:rsidRPr="004342C6" w:rsidRDefault="00B072C7" w:rsidP="00423EC3">
            <w:pPr>
              <w:rPr>
                <w:rFonts w:cs="Arial"/>
              </w:rPr>
            </w:pPr>
          </w:p>
        </w:tc>
      </w:tr>
      <w:tr w:rsidR="009D643B" w:rsidRPr="004342C6" w14:paraId="646F3715" w14:textId="77777777" w:rsidTr="00423116">
        <w:trPr>
          <w:trHeight w:val="314"/>
        </w:trPr>
        <w:tc>
          <w:tcPr>
            <w:tcW w:w="2246" w:type="dxa"/>
            <w:shd w:val="clear" w:color="000000" w:fill="FFFFFF"/>
            <w:vAlign w:val="center"/>
          </w:tcPr>
          <w:p w14:paraId="6AB8E9DA" w14:textId="0A6423D6" w:rsidR="009D643B" w:rsidRPr="004342C6" w:rsidRDefault="009D643B" w:rsidP="009D643B">
            <w:pPr>
              <w:contextualSpacing w:val="0"/>
              <w:jc w:val="center"/>
              <w:rPr>
                <w:rFonts w:eastAsia="Times New Roman" w:cs="Arial"/>
                <w:color w:val="000000"/>
              </w:rPr>
            </w:pPr>
            <w:r>
              <w:lastRenderedPageBreak/>
              <w:t>DIS.PCS.10</w:t>
            </w:r>
            <w:r w:rsidRPr="007150CE">
              <w:t>.00</w:t>
            </w:r>
            <w:r>
              <w:t>1</w:t>
            </w:r>
          </w:p>
        </w:tc>
        <w:tc>
          <w:tcPr>
            <w:tcW w:w="7024" w:type="dxa"/>
            <w:shd w:val="clear" w:color="000000" w:fill="FFFFFF"/>
          </w:tcPr>
          <w:p w14:paraId="3EBF7E17" w14:textId="77777777" w:rsidR="009D643B" w:rsidRPr="007150CE" w:rsidRDefault="009D643B" w:rsidP="009D643B">
            <w:pPr>
              <w:spacing w:after="160" w:line="252" w:lineRule="auto"/>
              <w:rPr>
                <w:rFonts w:eastAsia="Times New Roman"/>
              </w:rPr>
            </w:pPr>
            <w:r w:rsidRPr="007150CE">
              <w:rPr>
                <w:rFonts w:eastAsia="Times New Roman"/>
              </w:rPr>
              <w:t xml:space="preserve">The system shall check that Child’s Mother is receiving </w:t>
            </w:r>
            <w:r>
              <w:rPr>
                <w:rFonts w:eastAsia="Times New Roman"/>
              </w:rPr>
              <w:t xml:space="preserve">aid categories 38, </w:t>
            </w:r>
            <w:r w:rsidRPr="00CD75C2">
              <w:t>52, 53, H9, LV, P1</w:t>
            </w:r>
            <w:r>
              <w:t xml:space="preserve"> and P5</w:t>
            </w:r>
            <w:r w:rsidRPr="007150CE">
              <w:rPr>
                <w:rFonts w:eastAsia="Times New Roman"/>
              </w:rPr>
              <w:t xml:space="preserve"> </w:t>
            </w:r>
            <w:r>
              <w:rPr>
                <w:rFonts w:eastAsia="Times New Roman"/>
              </w:rPr>
              <w:t>in the HIX</w:t>
            </w:r>
            <w:r w:rsidRPr="007150CE">
              <w:rPr>
                <w:rFonts w:eastAsia="Times New Roman"/>
              </w:rPr>
              <w:t xml:space="preserve"> </w:t>
            </w:r>
            <w:r>
              <w:rPr>
                <w:rFonts w:eastAsia="Times New Roman"/>
              </w:rPr>
              <w:t xml:space="preserve">system </w:t>
            </w:r>
            <w:r w:rsidRPr="007150CE">
              <w:rPr>
                <w:rFonts w:eastAsia="Times New Roman"/>
              </w:rPr>
              <w:t>while evaluating the “</w:t>
            </w:r>
            <w:r>
              <w:rPr>
                <w:rFonts w:eastAsia="Times New Roman"/>
              </w:rPr>
              <w:t xml:space="preserve">Child </w:t>
            </w:r>
            <w:r w:rsidRPr="007150CE">
              <w:rPr>
                <w:rFonts w:cs="Arial"/>
              </w:rPr>
              <w:t>Born M</w:t>
            </w:r>
            <w:r>
              <w:rPr>
                <w:rFonts w:cs="Arial"/>
              </w:rPr>
              <w:t xml:space="preserve">edicaid </w:t>
            </w:r>
            <w:r w:rsidRPr="007150CE">
              <w:rPr>
                <w:rFonts w:cs="Arial"/>
              </w:rPr>
              <w:t>Eligible”</w:t>
            </w:r>
            <w:r w:rsidRPr="007150CE">
              <w:rPr>
                <w:rFonts w:eastAsia="Times New Roman"/>
              </w:rPr>
              <w:t xml:space="preserve"> flag for the child. </w:t>
            </w:r>
          </w:p>
          <w:p w14:paraId="53551EC8" w14:textId="77777777" w:rsidR="009D643B" w:rsidRPr="007150CE" w:rsidRDefault="009D643B" w:rsidP="009D643B">
            <w:pPr>
              <w:spacing w:after="160" w:line="252" w:lineRule="auto"/>
              <w:rPr>
                <w:rFonts w:eastAsia="Times New Roman"/>
              </w:rPr>
            </w:pPr>
          </w:p>
          <w:p w14:paraId="52F036B2" w14:textId="038AC41D" w:rsidR="009D643B" w:rsidRPr="004342C6" w:rsidRDefault="009D643B" w:rsidP="009D643B">
            <w:pPr>
              <w:rPr>
                <w:rFonts w:eastAsia="Times New Roman" w:cs="Arial"/>
                <w:color w:val="060808" w:themeColor="text1"/>
                <w:lang w:val="en-IN" w:eastAsia="en-IN"/>
              </w:rPr>
            </w:pPr>
            <w:r w:rsidRPr="007150CE">
              <w:rPr>
                <w:rFonts w:eastAsia="Times New Roman"/>
                <w:b/>
                <w:bCs/>
              </w:rPr>
              <w:t>Note:</w:t>
            </w:r>
            <w:r>
              <w:rPr>
                <w:rFonts w:eastAsia="Times New Roman"/>
              </w:rPr>
              <w:t xml:space="preserve"> </w:t>
            </w:r>
            <w:r w:rsidRPr="007150CE">
              <w:rPr>
                <w:rFonts w:eastAsia="Times New Roman"/>
              </w:rPr>
              <w:t>All other existing rules to identify and set the “</w:t>
            </w:r>
            <w:r>
              <w:rPr>
                <w:rFonts w:eastAsia="Times New Roman"/>
              </w:rPr>
              <w:t xml:space="preserve">Child </w:t>
            </w:r>
            <w:r w:rsidRPr="007150CE">
              <w:rPr>
                <w:rFonts w:eastAsia="Times New Roman"/>
              </w:rPr>
              <w:t>Born M</w:t>
            </w:r>
            <w:r>
              <w:rPr>
                <w:rFonts w:eastAsia="Times New Roman"/>
              </w:rPr>
              <w:t>edicaid</w:t>
            </w:r>
            <w:r w:rsidRPr="007150CE">
              <w:rPr>
                <w:rFonts w:eastAsia="Times New Roman"/>
              </w:rPr>
              <w:t xml:space="preserve"> Eligible” flag for the child will remain AS-IS.</w:t>
            </w:r>
          </w:p>
        </w:tc>
      </w:tr>
      <w:tr w:rsidR="00F26D51" w:rsidRPr="004342C6" w14:paraId="45CDCE15" w14:textId="77777777" w:rsidTr="00423116">
        <w:trPr>
          <w:trHeight w:val="314"/>
        </w:trPr>
        <w:tc>
          <w:tcPr>
            <w:tcW w:w="2246" w:type="dxa"/>
            <w:shd w:val="clear" w:color="000000" w:fill="FFFFFF"/>
            <w:vAlign w:val="center"/>
          </w:tcPr>
          <w:p w14:paraId="33DC31F9" w14:textId="50311C19" w:rsidR="00F26D51" w:rsidRDefault="00F26D51" w:rsidP="009D643B">
            <w:pPr>
              <w:contextualSpacing w:val="0"/>
              <w:jc w:val="center"/>
            </w:pPr>
            <w:r w:rsidRPr="004768C8">
              <w:rPr>
                <w:b/>
                <w:bCs/>
              </w:rPr>
              <w:lastRenderedPageBreak/>
              <w:t>PS.PMEC.001</w:t>
            </w:r>
          </w:p>
        </w:tc>
        <w:tc>
          <w:tcPr>
            <w:tcW w:w="7024" w:type="dxa"/>
            <w:shd w:val="clear" w:color="000000" w:fill="FFFFFF"/>
          </w:tcPr>
          <w:p w14:paraId="7669D740" w14:textId="68DEC69F" w:rsidR="00F26D51" w:rsidRDefault="00F26D51" w:rsidP="00F26D51">
            <w:pPr>
              <w:spacing w:after="160" w:line="259" w:lineRule="auto"/>
            </w:pPr>
            <w:r>
              <w:t xml:space="preserve">The system shall treat the aid category/benefits received from pre-determination MMIS call </w:t>
            </w:r>
            <w:r w:rsidRPr="000A2CBD">
              <w:t xml:space="preserve">active only if </w:t>
            </w:r>
            <w:r>
              <w:t>the eligibility segment e</w:t>
            </w:r>
            <w:r w:rsidRPr="000A2CBD">
              <w:t>nd date</w:t>
            </w:r>
            <w:r>
              <w:t xml:space="preserve"> (dte_end_elig)</w:t>
            </w:r>
            <w:r w:rsidRPr="000A2CBD">
              <w:t xml:space="preserve"> </w:t>
            </w:r>
            <w:r>
              <w:t xml:space="preserve">is – </w:t>
            </w:r>
          </w:p>
          <w:p w14:paraId="5573AD48" w14:textId="77777777" w:rsidR="00F26D51" w:rsidRDefault="00F26D51" w:rsidP="00E74DAA">
            <w:pPr>
              <w:pStyle w:val="ListParagraph"/>
              <w:numPr>
                <w:ilvl w:val="1"/>
                <w:numId w:val="696"/>
              </w:numPr>
              <w:spacing w:after="160" w:line="259" w:lineRule="auto"/>
            </w:pPr>
            <w:r>
              <w:t>Is received as</w:t>
            </w:r>
            <w:r w:rsidRPr="000A2CBD">
              <w:t xml:space="preserve"> 12/31/2299</w:t>
            </w:r>
          </w:p>
          <w:p w14:paraId="51CB86E3" w14:textId="77777777" w:rsidR="00F26D51" w:rsidRDefault="00F26D51" w:rsidP="00F26D51">
            <w:pPr>
              <w:spacing w:after="160" w:line="259" w:lineRule="auto"/>
              <w:ind w:left="360"/>
            </w:pPr>
            <w:r w:rsidRPr="00BD2019">
              <w:rPr>
                <w:b/>
                <w:bCs/>
              </w:rPr>
              <w:t>Note</w:t>
            </w:r>
            <w:r>
              <w:t>: The definition of the aid categories/benefits which deny Medicaid/APTC upon being received from the pre-determination MMIS call have not been changed.</w:t>
            </w:r>
          </w:p>
          <w:p w14:paraId="0802833E" w14:textId="77777777" w:rsidR="00F26D51" w:rsidRDefault="00F26D51" w:rsidP="00F26D51">
            <w:pPr>
              <w:spacing w:after="160" w:line="259" w:lineRule="auto"/>
              <w:ind w:firstLine="360"/>
              <w:rPr>
                <w:noProof/>
              </w:rPr>
            </w:pPr>
          </w:p>
          <w:p w14:paraId="63718DA8" w14:textId="77777777" w:rsidR="00F26D51" w:rsidRPr="003070C0" w:rsidRDefault="00F26D51" w:rsidP="00F26D51">
            <w:pPr>
              <w:pStyle w:val="ListParagraph"/>
              <w:spacing w:line="259" w:lineRule="auto"/>
              <w:ind w:left="360"/>
              <w:rPr>
                <w:b/>
                <w:bCs/>
              </w:rPr>
            </w:pPr>
            <w:r w:rsidRPr="003070C0">
              <w:rPr>
                <w:b/>
                <w:bCs/>
              </w:rPr>
              <w:t xml:space="preserve">Example 1: </w:t>
            </w:r>
            <w:r>
              <w:rPr>
                <w:b/>
                <w:bCs/>
              </w:rPr>
              <w:t>End date received as 12/31/2299</w:t>
            </w:r>
          </w:p>
          <w:p w14:paraId="16543F59" w14:textId="77777777" w:rsidR="00F26D51" w:rsidRDefault="00F26D51" w:rsidP="00E74DAA">
            <w:pPr>
              <w:pStyle w:val="ListParagraph"/>
              <w:numPr>
                <w:ilvl w:val="0"/>
                <w:numId w:val="697"/>
              </w:numPr>
              <w:spacing w:line="259" w:lineRule="auto"/>
              <w:ind w:hanging="490"/>
            </w:pPr>
            <w:r>
              <w:t xml:space="preserve">John (HoH) submitted an application on 10/13/2023. </w:t>
            </w:r>
          </w:p>
          <w:p w14:paraId="390F0097" w14:textId="77777777" w:rsidR="00F26D51" w:rsidRDefault="00F26D51" w:rsidP="00E74DAA">
            <w:pPr>
              <w:pStyle w:val="ListParagraph"/>
              <w:numPr>
                <w:ilvl w:val="0"/>
                <w:numId w:val="697"/>
              </w:numPr>
              <w:spacing w:line="259" w:lineRule="auto"/>
              <w:ind w:hanging="490"/>
            </w:pPr>
            <w:r>
              <w:t>Aid category ‘TB’ is received from the pre-determination MMIS call.</w:t>
            </w:r>
          </w:p>
          <w:p w14:paraId="0F9670BB" w14:textId="77777777" w:rsidR="00F26D51" w:rsidRDefault="00F26D51" w:rsidP="00E74DAA">
            <w:pPr>
              <w:pStyle w:val="ListParagraph"/>
              <w:numPr>
                <w:ilvl w:val="0"/>
                <w:numId w:val="697"/>
              </w:numPr>
              <w:spacing w:line="259" w:lineRule="auto"/>
              <w:ind w:hanging="490"/>
            </w:pPr>
            <w:r>
              <w:t>Eligibility Segment End Date (dte_end_elig) for John is received as 12/31/2299.</w:t>
            </w:r>
          </w:p>
          <w:p w14:paraId="196F818A" w14:textId="77777777" w:rsidR="00F26D51" w:rsidRDefault="00F26D51" w:rsidP="00E74DAA">
            <w:pPr>
              <w:pStyle w:val="ListParagraph"/>
              <w:numPr>
                <w:ilvl w:val="0"/>
                <w:numId w:val="697"/>
              </w:numPr>
              <w:spacing w:line="259" w:lineRule="auto"/>
              <w:ind w:hanging="490"/>
            </w:pPr>
            <w:r>
              <w:t>The system shall treat the Medicaid coverage as active for John and deny him Medicaid and APTC in HIX irrespective of the Eligibility Segment Start Date which is also received from pre-determination MMIS call.</w:t>
            </w:r>
          </w:p>
          <w:p w14:paraId="65C9492C" w14:textId="77777777" w:rsidR="00F26D51" w:rsidRDefault="00F26D51" w:rsidP="00F26D51"/>
          <w:p w14:paraId="7609061B" w14:textId="77777777" w:rsidR="00F26D51" w:rsidRPr="003070C0" w:rsidRDefault="00F26D51" w:rsidP="00F26D51">
            <w:pPr>
              <w:pStyle w:val="ListParagraph"/>
              <w:spacing w:line="259" w:lineRule="auto"/>
              <w:ind w:left="360"/>
              <w:rPr>
                <w:b/>
                <w:bCs/>
              </w:rPr>
            </w:pPr>
            <w:r w:rsidRPr="003070C0">
              <w:rPr>
                <w:b/>
                <w:bCs/>
              </w:rPr>
              <w:t xml:space="preserve">Example </w:t>
            </w:r>
            <w:r>
              <w:rPr>
                <w:b/>
                <w:bCs/>
              </w:rPr>
              <w:t>2</w:t>
            </w:r>
            <w:r w:rsidRPr="003070C0">
              <w:rPr>
                <w:b/>
                <w:bCs/>
              </w:rPr>
              <w:t xml:space="preserve">: </w:t>
            </w:r>
            <w:r>
              <w:rPr>
                <w:b/>
                <w:bCs/>
              </w:rPr>
              <w:t>Date received as 12/31/2299</w:t>
            </w:r>
          </w:p>
          <w:p w14:paraId="533C33F1" w14:textId="77777777" w:rsidR="00F26D51" w:rsidRDefault="00F26D51" w:rsidP="00E74DAA">
            <w:pPr>
              <w:pStyle w:val="ListParagraph"/>
              <w:numPr>
                <w:ilvl w:val="0"/>
                <w:numId w:val="697"/>
              </w:numPr>
              <w:spacing w:line="259" w:lineRule="auto"/>
              <w:ind w:hanging="490"/>
            </w:pPr>
            <w:r>
              <w:t xml:space="preserve">John (HoH) &amp; Mary submitted an application on 10/13/2023. </w:t>
            </w:r>
          </w:p>
          <w:p w14:paraId="47A18163" w14:textId="77777777" w:rsidR="00F26D51" w:rsidRDefault="00F26D51" w:rsidP="00E74DAA">
            <w:pPr>
              <w:pStyle w:val="ListParagraph"/>
              <w:numPr>
                <w:ilvl w:val="0"/>
                <w:numId w:val="697"/>
              </w:numPr>
              <w:spacing w:line="259" w:lineRule="auto"/>
              <w:ind w:hanging="490"/>
            </w:pPr>
            <w:r>
              <w:t>Aid category ‘TB’ is received from the pre-determination MMIS call.</w:t>
            </w:r>
          </w:p>
          <w:p w14:paraId="19ED8ED4" w14:textId="77777777" w:rsidR="00F26D51" w:rsidRDefault="00F26D51" w:rsidP="00E74DAA">
            <w:pPr>
              <w:pStyle w:val="ListParagraph"/>
              <w:numPr>
                <w:ilvl w:val="0"/>
                <w:numId w:val="697"/>
              </w:numPr>
              <w:spacing w:line="259" w:lineRule="auto"/>
              <w:ind w:hanging="490"/>
            </w:pPr>
            <w:r>
              <w:t>Eligibility Segment End Date (dte_end_elig) for John is received as 12/31/2299.</w:t>
            </w:r>
          </w:p>
          <w:p w14:paraId="498D2904" w14:textId="77777777" w:rsidR="00F26D51" w:rsidRDefault="00F26D51" w:rsidP="00E74DAA">
            <w:pPr>
              <w:pStyle w:val="ListParagraph"/>
              <w:numPr>
                <w:ilvl w:val="0"/>
                <w:numId w:val="697"/>
              </w:numPr>
              <w:spacing w:line="259" w:lineRule="auto"/>
              <w:ind w:hanging="490"/>
            </w:pPr>
            <w:r>
              <w:t>The system shall treat the Medicaid coverage as active for John and deny him Medicaid and APTC in HIX irrespective of the Eligibility Segment Start Date which is also received from pre-determination MMIS call.</w:t>
            </w:r>
          </w:p>
          <w:p w14:paraId="476B5BAA" w14:textId="77777777" w:rsidR="00F26D51" w:rsidRDefault="00F26D51" w:rsidP="00F26D51"/>
          <w:p w14:paraId="7CA86118" w14:textId="77777777" w:rsidR="00F26D51" w:rsidRDefault="00F26D51" w:rsidP="00F26D51"/>
          <w:p w14:paraId="62A1DBD7" w14:textId="77777777" w:rsidR="00F26D51" w:rsidRPr="003070C0" w:rsidRDefault="00F26D51" w:rsidP="00F26D51">
            <w:pPr>
              <w:pStyle w:val="ListParagraph"/>
              <w:spacing w:line="259" w:lineRule="auto"/>
              <w:ind w:left="360"/>
              <w:rPr>
                <w:b/>
                <w:bCs/>
              </w:rPr>
            </w:pPr>
            <w:r w:rsidRPr="003070C0">
              <w:rPr>
                <w:b/>
                <w:bCs/>
              </w:rPr>
              <w:t xml:space="preserve">Example </w:t>
            </w:r>
            <w:r>
              <w:rPr>
                <w:b/>
                <w:bCs/>
              </w:rPr>
              <w:t>3</w:t>
            </w:r>
            <w:r w:rsidRPr="003070C0">
              <w:rPr>
                <w:b/>
                <w:bCs/>
              </w:rPr>
              <w:t xml:space="preserve">: </w:t>
            </w:r>
            <w:r>
              <w:rPr>
                <w:b/>
                <w:bCs/>
              </w:rPr>
              <w:t>Child born to Medicaid mother</w:t>
            </w:r>
          </w:p>
          <w:p w14:paraId="767BA656" w14:textId="77777777" w:rsidR="00F26D51" w:rsidRDefault="00F26D51" w:rsidP="00E74DAA">
            <w:pPr>
              <w:pStyle w:val="ListParagraph"/>
              <w:numPr>
                <w:ilvl w:val="0"/>
                <w:numId w:val="697"/>
              </w:numPr>
              <w:spacing w:line="259" w:lineRule="auto"/>
              <w:ind w:hanging="490"/>
            </w:pPr>
            <w:r>
              <w:t xml:space="preserve">Jane (HoH) &amp; Mary (child born to Jane) submitted an application on 10/13/2023 and added Child DOB as 09/11/2023. </w:t>
            </w:r>
          </w:p>
          <w:p w14:paraId="00A92C47" w14:textId="77777777" w:rsidR="00F26D51" w:rsidRDefault="00F26D51" w:rsidP="00E74DAA">
            <w:pPr>
              <w:pStyle w:val="ListParagraph"/>
              <w:numPr>
                <w:ilvl w:val="0"/>
                <w:numId w:val="697"/>
              </w:numPr>
              <w:spacing w:line="259" w:lineRule="auto"/>
              <w:ind w:hanging="490"/>
            </w:pPr>
            <w:r>
              <w:t>Aid category ‘06’ is received from the pre-determination MMIS call.</w:t>
            </w:r>
          </w:p>
          <w:p w14:paraId="75145D28" w14:textId="77777777" w:rsidR="00F26D51" w:rsidRDefault="00F26D51" w:rsidP="00E74DAA">
            <w:pPr>
              <w:pStyle w:val="ListParagraph"/>
              <w:numPr>
                <w:ilvl w:val="0"/>
                <w:numId w:val="697"/>
              </w:numPr>
              <w:spacing w:line="259" w:lineRule="auto"/>
              <w:ind w:hanging="490"/>
            </w:pPr>
            <w:r>
              <w:t>Eligibility Segment End Date (dte_end_elig)  for Jane is received as 10/31/2023 with Start date as 09/01/2023</w:t>
            </w:r>
          </w:p>
          <w:p w14:paraId="2946BEAC" w14:textId="77777777" w:rsidR="00F26D51" w:rsidRDefault="00F26D51" w:rsidP="00E74DAA">
            <w:pPr>
              <w:pStyle w:val="ListParagraph"/>
              <w:numPr>
                <w:ilvl w:val="0"/>
                <w:numId w:val="697"/>
              </w:numPr>
              <w:spacing w:line="259" w:lineRule="auto"/>
              <w:ind w:hanging="490"/>
            </w:pPr>
            <w:r>
              <w:lastRenderedPageBreak/>
              <w:t xml:space="preserve">The system shall treat the Medicaid coverage as NOT active for Jane as per pre-MMIS response and will not deny Medicaid/APTC in HIX due to this. </w:t>
            </w:r>
          </w:p>
          <w:p w14:paraId="1A0D8429" w14:textId="77777777" w:rsidR="00F26D51" w:rsidRDefault="00F26D51" w:rsidP="00E74DAA">
            <w:pPr>
              <w:pStyle w:val="ListParagraph"/>
              <w:numPr>
                <w:ilvl w:val="0"/>
                <w:numId w:val="697"/>
              </w:numPr>
              <w:spacing w:line="259" w:lineRule="auto"/>
              <w:ind w:hanging="490"/>
            </w:pPr>
            <w:r>
              <w:t>But the system will treat Mary as Child Born to Medicaid Mother because Jane is Eligible for Medicaid in the Pre-MMIS system on 10/11/2023 i.e., Child’s DOB.</w:t>
            </w:r>
          </w:p>
          <w:p w14:paraId="1393CACD" w14:textId="77777777" w:rsidR="00F26D51" w:rsidRDefault="00F26D51" w:rsidP="00F26D51">
            <w:pPr>
              <w:pStyle w:val="ListParagraph"/>
              <w:spacing w:line="259" w:lineRule="auto"/>
              <w:ind w:left="1120"/>
            </w:pPr>
          </w:p>
          <w:p w14:paraId="27D7CCE7" w14:textId="77777777" w:rsidR="00F26D51" w:rsidRDefault="00F26D51" w:rsidP="00F26D51">
            <w:pPr>
              <w:spacing w:line="259" w:lineRule="auto"/>
            </w:pPr>
            <w:r w:rsidRPr="004768C8">
              <w:rPr>
                <w:b/>
                <w:bCs/>
              </w:rPr>
              <w:t>Note:</w:t>
            </w:r>
            <w:r>
              <w:t xml:space="preserve"> There is no change in rules to check if the mother is eligible for Medicaid in Pre-MMIS system as per child born to Medicaid Mother rules. </w:t>
            </w:r>
          </w:p>
          <w:p w14:paraId="1CDC76C3" w14:textId="77777777" w:rsidR="00F26D51" w:rsidRDefault="00F26D51" w:rsidP="00F26D51">
            <w:pPr>
              <w:spacing w:line="259" w:lineRule="auto"/>
            </w:pPr>
          </w:p>
          <w:p w14:paraId="2175F892" w14:textId="77777777" w:rsidR="00F26D51" w:rsidRPr="007150CE" w:rsidRDefault="00F26D51" w:rsidP="009D643B">
            <w:pPr>
              <w:spacing w:after="160" w:line="252" w:lineRule="auto"/>
              <w:rPr>
                <w:rFonts w:eastAsia="Times New Roman"/>
              </w:rPr>
            </w:pPr>
          </w:p>
        </w:tc>
      </w:tr>
    </w:tbl>
    <w:p w14:paraId="504BFD62" w14:textId="77777777" w:rsidR="000670F2" w:rsidRPr="004342C6" w:rsidRDefault="000670F2" w:rsidP="000670F2">
      <w:pPr>
        <w:pStyle w:val="Table"/>
        <w:ind w:firstLine="360"/>
        <w:rPr>
          <w:rFonts w:ascii="Arial" w:hAnsi="Arial" w:cs="Arial"/>
        </w:rPr>
      </w:pPr>
    </w:p>
    <w:p w14:paraId="0E447CC9" w14:textId="77777777" w:rsidR="000670F2" w:rsidRPr="004342C6" w:rsidRDefault="000670F2" w:rsidP="000670F2">
      <w:pPr>
        <w:pStyle w:val="Heading3"/>
        <w:numPr>
          <w:ilvl w:val="2"/>
          <w:numId w:val="13"/>
        </w:numPr>
        <w:rPr>
          <w:rFonts w:ascii="Arial" w:hAnsi="Arial" w:cs="Arial"/>
        </w:rPr>
      </w:pPr>
      <w:bookmarkStart w:id="308" w:name="_Toc94634488"/>
      <w:r w:rsidRPr="004342C6">
        <w:rPr>
          <w:rFonts w:ascii="Arial" w:hAnsi="Arial" w:cs="Arial"/>
        </w:rPr>
        <w:t>Transaction /SSO Information</w:t>
      </w:r>
      <w:bookmarkEnd w:id="308"/>
    </w:p>
    <w:p w14:paraId="7473D8DF"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B53E983" w14:textId="77777777" w:rsidR="000670F2" w:rsidRPr="004342C6" w:rsidRDefault="000670F2" w:rsidP="000670F2">
      <w:pPr>
        <w:pStyle w:val="Heading3"/>
        <w:numPr>
          <w:ilvl w:val="2"/>
          <w:numId w:val="13"/>
        </w:numPr>
        <w:rPr>
          <w:rFonts w:ascii="Arial" w:hAnsi="Arial" w:cs="Arial"/>
        </w:rPr>
      </w:pPr>
      <w:bookmarkStart w:id="309" w:name="_Toc94634489"/>
      <w:r w:rsidRPr="004342C6">
        <w:rPr>
          <w:rFonts w:ascii="Arial" w:hAnsi="Arial" w:cs="Arial"/>
        </w:rPr>
        <w:t>Special Design Consideration</w:t>
      </w:r>
      <w:bookmarkEnd w:id="309"/>
    </w:p>
    <w:p w14:paraId="2F9C0CD0" w14:textId="0E848BB0" w:rsidR="000670F2" w:rsidRPr="004342C6" w:rsidRDefault="00C44DD0" w:rsidP="00C44DD0">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r w:rsidR="000670F2" w:rsidRPr="004342C6">
        <w:rPr>
          <w:rFonts w:eastAsiaTheme="minorHAnsi" w:cs="Arial"/>
          <w:color w:val="auto"/>
          <w:sz w:val="22"/>
          <w:szCs w:val="22"/>
        </w:rPr>
        <w:t xml:space="preserve"> </w:t>
      </w:r>
    </w:p>
    <w:p w14:paraId="10A44E39" w14:textId="77777777" w:rsidR="000670F2" w:rsidRPr="004342C6" w:rsidRDefault="000670F2" w:rsidP="000670F2">
      <w:pPr>
        <w:pStyle w:val="Heading3"/>
        <w:numPr>
          <w:ilvl w:val="2"/>
          <w:numId w:val="13"/>
        </w:numPr>
        <w:rPr>
          <w:rFonts w:ascii="Arial" w:hAnsi="Arial" w:cs="Arial"/>
        </w:rPr>
      </w:pPr>
      <w:bookmarkStart w:id="310" w:name="_Toc94634490"/>
      <w:r w:rsidRPr="004342C6">
        <w:rPr>
          <w:rFonts w:ascii="Arial" w:hAnsi="Arial" w:cs="Arial"/>
        </w:rPr>
        <w:t>Acceptance Criteria</w:t>
      </w:r>
      <w:bookmarkEnd w:id="310"/>
    </w:p>
    <w:p w14:paraId="0A599F33" w14:textId="0DEF97F6" w:rsidR="000670F2" w:rsidRPr="004342C6" w:rsidRDefault="00BF1D73" w:rsidP="00320B54">
      <w:pPr>
        <w:pStyle w:val="ListParagraph"/>
        <w:numPr>
          <w:ilvl w:val="0"/>
          <w:numId w:val="359"/>
        </w:numPr>
        <w:contextualSpacing w:val="0"/>
        <w:rPr>
          <w:rFonts w:cs="Arial"/>
        </w:rPr>
      </w:pPr>
      <w:r w:rsidRPr="004342C6">
        <w:rPr>
          <w:rFonts w:cs="Arial"/>
        </w:rPr>
        <w:t>The system should work as per the flow, UI design, functional requirements, and special design considerations defined above in the use case.</w:t>
      </w:r>
    </w:p>
    <w:p w14:paraId="2B3D2DBD" w14:textId="77777777" w:rsidR="000670F2" w:rsidRPr="004342C6" w:rsidRDefault="000670F2" w:rsidP="000670F2">
      <w:pPr>
        <w:contextualSpacing w:val="0"/>
        <w:rPr>
          <w:rFonts w:cs="Arial"/>
        </w:rPr>
      </w:pPr>
    </w:p>
    <w:p w14:paraId="47BF9B47" w14:textId="4AEBBFEA" w:rsidR="00150DDC" w:rsidRPr="004342C6" w:rsidRDefault="00150DDC">
      <w:pPr>
        <w:contextualSpacing w:val="0"/>
        <w:rPr>
          <w:rFonts w:cs="Arial"/>
        </w:rPr>
      </w:pPr>
      <w:r w:rsidRPr="004342C6">
        <w:rPr>
          <w:rFonts w:cs="Arial"/>
        </w:rPr>
        <w:br w:type="page"/>
      </w:r>
    </w:p>
    <w:p w14:paraId="1D85C3AE" w14:textId="3AA75BE8" w:rsidR="00150DDC" w:rsidRPr="004342C6" w:rsidRDefault="006C7519" w:rsidP="00DB6AEE">
      <w:pPr>
        <w:pStyle w:val="Heading2"/>
      </w:pPr>
      <w:r w:rsidRPr="004342C6">
        <w:lastRenderedPageBreak/>
        <w:t xml:space="preserve"> </w:t>
      </w:r>
      <w:bookmarkStart w:id="311" w:name="_Toc94634491"/>
      <w:r w:rsidR="00150DDC" w:rsidRPr="004342C6">
        <w:t>Use Case Id: UC-09 Disability identification rule</w:t>
      </w:r>
      <w:bookmarkEnd w:id="311"/>
      <w:r w:rsidR="00150DDC" w:rsidRPr="004342C6">
        <w:t xml:space="preserve">  </w:t>
      </w:r>
    </w:p>
    <w:p w14:paraId="2FB0BB5C" w14:textId="77777777" w:rsidR="00150DDC" w:rsidRPr="004342C6" w:rsidRDefault="00150DDC" w:rsidP="00150DDC">
      <w:pPr>
        <w:pStyle w:val="Heading3"/>
        <w:numPr>
          <w:ilvl w:val="2"/>
          <w:numId w:val="13"/>
        </w:numPr>
        <w:rPr>
          <w:rFonts w:ascii="Arial" w:hAnsi="Arial" w:cs="Arial"/>
        </w:rPr>
      </w:pPr>
      <w:bookmarkStart w:id="312" w:name="_Toc94634492"/>
      <w:r w:rsidRPr="004342C6">
        <w:rPr>
          <w:rFonts w:ascii="Arial" w:hAnsi="Arial" w:cs="Arial"/>
        </w:rPr>
        <w:t>Description</w:t>
      </w:r>
      <w:bookmarkEnd w:id="312"/>
    </w:p>
    <w:p w14:paraId="2A108766" w14:textId="5EAC51FE" w:rsidR="00150DDC" w:rsidRPr="004342C6" w:rsidRDefault="00150DDC" w:rsidP="00150DDC">
      <w:pPr>
        <w:ind w:left="450"/>
        <w:rPr>
          <w:rFonts w:cs="Arial"/>
        </w:rPr>
      </w:pPr>
      <w:r w:rsidRPr="004342C6">
        <w:rPr>
          <w:rFonts w:cs="Arial"/>
        </w:rPr>
        <w:t xml:space="preserve">This use case describes how </w:t>
      </w:r>
      <w:r w:rsidR="007D2C0A">
        <w:rPr>
          <w:rFonts w:cs="Arial"/>
        </w:rPr>
        <w:t xml:space="preserve">the </w:t>
      </w:r>
      <w:r w:rsidRPr="004342C6">
        <w:rPr>
          <w:rFonts w:cs="Arial"/>
        </w:rPr>
        <w:t>system</w:t>
      </w:r>
      <w:r w:rsidR="007D2C0A">
        <w:rPr>
          <w:rFonts w:cs="Arial"/>
        </w:rPr>
        <w:t xml:space="preserve"> will</w:t>
      </w:r>
      <w:r w:rsidRPr="004342C6">
        <w:rPr>
          <w:rFonts w:cs="Arial"/>
        </w:rPr>
        <w:t xml:space="preserve"> identify </w:t>
      </w:r>
      <w:r w:rsidR="007D2C0A">
        <w:rPr>
          <w:rFonts w:cs="Arial"/>
        </w:rPr>
        <w:t xml:space="preserve">a </w:t>
      </w:r>
      <w:r w:rsidR="001324AD" w:rsidRPr="004342C6">
        <w:rPr>
          <w:rFonts w:cs="Arial"/>
        </w:rPr>
        <w:t>member’s disability</w:t>
      </w:r>
      <w:r w:rsidRPr="004342C6">
        <w:rPr>
          <w:rFonts w:cs="Arial"/>
        </w:rPr>
        <w:t xml:space="preserve"> for M</w:t>
      </w:r>
      <w:r w:rsidR="001324AD" w:rsidRPr="004342C6">
        <w:rPr>
          <w:rFonts w:cs="Arial"/>
        </w:rPr>
        <w:t xml:space="preserve">assHealth </w:t>
      </w:r>
      <w:r w:rsidRPr="004342C6">
        <w:rPr>
          <w:rFonts w:cs="Arial"/>
        </w:rPr>
        <w:t>purpose.</w:t>
      </w:r>
    </w:p>
    <w:p w14:paraId="3169E4B1" w14:textId="77777777" w:rsidR="00150DDC" w:rsidRPr="004342C6" w:rsidRDefault="00150DDC" w:rsidP="00150DDC">
      <w:pPr>
        <w:ind w:left="450"/>
        <w:rPr>
          <w:rFonts w:cs="Arial"/>
        </w:rPr>
      </w:pPr>
    </w:p>
    <w:p w14:paraId="572718C3" w14:textId="77777777" w:rsidR="00150DDC" w:rsidRPr="004342C6" w:rsidRDefault="00150DDC" w:rsidP="00150DDC">
      <w:pPr>
        <w:pStyle w:val="Heading3"/>
        <w:numPr>
          <w:ilvl w:val="2"/>
          <w:numId w:val="13"/>
        </w:numPr>
        <w:rPr>
          <w:rFonts w:ascii="Arial" w:hAnsi="Arial" w:cs="Arial"/>
        </w:rPr>
      </w:pPr>
      <w:bookmarkStart w:id="313" w:name="_Toc94634493"/>
      <w:r w:rsidRPr="004342C6">
        <w:rPr>
          <w:rFonts w:ascii="Arial" w:hAnsi="Arial" w:cs="Arial"/>
        </w:rPr>
        <w:t>Related Use case</w:t>
      </w:r>
      <w:bookmarkEnd w:id="313"/>
      <w:r w:rsidRPr="004342C6">
        <w:rPr>
          <w:rFonts w:ascii="Arial" w:hAnsi="Arial" w:cs="Arial"/>
        </w:rPr>
        <w:t xml:space="preserve"> </w:t>
      </w:r>
    </w:p>
    <w:p w14:paraId="11EDE056" w14:textId="77777777" w:rsidR="00150DDC" w:rsidRPr="004342C6" w:rsidRDefault="00150DDC" w:rsidP="00150DDC">
      <w:pPr>
        <w:ind w:firstLine="450"/>
        <w:rPr>
          <w:rFonts w:cs="Arial"/>
        </w:rPr>
      </w:pPr>
      <w:r w:rsidRPr="004342C6">
        <w:rPr>
          <w:rFonts w:cs="Arial"/>
        </w:rPr>
        <w:t>Not applicable</w:t>
      </w:r>
    </w:p>
    <w:p w14:paraId="6DC40181" w14:textId="77777777" w:rsidR="00150DDC" w:rsidRPr="004342C6" w:rsidRDefault="00150DDC" w:rsidP="00150DDC">
      <w:pPr>
        <w:rPr>
          <w:rFonts w:cs="Arial"/>
        </w:rPr>
      </w:pPr>
      <w:r w:rsidRPr="004342C6">
        <w:rPr>
          <w:rFonts w:cs="Arial"/>
          <w:i/>
          <w:color w:val="00B050"/>
        </w:rPr>
        <w:t xml:space="preserve">  </w:t>
      </w:r>
    </w:p>
    <w:p w14:paraId="137AAFE5" w14:textId="77777777" w:rsidR="00150DDC" w:rsidRPr="004342C6" w:rsidRDefault="00150DDC" w:rsidP="00150DDC">
      <w:pPr>
        <w:pStyle w:val="Heading3"/>
        <w:numPr>
          <w:ilvl w:val="2"/>
          <w:numId w:val="13"/>
        </w:numPr>
        <w:rPr>
          <w:rFonts w:ascii="Arial" w:hAnsi="Arial" w:cs="Arial"/>
        </w:rPr>
      </w:pPr>
      <w:bookmarkStart w:id="314" w:name="_Toc94634494"/>
      <w:r w:rsidRPr="004342C6">
        <w:rPr>
          <w:rFonts w:ascii="Arial" w:hAnsi="Arial" w:cs="Arial"/>
        </w:rPr>
        <w:t>Actor(s)</w:t>
      </w:r>
      <w:bookmarkEnd w:id="314"/>
    </w:p>
    <w:p w14:paraId="64BAABBF" w14:textId="77777777" w:rsidR="00150DDC" w:rsidRPr="004342C6" w:rsidRDefault="00150DDC" w:rsidP="001C1D81">
      <w:pPr>
        <w:pStyle w:val="ListParagraph"/>
        <w:numPr>
          <w:ilvl w:val="0"/>
          <w:numId w:val="52"/>
        </w:numPr>
        <w:ind w:left="810"/>
        <w:contextualSpacing w:val="0"/>
        <w:rPr>
          <w:rFonts w:cs="Arial"/>
        </w:rPr>
      </w:pPr>
      <w:r w:rsidRPr="004342C6">
        <w:rPr>
          <w:rFonts w:cs="Arial"/>
        </w:rPr>
        <w:t>HIX System</w:t>
      </w:r>
    </w:p>
    <w:p w14:paraId="685BAA22" w14:textId="77777777" w:rsidR="00150DDC" w:rsidRPr="004342C6" w:rsidRDefault="00150DDC" w:rsidP="001C1D81">
      <w:pPr>
        <w:pStyle w:val="ListParagraph"/>
        <w:numPr>
          <w:ilvl w:val="0"/>
          <w:numId w:val="52"/>
        </w:numPr>
        <w:ind w:left="810"/>
        <w:contextualSpacing w:val="0"/>
        <w:rPr>
          <w:rFonts w:cs="Arial"/>
        </w:rPr>
      </w:pPr>
      <w:r w:rsidRPr="004342C6">
        <w:rPr>
          <w:rFonts w:cs="Arial"/>
        </w:rPr>
        <w:t>Individual User</w:t>
      </w:r>
    </w:p>
    <w:p w14:paraId="1F9ABBD6" w14:textId="77777777" w:rsidR="00150DDC" w:rsidRPr="004342C6" w:rsidRDefault="00150DDC" w:rsidP="001C1D81">
      <w:pPr>
        <w:pStyle w:val="ListParagraph"/>
        <w:numPr>
          <w:ilvl w:val="0"/>
          <w:numId w:val="52"/>
        </w:numPr>
        <w:ind w:left="810"/>
        <w:contextualSpacing w:val="0"/>
        <w:rPr>
          <w:rFonts w:cs="Arial"/>
        </w:rPr>
      </w:pPr>
      <w:r w:rsidRPr="004342C6">
        <w:rPr>
          <w:rFonts w:cs="Arial"/>
        </w:rPr>
        <w:t xml:space="preserve">Assistor portal users </w:t>
      </w:r>
    </w:p>
    <w:p w14:paraId="0E24C049" w14:textId="77777777" w:rsidR="00150DDC" w:rsidRPr="004342C6" w:rsidRDefault="00150DDC" w:rsidP="007D2C0A">
      <w:pPr>
        <w:pStyle w:val="ListParagraph"/>
        <w:numPr>
          <w:ilvl w:val="0"/>
          <w:numId w:val="20"/>
        </w:numPr>
        <w:contextualSpacing w:val="0"/>
        <w:rPr>
          <w:rFonts w:cs="Arial"/>
        </w:rPr>
      </w:pPr>
      <w:r w:rsidRPr="004342C6">
        <w:rPr>
          <w:rFonts w:cs="Arial"/>
        </w:rPr>
        <w:t>CAC User</w:t>
      </w:r>
    </w:p>
    <w:p w14:paraId="32F16532" w14:textId="77777777" w:rsidR="00150DDC" w:rsidRPr="004342C6" w:rsidRDefault="00150DDC" w:rsidP="007D2C0A">
      <w:pPr>
        <w:pStyle w:val="ListParagraph"/>
        <w:numPr>
          <w:ilvl w:val="0"/>
          <w:numId w:val="20"/>
        </w:numPr>
        <w:contextualSpacing w:val="0"/>
        <w:rPr>
          <w:rFonts w:cs="Arial"/>
        </w:rPr>
      </w:pPr>
      <w:r w:rsidRPr="004342C6">
        <w:rPr>
          <w:rFonts w:cs="Arial"/>
        </w:rPr>
        <w:t>Navigator User</w:t>
      </w:r>
    </w:p>
    <w:p w14:paraId="71C3FD3D" w14:textId="77777777" w:rsidR="00150DDC" w:rsidRPr="004342C6" w:rsidRDefault="00150DDC" w:rsidP="001C1D81">
      <w:pPr>
        <w:pStyle w:val="ListParagraph"/>
        <w:numPr>
          <w:ilvl w:val="0"/>
          <w:numId w:val="52"/>
        </w:numPr>
        <w:ind w:left="810"/>
        <w:contextualSpacing w:val="0"/>
        <w:rPr>
          <w:rFonts w:cs="Arial"/>
        </w:rPr>
      </w:pPr>
      <w:r w:rsidRPr="004342C6">
        <w:rPr>
          <w:rFonts w:cs="Arial"/>
        </w:rPr>
        <w:t>The following Agent Portal User(s):</w:t>
      </w:r>
    </w:p>
    <w:p w14:paraId="06D6F158" w14:textId="77777777" w:rsidR="00150DDC" w:rsidRPr="004342C6" w:rsidRDefault="00150DDC" w:rsidP="007D2C0A">
      <w:pPr>
        <w:pStyle w:val="ListParagraph"/>
        <w:numPr>
          <w:ilvl w:val="0"/>
          <w:numId w:val="20"/>
        </w:numPr>
        <w:contextualSpacing w:val="0"/>
        <w:rPr>
          <w:rFonts w:cs="Arial"/>
        </w:rPr>
      </w:pPr>
      <w:r w:rsidRPr="004342C6">
        <w:rPr>
          <w:rFonts w:cs="Arial"/>
        </w:rPr>
        <w:t>Back Office User</w:t>
      </w:r>
    </w:p>
    <w:p w14:paraId="7EF56AE5" w14:textId="77777777" w:rsidR="00150DDC" w:rsidRPr="004342C6" w:rsidRDefault="00150DDC" w:rsidP="007D2C0A">
      <w:pPr>
        <w:pStyle w:val="ListParagraph"/>
        <w:numPr>
          <w:ilvl w:val="0"/>
          <w:numId w:val="20"/>
        </w:numPr>
        <w:contextualSpacing w:val="0"/>
        <w:rPr>
          <w:rFonts w:cs="Arial"/>
        </w:rPr>
      </w:pPr>
      <w:r w:rsidRPr="004342C6">
        <w:rPr>
          <w:rFonts w:cs="Arial"/>
        </w:rPr>
        <w:t>Super User/MED_BO User</w:t>
      </w:r>
    </w:p>
    <w:p w14:paraId="2812E0A8" w14:textId="77777777" w:rsidR="00150DDC" w:rsidRPr="004342C6" w:rsidRDefault="00150DDC" w:rsidP="007D2C0A">
      <w:pPr>
        <w:pStyle w:val="ListParagraph"/>
        <w:numPr>
          <w:ilvl w:val="0"/>
          <w:numId w:val="20"/>
        </w:numPr>
        <w:contextualSpacing w:val="0"/>
        <w:rPr>
          <w:rFonts w:cs="Arial"/>
        </w:rPr>
      </w:pPr>
      <w:r w:rsidRPr="004342C6">
        <w:rPr>
          <w:rFonts w:cs="Arial"/>
        </w:rPr>
        <w:t>CSR User</w:t>
      </w:r>
    </w:p>
    <w:p w14:paraId="77416478" w14:textId="77777777" w:rsidR="00150DDC" w:rsidRPr="004342C6" w:rsidRDefault="00150DDC" w:rsidP="007D2C0A">
      <w:pPr>
        <w:pStyle w:val="ListParagraph"/>
        <w:numPr>
          <w:ilvl w:val="0"/>
          <w:numId w:val="20"/>
        </w:numPr>
        <w:contextualSpacing w:val="0"/>
        <w:rPr>
          <w:rFonts w:cs="Arial"/>
        </w:rPr>
      </w:pPr>
      <w:r w:rsidRPr="004342C6">
        <w:rPr>
          <w:rFonts w:cs="Arial"/>
        </w:rPr>
        <w:t>TPL User</w:t>
      </w:r>
    </w:p>
    <w:p w14:paraId="22B84ED3" w14:textId="77777777" w:rsidR="00150DDC" w:rsidRPr="004342C6" w:rsidRDefault="00150DDC" w:rsidP="007D2C0A">
      <w:pPr>
        <w:pStyle w:val="ListParagraph"/>
        <w:numPr>
          <w:ilvl w:val="0"/>
          <w:numId w:val="20"/>
        </w:numPr>
        <w:contextualSpacing w:val="0"/>
        <w:rPr>
          <w:rFonts w:cs="Arial"/>
        </w:rPr>
      </w:pPr>
      <w:r w:rsidRPr="004342C6">
        <w:rPr>
          <w:rFonts w:cs="Arial"/>
        </w:rPr>
        <w:t>TPL Super User</w:t>
      </w:r>
    </w:p>
    <w:p w14:paraId="13B4B89E" w14:textId="77777777" w:rsidR="00150DDC" w:rsidRPr="004342C6" w:rsidRDefault="00150DDC" w:rsidP="007D2C0A">
      <w:pPr>
        <w:pStyle w:val="ListParagraph"/>
        <w:numPr>
          <w:ilvl w:val="0"/>
          <w:numId w:val="20"/>
        </w:numPr>
        <w:contextualSpacing w:val="0"/>
        <w:rPr>
          <w:rFonts w:cs="Arial"/>
        </w:rPr>
      </w:pPr>
      <w:r w:rsidRPr="004342C6">
        <w:rPr>
          <w:rFonts w:cs="Arial"/>
        </w:rPr>
        <w:t>TPL_BO User</w:t>
      </w:r>
    </w:p>
    <w:p w14:paraId="171B2F36" w14:textId="77777777" w:rsidR="00150DDC" w:rsidRPr="004342C6" w:rsidRDefault="00150DDC" w:rsidP="007D2C0A">
      <w:pPr>
        <w:pStyle w:val="ListParagraph"/>
        <w:numPr>
          <w:ilvl w:val="0"/>
          <w:numId w:val="20"/>
        </w:numPr>
        <w:contextualSpacing w:val="0"/>
        <w:rPr>
          <w:rFonts w:cs="Arial"/>
        </w:rPr>
      </w:pPr>
      <w:r w:rsidRPr="004342C6">
        <w:rPr>
          <w:rFonts w:cs="Arial"/>
        </w:rPr>
        <w:t>Advanced CSR User</w:t>
      </w:r>
    </w:p>
    <w:p w14:paraId="08EEEBBC" w14:textId="77777777" w:rsidR="00150DDC" w:rsidRPr="004342C6" w:rsidRDefault="00150DDC" w:rsidP="00150DDC">
      <w:pPr>
        <w:rPr>
          <w:rFonts w:cs="Arial"/>
        </w:rPr>
      </w:pPr>
      <w:r w:rsidRPr="004342C6">
        <w:rPr>
          <w:rFonts w:cs="Arial"/>
          <w:i/>
          <w:color w:val="00B050"/>
        </w:rPr>
        <w:t xml:space="preserve">  </w:t>
      </w:r>
    </w:p>
    <w:p w14:paraId="50D638DA" w14:textId="77777777" w:rsidR="00150DDC" w:rsidRPr="004342C6" w:rsidRDefault="00150DDC" w:rsidP="00150DDC">
      <w:pPr>
        <w:pStyle w:val="Heading3"/>
        <w:numPr>
          <w:ilvl w:val="2"/>
          <w:numId w:val="13"/>
        </w:numPr>
        <w:rPr>
          <w:rFonts w:ascii="Arial" w:hAnsi="Arial" w:cs="Arial"/>
        </w:rPr>
      </w:pPr>
      <w:bookmarkStart w:id="315" w:name="_Toc94634495"/>
      <w:r w:rsidRPr="004342C6">
        <w:rPr>
          <w:rFonts w:ascii="Arial" w:hAnsi="Arial" w:cs="Arial"/>
        </w:rPr>
        <w:t>Trigger(s)</w:t>
      </w:r>
      <w:bookmarkEnd w:id="315"/>
    </w:p>
    <w:p w14:paraId="4E8651D2" w14:textId="2A5868C7" w:rsidR="002022FB" w:rsidRPr="004342C6" w:rsidRDefault="002022FB" w:rsidP="00320B54">
      <w:pPr>
        <w:pStyle w:val="ListParagraph"/>
        <w:numPr>
          <w:ilvl w:val="0"/>
          <w:numId w:val="302"/>
        </w:numPr>
        <w:ind w:left="810"/>
        <w:contextualSpacing w:val="0"/>
        <w:rPr>
          <w:rFonts w:cs="Arial"/>
        </w:rPr>
      </w:pPr>
      <w:r w:rsidRPr="004342C6">
        <w:rPr>
          <w:rFonts w:cs="Arial"/>
        </w:rPr>
        <w:t>The individual/assistor/agent portal user submitted the application.</w:t>
      </w:r>
    </w:p>
    <w:p w14:paraId="11FDB3BE" w14:textId="31A53658" w:rsidR="002022FB" w:rsidRPr="004342C6" w:rsidRDefault="002022FB" w:rsidP="00320B54">
      <w:pPr>
        <w:pStyle w:val="ListParagraph"/>
        <w:numPr>
          <w:ilvl w:val="0"/>
          <w:numId w:val="302"/>
        </w:numPr>
        <w:ind w:left="810"/>
        <w:contextualSpacing w:val="0"/>
        <w:rPr>
          <w:rFonts w:cs="Arial"/>
        </w:rPr>
      </w:pPr>
      <w:r w:rsidRPr="004342C6">
        <w:rPr>
          <w:rFonts w:cs="Arial"/>
        </w:rPr>
        <w:t>There is an eligibility determination through any of the proces</w:t>
      </w:r>
      <w:r w:rsidR="007D2C0A">
        <w:rPr>
          <w:rFonts w:cs="Arial"/>
        </w:rPr>
        <w:t>se</w:t>
      </w:r>
      <w:r w:rsidRPr="004342C6">
        <w:rPr>
          <w:rFonts w:cs="Arial"/>
        </w:rPr>
        <w:t>s</w:t>
      </w:r>
      <w:r w:rsidR="007D2C0A">
        <w:rPr>
          <w:rFonts w:cs="Arial"/>
        </w:rPr>
        <w:t>,</w:t>
      </w:r>
      <w:r w:rsidRPr="004342C6">
        <w:rPr>
          <w:rFonts w:cs="Arial"/>
        </w:rPr>
        <w:t xml:space="preserve"> i.e.</w:t>
      </w:r>
      <w:r w:rsidR="007D2C0A">
        <w:rPr>
          <w:rFonts w:cs="Arial"/>
        </w:rPr>
        <w:t>,</w:t>
      </w:r>
      <w:r w:rsidRPr="004342C6">
        <w:rPr>
          <w:rFonts w:cs="Arial"/>
        </w:rPr>
        <w:t xml:space="preserve"> Batch/BO determination, online SSAP flow, Renewals, PDM, eligibility RFI timeclock expiration. </w:t>
      </w:r>
    </w:p>
    <w:p w14:paraId="266356F9" w14:textId="77777777" w:rsidR="00150DDC" w:rsidRPr="004342C6" w:rsidRDefault="00150DDC" w:rsidP="00150DDC">
      <w:pPr>
        <w:pStyle w:val="ListParagraph"/>
        <w:ind w:left="1080"/>
        <w:contextualSpacing w:val="0"/>
        <w:rPr>
          <w:rFonts w:cs="Arial"/>
        </w:rPr>
      </w:pPr>
    </w:p>
    <w:p w14:paraId="22D2D4B4" w14:textId="77777777" w:rsidR="00150DDC" w:rsidRPr="004342C6" w:rsidRDefault="00150DDC" w:rsidP="00150DDC">
      <w:pPr>
        <w:pStyle w:val="Heading3"/>
        <w:numPr>
          <w:ilvl w:val="2"/>
          <w:numId w:val="13"/>
        </w:numPr>
        <w:rPr>
          <w:rFonts w:ascii="Arial" w:hAnsi="Arial" w:cs="Arial"/>
        </w:rPr>
      </w:pPr>
      <w:bookmarkStart w:id="316" w:name="_Toc94634496"/>
      <w:r w:rsidRPr="004342C6">
        <w:rPr>
          <w:rFonts w:ascii="Arial" w:hAnsi="Arial" w:cs="Arial"/>
        </w:rPr>
        <w:t>Precondition(s)</w:t>
      </w:r>
      <w:bookmarkEnd w:id="316"/>
    </w:p>
    <w:p w14:paraId="217C5137" w14:textId="68AFF74D" w:rsidR="002022FB" w:rsidRPr="004342C6" w:rsidRDefault="002022FB" w:rsidP="001C1D81">
      <w:pPr>
        <w:pStyle w:val="ListParagraph"/>
        <w:numPr>
          <w:ilvl w:val="3"/>
          <w:numId w:val="53"/>
        </w:numPr>
        <w:ind w:left="810"/>
        <w:contextualSpacing w:val="0"/>
        <w:rPr>
          <w:rFonts w:cs="Arial"/>
        </w:rPr>
      </w:pPr>
      <w:r w:rsidRPr="004342C6">
        <w:rPr>
          <w:rFonts w:cs="Arial"/>
        </w:rPr>
        <w:t xml:space="preserve">The individual/assistor/agent portal user intends to create an application in the HIX system. </w:t>
      </w:r>
    </w:p>
    <w:p w14:paraId="080C10BA" w14:textId="77777777" w:rsidR="00150DDC" w:rsidRPr="004342C6" w:rsidRDefault="00150DDC" w:rsidP="00150DDC">
      <w:pPr>
        <w:pStyle w:val="ListParagraph"/>
        <w:ind w:left="1170"/>
        <w:contextualSpacing w:val="0"/>
        <w:rPr>
          <w:rFonts w:cs="Arial"/>
        </w:rPr>
      </w:pPr>
    </w:p>
    <w:p w14:paraId="51EA64EB" w14:textId="77777777" w:rsidR="00150DDC" w:rsidRPr="004342C6" w:rsidRDefault="00150DDC" w:rsidP="00150DDC">
      <w:pPr>
        <w:pStyle w:val="Heading3"/>
        <w:numPr>
          <w:ilvl w:val="2"/>
          <w:numId w:val="13"/>
        </w:numPr>
        <w:pBdr>
          <w:bottom w:val="single" w:sz="12" w:space="5" w:color="4C8B3F"/>
        </w:pBdr>
        <w:rPr>
          <w:rFonts w:ascii="Arial" w:hAnsi="Arial" w:cs="Arial"/>
        </w:rPr>
      </w:pPr>
      <w:bookmarkStart w:id="317" w:name="_Toc94634497"/>
      <w:r w:rsidRPr="004342C6">
        <w:rPr>
          <w:rFonts w:ascii="Arial" w:hAnsi="Arial" w:cs="Arial"/>
        </w:rPr>
        <w:t>Postcondition(s)</w:t>
      </w:r>
      <w:bookmarkEnd w:id="317"/>
    </w:p>
    <w:p w14:paraId="69F4A1E7" w14:textId="77777777" w:rsidR="00BA73D0" w:rsidRPr="004342C6" w:rsidRDefault="00BA73D0" w:rsidP="001C1D81">
      <w:pPr>
        <w:pStyle w:val="ListParagraph"/>
        <w:numPr>
          <w:ilvl w:val="0"/>
          <w:numId w:val="54"/>
        </w:numPr>
        <w:ind w:left="810"/>
        <w:contextualSpacing w:val="0"/>
        <w:rPr>
          <w:rFonts w:cs="Arial"/>
        </w:rPr>
      </w:pPr>
      <w:r w:rsidRPr="004342C6">
        <w:rPr>
          <w:rFonts w:cs="Arial"/>
        </w:rPr>
        <w:t>The member was considered disable as per SSA response.</w:t>
      </w:r>
    </w:p>
    <w:p w14:paraId="7C5267FA" w14:textId="54E34B6E" w:rsidR="00BA73D0" w:rsidRPr="004342C6" w:rsidRDefault="00BA73D0" w:rsidP="001C1D81">
      <w:pPr>
        <w:pStyle w:val="ListParagraph"/>
        <w:numPr>
          <w:ilvl w:val="0"/>
          <w:numId w:val="54"/>
        </w:numPr>
        <w:ind w:left="810"/>
        <w:contextualSpacing w:val="0"/>
        <w:rPr>
          <w:rFonts w:cs="Arial"/>
        </w:rPr>
      </w:pPr>
      <w:r w:rsidRPr="004342C6">
        <w:rPr>
          <w:rFonts w:cs="Arial"/>
        </w:rPr>
        <w:t>Member’s information from the previous eligibility (if exists) was used if error HE030004 is received from SSA-FD</w:t>
      </w:r>
      <w:r w:rsidR="003342FF" w:rsidRPr="004342C6">
        <w:rPr>
          <w:rFonts w:cs="Arial"/>
        </w:rPr>
        <w:t>S</w:t>
      </w:r>
      <w:r w:rsidRPr="004342C6">
        <w:rPr>
          <w:rFonts w:cs="Arial"/>
        </w:rPr>
        <w:t>H call,</w:t>
      </w:r>
    </w:p>
    <w:p w14:paraId="300EA5FD" w14:textId="6A0DA434" w:rsidR="00BA73D0" w:rsidRPr="004342C6" w:rsidRDefault="00BA73D0" w:rsidP="00911186">
      <w:pPr>
        <w:pStyle w:val="ListParagraph"/>
        <w:ind w:left="810"/>
        <w:contextualSpacing w:val="0"/>
        <w:rPr>
          <w:rFonts w:cs="Arial"/>
        </w:rPr>
      </w:pPr>
      <w:r w:rsidRPr="004342C6">
        <w:rPr>
          <w:rFonts w:cs="Arial"/>
        </w:rPr>
        <w:t>If not disabled in the previous application or no previous application exists (initial application) system will continue with considering the member as ‘not disabled</w:t>
      </w:r>
      <w:r w:rsidR="007D2C0A">
        <w:rPr>
          <w:rFonts w:cs="Arial"/>
        </w:rPr>
        <w:t>.’</w:t>
      </w:r>
    </w:p>
    <w:p w14:paraId="36342F9E" w14:textId="329BC418" w:rsidR="00562120" w:rsidRPr="004342C6" w:rsidRDefault="000057FA" w:rsidP="00911186">
      <w:pPr>
        <w:pStyle w:val="ListParagraph"/>
        <w:numPr>
          <w:ilvl w:val="0"/>
          <w:numId w:val="54"/>
        </w:numPr>
        <w:ind w:left="810"/>
        <w:contextualSpacing w:val="0"/>
        <w:rPr>
          <w:rFonts w:cs="Arial"/>
        </w:rPr>
      </w:pPr>
      <w:r w:rsidRPr="004342C6">
        <w:rPr>
          <w:rFonts w:cs="Arial"/>
        </w:rPr>
        <w:t>C</w:t>
      </w:r>
      <w:r w:rsidR="00BA73D0" w:rsidRPr="004342C6">
        <w:rPr>
          <w:rFonts w:cs="Arial"/>
        </w:rPr>
        <w:t>onsider</w:t>
      </w:r>
      <w:r w:rsidR="0022585D" w:rsidRPr="004342C6">
        <w:rPr>
          <w:rFonts w:cs="Arial"/>
        </w:rPr>
        <w:t>ed</w:t>
      </w:r>
      <w:r w:rsidR="00BA73D0" w:rsidRPr="004342C6">
        <w:rPr>
          <w:rFonts w:cs="Arial"/>
        </w:rPr>
        <w:t xml:space="preserve"> a member disabled if a True response </w:t>
      </w:r>
      <w:r w:rsidR="00562120" w:rsidRPr="004342C6">
        <w:rPr>
          <w:rFonts w:cs="Arial"/>
        </w:rPr>
        <w:t>wa</w:t>
      </w:r>
      <w:r w:rsidR="00BA73D0" w:rsidRPr="004342C6">
        <w:rPr>
          <w:rFonts w:cs="Arial"/>
        </w:rPr>
        <w:t xml:space="preserve">s received in disability indicator from </w:t>
      </w:r>
      <w:r w:rsidR="007D2C0A">
        <w:rPr>
          <w:rFonts w:cs="Arial"/>
        </w:rPr>
        <w:t xml:space="preserve">the </w:t>
      </w:r>
      <w:r w:rsidR="00BA73D0" w:rsidRPr="004342C6">
        <w:rPr>
          <w:rFonts w:cs="Arial"/>
        </w:rPr>
        <w:t xml:space="preserve">SSA call. </w:t>
      </w:r>
    </w:p>
    <w:p w14:paraId="4CBCB685" w14:textId="64640C7E" w:rsidR="00BA73D0" w:rsidRPr="004342C6" w:rsidRDefault="00562120" w:rsidP="00911186">
      <w:pPr>
        <w:pStyle w:val="ListParagraph"/>
        <w:numPr>
          <w:ilvl w:val="0"/>
          <w:numId w:val="54"/>
        </w:numPr>
        <w:ind w:left="810"/>
        <w:contextualSpacing w:val="0"/>
        <w:rPr>
          <w:rFonts w:cs="Arial"/>
        </w:rPr>
      </w:pPr>
      <w:r w:rsidRPr="004342C6">
        <w:rPr>
          <w:rFonts w:cs="Arial"/>
        </w:rPr>
        <w:lastRenderedPageBreak/>
        <w:t>C</w:t>
      </w:r>
      <w:r w:rsidR="00BA73D0" w:rsidRPr="004342C6">
        <w:rPr>
          <w:rFonts w:cs="Arial"/>
        </w:rPr>
        <w:t>onsider</w:t>
      </w:r>
      <w:r w:rsidRPr="004342C6">
        <w:rPr>
          <w:rFonts w:cs="Arial"/>
        </w:rPr>
        <w:t>ed</w:t>
      </w:r>
      <w:r w:rsidR="00BA73D0" w:rsidRPr="004342C6">
        <w:rPr>
          <w:rFonts w:cs="Arial"/>
        </w:rPr>
        <w:t xml:space="preserve"> a member disabled if </w:t>
      </w:r>
      <w:r w:rsidR="007D2C0A">
        <w:rPr>
          <w:rFonts w:cs="Arial"/>
        </w:rPr>
        <w:t xml:space="preserve">the </w:t>
      </w:r>
      <w:r w:rsidR="00BA73D0" w:rsidRPr="004342C6">
        <w:rPr>
          <w:rFonts w:cs="Arial"/>
        </w:rPr>
        <w:t xml:space="preserve">member </w:t>
      </w:r>
      <w:r w:rsidRPr="004342C6">
        <w:rPr>
          <w:rFonts w:cs="Arial"/>
        </w:rPr>
        <w:t>wa</w:t>
      </w:r>
      <w:r w:rsidR="00BA73D0" w:rsidRPr="004342C6">
        <w:rPr>
          <w:rFonts w:cs="Arial"/>
        </w:rPr>
        <w:t xml:space="preserve">s disabled as per MA21 Load file information and selection criteria </w:t>
      </w:r>
      <w:r w:rsidR="007D2C0A">
        <w:rPr>
          <w:rFonts w:cs="Arial"/>
        </w:rPr>
        <w:t>are</w:t>
      </w:r>
      <w:r w:rsidR="00BA73D0" w:rsidRPr="004342C6">
        <w:rPr>
          <w:rFonts w:cs="Arial"/>
        </w:rPr>
        <w:t xml:space="preserve"> matched</w:t>
      </w:r>
      <w:r w:rsidR="00911186">
        <w:rPr>
          <w:rFonts w:cs="Arial"/>
        </w:rPr>
        <w:t>.</w:t>
      </w:r>
    </w:p>
    <w:p w14:paraId="7EB2E507" w14:textId="63205597" w:rsidR="00BA73D0" w:rsidRPr="004342C6" w:rsidRDefault="00562120" w:rsidP="00911186">
      <w:pPr>
        <w:pStyle w:val="ListParagraph"/>
        <w:numPr>
          <w:ilvl w:val="0"/>
          <w:numId w:val="54"/>
        </w:numPr>
        <w:ind w:left="810"/>
        <w:contextualSpacing w:val="0"/>
        <w:rPr>
          <w:rFonts w:cs="Arial"/>
        </w:rPr>
      </w:pPr>
      <w:r w:rsidRPr="004342C6">
        <w:rPr>
          <w:rFonts w:cs="Arial"/>
        </w:rPr>
        <w:t xml:space="preserve">Considered </w:t>
      </w:r>
      <w:r w:rsidR="00BA73D0" w:rsidRPr="004342C6">
        <w:rPr>
          <w:rFonts w:cs="Arial"/>
        </w:rPr>
        <w:t>a member N</w:t>
      </w:r>
      <w:r w:rsidRPr="004342C6">
        <w:rPr>
          <w:rFonts w:cs="Arial"/>
        </w:rPr>
        <w:t>ot</w:t>
      </w:r>
      <w:r w:rsidR="00BA73D0" w:rsidRPr="004342C6">
        <w:rPr>
          <w:rFonts w:cs="Arial"/>
        </w:rPr>
        <w:t xml:space="preserve"> disabled if </w:t>
      </w:r>
      <w:r w:rsidR="007D2C0A">
        <w:rPr>
          <w:rFonts w:cs="Arial"/>
        </w:rPr>
        <w:t xml:space="preserve">the </w:t>
      </w:r>
      <w:r w:rsidR="00BA73D0" w:rsidRPr="004342C6">
        <w:rPr>
          <w:rFonts w:cs="Arial"/>
        </w:rPr>
        <w:t xml:space="preserve">system </w:t>
      </w:r>
      <w:r w:rsidRPr="004342C6">
        <w:rPr>
          <w:rFonts w:cs="Arial"/>
        </w:rPr>
        <w:t>wa</w:t>
      </w:r>
      <w:r w:rsidR="00BA73D0" w:rsidRPr="004342C6">
        <w:rPr>
          <w:rFonts w:cs="Arial"/>
        </w:rPr>
        <w:t>s not able to find any record of a member from MA 21 service</w:t>
      </w:r>
    </w:p>
    <w:p w14:paraId="66848C75" w14:textId="173A4A93" w:rsidR="00BA73D0" w:rsidRPr="004342C6" w:rsidRDefault="00562120" w:rsidP="00911186">
      <w:pPr>
        <w:pStyle w:val="ListParagraph"/>
        <w:numPr>
          <w:ilvl w:val="0"/>
          <w:numId w:val="54"/>
        </w:numPr>
        <w:ind w:left="810"/>
        <w:contextualSpacing w:val="0"/>
        <w:rPr>
          <w:rFonts w:cs="Arial"/>
        </w:rPr>
      </w:pPr>
      <w:r w:rsidRPr="004342C6">
        <w:rPr>
          <w:rFonts w:cs="Arial"/>
        </w:rPr>
        <w:t>C</w:t>
      </w:r>
      <w:r w:rsidR="00BA73D0" w:rsidRPr="004342C6">
        <w:rPr>
          <w:rFonts w:cs="Arial"/>
        </w:rPr>
        <w:t>onsider</w:t>
      </w:r>
      <w:r w:rsidRPr="004342C6">
        <w:rPr>
          <w:rFonts w:cs="Arial"/>
        </w:rPr>
        <w:t>ed</w:t>
      </w:r>
      <w:r w:rsidR="00BA73D0" w:rsidRPr="004342C6">
        <w:rPr>
          <w:rFonts w:cs="Arial"/>
        </w:rPr>
        <w:t xml:space="preserve"> a member disable for MH purpose if Back office user ha</w:t>
      </w:r>
      <w:r w:rsidRPr="004342C6">
        <w:rPr>
          <w:rFonts w:cs="Arial"/>
        </w:rPr>
        <w:t>d</w:t>
      </w:r>
      <w:r w:rsidR="00BA73D0" w:rsidRPr="004342C6">
        <w:rPr>
          <w:rFonts w:cs="Arial"/>
        </w:rPr>
        <w:t xml:space="preserve"> self-attested that member i</w:t>
      </w:r>
      <w:r w:rsidRPr="004342C6">
        <w:rPr>
          <w:rFonts w:cs="Arial"/>
        </w:rPr>
        <w:t>s</w:t>
      </w:r>
      <w:r w:rsidR="00BA73D0" w:rsidRPr="004342C6">
        <w:rPr>
          <w:rFonts w:cs="Arial"/>
        </w:rPr>
        <w:t xml:space="preserve"> disabled on BO account dashboard screen </w:t>
      </w:r>
    </w:p>
    <w:p w14:paraId="6F261B29" w14:textId="5CBC4403" w:rsidR="00BA73D0" w:rsidRPr="004342C6" w:rsidRDefault="00562120" w:rsidP="00911186">
      <w:pPr>
        <w:pStyle w:val="ListParagraph"/>
        <w:numPr>
          <w:ilvl w:val="0"/>
          <w:numId w:val="54"/>
        </w:numPr>
        <w:ind w:left="810"/>
        <w:contextualSpacing w:val="0"/>
        <w:rPr>
          <w:rFonts w:cs="Arial"/>
        </w:rPr>
      </w:pPr>
      <w:r w:rsidRPr="004342C6">
        <w:rPr>
          <w:rFonts w:cs="Arial"/>
        </w:rPr>
        <w:t>M</w:t>
      </w:r>
      <w:r w:rsidR="00BA73D0" w:rsidRPr="004342C6">
        <w:rPr>
          <w:rFonts w:cs="Arial"/>
        </w:rPr>
        <w:t>ember</w:t>
      </w:r>
      <w:r w:rsidRPr="004342C6">
        <w:rPr>
          <w:rFonts w:cs="Arial"/>
        </w:rPr>
        <w:t xml:space="preserve"> was NOT considered</w:t>
      </w:r>
      <w:r w:rsidR="00BA73D0" w:rsidRPr="004342C6">
        <w:rPr>
          <w:rFonts w:cs="Arial"/>
        </w:rPr>
        <w:t xml:space="preserve"> as disabled if the member ha</w:t>
      </w:r>
      <w:r w:rsidRPr="004342C6">
        <w:rPr>
          <w:rFonts w:cs="Arial"/>
        </w:rPr>
        <w:t>d</w:t>
      </w:r>
      <w:r w:rsidR="00BA73D0" w:rsidRPr="004342C6">
        <w:rPr>
          <w:rFonts w:cs="Arial"/>
        </w:rPr>
        <w:t xml:space="preserve"> self-attested ‘Disabled’ status during the SSAP flow</w:t>
      </w:r>
    </w:p>
    <w:p w14:paraId="4DCB6FEC" w14:textId="517F2E97" w:rsidR="00562120" w:rsidRPr="004342C6" w:rsidRDefault="00562120" w:rsidP="00911186">
      <w:pPr>
        <w:pStyle w:val="ListParagraph"/>
        <w:numPr>
          <w:ilvl w:val="0"/>
          <w:numId w:val="54"/>
        </w:numPr>
        <w:ind w:left="810"/>
        <w:contextualSpacing w:val="0"/>
        <w:rPr>
          <w:rFonts w:cs="Arial"/>
        </w:rPr>
      </w:pPr>
      <w:r w:rsidRPr="004342C6">
        <w:rPr>
          <w:rFonts w:cs="Arial"/>
        </w:rPr>
        <w:t>C</w:t>
      </w:r>
      <w:r w:rsidR="00BA73D0" w:rsidRPr="004342C6">
        <w:rPr>
          <w:rFonts w:cs="Arial"/>
        </w:rPr>
        <w:t>onsider</w:t>
      </w:r>
      <w:r w:rsidRPr="004342C6">
        <w:rPr>
          <w:rFonts w:cs="Arial"/>
        </w:rPr>
        <w:t>ed</w:t>
      </w:r>
      <w:r w:rsidR="00BA73D0" w:rsidRPr="004342C6">
        <w:rPr>
          <w:rFonts w:cs="Arial"/>
        </w:rPr>
        <w:t xml:space="preserve"> the member to be Disabled only when the disability status </w:t>
      </w:r>
      <w:r w:rsidRPr="004342C6">
        <w:rPr>
          <w:rFonts w:cs="Arial"/>
        </w:rPr>
        <w:t>wa</w:t>
      </w:r>
      <w:r w:rsidR="00BA73D0" w:rsidRPr="004342C6">
        <w:rPr>
          <w:rFonts w:cs="Arial"/>
        </w:rPr>
        <w:t>s received through the above three sources (SSA, MA21, BO User).</w:t>
      </w:r>
    </w:p>
    <w:p w14:paraId="18D08491" w14:textId="55CA527D" w:rsidR="00150DDC" w:rsidRPr="004342C6" w:rsidRDefault="00562120" w:rsidP="00562120">
      <w:pPr>
        <w:pStyle w:val="ListParagraph"/>
        <w:ind w:left="1170"/>
        <w:contextualSpacing w:val="0"/>
        <w:rPr>
          <w:rFonts w:cs="Arial"/>
        </w:rPr>
      </w:pPr>
      <w:r w:rsidRPr="004342C6">
        <w:rPr>
          <w:rFonts w:cs="Arial"/>
        </w:rPr>
        <w:t xml:space="preserve"> </w:t>
      </w:r>
    </w:p>
    <w:p w14:paraId="127A5FE8" w14:textId="77777777" w:rsidR="00150DDC" w:rsidRPr="004342C6" w:rsidRDefault="00150DDC" w:rsidP="00150DDC">
      <w:pPr>
        <w:pStyle w:val="Heading3"/>
        <w:numPr>
          <w:ilvl w:val="2"/>
          <w:numId w:val="13"/>
        </w:numPr>
        <w:rPr>
          <w:rFonts w:ascii="Arial" w:hAnsi="Arial" w:cs="Arial"/>
        </w:rPr>
      </w:pPr>
      <w:bookmarkStart w:id="318" w:name="_Toc94634498"/>
      <w:r w:rsidRPr="004342C6">
        <w:rPr>
          <w:rFonts w:ascii="Arial" w:hAnsi="Arial" w:cs="Arial"/>
        </w:rPr>
        <w:t>Flow of Event(s)</w:t>
      </w:r>
      <w:bookmarkEnd w:id="318"/>
    </w:p>
    <w:p w14:paraId="7BBE07B7" w14:textId="77777777" w:rsidR="00150DDC" w:rsidRPr="004342C6" w:rsidRDefault="00150DDC" w:rsidP="00150DDC">
      <w:pPr>
        <w:ind w:left="360"/>
        <w:rPr>
          <w:rFonts w:cs="Arial"/>
        </w:rPr>
      </w:pPr>
    </w:p>
    <w:p w14:paraId="443AFFC6" w14:textId="1E240AC5" w:rsidR="00150DDC" w:rsidRPr="004342C6" w:rsidRDefault="00150DDC" w:rsidP="002022FB">
      <w:pPr>
        <w:pStyle w:val="Heading3"/>
        <w:numPr>
          <w:ilvl w:val="3"/>
          <w:numId w:val="13"/>
        </w:numPr>
        <w:tabs>
          <w:tab w:val="left" w:pos="1890"/>
        </w:tabs>
        <w:rPr>
          <w:rFonts w:ascii="Arial" w:hAnsi="Arial" w:cs="Arial"/>
        </w:rPr>
      </w:pPr>
      <w:bookmarkStart w:id="319" w:name="_Toc94634499"/>
      <w:r w:rsidRPr="004342C6">
        <w:rPr>
          <w:rFonts w:ascii="Arial" w:hAnsi="Arial" w:cs="Arial"/>
        </w:rPr>
        <w:t>Basic Flow</w:t>
      </w:r>
      <w:bookmarkEnd w:id="319"/>
    </w:p>
    <w:p w14:paraId="3F39B889" w14:textId="5E6FC9A6" w:rsidR="00562120" w:rsidRPr="004342C6" w:rsidRDefault="00562120" w:rsidP="00320B54">
      <w:pPr>
        <w:pStyle w:val="ListParagraph"/>
        <w:numPr>
          <w:ilvl w:val="3"/>
          <w:numId w:val="303"/>
        </w:numPr>
        <w:ind w:left="1260"/>
        <w:rPr>
          <w:rFonts w:cs="Arial"/>
        </w:rPr>
      </w:pPr>
      <w:r w:rsidRPr="004342C6">
        <w:rPr>
          <w:rFonts w:cs="Arial"/>
        </w:rPr>
        <w:t xml:space="preserve">Precondition 6.9.5.1 </w:t>
      </w:r>
      <w:r w:rsidR="002022FB" w:rsidRPr="004342C6">
        <w:rPr>
          <w:rFonts w:cs="Arial"/>
        </w:rPr>
        <w:t>applies.</w:t>
      </w:r>
    </w:p>
    <w:p w14:paraId="2D45C457" w14:textId="4525B0EF" w:rsidR="00150DDC" w:rsidRPr="004342C6" w:rsidRDefault="002022FB" w:rsidP="00320B54">
      <w:pPr>
        <w:pStyle w:val="ListParagraph"/>
        <w:numPr>
          <w:ilvl w:val="3"/>
          <w:numId w:val="303"/>
        </w:numPr>
        <w:ind w:left="1260"/>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w:t>
      </w:r>
      <w:r w:rsidR="00562120" w:rsidRPr="004342C6">
        <w:rPr>
          <w:rFonts w:cs="Arial"/>
        </w:rPr>
        <w:t xml:space="preserve">to be Disabled in SSAP Flow. </w:t>
      </w:r>
    </w:p>
    <w:p w14:paraId="1352B86A" w14:textId="77777777" w:rsidR="00562120" w:rsidRPr="004342C6" w:rsidRDefault="00562120" w:rsidP="00320B54">
      <w:pPr>
        <w:pStyle w:val="ListParagraph"/>
        <w:numPr>
          <w:ilvl w:val="3"/>
          <w:numId w:val="303"/>
        </w:numPr>
        <w:ind w:left="1260"/>
        <w:rPr>
          <w:rFonts w:cs="Arial"/>
        </w:rPr>
      </w:pPr>
      <w:r w:rsidRPr="004342C6">
        <w:rPr>
          <w:rFonts w:cs="Arial"/>
        </w:rPr>
        <w:t>Member was NOT disabled from any of the sources (SSA, MA21, BO User).</w:t>
      </w:r>
    </w:p>
    <w:p w14:paraId="273C2DD2" w14:textId="772544D6" w:rsidR="00562120" w:rsidRPr="004342C6" w:rsidRDefault="00562120" w:rsidP="00320B54">
      <w:pPr>
        <w:pStyle w:val="ListParagraph"/>
        <w:numPr>
          <w:ilvl w:val="3"/>
          <w:numId w:val="303"/>
        </w:numPr>
        <w:ind w:left="1260"/>
        <w:rPr>
          <w:rFonts w:cs="Arial"/>
        </w:rPr>
      </w:pPr>
      <w:r w:rsidRPr="004342C6">
        <w:rPr>
          <w:rFonts w:cs="Arial"/>
        </w:rPr>
        <w:t>Consider member as NOT Disabled for MassHealth Purpose.</w:t>
      </w:r>
    </w:p>
    <w:p w14:paraId="71D9FE1A" w14:textId="0533001C" w:rsidR="00562120" w:rsidRPr="004342C6" w:rsidRDefault="00562120" w:rsidP="002022FB">
      <w:pPr>
        <w:rPr>
          <w:rFonts w:cs="Arial"/>
        </w:rPr>
      </w:pPr>
    </w:p>
    <w:p w14:paraId="688A09CE" w14:textId="77777777" w:rsidR="00150DDC" w:rsidRPr="004342C6" w:rsidRDefault="00150DDC" w:rsidP="002022FB">
      <w:pPr>
        <w:pStyle w:val="Heading3"/>
        <w:numPr>
          <w:ilvl w:val="3"/>
          <w:numId w:val="13"/>
        </w:numPr>
        <w:tabs>
          <w:tab w:val="left" w:pos="1890"/>
        </w:tabs>
        <w:rPr>
          <w:rFonts w:ascii="Arial" w:hAnsi="Arial" w:cs="Arial"/>
        </w:rPr>
      </w:pPr>
      <w:bookmarkStart w:id="320" w:name="_Toc94634500"/>
      <w:r w:rsidRPr="004342C6">
        <w:rPr>
          <w:rFonts w:ascii="Arial" w:hAnsi="Arial" w:cs="Arial"/>
        </w:rPr>
        <w:t>Alternate Flow-1</w:t>
      </w:r>
      <w:bookmarkEnd w:id="320"/>
    </w:p>
    <w:p w14:paraId="6D6523C9" w14:textId="77777777" w:rsidR="002022FB" w:rsidRPr="004342C6" w:rsidRDefault="002022FB" w:rsidP="00320B54">
      <w:pPr>
        <w:pStyle w:val="ListParagraph"/>
        <w:numPr>
          <w:ilvl w:val="0"/>
          <w:numId w:val="304"/>
        </w:numPr>
        <w:rPr>
          <w:rFonts w:cs="Arial"/>
        </w:rPr>
      </w:pPr>
      <w:r w:rsidRPr="004342C6">
        <w:rPr>
          <w:rFonts w:cs="Arial"/>
        </w:rPr>
        <w:t>Precondition 6.9.5.1 applies.</w:t>
      </w:r>
    </w:p>
    <w:p w14:paraId="5C1AB900" w14:textId="5201A8C0" w:rsidR="002022FB" w:rsidRPr="004342C6" w:rsidRDefault="002022FB" w:rsidP="00320B54">
      <w:pPr>
        <w:pStyle w:val="ListParagraph"/>
        <w:numPr>
          <w:ilvl w:val="0"/>
          <w:numId w:val="304"/>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 </w:t>
      </w:r>
    </w:p>
    <w:p w14:paraId="10E08883" w14:textId="69B158D5" w:rsidR="00562120" w:rsidRPr="004342C6" w:rsidRDefault="00562120" w:rsidP="00320B54">
      <w:pPr>
        <w:pStyle w:val="ListParagraph"/>
        <w:numPr>
          <w:ilvl w:val="0"/>
          <w:numId w:val="304"/>
        </w:numPr>
        <w:rPr>
          <w:rFonts w:cs="Arial"/>
        </w:rPr>
      </w:pPr>
      <w:r w:rsidRPr="004342C6">
        <w:rPr>
          <w:rFonts w:cs="Arial"/>
        </w:rPr>
        <w:t xml:space="preserve">Member was NOT disabled from MA21. </w:t>
      </w:r>
    </w:p>
    <w:p w14:paraId="10E1CB4E" w14:textId="333BCC98" w:rsidR="00562120" w:rsidRPr="004342C6" w:rsidRDefault="00562120" w:rsidP="00320B54">
      <w:pPr>
        <w:pStyle w:val="ListParagraph"/>
        <w:numPr>
          <w:ilvl w:val="0"/>
          <w:numId w:val="304"/>
        </w:numPr>
        <w:rPr>
          <w:rFonts w:cs="Arial"/>
        </w:rPr>
      </w:pPr>
      <w:r w:rsidRPr="004342C6">
        <w:rPr>
          <w:rFonts w:cs="Arial"/>
        </w:rPr>
        <w:t>Consider member as NOT Disabled for MassHealth Purpose.</w:t>
      </w:r>
    </w:p>
    <w:p w14:paraId="2F8ED748" w14:textId="77777777" w:rsidR="00150DDC" w:rsidRPr="004342C6" w:rsidRDefault="00150DDC" w:rsidP="00150DDC">
      <w:pPr>
        <w:rPr>
          <w:rFonts w:cs="Arial"/>
        </w:rPr>
      </w:pPr>
    </w:p>
    <w:p w14:paraId="3CBAF317" w14:textId="03DA33BF" w:rsidR="00562120" w:rsidRPr="004342C6" w:rsidRDefault="00562120" w:rsidP="002022FB">
      <w:pPr>
        <w:pStyle w:val="Heading3"/>
        <w:numPr>
          <w:ilvl w:val="3"/>
          <w:numId w:val="13"/>
        </w:numPr>
        <w:tabs>
          <w:tab w:val="left" w:pos="1890"/>
        </w:tabs>
        <w:rPr>
          <w:rFonts w:ascii="Arial" w:hAnsi="Arial" w:cs="Arial"/>
        </w:rPr>
      </w:pPr>
      <w:bookmarkStart w:id="321" w:name="_Toc94634501"/>
      <w:r w:rsidRPr="004342C6">
        <w:rPr>
          <w:rFonts w:ascii="Arial" w:hAnsi="Arial" w:cs="Arial"/>
        </w:rPr>
        <w:t>Alternate Flow-2</w:t>
      </w:r>
      <w:bookmarkEnd w:id="321"/>
    </w:p>
    <w:p w14:paraId="653AE110" w14:textId="77777777" w:rsidR="002022FB" w:rsidRPr="004342C6" w:rsidRDefault="002022FB" w:rsidP="00320B54">
      <w:pPr>
        <w:pStyle w:val="ListParagraph"/>
        <w:numPr>
          <w:ilvl w:val="0"/>
          <w:numId w:val="305"/>
        </w:numPr>
        <w:rPr>
          <w:rFonts w:cs="Arial"/>
        </w:rPr>
      </w:pPr>
      <w:r w:rsidRPr="004342C6">
        <w:rPr>
          <w:rFonts w:cs="Arial"/>
        </w:rPr>
        <w:t>Precondition 6.9.5.1 applies.</w:t>
      </w:r>
    </w:p>
    <w:p w14:paraId="1ED91B4D" w14:textId="24B3A51E" w:rsidR="002022FB" w:rsidRPr="004342C6" w:rsidRDefault="002022FB" w:rsidP="00320B54">
      <w:pPr>
        <w:pStyle w:val="ListParagraph"/>
        <w:numPr>
          <w:ilvl w:val="0"/>
          <w:numId w:val="305"/>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 </w:t>
      </w:r>
    </w:p>
    <w:p w14:paraId="70127906" w14:textId="66254750" w:rsidR="00562120" w:rsidRPr="004342C6" w:rsidRDefault="00562120" w:rsidP="00320B54">
      <w:pPr>
        <w:pStyle w:val="ListParagraph"/>
        <w:numPr>
          <w:ilvl w:val="0"/>
          <w:numId w:val="305"/>
        </w:numPr>
        <w:rPr>
          <w:rFonts w:cs="Arial"/>
        </w:rPr>
      </w:pPr>
      <w:r w:rsidRPr="004342C6">
        <w:rPr>
          <w:rFonts w:cs="Arial"/>
        </w:rPr>
        <w:t xml:space="preserve">Member was disabled from MA21. </w:t>
      </w:r>
    </w:p>
    <w:p w14:paraId="0FB9CE1F" w14:textId="3F2DAFEA" w:rsidR="00562120" w:rsidRPr="004342C6" w:rsidRDefault="00562120" w:rsidP="00320B54">
      <w:pPr>
        <w:pStyle w:val="ListParagraph"/>
        <w:numPr>
          <w:ilvl w:val="0"/>
          <w:numId w:val="305"/>
        </w:numPr>
        <w:rPr>
          <w:rFonts w:cs="Arial"/>
        </w:rPr>
      </w:pPr>
      <w:r w:rsidRPr="004342C6">
        <w:rPr>
          <w:rFonts w:cs="Arial"/>
        </w:rPr>
        <w:t>Consider member as Disabled for MassHealth Purpose.</w:t>
      </w:r>
    </w:p>
    <w:p w14:paraId="15E5BBED" w14:textId="2ED7CBE2" w:rsidR="00150DDC" w:rsidRPr="004342C6" w:rsidRDefault="00150DDC" w:rsidP="002022FB">
      <w:pPr>
        <w:pStyle w:val="ListParagraph"/>
        <w:ind w:left="1260"/>
        <w:rPr>
          <w:rFonts w:cs="Arial"/>
        </w:rPr>
      </w:pPr>
    </w:p>
    <w:p w14:paraId="4263E00A" w14:textId="48BCE948" w:rsidR="00562120" w:rsidRPr="004342C6" w:rsidRDefault="00562120" w:rsidP="00DC4EE8">
      <w:pPr>
        <w:pStyle w:val="Heading3"/>
        <w:numPr>
          <w:ilvl w:val="3"/>
          <w:numId w:val="13"/>
        </w:numPr>
        <w:tabs>
          <w:tab w:val="left" w:pos="1890"/>
        </w:tabs>
        <w:rPr>
          <w:rFonts w:ascii="Arial" w:hAnsi="Arial" w:cs="Arial"/>
        </w:rPr>
      </w:pPr>
      <w:bookmarkStart w:id="322" w:name="_Toc94634502"/>
      <w:r w:rsidRPr="004342C6">
        <w:rPr>
          <w:rFonts w:ascii="Arial" w:hAnsi="Arial" w:cs="Arial"/>
        </w:rPr>
        <w:t>Alternate Flow-3</w:t>
      </w:r>
      <w:bookmarkEnd w:id="322"/>
    </w:p>
    <w:p w14:paraId="461E592A" w14:textId="77777777" w:rsidR="0057522D" w:rsidRPr="004342C6" w:rsidRDefault="0057522D" w:rsidP="00320B54">
      <w:pPr>
        <w:pStyle w:val="ListParagraph"/>
        <w:numPr>
          <w:ilvl w:val="0"/>
          <w:numId w:val="306"/>
        </w:numPr>
        <w:rPr>
          <w:rFonts w:cs="Arial"/>
        </w:rPr>
      </w:pPr>
      <w:r w:rsidRPr="004342C6">
        <w:rPr>
          <w:rFonts w:cs="Arial"/>
        </w:rPr>
        <w:t>Precondition 6.9.5.1 applies.</w:t>
      </w:r>
    </w:p>
    <w:p w14:paraId="154F6B44" w14:textId="1AD241CC" w:rsidR="0057522D" w:rsidRPr="004342C6" w:rsidRDefault="0057522D" w:rsidP="00320B54">
      <w:pPr>
        <w:pStyle w:val="ListParagraph"/>
        <w:numPr>
          <w:ilvl w:val="0"/>
          <w:numId w:val="306"/>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 </w:t>
      </w:r>
    </w:p>
    <w:p w14:paraId="6C3E067A" w14:textId="6943185A" w:rsidR="00562120" w:rsidRPr="004342C6" w:rsidRDefault="00562120" w:rsidP="00320B54">
      <w:pPr>
        <w:pStyle w:val="ListParagraph"/>
        <w:numPr>
          <w:ilvl w:val="0"/>
          <w:numId w:val="306"/>
        </w:numPr>
        <w:rPr>
          <w:rFonts w:cs="Arial"/>
        </w:rPr>
      </w:pPr>
      <w:r w:rsidRPr="004342C6">
        <w:rPr>
          <w:rFonts w:cs="Arial"/>
        </w:rPr>
        <w:t>Member was disabled from SSA service</w:t>
      </w:r>
      <w:r w:rsidR="007D2C0A">
        <w:rPr>
          <w:rFonts w:cs="Arial"/>
        </w:rPr>
        <w:t>.</w:t>
      </w:r>
    </w:p>
    <w:p w14:paraId="228B6E5C" w14:textId="556ECEBD" w:rsidR="00562120" w:rsidRPr="004342C6" w:rsidRDefault="00562120" w:rsidP="00320B54">
      <w:pPr>
        <w:pStyle w:val="ListParagraph"/>
        <w:numPr>
          <w:ilvl w:val="0"/>
          <w:numId w:val="306"/>
        </w:numPr>
        <w:rPr>
          <w:rFonts w:cs="Arial"/>
        </w:rPr>
      </w:pPr>
      <w:r w:rsidRPr="004342C6">
        <w:rPr>
          <w:rFonts w:cs="Arial"/>
        </w:rPr>
        <w:t>Consider member as Disabled for MassHealth Purpose.</w:t>
      </w:r>
    </w:p>
    <w:p w14:paraId="16FDFD42" w14:textId="77777777" w:rsidR="00562120" w:rsidRPr="004342C6" w:rsidRDefault="00562120" w:rsidP="00562120">
      <w:pPr>
        <w:pStyle w:val="ListParagraph"/>
        <w:ind w:left="1170"/>
        <w:rPr>
          <w:rFonts w:cs="Arial"/>
        </w:rPr>
      </w:pPr>
    </w:p>
    <w:p w14:paraId="3E3D25B7" w14:textId="215C0F08" w:rsidR="00562120" w:rsidRPr="004342C6" w:rsidRDefault="00562120" w:rsidP="00DC4EE8">
      <w:pPr>
        <w:pStyle w:val="Heading3"/>
        <w:numPr>
          <w:ilvl w:val="3"/>
          <w:numId w:val="13"/>
        </w:numPr>
        <w:tabs>
          <w:tab w:val="left" w:pos="1890"/>
        </w:tabs>
        <w:rPr>
          <w:rFonts w:ascii="Arial" w:hAnsi="Arial" w:cs="Arial"/>
        </w:rPr>
      </w:pPr>
      <w:bookmarkStart w:id="323" w:name="_Toc94634503"/>
      <w:r w:rsidRPr="004342C6">
        <w:rPr>
          <w:rFonts w:ascii="Arial" w:hAnsi="Arial" w:cs="Arial"/>
        </w:rPr>
        <w:t>Alternate Flow-4</w:t>
      </w:r>
      <w:bookmarkEnd w:id="323"/>
    </w:p>
    <w:p w14:paraId="16E23DA4" w14:textId="77777777" w:rsidR="0057522D" w:rsidRPr="004342C6" w:rsidRDefault="0057522D" w:rsidP="00320B54">
      <w:pPr>
        <w:pStyle w:val="ListParagraph"/>
        <w:numPr>
          <w:ilvl w:val="0"/>
          <w:numId w:val="307"/>
        </w:numPr>
        <w:rPr>
          <w:rFonts w:cs="Arial"/>
        </w:rPr>
      </w:pPr>
      <w:r w:rsidRPr="004342C6">
        <w:rPr>
          <w:rFonts w:cs="Arial"/>
        </w:rPr>
        <w:t>Precondition 6.9.5.1 applies.</w:t>
      </w:r>
    </w:p>
    <w:p w14:paraId="00636A5D" w14:textId="0F32F70B" w:rsidR="0057522D" w:rsidRPr="004342C6" w:rsidRDefault="0057522D" w:rsidP="00320B54">
      <w:pPr>
        <w:pStyle w:val="ListParagraph"/>
        <w:numPr>
          <w:ilvl w:val="0"/>
          <w:numId w:val="307"/>
        </w:numPr>
        <w:rPr>
          <w:rFonts w:cs="Arial"/>
        </w:rPr>
      </w:pPr>
      <w:r w:rsidRPr="004342C6">
        <w:rPr>
          <w:rFonts w:cs="Arial"/>
        </w:rPr>
        <w:lastRenderedPageBreak/>
        <w:t>The individual user/agent portal user/ assistor portal user attest</w:t>
      </w:r>
      <w:r w:rsidR="007D2C0A">
        <w:rPr>
          <w:rFonts w:cs="Arial"/>
        </w:rPr>
        <w:t>s</w:t>
      </w:r>
      <w:r w:rsidRPr="004342C6">
        <w:rPr>
          <w:rFonts w:cs="Arial"/>
        </w:rPr>
        <w:t xml:space="preserve"> member to be Disabled in SSAP Flow. </w:t>
      </w:r>
    </w:p>
    <w:p w14:paraId="3602D1F4" w14:textId="414F50F8" w:rsidR="00562120" w:rsidRPr="004342C6" w:rsidRDefault="00562120" w:rsidP="00320B54">
      <w:pPr>
        <w:pStyle w:val="ListParagraph"/>
        <w:numPr>
          <w:ilvl w:val="0"/>
          <w:numId w:val="307"/>
        </w:numPr>
        <w:rPr>
          <w:rFonts w:cs="Arial"/>
        </w:rPr>
      </w:pPr>
      <w:r w:rsidRPr="004342C6">
        <w:rPr>
          <w:rFonts w:cs="Arial"/>
        </w:rPr>
        <w:t>Member was NOT disabled from SSA service</w:t>
      </w:r>
      <w:r w:rsidR="007D2C0A">
        <w:rPr>
          <w:rFonts w:cs="Arial"/>
        </w:rPr>
        <w:t>.</w:t>
      </w:r>
    </w:p>
    <w:p w14:paraId="253D408E" w14:textId="4B26E2CB" w:rsidR="00562120" w:rsidRPr="004342C6" w:rsidRDefault="00562120" w:rsidP="00320B54">
      <w:pPr>
        <w:pStyle w:val="ListParagraph"/>
        <w:numPr>
          <w:ilvl w:val="0"/>
          <w:numId w:val="307"/>
        </w:numPr>
        <w:rPr>
          <w:rFonts w:cs="Arial"/>
        </w:rPr>
      </w:pPr>
      <w:r w:rsidRPr="004342C6">
        <w:rPr>
          <w:rFonts w:cs="Arial"/>
        </w:rPr>
        <w:t>Consider member as NOT Disabled for MassHealth Purpose.</w:t>
      </w:r>
    </w:p>
    <w:p w14:paraId="5FF467C0" w14:textId="6AFF8139" w:rsidR="00562120" w:rsidRPr="004342C6" w:rsidRDefault="00562120" w:rsidP="00562120">
      <w:pPr>
        <w:rPr>
          <w:rFonts w:cs="Arial"/>
        </w:rPr>
      </w:pPr>
    </w:p>
    <w:p w14:paraId="04384361" w14:textId="38AC5D6C" w:rsidR="00562120" w:rsidRPr="004342C6" w:rsidRDefault="00562120" w:rsidP="00DC4EE8">
      <w:pPr>
        <w:pStyle w:val="Heading3"/>
        <w:numPr>
          <w:ilvl w:val="3"/>
          <w:numId w:val="13"/>
        </w:numPr>
        <w:tabs>
          <w:tab w:val="left" w:pos="1890"/>
        </w:tabs>
        <w:rPr>
          <w:rFonts w:ascii="Arial" w:hAnsi="Arial" w:cs="Arial"/>
        </w:rPr>
      </w:pPr>
      <w:bookmarkStart w:id="324" w:name="_Toc94634504"/>
      <w:r w:rsidRPr="004342C6">
        <w:rPr>
          <w:rFonts w:ascii="Arial" w:hAnsi="Arial" w:cs="Arial"/>
        </w:rPr>
        <w:t>Alternate Flow-5</w:t>
      </w:r>
      <w:bookmarkEnd w:id="324"/>
    </w:p>
    <w:p w14:paraId="2EA33D5E" w14:textId="0AC9CAA1" w:rsidR="0057522D" w:rsidRPr="004342C6" w:rsidRDefault="0057522D" w:rsidP="00320B54">
      <w:pPr>
        <w:pStyle w:val="ListParagraph"/>
        <w:numPr>
          <w:ilvl w:val="0"/>
          <w:numId w:val="308"/>
        </w:numPr>
        <w:rPr>
          <w:rFonts w:cs="Arial"/>
        </w:rPr>
      </w:pPr>
      <w:r w:rsidRPr="004342C6">
        <w:rPr>
          <w:rFonts w:cs="Arial"/>
        </w:rPr>
        <w:t>Precondition 6.9.5.1 applies.</w:t>
      </w:r>
    </w:p>
    <w:p w14:paraId="47088D1E" w14:textId="313C22DC" w:rsidR="0057522D" w:rsidRPr="004342C6" w:rsidRDefault="0057522D" w:rsidP="00320B54">
      <w:pPr>
        <w:pStyle w:val="ListParagraph"/>
        <w:numPr>
          <w:ilvl w:val="0"/>
          <w:numId w:val="308"/>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w:t>
      </w:r>
    </w:p>
    <w:p w14:paraId="71CA3B15" w14:textId="1AE21B34" w:rsidR="00562120" w:rsidRPr="004342C6" w:rsidRDefault="00562120" w:rsidP="00320B54">
      <w:pPr>
        <w:pStyle w:val="ListParagraph"/>
        <w:numPr>
          <w:ilvl w:val="0"/>
          <w:numId w:val="308"/>
        </w:numPr>
        <w:rPr>
          <w:rFonts w:cs="Arial"/>
        </w:rPr>
      </w:pPr>
      <w:r w:rsidRPr="004342C6">
        <w:rPr>
          <w:rFonts w:cs="Arial"/>
        </w:rPr>
        <w:t>Member was marked NOT disabled In Account dashboard by Back office user</w:t>
      </w:r>
      <w:r w:rsidR="007D2C0A">
        <w:rPr>
          <w:rFonts w:cs="Arial"/>
        </w:rPr>
        <w:t>.</w:t>
      </w:r>
      <w:r w:rsidRPr="004342C6">
        <w:rPr>
          <w:rFonts w:cs="Arial"/>
        </w:rPr>
        <w:t xml:space="preserve"> </w:t>
      </w:r>
    </w:p>
    <w:p w14:paraId="76497A14" w14:textId="77777777" w:rsidR="00562120" w:rsidRPr="004342C6" w:rsidRDefault="00562120" w:rsidP="00320B54">
      <w:pPr>
        <w:pStyle w:val="ListParagraph"/>
        <w:numPr>
          <w:ilvl w:val="0"/>
          <w:numId w:val="308"/>
        </w:numPr>
        <w:rPr>
          <w:rFonts w:cs="Arial"/>
        </w:rPr>
      </w:pPr>
      <w:r w:rsidRPr="004342C6">
        <w:rPr>
          <w:rFonts w:cs="Arial"/>
        </w:rPr>
        <w:t>Consider member as NOT Disabled for MassHealth Purpose.</w:t>
      </w:r>
    </w:p>
    <w:p w14:paraId="2B4153CA" w14:textId="77777777" w:rsidR="00562120" w:rsidRPr="004342C6" w:rsidRDefault="00562120" w:rsidP="0057522D">
      <w:pPr>
        <w:pStyle w:val="ListParagraph"/>
        <w:ind w:left="1260"/>
        <w:rPr>
          <w:rFonts w:cs="Arial"/>
        </w:rPr>
      </w:pPr>
    </w:p>
    <w:p w14:paraId="5635BCB8" w14:textId="67FBCD68" w:rsidR="00562120" w:rsidRPr="004342C6" w:rsidRDefault="00562120" w:rsidP="00DC4EE8">
      <w:pPr>
        <w:pStyle w:val="Heading3"/>
        <w:numPr>
          <w:ilvl w:val="3"/>
          <w:numId w:val="13"/>
        </w:numPr>
        <w:tabs>
          <w:tab w:val="left" w:pos="1890"/>
        </w:tabs>
        <w:rPr>
          <w:rFonts w:ascii="Arial" w:hAnsi="Arial" w:cs="Arial"/>
        </w:rPr>
      </w:pPr>
      <w:bookmarkStart w:id="325" w:name="_Toc94634505"/>
      <w:r w:rsidRPr="004342C6">
        <w:rPr>
          <w:rFonts w:ascii="Arial" w:hAnsi="Arial" w:cs="Arial"/>
        </w:rPr>
        <w:t>Alternate Flow-6</w:t>
      </w:r>
      <w:bookmarkEnd w:id="325"/>
    </w:p>
    <w:p w14:paraId="0E5D3493" w14:textId="77777777" w:rsidR="0057522D" w:rsidRPr="004342C6" w:rsidRDefault="0057522D" w:rsidP="00320B54">
      <w:pPr>
        <w:pStyle w:val="ListParagraph"/>
        <w:numPr>
          <w:ilvl w:val="0"/>
          <w:numId w:val="309"/>
        </w:numPr>
        <w:rPr>
          <w:rFonts w:cs="Arial"/>
        </w:rPr>
      </w:pPr>
      <w:r w:rsidRPr="004342C6">
        <w:rPr>
          <w:rFonts w:cs="Arial"/>
        </w:rPr>
        <w:t>Precondition 6.9.5.1 applies.</w:t>
      </w:r>
    </w:p>
    <w:p w14:paraId="28B6A16D" w14:textId="6B121ECC" w:rsidR="0057522D" w:rsidRPr="004342C6" w:rsidRDefault="0057522D" w:rsidP="00320B54">
      <w:pPr>
        <w:pStyle w:val="ListParagraph"/>
        <w:numPr>
          <w:ilvl w:val="0"/>
          <w:numId w:val="309"/>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w:t>
      </w:r>
    </w:p>
    <w:p w14:paraId="189213EB" w14:textId="2D0CC5EC" w:rsidR="00562120" w:rsidRPr="004342C6" w:rsidRDefault="00562120" w:rsidP="00320B54">
      <w:pPr>
        <w:pStyle w:val="ListParagraph"/>
        <w:numPr>
          <w:ilvl w:val="0"/>
          <w:numId w:val="309"/>
        </w:numPr>
        <w:rPr>
          <w:rFonts w:cs="Arial"/>
        </w:rPr>
      </w:pPr>
      <w:r w:rsidRPr="004342C6">
        <w:rPr>
          <w:rFonts w:cs="Arial"/>
        </w:rPr>
        <w:t>Member was marked disabled In Account dashboard by Back office user</w:t>
      </w:r>
      <w:r w:rsidR="007D2C0A">
        <w:rPr>
          <w:rFonts w:cs="Arial"/>
        </w:rPr>
        <w:t>.</w:t>
      </w:r>
    </w:p>
    <w:p w14:paraId="3712CF00" w14:textId="29DE5ED2" w:rsidR="00562120" w:rsidRPr="004342C6" w:rsidRDefault="00562120" w:rsidP="00320B54">
      <w:pPr>
        <w:pStyle w:val="ListParagraph"/>
        <w:numPr>
          <w:ilvl w:val="0"/>
          <w:numId w:val="309"/>
        </w:numPr>
        <w:rPr>
          <w:rFonts w:cs="Arial"/>
        </w:rPr>
      </w:pPr>
      <w:r w:rsidRPr="004342C6">
        <w:rPr>
          <w:rFonts w:cs="Arial"/>
        </w:rPr>
        <w:t>Consider member as Disabled for MassHealth Purpose.</w:t>
      </w:r>
    </w:p>
    <w:p w14:paraId="511A7D2D" w14:textId="77777777" w:rsidR="00C44DD0" w:rsidRPr="004342C6" w:rsidRDefault="00C44DD0" w:rsidP="00562120">
      <w:pPr>
        <w:pStyle w:val="ListParagraph"/>
        <w:ind w:left="2160"/>
        <w:rPr>
          <w:rFonts w:cs="Arial"/>
        </w:rPr>
      </w:pPr>
    </w:p>
    <w:p w14:paraId="7D9CB5B4" w14:textId="3F22DD8C" w:rsidR="00562120" w:rsidRPr="004342C6" w:rsidRDefault="00562120" w:rsidP="00DC4EE8">
      <w:pPr>
        <w:pStyle w:val="Heading3"/>
        <w:numPr>
          <w:ilvl w:val="3"/>
          <w:numId w:val="13"/>
        </w:numPr>
        <w:tabs>
          <w:tab w:val="left" w:pos="1890"/>
        </w:tabs>
        <w:rPr>
          <w:rFonts w:ascii="Arial" w:hAnsi="Arial" w:cs="Arial"/>
        </w:rPr>
      </w:pPr>
      <w:bookmarkStart w:id="326" w:name="_Toc94634506"/>
      <w:r w:rsidRPr="004342C6">
        <w:rPr>
          <w:rFonts w:ascii="Arial" w:hAnsi="Arial" w:cs="Arial"/>
        </w:rPr>
        <w:t>Alternate Flow-7</w:t>
      </w:r>
      <w:bookmarkEnd w:id="326"/>
    </w:p>
    <w:p w14:paraId="6EECE851" w14:textId="77777777" w:rsidR="0057522D" w:rsidRPr="004342C6" w:rsidRDefault="00562120" w:rsidP="00320B54">
      <w:pPr>
        <w:pStyle w:val="ListParagraph"/>
        <w:numPr>
          <w:ilvl w:val="0"/>
          <w:numId w:val="310"/>
        </w:numPr>
        <w:rPr>
          <w:rFonts w:cs="Arial"/>
        </w:rPr>
      </w:pPr>
      <w:r w:rsidRPr="004342C6">
        <w:rPr>
          <w:rFonts w:cs="Arial"/>
        </w:rPr>
        <w:t xml:space="preserve">Precondition 6.9.5.1 </w:t>
      </w:r>
      <w:r w:rsidR="0057522D" w:rsidRPr="004342C6">
        <w:rPr>
          <w:rFonts w:cs="Arial"/>
        </w:rPr>
        <w:t>applies.</w:t>
      </w:r>
    </w:p>
    <w:p w14:paraId="1199584D" w14:textId="4E0A1AF9" w:rsidR="0057522D" w:rsidRPr="004342C6" w:rsidRDefault="0057522D" w:rsidP="00320B54">
      <w:pPr>
        <w:pStyle w:val="ListParagraph"/>
        <w:numPr>
          <w:ilvl w:val="0"/>
          <w:numId w:val="310"/>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w:t>
      </w:r>
    </w:p>
    <w:p w14:paraId="376DBE2E" w14:textId="028BAD79" w:rsidR="00562120" w:rsidRPr="004342C6" w:rsidRDefault="00562120" w:rsidP="00320B54">
      <w:pPr>
        <w:pStyle w:val="ListParagraph"/>
        <w:numPr>
          <w:ilvl w:val="0"/>
          <w:numId w:val="310"/>
        </w:numPr>
        <w:rPr>
          <w:rFonts w:cs="Arial"/>
        </w:rPr>
      </w:pPr>
      <w:r w:rsidRPr="004342C6">
        <w:rPr>
          <w:rFonts w:cs="Arial"/>
        </w:rPr>
        <w:t>Member was disable</w:t>
      </w:r>
      <w:r w:rsidR="007D2C0A">
        <w:rPr>
          <w:rFonts w:cs="Arial"/>
        </w:rPr>
        <w:t>d</w:t>
      </w:r>
      <w:r w:rsidRPr="004342C6">
        <w:rPr>
          <w:rFonts w:cs="Arial"/>
        </w:rPr>
        <w:t xml:space="preserve"> from any of the </w:t>
      </w:r>
      <w:r w:rsidR="007D2C0A">
        <w:rPr>
          <w:rFonts w:cs="Arial"/>
        </w:rPr>
        <w:t>three</w:t>
      </w:r>
      <w:r w:rsidRPr="004342C6">
        <w:rPr>
          <w:rFonts w:cs="Arial"/>
        </w:rPr>
        <w:t xml:space="preserve"> sources (BO, SSA</w:t>
      </w:r>
      <w:r w:rsidR="007D2C0A">
        <w:rPr>
          <w:rFonts w:cs="Arial"/>
        </w:rPr>
        <w:t>,</w:t>
      </w:r>
      <w:r w:rsidRPr="004342C6">
        <w:rPr>
          <w:rFonts w:cs="Arial"/>
        </w:rPr>
        <w:t xml:space="preserve"> and MA21)</w:t>
      </w:r>
      <w:r w:rsidR="007D2C0A">
        <w:rPr>
          <w:rFonts w:cs="Arial"/>
        </w:rPr>
        <w:t>.</w:t>
      </w:r>
    </w:p>
    <w:p w14:paraId="0825B6B1" w14:textId="77777777" w:rsidR="00562120" w:rsidRPr="004342C6" w:rsidRDefault="00562120" w:rsidP="00320B54">
      <w:pPr>
        <w:pStyle w:val="ListParagraph"/>
        <w:numPr>
          <w:ilvl w:val="0"/>
          <w:numId w:val="310"/>
        </w:numPr>
        <w:rPr>
          <w:rFonts w:cs="Arial"/>
        </w:rPr>
      </w:pPr>
      <w:r w:rsidRPr="004342C6">
        <w:rPr>
          <w:rFonts w:cs="Arial"/>
        </w:rPr>
        <w:t>Consider member as Disabled for MassHealth Purpose.</w:t>
      </w:r>
    </w:p>
    <w:p w14:paraId="43A720A8" w14:textId="00411B0B" w:rsidR="00562120" w:rsidRPr="004342C6" w:rsidRDefault="00562120" w:rsidP="00562120">
      <w:pPr>
        <w:pStyle w:val="ListParagraph"/>
        <w:ind w:left="2160"/>
        <w:rPr>
          <w:rFonts w:cs="Arial"/>
        </w:rPr>
      </w:pPr>
    </w:p>
    <w:p w14:paraId="2B8CF1B4" w14:textId="28B1CA73" w:rsidR="00E11C6E" w:rsidRPr="004342C6" w:rsidRDefault="00E11C6E" w:rsidP="00DC4EE8">
      <w:pPr>
        <w:pStyle w:val="Heading3"/>
        <w:numPr>
          <w:ilvl w:val="3"/>
          <w:numId w:val="13"/>
        </w:numPr>
        <w:tabs>
          <w:tab w:val="left" w:pos="1890"/>
        </w:tabs>
        <w:rPr>
          <w:rFonts w:ascii="Arial" w:hAnsi="Arial" w:cs="Arial"/>
        </w:rPr>
      </w:pPr>
      <w:bookmarkStart w:id="327" w:name="_Toc94634507"/>
      <w:r w:rsidRPr="004342C6">
        <w:rPr>
          <w:rFonts w:ascii="Arial" w:hAnsi="Arial" w:cs="Arial"/>
        </w:rPr>
        <w:t>Alternate Flow-8</w:t>
      </w:r>
      <w:bookmarkEnd w:id="327"/>
    </w:p>
    <w:p w14:paraId="7F62F605" w14:textId="77777777" w:rsidR="0057522D" w:rsidRPr="004342C6" w:rsidRDefault="00E11C6E" w:rsidP="00320B54">
      <w:pPr>
        <w:pStyle w:val="ListParagraph"/>
        <w:numPr>
          <w:ilvl w:val="0"/>
          <w:numId w:val="311"/>
        </w:numPr>
        <w:rPr>
          <w:rFonts w:cs="Arial"/>
        </w:rPr>
      </w:pPr>
      <w:r w:rsidRPr="004342C6">
        <w:rPr>
          <w:rFonts w:cs="Arial"/>
        </w:rPr>
        <w:t xml:space="preserve">Precondition 6.9.5.1 </w:t>
      </w:r>
      <w:r w:rsidR="0057522D" w:rsidRPr="004342C6">
        <w:rPr>
          <w:rFonts w:cs="Arial"/>
        </w:rPr>
        <w:t>applies.</w:t>
      </w:r>
    </w:p>
    <w:p w14:paraId="12852A9C" w14:textId="438A9E40" w:rsidR="0057522D" w:rsidRPr="004342C6" w:rsidRDefault="0057522D" w:rsidP="00320B54">
      <w:pPr>
        <w:pStyle w:val="ListParagraph"/>
        <w:numPr>
          <w:ilvl w:val="0"/>
          <w:numId w:val="311"/>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w:t>
      </w:r>
    </w:p>
    <w:p w14:paraId="474810AF" w14:textId="4314ADF9" w:rsidR="00E11C6E" w:rsidRPr="004342C6" w:rsidRDefault="00E11C6E" w:rsidP="00320B54">
      <w:pPr>
        <w:pStyle w:val="ListParagraph"/>
        <w:numPr>
          <w:ilvl w:val="0"/>
          <w:numId w:val="311"/>
        </w:numPr>
        <w:rPr>
          <w:rFonts w:cs="Arial"/>
        </w:rPr>
      </w:pPr>
      <w:r w:rsidRPr="004342C6">
        <w:rPr>
          <w:rFonts w:cs="Arial"/>
        </w:rPr>
        <w:t>Member was disable</w:t>
      </w:r>
      <w:r w:rsidR="007D2C0A">
        <w:rPr>
          <w:rFonts w:cs="Arial"/>
        </w:rPr>
        <w:t>d</w:t>
      </w:r>
      <w:r w:rsidRPr="004342C6">
        <w:rPr>
          <w:rFonts w:cs="Arial"/>
        </w:rPr>
        <w:t xml:space="preserve"> from any of the </w:t>
      </w:r>
      <w:r w:rsidR="007D2C0A">
        <w:rPr>
          <w:rFonts w:cs="Arial"/>
        </w:rPr>
        <w:t>three</w:t>
      </w:r>
      <w:r w:rsidRPr="004342C6">
        <w:rPr>
          <w:rFonts w:cs="Arial"/>
        </w:rPr>
        <w:t xml:space="preserve"> sources (BO, SSA</w:t>
      </w:r>
      <w:r w:rsidR="007D2C0A">
        <w:rPr>
          <w:rFonts w:cs="Arial"/>
        </w:rPr>
        <w:t>,</w:t>
      </w:r>
      <w:r w:rsidRPr="004342C6">
        <w:rPr>
          <w:rFonts w:cs="Arial"/>
        </w:rPr>
        <w:t xml:space="preserve"> and MA21) </w:t>
      </w:r>
    </w:p>
    <w:p w14:paraId="32B4ED74" w14:textId="4E290ECC" w:rsidR="00E11C6E" w:rsidRPr="004342C6" w:rsidRDefault="00E11C6E" w:rsidP="00320B54">
      <w:pPr>
        <w:pStyle w:val="ListParagraph"/>
        <w:numPr>
          <w:ilvl w:val="0"/>
          <w:numId w:val="311"/>
        </w:numPr>
        <w:rPr>
          <w:rFonts w:cs="Arial"/>
        </w:rPr>
      </w:pPr>
      <w:r w:rsidRPr="004342C6">
        <w:rPr>
          <w:rFonts w:cs="Arial"/>
        </w:rPr>
        <w:t>Consider member as Disabled for MassHealth Purpose.</w:t>
      </w:r>
    </w:p>
    <w:p w14:paraId="0B935724" w14:textId="77777777" w:rsidR="00E11C6E" w:rsidRPr="004342C6" w:rsidRDefault="00E11C6E" w:rsidP="00320B54">
      <w:pPr>
        <w:pStyle w:val="ListParagraph"/>
        <w:numPr>
          <w:ilvl w:val="0"/>
          <w:numId w:val="311"/>
        </w:numPr>
        <w:rPr>
          <w:rFonts w:cs="Arial"/>
        </w:rPr>
      </w:pPr>
      <w:r w:rsidRPr="004342C6">
        <w:rPr>
          <w:rFonts w:cs="Arial"/>
        </w:rPr>
        <w:t>The MA21 disability file load process has been completed.</w:t>
      </w:r>
    </w:p>
    <w:p w14:paraId="2E82C623" w14:textId="77777777" w:rsidR="00E11C6E" w:rsidRPr="004342C6" w:rsidRDefault="00E11C6E" w:rsidP="00320B54">
      <w:pPr>
        <w:pStyle w:val="ListParagraph"/>
        <w:numPr>
          <w:ilvl w:val="0"/>
          <w:numId w:val="311"/>
        </w:numPr>
        <w:rPr>
          <w:rFonts w:cs="Arial"/>
        </w:rPr>
      </w:pPr>
      <w:r w:rsidRPr="004342C6">
        <w:rPr>
          <w:rFonts w:cs="Arial"/>
        </w:rPr>
        <w:t>The member's disability status changed corresponding to disability hierarchy rules.</w:t>
      </w:r>
    </w:p>
    <w:p w14:paraId="69F8002F" w14:textId="77777777" w:rsidR="00E11C6E" w:rsidRPr="004342C6" w:rsidRDefault="00E11C6E" w:rsidP="00320B54">
      <w:pPr>
        <w:pStyle w:val="ListParagraph"/>
        <w:numPr>
          <w:ilvl w:val="0"/>
          <w:numId w:val="311"/>
        </w:numPr>
        <w:rPr>
          <w:rFonts w:cs="Arial"/>
        </w:rPr>
      </w:pPr>
      <w:r w:rsidRPr="004342C6">
        <w:rPr>
          <w:rFonts w:cs="Arial"/>
        </w:rPr>
        <w:t>The system re-determines the eligibility of the application.</w:t>
      </w:r>
    </w:p>
    <w:p w14:paraId="6D96EDE7" w14:textId="5231B3F9" w:rsidR="007D2C0A" w:rsidRDefault="007D2C0A" w:rsidP="00E11C6E">
      <w:pPr>
        <w:pStyle w:val="ListParagraph"/>
        <w:ind w:left="1170"/>
        <w:rPr>
          <w:rFonts w:cs="Arial"/>
        </w:rPr>
      </w:pPr>
    </w:p>
    <w:p w14:paraId="68A270DF" w14:textId="5453F05B" w:rsidR="00E11C6E" w:rsidRPr="004342C6" w:rsidRDefault="00E11C6E" w:rsidP="00DC4EE8">
      <w:pPr>
        <w:pStyle w:val="Heading3"/>
        <w:numPr>
          <w:ilvl w:val="3"/>
          <w:numId w:val="13"/>
        </w:numPr>
        <w:tabs>
          <w:tab w:val="left" w:pos="1890"/>
        </w:tabs>
        <w:rPr>
          <w:rFonts w:ascii="Arial" w:hAnsi="Arial" w:cs="Arial"/>
        </w:rPr>
      </w:pPr>
      <w:bookmarkStart w:id="328" w:name="_Toc94634508"/>
      <w:r w:rsidRPr="004342C6">
        <w:rPr>
          <w:rFonts w:ascii="Arial" w:hAnsi="Arial" w:cs="Arial"/>
        </w:rPr>
        <w:t>Alternate Flow-9</w:t>
      </w:r>
      <w:bookmarkEnd w:id="328"/>
    </w:p>
    <w:p w14:paraId="1BF571E7" w14:textId="77777777" w:rsidR="0057522D" w:rsidRPr="004342C6" w:rsidRDefault="00E11C6E" w:rsidP="00320B54">
      <w:pPr>
        <w:pStyle w:val="ListParagraph"/>
        <w:numPr>
          <w:ilvl w:val="0"/>
          <w:numId w:val="312"/>
        </w:numPr>
        <w:rPr>
          <w:rFonts w:cs="Arial"/>
        </w:rPr>
      </w:pPr>
      <w:r w:rsidRPr="004342C6">
        <w:rPr>
          <w:rFonts w:cs="Arial"/>
        </w:rPr>
        <w:t>Precondition 6.9.5.1</w:t>
      </w:r>
      <w:r w:rsidR="0057522D" w:rsidRPr="004342C6">
        <w:rPr>
          <w:rFonts w:cs="Arial"/>
        </w:rPr>
        <w:t xml:space="preserve"> applies.</w:t>
      </w:r>
    </w:p>
    <w:p w14:paraId="321F6C8E" w14:textId="36A5B7AD" w:rsidR="0057522D" w:rsidRPr="004342C6" w:rsidRDefault="0057522D" w:rsidP="00320B54">
      <w:pPr>
        <w:pStyle w:val="ListParagraph"/>
        <w:numPr>
          <w:ilvl w:val="0"/>
          <w:numId w:val="312"/>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w:t>
      </w:r>
    </w:p>
    <w:p w14:paraId="52286FF9" w14:textId="0590D6B2" w:rsidR="00E11C6E" w:rsidRPr="004342C6" w:rsidRDefault="00E11C6E" w:rsidP="00320B54">
      <w:pPr>
        <w:pStyle w:val="ListParagraph"/>
        <w:numPr>
          <w:ilvl w:val="0"/>
          <w:numId w:val="312"/>
        </w:numPr>
        <w:rPr>
          <w:rFonts w:cs="Arial"/>
        </w:rPr>
      </w:pPr>
      <w:r w:rsidRPr="004342C6">
        <w:rPr>
          <w:rFonts w:cs="Arial"/>
        </w:rPr>
        <w:t>Member was disable</w:t>
      </w:r>
      <w:r w:rsidR="007D2C0A">
        <w:rPr>
          <w:rFonts w:cs="Arial"/>
        </w:rPr>
        <w:t>d</w:t>
      </w:r>
      <w:r w:rsidRPr="004342C6">
        <w:rPr>
          <w:rFonts w:cs="Arial"/>
        </w:rPr>
        <w:t xml:space="preserve"> from any of the </w:t>
      </w:r>
      <w:r w:rsidR="007D2C0A">
        <w:rPr>
          <w:rFonts w:cs="Arial"/>
        </w:rPr>
        <w:t>three</w:t>
      </w:r>
      <w:r w:rsidRPr="004342C6">
        <w:rPr>
          <w:rFonts w:cs="Arial"/>
        </w:rPr>
        <w:t xml:space="preserve"> sources (BO, SSA</w:t>
      </w:r>
      <w:r w:rsidR="007D2C0A">
        <w:rPr>
          <w:rFonts w:cs="Arial"/>
        </w:rPr>
        <w:t>,</w:t>
      </w:r>
      <w:r w:rsidRPr="004342C6">
        <w:rPr>
          <w:rFonts w:cs="Arial"/>
        </w:rPr>
        <w:t xml:space="preserve"> and MA21) </w:t>
      </w:r>
    </w:p>
    <w:p w14:paraId="745C9593" w14:textId="77777777" w:rsidR="00E11C6E" w:rsidRPr="004342C6" w:rsidRDefault="00E11C6E" w:rsidP="00320B54">
      <w:pPr>
        <w:pStyle w:val="ListParagraph"/>
        <w:numPr>
          <w:ilvl w:val="0"/>
          <w:numId w:val="312"/>
        </w:numPr>
        <w:rPr>
          <w:rFonts w:cs="Arial"/>
        </w:rPr>
      </w:pPr>
      <w:r w:rsidRPr="004342C6">
        <w:rPr>
          <w:rFonts w:cs="Arial"/>
        </w:rPr>
        <w:t>Consider member as Disabled for MassHealth Purpose.</w:t>
      </w:r>
    </w:p>
    <w:p w14:paraId="388962DD" w14:textId="77777777" w:rsidR="00E11C6E" w:rsidRPr="004342C6" w:rsidRDefault="00E11C6E" w:rsidP="00320B54">
      <w:pPr>
        <w:pStyle w:val="ListParagraph"/>
        <w:numPr>
          <w:ilvl w:val="0"/>
          <w:numId w:val="312"/>
        </w:numPr>
        <w:rPr>
          <w:rFonts w:cs="Arial"/>
        </w:rPr>
      </w:pPr>
      <w:r w:rsidRPr="004342C6">
        <w:rPr>
          <w:rFonts w:cs="Arial"/>
        </w:rPr>
        <w:t>The MA21 data source load process has been completed.</w:t>
      </w:r>
    </w:p>
    <w:p w14:paraId="09A29619" w14:textId="20892556" w:rsidR="00E11C6E" w:rsidRPr="004342C6" w:rsidRDefault="00E11C6E" w:rsidP="00320B54">
      <w:pPr>
        <w:pStyle w:val="ListParagraph"/>
        <w:numPr>
          <w:ilvl w:val="0"/>
          <w:numId w:val="312"/>
        </w:numPr>
        <w:rPr>
          <w:rFonts w:cs="Arial"/>
        </w:rPr>
      </w:pPr>
      <w:r w:rsidRPr="004342C6">
        <w:rPr>
          <w:rFonts w:cs="Arial"/>
        </w:rPr>
        <w:lastRenderedPageBreak/>
        <w:t>The member's disability code changed corresponding to disability hierarchy rules</w:t>
      </w:r>
      <w:r w:rsidR="007D2C0A">
        <w:rPr>
          <w:rFonts w:cs="Arial"/>
        </w:rPr>
        <w:t>,</w:t>
      </w:r>
      <w:r w:rsidRPr="004342C6">
        <w:rPr>
          <w:rFonts w:cs="Arial"/>
        </w:rPr>
        <w:t xml:space="preserve"> OR the member's disability status changed corresponding to disability hierarchy rules.</w:t>
      </w:r>
    </w:p>
    <w:p w14:paraId="3D650071" w14:textId="77777777" w:rsidR="00E11C6E" w:rsidRPr="004342C6" w:rsidRDefault="00E11C6E" w:rsidP="00320B54">
      <w:pPr>
        <w:pStyle w:val="ListParagraph"/>
        <w:numPr>
          <w:ilvl w:val="0"/>
          <w:numId w:val="312"/>
        </w:numPr>
        <w:rPr>
          <w:rFonts w:cs="Arial"/>
        </w:rPr>
      </w:pPr>
      <w:r w:rsidRPr="004342C6">
        <w:rPr>
          <w:rFonts w:cs="Arial"/>
        </w:rPr>
        <w:t xml:space="preserve">The application fulfills any of the exclusion criteria mentioned below: </w:t>
      </w:r>
    </w:p>
    <w:p w14:paraId="66CED434" w14:textId="77777777" w:rsidR="00E11C6E" w:rsidRPr="004342C6" w:rsidRDefault="00E11C6E" w:rsidP="00320B54">
      <w:pPr>
        <w:pStyle w:val="ListParagraph"/>
        <w:numPr>
          <w:ilvl w:val="0"/>
          <w:numId w:val="312"/>
        </w:numPr>
        <w:rPr>
          <w:rFonts w:cs="Arial"/>
        </w:rPr>
      </w:pPr>
      <w:r w:rsidRPr="004342C6">
        <w:rPr>
          <w:rFonts w:cs="Arial"/>
        </w:rPr>
        <w:t xml:space="preserve">Applications with MH Renewals (including MH Admin Review Renewal, MH Express Lane Renewal, MH Non-Auto Renewal, MH Auto Renewal) are initiated. </w:t>
      </w:r>
    </w:p>
    <w:p w14:paraId="27AFB0F9" w14:textId="77777777" w:rsidR="00E11C6E" w:rsidRPr="004342C6" w:rsidRDefault="00E11C6E" w:rsidP="00320B54">
      <w:pPr>
        <w:pStyle w:val="ListParagraph"/>
        <w:numPr>
          <w:ilvl w:val="0"/>
          <w:numId w:val="312"/>
        </w:numPr>
        <w:rPr>
          <w:rFonts w:cs="Arial"/>
        </w:rPr>
      </w:pPr>
      <w:r w:rsidRPr="004342C6">
        <w:rPr>
          <w:rFonts w:cs="Arial"/>
        </w:rPr>
        <w:t>Applications with PDM Time clock are initiated.</w:t>
      </w:r>
    </w:p>
    <w:p w14:paraId="1A251162" w14:textId="77777777" w:rsidR="00E11C6E" w:rsidRPr="004342C6" w:rsidRDefault="00E11C6E" w:rsidP="00320B54">
      <w:pPr>
        <w:pStyle w:val="ListParagraph"/>
        <w:numPr>
          <w:ilvl w:val="0"/>
          <w:numId w:val="312"/>
        </w:numPr>
        <w:rPr>
          <w:rFonts w:cs="Arial"/>
        </w:rPr>
      </w:pPr>
      <w:r w:rsidRPr="004342C6">
        <w:rPr>
          <w:rFonts w:cs="Arial"/>
        </w:rPr>
        <w:t xml:space="preserve">In-progress applications. </w:t>
      </w:r>
    </w:p>
    <w:p w14:paraId="1B1896AC" w14:textId="77777777" w:rsidR="00E11C6E" w:rsidRPr="004342C6" w:rsidRDefault="00E11C6E" w:rsidP="00320B54">
      <w:pPr>
        <w:pStyle w:val="ListParagraph"/>
        <w:numPr>
          <w:ilvl w:val="0"/>
          <w:numId w:val="312"/>
        </w:numPr>
        <w:rPr>
          <w:rFonts w:cs="Arial"/>
        </w:rPr>
      </w:pPr>
      <w:r w:rsidRPr="004342C6">
        <w:rPr>
          <w:rFonts w:cs="Arial"/>
        </w:rPr>
        <w:t>Applications where Preliminary eligibility is not finalized as part of CCA and Mixed Household Renewals</w:t>
      </w:r>
    </w:p>
    <w:p w14:paraId="1959158F" w14:textId="77777777" w:rsidR="00E11C6E" w:rsidRPr="004342C6" w:rsidRDefault="00E11C6E" w:rsidP="00320B54">
      <w:pPr>
        <w:pStyle w:val="ListParagraph"/>
        <w:numPr>
          <w:ilvl w:val="0"/>
          <w:numId w:val="312"/>
        </w:numPr>
        <w:rPr>
          <w:rFonts w:cs="Arial"/>
        </w:rPr>
      </w:pPr>
      <w:r w:rsidRPr="004342C6">
        <w:rPr>
          <w:rFonts w:cs="Arial"/>
        </w:rPr>
        <w:t>The system will not re-determine the eligibility of the application.</w:t>
      </w:r>
    </w:p>
    <w:p w14:paraId="63A89A56" w14:textId="77777777" w:rsidR="00562120" w:rsidRPr="004342C6" w:rsidRDefault="00562120" w:rsidP="00150DDC">
      <w:pPr>
        <w:rPr>
          <w:rFonts w:cs="Arial"/>
        </w:rPr>
      </w:pPr>
    </w:p>
    <w:p w14:paraId="2967339D" w14:textId="77777777" w:rsidR="00150DDC" w:rsidRPr="004342C6" w:rsidRDefault="00150DDC" w:rsidP="00150DDC">
      <w:pPr>
        <w:rPr>
          <w:rFonts w:cs="Arial"/>
        </w:rPr>
      </w:pPr>
    </w:p>
    <w:p w14:paraId="7733D092" w14:textId="77777777" w:rsidR="00150DDC" w:rsidRPr="004342C6" w:rsidRDefault="00150DDC" w:rsidP="00150DDC">
      <w:pPr>
        <w:pStyle w:val="Heading3"/>
        <w:numPr>
          <w:ilvl w:val="2"/>
          <w:numId w:val="13"/>
        </w:numPr>
        <w:rPr>
          <w:rFonts w:ascii="Arial" w:hAnsi="Arial" w:cs="Arial"/>
        </w:rPr>
      </w:pPr>
      <w:bookmarkStart w:id="329" w:name="_Toc94634509"/>
      <w:r w:rsidRPr="004342C6">
        <w:rPr>
          <w:rFonts w:ascii="Arial" w:hAnsi="Arial" w:cs="Arial"/>
        </w:rPr>
        <w:t>User Pages and Input</w:t>
      </w:r>
      <w:bookmarkEnd w:id="329"/>
    </w:p>
    <w:p w14:paraId="19D55645"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285B57D4" w14:textId="77777777" w:rsidR="00150DDC" w:rsidRPr="004342C6" w:rsidRDefault="00150DDC" w:rsidP="00150DDC">
      <w:pPr>
        <w:pStyle w:val="Heading3"/>
        <w:numPr>
          <w:ilvl w:val="2"/>
          <w:numId w:val="13"/>
        </w:numPr>
        <w:rPr>
          <w:rFonts w:ascii="Arial" w:hAnsi="Arial" w:cs="Arial"/>
        </w:rPr>
      </w:pPr>
      <w:bookmarkStart w:id="330" w:name="_Toc94634510"/>
      <w:r w:rsidRPr="004342C6">
        <w:rPr>
          <w:rFonts w:ascii="Arial" w:hAnsi="Arial" w:cs="Arial"/>
        </w:rPr>
        <w:t>Functional Requirement(s)</w:t>
      </w:r>
      <w:bookmarkEnd w:id="330"/>
    </w:p>
    <w:p w14:paraId="5ABCB4D4" w14:textId="1AFDA4DD" w:rsidR="000B4789" w:rsidRPr="004342C6" w:rsidRDefault="000B4789" w:rsidP="00C44DD0">
      <w:pPr>
        <w:pStyle w:val="Caption"/>
        <w:keepNext/>
        <w:jc w:val="center"/>
        <w:rPr>
          <w:rFonts w:cs="Arial"/>
        </w:rPr>
      </w:pPr>
      <w:bookmarkStart w:id="331" w:name="_Toc94635009"/>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13</w:t>
      </w:r>
      <w:r w:rsidR="006F59E4" w:rsidRPr="004342C6">
        <w:rPr>
          <w:rFonts w:cs="Arial"/>
          <w:noProof/>
        </w:rPr>
        <w:fldChar w:fldCharType="end"/>
      </w:r>
      <w:r w:rsidRPr="004342C6">
        <w:rPr>
          <w:rFonts w:cs="Arial"/>
        </w:rPr>
        <w:t xml:space="preserve"> Functional Requirements – UC.09</w:t>
      </w:r>
      <w:bookmarkEnd w:id="331"/>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379"/>
        <w:gridCol w:w="6891"/>
      </w:tblGrid>
      <w:tr w:rsidR="00150DDC" w:rsidRPr="004342C6" w14:paraId="74161473" w14:textId="77777777" w:rsidTr="7002B805">
        <w:trPr>
          <w:trHeight w:val="300"/>
          <w:tblHeader/>
        </w:trPr>
        <w:tc>
          <w:tcPr>
            <w:tcW w:w="2379" w:type="dxa"/>
            <w:shd w:val="clear" w:color="auto" w:fill="4C8B3F" w:themeFill="background2"/>
            <w:vAlign w:val="center"/>
            <w:hideMark/>
          </w:tcPr>
          <w:p w14:paraId="20E082B5"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891" w:type="dxa"/>
            <w:shd w:val="clear" w:color="auto" w:fill="4C8B3F" w:themeFill="background2"/>
            <w:vAlign w:val="center"/>
            <w:hideMark/>
          </w:tcPr>
          <w:p w14:paraId="600327AD"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150DDC" w:rsidRPr="004342C6" w14:paraId="288F9E62" w14:textId="77777777" w:rsidTr="7002B805">
        <w:trPr>
          <w:trHeight w:val="314"/>
        </w:trPr>
        <w:tc>
          <w:tcPr>
            <w:tcW w:w="2379" w:type="dxa"/>
            <w:shd w:val="clear" w:color="auto" w:fill="FFFFFF" w:themeFill="background1"/>
          </w:tcPr>
          <w:p w14:paraId="0E1B829B" w14:textId="5D9C4002" w:rsidR="00150DDC" w:rsidRPr="004342C6" w:rsidRDefault="00150DDC" w:rsidP="00150DDC">
            <w:pPr>
              <w:contextualSpacing w:val="0"/>
              <w:jc w:val="center"/>
              <w:rPr>
                <w:rFonts w:eastAsia="Times New Roman" w:cs="Arial"/>
                <w:color w:val="000000"/>
              </w:rPr>
            </w:pPr>
            <w:r w:rsidRPr="004342C6">
              <w:rPr>
                <w:rFonts w:eastAsia="Times New Roman" w:cs="Arial"/>
                <w:color w:val="000000"/>
              </w:rPr>
              <w:t>MHPD.FR.0</w:t>
            </w:r>
            <w:r w:rsidR="005D0AE7" w:rsidRPr="004342C6">
              <w:rPr>
                <w:rFonts w:eastAsia="Times New Roman" w:cs="Arial"/>
                <w:color w:val="000000"/>
              </w:rPr>
              <w:t>9</w:t>
            </w:r>
            <w:r w:rsidRPr="004342C6">
              <w:rPr>
                <w:rFonts w:eastAsia="Times New Roman" w:cs="Arial"/>
                <w:color w:val="000000"/>
              </w:rPr>
              <w:t>.001</w:t>
            </w:r>
          </w:p>
        </w:tc>
        <w:tc>
          <w:tcPr>
            <w:tcW w:w="6891" w:type="dxa"/>
            <w:shd w:val="clear" w:color="auto" w:fill="FFFFFF" w:themeFill="background1"/>
          </w:tcPr>
          <w:p w14:paraId="61FC4F0C" w14:textId="77777777" w:rsidR="00150DDC" w:rsidRPr="004342C6" w:rsidRDefault="00150DDC" w:rsidP="00DB390A">
            <w:pPr>
              <w:rPr>
                <w:rFonts w:cs="Arial"/>
              </w:rPr>
            </w:pPr>
            <w:r w:rsidRPr="004342C6">
              <w:rPr>
                <w:rFonts w:cs="Arial"/>
              </w:rPr>
              <w:t xml:space="preserve">The system </w:t>
            </w:r>
            <w:r w:rsidR="00DB390A" w:rsidRPr="004342C6">
              <w:rPr>
                <w:rFonts w:cs="Arial"/>
              </w:rPr>
              <w:t xml:space="preserve">shall trigger SSA call to the HUB using member’s SSN to get disability status for each member. </w:t>
            </w:r>
          </w:p>
          <w:p w14:paraId="1EBEA9AA" w14:textId="77777777" w:rsidR="00DB390A" w:rsidRPr="004342C6" w:rsidRDefault="00DB390A" w:rsidP="00DB390A">
            <w:pPr>
              <w:rPr>
                <w:rFonts w:cs="Arial"/>
              </w:rPr>
            </w:pPr>
          </w:p>
          <w:p w14:paraId="2DD391DD" w14:textId="5221B944" w:rsidR="00DB390A" w:rsidRPr="004342C6" w:rsidRDefault="00DB390A" w:rsidP="00DB390A">
            <w:pPr>
              <w:rPr>
                <w:rFonts w:cs="Arial"/>
              </w:rPr>
            </w:pPr>
            <w:r w:rsidRPr="004342C6">
              <w:rPr>
                <w:rFonts w:cs="Arial"/>
                <w:b/>
                <w:bCs/>
              </w:rPr>
              <w:t>Note</w:t>
            </w:r>
            <w:r w:rsidRPr="004342C6">
              <w:rPr>
                <w:rFonts w:cs="Arial"/>
              </w:rPr>
              <w:t>: SSA call is performed during RAC of SSN Screen traversal or Update SSN</w:t>
            </w:r>
            <w:r w:rsidR="00C44DD0" w:rsidRPr="004342C6">
              <w:rPr>
                <w:rFonts w:cs="Arial"/>
              </w:rPr>
              <w:t>.</w:t>
            </w:r>
          </w:p>
        </w:tc>
      </w:tr>
      <w:tr w:rsidR="00150DDC" w:rsidRPr="004342C6" w14:paraId="687E469C" w14:textId="77777777" w:rsidTr="7002B805">
        <w:trPr>
          <w:trHeight w:val="314"/>
        </w:trPr>
        <w:tc>
          <w:tcPr>
            <w:tcW w:w="2379" w:type="dxa"/>
            <w:shd w:val="clear" w:color="auto" w:fill="FFFFFF" w:themeFill="background1"/>
          </w:tcPr>
          <w:p w14:paraId="28BBD9F0" w14:textId="7A7B6F3E" w:rsidR="00150DDC" w:rsidRPr="004342C6" w:rsidRDefault="00150DDC" w:rsidP="00150DDC">
            <w:pPr>
              <w:contextualSpacing w:val="0"/>
              <w:jc w:val="center"/>
              <w:rPr>
                <w:rFonts w:eastAsia="Times New Roman" w:cs="Arial"/>
                <w:color w:val="000000"/>
              </w:rPr>
            </w:pPr>
            <w:r w:rsidRPr="004342C6">
              <w:rPr>
                <w:rFonts w:eastAsia="Times New Roman" w:cs="Arial"/>
                <w:color w:val="000000"/>
              </w:rPr>
              <w:t>MHPD.FR.0</w:t>
            </w:r>
            <w:r w:rsidR="005D0AE7" w:rsidRPr="004342C6">
              <w:rPr>
                <w:rFonts w:eastAsia="Times New Roman" w:cs="Arial"/>
                <w:color w:val="000000"/>
              </w:rPr>
              <w:t>9</w:t>
            </w:r>
            <w:r w:rsidRPr="004342C6">
              <w:rPr>
                <w:rFonts w:eastAsia="Times New Roman" w:cs="Arial"/>
                <w:color w:val="000000"/>
              </w:rPr>
              <w:t>.002</w:t>
            </w:r>
          </w:p>
        </w:tc>
        <w:tc>
          <w:tcPr>
            <w:tcW w:w="6891" w:type="dxa"/>
            <w:shd w:val="clear" w:color="auto" w:fill="FFFFFF" w:themeFill="background1"/>
          </w:tcPr>
          <w:p w14:paraId="4A8842FA" w14:textId="280180A5" w:rsidR="00150DDC" w:rsidRPr="004342C6" w:rsidRDefault="00DB390A" w:rsidP="00C44DD0">
            <w:pPr>
              <w:autoSpaceDE w:val="0"/>
              <w:autoSpaceDN w:val="0"/>
              <w:rPr>
                <w:rFonts w:cs="Arial"/>
              </w:rPr>
            </w:pPr>
            <w:r w:rsidRPr="004342C6">
              <w:rPr>
                <w:rFonts w:cs="Arial"/>
                <w:color w:val="060808" w:themeColor="text1"/>
              </w:rPr>
              <w:t xml:space="preserve">The </w:t>
            </w:r>
            <w:r w:rsidRPr="004342C6">
              <w:rPr>
                <w:rFonts w:cs="Arial"/>
                <w:noProof/>
                <w:color w:val="060808" w:themeColor="text1"/>
              </w:rPr>
              <w:t>system</w:t>
            </w:r>
            <w:r w:rsidRPr="004342C6">
              <w:rPr>
                <w:rFonts w:cs="Arial"/>
                <w:color w:val="060808" w:themeColor="text1"/>
              </w:rPr>
              <w:t xml:space="preserve"> shall use disability information from the previous eligibility (if exists) If error HE030004 is received from SSA-FD</w:t>
            </w:r>
            <w:r w:rsidR="003342FF" w:rsidRPr="004342C6">
              <w:rPr>
                <w:rFonts w:cs="Arial"/>
                <w:color w:val="060808" w:themeColor="text1"/>
              </w:rPr>
              <w:t>S</w:t>
            </w:r>
            <w:r w:rsidRPr="004342C6">
              <w:rPr>
                <w:rFonts w:cs="Arial"/>
                <w:color w:val="060808" w:themeColor="text1"/>
              </w:rPr>
              <w:t>H call,</w:t>
            </w:r>
            <w:r w:rsidR="00B37B54" w:rsidRPr="004342C6">
              <w:rPr>
                <w:rFonts w:cs="Arial"/>
                <w:color w:val="060808" w:themeColor="text1"/>
              </w:rPr>
              <w:t xml:space="preserve"> i</w:t>
            </w:r>
            <w:r w:rsidRPr="004342C6">
              <w:rPr>
                <w:rFonts w:cs="Arial"/>
                <w:color w:val="060808" w:themeColor="text1"/>
              </w:rPr>
              <w:t xml:space="preserve">f not disabled in the </w:t>
            </w:r>
            <w:r w:rsidRPr="004342C6">
              <w:rPr>
                <w:rFonts w:cs="Arial"/>
                <w:noProof/>
                <w:color w:val="060808" w:themeColor="text1"/>
              </w:rPr>
              <w:t>previous</w:t>
            </w:r>
            <w:r w:rsidRPr="004342C6">
              <w:rPr>
                <w:rFonts w:cs="Arial"/>
                <w:color w:val="060808" w:themeColor="text1"/>
              </w:rPr>
              <w:t xml:space="preserve"> application or no previous application exists (initial application) system will continue with considering the member as ‘not disabled</w:t>
            </w:r>
            <w:r w:rsidR="007D2C0A">
              <w:rPr>
                <w:rFonts w:cs="Arial"/>
                <w:color w:val="060808" w:themeColor="text1"/>
              </w:rPr>
              <w:t>.’</w:t>
            </w:r>
          </w:p>
        </w:tc>
      </w:tr>
      <w:tr w:rsidR="00150DDC" w:rsidRPr="004342C6" w14:paraId="08F740C9" w14:textId="77777777" w:rsidTr="7002B805">
        <w:trPr>
          <w:trHeight w:val="314"/>
        </w:trPr>
        <w:tc>
          <w:tcPr>
            <w:tcW w:w="2379" w:type="dxa"/>
            <w:shd w:val="clear" w:color="auto" w:fill="FFFFFF" w:themeFill="background1"/>
          </w:tcPr>
          <w:p w14:paraId="3B671284" w14:textId="1DD3174D" w:rsidR="00150DDC" w:rsidRPr="004342C6" w:rsidRDefault="00150DDC" w:rsidP="00150DDC">
            <w:pPr>
              <w:contextualSpacing w:val="0"/>
              <w:jc w:val="center"/>
              <w:rPr>
                <w:rFonts w:eastAsia="Times New Roman" w:cs="Arial"/>
                <w:color w:val="000000"/>
              </w:rPr>
            </w:pPr>
            <w:bookmarkStart w:id="332" w:name="_Hlk38919518"/>
            <w:r w:rsidRPr="004342C6">
              <w:rPr>
                <w:rFonts w:eastAsia="Times New Roman" w:cs="Arial"/>
                <w:color w:val="000000"/>
              </w:rPr>
              <w:t>MHPD.FR.0</w:t>
            </w:r>
            <w:r w:rsidR="005D0AE7" w:rsidRPr="004342C6">
              <w:rPr>
                <w:rFonts w:eastAsia="Times New Roman" w:cs="Arial"/>
                <w:color w:val="000000"/>
              </w:rPr>
              <w:t>9</w:t>
            </w:r>
            <w:r w:rsidRPr="004342C6">
              <w:rPr>
                <w:rFonts w:eastAsia="Times New Roman" w:cs="Arial"/>
                <w:color w:val="000000"/>
              </w:rPr>
              <w:t>.00</w:t>
            </w:r>
            <w:r w:rsidR="00E11C6E" w:rsidRPr="004342C6">
              <w:rPr>
                <w:rFonts w:eastAsia="Times New Roman" w:cs="Arial"/>
                <w:color w:val="000000"/>
              </w:rPr>
              <w:t>3</w:t>
            </w:r>
          </w:p>
        </w:tc>
        <w:tc>
          <w:tcPr>
            <w:tcW w:w="6891" w:type="dxa"/>
            <w:shd w:val="clear" w:color="auto" w:fill="FFFFFF" w:themeFill="background1"/>
          </w:tcPr>
          <w:p w14:paraId="019B2B2B" w14:textId="3AF2707B" w:rsidR="00150DDC" w:rsidRPr="004342C6" w:rsidRDefault="00DB390A" w:rsidP="00150DDC">
            <w:pPr>
              <w:rPr>
                <w:rFonts w:cs="Arial"/>
              </w:rPr>
            </w:pPr>
            <w:r w:rsidRPr="004342C6">
              <w:rPr>
                <w:rFonts w:cs="Arial"/>
              </w:rPr>
              <w:t xml:space="preserve">The system shall consider a member disabled if a True response is received in disability indicator from SSA call. </w:t>
            </w:r>
          </w:p>
          <w:p w14:paraId="5C36F6E2" w14:textId="43AA26E0" w:rsidR="00DB390A" w:rsidRPr="004342C6" w:rsidRDefault="00DB390A" w:rsidP="00150DDC">
            <w:pPr>
              <w:rPr>
                <w:rFonts w:cs="Arial"/>
              </w:rPr>
            </w:pPr>
          </w:p>
          <w:p w14:paraId="71A232FE" w14:textId="17CE2858" w:rsidR="00DB390A" w:rsidRPr="004342C6" w:rsidRDefault="00DB390A" w:rsidP="00150DDC">
            <w:pPr>
              <w:rPr>
                <w:rFonts w:cs="Arial"/>
                <w:b/>
              </w:rPr>
            </w:pPr>
            <w:r w:rsidRPr="004342C6">
              <w:rPr>
                <w:rFonts w:cs="Arial"/>
                <w:b/>
              </w:rPr>
              <w:t>Note</w:t>
            </w:r>
            <w:r w:rsidR="006B5DCC">
              <w:rPr>
                <w:rFonts w:cs="Arial"/>
                <w:b/>
              </w:rPr>
              <w:t>s</w:t>
            </w:r>
            <w:r w:rsidR="007D2C0A">
              <w:rPr>
                <w:rFonts w:cs="Arial"/>
                <w:b/>
              </w:rPr>
              <w:t>:</w:t>
            </w:r>
          </w:p>
          <w:p w14:paraId="609C346F" w14:textId="516CB349" w:rsidR="00E11C6E" w:rsidRPr="004342C6" w:rsidRDefault="00DB390A" w:rsidP="00320B54">
            <w:pPr>
              <w:pStyle w:val="ListParagraph"/>
              <w:numPr>
                <w:ilvl w:val="0"/>
                <w:numId w:val="235"/>
              </w:numPr>
              <w:rPr>
                <w:rFonts w:cs="Arial"/>
              </w:rPr>
            </w:pPr>
            <w:r w:rsidRPr="004342C6">
              <w:rPr>
                <w:rFonts w:cs="Arial"/>
              </w:rPr>
              <w:t>The system shall save the disability effective date for MH determination purpose</w:t>
            </w:r>
            <w:r w:rsidR="007D2C0A">
              <w:rPr>
                <w:rFonts w:cs="Arial"/>
              </w:rPr>
              <w:t>s</w:t>
            </w:r>
            <w:r w:rsidR="0039691E">
              <w:rPr>
                <w:rFonts w:cs="Arial"/>
              </w:rPr>
              <w:t xml:space="preserve"> as SSA Ping Date.</w:t>
            </w:r>
          </w:p>
          <w:p w14:paraId="3B530206" w14:textId="0E372984" w:rsidR="00E11C6E" w:rsidRPr="004342C6" w:rsidRDefault="00E11C6E" w:rsidP="00320B54">
            <w:pPr>
              <w:pStyle w:val="ListParagraph"/>
              <w:numPr>
                <w:ilvl w:val="0"/>
                <w:numId w:val="235"/>
              </w:numPr>
              <w:rPr>
                <w:rFonts w:cs="Arial"/>
              </w:rPr>
            </w:pPr>
            <w:r w:rsidRPr="004342C6">
              <w:rPr>
                <w:rFonts w:cs="Arial"/>
              </w:rPr>
              <w:t>PersonDisabledIndicator’ is received from the HUB</w:t>
            </w:r>
            <w:r w:rsidR="007D2C0A">
              <w:rPr>
                <w:rFonts w:cs="Arial"/>
              </w:rPr>
              <w:t>,</w:t>
            </w:r>
            <w:r w:rsidRPr="004342C6">
              <w:rPr>
                <w:rFonts w:cs="Arial"/>
              </w:rPr>
              <w:t xml:space="preserve"> which is consumed by the HIX system to determine if the member is Disabled or not. </w:t>
            </w:r>
          </w:p>
          <w:p w14:paraId="37C9251E" w14:textId="7BEAE3E8" w:rsidR="00AF4F0B" w:rsidRPr="004342C6" w:rsidRDefault="00E11C6E" w:rsidP="00320B54">
            <w:pPr>
              <w:pStyle w:val="ListParagraph"/>
              <w:numPr>
                <w:ilvl w:val="0"/>
                <w:numId w:val="235"/>
              </w:numPr>
              <w:rPr>
                <w:rFonts w:cs="Arial"/>
              </w:rPr>
            </w:pPr>
            <w:r w:rsidRPr="004342C6">
              <w:rPr>
                <w:rFonts w:cs="Arial"/>
              </w:rPr>
              <w:t>If ‘True’ or ‘1’ is returned in PersonDisabledIndicator’ then the system will consider the member as Disabled from SSA, else the member will not be Disabled from SSA</w:t>
            </w:r>
            <w:r w:rsidR="00A66101" w:rsidRPr="004342C6">
              <w:rPr>
                <w:rFonts w:cs="Arial"/>
              </w:rPr>
              <w:t xml:space="preserve"> </w:t>
            </w:r>
          </w:p>
          <w:p w14:paraId="25D8CB2D" w14:textId="6331788F" w:rsidR="00B52C20" w:rsidRPr="004342C6" w:rsidRDefault="00B52C20" w:rsidP="00320B54">
            <w:pPr>
              <w:pStyle w:val="ListParagraph"/>
              <w:numPr>
                <w:ilvl w:val="0"/>
                <w:numId w:val="235"/>
              </w:numPr>
              <w:rPr>
                <w:rFonts w:cs="Arial"/>
              </w:rPr>
            </w:pPr>
          </w:p>
        </w:tc>
      </w:tr>
      <w:bookmarkEnd w:id="332"/>
      <w:tr w:rsidR="00E11C6E" w:rsidRPr="004342C6" w14:paraId="5BDB610F" w14:textId="77777777" w:rsidTr="7002B805">
        <w:trPr>
          <w:trHeight w:val="314"/>
        </w:trPr>
        <w:tc>
          <w:tcPr>
            <w:tcW w:w="2379" w:type="dxa"/>
            <w:shd w:val="clear" w:color="auto" w:fill="FFFFFF" w:themeFill="background1"/>
          </w:tcPr>
          <w:p w14:paraId="567DDC5B" w14:textId="695167FB"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t>MHPD.FR.09.004</w:t>
            </w:r>
          </w:p>
        </w:tc>
        <w:tc>
          <w:tcPr>
            <w:tcW w:w="6891" w:type="dxa"/>
            <w:shd w:val="clear" w:color="auto" w:fill="FFFFFF" w:themeFill="background1"/>
          </w:tcPr>
          <w:p w14:paraId="2F43A200" w14:textId="5E948DD9" w:rsidR="00E11C6E" w:rsidRPr="004342C6" w:rsidRDefault="00E11C6E" w:rsidP="00E11C6E">
            <w:pPr>
              <w:spacing w:after="160" w:line="259" w:lineRule="auto"/>
              <w:rPr>
                <w:rFonts w:cs="Arial"/>
              </w:rPr>
            </w:pPr>
            <w:r w:rsidRPr="004342C6">
              <w:rPr>
                <w:rFonts w:cs="Arial"/>
              </w:rPr>
              <w:t xml:space="preserve">The system shall consume </w:t>
            </w:r>
            <w:r w:rsidR="007D2C0A">
              <w:rPr>
                <w:rFonts w:cs="Arial"/>
              </w:rPr>
              <w:t xml:space="preserve">the </w:t>
            </w:r>
            <w:r w:rsidRPr="004342C6">
              <w:rPr>
                <w:rFonts w:cs="Arial"/>
              </w:rPr>
              <w:t xml:space="preserve">MA21 load file for disability information. </w:t>
            </w:r>
          </w:p>
          <w:p w14:paraId="12CB0744" w14:textId="1038035F" w:rsidR="00E11C6E" w:rsidRPr="004342C6" w:rsidRDefault="00E11C6E" w:rsidP="00E11C6E">
            <w:pPr>
              <w:spacing w:after="160" w:line="259" w:lineRule="auto"/>
              <w:rPr>
                <w:rFonts w:cs="Arial"/>
              </w:rPr>
            </w:pPr>
            <w:r w:rsidRPr="004342C6">
              <w:rPr>
                <w:rFonts w:cs="Arial"/>
              </w:rPr>
              <w:t>Refer to the MA21 extract file layout below for more details.</w:t>
            </w:r>
          </w:p>
          <w:bookmarkStart w:id="333" w:name="_MON_1598351753"/>
          <w:bookmarkEnd w:id="333"/>
          <w:p w14:paraId="357B7244" w14:textId="07EA64A9" w:rsidR="00E11C6E" w:rsidRPr="004342C6" w:rsidRDefault="005B0845" w:rsidP="004D6E93">
            <w:pPr>
              <w:ind w:left="720"/>
              <w:rPr>
                <w:rFonts w:cs="Arial"/>
              </w:rPr>
            </w:pPr>
            <w:r w:rsidRPr="004342C6">
              <w:rPr>
                <w:rFonts w:eastAsia="Times New Roman" w:cs="Arial"/>
                <w:noProof/>
                <w:color w:val="000000"/>
              </w:rPr>
              <w:object w:dxaOrig="1534" w:dyaOrig="991" w14:anchorId="6BAECF06">
                <v:shape id="_x0000_i1045" type="#_x0000_t75" alt="" style="width:76.7pt;height:46.05pt;mso-width-percent:0;mso-height-percent:0;mso-width-percent:0;mso-height-percent:0" o:ole="">
                  <v:imagedata r:id="rId56" o:title=""/>
                </v:shape>
                <o:OLEObject Type="Embed" ProgID="Word.Document.12" ShapeID="_x0000_i1045" DrawAspect="Icon" ObjectID="_1843025969" r:id="rId57">
                  <o:FieldCodes>\s</o:FieldCodes>
                </o:OLEObject>
              </w:object>
            </w:r>
          </w:p>
        </w:tc>
      </w:tr>
      <w:tr w:rsidR="00E11C6E" w:rsidRPr="004342C6" w14:paraId="20CBB35D" w14:textId="77777777" w:rsidTr="7002B805">
        <w:trPr>
          <w:trHeight w:val="314"/>
        </w:trPr>
        <w:tc>
          <w:tcPr>
            <w:tcW w:w="2379" w:type="dxa"/>
            <w:shd w:val="clear" w:color="auto" w:fill="FFFFFF" w:themeFill="background1"/>
          </w:tcPr>
          <w:p w14:paraId="2CF11910" w14:textId="48F82712"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lastRenderedPageBreak/>
              <w:t>MHPD.FR.09.005</w:t>
            </w:r>
          </w:p>
        </w:tc>
        <w:tc>
          <w:tcPr>
            <w:tcW w:w="6891" w:type="dxa"/>
            <w:shd w:val="clear" w:color="auto" w:fill="FFFFFF" w:themeFill="background1"/>
          </w:tcPr>
          <w:p w14:paraId="1D94CA82" w14:textId="5D02FD19" w:rsidR="00E11C6E" w:rsidRPr="004342C6" w:rsidRDefault="00E11C6E" w:rsidP="00E11C6E">
            <w:pPr>
              <w:rPr>
                <w:rFonts w:cs="Arial"/>
              </w:rPr>
            </w:pPr>
            <w:r w:rsidRPr="004342C6">
              <w:rPr>
                <w:rFonts w:cs="Arial"/>
                <w:noProof/>
              </w:rPr>
              <w:t>The system shall</w:t>
            </w:r>
            <w:r w:rsidRPr="004342C6">
              <w:rPr>
                <w:rFonts w:cs="Arial"/>
              </w:rPr>
              <w:t xml:space="preserve"> follow </w:t>
            </w:r>
            <w:r w:rsidR="007D2C0A">
              <w:rPr>
                <w:rFonts w:cs="Arial"/>
              </w:rPr>
              <w:t xml:space="preserve">the </w:t>
            </w:r>
            <w:r w:rsidRPr="004342C6">
              <w:rPr>
                <w:rFonts w:cs="Arial"/>
              </w:rPr>
              <w:t xml:space="preserve">below logic when the </w:t>
            </w:r>
            <w:r w:rsidRPr="004342C6">
              <w:rPr>
                <w:rFonts w:cs="Arial"/>
                <w:noProof/>
              </w:rPr>
              <w:t>system</w:t>
            </w:r>
            <w:r w:rsidRPr="004342C6">
              <w:rPr>
                <w:rFonts w:cs="Arial"/>
              </w:rPr>
              <w:t xml:space="preserve"> tries to load the MA21 load file in </w:t>
            </w:r>
            <w:r w:rsidR="007D2C0A">
              <w:rPr>
                <w:rFonts w:cs="Arial"/>
              </w:rPr>
              <w:t xml:space="preserve">the </w:t>
            </w:r>
            <w:r w:rsidRPr="004342C6">
              <w:rPr>
                <w:rFonts w:cs="Arial"/>
              </w:rPr>
              <w:t xml:space="preserve">HIX disability table. </w:t>
            </w:r>
          </w:p>
          <w:p w14:paraId="7029A78E" w14:textId="011D589C" w:rsidR="00E11C6E" w:rsidRPr="004342C6" w:rsidRDefault="00E11C6E" w:rsidP="00320B54">
            <w:pPr>
              <w:pStyle w:val="ListParagraph"/>
              <w:numPr>
                <w:ilvl w:val="0"/>
                <w:numId w:val="227"/>
              </w:numPr>
              <w:spacing w:after="160" w:line="259" w:lineRule="auto"/>
              <w:ind w:left="1080"/>
              <w:rPr>
                <w:rFonts w:cs="Arial"/>
                <w:b/>
                <w:bCs/>
              </w:rPr>
            </w:pPr>
            <w:r w:rsidRPr="004342C6">
              <w:rPr>
                <w:rFonts w:cs="Arial"/>
              </w:rPr>
              <w:t xml:space="preserve">If both SSN and MMIS Id </w:t>
            </w:r>
            <w:r w:rsidRPr="004342C6">
              <w:rPr>
                <w:rFonts w:cs="Arial"/>
                <w:noProof/>
              </w:rPr>
              <w:t>are</w:t>
            </w:r>
            <w:r w:rsidRPr="004342C6">
              <w:rPr>
                <w:rFonts w:cs="Arial"/>
              </w:rPr>
              <w:t xml:space="preserve"> present in </w:t>
            </w:r>
            <w:r w:rsidR="007D2C0A">
              <w:rPr>
                <w:rFonts w:cs="Arial"/>
              </w:rPr>
              <w:t xml:space="preserve">the </w:t>
            </w:r>
            <w:r w:rsidRPr="004342C6">
              <w:rPr>
                <w:rFonts w:cs="Arial"/>
              </w:rPr>
              <w:t xml:space="preserve">MA21 load file,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tries to find a match on First Name + Last Name + DOB + SSN + MMIS ID. If found, the </w:t>
            </w:r>
            <w:r w:rsidRPr="004342C6">
              <w:rPr>
                <w:rFonts w:cs="Arial"/>
                <w:noProof/>
              </w:rPr>
              <w:t>system</w:t>
            </w:r>
            <w:r w:rsidRPr="004342C6">
              <w:rPr>
                <w:rFonts w:cs="Arial"/>
              </w:rPr>
              <w:t xml:space="preserve"> will update that record in </w:t>
            </w:r>
            <w:r w:rsidR="007D2C0A">
              <w:rPr>
                <w:rFonts w:cs="Arial"/>
              </w:rPr>
              <w:t xml:space="preserve">the </w:t>
            </w:r>
            <w:r w:rsidRPr="004342C6">
              <w:rPr>
                <w:rFonts w:cs="Arial"/>
              </w:rPr>
              <w:t>HIX disability table</w:t>
            </w:r>
            <w:r w:rsidR="007D2C0A">
              <w:rPr>
                <w:rFonts w:cs="Arial"/>
              </w:rPr>
              <w:t>;</w:t>
            </w:r>
            <w:r w:rsidRPr="004342C6">
              <w:rPr>
                <w:rFonts w:cs="Arial"/>
              </w:rPr>
              <w:t xml:space="preserve"> </w:t>
            </w:r>
            <w:r w:rsidRPr="004342C6">
              <w:rPr>
                <w:rFonts w:cs="Arial"/>
                <w:noProof/>
              </w:rPr>
              <w:t>otherwise,</w:t>
            </w:r>
            <w:r w:rsidRPr="004342C6">
              <w:rPr>
                <w:rFonts w:cs="Arial"/>
              </w:rPr>
              <w:t xml:space="preserve"> insert a new record in </w:t>
            </w:r>
            <w:r w:rsidR="007D2C0A">
              <w:rPr>
                <w:rFonts w:cs="Arial"/>
              </w:rPr>
              <w:t xml:space="preserve">the </w:t>
            </w:r>
            <w:r w:rsidRPr="004342C6">
              <w:rPr>
                <w:rFonts w:cs="Arial"/>
              </w:rPr>
              <w:t>HIX disability table.</w:t>
            </w:r>
          </w:p>
          <w:p w14:paraId="090DD39F" w14:textId="53886DD8" w:rsidR="00E11C6E" w:rsidRPr="004342C6" w:rsidRDefault="00E11C6E" w:rsidP="00320B54">
            <w:pPr>
              <w:pStyle w:val="ListParagraph"/>
              <w:numPr>
                <w:ilvl w:val="0"/>
                <w:numId w:val="227"/>
              </w:numPr>
              <w:spacing w:after="160" w:line="259" w:lineRule="auto"/>
              <w:ind w:left="1080"/>
              <w:rPr>
                <w:rFonts w:cs="Arial"/>
                <w:b/>
                <w:bCs/>
              </w:rPr>
            </w:pPr>
            <w:r w:rsidRPr="004342C6">
              <w:rPr>
                <w:rFonts w:cs="Arial"/>
              </w:rPr>
              <w:t xml:space="preserve">If both SSN and MMIS Id are not present,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checks if only MMIS Id is present. If yes,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tries to find a match on First Name + Last Name + DOB + MMIS ID. If found, the </w:t>
            </w:r>
            <w:r w:rsidRPr="004342C6">
              <w:rPr>
                <w:rFonts w:cs="Arial"/>
                <w:noProof/>
              </w:rPr>
              <w:t>system</w:t>
            </w:r>
            <w:r w:rsidRPr="004342C6">
              <w:rPr>
                <w:rFonts w:cs="Arial"/>
              </w:rPr>
              <w:t xml:space="preserve"> will update that record in </w:t>
            </w:r>
            <w:r w:rsidR="007D2C0A">
              <w:rPr>
                <w:rFonts w:cs="Arial"/>
              </w:rPr>
              <w:t xml:space="preserve">the </w:t>
            </w:r>
            <w:r w:rsidRPr="004342C6">
              <w:rPr>
                <w:rFonts w:cs="Arial"/>
              </w:rPr>
              <w:t>HIX disability table</w:t>
            </w:r>
            <w:r w:rsidR="007D2C0A">
              <w:rPr>
                <w:rFonts w:cs="Arial"/>
              </w:rPr>
              <w:t>;</w:t>
            </w:r>
            <w:r w:rsidRPr="004342C6">
              <w:rPr>
                <w:rFonts w:cs="Arial"/>
              </w:rPr>
              <w:t xml:space="preserve"> </w:t>
            </w:r>
            <w:r w:rsidRPr="004342C6">
              <w:rPr>
                <w:rFonts w:cs="Arial"/>
                <w:noProof/>
              </w:rPr>
              <w:t>otherwise,</w:t>
            </w:r>
            <w:r w:rsidRPr="004342C6">
              <w:rPr>
                <w:rFonts w:cs="Arial"/>
              </w:rPr>
              <w:t xml:space="preserve"> insert a new record HIX disability table.</w:t>
            </w:r>
          </w:p>
          <w:p w14:paraId="385B4751" w14:textId="6F650FE0" w:rsidR="00E11C6E" w:rsidRPr="004342C6" w:rsidRDefault="00E11C6E" w:rsidP="00320B54">
            <w:pPr>
              <w:pStyle w:val="ListParagraph"/>
              <w:numPr>
                <w:ilvl w:val="0"/>
                <w:numId w:val="227"/>
              </w:numPr>
              <w:spacing w:after="160" w:line="259" w:lineRule="auto"/>
              <w:ind w:left="1080"/>
              <w:rPr>
                <w:rFonts w:cs="Arial"/>
              </w:rPr>
            </w:pPr>
            <w:r w:rsidRPr="004342C6">
              <w:rPr>
                <w:rFonts w:cs="Arial"/>
              </w:rPr>
              <w:t>If MMIS Id is not present,</w:t>
            </w:r>
            <w:r w:rsidRPr="004342C6">
              <w:rPr>
                <w:rFonts w:cs="Arial"/>
                <w:b/>
                <w:bCs/>
              </w:rPr>
              <w:t xml:space="preserve"> </w:t>
            </w:r>
            <w:r w:rsidRPr="004342C6">
              <w:rPr>
                <w:rFonts w:cs="Arial"/>
                <w:noProof/>
              </w:rPr>
              <w:t>then</w:t>
            </w:r>
            <w:r w:rsidRPr="004342C6">
              <w:rPr>
                <w:rFonts w:cs="Arial"/>
              </w:rPr>
              <w:t xml:space="preserve"> </w:t>
            </w:r>
            <w:r w:rsidRPr="004342C6">
              <w:rPr>
                <w:rFonts w:cs="Arial"/>
                <w:noProof/>
              </w:rPr>
              <w:t>the system</w:t>
            </w:r>
            <w:r w:rsidRPr="004342C6">
              <w:rPr>
                <w:rFonts w:cs="Arial"/>
              </w:rPr>
              <w:t xml:space="preserve"> checks if only SSN is present. If yes,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tries to find a match on First Name + Last Name + DOB + SSN. If found, the </w:t>
            </w:r>
            <w:r w:rsidRPr="004342C6">
              <w:rPr>
                <w:rFonts w:cs="Arial"/>
                <w:noProof/>
              </w:rPr>
              <w:t>system</w:t>
            </w:r>
            <w:r w:rsidRPr="004342C6">
              <w:rPr>
                <w:rFonts w:cs="Arial"/>
              </w:rPr>
              <w:t xml:space="preserve"> will update that record in </w:t>
            </w:r>
            <w:r w:rsidR="007D2C0A">
              <w:rPr>
                <w:rFonts w:cs="Arial"/>
              </w:rPr>
              <w:t xml:space="preserve">the </w:t>
            </w:r>
            <w:r w:rsidRPr="004342C6">
              <w:rPr>
                <w:rFonts w:cs="Arial"/>
              </w:rPr>
              <w:t>HIX disability table</w:t>
            </w:r>
            <w:r w:rsidR="007D2C0A">
              <w:rPr>
                <w:rFonts w:cs="Arial"/>
              </w:rPr>
              <w:t>;</w:t>
            </w:r>
            <w:r w:rsidRPr="004342C6">
              <w:rPr>
                <w:rFonts w:cs="Arial"/>
              </w:rPr>
              <w:t xml:space="preserve"> </w:t>
            </w:r>
            <w:r w:rsidRPr="004342C6">
              <w:rPr>
                <w:rFonts w:cs="Arial"/>
                <w:noProof/>
              </w:rPr>
              <w:t>otherwise,</w:t>
            </w:r>
            <w:r w:rsidRPr="004342C6">
              <w:rPr>
                <w:rFonts w:cs="Arial"/>
              </w:rPr>
              <w:t xml:space="preserve"> insert a new record in </w:t>
            </w:r>
            <w:r w:rsidR="007D2C0A">
              <w:rPr>
                <w:rFonts w:cs="Arial"/>
              </w:rPr>
              <w:t xml:space="preserve">the </w:t>
            </w:r>
            <w:r w:rsidRPr="004342C6">
              <w:rPr>
                <w:rFonts w:cs="Arial"/>
              </w:rPr>
              <w:t>HIX disability table.</w:t>
            </w:r>
          </w:p>
        </w:tc>
      </w:tr>
      <w:tr w:rsidR="00E11C6E" w:rsidRPr="004342C6" w14:paraId="5E97691E" w14:textId="77777777" w:rsidTr="7002B805">
        <w:trPr>
          <w:trHeight w:val="314"/>
        </w:trPr>
        <w:tc>
          <w:tcPr>
            <w:tcW w:w="2379" w:type="dxa"/>
            <w:shd w:val="clear" w:color="auto" w:fill="FFFFFF" w:themeFill="background1"/>
          </w:tcPr>
          <w:p w14:paraId="7B603CD7" w14:textId="485FDF51"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t>MHPD.FR.09.006</w:t>
            </w:r>
          </w:p>
        </w:tc>
        <w:tc>
          <w:tcPr>
            <w:tcW w:w="6891" w:type="dxa"/>
            <w:shd w:val="clear" w:color="auto" w:fill="FFFFFF" w:themeFill="background1"/>
          </w:tcPr>
          <w:p w14:paraId="71A8987C" w14:textId="537B6430" w:rsidR="00E11C6E" w:rsidRPr="004342C6" w:rsidRDefault="00E11C6E" w:rsidP="00E11C6E">
            <w:pPr>
              <w:rPr>
                <w:rFonts w:cs="Arial"/>
              </w:rPr>
            </w:pPr>
            <w:r w:rsidRPr="004342C6">
              <w:rPr>
                <w:rFonts w:cs="Arial"/>
                <w:noProof/>
              </w:rPr>
              <w:t>The system</w:t>
            </w:r>
            <w:r w:rsidRPr="004342C6">
              <w:rPr>
                <w:rFonts w:cs="Arial"/>
              </w:rPr>
              <w:t xml:space="preserve"> shall follow below logic to find a record in the MA21 load file and consider it disabled:</w:t>
            </w:r>
          </w:p>
          <w:p w14:paraId="6BEEBF29" w14:textId="77777777" w:rsidR="00E11C6E" w:rsidRPr="004342C6" w:rsidRDefault="00E11C6E" w:rsidP="00320B54">
            <w:pPr>
              <w:pStyle w:val="ListParagraph"/>
              <w:numPr>
                <w:ilvl w:val="0"/>
                <w:numId w:val="229"/>
              </w:numPr>
              <w:spacing w:after="160" w:line="259" w:lineRule="auto"/>
              <w:rPr>
                <w:rFonts w:cs="Arial"/>
              </w:rPr>
            </w:pPr>
            <w:r w:rsidRPr="004342C6">
              <w:rPr>
                <w:rFonts w:cs="Arial"/>
                <w:b/>
                <w:bCs/>
              </w:rPr>
              <w:t xml:space="preserve">Finding a record/member: </w:t>
            </w:r>
            <w:r w:rsidRPr="004342C6">
              <w:rPr>
                <w:rFonts w:cs="Arial"/>
              </w:rPr>
              <w:t xml:space="preserve">Following is the criteria to find a record in </w:t>
            </w:r>
            <w:r w:rsidRPr="004342C6">
              <w:rPr>
                <w:rFonts w:cs="Arial"/>
                <w:noProof/>
              </w:rPr>
              <w:t>an MA21</w:t>
            </w:r>
            <w:r w:rsidRPr="004342C6">
              <w:rPr>
                <w:rFonts w:cs="Arial"/>
              </w:rPr>
              <w:t xml:space="preserve"> file that is loaded in the HIX System:</w:t>
            </w:r>
          </w:p>
          <w:p w14:paraId="41287A4F" w14:textId="77777777" w:rsidR="00E11C6E" w:rsidRPr="004342C6" w:rsidRDefault="00E11C6E" w:rsidP="00E11C6E">
            <w:pPr>
              <w:pStyle w:val="ListParagraph"/>
              <w:ind w:left="1080"/>
              <w:rPr>
                <w:rFonts w:cs="Arial"/>
              </w:rPr>
            </w:pPr>
          </w:p>
          <w:p w14:paraId="48E910A0" w14:textId="77777777" w:rsidR="00E11C6E" w:rsidRPr="004342C6" w:rsidRDefault="00E11C6E" w:rsidP="00320B54">
            <w:pPr>
              <w:pStyle w:val="ListParagraph"/>
              <w:numPr>
                <w:ilvl w:val="0"/>
                <w:numId w:val="231"/>
              </w:numPr>
              <w:spacing w:after="160" w:line="259" w:lineRule="auto"/>
              <w:rPr>
                <w:rFonts w:cs="Arial"/>
                <w:b/>
                <w:bCs/>
              </w:rPr>
            </w:pPr>
            <w:r w:rsidRPr="004342C6">
              <w:rPr>
                <w:rFonts w:cs="Arial"/>
                <w:b/>
                <w:bCs/>
              </w:rPr>
              <w:t>Primary Criteria</w:t>
            </w:r>
          </w:p>
          <w:p w14:paraId="302FA17E" w14:textId="77777777" w:rsidR="00E11C6E" w:rsidRPr="004342C6" w:rsidRDefault="00E11C6E" w:rsidP="00E11C6E">
            <w:pPr>
              <w:pStyle w:val="ListParagraph"/>
              <w:ind w:left="360" w:firstLine="360"/>
              <w:rPr>
                <w:rFonts w:cs="Arial"/>
              </w:rPr>
            </w:pPr>
            <w:r w:rsidRPr="004342C6">
              <w:rPr>
                <w:rFonts w:cs="Arial"/>
              </w:rPr>
              <w:t>First Name + Last Name + DOB</w:t>
            </w:r>
          </w:p>
          <w:p w14:paraId="2E5330AC" w14:textId="77777777" w:rsidR="00E11C6E" w:rsidRPr="004342C6" w:rsidRDefault="00E11C6E" w:rsidP="00E11C6E">
            <w:pPr>
              <w:pStyle w:val="ListParagraph"/>
              <w:rPr>
                <w:rFonts w:cs="Arial"/>
              </w:rPr>
            </w:pPr>
          </w:p>
          <w:p w14:paraId="487EFE6A" w14:textId="77777777" w:rsidR="00E11C6E" w:rsidRPr="004342C6" w:rsidRDefault="00E11C6E" w:rsidP="00320B54">
            <w:pPr>
              <w:pStyle w:val="ListParagraph"/>
              <w:numPr>
                <w:ilvl w:val="0"/>
                <w:numId w:val="231"/>
              </w:numPr>
              <w:spacing w:after="160" w:line="259" w:lineRule="auto"/>
              <w:rPr>
                <w:rFonts w:cs="Arial"/>
                <w:b/>
                <w:bCs/>
              </w:rPr>
            </w:pPr>
            <w:r w:rsidRPr="004342C6">
              <w:rPr>
                <w:rFonts w:cs="Arial"/>
                <w:b/>
                <w:bCs/>
              </w:rPr>
              <w:t>Secondary Criteria</w:t>
            </w:r>
          </w:p>
          <w:p w14:paraId="4AF310BC" w14:textId="77777777" w:rsidR="00E11C6E" w:rsidRPr="004342C6" w:rsidRDefault="00E11C6E" w:rsidP="00320B54">
            <w:pPr>
              <w:pStyle w:val="ListParagraph"/>
              <w:numPr>
                <w:ilvl w:val="0"/>
                <w:numId w:val="230"/>
              </w:numPr>
              <w:spacing w:after="160" w:line="259" w:lineRule="auto"/>
              <w:rPr>
                <w:rFonts w:cs="Arial"/>
              </w:rPr>
            </w:pPr>
            <w:r w:rsidRPr="004342C6">
              <w:rPr>
                <w:rFonts w:cs="Arial"/>
                <w:b/>
                <w:bCs/>
              </w:rPr>
              <w:t>SSN</w:t>
            </w:r>
            <w:r w:rsidRPr="004342C6">
              <w:rPr>
                <w:rFonts w:cs="Arial"/>
              </w:rPr>
              <w:t xml:space="preserve">: SSN will act as matching criteria as well as filtering criteria. </w:t>
            </w:r>
            <w:r w:rsidRPr="004342C6">
              <w:rPr>
                <w:rFonts w:cs="Arial"/>
                <w:noProof/>
              </w:rPr>
              <w:t>The system</w:t>
            </w:r>
            <w:r w:rsidRPr="004342C6">
              <w:rPr>
                <w:rFonts w:cs="Arial"/>
              </w:rPr>
              <w:t xml:space="preserve"> should try to match on First Name + Last Name + DOB + SSN.</w:t>
            </w:r>
          </w:p>
          <w:p w14:paraId="69D5C92C" w14:textId="77777777" w:rsidR="00E11C6E" w:rsidRPr="004D6E93" w:rsidRDefault="00E11C6E" w:rsidP="004D6E93">
            <w:pPr>
              <w:rPr>
                <w:rFonts w:cs="Arial"/>
              </w:rPr>
            </w:pPr>
            <w:r w:rsidRPr="004D6E93">
              <w:rPr>
                <w:rFonts w:cs="Arial"/>
                <w:b/>
                <w:bCs/>
              </w:rPr>
              <w:t>Note</w:t>
            </w:r>
            <w:r w:rsidRPr="004D6E93">
              <w:rPr>
                <w:rFonts w:cs="Arial"/>
              </w:rPr>
              <w:t>: No SSN on HIX and No SSN on MA21 should not be counted as a match.</w:t>
            </w:r>
          </w:p>
          <w:p w14:paraId="499384C3" w14:textId="43D5BB80" w:rsidR="00E11C6E" w:rsidRPr="004342C6" w:rsidRDefault="00E11C6E" w:rsidP="00320B54">
            <w:pPr>
              <w:pStyle w:val="ListParagraph"/>
              <w:numPr>
                <w:ilvl w:val="0"/>
                <w:numId w:val="228"/>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finds a unique record with </w:t>
            </w:r>
            <w:r w:rsidRPr="004342C6">
              <w:rPr>
                <w:rFonts w:cs="Arial"/>
                <w:noProof/>
              </w:rPr>
              <w:t>that criterion</w:t>
            </w:r>
            <w:r w:rsidRPr="004342C6">
              <w:rPr>
                <w:rFonts w:cs="Arial"/>
              </w:rPr>
              <w:t xml:space="preserve"> (i.e.</w:t>
            </w:r>
            <w:r w:rsidR="007D2C0A">
              <w:rPr>
                <w:rFonts w:cs="Arial"/>
              </w:rPr>
              <w:t>,</w:t>
            </w:r>
            <w:r w:rsidRPr="004342C6">
              <w:rPr>
                <w:rFonts w:cs="Arial"/>
              </w:rPr>
              <w:t xml:space="preserve"> there is one and only one record on </w:t>
            </w:r>
            <w:r w:rsidR="007D2C0A">
              <w:rPr>
                <w:rFonts w:cs="Arial"/>
              </w:rPr>
              <w:t xml:space="preserve">the </w:t>
            </w:r>
            <w:r w:rsidRPr="004342C6">
              <w:rPr>
                <w:rFonts w:cs="Arial"/>
              </w:rPr>
              <w:t>HIX side which ha</w:t>
            </w:r>
            <w:r w:rsidR="007D2C0A">
              <w:rPr>
                <w:rFonts w:cs="Arial"/>
              </w:rPr>
              <w:t>s</w:t>
            </w:r>
            <w:r w:rsidRPr="004342C6">
              <w:rPr>
                <w:rFonts w:cs="Arial"/>
              </w:rPr>
              <w:t xml:space="preserve"> </w:t>
            </w:r>
            <w:r w:rsidRPr="004342C6">
              <w:rPr>
                <w:rFonts w:cs="Arial"/>
                <w:noProof/>
              </w:rPr>
              <w:t>an SSN</w:t>
            </w:r>
            <w:r w:rsidRPr="004342C6">
              <w:rPr>
                <w:rFonts w:cs="Arial"/>
              </w:rPr>
              <w:t xml:space="preserve"> which matches with SSN on MA21 record),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should treat that record/person as ‘Disabled</w:t>
            </w:r>
            <w:r w:rsidR="007D2C0A">
              <w:rPr>
                <w:rFonts w:cs="Arial"/>
              </w:rPr>
              <w:t>.’</w:t>
            </w:r>
          </w:p>
          <w:p w14:paraId="3B58F645" w14:textId="76127087" w:rsidR="00E11C6E" w:rsidRPr="004342C6" w:rsidRDefault="00E11C6E" w:rsidP="00320B54">
            <w:pPr>
              <w:pStyle w:val="ListParagraph"/>
              <w:numPr>
                <w:ilvl w:val="1"/>
                <w:numId w:val="231"/>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finds multiple records with the </w:t>
            </w:r>
            <w:r w:rsidRPr="004342C6">
              <w:rPr>
                <w:rFonts w:cs="Arial"/>
                <w:noProof/>
              </w:rPr>
              <w:t>same</w:t>
            </w:r>
            <w:r w:rsidRPr="004342C6">
              <w:rPr>
                <w:rFonts w:cs="Arial"/>
              </w:rPr>
              <w:t xml:space="preserve"> SSN, the </w:t>
            </w:r>
            <w:r w:rsidRPr="004342C6">
              <w:rPr>
                <w:rFonts w:cs="Arial"/>
                <w:noProof/>
              </w:rPr>
              <w:t>system</w:t>
            </w:r>
            <w:r w:rsidRPr="004342C6">
              <w:rPr>
                <w:rFonts w:cs="Arial"/>
              </w:rPr>
              <w:t xml:space="preserve"> should run all records with matching SSN by next criteria</w:t>
            </w:r>
            <w:r w:rsidR="007D2C0A">
              <w:rPr>
                <w:rFonts w:cs="Arial"/>
              </w:rPr>
              <w:t>,</w:t>
            </w:r>
            <w:r w:rsidRPr="004342C6">
              <w:rPr>
                <w:rFonts w:cs="Arial"/>
              </w:rPr>
              <w:t xml:space="preserve"> i.e., through MMIS </w:t>
            </w:r>
            <w:r w:rsidRPr="004342C6">
              <w:rPr>
                <w:rFonts w:cs="Arial"/>
              </w:rPr>
              <w:lastRenderedPageBreak/>
              <w:t xml:space="preserve">ID. </w:t>
            </w:r>
            <w:r w:rsidRPr="004342C6">
              <w:rPr>
                <w:rFonts w:cs="Arial"/>
                <w:b/>
                <w:bCs/>
              </w:rPr>
              <w:t xml:space="preserve">Note: </w:t>
            </w:r>
            <w:r w:rsidRPr="004342C6">
              <w:rPr>
                <w:rFonts w:cs="Arial"/>
              </w:rPr>
              <w:t xml:space="preserve">This is the case where both </w:t>
            </w:r>
            <w:r w:rsidR="007D2C0A">
              <w:rPr>
                <w:rFonts w:cs="Arial"/>
              </w:rPr>
              <w:t xml:space="preserve">the </w:t>
            </w:r>
            <w:r w:rsidRPr="004342C6">
              <w:rPr>
                <w:rFonts w:cs="Arial"/>
              </w:rPr>
              <w:t>MMIS ID and SSN is used to find the record.</w:t>
            </w:r>
          </w:p>
          <w:p w14:paraId="5EEC8F34" w14:textId="07E881B4" w:rsidR="00E11C6E" w:rsidRPr="004342C6" w:rsidRDefault="00E11C6E" w:rsidP="00320B54">
            <w:pPr>
              <w:pStyle w:val="ListParagraph"/>
              <w:numPr>
                <w:ilvl w:val="0"/>
                <w:numId w:val="228"/>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finds no record</w:t>
            </w:r>
            <w:r w:rsidR="007D2C0A">
              <w:rPr>
                <w:rFonts w:cs="Arial"/>
              </w:rPr>
              <w:t>,</w:t>
            </w:r>
            <w:r w:rsidRPr="004342C6">
              <w:rPr>
                <w:rFonts w:cs="Arial"/>
              </w:rPr>
              <w:t xml:space="preserve"> i.e.</w:t>
            </w:r>
            <w:r w:rsidR="007D2C0A">
              <w:rPr>
                <w:rFonts w:cs="Arial"/>
              </w:rPr>
              <w:t>,</w:t>
            </w:r>
            <w:r w:rsidRPr="004342C6">
              <w:rPr>
                <w:rFonts w:cs="Arial"/>
              </w:rPr>
              <w:t xml:space="preserve"> SSN exists on all records of MA21/HIX but doesn’t match, stop the search as the </w:t>
            </w:r>
            <w:r w:rsidRPr="004342C6">
              <w:rPr>
                <w:rFonts w:cs="Arial"/>
                <w:noProof/>
              </w:rPr>
              <w:t>system</w:t>
            </w:r>
            <w:r w:rsidRPr="004342C6">
              <w:rPr>
                <w:rFonts w:cs="Arial"/>
              </w:rPr>
              <w:t xml:space="preserve"> is not able to find this person. The system should treat this record/person as ‘Not Disabled</w:t>
            </w:r>
            <w:r w:rsidR="007D2C0A">
              <w:rPr>
                <w:rFonts w:cs="Arial"/>
              </w:rPr>
              <w:t>.’</w:t>
            </w:r>
          </w:p>
          <w:p w14:paraId="343EAB70" w14:textId="4A8AE42C" w:rsidR="00E11C6E" w:rsidRPr="004342C6" w:rsidRDefault="00E11C6E" w:rsidP="00320B54">
            <w:pPr>
              <w:pStyle w:val="ListParagraph"/>
              <w:numPr>
                <w:ilvl w:val="0"/>
                <w:numId w:val="228"/>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doesn’t find a unique record (No SSN cases), the </w:t>
            </w:r>
            <w:r w:rsidRPr="004342C6">
              <w:rPr>
                <w:rFonts w:cs="Arial"/>
                <w:noProof/>
              </w:rPr>
              <w:t>system</w:t>
            </w:r>
            <w:r w:rsidRPr="004342C6">
              <w:rPr>
                <w:rFonts w:cs="Arial"/>
              </w:rPr>
              <w:t xml:space="preserve"> should rule out the records which </w:t>
            </w:r>
            <w:r w:rsidRPr="004342C6">
              <w:rPr>
                <w:rFonts w:cs="Arial"/>
                <w:noProof/>
              </w:rPr>
              <w:t>have</w:t>
            </w:r>
            <w:r w:rsidRPr="004342C6">
              <w:rPr>
                <w:rFonts w:cs="Arial"/>
              </w:rPr>
              <w:t xml:space="preserve"> a non-matching SSN (SSN present but does not match). </w:t>
            </w:r>
            <w:r w:rsidRPr="004342C6">
              <w:rPr>
                <w:rFonts w:cs="Arial"/>
                <w:noProof/>
              </w:rPr>
              <w:t>The system</w:t>
            </w:r>
            <w:r w:rsidRPr="004342C6">
              <w:rPr>
                <w:rFonts w:cs="Arial"/>
              </w:rPr>
              <w:t xml:space="preserve"> should run all records with ‘No SSN’ by </w:t>
            </w:r>
            <w:r w:rsidR="007D2C0A">
              <w:rPr>
                <w:rFonts w:cs="Arial"/>
              </w:rPr>
              <w:t xml:space="preserve">the </w:t>
            </w:r>
            <w:r w:rsidRPr="004342C6">
              <w:rPr>
                <w:rFonts w:cs="Arial"/>
              </w:rPr>
              <w:t>next criteria</w:t>
            </w:r>
            <w:r w:rsidR="007D2C0A">
              <w:rPr>
                <w:rFonts w:cs="Arial"/>
              </w:rPr>
              <w:t>,</w:t>
            </w:r>
            <w:r w:rsidRPr="004342C6">
              <w:rPr>
                <w:rFonts w:cs="Arial"/>
              </w:rPr>
              <w:t xml:space="preserve"> i.e., through MMIS ID.</w:t>
            </w:r>
          </w:p>
          <w:p w14:paraId="6343B097" w14:textId="77777777" w:rsidR="00E11C6E" w:rsidRPr="004342C6" w:rsidRDefault="00E11C6E" w:rsidP="00E11C6E">
            <w:pPr>
              <w:pStyle w:val="ListParagraph"/>
              <w:ind w:left="1080"/>
              <w:rPr>
                <w:rFonts w:cs="Arial"/>
              </w:rPr>
            </w:pPr>
          </w:p>
          <w:p w14:paraId="36DA86F1" w14:textId="77777777" w:rsidR="00E11C6E" w:rsidRPr="004342C6" w:rsidRDefault="00E11C6E" w:rsidP="00320B54">
            <w:pPr>
              <w:pStyle w:val="ListParagraph"/>
              <w:numPr>
                <w:ilvl w:val="0"/>
                <w:numId w:val="230"/>
              </w:numPr>
              <w:spacing w:after="160" w:line="259" w:lineRule="auto"/>
              <w:rPr>
                <w:rFonts w:cs="Arial"/>
              </w:rPr>
            </w:pPr>
            <w:r w:rsidRPr="004342C6">
              <w:rPr>
                <w:rFonts w:cs="Arial"/>
                <w:b/>
                <w:bCs/>
              </w:rPr>
              <w:t>MMIS ID</w:t>
            </w:r>
            <w:r w:rsidRPr="004342C6">
              <w:rPr>
                <w:rFonts w:cs="Arial"/>
              </w:rPr>
              <w:t>: MMIS ID will only act as matching criteria (and not as filtering criteria like SSN)</w:t>
            </w:r>
          </w:p>
          <w:p w14:paraId="7877AF94" w14:textId="77777777" w:rsidR="00E11C6E" w:rsidRPr="004342C6" w:rsidRDefault="00E11C6E" w:rsidP="00320B54">
            <w:pPr>
              <w:pStyle w:val="ListParagraph"/>
              <w:numPr>
                <w:ilvl w:val="0"/>
                <w:numId w:val="232"/>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finds a unique record with </w:t>
            </w:r>
            <w:r w:rsidRPr="004342C6">
              <w:rPr>
                <w:rFonts w:cs="Arial"/>
                <w:noProof/>
              </w:rPr>
              <w:t>that criterion</w:t>
            </w:r>
            <w:r w:rsidRPr="004342C6">
              <w:rPr>
                <w:rFonts w:cs="Arial"/>
              </w:rPr>
              <w:t xml:space="preserve"> (First Name + Last Name + DOB + MMIS ID),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should use that record for processing.</w:t>
            </w:r>
          </w:p>
          <w:p w14:paraId="360AFCF7" w14:textId="2297AD6A" w:rsidR="00E11C6E" w:rsidRPr="004342C6" w:rsidRDefault="00E11C6E" w:rsidP="00E11C6E">
            <w:pPr>
              <w:rPr>
                <w:rFonts w:cs="Arial"/>
              </w:rPr>
            </w:pPr>
            <w:r w:rsidRPr="004342C6">
              <w:rPr>
                <w:rFonts w:cs="Arial"/>
              </w:rPr>
              <w:t xml:space="preserve">If not, the </w:t>
            </w:r>
            <w:r w:rsidRPr="004342C6">
              <w:rPr>
                <w:rFonts w:cs="Arial"/>
                <w:noProof/>
              </w:rPr>
              <w:t>system</w:t>
            </w:r>
            <w:r w:rsidRPr="004342C6">
              <w:rPr>
                <w:rFonts w:cs="Arial"/>
              </w:rPr>
              <w:t xml:space="preserve"> should stop the search as the </w:t>
            </w:r>
            <w:r w:rsidRPr="004342C6">
              <w:rPr>
                <w:rFonts w:cs="Arial"/>
                <w:noProof/>
              </w:rPr>
              <w:t>system</w:t>
            </w:r>
            <w:r w:rsidRPr="004342C6">
              <w:rPr>
                <w:rFonts w:cs="Arial"/>
              </w:rPr>
              <w:t xml:space="preserve"> is not able to find a unique record.</w:t>
            </w:r>
          </w:p>
        </w:tc>
      </w:tr>
      <w:tr w:rsidR="00E11C6E" w:rsidRPr="004342C6" w14:paraId="16AB93B7" w14:textId="77777777" w:rsidTr="7002B805">
        <w:trPr>
          <w:trHeight w:val="314"/>
        </w:trPr>
        <w:tc>
          <w:tcPr>
            <w:tcW w:w="2379" w:type="dxa"/>
            <w:shd w:val="clear" w:color="auto" w:fill="FFFFFF" w:themeFill="background1"/>
          </w:tcPr>
          <w:p w14:paraId="569C0BAB" w14:textId="7A2EDB7F"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lastRenderedPageBreak/>
              <w:t>MHPD.FR.09.007</w:t>
            </w:r>
          </w:p>
        </w:tc>
        <w:tc>
          <w:tcPr>
            <w:tcW w:w="6891" w:type="dxa"/>
            <w:shd w:val="clear" w:color="auto" w:fill="FFFFFF" w:themeFill="background1"/>
          </w:tcPr>
          <w:p w14:paraId="373F2345" w14:textId="4A5B33CB" w:rsidR="00E11C6E" w:rsidRPr="004342C6" w:rsidRDefault="00E11C6E" w:rsidP="00E11C6E">
            <w:pPr>
              <w:spacing w:after="160" w:line="259" w:lineRule="auto"/>
              <w:rPr>
                <w:rFonts w:cs="Arial"/>
              </w:rPr>
            </w:pPr>
            <w:r w:rsidRPr="004342C6">
              <w:rPr>
                <w:rFonts w:cs="Arial"/>
              </w:rPr>
              <w:t xml:space="preserve">The system shall follow the below for considering </w:t>
            </w:r>
            <w:r w:rsidR="00AF4F0B" w:rsidRPr="004342C6">
              <w:rPr>
                <w:rFonts w:cs="Arial"/>
              </w:rPr>
              <w:t>m</w:t>
            </w:r>
            <w:r w:rsidRPr="004342C6">
              <w:rPr>
                <w:rFonts w:cs="Arial"/>
              </w:rPr>
              <w:t xml:space="preserve">ember disabled or not as per MA 21 data. </w:t>
            </w:r>
          </w:p>
          <w:p w14:paraId="7C3E13F7" w14:textId="5B0ADB46" w:rsidR="00E11C6E" w:rsidRPr="004342C6" w:rsidRDefault="00E11C6E" w:rsidP="00320B54">
            <w:pPr>
              <w:pStyle w:val="ListParagraph"/>
              <w:numPr>
                <w:ilvl w:val="0"/>
                <w:numId w:val="233"/>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is not able to find any record,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should treat the person as ‘Not Disabled</w:t>
            </w:r>
            <w:r w:rsidR="007D2C0A">
              <w:rPr>
                <w:rFonts w:cs="Arial"/>
              </w:rPr>
              <w:t>.’</w:t>
            </w:r>
            <w:r w:rsidRPr="004342C6">
              <w:rPr>
                <w:rFonts w:cs="Arial"/>
              </w:rPr>
              <w:t xml:space="preserve"> </w:t>
            </w:r>
          </w:p>
          <w:p w14:paraId="124CCB85" w14:textId="7986EA13" w:rsidR="00E11C6E" w:rsidRPr="004342C6" w:rsidRDefault="00E11C6E" w:rsidP="00320B54">
            <w:pPr>
              <w:pStyle w:val="ListParagraph"/>
              <w:numPr>
                <w:ilvl w:val="0"/>
                <w:numId w:val="233"/>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can find multiple rows, the </w:t>
            </w:r>
            <w:r w:rsidRPr="004342C6">
              <w:rPr>
                <w:rFonts w:cs="Arial"/>
                <w:noProof/>
              </w:rPr>
              <w:t>system</w:t>
            </w:r>
            <w:r w:rsidRPr="004342C6">
              <w:rPr>
                <w:rFonts w:cs="Arial"/>
              </w:rPr>
              <w:t xml:space="preserve"> should treat the person </w:t>
            </w:r>
            <w:r w:rsidR="007D2C0A">
              <w:rPr>
                <w:rFonts w:cs="Arial"/>
              </w:rPr>
              <w:t xml:space="preserve">the </w:t>
            </w:r>
            <w:r w:rsidRPr="004342C6">
              <w:rPr>
                <w:rFonts w:cs="Arial"/>
              </w:rPr>
              <w:t>same as s/he was treated in prior PD</w:t>
            </w:r>
            <w:r w:rsidR="007D2C0A">
              <w:rPr>
                <w:rFonts w:cs="Arial"/>
              </w:rPr>
              <w:t>,</w:t>
            </w:r>
            <w:r w:rsidRPr="004342C6">
              <w:rPr>
                <w:rFonts w:cs="Arial"/>
              </w:rPr>
              <w:t xml:space="preserve"> i.e.</w:t>
            </w:r>
            <w:r w:rsidR="007D2C0A">
              <w:rPr>
                <w:rFonts w:cs="Arial"/>
              </w:rPr>
              <w:t>,</w:t>
            </w:r>
            <w:r w:rsidRPr="004342C6">
              <w:rPr>
                <w:rFonts w:cs="Arial"/>
              </w:rPr>
              <w:t xml:space="preserve"> if the </w:t>
            </w:r>
            <w:r w:rsidRPr="004342C6">
              <w:rPr>
                <w:rFonts w:cs="Arial"/>
                <w:noProof/>
              </w:rPr>
              <w:t>person</w:t>
            </w:r>
            <w:r w:rsidRPr="004342C6">
              <w:rPr>
                <w:rFonts w:cs="Arial"/>
              </w:rPr>
              <w:t xml:space="preserve"> was disabled from MA21 earlier, the </w:t>
            </w:r>
            <w:r w:rsidRPr="004342C6">
              <w:rPr>
                <w:rFonts w:cs="Arial"/>
                <w:noProof/>
              </w:rPr>
              <w:t>system</w:t>
            </w:r>
            <w:r w:rsidRPr="004342C6">
              <w:rPr>
                <w:rFonts w:cs="Arial"/>
              </w:rPr>
              <w:t xml:space="preserve"> should continue treating that person as disabled from MA21. Vice versa is also true</w:t>
            </w:r>
          </w:p>
          <w:p w14:paraId="303BC401" w14:textId="5CA09CCB" w:rsidR="00E11C6E" w:rsidRPr="004342C6" w:rsidRDefault="00E11C6E" w:rsidP="00E11C6E">
            <w:pPr>
              <w:spacing w:after="160" w:line="259" w:lineRule="auto"/>
              <w:rPr>
                <w:rFonts w:cs="Arial"/>
                <w:b/>
              </w:rPr>
            </w:pPr>
            <w:r w:rsidRPr="004342C6">
              <w:rPr>
                <w:rFonts w:cs="Arial"/>
                <w:b/>
              </w:rPr>
              <w:t>Note</w:t>
            </w:r>
            <w:r w:rsidR="00C44DD0" w:rsidRPr="004342C6">
              <w:rPr>
                <w:rFonts w:cs="Arial"/>
                <w:b/>
              </w:rPr>
              <w:t>:</w:t>
            </w:r>
          </w:p>
          <w:p w14:paraId="5AD11585" w14:textId="5BBB01AA" w:rsidR="00E11C6E" w:rsidRPr="004342C6" w:rsidRDefault="00E11C6E" w:rsidP="00E11C6E">
            <w:pPr>
              <w:spacing w:after="160" w:line="259" w:lineRule="auto"/>
              <w:rPr>
                <w:rFonts w:cs="Arial"/>
              </w:rPr>
            </w:pPr>
            <w:r w:rsidRPr="004342C6">
              <w:rPr>
                <w:rFonts w:cs="Arial"/>
                <w:b/>
                <w:bCs/>
              </w:rPr>
              <w:t>Disability Status:</w:t>
            </w:r>
            <w:r w:rsidRPr="004342C6">
              <w:rPr>
                <w:rFonts w:cs="Arial"/>
              </w:rPr>
              <w:t xml:space="preserve"> HIX system uses this load file to consume the </w:t>
            </w:r>
            <w:r w:rsidRPr="004342C6">
              <w:rPr>
                <w:rFonts w:cs="Arial"/>
                <w:noProof/>
              </w:rPr>
              <w:t>following</w:t>
            </w:r>
            <w:r w:rsidRPr="004342C6">
              <w:rPr>
                <w:rFonts w:cs="Arial"/>
              </w:rPr>
              <w:t xml:space="preserve"> values for disability indicator through the </w:t>
            </w:r>
            <w:r w:rsidRPr="004342C6">
              <w:rPr>
                <w:rFonts w:cs="Arial"/>
                <w:noProof/>
              </w:rPr>
              <w:t>disbl_ind</w:t>
            </w:r>
            <w:r w:rsidRPr="004342C6">
              <w:rPr>
                <w:rFonts w:cs="Arial"/>
              </w:rPr>
              <w:t xml:space="preserve"> field:</w:t>
            </w:r>
          </w:p>
          <w:p w14:paraId="22336F60" w14:textId="27718C60" w:rsidR="00E11C6E" w:rsidRPr="004342C6" w:rsidRDefault="00E11C6E" w:rsidP="00320B54">
            <w:pPr>
              <w:pStyle w:val="ListParagraph"/>
              <w:numPr>
                <w:ilvl w:val="0"/>
                <w:numId w:val="234"/>
              </w:numPr>
              <w:rPr>
                <w:rFonts w:eastAsia="Times New Roman" w:cs="Arial"/>
                <w:color w:val="060808" w:themeColor="text1"/>
              </w:rPr>
            </w:pPr>
            <w:r w:rsidRPr="004342C6">
              <w:rPr>
                <w:rFonts w:eastAsia="Times New Roman" w:cs="Arial"/>
                <w:color w:val="060808" w:themeColor="text1"/>
              </w:rPr>
              <w:t>DA: Federally Disabled (this flag should also be set if FD</w:t>
            </w:r>
            <w:r w:rsidR="003342FF" w:rsidRPr="004342C6">
              <w:rPr>
                <w:rFonts w:eastAsia="Times New Roman" w:cs="Arial"/>
                <w:color w:val="060808" w:themeColor="text1"/>
              </w:rPr>
              <w:t>SH</w:t>
            </w:r>
            <w:r w:rsidRPr="004342C6">
              <w:rPr>
                <w:rFonts w:eastAsia="Times New Roman" w:cs="Arial"/>
                <w:color w:val="060808" w:themeColor="text1"/>
              </w:rPr>
              <w:t xml:space="preserve"> indicates disability)</w:t>
            </w:r>
          </w:p>
          <w:p w14:paraId="2A448A78" w14:textId="77777777" w:rsidR="00E11C6E" w:rsidRPr="004342C6" w:rsidRDefault="00E11C6E" w:rsidP="00320B54">
            <w:pPr>
              <w:pStyle w:val="ListParagraph"/>
              <w:numPr>
                <w:ilvl w:val="0"/>
                <w:numId w:val="234"/>
              </w:numPr>
              <w:rPr>
                <w:rFonts w:eastAsia="Times New Roman" w:cs="Arial"/>
                <w:color w:val="060808" w:themeColor="text1"/>
              </w:rPr>
            </w:pPr>
            <w:r w:rsidRPr="004342C6">
              <w:rPr>
                <w:rFonts w:eastAsia="Times New Roman" w:cs="Arial"/>
                <w:color w:val="060808" w:themeColor="text1"/>
              </w:rPr>
              <w:t xml:space="preserve">MA: DES Disabled </w:t>
            </w:r>
          </w:p>
          <w:p w14:paraId="2280FA35" w14:textId="77777777" w:rsidR="00E11C6E" w:rsidRPr="004342C6" w:rsidRDefault="00E11C6E" w:rsidP="00320B54">
            <w:pPr>
              <w:pStyle w:val="ListParagraph"/>
              <w:numPr>
                <w:ilvl w:val="0"/>
                <w:numId w:val="234"/>
              </w:numPr>
              <w:rPr>
                <w:rFonts w:eastAsia="Times New Roman" w:cs="Arial"/>
                <w:color w:val="060808" w:themeColor="text1"/>
              </w:rPr>
            </w:pPr>
            <w:r w:rsidRPr="004342C6">
              <w:rPr>
                <w:rFonts w:eastAsia="Times New Roman" w:cs="Arial"/>
                <w:color w:val="060808" w:themeColor="text1"/>
              </w:rPr>
              <w:t>BL: Blind</w:t>
            </w:r>
          </w:p>
          <w:p w14:paraId="490B8A36" w14:textId="27DECF22" w:rsidR="00E11C6E" w:rsidRPr="004342C6" w:rsidRDefault="00E11C6E" w:rsidP="00320B54">
            <w:pPr>
              <w:pStyle w:val="ListParagraph"/>
              <w:numPr>
                <w:ilvl w:val="0"/>
                <w:numId w:val="234"/>
              </w:numPr>
              <w:rPr>
                <w:rFonts w:eastAsia="Times New Roman" w:cs="Arial"/>
                <w:color w:val="060808" w:themeColor="text1"/>
              </w:rPr>
            </w:pPr>
            <w:r w:rsidRPr="004342C6">
              <w:rPr>
                <w:rFonts w:cs="Arial"/>
              </w:rPr>
              <w:t xml:space="preserve">No </w:t>
            </w:r>
          </w:p>
          <w:p w14:paraId="38CD73D1" w14:textId="47CECD2B" w:rsidR="00AF4F0B" w:rsidRPr="004342C6" w:rsidRDefault="00AF4F0B" w:rsidP="00320B54">
            <w:pPr>
              <w:pStyle w:val="ListParagraph"/>
              <w:numPr>
                <w:ilvl w:val="0"/>
                <w:numId w:val="235"/>
              </w:numPr>
              <w:rPr>
                <w:rFonts w:cs="Arial"/>
              </w:rPr>
            </w:pPr>
            <w:r w:rsidRPr="004342C6">
              <w:rPr>
                <w:rFonts w:cs="Arial"/>
              </w:rPr>
              <w:t xml:space="preserve">Only consider member disabled if </w:t>
            </w:r>
            <w:r w:rsidR="007D2C0A">
              <w:rPr>
                <w:rFonts w:cs="Arial"/>
              </w:rPr>
              <w:t xml:space="preserve">the </w:t>
            </w:r>
            <w:r w:rsidRPr="004342C6">
              <w:rPr>
                <w:rFonts w:cs="Arial"/>
              </w:rPr>
              <w:t xml:space="preserve">current date is in between the disability effective start date and end date (inclusive of both). </w:t>
            </w:r>
          </w:p>
          <w:p w14:paraId="3CE0FD68" w14:textId="7566040F" w:rsidR="00AF4F0B" w:rsidRPr="004342C6" w:rsidRDefault="00AF4F0B" w:rsidP="00320B54">
            <w:pPr>
              <w:pStyle w:val="ListParagraph"/>
              <w:numPr>
                <w:ilvl w:val="0"/>
                <w:numId w:val="235"/>
              </w:numPr>
              <w:rPr>
                <w:rFonts w:cs="Arial"/>
              </w:rPr>
            </w:pPr>
            <w:r w:rsidRPr="004342C6">
              <w:rPr>
                <w:rFonts w:cs="Arial"/>
              </w:rPr>
              <w:t xml:space="preserve">If </w:t>
            </w:r>
            <w:r w:rsidR="007D2C0A">
              <w:rPr>
                <w:rFonts w:cs="Arial"/>
              </w:rPr>
              <w:t xml:space="preserve">the </w:t>
            </w:r>
            <w:r w:rsidRPr="004342C6">
              <w:rPr>
                <w:rFonts w:cs="Arial"/>
              </w:rPr>
              <w:t xml:space="preserve">end date is not there, then </w:t>
            </w:r>
            <w:r w:rsidR="007D2C0A">
              <w:rPr>
                <w:rFonts w:cs="Arial"/>
              </w:rPr>
              <w:t xml:space="preserve">the </w:t>
            </w:r>
            <w:r w:rsidRPr="004342C6">
              <w:rPr>
                <w:rFonts w:cs="Arial"/>
              </w:rPr>
              <w:t xml:space="preserve">current date should be equal or greater than </w:t>
            </w:r>
            <w:r w:rsidR="007D2C0A">
              <w:rPr>
                <w:rFonts w:cs="Arial"/>
              </w:rPr>
              <w:t xml:space="preserve">the </w:t>
            </w:r>
            <w:r w:rsidRPr="004342C6">
              <w:rPr>
                <w:rFonts w:cs="Arial"/>
              </w:rPr>
              <w:t xml:space="preserve">start date. </w:t>
            </w:r>
          </w:p>
          <w:p w14:paraId="3B78719E" w14:textId="65B69813" w:rsidR="00E11C6E" w:rsidRPr="004342C6" w:rsidRDefault="00AF4F0B" w:rsidP="00320B54">
            <w:pPr>
              <w:pStyle w:val="ListParagraph"/>
              <w:numPr>
                <w:ilvl w:val="0"/>
                <w:numId w:val="235"/>
              </w:numPr>
              <w:rPr>
                <w:rFonts w:cs="Arial"/>
              </w:rPr>
            </w:pPr>
            <w:r w:rsidRPr="004342C6">
              <w:rPr>
                <w:rFonts w:cs="Arial"/>
              </w:rPr>
              <w:t xml:space="preserve">If both dates are not there, </w:t>
            </w:r>
            <w:r w:rsidR="007D2C0A">
              <w:rPr>
                <w:rFonts w:cs="Arial"/>
              </w:rPr>
              <w:t xml:space="preserve">the </w:t>
            </w:r>
            <w:r w:rsidRPr="004342C6">
              <w:rPr>
                <w:rFonts w:cs="Arial"/>
              </w:rPr>
              <w:t>member will be considered Not Disabled.</w:t>
            </w:r>
          </w:p>
        </w:tc>
      </w:tr>
      <w:tr w:rsidR="00E11C6E" w:rsidRPr="004342C6" w14:paraId="7EA9F855" w14:textId="77777777" w:rsidTr="7002B805">
        <w:trPr>
          <w:trHeight w:val="314"/>
        </w:trPr>
        <w:tc>
          <w:tcPr>
            <w:tcW w:w="2379" w:type="dxa"/>
            <w:shd w:val="clear" w:color="auto" w:fill="FFFFFF" w:themeFill="background1"/>
          </w:tcPr>
          <w:p w14:paraId="429718F1" w14:textId="477618F1"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lastRenderedPageBreak/>
              <w:t>MA21DIS.FR.01.001</w:t>
            </w:r>
          </w:p>
        </w:tc>
        <w:tc>
          <w:tcPr>
            <w:tcW w:w="6891" w:type="dxa"/>
            <w:shd w:val="clear" w:color="auto" w:fill="FFFFFF" w:themeFill="background1"/>
          </w:tcPr>
          <w:p w14:paraId="723475B0" w14:textId="34E8569A" w:rsidR="00E11C6E" w:rsidRPr="004342C6" w:rsidRDefault="00E11C6E" w:rsidP="00E11C6E">
            <w:pPr>
              <w:rPr>
                <w:rFonts w:cs="Arial"/>
              </w:rPr>
            </w:pPr>
            <w:r w:rsidRPr="004342C6">
              <w:rPr>
                <w:rFonts w:cs="Arial"/>
              </w:rPr>
              <w:t>The system will provide the ability to load the updated MA21 Disability Data Source with its data element values into the system database.</w:t>
            </w:r>
            <w:r w:rsidR="004D6E93">
              <w:rPr>
                <w:rFonts w:cs="Arial"/>
              </w:rPr>
              <w:t xml:space="preserve"> </w:t>
            </w:r>
          </w:p>
          <w:p w14:paraId="6193E7E2" w14:textId="77777777" w:rsidR="00E11C6E" w:rsidRPr="004342C6" w:rsidRDefault="00E11C6E" w:rsidP="00E11C6E">
            <w:pPr>
              <w:rPr>
                <w:rFonts w:cs="Arial"/>
              </w:rPr>
            </w:pPr>
            <w:r w:rsidRPr="004342C6">
              <w:rPr>
                <w:rFonts w:cs="Arial"/>
              </w:rPr>
              <w:t>With this change, the system will have the ability to load the updated MA21 load file with ‘No’ as the new disability indicator as part of the MA21 data source upload process.</w:t>
            </w:r>
          </w:p>
          <w:p w14:paraId="0233A831" w14:textId="77777777" w:rsidR="00E11C6E" w:rsidRPr="004342C6" w:rsidRDefault="00E11C6E" w:rsidP="00E11C6E">
            <w:pPr>
              <w:rPr>
                <w:rFonts w:cs="Arial"/>
              </w:rPr>
            </w:pPr>
          </w:p>
          <w:p w14:paraId="39A4B469" w14:textId="5BC9D05C" w:rsidR="00E11C6E" w:rsidRPr="004342C6" w:rsidRDefault="00E11C6E" w:rsidP="006B5DCC">
            <w:pPr>
              <w:rPr>
                <w:rFonts w:cs="Arial"/>
              </w:rPr>
            </w:pPr>
            <w:r w:rsidRPr="007D2C0A">
              <w:rPr>
                <w:rFonts w:cs="Arial"/>
                <w:b/>
                <w:bCs/>
              </w:rPr>
              <w:t>Note</w:t>
            </w:r>
            <w:r w:rsidRPr="004342C6">
              <w:rPr>
                <w:rFonts w:cs="Arial"/>
              </w:rPr>
              <w:t>: The file load Process, its data elements, and frequency will remain the same.</w:t>
            </w:r>
            <w:r w:rsidR="006B5DCC">
              <w:rPr>
                <w:rFonts w:cs="Arial"/>
              </w:rPr>
              <w:t xml:space="preserve"> </w:t>
            </w:r>
            <w:r w:rsidRPr="004342C6">
              <w:rPr>
                <w:rFonts w:cs="Arial"/>
              </w:rPr>
              <w:t xml:space="preserve">This requirement only covers the new indicator value ‘No’ only; other values in this disability indicator will continue to be consumed by </w:t>
            </w:r>
            <w:r w:rsidR="007D2C0A">
              <w:rPr>
                <w:rFonts w:cs="Arial"/>
              </w:rPr>
              <w:t xml:space="preserve">the </w:t>
            </w:r>
            <w:r w:rsidRPr="004342C6">
              <w:rPr>
                <w:rFonts w:cs="Arial"/>
              </w:rPr>
              <w:t>system as they are today.</w:t>
            </w:r>
          </w:p>
        </w:tc>
      </w:tr>
      <w:tr w:rsidR="00E11C6E" w:rsidRPr="004342C6" w14:paraId="4885642F" w14:textId="77777777" w:rsidTr="7002B805">
        <w:trPr>
          <w:trHeight w:val="314"/>
        </w:trPr>
        <w:tc>
          <w:tcPr>
            <w:tcW w:w="2379" w:type="dxa"/>
            <w:shd w:val="clear" w:color="auto" w:fill="FFFFFF" w:themeFill="background1"/>
          </w:tcPr>
          <w:p w14:paraId="20ADF01E" w14:textId="7439CC19"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t>MHPD.FR.09.008</w:t>
            </w:r>
          </w:p>
        </w:tc>
        <w:tc>
          <w:tcPr>
            <w:tcW w:w="6891" w:type="dxa"/>
            <w:shd w:val="clear" w:color="auto" w:fill="FFFFFF" w:themeFill="background1"/>
          </w:tcPr>
          <w:p w14:paraId="192AA84B" w14:textId="344B3898" w:rsidR="00E11C6E" w:rsidRPr="004342C6" w:rsidRDefault="00E11C6E" w:rsidP="00E11C6E">
            <w:pPr>
              <w:pStyle w:val="BodyTextBullet"/>
              <w:numPr>
                <w:ilvl w:val="0"/>
                <w:numId w:val="0"/>
              </w:numPr>
              <w:rPr>
                <w:rFonts w:eastAsiaTheme="minorHAnsi" w:cs="Arial"/>
                <w:szCs w:val="22"/>
              </w:rPr>
            </w:pPr>
            <w:r w:rsidRPr="004342C6">
              <w:rPr>
                <w:rFonts w:eastAsiaTheme="minorHAnsi" w:cs="Arial"/>
                <w:szCs w:val="22"/>
              </w:rPr>
              <w:t xml:space="preserve">The system shall consider a member disable for MH purpose if Back office user has self-attested that member is disabled on BO account dashboard screen </w:t>
            </w:r>
          </w:p>
          <w:p w14:paraId="1A50F3C0" w14:textId="77777777" w:rsidR="00E11C6E" w:rsidRPr="004342C6" w:rsidRDefault="00E11C6E" w:rsidP="00E11C6E">
            <w:pPr>
              <w:pStyle w:val="BodyTextBullet"/>
              <w:numPr>
                <w:ilvl w:val="0"/>
                <w:numId w:val="0"/>
              </w:numPr>
              <w:ind w:left="648" w:hanging="360"/>
              <w:rPr>
                <w:rFonts w:eastAsiaTheme="minorHAnsi" w:cs="Arial"/>
                <w:szCs w:val="22"/>
              </w:rPr>
            </w:pPr>
          </w:p>
          <w:p w14:paraId="71B1F72F" w14:textId="5C4D8E1A" w:rsidR="00E11C6E" w:rsidRPr="004342C6" w:rsidRDefault="00E11C6E" w:rsidP="00E11C6E">
            <w:pPr>
              <w:rPr>
                <w:rFonts w:cs="Arial"/>
              </w:rPr>
            </w:pPr>
            <w:r w:rsidRPr="004342C6">
              <w:rPr>
                <w:rFonts w:cs="Arial"/>
                <w:b/>
                <w:bCs/>
              </w:rPr>
              <w:t>Note</w:t>
            </w:r>
            <w:r w:rsidRPr="004342C6">
              <w:rPr>
                <w:rFonts w:cs="Arial"/>
              </w:rPr>
              <w:t>: The BO user can set the flag manually as Federally Disabled (code=DA), DES Disabled (code=MA)</w:t>
            </w:r>
            <w:r w:rsidR="007D2C0A">
              <w:rPr>
                <w:rFonts w:cs="Arial"/>
              </w:rPr>
              <w:t>,</w:t>
            </w:r>
            <w:r w:rsidRPr="004342C6">
              <w:rPr>
                <w:rFonts w:cs="Arial"/>
              </w:rPr>
              <w:t xml:space="preserve"> or Blind (code= BL). </w:t>
            </w:r>
          </w:p>
          <w:p w14:paraId="157BC6C6" w14:textId="4752C0A3" w:rsidR="00E11C6E" w:rsidRPr="004342C6" w:rsidRDefault="00E11C6E" w:rsidP="00E11C6E">
            <w:pPr>
              <w:rPr>
                <w:rFonts w:cs="Arial"/>
              </w:rPr>
            </w:pPr>
            <w:r w:rsidRPr="004342C6">
              <w:rPr>
                <w:rFonts w:cs="Arial"/>
              </w:rPr>
              <w:t xml:space="preserve">For more details on </w:t>
            </w:r>
            <w:r w:rsidR="007D2C0A">
              <w:rPr>
                <w:rFonts w:cs="Arial"/>
              </w:rPr>
              <w:t xml:space="preserve">the </w:t>
            </w:r>
            <w:r w:rsidRPr="004342C6">
              <w:rPr>
                <w:rFonts w:cs="Arial"/>
              </w:rPr>
              <w:t xml:space="preserve">BO Account </w:t>
            </w:r>
            <w:r w:rsidR="007D2C0A">
              <w:rPr>
                <w:rFonts w:cs="Arial"/>
              </w:rPr>
              <w:t>D</w:t>
            </w:r>
            <w:r w:rsidRPr="004342C6">
              <w:rPr>
                <w:rFonts w:cs="Arial"/>
              </w:rPr>
              <w:t>ashboard Disability information functionality</w:t>
            </w:r>
            <w:r w:rsidR="007D2C0A">
              <w:rPr>
                <w:rFonts w:cs="Arial"/>
              </w:rPr>
              <w:t>,</w:t>
            </w:r>
            <w:r w:rsidRPr="004342C6">
              <w:rPr>
                <w:rFonts w:cs="Arial"/>
              </w:rPr>
              <w:t xml:space="preserve"> please refer</w:t>
            </w:r>
            <w:r w:rsidR="007D2C0A">
              <w:rPr>
                <w:rFonts w:cs="Arial"/>
              </w:rPr>
              <w:t xml:space="preserve"> to the </w:t>
            </w:r>
            <w:r w:rsidRPr="004342C6">
              <w:rPr>
                <w:rFonts w:cs="Arial"/>
              </w:rPr>
              <w:t>BO document</w:t>
            </w:r>
            <w:r w:rsidR="007D2C0A">
              <w:rPr>
                <w:rFonts w:cs="Arial"/>
              </w:rPr>
              <w:t>.</w:t>
            </w:r>
          </w:p>
        </w:tc>
      </w:tr>
      <w:tr w:rsidR="00E11C6E" w:rsidRPr="004342C6" w14:paraId="4F6B264D" w14:textId="77777777" w:rsidTr="7002B805">
        <w:trPr>
          <w:trHeight w:val="314"/>
        </w:trPr>
        <w:tc>
          <w:tcPr>
            <w:tcW w:w="2379" w:type="dxa"/>
            <w:shd w:val="clear" w:color="auto" w:fill="FFFFFF" w:themeFill="background1"/>
          </w:tcPr>
          <w:p w14:paraId="40613923" w14:textId="3787CAB5" w:rsidR="00E11C6E" w:rsidRPr="004342C6" w:rsidRDefault="00E11C6E" w:rsidP="00E11C6E">
            <w:pPr>
              <w:contextualSpacing w:val="0"/>
              <w:jc w:val="center"/>
              <w:rPr>
                <w:rFonts w:eastAsia="Times New Roman" w:cs="Arial"/>
                <w:szCs w:val="24"/>
                <w:lang w:eastAsia="en-IN"/>
              </w:rPr>
            </w:pPr>
            <w:r w:rsidRPr="004342C6">
              <w:rPr>
                <w:rFonts w:eastAsia="Times New Roman" w:cs="Arial"/>
                <w:szCs w:val="24"/>
                <w:lang w:eastAsia="en-IN"/>
              </w:rPr>
              <w:t>MHPD.FR.09.009</w:t>
            </w:r>
          </w:p>
        </w:tc>
        <w:tc>
          <w:tcPr>
            <w:tcW w:w="6891" w:type="dxa"/>
            <w:shd w:val="clear" w:color="auto" w:fill="FFFFFF" w:themeFill="background1"/>
          </w:tcPr>
          <w:p w14:paraId="63BC71EB" w14:textId="70DEAC58" w:rsidR="00E11C6E" w:rsidRPr="004342C6" w:rsidRDefault="00E11C6E" w:rsidP="00E11C6E">
            <w:pPr>
              <w:pStyle w:val="ListParagraph"/>
              <w:ind w:left="0"/>
              <w:rPr>
                <w:rFonts w:cs="Arial"/>
                <w:lang w:eastAsia="en-IN"/>
              </w:rPr>
            </w:pPr>
            <w:r w:rsidRPr="004342C6">
              <w:rPr>
                <w:rFonts w:cs="Arial"/>
              </w:rPr>
              <w:t>The system shall not consider a member as disabled if the member has self-attested ‘Disabled’ status during the SSAP flow</w:t>
            </w:r>
          </w:p>
        </w:tc>
      </w:tr>
      <w:tr w:rsidR="00E11C6E" w:rsidRPr="004342C6" w14:paraId="57A94588" w14:textId="77777777" w:rsidTr="7002B805">
        <w:trPr>
          <w:trHeight w:val="314"/>
        </w:trPr>
        <w:tc>
          <w:tcPr>
            <w:tcW w:w="2379" w:type="dxa"/>
            <w:shd w:val="clear" w:color="auto" w:fill="FFFFFF" w:themeFill="background1"/>
          </w:tcPr>
          <w:p w14:paraId="5CA94152" w14:textId="5CBE82F1" w:rsidR="00E11C6E" w:rsidRPr="004342C6" w:rsidRDefault="00E11C6E" w:rsidP="00E11C6E">
            <w:pPr>
              <w:contextualSpacing w:val="0"/>
              <w:jc w:val="center"/>
              <w:rPr>
                <w:rFonts w:eastAsia="Times New Roman" w:cs="Arial"/>
                <w:szCs w:val="24"/>
                <w:lang w:eastAsia="en-IN"/>
              </w:rPr>
            </w:pPr>
            <w:r w:rsidRPr="004342C6">
              <w:rPr>
                <w:rFonts w:eastAsia="Times New Roman" w:cs="Arial"/>
                <w:szCs w:val="24"/>
                <w:lang w:eastAsia="en-IN"/>
              </w:rPr>
              <w:t>MHPD.FR.09.010</w:t>
            </w:r>
          </w:p>
        </w:tc>
        <w:tc>
          <w:tcPr>
            <w:tcW w:w="6891" w:type="dxa"/>
            <w:shd w:val="clear" w:color="auto" w:fill="FFFFFF" w:themeFill="background1"/>
          </w:tcPr>
          <w:p w14:paraId="1CA3EC34" w14:textId="2152446E" w:rsidR="00E11C6E" w:rsidRPr="004342C6" w:rsidRDefault="00E11C6E" w:rsidP="00C44DD0">
            <w:pPr>
              <w:rPr>
                <w:rFonts w:cs="Arial"/>
                <w:lang w:eastAsia="en-IN"/>
              </w:rPr>
            </w:pPr>
            <w:r w:rsidRPr="004342C6">
              <w:rPr>
                <w:rFonts w:cs="Arial"/>
                <w:noProof/>
              </w:rPr>
              <w:t>The system</w:t>
            </w:r>
            <w:r w:rsidRPr="004342C6">
              <w:rPr>
                <w:rFonts w:cs="Arial"/>
              </w:rPr>
              <w:t xml:space="preserve"> shall consider the member to be Disabled only when the disability status is received through the above three sources (SSA, MA21, BO User).</w:t>
            </w:r>
          </w:p>
        </w:tc>
      </w:tr>
      <w:tr w:rsidR="00E11C6E" w:rsidRPr="004342C6" w:rsidDel="007A3844" w14:paraId="4FBDB4F7" w14:textId="52299F9A" w:rsidTr="7002B805">
        <w:trPr>
          <w:trHeight w:val="314"/>
          <w:del w:id="334" w:author="Author"/>
        </w:trPr>
        <w:tc>
          <w:tcPr>
            <w:tcW w:w="2379" w:type="dxa"/>
            <w:shd w:val="clear" w:color="auto" w:fill="FFFFFF" w:themeFill="background1"/>
          </w:tcPr>
          <w:p w14:paraId="2F0D0A9A" w14:textId="249FF77C" w:rsidR="00E11C6E" w:rsidRPr="004342C6" w:rsidDel="007A3844" w:rsidRDefault="00E11C6E" w:rsidP="00E11C6E">
            <w:pPr>
              <w:contextualSpacing w:val="0"/>
              <w:jc w:val="center"/>
              <w:rPr>
                <w:del w:id="335" w:author="Author"/>
                <w:rFonts w:eastAsia="Times New Roman" w:cs="Arial"/>
                <w:szCs w:val="24"/>
                <w:lang w:eastAsia="en-IN"/>
              </w:rPr>
            </w:pPr>
            <w:del w:id="336" w:author="Author">
              <w:r w:rsidRPr="004342C6" w:rsidDel="007A3844">
                <w:rPr>
                  <w:rFonts w:eastAsia="Times New Roman" w:cs="Arial"/>
                  <w:color w:val="000000"/>
                </w:rPr>
                <w:delText>MA21DIS.FR.02.001</w:delText>
              </w:r>
            </w:del>
          </w:p>
        </w:tc>
        <w:tc>
          <w:tcPr>
            <w:tcW w:w="6891" w:type="dxa"/>
            <w:shd w:val="clear" w:color="auto" w:fill="FFFFFF" w:themeFill="background1"/>
          </w:tcPr>
          <w:p w14:paraId="6395F319" w14:textId="7655BEEB" w:rsidR="00E11C6E" w:rsidRPr="004342C6" w:rsidDel="007A3844" w:rsidRDefault="00E11C6E" w:rsidP="00E11C6E">
            <w:pPr>
              <w:rPr>
                <w:del w:id="337" w:author="Author"/>
                <w:rFonts w:cs="Arial"/>
              </w:rPr>
            </w:pPr>
            <w:del w:id="338" w:author="Author">
              <w:r w:rsidRPr="004342C6" w:rsidDel="007A3844">
                <w:rPr>
                  <w:rFonts w:cs="Arial"/>
                </w:rPr>
                <w:delText xml:space="preserve">The system shall </w:delText>
              </w:r>
              <w:r w:rsidRPr="004342C6" w:rsidDel="007A3844">
                <w:rPr>
                  <w:rFonts w:cs="Arial"/>
                  <w:strike/>
                </w:rPr>
                <w:delText>will continue to</w:delText>
              </w:r>
              <w:r w:rsidRPr="004342C6" w:rsidDel="007A3844">
                <w:rPr>
                  <w:rFonts w:cs="Arial"/>
                </w:rPr>
                <w:delText xml:space="preserve"> follow the hierarchy rules to determine </w:delText>
              </w:r>
              <w:r w:rsidR="007D2C0A" w:rsidDel="007A3844">
                <w:rPr>
                  <w:rFonts w:cs="Arial"/>
                </w:rPr>
                <w:delText xml:space="preserve">a </w:delText>
              </w:r>
              <w:r w:rsidRPr="004342C6" w:rsidDel="007A3844">
                <w:rPr>
                  <w:rFonts w:cs="Arial"/>
                </w:rPr>
                <w:delText>member’s disability status.</w:delText>
              </w:r>
            </w:del>
          </w:p>
          <w:p w14:paraId="0A9BF43B" w14:textId="528A4298" w:rsidR="00E11C6E" w:rsidRPr="004342C6" w:rsidDel="007A3844" w:rsidRDefault="00E11C6E" w:rsidP="00E11C6E">
            <w:pPr>
              <w:rPr>
                <w:del w:id="339" w:author="Author"/>
                <w:rFonts w:cs="Arial"/>
              </w:rPr>
            </w:pPr>
          </w:p>
          <w:p w14:paraId="1BF52F5D" w14:textId="5FEF22F7" w:rsidR="00E11C6E" w:rsidRPr="004342C6" w:rsidDel="007A3844" w:rsidRDefault="00E11C6E" w:rsidP="00E11C6E">
            <w:pPr>
              <w:rPr>
                <w:del w:id="340" w:author="Author"/>
                <w:rFonts w:cs="Arial"/>
                <w:b/>
              </w:rPr>
            </w:pPr>
            <w:del w:id="341" w:author="Author">
              <w:r w:rsidRPr="004342C6" w:rsidDel="007A3844">
                <w:rPr>
                  <w:rFonts w:cs="Arial"/>
                  <w:b/>
                </w:rPr>
                <w:delText>Hierarchy rules-</w:delText>
              </w:r>
            </w:del>
          </w:p>
          <w:p w14:paraId="2826B18B" w14:textId="21EF166F" w:rsidR="00E11C6E" w:rsidRPr="004342C6" w:rsidDel="007A3844" w:rsidRDefault="00E11C6E" w:rsidP="00E11C6E">
            <w:pPr>
              <w:rPr>
                <w:del w:id="342" w:author="Author"/>
                <w:rFonts w:cs="Arial"/>
              </w:rPr>
            </w:pPr>
            <w:del w:id="343" w:author="Author">
              <w:r w:rsidRPr="004342C6" w:rsidDel="007A3844">
                <w:rPr>
                  <w:rFonts w:cs="Arial"/>
                </w:rPr>
                <w:delText>1. Is Federally Disabled – If yes, send 'DA' to MMIS. If No, move to point #2.</w:delText>
              </w:r>
            </w:del>
          </w:p>
          <w:p w14:paraId="6F75E228" w14:textId="6527C5F3" w:rsidR="00E11C6E" w:rsidRPr="004342C6" w:rsidDel="007A3844" w:rsidRDefault="00E11C6E" w:rsidP="00E11C6E">
            <w:pPr>
              <w:rPr>
                <w:del w:id="344" w:author="Author"/>
                <w:rFonts w:cs="Arial"/>
              </w:rPr>
            </w:pPr>
            <w:del w:id="345" w:author="Author">
              <w:r w:rsidRPr="004342C6" w:rsidDel="007A3844">
                <w:rPr>
                  <w:rFonts w:cs="Arial"/>
                </w:rPr>
                <w:delText>2. Is MA21 Disabled – If yes, send 'MA'/'BL' to MMIS. If No, move to point #3.</w:delText>
              </w:r>
            </w:del>
          </w:p>
          <w:p w14:paraId="18720F5F" w14:textId="105AAA55" w:rsidR="00E11C6E" w:rsidRPr="004342C6" w:rsidDel="007A3844" w:rsidRDefault="00E11C6E" w:rsidP="00E11C6E">
            <w:pPr>
              <w:rPr>
                <w:del w:id="346" w:author="Author"/>
                <w:rFonts w:cs="Arial"/>
              </w:rPr>
            </w:pPr>
            <w:del w:id="347" w:author="Author">
              <w:r w:rsidRPr="004342C6" w:rsidDel="007A3844">
                <w:rPr>
                  <w:rFonts w:cs="Arial"/>
                </w:rPr>
                <w:delText>3. Is there any Back-Office Code? - If yes, send 'DA'/'MA'/'BL' to MMIS as applicable.</w:delText>
              </w:r>
            </w:del>
          </w:p>
          <w:p w14:paraId="6AC46648" w14:textId="5681608A" w:rsidR="00E11C6E" w:rsidRPr="004342C6" w:rsidDel="007A3844" w:rsidRDefault="00E11C6E" w:rsidP="00E11C6E">
            <w:pPr>
              <w:rPr>
                <w:del w:id="348" w:author="Author"/>
                <w:rFonts w:cs="Arial"/>
              </w:rPr>
            </w:pPr>
            <w:del w:id="349" w:author="Author">
              <w:r w:rsidRPr="004342C6" w:rsidDel="007A3844">
                <w:rPr>
                  <w:rFonts w:cs="Arial"/>
                </w:rPr>
                <w:delText>4. Is 'No' for all data sources – send 'NO' to MMIS.</w:delText>
              </w:r>
            </w:del>
          </w:p>
          <w:p w14:paraId="0A087CA0" w14:textId="3C617ADB" w:rsidR="006B5DCC" w:rsidDel="007A3844" w:rsidRDefault="006B5DCC" w:rsidP="00D23BF7">
            <w:pPr>
              <w:rPr>
                <w:del w:id="350" w:author="Author"/>
                <w:rFonts w:cs="Arial"/>
              </w:rPr>
            </w:pPr>
          </w:p>
          <w:p w14:paraId="192BEE1C" w14:textId="22BE07D6" w:rsidR="005D7F16" w:rsidRPr="004342C6" w:rsidDel="007A3844" w:rsidRDefault="00D23BF7" w:rsidP="00D23BF7">
            <w:pPr>
              <w:rPr>
                <w:del w:id="351" w:author="Author"/>
                <w:rFonts w:cs="Arial"/>
              </w:rPr>
            </w:pPr>
            <w:del w:id="352" w:author="Author">
              <w:r w:rsidRPr="006B5DCC" w:rsidDel="007A3844">
                <w:rPr>
                  <w:rFonts w:cs="Arial"/>
                  <w:b/>
                  <w:bCs/>
                </w:rPr>
                <w:delText>Note</w:delText>
              </w:r>
              <w:r w:rsidRPr="004342C6" w:rsidDel="007A3844">
                <w:rPr>
                  <w:rFonts w:cs="Arial"/>
                </w:rPr>
                <w:delText>: These are the rules for considering a member disable.</w:delText>
              </w:r>
            </w:del>
          </w:p>
          <w:p w14:paraId="225C733D" w14:textId="6E5F1EB3" w:rsidR="00E11C6E" w:rsidRPr="004342C6" w:rsidDel="007A3844" w:rsidRDefault="005D7F16" w:rsidP="006B5DCC">
            <w:pPr>
              <w:rPr>
                <w:del w:id="353" w:author="Author"/>
                <w:rFonts w:cs="Arial"/>
                <w:noProof/>
              </w:rPr>
            </w:pPr>
            <w:del w:id="354" w:author="Author">
              <w:r w:rsidRPr="004342C6" w:rsidDel="007A3844">
                <w:rPr>
                  <w:rFonts w:cs="Arial"/>
                </w:rPr>
                <w:delText xml:space="preserve">Disability effective date is used as per the source of Disability used. </w:delText>
              </w:r>
            </w:del>
          </w:p>
        </w:tc>
      </w:tr>
      <w:tr w:rsidR="00522B87" w:rsidRPr="004342C6" w14:paraId="49B05E0F" w14:textId="77777777" w:rsidTr="7002B805">
        <w:trPr>
          <w:trHeight w:val="314"/>
        </w:trPr>
        <w:tc>
          <w:tcPr>
            <w:tcW w:w="2379" w:type="dxa"/>
            <w:shd w:val="clear" w:color="auto" w:fill="FFFFFF" w:themeFill="background1"/>
          </w:tcPr>
          <w:p w14:paraId="35E6A54E" w14:textId="23FCA21F" w:rsidR="00522B87" w:rsidRPr="00DF792E" w:rsidRDefault="00D16486" w:rsidP="00E11C6E">
            <w:pPr>
              <w:contextualSpacing w:val="0"/>
              <w:jc w:val="center"/>
              <w:rPr>
                <w:rFonts w:eastAsia="Times New Roman" w:cs="Arial"/>
                <w:color w:val="000000"/>
              </w:rPr>
            </w:pPr>
            <w:r w:rsidRPr="00DF792E">
              <w:t>PS.MMIS.001</w:t>
            </w:r>
          </w:p>
        </w:tc>
        <w:tc>
          <w:tcPr>
            <w:tcW w:w="6891" w:type="dxa"/>
            <w:shd w:val="clear" w:color="auto" w:fill="FFFFFF" w:themeFill="background1"/>
          </w:tcPr>
          <w:p w14:paraId="3BBC5D69" w14:textId="77777777" w:rsidR="00726A7B" w:rsidRDefault="00726A7B" w:rsidP="00DF792E">
            <w:r>
              <w:t>The system will follow the disability hierarchy rules to determine member’s disability status.</w:t>
            </w:r>
          </w:p>
          <w:p w14:paraId="445853E5" w14:textId="77777777" w:rsidR="00726A7B" w:rsidRDefault="00726A7B" w:rsidP="00726A7B"/>
          <w:p w14:paraId="0B974E5D" w14:textId="77777777" w:rsidR="00726A7B" w:rsidRPr="002A142E" w:rsidRDefault="00726A7B" w:rsidP="00726A7B">
            <w:pPr>
              <w:ind w:left="1440" w:hanging="450"/>
              <w:rPr>
                <w:b/>
                <w:i/>
                <w:iCs/>
              </w:rPr>
            </w:pPr>
            <w:r w:rsidRPr="002A142E">
              <w:rPr>
                <w:b/>
                <w:i/>
                <w:iCs/>
              </w:rPr>
              <w:t xml:space="preserve">Hierarchy rules – </w:t>
            </w:r>
          </w:p>
          <w:p w14:paraId="46A5F4EA" w14:textId="77777777" w:rsidR="00726A7B" w:rsidRDefault="00726A7B" w:rsidP="0079429D">
            <w:pPr>
              <w:pStyle w:val="ListParagraph"/>
              <w:numPr>
                <w:ilvl w:val="1"/>
                <w:numId w:val="718"/>
              </w:numPr>
            </w:pPr>
            <w:r>
              <w:t>Is FDSH/Federally Disabled? – If disabled, set code “DA” for the member. If not disabled or data unavailable, move to point #2.</w:t>
            </w:r>
          </w:p>
          <w:p w14:paraId="67B19883" w14:textId="77777777" w:rsidR="00726A7B" w:rsidRDefault="00726A7B" w:rsidP="0079429D">
            <w:pPr>
              <w:pStyle w:val="ListParagraph"/>
              <w:numPr>
                <w:ilvl w:val="1"/>
                <w:numId w:val="718"/>
              </w:numPr>
            </w:pPr>
            <w:r>
              <w:t xml:space="preserve">Is MA21 Disabled? – If disabled, set code “MA”/”BL” for the member. If determined not disabled </w:t>
            </w:r>
            <w:r w:rsidRPr="000C7C00">
              <w:t>(code “NO” received from MA21),</w:t>
            </w:r>
            <w:r>
              <w:t xml:space="preserve"> move to point #3.</w:t>
            </w:r>
          </w:p>
          <w:p w14:paraId="2334BBD3" w14:textId="77777777" w:rsidR="00726A7B" w:rsidRDefault="00726A7B" w:rsidP="0079429D">
            <w:pPr>
              <w:pStyle w:val="ListParagraph"/>
              <w:numPr>
                <w:ilvl w:val="1"/>
                <w:numId w:val="718"/>
              </w:numPr>
            </w:pPr>
            <w:r>
              <w:t>Is Agent Portal User/Back-Office Disabled? - If disabled, set code “DA”/”MA”/”BL” for the member as applicable, else move to point #4.</w:t>
            </w:r>
          </w:p>
          <w:p w14:paraId="39164626" w14:textId="77777777" w:rsidR="00726A7B" w:rsidRDefault="00726A7B" w:rsidP="0079429D">
            <w:pPr>
              <w:pStyle w:val="ListParagraph"/>
              <w:numPr>
                <w:ilvl w:val="1"/>
                <w:numId w:val="718"/>
              </w:numPr>
            </w:pPr>
            <w:r>
              <w:t>S</w:t>
            </w:r>
            <w:r w:rsidRPr="004632AE">
              <w:t>et code</w:t>
            </w:r>
            <w:r>
              <w:t xml:space="preserve"> “NO” for the member if, </w:t>
            </w:r>
          </w:p>
          <w:p w14:paraId="268DF7FF" w14:textId="77777777" w:rsidR="00726A7B" w:rsidRDefault="00726A7B" w:rsidP="0079429D">
            <w:pPr>
              <w:pStyle w:val="ListParagraph"/>
              <w:numPr>
                <w:ilvl w:val="2"/>
                <w:numId w:val="718"/>
              </w:numPr>
            </w:pPr>
            <w:r>
              <w:t>If Disability code “</w:t>
            </w:r>
            <w:r w:rsidRPr="000C7C00">
              <w:t>NO”</w:t>
            </w:r>
            <w:r>
              <w:t xml:space="preserve"> is</w:t>
            </w:r>
            <w:r w:rsidRPr="000C7C00">
              <w:t xml:space="preserve"> received</w:t>
            </w:r>
            <w:r>
              <w:t xml:space="preserve"> for the member</w:t>
            </w:r>
            <w:r w:rsidRPr="000C7C00">
              <w:t xml:space="preserve"> from MA21</w:t>
            </w:r>
            <w:r>
              <w:t xml:space="preserve"> and member is neither disabled from FDSH nor Back-office </w:t>
            </w:r>
          </w:p>
          <w:p w14:paraId="2F6FC376" w14:textId="77777777" w:rsidR="00726A7B" w:rsidRDefault="00726A7B" w:rsidP="00726A7B">
            <w:pPr>
              <w:pStyle w:val="ListParagraph"/>
              <w:ind w:left="2160"/>
            </w:pPr>
            <w:r>
              <w:t>OR</w:t>
            </w:r>
          </w:p>
          <w:p w14:paraId="6DAA46D4" w14:textId="77777777" w:rsidR="00726A7B" w:rsidRDefault="00726A7B" w:rsidP="0079429D">
            <w:pPr>
              <w:pStyle w:val="ListParagraph"/>
              <w:numPr>
                <w:ilvl w:val="2"/>
                <w:numId w:val="718"/>
              </w:numPr>
            </w:pPr>
            <w:r>
              <w:t>MA21 data has been overridden as ‘Not Disabled’ by Agent Portal User (super user) and member is neither disabled from FDSH nor Back-office</w:t>
            </w:r>
          </w:p>
          <w:p w14:paraId="6C606931" w14:textId="77777777" w:rsidR="00522B87" w:rsidRPr="004342C6" w:rsidRDefault="00522B87" w:rsidP="00E11C6E">
            <w:pPr>
              <w:rPr>
                <w:rFonts w:cs="Arial"/>
              </w:rPr>
            </w:pPr>
          </w:p>
        </w:tc>
      </w:tr>
      <w:tr w:rsidR="005903EC" w:rsidRPr="004342C6" w14:paraId="658721F5" w14:textId="77777777" w:rsidTr="7002B805">
        <w:trPr>
          <w:trHeight w:val="314"/>
        </w:trPr>
        <w:tc>
          <w:tcPr>
            <w:tcW w:w="2379" w:type="dxa"/>
            <w:shd w:val="clear" w:color="auto" w:fill="FFFFFF" w:themeFill="background1"/>
          </w:tcPr>
          <w:p w14:paraId="02CF9809" w14:textId="49B1E3D6" w:rsidR="005903EC" w:rsidRPr="004342C6" w:rsidRDefault="006D4D00" w:rsidP="00E11C6E">
            <w:pPr>
              <w:contextualSpacing w:val="0"/>
              <w:jc w:val="center"/>
              <w:rPr>
                <w:rFonts w:eastAsia="Times New Roman" w:cs="Arial"/>
                <w:color w:val="000000"/>
              </w:rPr>
            </w:pPr>
            <w:r w:rsidRPr="00116D38">
              <w:rPr>
                <w:b/>
                <w:bCs/>
              </w:rPr>
              <w:lastRenderedPageBreak/>
              <w:t>PS.MMIS.002</w:t>
            </w:r>
          </w:p>
        </w:tc>
        <w:tc>
          <w:tcPr>
            <w:tcW w:w="6891" w:type="dxa"/>
            <w:shd w:val="clear" w:color="auto" w:fill="FFFFFF" w:themeFill="background1"/>
          </w:tcPr>
          <w:p w14:paraId="2DE74C2E" w14:textId="77777777" w:rsidR="006D4D00" w:rsidRDefault="006D4D00" w:rsidP="00DF792E">
            <w:pPr>
              <w:spacing w:after="160" w:line="259" w:lineRule="auto"/>
            </w:pPr>
            <w:r w:rsidRPr="00B90269">
              <w:t>The system shall</w:t>
            </w:r>
            <w:r>
              <w:t xml:space="preserve"> set “&lt;Blank value&gt;” for the member if the following conditions are satisfied – </w:t>
            </w:r>
          </w:p>
          <w:p w14:paraId="1D62487F" w14:textId="77777777" w:rsidR="006D4D00" w:rsidRDefault="006D4D00" w:rsidP="0079429D">
            <w:pPr>
              <w:pStyle w:val="ListParagraph"/>
              <w:numPr>
                <w:ilvl w:val="1"/>
                <w:numId w:val="718"/>
              </w:numPr>
              <w:spacing w:after="160" w:line="259" w:lineRule="auto"/>
            </w:pPr>
            <w:r>
              <w:t xml:space="preserve">Disability code for the member is not applied from FDSH and Back-office </w:t>
            </w:r>
          </w:p>
          <w:p w14:paraId="5E83E40F" w14:textId="77777777" w:rsidR="006D4D00" w:rsidRDefault="006D4D00" w:rsidP="006D4D00">
            <w:pPr>
              <w:pStyle w:val="ListParagraph"/>
              <w:spacing w:after="160" w:line="259" w:lineRule="auto"/>
              <w:ind w:left="1440"/>
            </w:pPr>
            <w:r>
              <w:t>AND</w:t>
            </w:r>
          </w:p>
          <w:p w14:paraId="04D10EEF" w14:textId="77777777" w:rsidR="006D4D00" w:rsidRDefault="006D4D00" w:rsidP="0079429D">
            <w:pPr>
              <w:pStyle w:val="ListParagraph"/>
              <w:numPr>
                <w:ilvl w:val="1"/>
                <w:numId w:val="718"/>
              </w:numPr>
            </w:pPr>
            <w:r>
              <w:t>Disability data for the member is unavailable from MA21</w:t>
            </w:r>
          </w:p>
          <w:p w14:paraId="6336A77C" w14:textId="77777777" w:rsidR="006D4D00" w:rsidRDefault="006D4D00" w:rsidP="006D4D00"/>
          <w:p w14:paraId="42C436E2" w14:textId="77777777" w:rsidR="006D4D00" w:rsidRDefault="006D4D00" w:rsidP="006D4D00">
            <w:pPr>
              <w:pStyle w:val="ListParagraph"/>
              <w:rPr>
                <w:b/>
                <w:bCs/>
              </w:rPr>
            </w:pPr>
          </w:p>
          <w:p w14:paraId="7C7A5916" w14:textId="77777777" w:rsidR="006D4D00" w:rsidRDefault="006D4D00" w:rsidP="006D4D00">
            <w:pPr>
              <w:pStyle w:val="ListParagraph"/>
            </w:pPr>
            <w:r w:rsidRPr="00D23057">
              <w:rPr>
                <w:b/>
                <w:bCs/>
              </w:rPr>
              <w:t xml:space="preserve">Example </w:t>
            </w:r>
            <w:r>
              <w:rPr>
                <w:b/>
                <w:bCs/>
              </w:rPr>
              <w:t>1</w:t>
            </w:r>
            <w:r>
              <w:t>: An application exists in the HIX system.</w:t>
            </w:r>
          </w:p>
          <w:p w14:paraId="7CB88ACA" w14:textId="77777777" w:rsidR="006D4D00" w:rsidRDefault="006D4D00" w:rsidP="0079429D">
            <w:pPr>
              <w:pStyle w:val="ListParagraph"/>
              <w:numPr>
                <w:ilvl w:val="0"/>
                <w:numId w:val="719"/>
              </w:numPr>
            </w:pPr>
            <w:r>
              <w:t xml:space="preserve">John Doe’s Disability status from different disability sources:  </w:t>
            </w:r>
          </w:p>
          <w:p w14:paraId="4EB15381" w14:textId="77777777" w:rsidR="006D4D00" w:rsidRDefault="006D4D00" w:rsidP="0079429D">
            <w:pPr>
              <w:pStyle w:val="ListParagraph"/>
              <w:numPr>
                <w:ilvl w:val="1"/>
                <w:numId w:val="719"/>
              </w:numPr>
            </w:pPr>
            <w:r>
              <w:t>FDSH – False</w:t>
            </w:r>
          </w:p>
          <w:p w14:paraId="03DD59E7" w14:textId="77777777" w:rsidR="006D4D00" w:rsidRDefault="006D4D00" w:rsidP="0079429D">
            <w:pPr>
              <w:pStyle w:val="ListParagraph"/>
              <w:numPr>
                <w:ilvl w:val="1"/>
                <w:numId w:val="719"/>
              </w:numPr>
            </w:pPr>
            <w:r>
              <w:t xml:space="preserve">MA21 – Not Available (File not received) </w:t>
            </w:r>
          </w:p>
          <w:p w14:paraId="5DCEA4D2" w14:textId="77777777" w:rsidR="006D4D00" w:rsidRDefault="006D4D00" w:rsidP="0079429D">
            <w:pPr>
              <w:pStyle w:val="ListParagraph"/>
              <w:numPr>
                <w:ilvl w:val="1"/>
                <w:numId w:val="719"/>
              </w:numPr>
            </w:pPr>
            <w:r>
              <w:t>Back-Office – Not Disabled</w:t>
            </w:r>
          </w:p>
          <w:p w14:paraId="5B95E514" w14:textId="77777777" w:rsidR="006D4D00" w:rsidRDefault="006D4D00" w:rsidP="0079429D">
            <w:pPr>
              <w:pStyle w:val="ListParagraph"/>
              <w:numPr>
                <w:ilvl w:val="0"/>
                <w:numId w:val="719"/>
              </w:numPr>
            </w:pPr>
            <w:r>
              <w:t>Code “&lt;Blank value&gt;” will be set for the member.</w:t>
            </w:r>
          </w:p>
          <w:p w14:paraId="20821379" w14:textId="77777777" w:rsidR="006D4D00" w:rsidRDefault="006D4D00" w:rsidP="006D4D00">
            <w:pPr>
              <w:pStyle w:val="ListParagraph"/>
              <w:rPr>
                <w:b/>
                <w:bCs/>
              </w:rPr>
            </w:pPr>
          </w:p>
          <w:p w14:paraId="3931CF51" w14:textId="77777777" w:rsidR="006D4D00" w:rsidRDefault="006D4D00" w:rsidP="006D4D00">
            <w:pPr>
              <w:pStyle w:val="ListParagraph"/>
              <w:rPr>
                <w:b/>
                <w:bCs/>
              </w:rPr>
            </w:pPr>
          </w:p>
          <w:p w14:paraId="46EB1F68" w14:textId="77777777" w:rsidR="006D4D00" w:rsidRDefault="006D4D00" w:rsidP="006D4D00">
            <w:pPr>
              <w:pStyle w:val="ListParagraph"/>
            </w:pPr>
            <w:r w:rsidRPr="00D23057">
              <w:rPr>
                <w:b/>
                <w:bCs/>
              </w:rPr>
              <w:t xml:space="preserve">Example </w:t>
            </w:r>
            <w:r>
              <w:rPr>
                <w:b/>
                <w:bCs/>
              </w:rPr>
              <w:t>2</w:t>
            </w:r>
            <w:r>
              <w:t>: An application exists in the HIX system.</w:t>
            </w:r>
          </w:p>
          <w:p w14:paraId="4520AF79" w14:textId="77777777" w:rsidR="006D4D00" w:rsidRDefault="006D4D00" w:rsidP="0079429D">
            <w:pPr>
              <w:pStyle w:val="ListParagraph"/>
              <w:numPr>
                <w:ilvl w:val="0"/>
                <w:numId w:val="719"/>
              </w:numPr>
            </w:pPr>
            <w:r>
              <w:t xml:space="preserve">John Doe’s Disability status from different disability sources:  </w:t>
            </w:r>
          </w:p>
          <w:p w14:paraId="11F894DE" w14:textId="77777777" w:rsidR="006D4D00" w:rsidRDefault="006D4D00" w:rsidP="0079429D">
            <w:pPr>
              <w:pStyle w:val="ListParagraph"/>
              <w:numPr>
                <w:ilvl w:val="1"/>
                <w:numId w:val="719"/>
              </w:numPr>
            </w:pPr>
            <w:r>
              <w:t>FDSH – False</w:t>
            </w:r>
          </w:p>
          <w:p w14:paraId="7015DF5C" w14:textId="766A3E3C" w:rsidR="003F1BDA" w:rsidRDefault="006D4D00" w:rsidP="0079429D">
            <w:pPr>
              <w:pStyle w:val="ListParagraph"/>
              <w:numPr>
                <w:ilvl w:val="1"/>
                <w:numId w:val="719"/>
              </w:numPr>
            </w:pPr>
            <w:r>
              <w:t xml:space="preserve">MA21 – NO (File received with code as NO) </w:t>
            </w:r>
          </w:p>
          <w:p w14:paraId="54EB8668" w14:textId="77777777" w:rsidR="00416C2D" w:rsidRDefault="00416C2D" w:rsidP="0079429D">
            <w:pPr>
              <w:pStyle w:val="ListParagraph"/>
              <w:numPr>
                <w:ilvl w:val="1"/>
                <w:numId w:val="719"/>
              </w:numPr>
            </w:pPr>
            <w:r>
              <w:t>Back-Office – Not Disabled</w:t>
            </w:r>
          </w:p>
          <w:p w14:paraId="6A9017D9" w14:textId="77777777" w:rsidR="00416C2D" w:rsidRDefault="00416C2D" w:rsidP="0079429D">
            <w:pPr>
              <w:pStyle w:val="ListParagraph"/>
              <w:numPr>
                <w:ilvl w:val="0"/>
                <w:numId w:val="719"/>
              </w:numPr>
            </w:pPr>
            <w:r>
              <w:t>Code “NO” will be set for the member.</w:t>
            </w:r>
          </w:p>
          <w:p w14:paraId="34EFD865" w14:textId="77777777" w:rsidR="00416C2D" w:rsidRDefault="00416C2D" w:rsidP="00416C2D">
            <w:pPr>
              <w:pStyle w:val="ListParagraph"/>
              <w:rPr>
                <w:b/>
                <w:bCs/>
              </w:rPr>
            </w:pPr>
          </w:p>
          <w:p w14:paraId="704D5821" w14:textId="77777777" w:rsidR="00416C2D" w:rsidRDefault="00416C2D" w:rsidP="00416C2D">
            <w:pPr>
              <w:pStyle w:val="ListParagraph"/>
              <w:rPr>
                <w:b/>
                <w:bCs/>
              </w:rPr>
            </w:pPr>
          </w:p>
          <w:p w14:paraId="623AE817" w14:textId="77777777" w:rsidR="00416C2D" w:rsidRDefault="00416C2D" w:rsidP="00416C2D">
            <w:pPr>
              <w:pStyle w:val="ListParagraph"/>
            </w:pPr>
            <w:r w:rsidRPr="00D23057">
              <w:rPr>
                <w:b/>
                <w:bCs/>
              </w:rPr>
              <w:t xml:space="preserve">Example </w:t>
            </w:r>
            <w:r>
              <w:rPr>
                <w:b/>
                <w:bCs/>
              </w:rPr>
              <w:t>3</w:t>
            </w:r>
            <w:r>
              <w:t>: An application exists in the HIX system.</w:t>
            </w:r>
          </w:p>
          <w:p w14:paraId="08E6AF2C" w14:textId="77777777" w:rsidR="00416C2D" w:rsidRDefault="00416C2D" w:rsidP="0079429D">
            <w:pPr>
              <w:pStyle w:val="ListParagraph"/>
              <w:numPr>
                <w:ilvl w:val="0"/>
                <w:numId w:val="719"/>
              </w:numPr>
            </w:pPr>
            <w:r>
              <w:t xml:space="preserve">John Doe’s Disability status from different disability sources:  </w:t>
            </w:r>
          </w:p>
          <w:p w14:paraId="14DAE548" w14:textId="77777777" w:rsidR="00416C2D" w:rsidRDefault="00416C2D" w:rsidP="0079429D">
            <w:pPr>
              <w:pStyle w:val="ListParagraph"/>
              <w:numPr>
                <w:ilvl w:val="1"/>
                <w:numId w:val="719"/>
              </w:numPr>
            </w:pPr>
            <w:r>
              <w:t>FDSH – Not Available</w:t>
            </w:r>
          </w:p>
          <w:p w14:paraId="2C9ABAC6" w14:textId="77777777" w:rsidR="00416C2D" w:rsidRDefault="00416C2D" w:rsidP="0079429D">
            <w:pPr>
              <w:pStyle w:val="ListParagraph"/>
              <w:numPr>
                <w:ilvl w:val="1"/>
                <w:numId w:val="719"/>
              </w:numPr>
            </w:pPr>
            <w:r>
              <w:t xml:space="preserve">MA21 – Not Available (File not received) </w:t>
            </w:r>
          </w:p>
          <w:p w14:paraId="46FBF993" w14:textId="77777777" w:rsidR="00416C2D" w:rsidRDefault="00416C2D" w:rsidP="0079429D">
            <w:pPr>
              <w:pStyle w:val="ListParagraph"/>
              <w:numPr>
                <w:ilvl w:val="1"/>
                <w:numId w:val="719"/>
              </w:numPr>
            </w:pPr>
            <w:r>
              <w:t>Back-Office – BL</w:t>
            </w:r>
          </w:p>
          <w:p w14:paraId="4BA2465B" w14:textId="77777777" w:rsidR="00416C2D" w:rsidRDefault="00416C2D" w:rsidP="0079429D">
            <w:pPr>
              <w:pStyle w:val="ListParagraph"/>
              <w:numPr>
                <w:ilvl w:val="0"/>
                <w:numId w:val="719"/>
              </w:numPr>
            </w:pPr>
            <w:r>
              <w:t>Code “BL” will be set for the member.</w:t>
            </w:r>
          </w:p>
          <w:p w14:paraId="2B71F59D" w14:textId="77777777" w:rsidR="00416C2D" w:rsidRDefault="00416C2D" w:rsidP="00416C2D">
            <w:pPr>
              <w:pStyle w:val="ListParagraph"/>
              <w:rPr>
                <w:b/>
                <w:bCs/>
              </w:rPr>
            </w:pPr>
          </w:p>
          <w:p w14:paraId="4DE858BB" w14:textId="77777777" w:rsidR="00416C2D" w:rsidRDefault="00416C2D" w:rsidP="00416C2D">
            <w:pPr>
              <w:pStyle w:val="ListParagraph"/>
              <w:rPr>
                <w:b/>
                <w:bCs/>
              </w:rPr>
            </w:pPr>
          </w:p>
          <w:p w14:paraId="65A0EFD3" w14:textId="77777777" w:rsidR="00416C2D" w:rsidRDefault="00416C2D" w:rsidP="00416C2D">
            <w:pPr>
              <w:pStyle w:val="ListParagraph"/>
            </w:pPr>
            <w:r w:rsidRPr="00D23057">
              <w:rPr>
                <w:b/>
                <w:bCs/>
              </w:rPr>
              <w:t xml:space="preserve">Example </w:t>
            </w:r>
            <w:r>
              <w:rPr>
                <w:b/>
                <w:bCs/>
              </w:rPr>
              <w:t>4</w:t>
            </w:r>
            <w:r>
              <w:t>: An application exists in the HIX system.</w:t>
            </w:r>
          </w:p>
          <w:p w14:paraId="6A1D4F16" w14:textId="77777777" w:rsidR="00416C2D" w:rsidRDefault="00416C2D" w:rsidP="0079429D">
            <w:pPr>
              <w:pStyle w:val="ListParagraph"/>
              <w:numPr>
                <w:ilvl w:val="0"/>
                <w:numId w:val="719"/>
              </w:numPr>
            </w:pPr>
            <w:r>
              <w:t xml:space="preserve">John Doe’s Disability status from different disability sources:  </w:t>
            </w:r>
          </w:p>
          <w:p w14:paraId="016FEC3E" w14:textId="77777777" w:rsidR="00416C2D" w:rsidRDefault="00416C2D" w:rsidP="0079429D">
            <w:pPr>
              <w:pStyle w:val="ListParagraph"/>
              <w:numPr>
                <w:ilvl w:val="1"/>
                <w:numId w:val="719"/>
              </w:numPr>
            </w:pPr>
            <w:r>
              <w:t>FDSH – Not Available</w:t>
            </w:r>
          </w:p>
          <w:p w14:paraId="3DC6B38E" w14:textId="77777777" w:rsidR="00416C2D" w:rsidRDefault="00416C2D" w:rsidP="0079429D">
            <w:pPr>
              <w:pStyle w:val="ListParagraph"/>
              <w:numPr>
                <w:ilvl w:val="1"/>
                <w:numId w:val="719"/>
              </w:numPr>
            </w:pPr>
            <w:r>
              <w:t xml:space="preserve">MA21 – Not Available (File not received) </w:t>
            </w:r>
          </w:p>
          <w:p w14:paraId="0AE32ECC" w14:textId="77777777" w:rsidR="00416C2D" w:rsidRDefault="00416C2D" w:rsidP="0079429D">
            <w:pPr>
              <w:pStyle w:val="ListParagraph"/>
              <w:numPr>
                <w:ilvl w:val="1"/>
                <w:numId w:val="719"/>
              </w:numPr>
            </w:pPr>
            <w:r>
              <w:t>Back-Office – Not Disabled</w:t>
            </w:r>
          </w:p>
          <w:p w14:paraId="48870FBE" w14:textId="77777777" w:rsidR="00416C2D" w:rsidRDefault="00416C2D" w:rsidP="0079429D">
            <w:pPr>
              <w:pStyle w:val="ListParagraph"/>
              <w:numPr>
                <w:ilvl w:val="0"/>
                <w:numId w:val="719"/>
              </w:numPr>
            </w:pPr>
            <w:r>
              <w:t>Code “&lt;Blank value&gt;” will be set for the member.</w:t>
            </w:r>
          </w:p>
          <w:p w14:paraId="0073B861" w14:textId="77777777" w:rsidR="00416C2D" w:rsidRDefault="00416C2D" w:rsidP="00416C2D">
            <w:pPr>
              <w:pStyle w:val="ListParagraph"/>
              <w:spacing w:after="160" w:line="259" w:lineRule="auto"/>
            </w:pPr>
          </w:p>
          <w:p w14:paraId="7275183C" w14:textId="77777777" w:rsidR="00416C2D" w:rsidRDefault="00416C2D" w:rsidP="00416C2D">
            <w:pPr>
              <w:pStyle w:val="ListParagraph"/>
              <w:rPr>
                <w:b/>
                <w:bCs/>
              </w:rPr>
            </w:pPr>
          </w:p>
          <w:p w14:paraId="112F9C14" w14:textId="77777777" w:rsidR="00416C2D" w:rsidRDefault="00416C2D" w:rsidP="00416C2D">
            <w:pPr>
              <w:pStyle w:val="ListParagraph"/>
            </w:pPr>
            <w:r w:rsidRPr="00D23057">
              <w:rPr>
                <w:b/>
                <w:bCs/>
              </w:rPr>
              <w:t xml:space="preserve">Example </w:t>
            </w:r>
            <w:r>
              <w:rPr>
                <w:b/>
                <w:bCs/>
              </w:rPr>
              <w:t>5</w:t>
            </w:r>
            <w:r>
              <w:t>: An application exists in the HIX system.</w:t>
            </w:r>
          </w:p>
          <w:p w14:paraId="6A836808" w14:textId="77777777" w:rsidR="00416C2D" w:rsidRDefault="00416C2D" w:rsidP="0079429D">
            <w:pPr>
              <w:pStyle w:val="ListParagraph"/>
              <w:numPr>
                <w:ilvl w:val="0"/>
                <w:numId w:val="719"/>
              </w:numPr>
            </w:pPr>
            <w:r>
              <w:lastRenderedPageBreak/>
              <w:t xml:space="preserve">John Doe’s Disability status from different disability sources:  </w:t>
            </w:r>
          </w:p>
          <w:p w14:paraId="4E3AE0A9" w14:textId="77777777" w:rsidR="00416C2D" w:rsidRDefault="00416C2D" w:rsidP="0079429D">
            <w:pPr>
              <w:pStyle w:val="ListParagraph"/>
              <w:numPr>
                <w:ilvl w:val="1"/>
                <w:numId w:val="719"/>
              </w:numPr>
            </w:pPr>
            <w:r>
              <w:t>FDSH – Not Available</w:t>
            </w:r>
          </w:p>
          <w:p w14:paraId="43C9807F" w14:textId="77777777" w:rsidR="00416C2D" w:rsidRDefault="00416C2D" w:rsidP="0079429D">
            <w:pPr>
              <w:pStyle w:val="ListParagraph"/>
              <w:numPr>
                <w:ilvl w:val="1"/>
                <w:numId w:val="719"/>
              </w:numPr>
            </w:pPr>
            <w:r>
              <w:t>MA21 – BL</w:t>
            </w:r>
          </w:p>
          <w:p w14:paraId="24535E75" w14:textId="77777777" w:rsidR="00416C2D" w:rsidRDefault="00416C2D" w:rsidP="0079429D">
            <w:pPr>
              <w:pStyle w:val="ListParagraph"/>
              <w:numPr>
                <w:ilvl w:val="1"/>
                <w:numId w:val="719"/>
              </w:numPr>
            </w:pPr>
            <w:r>
              <w:t xml:space="preserve">Agent portal overrides the MA21 data to mark member as “Not Disabled” using the override option in the Disability Information Screen </w:t>
            </w:r>
          </w:p>
          <w:p w14:paraId="2D5B6B92" w14:textId="77777777" w:rsidR="00416C2D" w:rsidRDefault="00416C2D" w:rsidP="0079429D">
            <w:pPr>
              <w:pStyle w:val="ListParagraph"/>
              <w:numPr>
                <w:ilvl w:val="0"/>
                <w:numId w:val="719"/>
              </w:numPr>
            </w:pPr>
            <w:r>
              <w:t>Code “No” will be set for the member.</w:t>
            </w:r>
          </w:p>
          <w:p w14:paraId="273A9B4E" w14:textId="77777777" w:rsidR="00416C2D" w:rsidRDefault="00416C2D" w:rsidP="00416C2D">
            <w:pPr>
              <w:pStyle w:val="ListParagraph"/>
              <w:spacing w:after="160" w:line="259" w:lineRule="auto"/>
            </w:pPr>
          </w:p>
          <w:p w14:paraId="0E64BBF5" w14:textId="77777777" w:rsidR="00416C2D" w:rsidRDefault="00416C2D" w:rsidP="00416C2D">
            <w:pPr>
              <w:pStyle w:val="ListParagraph"/>
              <w:rPr>
                <w:rFonts w:asciiTheme="majorHAnsi" w:eastAsiaTheme="majorEastAsia" w:hAnsiTheme="majorHAnsi" w:cstheme="majorBidi"/>
                <w:color w:val="1E443A" w:themeColor="accent1" w:themeShade="BF"/>
                <w:sz w:val="26"/>
                <w:szCs w:val="26"/>
              </w:rPr>
            </w:pPr>
          </w:p>
          <w:p w14:paraId="498B5775" w14:textId="77777777" w:rsidR="00416C2D" w:rsidRDefault="00416C2D" w:rsidP="00416C2D">
            <w:pPr>
              <w:pStyle w:val="ListParagraph"/>
            </w:pPr>
            <w:r w:rsidRPr="00D23057">
              <w:rPr>
                <w:b/>
                <w:bCs/>
              </w:rPr>
              <w:t xml:space="preserve">Example </w:t>
            </w:r>
            <w:r>
              <w:rPr>
                <w:b/>
                <w:bCs/>
              </w:rPr>
              <w:t>6</w:t>
            </w:r>
            <w:r>
              <w:t>: An application exists in the HIX system.</w:t>
            </w:r>
          </w:p>
          <w:p w14:paraId="01A6F8DA" w14:textId="77777777" w:rsidR="00416C2D" w:rsidRDefault="00416C2D" w:rsidP="0079429D">
            <w:pPr>
              <w:pStyle w:val="ListParagraph"/>
              <w:numPr>
                <w:ilvl w:val="0"/>
                <w:numId w:val="719"/>
              </w:numPr>
            </w:pPr>
            <w:r>
              <w:t xml:space="preserve">John Doe’s Disability status from different disability sources:  </w:t>
            </w:r>
          </w:p>
          <w:p w14:paraId="7DA57266" w14:textId="77777777" w:rsidR="00416C2D" w:rsidRDefault="00416C2D" w:rsidP="0079429D">
            <w:pPr>
              <w:pStyle w:val="ListParagraph"/>
              <w:numPr>
                <w:ilvl w:val="1"/>
                <w:numId w:val="719"/>
              </w:numPr>
            </w:pPr>
            <w:r>
              <w:t>FDSH – Not Available</w:t>
            </w:r>
          </w:p>
          <w:p w14:paraId="4F229D87" w14:textId="77777777" w:rsidR="00416C2D" w:rsidRDefault="00416C2D" w:rsidP="0079429D">
            <w:pPr>
              <w:pStyle w:val="ListParagraph"/>
              <w:numPr>
                <w:ilvl w:val="1"/>
                <w:numId w:val="719"/>
              </w:numPr>
            </w:pPr>
            <w:r>
              <w:t xml:space="preserve">MA21 – NO </w:t>
            </w:r>
          </w:p>
          <w:p w14:paraId="7E022DC3" w14:textId="77777777" w:rsidR="00416C2D" w:rsidRDefault="00416C2D" w:rsidP="0079429D">
            <w:pPr>
              <w:pStyle w:val="ListParagraph"/>
              <w:numPr>
                <w:ilvl w:val="1"/>
                <w:numId w:val="719"/>
              </w:numPr>
            </w:pPr>
            <w:r>
              <w:t>Back-Office – BL</w:t>
            </w:r>
          </w:p>
          <w:p w14:paraId="34A29D5B" w14:textId="77777777" w:rsidR="00416C2D" w:rsidRDefault="00416C2D" w:rsidP="0079429D">
            <w:pPr>
              <w:pStyle w:val="ListParagraph"/>
              <w:numPr>
                <w:ilvl w:val="0"/>
                <w:numId w:val="719"/>
              </w:numPr>
            </w:pPr>
            <w:r>
              <w:t>Code “BL” will be set for the member.</w:t>
            </w:r>
          </w:p>
          <w:p w14:paraId="7108468A" w14:textId="77777777" w:rsidR="005903EC" w:rsidRPr="004342C6" w:rsidRDefault="005903EC" w:rsidP="00E11C6E">
            <w:pPr>
              <w:rPr>
                <w:rFonts w:cs="Arial"/>
              </w:rPr>
            </w:pPr>
          </w:p>
        </w:tc>
      </w:tr>
      <w:tr w:rsidR="00E11C6E" w:rsidRPr="004342C6" w14:paraId="1B969270" w14:textId="77777777" w:rsidTr="7002B805">
        <w:trPr>
          <w:trHeight w:val="314"/>
        </w:trPr>
        <w:tc>
          <w:tcPr>
            <w:tcW w:w="2379" w:type="dxa"/>
            <w:shd w:val="clear" w:color="auto" w:fill="FFFFFF" w:themeFill="background1"/>
          </w:tcPr>
          <w:p w14:paraId="2C11B83A" w14:textId="392EAB9A"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lastRenderedPageBreak/>
              <w:t>MA21DIS.FR.02.002</w:t>
            </w:r>
          </w:p>
        </w:tc>
        <w:tc>
          <w:tcPr>
            <w:tcW w:w="6891" w:type="dxa"/>
            <w:shd w:val="clear" w:color="auto" w:fill="FFFFFF" w:themeFill="background1"/>
          </w:tcPr>
          <w:p w14:paraId="72E6159D" w14:textId="5838719E" w:rsidR="00E11C6E" w:rsidRPr="004342C6" w:rsidRDefault="00E11C6E" w:rsidP="00E11C6E">
            <w:pPr>
              <w:rPr>
                <w:rFonts w:cs="Arial"/>
              </w:rPr>
            </w:pPr>
            <w:r w:rsidRPr="004342C6">
              <w:rPr>
                <w:rFonts w:cs="Arial"/>
              </w:rPr>
              <w:t xml:space="preserve">The system will re-determine the eligibility of the application if the application is not part of the exclusion criteria and meets at least one of </w:t>
            </w:r>
            <w:r w:rsidR="007D2C0A">
              <w:rPr>
                <w:rFonts w:cs="Arial"/>
              </w:rPr>
              <w:t xml:space="preserve">the </w:t>
            </w:r>
            <w:r w:rsidRPr="004342C6">
              <w:rPr>
                <w:rFonts w:cs="Arial"/>
              </w:rPr>
              <w:t>following conditions:</w:t>
            </w:r>
          </w:p>
          <w:p w14:paraId="235B7499" w14:textId="77777777" w:rsidR="00E11C6E" w:rsidRPr="004342C6" w:rsidRDefault="00E11C6E" w:rsidP="006B5DCC">
            <w:pPr>
              <w:ind w:left="720"/>
              <w:rPr>
                <w:rFonts w:cs="Arial"/>
              </w:rPr>
            </w:pPr>
            <w:r w:rsidRPr="004342C6">
              <w:rPr>
                <w:rFonts w:cs="Arial"/>
              </w:rPr>
              <w:t>a) Member's disability status changed corresponding to disability hierarchy rules.</w:t>
            </w:r>
          </w:p>
          <w:p w14:paraId="3ED56528" w14:textId="2A6A26F3" w:rsidR="00E11C6E" w:rsidRPr="004342C6" w:rsidRDefault="00E11C6E" w:rsidP="006B5DCC">
            <w:pPr>
              <w:ind w:left="720"/>
              <w:rPr>
                <w:rFonts w:cs="Arial"/>
              </w:rPr>
            </w:pPr>
            <w:r w:rsidRPr="004342C6">
              <w:rPr>
                <w:rFonts w:cs="Arial"/>
              </w:rPr>
              <w:t xml:space="preserve">b) Member's disability code changed corresponding to disability hierarchy rules. </w:t>
            </w:r>
          </w:p>
        </w:tc>
      </w:tr>
      <w:tr w:rsidR="00E11C6E" w:rsidRPr="004342C6" w14:paraId="070F596B" w14:textId="77777777" w:rsidTr="7002B805">
        <w:trPr>
          <w:trHeight w:val="314"/>
        </w:trPr>
        <w:tc>
          <w:tcPr>
            <w:tcW w:w="2379" w:type="dxa"/>
            <w:shd w:val="clear" w:color="auto" w:fill="FFFFFF" w:themeFill="background1"/>
          </w:tcPr>
          <w:p w14:paraId="37CF0B24" w14:textId="23E69553"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t>MA21DIS.FR.02.003</w:t>
            </w:r>
          </w:p>
        </w:tc>
        <w:tc>
          <w:tcPr>
            <w:tcW w:w="6891" w:type="dxa"/>
            <w:shd w:val="clear" w:color="auto" w:fill="FFFFFF" w:themeFill="background1"/>
          </w:tcPr>
          <w:p w14:paraId="5FFB53E9" w14:textId="77777777" w:rsidR="00E11C6E" w:rsidRPr="004342C6" w:rsidRDefault="00E11C6E" w:rsidP="00E11C6E">
            <w:pPr>
              <w:contextualSpacing w:val="0"/>
              <w:rPr>
                <w:rFonts w:eastAsia="Times New Roman" w:cs="Arial"/>
                <w:color w:val="000000"/>
              </w:rPr>
            </w:pPr>
            <w:r w:rsidRPr="004342C6">
              <w:rPr>
                <w:rFonts w:eastAsia="Times New Roman" w:cs="Arial"/>
                <w:color w:val="000000"/>
              </w:rPr>
              <w:t>The system will exclude the applications from the re-determination if any of the below conditions are satisfied.</w:t>
            </w:r>
          </w:p>
          <w:p w14:paraId="47CF0BC7" w14:textId="77777777" w:rsidR="00E11C6E" w:rsidRPr="004342C6" w:rsidRDefault="00E11C6E" w:rsidP="00320B54">
            <w:pPr>
              <w:pStyle w:val="ListParagraph"/>
              <w:numPr>
                <w:ilvl w:val="0"/>
                <w:numId w:val="236"/>
              </w:numPr>
              <w:rPr>
                <w:rFonts w:cs="Arial"/>
              </w:rPr>
            </w:pPr>
            <w:r w:rsidRPr="004342C6">
              <w:rPr>
                <w:rFonts w:cs="Arial"/>
              </w:rPr>
              <w:t xml:space="preserve">Applications with MH Renewals </w:t>
            </w:r>
            <w:r w:rsidRPr="004342C6">
              <w:rPr>
                <w:rFonts w:eastAsia="Times New Roman" w:cs="Arial"/>
                <w:color w:val="000000"/>
              </w:rPr>
              <w:t>(</w:t>
            </w:r>
            <w:r w:rsidRPr="004342C6">
              <w:rPr>
                <w:rFonts w:cs="Arial"/>
              </w:rPr>
              <w:t>including MH Admin Review Renewal, MH Express Lane Renewal, MH Non-Auto Renewal, MH Auto Renewal</w:t>
            </w:r>
            <w:r w:rsidRPr="004342C6">
              <w:rPr>
                <w:rFonts w:eastAsia="Times New Roman" w:cs="Arial"/>
                <w:color w:val="000000"/>
              </w:rPr>
              <w:t xml:space="preserve">) </w:t>
            </w:r>
            <w:r w:rsidRPr="004342C6">
              <w:rPr>
                <w:rFonts w:cs="Arial"/>
              </w:rPr>
              <w:t xml:space="preserve">initiated. </w:t>
            </w:r>
          </w:p>
          <w:p w14:paraId="6D03ADFA" w14:textId="774C0AF7" w:rsidR="00E11C6E" w:rsidRPr="004342C6" w:rsidRDefault="00E11C6E" w:rsidP="00320B54">
            <w:pPr>
              <w:pStyle w:val="ListParagraph"/>
              <w:numPr>
                <w:ilvl w:val="0"/>
                <w:numId w:val="236"/>
              </w:numPr>
              <w:rPr>
                <w:rFonts w:cs="Arial"/>
              </w:rPr>
            </w:pPr>
            <w:r w:rsidRPr="004342C6">
              <w:rPr>
                <w:rFonts w:cs="Arial"/>
              </w:rPr>
              <w:t>Applications with PDM initiated.</w:t>
            </w:r>
          </w:p>
          <w:p w14:paraId="1CEB39A6" w14:textId="6C17EE73" w:rsidR="00E11C6E" w:rsidRPr="004342C6" w:rsidRDefault="00E11C6E" w:rsidP="00320B54">
            <w:pPr>
              <w:pStyle w:val="ListParagraph"/>
              <w:numPr>
                <w:ilvl w:val="0"/>
                <w:numId w:val="236"/>
              </w:numPr>
              <w:rPr>
                <w:rFonts w:cs="Arial"/>
              </w:rPr>
            </w:pPr>
            <w:r w:rsidRPr="004342C6">
              <w:rPr>
                <w:rFonts w:cs="Arial"/>
              </w:rPr>
              <w:t>Applications where Preliminary eligibility is not finalized as part of CCA and Mixed Household Renewals.</w:t>
            </w:r>
          </w:p>
        </w:tc>
      </w:tr>
      <w:tr w:rsidR="00E11C6E" w:rsidRPr="004342C6" w14:paraId="35BC45B7" w14:textId="77777777" w:rsidTr="7002B805">
        <w:trPr>
          <w:trHeight w:val="314"/>
        </w:trPr>
        <w:tc>
          <w:tcPr>
            <w:tcW w:w="2379" w:type="dxa"/>
            <w:shd w:val="clear" w:color="auto" w:fill="FFFFFF" w:themeFill="background1"/>
          </w:tcPr>
          <w:p w14:paraId="02A6CA2B" w14:textId="4E922BEF"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t>MA21DIS.FR.02.004</w:t>
            </w:r>
          </w:p>
        </w:tc>
        <w:tc>
          <w:tcPr>
            <w:tcW w:w="6891" w:type="dxa"/>
            <w:shd w:val="clear" w:color="auto" w:fill="FFFFFF" w:themeFill="background1"/>
          </w:tcPr>
          <w:p w14:paraId="53A68154" w14:textId="684B4385" w:rsidR="00E11C6E" w:rsidRPr="004342C6" w:rsidRDefault="00E11C6E" w:rsidP="006B5DCC">
            <w:pPr>
              <w:rPr>
                <w:rFonts w:eastAsia="Times New Roman" w:cs="Arial"/>
                <w:color w:val="000000"/>
              </w:rPr>
            </w:pPr>
            <w:r w:rsidRPr="004342C6">
              <w:rPr>
                <w:rFonts w:cs="Arial"/>
              </w:rPr>
              <w:t xml:space="preserve">The system will update the status of </w:t>
            </w:r>
            <w:r w:rsidR="007D2C0A">
              <w:rPr>
                <w:rFonts w:cs="Arial"/>
              </w:rPr>
              <w:t xml:space="preserve">the </w:t>
            </w:r>
            <w:r w:rsidRPr="004342C6">
              <w:rPr>
                <w:rFonts w:cs="Arial"/>
              </w:rPr>
              <w:t xml:space="preserve">MA21 disability indicator on the “Disability Information” screen on the agent portal as per </w:t>
            </w:r>
            <w:r w:rsidR="007D2C0A">
              <w:rPr>
                <w:rFonts w:cs="Arial"/>
              </w:rPr>
              <w:t xml:space="preserve">the </w:t>
            </w:r>
            <w:r w:rsidRPr="004342C6">
              <w:rPr>
                <w:rFonts w:cs="Arial"/>
              </w:rPr>
              <w:t xml:space="preserve">latest disability information received from </w:t>
            </w:r>
            <w:r w:rsidR="007D2C0A">
              <w:rPr>
                <w:rFonts w:cs="Arial"/>
              </w:rPr>
              <w:t xml:space="preserve">the </w:t>
            </w:r>
            <w:r w:rsidRPr="004342C6">
              <w:rPr>
                <w:rFonts w:cs="Arial"/>
              </w:rPr>
              <w:t>MA21 disability file irrespective of if the upload process results in eligibility re-determination or not.</w:t>
            </w:r>
          </w:p>
        </w:tc>
      </w:tr>
      <w:tr w:rsidR="00A67882" w:rsidRPr="004342C6" w14:paraId="335B1FF8" w14:textId="77777777" w:rsidTr="7002B805">
        <w:trPr>
          <w:trHeight w:val="314"/>
        </w:trPr>
        <w:tc>
          <w:tcPr>
            <w:tcW w:w="2379" w:type="dxa"/>
            <w:shd w:val="clear" w:color="auto" w:fill="FFFFFF" w:themeFill="background1"/>
          </w:tcPr>
          <w:p w14:paraId="36265F1D" w14:textId="18713AB3" w:rsidR="00A67882" w:rsidRPr="004342C6" w:rsidRDefault="00A67882" w:rsidP="00A67882">
            <w:pPr>
              <w:contextualSpacing w:val="0"/>
              <w:jc w:val="center"/>
              <w:rPr>
                <w:rFonts w:eastAsia="Times New Roman" w:cs="Arial"/>
                <w:color w:val="000000"/>
              </w:rPr>
            </w:pPr>
            <w:r w:rsidRPr="004342C6">
              <w:rPr>
                <w:rFonts w:eastAsia="Times New Roman" w:cs="Arial"/>
                <w:color w:val="000000"/>
              </w:rPr>
              <w:t>MA21DIS.FR.02.005</w:t>
            </w:r>
          </w:p>
        </w:tc>
        <w:tc>
          <w:tcPr>
            <w:tcW w:w="6891" w:type="dxa"/>
            <w:shd w:val="clear" w:color="auto" w:fill="FFFFFF" w:themeFill="background1"/>
          </w:tcPr>
          <w:p w14:paraId="791B9CCB" w14:textId="1B52BDC3" w:rsidR="00A67882" w:rsidRPr="004342C6" w:rsidRDefault="00A67882" w:rsidP="00A67882">
            <w:pPr>
              <w:rPr>
                <w:rFonts w:eastAsia="Times New Roman" w:cs="Arial"/>
                <w:color w:val="000000"/>
              </w:rPr>
            </w:pPr>
            <w:r w:rsidRPr="004342C6">
              <w:rPr>
                <w:rFonts w:eastAsia="Times New Roman" w:cs="Arial"/>
                <w:color w:val="000000"/>
              </w:rPr>
              <w:t>The system will discard the in-progress eligibility and will re-determine the latest submitted eligibility if the application satisf</w:t>
            </w:r>
            <w:r w:rsidR="007D2C0A">
              <w:rPr>
                <w:rFonts w:eastAsia="Times New Roman" w:cs="Arial"/>
                <w:color w:val="000000"/>
              </w:rPr>
              <w:t>ies</w:t>
            </w:r>
            <w:r w:rsidRPr="004342C6">
              <w:rPr>
                <w:rFonts w:eastAsia="Times New Roman" w:cs="Arial"/>
                <w:color w:val="000000"/>
              </w:rPr>
              <w:t xml:space="preserve"> all the other criteria for the determination</w:t>
            </w:r>
            <w:r w:rsidR="007D2C0A">
              <w:rPr>
                <w:rFonts w:eastAsia="Times New Roman" w:cs="Arial"/>
                <w:color w:val="000000"/>
              </w:rPr>
              <w:t>,</w:t>
            </w:r>
            <w:r w:rsidRPr="004342C6">
              <w:rPr>
                <w:rFonts w:eastAsia="Times New Roman" w:cs="Arial"/>
                <w:color w:val="000000"/>
              </w:rPr>
              <w:t xml:space="preserve"> as mentioned in the above requirements.</w:t>
            </w:r>
          </w:p>
        </w:tc>
      </w:tr>
      <w:tr w:rsidR="00D1189C" w:rsidRPr="004342C6" w14:paraId="017006D6" w14:textId="77777777" w:rsidTr="7002B805">
        <w:trPr>
          <w:trHeight w:val="314"/>
        </w:trPr>
        <w:tc>
          <w:tcPr>
            <w:tcW w:w="2379" w:type="dxa"/>
            <w:shd w:val="clear" w:color="auto" w:fill="FFFFFF" w:themeFill="background1"/>
          </w:tcPr>
          <w:p w14:paraId="227714A8" w14:textId="129FD582" w:rsidR="00D1189C" w:rsidRPr="004342C6" w:rsidRDefault="00D1189C" w:rsidP="00A67882">
            <w:pPr>
              <w:contextualSpacing w:val="0"/>
              <w:jc w:val="center"/>
              <w:rPr>
                <w:rFonts w:eastAsia="Times New Roman" w:cs="Arial"/>
                <w:color w:val="000000"/>
              </w:rPr>
            </w:pPr>
            <w:r w:rsidRPr="00EB50F0">
              <w:t>CDR.PCS.01.002a</w:t>
            </w:r>
          </w:p>
        </w:tc>
        <w:tc>
          <w:tcPr>
            <w:tcW w:w="6891" w:type="dxa"/>
            <w:shd w:val="clear" w:color="auto" w:fill="FFFFFF" w:themeFill="background1"/>
          </w:tcPr>
          <w:p w14:paraId="61FC6BA1" w14:textId="77777777" w:rsidR="00D1189C" w:rsidRPr="00EB50F0" w:rsidRDefault="00D1189C" w:rsidP="00D1189C">
            <w:r w:rsidRPr="00EB50F0">
              <w:t>The system shall perform the following action for member(s) who are in the CDR process and meets the selection criteria for the batch process to update the member’s disability status in the Disability Information screen:</w:t>
            </w:r>
          </w:p>
          <w:p w14:paraId="2BB9E34B" w14:textId="77777777" w:rsidR="00D1189C" w:rsidRPr="00EB50F0" w:rsidRDefault="00D1189C" w:rsidP="00E74DAA">
            <w:pPr>
              <w:pStyle w:val="ListParagraph"/>
              <w:numPr>
                <w:ilvl w:val="0"/>
                <w:numId w:val="599"/>
              </w:numPr>
              <w:ind w:left="706"/>
              <w:contextualSpacing w:val="0"/>
            </w:pPr>
            <w:r w:rsidRPr="00EB50F0">
              <w:lastRenderedPageBreak/>
              <w:t>Mark member as ‘NOT disabled’ on radio button of ‘Disability Information’ screen.</w:t>
            </w:r>
          </w:p>
          <w:p w14:paraId="15518BFD" w14:textId="77777777" w:rsidR="00D1189C" w:rsidRPr="00EB50F0" w:rsidRDefault="00D1189C" w:rsidP="00E74DAA">
            <w:pPr>
              <w:pStyle w:val="ListParagraph"/>
              <w:numPr>
                <w:ilvl w:val="0"/>
                <w:numId w:val="599"/>
              </w:numPr>
              <w:ind w:left="706"/>
              <w:contextualSpacing w:val="0"/>
            </w:pPr>
            <w:r w:rsidRPr="00EB50F0">
              <w:t>Override the MA21 data match to consider member ‘Not disabled’ if MA21 data match was ‘Yes’.</w:t>
            </w:r>
          </w:p>
          <w:p w14:paraId="74743748" w14:textId="77777777" w:rsidR="00D1189C" w:rsidRPr="00EB50F0" w:rsidRDefault="00D1189C" w:rsidP="00D1189C"/>
          <w:p w14:paraId="2979C536" w14:textId="77777777" w:rsidR="00D1189C" w:rsidRPr="00EB50F0" w:rsidRDefault="00D1189C" w:rsidP="00D1189C">
            <w:r w:rsidRPr="00EB50F0">
              <w:rPr>
                <w:b/>
                <w:bCs/>
              </w:rPr>
              <w:t xml:space="preserve">Note: </w:t>
            </w:r>
            <w:r w:rsidRPr="00EB50F0">
              <w:t>The selection criteria for the batch process shall be custom and will not be part of the PRSD.</w:t>
            </w:r>
          </w:p>
          <w:p w14:paraId="4D604626" w14:textId="77777777" w:rsidR="00D1189C" w:rsidRPr="004342C6" w:rsidRDefault="00D1189C" w:rsidP="00A67882">
            <w:pPr>
              <w:rPr>
                <w:rFonts w:eastAsia="Times New Roman" w:cs="Arial"/>
                <w:color w:val="000000"/>
              </w:rPr>
            </w:pPr>
          </w:p>
        </w:tc>
      </w:tr>
      <w:tr w:rsidR="00D1189C" w:rsidRPr="004342C6" w14:paraId="713D1D82" w14:textId="77777777" w:rsidTr="7002B805">
        <w:trPr>
          <w:trHeight w:val="314"/>
        </w:trPr>
        <w:tc>
          <w:tcPr>
            <w:tcW w:w="2379" w:type="dxa"/>
            <w:shd w:val="clear" w:color="auto" w:fill="FFFFFF" w:themeFill="background1"/>
          </w:tcPr>
          <w:p w14:paraId="7EE0612A" w14:textId="2605C122" w:rsidR="00D1189C" w:rsidRPr="00EB50F0" w:rsidRDefault="00D1189C" w:rsidP="00A67882">
            <w:pPr>
              <w:contextualSpacing w:val="0"/>
              <w:jc w:val="center"/>
            </w:pPr>
            <w:r>
              <w:rPr>
                <w:color w:val="000000"/>
              </w:rPr>
              <w:lastRenderedPageBreak/>
              <w:t>CDR.PCS.01.002</w:t>
            </w:r>
          </w:p>
        </w:tc>
        <w:tc>
          <w:tcPr>
            <w:tcW w:w="6891" w:type="dxa"/>
            <w:shd w:val="clear" w:color="auto" w:fill="FFFFFF" w:themeFill="background1"/>
          </w:tcPr>
          <w:p w14:paraId="2E60CBA6" w14:textId="77777777" w:rsidR="00D1189C" w:rsidRPr="00EB50F0" w:rsidRDefault="00D1189C" w:rsidP="00D1189C">
            <w:r w:rsidRPr="00EB50F0">
              <w:t xml:space="preserve">The system shall systematically re-determine the eligibility when the member meets the selection criteria for the CDR redetermination batch process. </w:t>
            </w:r>
          </w:p>
          <w:p w14:paraId="52716164" w14:textId="77777777" w:rsidR="00D1189C" w:rsidRPr="00EB50F0" w:rsidRDefault="00D1189C" w:rsidP="00D1189C"/>
          <w:p w14:paraId="62B21B1C" w14:textId="77777777" w:rsidR="00D1189C" w:rsidRPr="00EB50F0" w:rsidRDefault="00D1189C" w:rsidP="00D1189C">
            <w:pPr>
              <w:rPr>
                <w:b/>
                <w:bCs/>
              </w:rPr>
            </w:pPr>
            <w:r w:rsidRPr="00EB50F0">
              <w:rPr>
                <w:b/>
                <w:bCs/>
              </w:rPr>
              <w:t xml:space="preserve">Note: </w:t>
            </w:r>
          </w:p>
          <w:p w14:paraId="65C6DC95" w14:textId="77777777" w:rsidR="00D1189C" w:rsidRPr="00EB50F0" w:rsidRDefault="00D1189C" w:rsidP="00E74DAA">
            <w:pPr>
              <w:pStyle w:val="ListParagraph"/>
              <w:numPr>
                <w:ilvl w:val="0"/>
                <w:numId w:val="600"/>
              </w:numPr>
              <w:contextualSpacing w:val="0"/>
              <w:rPr>
                <w:b/>
                <w:bCs/>
              </w:rPr>
            </w:pPr>
            <w:r w:rsidRPr="00EB50F0">
              <w:t xml:space="preserve">The application which will be selected i.e.(selection and exclusion criteria) for the CDR redetermination </w:t>
            </w:r>
            <w:r w:rsidRPr="00EB50F0">
              <w:rPr>
                <w:rFonts w:eastAsia="Times New Roman"/>
              </w:rPr>
              <w:t xml:space="preserve">batch process </w:t>
            </w:r>
            <w:r w:rsidRPr="00EB50F0">
              <w:t>shall be custom and will not be part of the PRSD. This selection criteria would be different than CDR.PCS.01.002a.</w:t>
            </w:r>
          </w:p>
          <w:p w14:paraId="1909310C" w14:textId="77777777" w:rsidR="00D1189C" w:rsidRPr="00EB50F0" w:rsidRDefault="00D1189C" w:rsidP="00E74DAA">
            <w:pPr>
              <w:pStyle w:val="ListParagraph"/>
              <w:numPr>
                <w:ilvl w:val="0"/>
                <w:numId w:val="600"/>
              </w:numPr>
              <w:contextualSpacing w:val="0"/>
            </w:pPr>
            <w:r w:rsidRPr="00EB50F0">
              <w:t xml:space="preserve">The </w:t>
            </w:r>
            <w:r w:rsidRPr="00EB50F0">
              <w:rPr>
                <w:rFonts w:cs="Arial"/>
              </w:rPr>
              <w:t>system shall systematically re-determine both the current year and renewal year eligibilities if the renewal year eligibility exists.</w:t>
            </w:r>
          </w:p>
          <w:p w14:paraId="00FC7C67" w14:textId="77777777" w:rsidR="00D1189C" w:rsidRPr="00EB50F0" w:rsidRDefault="00D1189C" w:rsidP="00D1189C"/>
        </w:tc>
      </w:tr>
      <w:tr w:rsidR="00D1189C" w:rsidRPr="004342C6" w14:paraId="235DD77F" w14:textId="77777777" w:rsidTr="7002B805">
        <w:trPr>
          <w:trHeight w:val="314"/>
        </w:trPr>
        <w:tc>
          <w:tcPr>
            <w:tcW w:w="2379" w:type="dxa"/>
            <w:shd w:val="clear" w:color="auto" w:fill="FFFFFF" w:themeFill="background1"/>
          </w:tcPr>
          <w:p w14:paraId="67396AA8" w14:textId="797932BF" w:rsidR="00D1189C" w:rsidRDefault="00D1189C" w:rsidP="00A67882">
            <w:pPr>
              <w:contextualSpacing w:val="0"/>
              <w:jc w:val="center"/>
              <w:rPr>
                <w:color w:val="000000"/>
              </w:rPr>
            </w:pPr>
            <w:r w:rsidRPr="00240080">
              <w:t>CDR.PCS.01.00</w:t>
            </w:r>
            <w:r>
              <w:t>4</w:t>
            </w:r>
          </w:p>
        </w:tc>
        <w:tc>
          <w:tcPr>
            <w:tcW w:w="6891" w:type="dxa"/>
            <w:shd w:val="clear" w:color="auto" w:fill="FFFFFF" w:themeFill="background1"/>
          </w:tcPr>
          <w:p w14:paraId="42EEEECC" w14:textId="77777777" w:rsidR="00D1189C" w:rsidRDefault="00D1189C" w:rsidP="00D1189C">
            <w:pPr>
              <w:rPr>
                <w:color w:val="000000"/>
              </w:rPr>
            </w:pPr>
            <w:r>
              <w:rPr>
                <w:color w:val="000000"/>
              </w:rPr>
              <w:t>The system shall use the manually overridden MA21 disability status as ‘Not Disabled’ for all the downstream processes and subsequent eligibilities.</w:t>
            </w:r>
          </w:p>
          <w:p w14:paraId="634BF1C2" w14:textId="77777777" w:rsidR="00D1189C" w:rsidRDefault="00D1189C" w:rsidP="00D1189C">
            <w:pPr>
              <w:rPr>
                <w:color w:val="000000"/>
              </w:rPr>
            </w:pPr>
          </w:p>
          <w:p w14:paraId="73867DA9" w14:textId="77777777" w:rsidR="00D1189C" w:rsidRDefault="00D1189C" w:rsidP="00D1189C">
            <w:pPr>
              <w:rPr>
                <w:b/>
                <w:bCs/>
                <w:color w:val="000000"/>
              </w:rPr>
            </w:pPr>
            <w:r>
              <w:rPr>
                <w:b/>
                <w:bCs/>
                <w:color w:val="000000"/>
              </w:rPr>
              <w:t xml:space="preserve">Note: </w:t>
            </w:r>
          </w:p>
          <w:p w14:paraId="098FA29A" w14:textId="77777777" w:rsidR="00D1189C" w:rsidRPr="00EC29D9" w:rsidRDefault="00D1189C" w:rsidP="00E74DAA">
            <w:pPr>
              <w:pStyle w:val="ListParagraph"/>
              <w:numPr>
                <w:ilvl w:val="0"/>
                <w:numId w:val="601"/>
              </w:numPr>
              <w:contextualSpacing w:val="0"/>
              <w:rPr>
                <w:color w:val="000000"/>
              </w:rPr>
            </w:pPr>
            <w:r w:rsidRPr="00EC29D9">
              <w:rPr>
                <w:color w:val="000000"/>
              </w:rPr>
              <w:t xml:space="preserve">The system shall </w:t>
            </w:r>
            <w:r>
              <w:rPr>
                <w:color w:val="000000"/>
              </w:rPr>
              <w:t>continue to</w:t>
            </w:r>
            <w:r w:rsidRPr="00EC29D9">
              <w:rPr>
                <w:color w:val="000000"/>
              </w:rPr>
              <w:t xml:space="preserve"> display the </w:t>
            </w:r>
            <w:r>
              <w:rPr>
                <w:color w:val="000000"/>
              </w:rPr>
              <w:t xml:space="preserve">existing </w:t>
            </w:r>
            <w:r w:rsidRPr="00EC29D9">
              <w:rPr>
                <w:color w:val="000000"/>
              </w:rPr>
              <w:t xml:space="preserve">MA21 </w:t>
            </w:r>
            <w:r>
              <w:rPr>
                <w:color w:val="000000"/>
              </w:rPr>
              <w:t xml:space="preserve">disabled </w:t>
            </w:r>
            <w:r w:rsidRPr="00EC29D9">
              <w:rPr>
                <w:color w:val="000000"/>
              </w:rPr>
              <w:t xml:space="preserve">status </w:t>
            </w:r>
            <w:r>
              <w:rPr>
                <w:color w:val="000000"/>
              </w:rPr>
              <w:t>as received</w:t>
            </w:r>
            <w:r w:rsidRPr="00EC29D9">
              <w:rPr>
                <w:color w:val="000000"/>
              </w:rPr>
              <w:t xml:space="preserve"> from the MA21 feed in the existing field. </w:t>
            </w:r>
          </w:p>
          <w:p w14:paraId="665D9821" w14:textId="77777777" w:rsidR="00D1189C" w:rsidRDefault="00D1189C" w:rsidP="00E74DAA">
            <w:pPr>
              <w:pStyle w:val="ListParagraph"/>
              <w:numPr>
                <w:ilvl w:val="0"/>
                <w:numId w:val="601"/>
              </w:numPr>
              <w:contextualSpacing w:val="0"/>
              <w:rPr>
                <w:color w:val="000000"/>
              </w:rPr>
            </w:pPr>
            <w:r>
              <w:rPr>
                <w:color w:val="000000"/>
              </w:rPr>
              <w:t>There is no change in the existing logic to do the re-determination based on MA21 data.</w:t>
            </w:r>
          </w:p>
          <w:p w14:paraId="2FA20DF2" w14:textId="77777777" w:rsidR="00D1189C" w:rsidRPr="006810A0" w:rsidRDefault="00D1189C" w:rsidP="00E74DAA">
            <w:pPr>
              <w:pStyle w:val="ListParagraph"/>
              <w:numPr>
                <w:ilvl w:val="0"/>
                <w:numId w:val="601"/>
              </w:numPr>
              <w:contextualSpacing w:val="0"/>
              <w:rPr>
                <w:color w:val="000000"/>
              </w:rPr>
            </w:pPr>
            <w:r w:rsidRPr="006810A0">
              <w:rPr>
                <w:color w:val="000000"/>
              </w:rPr>
              <w:t xml:space="preserve">Please refer to the </w:t>
            </w:r>
            <w:hyperlink w:anchor="_Appendices_1" w:history="1">
              <w:r w:rsidRPr="009C3B88">
                <w:rPr>
                  <w:rStyle w:val="Hyperlink"/>
                </w:rPr>
                <w:t>UISS</w:t>
              </w:r>
            </w:hyperlink>
            <w:r w:rsidRPr="006810A0">
              <w:rPr>
                <w:color w:val="000000"/>
              </w:rPr>
              <w:t xml:space="preserve"> sheet for more details.</w:t>
            </w:r>
          </w:p>
          <w:p w14:paraId="20BD9084" w14:textId="77777777" w:rsidR="00D1189C" w:rsidRPr="00EB50F0" w:rsidRDefault="00D1189C" w:rsidP="00D1189C"/>
        </w:tc>
      </w:tr>
    </w:tbl>
    <w:p w14:paraId="5EB4ED1E" w14:textId="77777777" w:rsidR="00150DDC" w:rsidRPr="004342C6" w:rsidRDefault="00150DDC" w:rsidP="00150DDC">
      <w:pPr>
        <w:pStyle w:val="Table"/>
        <w:rPr>
          <w:rFonts w:ascii="Arial" w:hAnsi="Arial" w:cs="Arial"/>
        </w:rPr>
      </w:pPr>
    </w:p>
    <w:p w14:paraId="5DF98E0F" w14:textId="77777777" w:rsidR="00150DDC" w:rsidRPr="004342C6" w:rsidRDefault="00150DDC" w:rsidP="00150DDC">
      <w:pPr>
        <w:pStyle w:val="Heading3"/>
        <w:numPr>
          <w:ilvl w:val="2"/>
          <w:numId w:val="13"/>
        </w:numPr>
        <w:rPr>
          <w:rFonts w:ascii="Arial" w:hAnsi="Arial" w:cs="Arial"/>
        </w:rPr>
      </w:pPr>
      <w:bookmarkStart w:id="355" w:name="_Toc94634511"/>
      <w:r w:rsidRPr="004342C6">
        <w:rPr>
          <w:rFonts w:ascii="Arial" w:hAnsi="Arial" w:cs="Arial"/>
        </w:rPr>
        <w:t>Transaction /SSO Information</w:t>
      </w:r>
      <w:bookmarkEnd w:id="355"/>
    </w:p>
    <w:p w14:paraId="49CBC072"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8A2BDF1" w14:textId="77777777" w:rsidR="00150DDC" w:rsidRPr="004342C6" w:rsidRDefault="00150DDC" w:rsidP="00150DDC">
      <w:pPr>
        <w:pStyle w:val="Heading3"/>
        <w:numPr>
          <w:ilvl w:val="2"/>
          <w:numId w:val="13"/>
        </w:numPr>
        <w:rPr>
          <w:rFonts w:ascii="Arial" w:hAnsi="Arial" w:cs="Arial"/>
        </w:rPr>
      </w:pPr>
      <w:bookmarkStart w:id="356" w:name="_Toc94634512"/>
      <w:r w:rsidRPr="004342C6">
        <w:rPr>
          <w:rFonts w:ascii="Arial" w:hAnsi="Arial" w:cs="Arial"/>
        </w:rPr>
        <w:t>Special Design Consideration</w:t>
      </w:r>
      <w:bookmarkEnd w:id="356"/>
    </w:p>
    <w:p w14:paraId="0A7E9DD1" w14:textId="77777777" w:rsidR="00C44DD0" w:rsidRPr="004342C6" w:rsidRDefault="00C44DD0" w:rsidP="00C44DD0">
      <w:pPr>
        <w:pStyle w:val="Hints"/>
        <w:spacing w:after="200"/>
        <w:ind w:left="360"/>
        <w:rPr>
          <w:rFonts w:eastAsiaTheme="minorHAnsi" w:cs="Arial"/>
          <w:color w:val="auto"/>
          <w:sz w:val="22"/>
          <w:szCs w:val="22"/>
        </w:rPr>
      </w:pPr>
      <w:r w:rsidRPr="004342C6">
        <w:rPr>
          <w:rFonts w:eastAsiaTheme="minorHAnsi" w:cs="Arial"/>
          <w:color w:val="auto"/>
          <w:sz w:val="22"/>
          <w:szCs w:val="22"/>
        </w:rPr>
        <w:t>Not Applicable</w:t>
      </w:r>
    </w:p>
    <w:p w14:paraId="43876FB3" w14:textId="77777777" w:rsidR="00150DDC" w:rsidRPr="004342C6" w:rsidRDefault="00150DDC" w:rsidP="00150DDC">
      <w:pPr>
        <w:pStyle w:val="Heading3"/>
        <w:numPr>
          <w:ilvl w:val="2"/>
          <w:numId w:val="13"/>
        </w:numPr>
        <w:rPr>
          <w:rFonts w:ascii="Arial" w:hAnsi="Arial" w:cs="Arial"/>
        </w:rPr>
      </w:pPr>
      <w:bookmarkStart w:id="357" w:name="_Toc94634513"/>
      <w:r w:rsidRPr="004342C6">
        <w:rPr>
          <w:rFonts w:ascii="Arial" w:hAnsi="Arial" w:cs="Arial"/>
        </w:rPr>
        <w:t>Acceptance Criteria</w:t>
      </w:r>
      <w:bookmarkEnd w:id="357"/>
    </w:p>
    <w:p w14:paraId="3DD4FB99" w14:textId="42FABC76" w:rsidR="00150DDC" w:rsidRPr="004342C6" w:rsidRDefault="00BF1D73" w:rsidP="00F725DA">
      <w:pPr>
        <w:pStyle w:val="ListParagraph"/>
        <w:numPr>
          <w:ilvl w:val="0"/>
          <w:numId w:val="152"/>
        </w:numPr>
        <w:contextualSpacing w:val="0"/>
        <w:rPr>
          <w:rFonts w:cs="Arial"/>
        </w:rPr>
      </w:pPr>
      <w:r w:rsidRPr="004342C6">
        <w:rPr>
          <w:rFonts w:cs="Arial"/>
        </w:rPr>
        <w:t>The system should work as per the flow, UI design, functional requirements, and special design considerations defined above in the use case.</w:t>
      </w:r>
    </w:p>
    <w:p w14:paraId="2EC4E0B1" w14:textId="77777777" w:rsidR="00150DDC" w:rsidRPr="004342C6" w:rsidRDefault="00150DDC" w:rsidP="00150DDC">
      <w:pPr>
        <w:contextualSpacing w:val="0"/>
        <w:rPr>
          <w:rFonts w:cs="Arial"/>
        </w:rPr>
      </w:pPr>
    </w:p>
    <w:p w14:paraId="51ECC469" w14:textId="77777777" w:rsidR="00150DDC" w:rsidRPr="004342C6" w:rsidRDefault="00150DDC" w:rsidP="00150DDC">
      <w:pPr>
        <w:contextualSpacing w:val="0"/>
        <w:rPr>
          <w:rFonts w:cs="Arial"/>
        </w:rPr>
      </w:pPr>
      <w:r w:rsidRPr="004342C6">
        <w:rPr>
          <w:rFonts w:cs="Arial"/>
        </w:rPr>
        <w:lastRenderedPageBreak/>
        <w:br w:type="page"/>
      </w:r>
    </w:p>
    <w:p w14:paraId="0F1B90E9" w14:textId="70D222C0" w:rsidR="00150DDC" w:rsidRPr="004342C6" w:rsidRDefault="00150DDC" w:rsidP="00DB6AEE">
      <w:pPr>
        <w:pStyle w:val="Heading2"/>
      </w:pPr>
      <w:bookmarkStart w:id="358" w:name="_Use_Case_Id:_2"/>
      <w:bookmarkStart w:id="359" w:name="_Toc94634514"/>
      <w:bookmarkEnd w:id="358"/>
      <w:r w:rsidRPr="004342C6">
        <w:lastRenderedPageBreak/>
        <w:t>Use Case Id: UC-</w:t>
      </w:r>
      <w:r w:rsidR="00553C32" w:rsidRPr="004342C6">
        <w:t>10</w:t>
      </w:r>
      <w:r w:rsidR="005D0AE7" w:rsidRPr="004342C6">
        <w:t xml:space="preserve"> MassHealth</w:t>
      </w:r>
      <w:r w:rsidRPr="004342C6">
        <w:t xml:space="preserve"> </w:t>
      </w:r>
      <w:r w:rsidR="005D0AE7" w:rsidRPr="004342C6">
        <w:t>Aid Category Determination</w:t>
      </w:r>
      <w:bookmarkEnd w:id="359"/>
    </w:p>
    <w:p w14:paraId="2F92F7DD" w14:textId="77777777" w:rsidR="00150DDC" w:rsidRPr="004342C6" w:rsidRDefault="00150DDC" w:rsidP="00150DDC">
      <w:pPr>
        <w:pStyle w:val="Heading3"/>
        <w:numPr>
          <w:ilvl w:val="2"/>
          <w:numId w:val="13"/>
        </w:numPr>
        <w:rPr>
          <w:rFonts w:ascii="Arial" w:hAnsi="Arial" w:cs="Arial"/>
        </w:rPr>
      </w:pPr>
      <w:bookmarkStart w:id="360" w:name="_Toc94634515"/>
      <w:r w:rsidRPr="004342C6">
        <w:rPr>
          <w:rFonts w:ascii="Arial" w:hAnsi="Arial" w:cs="Arial"/>
        </w:rPr>
        <w:t>Description</w:t>
      </w:r>
      <w:bookmarkEnd w:id="360"/>
    </w:p>
    <w:p w14:paraId="343BB320" w14:textId="01E4E982" w:rsidR="00150DDC" w:rsidRPr="004342C6" w:rsidRDefault="00150DDC" w:rsidP="00150DDC">
      <w:pPr>
        <w:ind w:left="450"/>
        <w:rPr>
          <w:rFonts w:cs="Arial"/>
        </w:rPr>
      </w:pPr>
      <w:r w:rsidRPr="004342C6">
        <w:rPr>
          <w:rFonts w:cs="Arial"/>
        </w:rPr>
        <w:t xml:space="preserve">This use case describes how </w:t>
      </w:r>
      <w:r w:rsidR="007D2C0A">
        <w:rPr>
          <w:rFonts w:cs="Arial"/>
        </w:rPr>
        <w:t xml:space="preserve">the </w:t>
      </w:r>
      <w:r w:rsidRPr="004342C6">
        <w:rPr>
          <w:rFonts w:cs="Arial"/>
        </w:rPr>
        <w:t>system</w:t>
      </w:r>
      <w:r w:rsidR="007D2C0A">
        <w:rPr>
          <w:rFonts w:cs="Arial"/>
        </w:rPr>
        <w:t xml:space="preserve"> will</w:t>
      </w:r>
      <w:r w:rsidRPr="004342C6">
        <w:rPr>
          <w:rFonts w:cs="Arial"/>
        </w:rPr>
        <w:t xml:space="preserve"> identify </w:t>
      </w:r>
      <w:r w:rsidR="005D0AE7" w:rsidRPr="004342C6">
        <w:rPr>
          <w:rFonts w:cs="Arial"/>
        </w:rPr>
        <w:t>MassHealth Aid Category f</w:t>
      </w:r>
      <w:r w:rsidR="00086F03" w:rsidRPr="004342C6">
        <w:rPr>
          <w:rFonts w:cs="Arial"/>
        </w:rPr>
        <w:t>or</w:t>
      </w:r>
      <w:r w:rsidR="005D0AE7" w:rsidRPr="004342C6">
        <w:rPr>
          <w:rFonts w:cs="Arial"/>
        </w:rPr>
        <w:t xml:space="preserve"> a member</w:t>
      </w:r>
      <w:r w:rsidR="00086F03" w:rsidRPr="004342C6">
        <w:rPr>
          <w:rFonts w:cs="Arial"/>
        </w:rPr>
        <w:t>.</w:t>
      </w:r>
    </w:p>
    <w:p w14:paraId="0B718A47" w14:textId="77777777" w:rsidR="005D0AE7" w:rsidRPr="004342C6" w:rsidRDefault="005D0AE7" w:rsidP="00150DDC">
      <w:pPr>
        <w:ind w:left="450"/>
        <w:rPr>
          <w:rFonts w:cs="Arial"/>
        </w:rPr>
      </w:pPr>
    </w:p>
    <w:p w14:paraId="7153A44B" w14:textId="77777777" w:rsidR="00150DDC" w:rsidRPr="004342C6" w:rsidRDefault="00150DDC" w:rsidP="00150DDC">
      <w:pPr>
        <w:pStyle w:val="Heading3"/>
        <w:numPr>
          <w:ilvl w:val="2"/>
          <w:numId w:val="13"/>
        </w:numPr>
        <w:rPr>
          <w:rFonts w:ascii="Arial" w:hAnsi="Arial" w:cs="Arial"/>
        </w:rPr>
      </w:pPr>
      <w:bookmarkStart w:id="361" w:name="_Toc94634516"/>
      <w:r w:rsidRPr="004342C6">
        <w:rPr>
          <w:rFonts w:ascii="Arial" w:hAnsi="Arial" w:cs="Arial"/>
        </w:rPr>
        <w:t>Related Use case</w:t>
      </w:r>
      <w:bookmarkEnd w:id="361"/>
      <w:r w:rsidRPr="004342C6">
        <w:rPr>
          <w:rFonts w:ascii="Arial" w:hAnsi="Arial" w:cs="Arial"/>
        </w:rPr>
        <w:t xml:space="preserve"> </w:t>
      </w:r>
    </w:p>
    <w:p w14:paraId="30D2D100" w14:textId="77777777" w:rsidR="00150DDC" w:rsidRPr="004342C6" w:rsidRDefault="00150DDC" w:rsidP="00150DDC">
      <w:pPr>
        <w:ind w:firstLine="450"/>
        <w:rPr>
          <w:rFonts w:cs="Arial"/>
        </w:rPr>
      </w:pPr>
      <w:r w:rsidRPr="004342C6">
        <w:rPr>
          <w:rFonts w:cs="Arial"/>
        </w:rPr>
        <w:t>Not applicable</w:t>
      </w:r>
    </w:p>
    <w:p w14:paraId="22A8BB4D" w14:textId="77777777" w:rsidR="00150DDC" w:rsidRPr="004342C6" w:rsidRDefault="00150DDC" w:rsidP="00150DDC">
      <w:pPr>
        <w:rPr>
          <w:rFonts w:cs="Arial"/>
        </w:rPr>
      </w:pPr>
      <w:r w:rsidRPr="004342C6">
        <w:rPr>
          <w:rFonts w:cs="Arial"/>
          <w:i/>
          <w:color w:val="00B050"/>
        </w:rPr>
        <w:t xml:space="preserve">  </w:t>
      </w:r>
    </w:p>
    <w:p w14:paraId="3E264BB2" w14:textId="77777777" w:rsidR="00150DDC" w:rsidRPr="004342C6" w:rsidRDefault="00150DDC" w:rsidP="00150DDC">
      <w:pPr>
        <w:pStyle w:val="Heading3"/>
        <w:numPr>
          <w:ilvl w:val="2"/>
          <w:numId w:val="13"/>
        </w:numPr>
        <w:rPr>
          <w:rFonts w:ascii="Arial" w:hAnsi="Arial" w:cs="Arial"/>
        </w:rPr>
      </w:pPr>
      <w:bookmarkStart w:id="362" w:name="_Toc94634517"/>
      <w:r w:rsidRPr="004342C6">
        <w:rPr>
          <w:rFonts w:ascii="Arial" w:hAnsi="Arial" w:cs="Arial"/>
        </w:rPr>
        <w:t>Actor(s)</w:t>
      </w:r>
      <w:bookmarkEnd w:id="362"/>
    </w:p>
    <w:p w14:paraId="5E32B385" w14:textId="77777777" w:rsidR="00150DDC" w:rsidRPr="004342C6" w:rsidRDefault="00150DDC" w:rsidP="001C1D81">
      <w:pPr>
        <w:pStyle w:val="ListParagraph"/>
        <w:numPr>
          <w:ilvl w:val="0"/>
          <w:numId w:val="55"/>
        </w:numPr>
        <w:ind w:left="810"/>
        <w:contextualSpacing w:val="0"/>
        <w:rPr>
          <w:rFonts w:cs="Arial"/>
        </w:rPr>
      </w:pPr>
      <w:r w:rsidRPr="004342C6">
        <w:rPr>
          <w:rFonts w:cs="Arial"/>
        </w:rPr>
        <w:t>HIX System</w:t>
      </w:r>
    </w:p>
    <w:p w14:paraId="5A1DD692" w14:textId="77777777" w:rsidR="00150DDC" w:rsidRPr="004342C6" w:rsidRDefault="00150DDC" w:rsidP="001C1D81">
      <w:pPr>
        <w:pStyle w:val="ListParagraph"/>
        <w:numPr>
          <w:ilvl w:val="0"/>
          <w:numId w:val="55"/>
        </w:numPr>
        <w:ind w:left="810"/>
        <w:contextualSpacing w:val="0"/>
        <w:rPr>
          <w:rFonts w:cs="Arial"/>
        </w:rPr>
      </w:pPr>
      <w:r w:rsidRPr="004342C6">
        <w:rPr>
          <w:rFonts w:cs="Arial"/>
        </w:rPr>
        <w:t>Individual User</w:t>
      </w:r>
    </w:p>
    <w:p w14:paraId="45BD9666" w14:textId="77777777" w:rsidR="00150DDC" w:rsidRPr="004342C6" w:rsidRDefault="00150DDC" w:rsidP="001C1D81">
      <w:pPr>
        <w:pStyle w:val="ListParagraph"/>
        <w:numPr>
          <w:ilvl w:val="0"/>
          <w:numId w:val="55"/>
        </w:numPr>
        <w:ind w:left="810"/>
        <w:contextualSpacing w:val="0"/>
        <w:rPr>
          <w:rFonts w:cs="Arial"/>
        </w:rPr>
      </w:pPr>
      <w:r w:rsidRPr="004342C6">
        <w:rPr>
          <w:rFonts w:cs="Arial"/>
        </w:rPr>
        <w:t xml:space="preserve">Assistor portal users </w:t>
      </w:r>
    </w:p>
    <w:p w14:paraId="153FAE75" w14:textId="77777777" w:rsidR="00150DDC" w:rsidRPr="004342C6" w:rsidRDefault="00150DDC" w:rsidP="007D2C0A">
      <w:pPr>
        <w:pStyle w:val="ListParagraph"/>
        <w:numPr>
          <w:ilvl w:val="0"/>
          <w:numId w:val="20"/>
        </w:numPr>
        <w:contextualSpacing w:val="0"/>
        <w:rPr>
          <w:rFonts w:cs="Arial"/>
        </w:rPr>
      </w:pPr>
      <w:r w:rsidRPr="004342C6">
        <w:rPr>
          <w:rFonts w:cs="Arial"/>
        </w:rPr>
        <w:t>CAC User</w:t>
      </w:r>
    </w:p>
    <w:p w14:paraId="47148B75" w14:textId="77777777" w:rsidR="00150DDC" w:rsidRPr="004342C6" w:rsidRDefault="00150DDC" w:rsidP="007D2C0A">
      <w:pPr>
        <w:pStyle w:val="ListParagraph"/>
        <w:numPr>
          <w:ilvl w:val="0"/>
          <w:numId w:val="20"/>
        </w:numPr>
        <w:contextualSpacing w:val="0"/>
        <w:rPr>
          <w:rFonts w:cs="Arial"/>
        </w:rPr>
      </w:pPr>
      <w:r w:rsidRPr="004342C6">
        <w:rPr>
          <w:rFonts w:cs="Arial"/>
        </w:rPr>
        <w:t>Navigator User</w:t>
      </w:r>
    </w:p>
    <w:p w14:paraId="7A36CFE2" w14:textId="77777777" w:rsidR="00150DDC" w:rsidRPr="004342C6" w:rsidRDefault="00150DDC" w:rsidP="001C1D81">
      <w:pPr>
        <w:pStyle w:val="ListParagraph"/>
        <w:numPr>
          <w:ilvl w:val="0"/>
          <w:numId w:val="55"/>
        </w:numPr>
        <w:ind w:left="810"/>
        <w:contextualSpacing w:val="0"/>
        <w:rPr>
          <w:rFonts w:cs="Arial"/>
        </w:rPr>
      </w:pPr>
      <w:r w:rsidRPr="004342C6">
        <w:rPr>
          <w:rFonts w:cs="Arial"/>
        </w:rPr>
        <w:t>The following Agent Portal User(s):</w:t>
      </w:r>
    </w:p>
    <w:p w14:paraId="23D1FCC7" w14:textId="77777777" w:rsidR="00150DDC" w:rsidRPr="004342C6" w:rsidRDefault="00150DDC" w:rsidP="007D2C0A">
      <w:pPr>
        <w:pStyle w:val="ListParagraph"/>
        <w:numPr>
          <w:ilvl w:val="0"/>
          <w:numId w:val="20"/>
        </w:numPr>
        <w:contextualSpacing w:val="0"/>
        <w:rPr>
          <w:rFonts w:cs="Arial"/>
        </w:rPr>
      </w:pPr>
      <w:r w:rsidRPr="004342C6">
        <w:rPr>
          <w:rFonts w:cs="Arial"/>
        </w:rPr>
        <w:t>Back Office User</w:t>
      </w:r>
    </w:p>
    <w:p w14:paraId="49DB1285" w14:textId="77777777" w:rsidR="00150DDC" w:rsidRPr="004342C6" w:rsidRDefault="00150DDC" w:rsidP="007D2C0A">
      <w:pPr>
        <w:pStyle w:val="ListParagraph"/>
        <w:numPr>
          <w:ilvl w:val="0"/>
          <w:numId w:val="20"/>
        </w:numPr>
        <w:contextualSpacing w:val="0"/>
        <w:rPr>
          <w:rFonts w:cs="Arial"/>
        </w:rPr>
      </w:pPr>
      <w:r w:rsidRPr="004342C6">
        <w:rPr>
          <w:rFonts w:cs="Arial"/>
        </w:rPr>
        <w:t>Super User/MED_BO User</w:t>
      </w:r>
    </w:p>
    <w:p w14:paraId="746242F1" w14:textId="77777777" w:rsidR="00150DDC" w:rsidRPr="004342C6" w:rsidRDefault="00150DDC" w:rsidP="007D2C0A">
      <w:pPr>
        <w:pStyle w:val="ListParagraph"/>
        <w:numPr>
          <w:ilvl w:val="0"/>
          <w:numId w:val="20"/>
        </w:numPr>
        <w:contextualSpacing w:val="0"/>
        <w:rPr>
          <w:rFonts w:cs="Arial"/>
        </w:rPr>
      </w:pPr>
      <w:r w:rsidRPr="004342C6">
        <w:rPr>
          <w:rFonts w:cs="Arial"/>
        </w:rPr>
        <w:t>CSR User</w:t>
      </w:r>
    </w:p>
    <w:p w14:paraId="78AF1474" w14:textId="77777777" w:rsidR="00150DDC" w:rsidRPr="004342C6" w:rsidRDefault="00150DDC" w:rsidP="007D2C0A">
      <w:pPr>
        <w:pStyle w:val="ListParagraph"/>
        <w:numPr>
          <w:ilvl w:val="0"/>
          <w:numId w:val="20"/>
        </w:numPr>
        <w:contextualSpacing w:val="0"/>
        <w:rPr>
          <w:rFonts w:cs="Arial"/>
        </w:rPr>
      </w:pPr>
      <w:r w:rsidRPr="004342C6">
        <w:rPr>
          <w:rFonts w:cs="Arial"/>
        </w:rPr>
        <w:t>TPL User</w:t>
      </w:r>
    </w:p>
    <w:p w14:paraId="6FB09E8C" w14:textId="77777777" w:rsidR="00150DDC" w:rsidRPr="004342C6" w:rsidRDefault="00150DDC" w:rsidP="007D2C0A">
      <w:pPr>
        <w:pStyle w:val="ListParagraph"/>
        <w:numPr>
          <w:ilvl w:val="0"/>
          <w:numId w:val="20"/>
        </w:numPr>
        <w:contextualSpacing w:val="0"/>
        <w:rPr>
          <w:rFonts w:cs="Arial"/>
        </w:rPr>
      </w:pPr>
      <w:r w:rsidRPr="004342C6">
        <w:rPr>
          <w:rFonts w:cs="Arial"/>
        </w:rPr>
        <w:t>TPL Super User</w:t>
      </w:r>
    </w:p>
    <w:p w14:paraId="65BF5D2A" w14:textId="77777777" w:rsidR="00150DDC" w:rsidRPr="004342C6" w:rsidRDefault="00150DDC" w:rsidP="007D2C0A">
      <w:pPr>
        <w:pStyle w:val="ListParagraph"/>
        <w:numPr>
          <w:ilvl w:val="0"/>
          <w:numId w:val="20"/>
        </w:numPr>
        <w:contextualSpacing w:val="0"/>
        <w:rPr>
          <w:rFonts w:cs="Arial"/>
        </w:rPr>
      </w:pPr>
      <w:r w:rsidRPr="004342C6">
        <w:rPr>
          <w:rFonts w:cs="Arial"/>
        </w:rPr>
        <w:t>TPL_BO User</w:t>
      </w:r>
    </w:p>
    <w:p w14:paraId="7965FB48" w14:textId="77777777" w:rsidR="00150DDC" w:rsidRPr="004342C6" w:rsidRDefault="00150DDC" w:rsidP="007D2C0A">
      <w:pPr>
        <w:pStyle w:val="ListParagraph"/>
        <w:numPr>
          <w:ilvl w:val="0"/>
          <w:numId w:val="20"/>
        </w:numPr>
        <w:contextualSpacing w:val="0"/>
        <w:rPr>
          <w:rFonts w:cs="Arial"/>
        </w:rPr>
      </w:pPr>
      <w:r w:rsidRPr="004342C6">
        <w:rPr>
          <w:rFonts w:cs="Arial"/>
        </w:rPr>
        <w:t>Advanced CSR User</w:t>
      </w:r>
    </w:p>
    <w:p w14:paraId="5865EFFE" w14:textId="77777777" w:rsidR="00150DDC" w:rsidRPr="004342C6" w:rsidRDefault="00150DDC" w:rsidP="00150DDC">
      <w:pPr>
        <w:rPr>
          <w:rFonts w:cs="Arial"/>
        </w:rPr>
      </w:pPr>
      <w:r w:rsidRPr="004342C6">
        <w:rPr>
          <w:rFonts w:cs="Arial"/>
          <w:i/>
          <w:color w:val="00B050"/>
        </w:rPr>
        <w:t xml:space="preserve">  </w:t>
      </w:r>
    </w:p>
    <w:p w14:paraId="59B4C068" w14:textId="77777777" w:rsidR="00150DDC" w:rsidRPr="004342C6" w:rsidRDefault="00150DDC" w:rsidP="00150DDC">
      <w:pPr>
        <w:pStyle w:val="Heading3"/>
        <w:numPr>
          <w:ilvl w:val="2"/>
          <w:numId w:val="13"/>
        </w:numPr>
        <w:rPr>
          <w:rFonts w:ascii="Arial" w:hAnsi="Arial" w:cs="Arial"/>
        </w:rPr>
      </w:pPr>
      <w:bookmarkStart w:id="363" w:name="_Toc94634518"/>
      <w:r w:rsidRPr="004342C6">
        <w:rPr>
          <w:rFonts w:ascii="Arial" w:hAnsi="Arial" w:cs="Arial"/>
        </w:rPr>
        <w:t>Trigger(s)</w:t>
      </w:r>
      <w:bookmarkEnd w:id="363"/>
    </w:p>
    <w:p w14:paraId="0DFDE7A0" w14:textId="51B205D1" w:rsidR="00004265" w:rsidRPr="004342C6" w:rsidRDefault="00004265" w:rsidP="00320B54">
      <w:pPr>
        <w:pStyle w:val="ListParagraph"/>
        <w:numPr>
          <w:ilvl w:val="0"/>
          <w:numId w:val="313"/>
        </w:numPr>
        <w:contextualSpacing w:val="0"/>
        <w:rPr>
          <w:rFonts w:cs="Arial"/>
        </w:rPr>
      </w:pPr>
      <w:r w:rsidRPr="004342C6">
        <w:rPr>
          <w:rFonts w:cs="Arial"/>
        </w:rPr>
        <w:t>The individual/assistor/agent portal user submitted the application.</w:t>
      </w:r>
    </w:p>
    <w:p w14:paraId="60AB9261" w14:textId="080CB119" w:rsidR="00004265" w:rsidRPr="004342C6" w:rsidRDefault="00004265" w:rsidP="00320B54">
      <w:pPr>
        <w:pStyle w:val="ListParagraph"/>
        <w:numPr>
          <w:ilvl w:val="0"/>
          <w:numId w:val="313"/>
        </w:numPr>
        <w:contextualSpacing w:val="0"/>
        <w:rPr>
          <w:rFonts w:cs="Arial"/>
        </w:rPr>
      </w:pPr>
      <w:r w:rsidRPr="004342C6">
        <w:rPr>
          <w:rFonts w:cs="Arial"/>
        </w:rPr>
        <w:t>There is an eligibility determination through any of the proces</w:t>
      </w:r>
      <w:r w:rsidR="007D2C0A">
        <w:rPr>
          <w:rFonts w:cs="Arial"/>
        </w:rPr>
        <w:t>se</w:t>
      </w:r>
      <w:r w:rsidRPr="004342C6">
        <w:rPr>
          <w:rFonts w:cs="Arial"/>
        </w:rPr>
        <w:t>s</w:t>
      </w:r>
      <w:r w:rsidR="007D2C0A">
        <w:rPr>
          <w:rFonts w:cs="Arial"/>
        </w:rPr>
        <w:t>,</w:t>
      </w:r>
      <w:r w:rsidRPr="004342C6">
        <w:rPr>
          <w:rFonts w:cs="Arial"/>
        </w:rPr>
        <w:t xml:space="preserve"> i.e.</w:t>
      </w:r>
      <w:r w:rsidR="007D2C0A">
        <w:rPr>
          <w:rFonts w:cs="Arial"/>
        </w:rPr>
        <w:t>,</w:t>
      </w:r>
      <w:r w:rsidRPr="004342C6">
        <w:rPr>
          <w:rFonts w:cs="Arial"/>
        </w:rPr>
        <w:t xml:space="preserve"> Batch/BO determination, online SSAP flow, Renewals, PDM, eligibility RFI timeclock expiration. </w:t>
      </w:r>
    </w:p>
    <w:p w14:paraId="22BE629D" w14:textId="77777777" w:rsidR="00150DDC" w:rsidRPr="004342C6" w:rsidRDefault="00150DDC" w:rsidP="00150DDC">
      <w:pPr>
        <w:pStyle w:val="ListParagraph"/>
        <w:ind w:left="1080"/>
        <w:contextualSpacing w:val="0"/>
        <w:rPr>
          <w:rFonts w:cs="Arial"/>
        </w:rPr>
      </w:pPr>
    </w:p>
    <w:p w14:paraId="7CD9D4BB" w14:textId="77777777" w:rsidR="00150DDC" w:rsidRPr="004342C6" w:rsidRDefault="00150DDC" w:rsidP="00150DDC">
      <w:pPr>
        <w:pStyle w:val="Heading3"/>
        <w:numPr>
          <w:ilvl w:val="2"/>
          <w:numId w:val="13"/>
        </w:numPr>
        <w:rPr>
          <w:rFonts w:ascii="Arial" w:hAnsi="Arial" w:cs="Arial"/>
        </w:rPr>
      </w:pPr>
      <w:bookmarkStart w:id="364" w:name="_Toc94634519"/>
      <w:r w:rsidRPr="004342C6">
        <w:rPr>
          <w:rFonts w:ascii="Arial" w:hAnsi="Arial" w:cs="Arial"/>
        </w:rPr>
        <w:t>Precondition(s)</w:t>
      </w:r>
      <w:bookmarkEnd w:id="364"/>
    </w:p>
    <w:p w14:paraId="16515C7B" w14:textId="41E78BD4" w:rsidR="00150DDC" w:rsidRPr="004342C6" w:rsidRDefault="00073C4A" w:rsidP="00320B54">
      <w:pPr>
        <w:pStyle w:val="ListParagraph"/>
        <w:numPr>
          <w:ilvl w:val="0"/>
          <w:numId w:val="360"/>
        </w:numPr>
        <w:contextualSpacing w:val="0"/>
        <w:rPr>
          <w:rFonts w:cs="Arial"/>
        </w:rPr>
      </w:pPr>
      <w:r w:rsidRPr="004342C6">
        <w:rPr>
          <w:rFonts w:cs="Arial"/>
        </w:rPr>
        <w:t>The individual/assistor/agent portal user intends to create an application in the HIX system</w:t>
      </w:r>
      <w:r w:rsidR="00191F24" w:rsidRPr="004342C6">
        <w:rPr>
          <w:rFonts w:cs="Arial"/>
        </w:rPr>
        <w:t>.</w:t>
      </w:r>
    </w:p>
    <w:p w14:paraId="7CABC94D" w14:textId="77777777" w:rsidR="00073C4A" w:rsidRPr="004342C6" w:rsidRDefault="00073C4A" w:rsidP="00073C4A">
      <w:pPr>
        <w:pStyle w:val="ListParagraph"/>
        <w:ind w:left="1170"/>
        <w:contextualSpacing w:val="0"/>
        <w:rPr>
          <w:rFonts w:cs="Arial"/>
        </w:rPr>
      </w:pPr>
    </w:p>
    <w:p w14:paraId="4A558AA3" w14:textId="77777777" w:rsidR="00150DDC" w:rsidRPr="004342C6" w:rsidRDefault="00150DDC" w:rsidP="00150DDC">
      <w:pPr>
        <w:pStyle w:val="Heading3"/>
        <w:numPr>
          <w:ilvl w:val="2"/>
          <w:numId w:val="13"/>
        </w:numPr>
        <w:pBdr>
          <w:bottom w:val="single" w:sz="12" w:space="5" w:color="4C8B3F"/>
        </w:pBdr>
        <w:rPr>
          <w:rFonts w:ascii="Arial" w:hAnsi="Arial" w:cs="Arial"/>
        </w:rPr>
      </w:pPr>
      <w:bookmarkStart w:id="365" w:name="_Toc94634520"/>
      <w:r w:rsidRPr="004342C6">
        <w:rPr>
          <w:rFonts w:ascii="Arial" w:hAnsi="Arial" w:cs="Arial"/>
        </w:rPr>
        <w:t>Postcondition(s)</w:t>
      </w:r>
      <w:bookmarkEnd w:id="365"/>
    </w:p>
    <w:p w14:paraId="4EB472A5" w14:textId="1FC88CD7" w:rsidR="00150DDC" w:rsidRPr="004342C6" w:rsidRDefault="00150DDC" w:rsidP="00320B54">
      <w:pPr>
        <w:pStyle w:val="ListParagraph"/>
        <w:numPr>
          <w:ilvl w:val="0"/>
          <w:numId w:val="361"/>
        </w:numPr>
        <w:contextualSpacing w:val="0"/>
        <w:rPr>
          <w:rFonts w:cs="Arial"/>
        </w:rPr>
      </w:pPr>
      <w:r w:rsidRPr="004342C6">
        <w:rPr>
          <w:rFonts w:cs="Arial"/>
        </w:rPr>
        <w:t xml:space="preserve">Member is </w:t>
      </w:r>
      <w:r w:rsidR="005D0AE7" w:rsidRPr="004342C6">
        <w:rPr>
          <w:rFonts w:cs="Arial"/>
        </w:rPr>
        <w:t xml:space="preserve">eligible for the aid category as per </w:t>
      </w:r>
      <w:r w:rsidR="007D2C0A">
        <w:rPr>
          <w:rFonts w:cs="Arial"/>
        </w:rPr>
        <w:t xml:space="preserve">the </w:t>
      </w:r>
      <w:r w:rsidR="005D0AE7" w:rsidRPr="004342C6">
        <w:rPr>
          <w:rFonts w:cs="Arial"/>
        </w:rPr>
        <w:t>Aid category sheet</w:t>
      </w:r>
      <w:r w:rsidR="00191F24" w:rsidRPr="004342C6">
        <w:rPr>
          <w:rFonts w:cs="Arial"/>
        </w:rPr>
        <w:t>.</w:t>
      </w:r>
    </w:p>
    <w:p w14:paraId="55BE000D" w14:textId="6BCFD9C9" w:rsidR="00191F24" w:rsidRDefault="00191F24" w:rsidP="00191F24">
      <w:pPr>
        <w:contextualSpacing w:val="0"/>
        <w:rPr>
          <w:rFonts w:cs="Arial"/>
        </w:rPr>
      </w:pPr>
    </w:p>
    <w:p w14:paraId="1FE2F160" w14:textId="77777777" w:rsidR="007D2C0A" w:rsidRPr="004342C6" w:rsidRDefault="007D2C0A" w:rsidP="00191F24">
      <w:pPr>
        <w:contextualSpacing w:val="0"/>
        <w:rPr>
          <w:rFonts w:cs="Arial"/>
        </w:rPr>
      </w:pPr>
    </w:p>
    <w:p w14:paraId="2F8C8D1F" w14:textId="504F3347" w:rsidR="00191F24" w:rsidRDefault="00191F24" w:rsidP="00191F24">
      <w:pPr>
        <w:contextualSpacing w:val="0"/>
        <w:rPr>
          <w:rFonts w:cs="Arial"/>
        </w:rPr>
      </w:pPr>
    </w:p>
    <w:p w14:paraId="096F02C3" w14:textId="02C9AFC3" w:rsidR="004D6E93" w:rsidRDefault="004D6E93" w:rsidP="00191F24">
      <w:pPr>
        <w:contextualSpacing w:val="0"/>
        <w:rPr>
          <w:rFonts w:cs="Arial"/>
        </w:rPr>
      </w:pPr>
    </w:p>
    <w:p w14:paraId="0E6872CE" w14:textId="58090DB2" w:rsidR="004D6E93" w:rsidRDefault="004D6E93" w:rsidP="00191F24">
      <w:pPr>
        <w:contextualSpacing w:val="0"/>
        <w:rPr>
          <w:rFonts w:cs="Arial"/>
        </w:rPr>
      </w:pPr>
    </w:p>
    <w:p w14:paraId="6E5F53BB" w14:textId="5A1C269E" w:rsidR="004D6E93" w:rsidRDefault="004D6E93" w:rsidP="00191F24">
      <w:pPr>
        <w:contextualSpacing w:val="0"/>
        <w:rPr>
          <w:rFonts w:cs="Arial"/>
        </w:rPr>
      </w:pPr>
    </w:p>
    <w:p w14:paraId="1DB150E0" w14:textId="77777777" w:rsidR="00150DDC" w:rsidRPr="004342C6" w:rsidRDefault="00150DDC" w:rsidP="00150DDC">
      <w:pPr>
        <w:pStyle w:val="Heading3"/>
        <w:numPr>
          <w:ilvl w:val="2"/>
          <w:numId w:val="13"/>
        </w:numPr>
        <w:rPr>
          <w:rFonts w:ascii="Arial" w:hAnsi="Arial" w:cs="Arial"/>
        </w:rPr>
      </w:pPr>
      <w:bookmarkStart w:id="366" w:name="_Toc94634521"/>
      <w:r w:rsidRPr="004342C6">
        <w:rPr>
          <w:rFonts w:ascii="Arial" w:hAnsi="Arial" w:cs="Arial"/>
        </w:rPr>
        <w:lastRenderedPageBreak/>
        <w:t>Flow of Event(s)</w:t>
      </w:r>
      <w:bookmarkEnd w:id="366"/>
    </w:p>
    <w:p w14:paraId="367852E7" w14:textId="77777777" w:rsidR="00150DDC" w:rsidRPr="004342C6" w:rsidRDefault="00150DDC" w:rsidP="00150DDC">
      <w:pPr>
        <w:ind w:left="360"/>
        <w:rPr>
          <w:rFonts w:cs="Arial"/>
        </w:rPr>
      </w:pPr>
    </w:p>
    <w:p w14:paraId="4111443B" w14:textId="0CED348B" w:rsidR="00150DDC" w:rsidRPr="004342C6" w:rsidRDefault="00150DDC" w:rsidP="008071D4">
      <w:pPr>
        <w:pStyle w:val="Heading3"/>
        <w:numPr>
          <w:ilvl w:val="3"/>
          <w:numId w:val="13"/>
        </w:numPr>
        <w:tabs>
          <w:tab w:val="left" w:pos="1890"/>
        </w:tabs>
        <w:rPr>
          <w:rFonts w:ascii="Arial" w:hAnsi="Arial" w:cs="Arial"/>
        </w:rPr>
      </w:pPr>
      <w:bookmarkStart w:id="367" w:name="_Toc94634522"/>
      <w:r w:rsidRPr="004342C6">
        <w:rPr>
          <w:rFonts w:ascii="Arial" w:hAnsi="Arial" w:cs="Arial"/>
        </w:rPr>
        <w:t>Basic Flow</w:t>
      </w:r>
      <w:bookmarkEnd w:id="367"/>
    </w:p>
    <w:p w14:paraId="3ABF0E96" w14:textId="152FC208" w:rsidR="00150DDC" w:rsidRPr="004342C6" w:rsidRDefault="00DD5E22" w:rsidP="00320B54">
      <w:pPr>
        <w:pStyle w:val="ListParagraph"/>
        <w:numPr>
          <w:ilvl w:val="0"/>
          <w:numId w:val="385"/>
        </w:numPr>
        <w:ind w:left="1260"/>
        <w:contextualSpacing w:val="0"/>
        <w:rPr>
          <w:rFonts w:cs="Arial"/>
        </w:rPr>
      </w:pPr>
      <w:r w:rsidRPr="004342C6">
        <w:rPr>
          <w:rFonts w:cs="Arial"/>
        </w:rPr>
        <w:t xml:space="preserve">Precondition 6.10.5.1 </w:t>
      </w:r>
      <w:r w:rsidR="00004265" w:rsidRPr="004342C6">
        <w:rPr>
          <w:rFonts w:cs="Arial"/>
        </w:rPr>
        <w:t xml:space="preserve">applies. </w:t>
      </w:r>
    </w:p>
    <w:p w14:paraId="5AE484E5" w14:textId="73E9A0FA" w:rsidR="00004265" w:rsidRPr="004342C6" w:rsidRDefault="00004265" w:rsidP="00320B54">
      <w:pPr>
        <w:pStyle w:val="ListParagraph"/>
        <w:numPr>
          <w:ilvl w:val="0"/>
          <w:numId w:val="385"/>
        </w:numPr>
        <w:ind w:left="1260"/>
        <w:contextualSpacing w:val="0"/>
        <w:rPr>
          <w:rFonts w:cs="Arial"/>
        </w:rPr>
      </w:pPr>
      <w:r w:rsidRPr="004342C6">
        <w:rPr>
          <w:rFonts w:cs="Arial"/>
        </w:rPr>
        <w:t>The agent portal user/individual/assistor submits or resubmit</w:t>
      </w:r>
      <w:r w:rsidR="007D2C0A">
        <w:rPr>
          <w:rFonts w:cs="Arial"/>
        </w:rPr>
        <w:t>s</w:t>
      </w:r>
      <w:r w:rsidRPr="004342C6">
        <w:rPr>
          <w:rFonts w:cs="Arial"/>
        </w:rPr>
        <w:t xml:space="preserve"> the application</w:t>
      </w:r>
    </w:p>
    <w:p w14:paraId="4FB1764D" w14:textId="5B8F1F71" w:rsidR="00DD5E22" w:rsidRPr="004342C6" w:rsidRDefault="00DD5E22" w:rsidP="00320B54">
      <w:pPr>
        <w:pStyle w:val="ListParagraph"/>
        <w:numPr>
          <w:ilvl w:val="0"/>
          <w:numId w:val="385"/>
        </w:numPr>
        <w:ind w:left="1260"/>
        <w:contextualSpacing w:val="0"/>
        <w:rPr>
          <w:rFonts w:cs="Arial"/>
        </w:rPr>
      </w:pPr>
      <w:r w:rsidRPr="004342C6">
        <w:rPr>
          <w:rFonts w:cs="Arial"/>
        </w:rPr>
        <w:t xml:space="preserve">Members following details are identified. </w:t>
      </w:r>
    </w:p>
    <w:p w14:paraId="7635F502" w14:textId="77777777" w:rsidR="00DD5E22" w:rsidRPr="004342C6" w:rsidRDefault="00DD5E22" w:rsidP="00320B54">
      <w:pPr>
        <w:pStyle w:val="ListParagraph"/>
        <w:numPr>
          <w:ilvl w:val="1"/>
          <w:numId w:val="314"/>
        </w:numPr>
        <w:spacing w:after="160" w:line="259" w:lineRule="auto"/>
        <w:rPr>
          <w:rFonts w:cs="Arial"/>
          <w:lang w:eastAsia="en-IN"/>
        </w:rPr>
      </w:pPr>
      <w:r w:rsidRPr="004342C6">
        <w:rPr>
          <w:rFonts w:cs="Arial"/>
        </w:rPr>
        <w:t xml:space="preserve">Member </w:t>
      </w:r>
      <w:r w:rsidRPr="004342C6">
        <w:rPr>
          <w:rFonts w:cs="Arial"/>
          <w:lang w:eastAsia="en-IN"/>
        </w:rPr>
        <w:t>MAGI FPL</w:t>
      </w:r>
    </w:p>
    <w:p w14:paraId="0F05447E" w14:textId="77777777" w:rsidR="00DD5E22" w:rsidRPr="004342C6" w:rsidRDefault="00DD5E22" w:rsidP="00320B54">
      <w:pPr>
        <w:pStyle w:val="ListParagraph"/>
        <w:numPr>
          <w:ilvl w:val="1"/>
          <w:numId w:val="314"/>
        </w:numPr>
        <w:spacing w:after="160" w:line="259" w:lineRule="auto"/>
        <w:rPr>
          <w:rFonts w:cs="Arial"/>
          <w:lang w:eastAsia="en-IN"/>
        </w:rPr>
      </w:pPr>
      <w:r w:rsidRPr="004342C6">
        <w:rPr>
          <w:rFonts w:cs="Arial"/>
          <w:lang w:eastAsia="en-IN"/>
        </w:rPr>
        <w:t>Population Group</w:t>
      </w:r>
    </w:p>
    <w:p w14:paraId="58214580" w14:textId="77777777" w:rsidR="00DD5E22" w:rsidRPr="004342C6" w:rsidRDefault="00DD5E22" w:rsidP="00320B54">
      <w:pPr>
        <w:pStyle w:val="ListParagraph"/>
        <w:numPr>
          <w:ilvl w:val="1"/>
          <w:numId w:val="314"/>
        </w:numPr>
        <w:spacing w:after="160" w:line="259" w:lineRule="auto"/>
        <w:rPr>
          <w:rFonts w:cs="Arial"/>
          <w:lang w:eastAsia="en-IN"/>
        </w:rPr>
      </w:pPr>
      <w:r w:rsidRPr="004342C6">
        <w:rPr>
          <w:rFonts w:cs="Arial"/>
          <w:lang w:eastAsia="en-IN"/>
        </w:rPr>
        <w:t>Age</w:t>
      </w:r>
    </w:p>
    <w:p w14:paraId="0F743464" w14:textId="2AF67C46" w:rsidR="00DD5E22" w:rsidRPr="004342C6" w:rsidRDefault="00DD5E22" w:rsidP="00320B54">
      <w:pPr>
        <w:pStyle w:val="ListParagraph"/>
        <w:numPr>
          <w:ilvl w:val="1"/>
          <w:numId w:val="314"/>
        </w:numPr>
        <w:spacing w:after="160" w:line="259" w:lineRule="auto"/>
        <w:rPr>
          <w:rFonts w:cs="Arial"/>
          <w:lang w:eastAsia="en-IN"/>
        </w:rPr>
      </w:pPr>
      <w:r w:rsidRPr="004342C6">
        <w:rPr>
          <w:rFonts w:cs="Arial"/>
          <w:lang w:eastAsia="en-IN"/>
        </w:rPr>
        <w:t>Disability Status</w:t>
      </w:r>
    </w:p>
    <w:p w14:paraId="4D0A60A5" w14:textId="543A443C" w:rsidR="00086F03" w:rsidRPr="004342C6" w:rsidRDefault="00086F03" w:rsidP="00320B54">
      <w:pPr>
        <w:pStyle w:val="ListParagraph"/>
        <w:numPr>
          <w:ilvl w:val="1"/>
          <w:numId w:val="314"/>
        </w:numPr>
        <w:spacing w:after="160" w:line="259" w:lineRule="auto"/>
        <w:rPr>
          <w:rFonts w:cs="Arial"/>
          <w:lang w:eastAsia="en-IN"/>
        </w:rPr>
      </w:pPr>
      <w:r w:rsidRPr="004342C6">
        <w:rPr>
          <w:rFonts w:cs="Arial"/>
          <w:lang w:eastAsia="en-IN"/>
        </w:rPr>
        <w:t>MEC Information</w:t>
      </w:r>
    </w:p>
    <w:p w14:paraId="780AA196" w14:textId="77777777" w:rsidR="00DD5E22" w:rsidRPr="004342C6" w:rsidRDefault="00DD5E22" w:rsidP="00320B54">
      <w:pPr>
        <w:pStyle w:val="ListParagraph"/>
        <w:numPr>
          <w:ilvl w:val="1"/>
          <w:numId w:val="314"/>
        </w:numPr>
        <w:spacing w:after="160" w:line="259" w:lineRule="auto"/>
        <w:rPr>
          <w:rFonts w:cs="Arial"/>
          <w:lang w:eastAsia="en-IN"/>
        </w:rPr>
      </w:pPr>
      <w:r w:rsidRPr="004342C6">
        <w:rPr>
          <w:rFonts w:cs="Arial"/>
          <w:lang w:eastAsia="en-IN"/>
        </w:rPr>
        <w:t>Immigration Status</w:t>
      </w:r>
    </w:p>
    <w:p w14:paraId="077D95A3" w14:textId="4BE0BF18" w:rsidR="00DD5E22" w:rsidRPr="004342C6" w:rsidRDefault="00DD5E22" w:rsidP="00320B54">
      <w:pPr>
        <w:pStyle w:val="ListParagraph"/>
        <w:numPr>
          <w:ilvl w:val="0"/>
          <w:numId w:val="314"/>
        </w:numPr>
        <w:rPr>
          <w:rFonts w:cs="Arial"/>
        </w:rPr>
      </w:pPr>
      <w:r w:rsidRPr="004342C6">
        <w:rPr>
          <w:rFonts w:cs="Arial"/>
        </w:rPr>
        <w:t xml:space="preserve">Member’s aid category is determined. </w:t>
      </w:r>
    </w:p>
    <w:p w14:paraId="080FD5C9" w14:textId="77777777" w:rsidR="00DD5E22" w:rsidRPr="004342C6" w:rsidRDefault="00DD5E22" w:rsidP="00DD5E22">
      <w:pPr>
        <w:pStyle w:val="ListParagraph"/>
        <w:ind w:left="1170"/>
        <w:rPr>
          <w:rFonts w:cs="Arial"/>
        </w:rPr>
      </w:pPr>
    </w:p>
    <w:p w14:paraId="4E9F6B14" w14:textId="77777777" w:rsidR="00150DDC" w:rsidRPr="004342C6" w:rsidRDefault="00150DDC" w:rsidP="008071D4">
      <w:pPr>
        <w:pStyle w:val="Heading3"/>
        <w:numPr>
          <w:ilvl w:val="3"/>
          <w:numId w:val="13"/>
        </w:numPr>
        <w:tabs>
          <w:tab w:val="left" w:pos="1890"/>
        </w:tabs>
        <w:rPr>
          <w:rFonts w:ascii="Arial" w:hAnsi="Arial" w:cs="Arial"/>
        </w:rPr>
      </w:pPr>
      <w:bookmarkStart w:id="368" w:name="_Toc94634523"/>
      <w:r w:rsidRPr="004342C6">
        <w:rPr>
          <w:rFonts w:ascii="Arial" w:hAnsi="Arial" w:cs="Arial"/>
        </w:rPr>
        <w:t>Alternate Flow-1</w:t>
      </w:r>
      <w:bookmarkEnd w:id="368"/>
    </w:p>
    <w:p w14:paraId="2B66D94A" w14:textId="02085FDC" w:rsidR="00150DDC" w:rsidRPr="004342C6" w:rsidRDefault="00191F24" w:rsidP="00191F24">
      <w:pPr>
        <w:ind w:left="900"/>
        <w:rPr>
          <w:rFonts w:cs="Arial"/>
        </w:rPr>
      </w:pPr>
      <w:r w:rsidRPr="004342C6">
        <w:rPr>
          <w:rFonts w:cs="Arial"/>
        </w:rPr>
        <w:t>Not Applicable</w:t>
      </w:r>
    </w:p>
    <w:p w14:paraId="23AABAC9" w14:textId="77777777" w:rsidR="00150DDC" w:rsidRPr="004342C6" w:rsidRDefault="00150DDC" w:rsidP="00150DDC">
      <w:pPr>
        <w:rPr>
          <w:rFonts w:cs="Arial"/>
        </w:rPr>
      </w:pPr>
    </w:p>
    <w:p w14:paraId="67CC6EC2" w14:textId="77777777" w:rsidR="00150DDC" w:rsidRPr="004342C6" w:rsidRDefault="00150DDC" w:rsidP="00150DDC">
      <w:pPr>
        <w:pStyle w:val="Heading3"/>
        <w:numPr>
          <w:ilvl w:val="2"/>
          <w:numId w:val="13"/>
        </w:numPr>
        <w:rPr>
          <w:rFonts w:ascii="Arial" w:hAnsi="Arial" w:cs="Arial"/>
        </w:rPr>
      </w:pPr>
      <w:bookmarkStart w:id="369" w:name="_Toc94634524"/>
      <w:r w:rsidRPr="004342C6">
        <w:rPr>
          <w:rFonts w:ascii="Arial" w:hAnsi="Arial" w:cs="Arial"/>
        </w:rPr>
        <w:t>User Pages and Input</w:t>
      </w:r>
      <w:bookmarkEnd w:id="369"/>
    </w:p>
    <w:p w14:paraId="28C1FC18"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34F0E29C" w14:textId="77777777" w:rsidR="00150DDC" w:rsidRPr="004342C6" w:rsidRDefault="00150DDC" w:rsidP="00150DDC">
      <w:pPr>
        <w:pStyle w:val="Heading3"/>
        <w:numPr>
          <w:ilvl w:val="2"/>
          <w:numId w:val="13"/>
        </w:numPr>
        <w:rPr>
          <w:rFonts w:ascii="Arial" w:hAnsi="Arial" w:cs="Arial"/>
        </w:rPr>
      </w:pPr>
      <w:bookmarkStart w:id="370" w:name="_Toc94634525"/>
      <w:r w:rsidRPr="004342C6">
        <w:rPr>
          <w:rFonts w:ascii="Arial" w:hAnsi="Arial" w:cs="Arial"/>
        </w:rPr>
        <w:t>Functional Requirement(s)</w:t>
      </w:r>
      <w:bookmarkEnd w:id="370"/>
    </w:p>
    <w:p w14:paraId="02776D13" w14:textId="692AB1AE" w:rsidR="000B4789" w:rsidRPr="004342C6" w:rsidRDefault="000B4789" w:rsidP="00191F24">
      <w:pPr>
        <w:pStyle w:val="Caption"/>
        <w:keepNext/>
        <w:jc w:val="center"/>
        <w:rPr>
          <w:rFonts w:cs="Arial"/>
        </w:rPr>
      </w:pPr>
      <w:bookmarkStart w:id="371" w:name="_Toc94635010"/>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14</w:t>
      </w:r>
      <w:r w:rsidR="006F59E4" w:rsidRPr="004342C6">
        <w:rPr>
          <w:rFonts w:cs="Arial"/>
          <w:noProof/>
        </w:rPr>
        <w:fldChar w:fldCharType="end"/>
      </w:r>
      <w:r w:rsidRPr="004342C6">
        <w:rPr>
          <w:rFonts w:cs="Arial"/>
        </w:rPr>
        <w:t xml:space="preserve"> Functional Requirements – UC.10</w:t>
      </w:r>
      <w:bookmarkEnd w:id="371"/>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150DDC" w:rsidRPr="004342C6" w14:paraId="2885DDCF" w14:textId="77777777" w:rsidTr="00150DDC">
        <w:trPr>
          <w:trHeight w:val="300"/>
          <w:tblHeader/>
        </w:trPr>
        <w:tc>
          <w:tcPr>
            <w:tcW w:w="2246" w:type="dxa"/>
            <w:shd w:val="clear" w:color="auto" w:fill="4C8B3F" w:themeFill="background2"/>
            <w:vAlign w:val="center"/>
            <w:hideMark/>
          </w:tcPr>
          <w:p w14:paraId="5E14B4EF"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5B6E10C3"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150DDC" w:rsidRPr="004342C6" w14:paraId="61BFB1C4" w14:textId="77777777" w:rsidTr="00150DDC">
        <w:trPr>
          <w:trHeight w:val="314"/>
        </w:trPr>
        <w:tc>
          <w:tcPr>
            <w:tcW w:w="2246" w:type="dxa"/>
            <w:shd w:val="clear" w:color="000000" w:fill="FFFFFF"/>
          </w:tcPr>
          <w:p w14:paraId="329B274A" w14:textId="320EA683" w:rsidR="00150DDC" w:rsidRPr="004342C6" w:rsidRDefault="00150DDC" w:rsidP="00150DDC">
            <w:pPr>
              <w:contextualSpacing w:val="0"/>
              <w:jc w:val="center"/>
              <w:rPr>
                <w:rFonts w:eastAsia="Times New Roman" w:cs="Arial"/>
                <w:color w:val="000000"/>
              </w:rPr>
            </w:pPr>
            <w:r w:rsidRPr="004342C6">
              <w:rPr>
                <w:rFonts w:eastAsia="Times New Roman" w:cs="Arial"/>
                <w:color w:val="000000"/>
              </w:rPr>
              <w:t>MHPD.FR.0</w:t>
            </w:r>
            <w:r w:rsidR="00553C32" w:rsidRPr="004342C6">
              <w:rPr>
                <w:rFonts w:eastAsia="Times New Roman" w:cs="Arial"/>
                <w:color w:val="000000"/>
              </w:rPr>
              <w:t>10</w:t>
            </w:r>
            <w:r w:rsidRPr="004342C6">
              <w:rPr>
                <w:rFonts w:eastAsia="Times New Roman" w:cs="Arial"/>
                <w:color w:val="000000"/>
              </w:rPr>
              <w:t>.001</w:t>
            </w:r>
          </w:p>
        </w:tc>
        <w:tc>
          <w:tcPr>
            <w:tcW w:w="7024" w:type="dxa"/>
            <w:shd w:val="clear" w:color="000000" w:fill="FFFFFF"/>
          </w:tcPr>
          <w:p w14:paraId="4179772B" w14:textId="0BAA9975" w:rsidR="009F2155" w:rsidRPr="004342C6" w:rsidRDefault="009F2155" w:rsidP="009F2155">
            <w:pPr>
              <w:rPr>
                <w:rFonts w:cs="Arial"/>
                <w:lang w:eastAsia="en-IN"/>
              </w:rPr>
            </w:pPr>
            <w:r w:rsidRPr="004342C6">
              <w:rPr>
                <w:rFonts w:cs="Arial"/>
                <w:noProof/>
                <w:lang w:eastAsia="en-IN"/>
              </w:rPr>
              <w:t xml:space="preserve">The system shall </w:t>
            </w:r>
            <w:r w:rsidRPr="004342C6">
              <w:rPr>
                <w:rFonts w:cs="Arial"/>
                <w:lang w:eastAsia="en-IN"/>
              </w:rPr>
              <w:t xml:space="preserve">identify the Aid Categories based on the </w:t>
            </w:r>
            <w:r w:rsidRPr="004342C6">
              <w:rPr>
                <w:rFonts w:cs="Arial"/>
                <w:noProof/>
                <w:lang w:eastAsia="en-IN"/>
              </w:rPr>
              <w:t>following</w:t>
            </w:r>
            <w:r w:rsidRPr="004342C6">
              <w:rPr>
                <w:rFonts w:cs="Arial"/>
                <w:lang w:eastAsia="en-IN"/>
              </w:rPr>
              <w:t xml:space="preserve"> factors using </w:t>
            </w:r>
            <w:r w:rsidR="007D2C0A">
              <w:rPr>
                <w:rFonts w:cs="Arial"/>
                <w:lang w:eastAsia="en-IN"/>
              </w:rPr>
              <w:t xml:space="preserve">the </w:t>
            </w:r>
            <w:hyperlink w:anchor="_Toc511054668" w:history="1">
              <w:r w:rsidRPr="004342C6">
                <w:rPr>
                  <w:rStyle w:val="Hyperlink"/>
                  <w:rFonts w:cs="Arial"/>
                  <w:lang w:eastAsia="en-IN"/>
                </w:rPr>
                <w:t>Aid category sheet.</w:t>
              </w:r>
            </w:hyperlink>
          </w:p>
          <w:p w14:paraId="6BDD7C7E" w14:textId="77777777" w:rsidR="009F2155" w:rsidRPr="004342C6" w:rsidRDefault="009F2155" w:rsidP="001C1D81">
            <w:pPr>
              <w:pStyle w:val="ListParagraph"/>
              <w:numPr>
                <w:ilvl w:val="0"/>
                <w:numId w:val="56"/>
              </w:numPr>
              <w:spacing w:after="160" w:line="259" w:lineRule="auto"/>
              <w:rPr>
                <w:rFonts w:cs="Arial"/>
                <w:lang w:eastAsia="en-IN"/>
              </w:rPr>
            </w:pPr>
            <w:r w:rsidRPr="004342C6">
              <w:rPr>
                <w:rFonts w:cs="Arial"/>
                <w:lang w:eastAsia="en-IN"/>
              </w:rPr>
              <w:t>MAGI FPL</w:t>
            </w:r>
          </w:p>
          <w:p w14:paraId="2AFDDFBE" w14:textId="77777777" w:rsidR="009F2155" w:rsidRPr="004342C6" w:rsidRDefault="009F2155" w:rsidP="001C1D81">
            <w:pPr>
              <w:pStyle w:val="ListParagraph"/>
              <w:numPr>
                <w:ilvl w:val="0"/>
                <w:numId w:val="56"/>
              </w:numPr>
              <w:spacing w:after="160" w:line="259" w:lineRule="auto"/>
              <w:rPr>
                <w:rFonts w:cs="Arial"/>
                <w:lang w:eastAsia="en-IN"/>
              </w:rPr>
            </w:pPr>
            <w:r w:rsidRPr="004342C6">
              <w:rPr>
                <w:rFonts w:cs="Arial"/>
                <w:lang w:eastAsia="en-IN"/>
              </w:rPr>
              <w:t>Population Group</w:t>
            </w:r>
          </w:p>
          <w:p w14:paraId="687D3A23" w14:textId="77777777" w:rsidR="009F2155" w:rsidRPr="004342C6" w:rsidRDefault="009F2155" w:rsidP="001C1D81">
            <w:pPr>
              <w:pStyle w:val="ListParagraph"/>
              <w:numPr>
                <w:ilvl w:val="0"/>
                <w:numId w:val="56"/>
              </w:numPr>
              <w:spacing w:after="160" w:line="259" w:lineRule="auto"/>
              <w:rPr>
                <w:rFonts w:cs="Arial"/>
                <w:lang w:eastAsia="en-IN"/>
              </w:rPr>
            </w:pPr>
            <w:r w:rsidRPr="004342C6">
              <w:rPr>
                <w:rFonts w:cs="Arial"/>
                <w:lang w:eastAsia="en-IN"/>
              </w:rPr>
              <w:t>Age</w:t>
            </w:r>
          </w:p>
          <w:p w14:paraId="272C40CF" w14:textId="5A3A51F6" w:rsidR="009F2155" w:rsidRPr="004342C6" w:rsidRDefault="009F2155" w:rsidP="001C1D81">
            <w:pPr>
              <w:pStyle w:val="ListParagraph"/>
              <w:numPr>
                <w:ilvl w:val="0"/>
                <w:numId w:val="56"/>
              </w:numPr>
              <w:spacing w:after="160" w:line="259" w:lineRule="auto"/>
              <w:rPr>
                <w:rFonts w:cs="Arial"/>
                <w:lang w:eastAsia="en-IN"/>
              </w:rPr>
            </w:pPr>
            <w:r w:rsidRPr="004342C6">
              <w:rPr>
                <w:rFonts w:cs="Arial"/>
                <w:lang w:eastAsia="en-IN"/>
              </w:rPr>
              <w:t>Disability Status</w:t>
            </w:r>
          </w:p>
          <w:p w14:paraId="0A674255" w14:textId="1D206A2B" w:rsidR="00086F03" w:rsidRPr="004342C6" w:rsidRDefault="00086F03" w:rsidP="001C1D81">
            <w:pPr>
              <w:pStyle w:val="ListParagraph"/>
              <w:numPr>
                <w:ilvl w:val="0"/>
                <w:numId w:val="56"/>
              </w:numPr>
              <w:spacing w:after="160" w:line="259" w:lineRule="auto"/>
              <w:rPr>
                <w:rFonts w:cs="Arial"/>
                <w:lang w:eastAsia="en-IN"/>
              </w:rPr>
            </w:pPr>
            <w:r w:rsidRPr="004342C6">
              <w:rPr>
                <w:rFonts w:cs="Arial"/>
                <w:lang w:eastAsia="en-IN"/>
              </w:rPr>
              <w:t>MEC Information</w:t>
            </w:r>
          </w:p>
          <w:p w14:paraId="67BF14D9" w14:textId="77777777" w:rsidR="009F2155" w:rsidRPr="004342C6" w:rsidRDefault="009F2155" w:rsidP="001C1D81">
            <w:pPr>
              <w:pStyle w:val="ListParagraph"/>
              <w:numPr>
                <w:ilvl w:val="0"/>
                <w:numId w:val="56"/>
              </w:numPr>
              <w:spacing w:after="160" w:line="259" w:lineRule="auto"/>
              <w:rPr>
                <w:rFonts w:cs="Arial"/>
                <w:lang w:eastAsia="en-IN"/>
              </w:rPr>
            </w:pPr>
            <w:r w:rsidRPr="004342C6">
              <w:rPr>
                <w:rFonts w:cs="Arial"/>
                <w:lang w:eastAsia="en-IN"/>
              </w:rPr>
              <w:t>Immigration Status</w:t>
            </w:r>
          </w:p>
          <w:p w14:paraId="09D02AED" w14:textId="3D67668F" w:rsidR="00681A71" w:rsidRPr="004342C6" w:rsidRDefault="00681A71" w:rsidP="00150DDC">
            <w:pPr>
              <w:rPr>
                <w:rFonts w:cs="Arial"/>
              </w:rPr>
            </w:pPr>
            <w:r w:rsidRPr="004342C6">
              <w:rPr>
                <w:rFonts w:cs="Arial"/>
                <w:b/>
                <w:bCs/>
              </w:rPr>
              <w:t>Note</w:t>
            </w:r>
            <w:r w:rsidRPr="004342C6">
              <w:rPr>
                <w:rFonts w:cs="Arial"/>
              </w:rPr>
              <w:t>: Member can be eligible for multiple aid categories</w:t>
            </w:r>
            <w:r w:rsidR="007D2C0A">
              <w:rPr>
                <w:rFonts w:cs="Arial"/>
              </w:rPr>
              <w:t>,</w:t>
            </w:r>
            <w:r w:rsidRPr="004342C6">
              <w:rPr>
                <w:rFonts w:cs="Arial"/>
              </w:rPr>
              <w:t xml:space="preserve"> but aid category is assigned as per </w:t>
            </w:r>
            <w:r w:rsidR="007D2C0A">
              <w:rPr>
                <w:rFonts w:cs="Arial"/>
              </w:rPr>
              <w:t xml:space="preserve">the </w:t>
            </w:r>
            <w:r w:rsidRPr="004342C6">
              <w:rPr>
                <w:rFonts w:cs="Arial"/>
              </w:rPr>
              <w:t xml:space="preserve">Hierarchy rule mentioned in the Aid category sheet. </w:t>
            </w:r>
          </w:p>
          <w:p w14:paraId="60EC3BD1" w14:textId="16F9D795" w:rsidR="00681A71" w:rsidRPr="004342C6" w:rsidRDefault="00681A71" w:rsidP="00150DDC">
            <w:pPr>
              <w:rPr>
                <w:rFonts w:cs="Arial"/>
              </w:rPr>
            </w:pPr>
          </w:p>
        </w:tc>
      </w:tr>
      <w:tr w:rsidR="0036149A" w:rsidRPr="004342C6" w14:paraId="757080E0" w14:textId="77777777" w:rsidTr="00DD6608">
        <w:trPr>
          <w:trHeight w:val="314"/>
        </w:trPr>
        <w:tc>
          <w:tcPr>
            <w:tcW w:w="2246" w:type="dxa"/>
            <w:shd w:val="clear" w:color="000000" w:fill="FFFFFF"/>
            <w:vAlign w:val="center"/>
          </w:tcPr>
          <w:p w14:paraId="4F5E4990" w14:textId="09FCB9DD" w:rsidR="0036149A" w:rsidRPr="004342C6" w:rsidRDefault="0036149A" w:rsidP="0036149A">
            <w:pPr>
              <w:contextualSpacing w:val="0"/>
              <w:jc w:val="center"/>
              <w:rPr>
                <w:rFonts w:eastAsia="Times New Roman" w:cs="Arial"/>
                <w:color w:val="000000"/>
              </w:rPr>
            </w:pPr>
            <w:r w:rsidRPr="00846CA8">
              <w:rPr>
                <w:rFonts w:ascii="Calibri" w:hAnsi="Calibri" w:cs="Calibri"/>
                <w:color w:val="000000"/>
                <w:highlight w:val="yellow"/>
              </w:rPr>
              <w:t>QDP.PCS.01.004</w:t>
            </w:r>
          </w:p>
        </w:tc>
        <w:tc>
          <w:tcPr>
            <w:tcW w:w="7024" w:type="dxa"/>
            <w:shd w:val="clear" w:color="000000" w:fill="FFFFFF"/>
            <w:vAlign w:val="center"/>
          </w:tcPr>
          <w:p w14:paraId="3F730710" w14:textId="77777777" w:rsidR="0036149A" w:rsidRPr="00D16660" w:rsidRDefault="0036149A" w:rsidP="0036149A">
            <w:pPr>
              <w:jc w:val="both"/>
              <w:rPr>
                <w:rFonts w:ascii="Calibri" w:hAnsi="Calibri" w:cs="Calibri"/>
                <w:color w:val="000000"/>
              </w:rPr>
            </w:pPr>
            <w:r w:rsidRPr="00D16660">
              <w:rPr>
                <w:rFonts w:ascii="Calibri" w:hAnsi="Calibri" w:cs="Calibri"/>
                <w:color w:val="000000"/>
              </w:rPr>
              <w:t xml:space="preserve">The system </w:t>
            </w:r>
            <w:r>
              <w:rPr>
                <w:rFonts w:ascii="Calibri" w:hAnsi="Calibri" w:cs="Calibri"/>
                <w:color w:val="000000"/>
              </w:rPr>
              <w:t>shall c</w:t>
            </w:r>
            <w:r w:rsidRPr="00D16660">
              <w:rPr>
                <w:rFonts w:ascii="Calibri" w:hAnsi="Calibri" w:cs="Calibri"/>
                <w:color w:val="000000"/>
              </w:rPr>
              <w:t>onsider the member’s primary program as “</w:t>
            </w:r>
            <w:r>
              <w:rPr>
                <w:rFonts w:ascii="Calibri" w:hAnsi="Calibri" w:cs="Calibri"/>
                <w:color w:val="000000"/>
              </w:rPr>
              <w:t>Medicaid</w:t>
            </w:r>
            <w:r w:rsidRPr="00D16660">
              <w:rPr>
                <w:rFonts w:ascii="Calibri" w:hAnsi="Calibri" w:cs="Calibri"/>
                <w:color w:val="000000"/>
              </w:rPr>
              <w:t xml:space="preserve">” if the member is eligible for </w:t>
            </w:r>
            <w:r>
              <w:rPr>
                <w:rFonts w:ascii="Calibri" w:hAnsi="Calibri" w:cs="Calibri"/>
                <w:color w:val="000000"/>
              </w:rPr>
              <w:t>Medicaid (Member is</w:t>
            </w:r>
            <w:r w:rsidRPr="00D16660">
              <w:rPr>
                <w:rFonts w:ascii="Calibri" w:hAnsi="Calibri" w:cs="Calibri"/>
                <w:color w:val="000000"/>
              </w:rPr>
              <w:t xml:space="preserve"> eligible for Full/partial Medicaid</w:t>
            </w:r>
            <w:r>
              <w:rPr>
                <w:rFonts w:ascii="Calibri" w:hAnsi="Calibri" w:cs="Calibri"/>
                <w:color w:val="000000"/>
              </w:rPr>
              <w:t xml:space="preserve">/Medicaid pended) and eligible for </w:t>
            </w:r>
            <w:r w:rsidRPr="00D16660">
              <w:rPr>
                <w:rFonts w:ascii="Calibri" w:hAnsi="Calibri" w:cs="Calibri"/>
                <w:color w:val="000000"/>
              </w:rPr>
              <w:t>QDP</w:t>
            </w:r>
            <w:r>
              <w:rPr>
                <w:rFonts w:ascii="Calibri" w:hAnsi="Calibri" w:cs="Calibri"/>
                <w:color w:val="000000"/>
              </w:rPr>
              <w:t>.</w:t>
            </w:r>
          </w:p>
          <w:p w14:paraId="3AE2B7FF" w14:textId="77777777" w:rsidR="0036149A" w:rsidRDefault="0036149A" w:rsidP="0036149A">
            <w:pPr>
              <w:jc w:val="both"/>
              <w:rPr>
                <w:rFonts w:ascii="Calibri" w:hAnsi="Calibri" w:cs="Calibri"/>
                <w:color w:val="000000"/>
              </w:rPr>
            </w:pPr>
          </w:p>
          <w:p w14:paraId="26B97A8B" w14:textId="77777777" w:rsidR="0036149A" w:rsidRDefault="0036149A" w:rsidP="0036149A">
            <w:pPr>
              <w:jc w:val="both"/>
              <w:rPr>
                <w:rFonts w:ascii="Calibri" w:hAnsi="Calibri" w:cs="Calibri"/>
                <w:b/>
                <w:bCs/>
                <w:color w:val="000000"/>
              </w:rPr>
            </w:pPr>
            <w:r w:rsidRPr="00B957C5">
              <w:rPr>
                <w:rFonts w:ascii="Calibri" w:hAnsi="Calibri" w:cs="Calibri"/>
                <w:b/>
                <w:bCs/>
                <w:color w:val="000000"/>
              </w:rPr>
              <w:t>Example</w:t>
            </w:r>
            <w:r>
              <w:rPr>
                <w:rFonts w:ascii="Calibri" w:hAnsi="Calibri" w:cs="Calibri"/>
                <w:b/>
                <w:bCs/>
                <w:color w:val="000000"/>
              </w:rPr>
              <w:t xml:space="preserve">: Member is eligible for Medicaid and QDP </w:t>
            </w:r>
          </w:p>
          <w:p w14:paraId="349EF639" w14:textId="77777777" w:rsidR="0036149A" w:rsidRDefault="0036149A" w:rsidP="0079429D">
            <w:pPr>
              <w:pStyle w:val="ListParagraph"/>
              <w:numPr>
                <w:ilvl w:val="0"/>
                <w:numId w:val="713"/>
              </w:numPr>
              <w:contextualSpacing w:val="0"/>
              <w:rPr>
                <w:rFonts w:ascii="Calibri" w:hAnsi="Calibri" w:cs="Calibri"/>
                <w:color w:val="000000"/>
              </w:rPr>
            </w:pPr>
            <w:r w:rsidRPr="00DF1ECF">
              <w:rPr>
                <w:rFonts w:ascii="Calibri" w:hAnsi="Calibri" w:cs="Calibri"/>
                <w:color w:val="000000"/>
              </w:rPr>
              <w:lastRenderedPageBreak/>
              <w:t xml:space="preserve">Single member application is submitted such that member is eligible for Medicaid </w:t>
            </w:r>
            <w:r>
              <w:rPr>
                <w:rFonts w:ascii="Calibri" w:hAnsi="Calibri" w:cs="Calibri"/>
                <w:color w:val="000000"/>
              </w:rPr>
              <w:t>Standard</w:t>
            </w:r>
          </w:p>
          <w:p w14:paraId="5158A65F" w14:textId="77777777" w:rsidR="0036149A" w:rsidRDefault="0036149A" w:rsidP="0036149A">
            <w:pPr>
              <w:pStyle w:val="ListParagraph"/>
              <w:rPr>
                <w:rFonts w:ascii="Calibri" w:hAnsi="Calibri" w:cs="Calibri"/>
                <w:color w:val="000000"/>
              </w:rPr>
            </w:pPr>
            <w:r>
              <w:rPr>
                <w:rFonts w:ascii="Calibri" w:hAnsi="Calibri" w:cs="Calibri"/>
                <w:color w:val="000000"/>
              </w:rPr>
              <w:t>After Go Live of QDP</w:t>
            </w:r>
          </w:p>
          <w:p w14:paraId="50F37728" w14:textId="77777777" w:rsidR="0036149A" w:rsidRDefault="0036149A" w:rsidP="0079429D">
            <w:pPr>
              <w:pStyle w:val="ListParagraph"/>
              <w:numPr>
                <w:ilvl w:val="0"/>
                <w:numId w:val="713"/>
              </w:numPr>
              <w:contextualSpacing w:val="0"/>
              <w:rPr>
                <w:rFonts w:ascii="Calibri" w:hAnsi="Calibri" w:cs="Calibri"/>
                <w:color w:val="000000"/>
              </w:rPr>
            </w:pPr>
            <w:r>
              <w:rPr>
                <w:rFonts w:ascii="Calibri" w:hAnsi="Calibri" w:cs="Calibri"/>
                <w:color w:val="000000"/>
              </w:rPr>
              <w:t>Re-determination of eligibility is performed due to any process. Member is eligible for Medicaid standard and QDP.</w:t>
            </w:r>
          </w:p>
          <w:p w14:paraId="272F21E8" w14:textId="77777777" w:rsidR="0036149A" w:rsidRPr="00DF1ECF" w:rsidRDefault="0036149A" w:rsidP="0079429D">
            <w:pPr>
              <w:pStyle w:val="ListParagraph"/>
              <w:numPr>
                <w:ilvl w:val="0"/>
                <w:numId w:val="713"/>
              </w:numPr>
              <w:contextualSpacing w:val="0"/>
              <w:rPr>
                <w:rFonts w:ascii="Calibri" w:hAnsi="Calibri" w:cs="Calibri"/>
                <w:color w:val="000000"/>
              </w:rPr>
            </w:pPr>
            <w:r>
              <w:rPr>
                <w:rFonts w:ascii="Calibri" w:hAnsi="Calibri" w:cs="Calibri"/>
                <w:color w:val="000000"/>
              </w:rPr>
              <w:t xml:space="preserve">The primary program of the member will be Medicaid for downstream rules. </w:t>
            </w:r>
          </w:p>
          <w:p w14:paraId="56349C18" w14:textId="77777777" w:rsidR="0036149A" w:rsidRDefault="0036149A" w:rsidP="0036149A">
            <w:pPr>
              <w:rPr>
                <w:rFonts w:ascii="Calibri" w:hAnsi="Calibri" w:cs="Calibri"/>
                <w:color w:val="000000"/>
              </w:rPr>
            </w:pPr>
          </w:p>
          <w:p w14:paraId="3B552441" w14:textId="77777777" w:rsidR="0036149A" w:rsidRDefault="0036149A" w:rsidP="0036149A">
            <w:pPr>
              <w:jc w:val="both"/>
              <w:rPr>
                <w:rFonts w:ascii="Calibri" w:hAnsi="Calibri" w:cs="Calibri"/>
                <w:b/>
                <w:bCs/>
                <w:color w:val="000000"/>
              </w:rPr>
            </w:pPr>
            <w:r w:rsidRPr="00B957C5">
              <w:rPr>
                <w:rFonts w:ascii="Calibri" w:hAnsi="Calibri" w:cs="Calibri"/>
                <w:b/>
                <w:bCs/>
                <w:color w:val="000000"/>
              </w:rPr>
              <w:t>Example</w:t>
            </w:r>
            <w:r>
              <w:rPr>
                <w:rFonts w:ascii="Calibri" w:hAnsi="Calibri" w:cs="Calibri"/>
                <w:b/>
                <w:bCs/>
                <w:color w:val="000000"/>
              </w:rPr>
              <w:t xml:space="preserve">: Member is eligible for Partial Medicaid and QDP </w:t>
            </w:r>
          </w:p>
          <w:p w14:paraId="4C5C9BCB" w14:textId="77777777" w:rsidR="0036149A" w:rsidRDefault="0036149A" w:rsidP="0079429D">
            <w:pPr>
              <w:pStyle w:val="ListParagraph"/>
              <w:numPr>
                <w:ilvl w:val="0"/>
                <w:numId w:val="713"/>
              </w:numPr>
              <w:contextualSpacing w:val="0"/>
              <w:rPr>
                <w:rFonts w:ascii="Calibri" w:hAnsi="Calibri" w:cs="Calibri"/>
                <w:color w:val="000000"/>
              </w:rPr>
            </w:pPr>
            <w:r w:rsidRPr="00DF1ECF">
              <w:rPr>
                <w:rFonts w:ascii="Calibri" w:hAnsi="Calibri" w:cs="Calibri"/>
                <w:color w:val="000000"/>
              </w:rPr>
              <w:t xml:space="preserve">Single member application is submitted such that member is eligible for </w:t>
            </w:r>
            <w:r>
              <w:rPr>
                <w:rFonts w:ascii="Calibri" w:hAnsi="Calibri" w:cs="Calibri"/>
                <w:color w:val="000000"/>
              </w:rPr>
              <w:t>Partial Medicaid only.</w:t>
            </w:r>
          </w:p>
          <w:p w14:paraId="17D18DD8" w14:textId="77777777" w:rsidR="0036149A" w:rsidRDefault="0036149A" w:rsidP="0036149A">
            <w:pPr>
              <w:pStyle w:val="ListParagraph"/>
              <w:rPr>
                <w:rFonts w:ascii="Calibri" w:hAnsi="Calibri" w:cs="Calibri"/>
                <w:color w:val="000000"/>
              </w:rPr>
            </w:pPr>
            <w:r>
              <w:rPr>
                <w:rFonts w:ascii="Calibri" w:hAnsi="Calibri" w:cs="Calibri"/>
                <w:color w:val="000000"/>
              </w:rPr>
              <w:t>After Go Live of this feature</w:t>
            </w:r>
          </w:p>
          <w:p w14:paraId="5D3B5BCD" w14:textId="77777777" w:rsidR="0036149A" w:rsidRDefault="0036149A" w:rsidP="0079429D">
            <w:pPr>
              <w:pStyle w:val="ListParagraph"/>
              <w:numPr>
                <w:ilvl w:val="0"/>
                <w:numId w:val="713"/>
              </w:numPr>
              <w:contextualSpacing w:val="0"/>
              <w:rPr>
                <w:rFonts w:ascii="Calibri" w:hAnsi="Calibri" w:cs="Calibri"/>
                <w:color w:val="000000"/>
              </w:rPr>
            </w:pPr>
            <w:r>
              <w:rPr>
                <w:rFonts w:ascii="Calibri" w:hAnsi="Calibri" w:cs="Calibri"/>
                <w:color w:val="000000"/>
              </w:rPr>
              <w:t>Re-determination of eligibility is performed due to any process. Member is eligible for Partial Medicaid and QDP.</w:t>
            </w:r>
          </w:p>
          <w:p w14:paraId="493DBA7D" w14:textId="77777777" w:rsidR="0036149A" w:rsidRPr="00DF1ECF" w:rsidRDefault="0036149A" w:rsidP="0079429D">
            <w:pPr>
              <w:pStyle w:val="ListParagraph"/>
              <w:numPr>
                <w:ilvl w:val="0"/>
                <w:numId w:val="713"/>
              </w:numPr>
              <w:contextualSpacing w:val="0"/>
              <w:rPr>
                <w:rFonts w:ascii="Calibri" w:hAnsi="Calibri" w:cs="Calibri"/>
                <w:color w:val="000000"/>
              </w:rPr>
            </w:pPr>
            <w:r>
              <w:rPr>
                <w:rFonts w:ascii="Calibri" w:hAnsi="Calibri" w:cs="Calibri"/>
                <w:color w:val="000000"/>
              </w:rPr>
              <w:t xml:space="preserve">The primary program of the member will be Medicaid for downstream rules. </w:t>
            </w:r>
          </w:p>
          <w:p w14:paraId="6F38E9DC" w14:textId="77777777" w:rsidR="0036149A" w:rsidRPr="004342C6" w:rsidRDefault="0036149A" w:rsidP="0036149A">
            <w:pPr>
              <w:rPr>
                <w:rFonts w:cs="Arial"/>
                <w:noProof/>
                <w:lang w:eastAsia="en-IN"/>
              </w:rPr>
            </w:pPr>
          </w:p>
        </w:tc>
      </w:tr>
    </w:tbl>
    <w:p w14:paraId="21712F97" w14:textId="77777777" w:rsidR="00150DDC" w:rsidRPr="004342C6" w:rsidRDefault="00150DDC" w:rsidP="00150DDC">
      <w:pPr>
        <w:pStyle w:val="Table"/>
        <w:rPr>
          <w:rFonts w:ascii="Arial" w:hAnsi="Arial" w:cs="Arial"/>
        </w:rPr>
      </w:pPr>
    </w:p>
    <w:p w14:paraId="0E3B72B9" w14:textId="77777777" w:rsidR="00150DDC" w:rsidRPr="004342C6" w:rsidRDefault="00150DDC" w:rsidP="00150DDC">
      <w:pPr>
        <w:pStyle w:val="Heading3"/>
        <w:numPr>
          <w:ilvl w:val="2"/>
          <w:numId w:val="13"/>
        </w:numPr>
        <w:rPr>
          <w:rFonts w:ascii="Arial" w:hAnsi="Arial" w:cs="Arial"/>
        </w:rPr>
      </w:pPr>
      <w:bookmarkStart w:id="372" w:name="_Toc94634526"/>
      <w:r w:rsidRPr="004342C6">
        <w:rPr>
          <w:rFonts w:ascii="Arial" w:hAnsi="Arial" w:cs="Arial"/>
        </w:rPr>
        <w:t>Transaction /SSO Information</w:t>
      </w:r>
      <w:bookmarkEnd w:id="372"/>
    </w:p>
    <w:p w14:paraId="19ACE5E5"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8FC4EFF" w14:textId="77777777" w:rsidR="00150DDC" w:rsidRPr="004342C6" w:rsidRDefault="00150DDC" w:rsidP="00150DDC">
      <w:pPr>
        <w:pStyle w:val="Heading3"/>
        <w:numPr>
          <w:ilvl w:val="2"/>
          <w:numId w:val="13"/>
        </w:numPr>
        <w:rPr>
          <w:rFonts w:ascii="Arial" w:hAnsi="Arial" w:cs="Arial"/>
        </w:rPr>
      </w:pPr>
      <w:bookmarkStart w:id="373" w:name="_Toc94634527"/>
      <w:r w:rsidRPr="004342C6">
        <w:rPr>
          <w:rFonts w:ascii="Arial" w:hAnsi="Arial" w:cs="Arial"/>
        </w:rPr>
        <w:t>Special Design Consideration</w:t>
      </w:r>
      <w:bookmarkEnd w:id="373"/>
    </w:p>
    <w:p w14:paraId="681E83FF" w14:textId="5CAADC93" w:rsidR="00191F24" w:rsidRPr="004342C6" w:rsidRDefault="00191F24" w:rsidP="00191F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13F4B7A" w14:textId="77777777" w:rsidR="00150DDC" w:rsidRPr="004342C6" w:rsidRDefault="00150DDC" w:rsidP="00150DDC">
      <w:pPr>
        <w:pStyle w:val="Heading3"/>
        <w:numPr>
          <w:ilvl w:val="2"/>
          <w:numId w:val="13"/>
        </w:numPr>
        <w:rPr>
          <w:rFonts w:ascii="Arial" w:hAnsi="Arial" w:cs="Arial"/>
        </w:rPr>
      </w:pPr>
      <w:bookmarkStart w:id="374" w:name="_Toc94634528"/>
      <w:r w:rsidRPr="004342C6">
        <w:rPr>
          <w:rFonts w:ascii="Arial" w:hAnsi="Arial" w:cs="Arial"/>
        </w:rPr>
        <w:t>Acceptance Criteria</w:t>
      </w:r>
      <w:bookmarkEnd w:id="374"/>
    </w:p>
    <w:p w14:paraId="343F5AF1" w14:textId="34BF5F52" w:rsidR="00150DDC" w:rsidRPr="004342C6" w:rsidRDefault="00BF1D73" w:rsidP="00320B54">
      <w:pPr>
        <w:pStyle w:val="ListParagraph"/>
        <w:numPr>
          <w:ilvl w:val="0"/>
          <w:numId w:val="225"/>
        </w:numPr>
        <w:contextualSpacing w:val="0"/>
        <w:rPr>
          <w:rFonts w:cs="Arial"/>
        </w:rPr>
      </w:pPr>
      <w:r w:rsidRPr="004342C6">
        <w:rPr>
          <w:rFonts w:cs="Arial"/>
        </w:rPr>
        <w:t>The system should work as per the flow, UI design, functional requirements, and special design considerations defined above in the use case.</w:t>
      </w:r>
    </w:p>
    <w:p w14:paraId="7D909E4C" w14:textId="77777777" w:rsidR="00150DDC" w:rsidRPr="004342C6" w:rsidRDefault="00150DDC" w:rsidP="00150DDC">
      <w:pPr>
        <w:contextualSpacing w:val="0"/>
        <w:rPr>
          <w:rFonts w:cs="Arial"/>
        </w:rPr>
      </w:pPr>
    </w:p>
    <w:p w14:paraId="512E550A" w14:textId="7CC5EE56" w:rsidR="00150DDC" w:rsidRPr="004342C6" w:rsidRDefault="00150DDC">
      <w:pPr>
        <w:contextualSpacing w:val="0"/>
        <w:rPr>
          <w:rFonts w:cs="Arial"/>
        </w:rPr>
      </w:pPr>
      <w:r w:rsidRPr="004342C6">
        <w:rPr>
          <w:rFonts w:cs="Arial"/>
        </w:rPr>
        <w:br w:type="page"/>
      </w:r>
    </w:p>
    <w:p w14:paraId="552A528B" w14:textId="7CBD4ED8" w:rsidR="00150DDC" w:rsidRPr="004342C6" w:rsidRDefault="00150DDC" w:rsidP="00DB6AEE">
      <w:pPr>
        <w:pStyle w:val="Heading2"/>
      </w:pPr>
      <w:bookmarkStart w:id="375" w:name="_Toc94634529"/>
      <w:r w:rsidRPr="004342C6">
        <w:lastRenderedPageBreak/>
        <w:t>Use Case Id: UC-</w:t>
      </w:r>
      <w:r w:rsidR="00553C32" w:rsidRPr="004342C6">
        <w:t>11</w:t>
      </w:r>
      <w:r w:rsidRPr="004342C6">
        <w:t xml:space="preserve"> </w:t>
      </w:r>
      <w:r w:rsidR="00C730A7" w:rsidRPr="004342C6">
        <w:t>MassHealth Provisional Eligibility Determination rules</w:t>
      </w:r>
      <w:bookmarkEnd w:id="375"/>
    </w:p>
    <w:p w14:paraId="53AD8DFD" w14:textId="77777777" w:rsidR="00150DDC" w:rsidRPr="004342C6" w:rsidRDefault="00150DDC" w:rsidP="00150DDC">
      <w:pPr>
        <w:pStyle w:val="Heading3"/>
        <w:numPr>
          <w:ilvl w:val="2"/>
          <w:numId w:val="13"/>
        </w:numPr>
        <w:rPr>
          <w:rFonts w:ascii="Arial" w:hAnsi="Arial" w:cs="Arial"/>
        </w:rPr>
      </w:pPr>
      <w:bookmarkStart w:id="376" w:name="_Toc94634530"/>
      <w:r w:rsidRPr="004342C6">
        <w:rPr>
          <w:rFonts w:ascii="Arial" w:hAnsi="Arial" w:cs="Arial"/>
        </w:rPr>
        <w:t>Description</w:t>
      </w:r>
      <w:bookmarkEnd w:id="376"/>
    </w:p>
    <w:p w14:paraId="442D078A" w14:textId="6D922309" w:rsidR="00150DDC" w:rsidRPr="004342C6" w:rsidRDefault="00150DDC" w:rsidP="00150DDC">
      <w:pPr>
        <w:ind w:left="450"/>
        <w:rPr>
          <w:rFonts w:cs="Arial"/>
        </w:rPr>
      </w:pPr>
      <w:r w:rsidRPr="004342C6">
        <w:rPr>
          <w:rFonts w:cs="Arial"/>
        </w:rPr>
        <w:t xml:space="preserve">This use case describes how system identify </w:t>
      </w:r>
      <w:r w:rsidR="00C730A7" w:rsidRPr="004342C6">
        <w:rPr>
          <w:rFonts w:cs="Arial"/>
        </w:rPr>
        <w:t>MassHealth provisional eligibility of a member</w:t>
      </w:r>
    </w:p>
    <w:p w14:paraId="1A56FA85" w14:textId="77777777" w:rsidR="00086F03" w:rsidRPr="004342C6" w:rsidRDefault="00086F03" w:rsidP="00150DDC">
      <w:pPr>
        <w:ind w:left="450"/>
        <w:rPr>
          <w:rFonts w:cs="Arial"/>
        </w:rPr>
      </w:pPr>
    </w:p>
    <w:p w14:paraId="0E8710CD" w14:textId="77777777" w:rsidR="00150DDC" w:rsidRPr="004342C6" w:rsidRDefault="00150DDC" w:rsidP="00150DDC">
      <w:pPr>
        <w:pStyle w:val="Heading3"/>
        <w:numPr>
          <w:ilvl w:val="2"/>
          <w:numId w:val="13"/>
        </w:numPr>
        <w:rPr>
          <w:rFonts w:ascii="Arial" w:hAnsi="Arial" w:cs="Arial"/>
        </w:rPr>
      </w:pPr>
      <w:bookmarkStart w:id="377" w:name="_Toc94634531"/>
      <w:r w:rsidRPr="004342C6">
        <w:rPr>
          <w:rFonts w:ascii="Arial" w:hAnsi="Arial" w:cs="Arial"/>
        </w:rPr>
        <w:t>Related Use case</w:t>
      </w:r>
      <w:bookmarkEnd w:id="377"/>
      <w:r w:rsidRPr="004342C6">
        <w:rPr>
          <w:rFonts w:ascii="Arial" w:hAnsi="Arial" w:cs="Arial"/>
        </w:rPr>
        <w:t xml:space="preserve"> </w:t>
      </w:r>
    </w:p>
    <w:p w14:paraId="6E9C4FE0" w14:textId="77777777" w:rsidR="00150DDC" w:rsidRPr="004342C6" w:rsidRDefault="00150DDC" w:rsidP="00150DDC">
      <w:pPr>
        <w:ind w:firstLine="450"/>
        <w:rPr>
          <w:rFonts w:cs="Arial"/>
        </w:rPr>
      </w:pPr>
      <w:r w:rsidRPr="004342C6">
        <w:rPr>
          <w:rFonts w:cs="Arial"/>
        </w:rPr>
        <w:t>Not applicable</w:t>
      </w:r>
    </w:p>
    <w:p w14:paraId="7DB1488C" w14:textId="77777777" w:rsidR="00150DDC" w:rsidRPr="004342C6" w:rsidRDefault="00150DDC" w:rsidP="00150DDC">
      <w:pPr>
        <w:rPr>
          <w:rFonts w:cs="Arial"/>
        </w:rPr>
      </w:pPr>
      <w:r w:rsidRPr="004342C6">
        <w:rPr>
          <w:rFonts w:cs="Arial"/>
          <w:i/>
          <w:color w:val="00B050"/>
        </w:rPr>
        <w:t xml:space="preserve">  </w:t>
      </w:r>
    </w:p>
    <w:p w14:paraId="15390C96" w14:textId="77777777" w:rsidR="00150DDC" w:rsidRPr="004342C6" w:rsidRDefault="00150DDC" w:rsidP="00150DDC">
      <w:pPr>
        <w:pStyle w:val="Heading3"/>
        <w:numPr>
          <w:ilvl w:val="2"/>
          <w:numId w:val="13"/>
        </w:numPr>
        <w:rPr>
          <w:rFonts w:ascii="Arial" w:hAnsi="Arial" w:cs="Arial"/>
        </w:rPr>
      </w:pPr>
      <w:bookmarkStart w:id="378" w:name="_Toc94634532"/>
      <w:r w:rsidRPr="004342C6">
        <w:rPr>
          <w:rFonts w:ascii="Arial" w:hAnsi="Arial" w:cs="Arial"/>
        </w:rPr>
        <w:t>Actor(s)</w:t>
      </w:r>
      <w:bookmarkEnd w:id="378"/>
    </w:p>
    <w:p w14:paraId="48A4955B" w14:textId="77777777" w:rsidR="00150DDC" w:rsidRPr="004342C6" w:rsidRDefault="00150DDC" w:rsidP="001C1D81">
      <w:pPr>
        <w:pStyle w:val="ListParagraph"/>
        <w:numPr>
          <w:ilvl w:val="0"/>
          <w:numId w:val="57"/>
        </w:numPr>
        <w:ind w:left="810"/>
        <w:contextualSpacing w:val="0"/>
        <w:rPr>
          <w:rFonts w:cs="Arial"/>
        </w:rPr>
      </w:pPr>
      <w:r w:rsidRPr="004342C6">
        <w:rPr>
          <w:rFonts w:cs="Arial"/>
        </w:rPr>
        <w:t>HIX System</w:t>
      </w:r>
    </w:p>
    <w:p w14:paraId="6D02AD1B" w14:textId="77777777" w:rsidR="00150DDC" w:rsidRPr="004342C6" w:rsidRDefault="00150DDC" w:rsidP="001C1D81">
      <w:pPr>
        <w:pStyle w:val="ListParagraph"/>
        <w:numPr>
          <w:ilvl w:val="0"/>
          <w:numId w:val="57"/>
        </w:numPr>
        <w:ind w:left="810"/>
        <w:contextualSpacing w:val="0"/>
        <w:rPr>
          <w:rFonts w:cs="Arial"/>
        </w:rPr>
      </w:pPr>
      <w:r w:rsidRPr="004342C6">
        <w:rPr>
          <w:rFonts w:cs="Arial"/>
        </w:rPr>
        <w:t>Individual User</w:t>
      </w:r>
    </w:p>
    <w:p w14:paraId="1AB7D7FA" w14:textId="77777777" w:rsidR="00150DDC" w:rsidRPr="004342C6" w:rsidRDefault="00150DDC" w:rsidP="001C1D81">
      <w:pPr>
        <w:pStyle w:val="ListParagraph"/>
        <w:numPr>
          <w:ilvl w:val="0"/>
          <w:numId w:val="57"/>
        </w:numPr>
        <w:ind w:left="810"/>
        <w:contextualSpacing w:val="0"/>
        <w:rPr>
          <w:rFonts w:cs="Arial"/>
        </w:rPr>
      </w:pPr>
      <w:r w:rsidRPr="004342C6">
        <w:rPr>
          <w:rFonts w:cs="Arial"/>
        </w:rPr>
        <w:t xml:space="preserve">Assistor portal users </w:t>
      </w:r>
    </w:p>
    <w:p w14:paraId="19E54C58" w14:textId="77777777" w:rsidR="00150DDC" w:rsidRPr="004342C6" w:rsidRDefault="00150DDC" w:rsidP="00D5592D">
      <w:pPr>
        <w:pStyle w:val="ListParagraph"/>
        <w:numPr>
          <w:ilvl w:val="0"/>
          <w:numId w:val="20"/>
        </w:numPr>
        <w:contextualSpacing w:val="0"/>
        <w:rPr>
          <w:rFonts w:cs="Arial"/>
        </w:rPr>
      </w:pPr>
      <w:r w:rsidRPr="004342C6">
        <w:rPr>
          <w:rFonts w:cs="Arial"/>
        </w:rPr>
        <w:t>CAC User</w:t>
      </w:r>
    </w:p>
    <w:p w14:paraId="0CAE7A21" w14:textId="77777777" w:rsidR="00150DDC" w:rsidRPr="004342C6" w:rsidRDefault="00150DDC" w:rsidP="00D5592D">
      <w:pPr>
        <w:pStyle w:val="ListParagraph"/>
        <w:numPr>
          <w:ilvl w:val="0"/>
          <w:numId w:val="20"/>
        </w:numPr>
        <w:contextualSpacing w:val="0"/>
        <w:rPr>
          <w:rFonts w:cs="Arial"/>
        </w:rPr>
      </w:pPr>
      <w:r w:rsidRPr="004342C6">
        <w:rPr>
          <w:rFonts w:cs="Arial"/>
        </w:rPr>
        <w:t>Navigator User</w:t>
      </w:r>
    </w:p>
    <w:p w14:paraId="1C8FF345" w14:textId="77777777" w:rsidR="00150DDC" w:rsidRPr="004342C6" w:rsidRDefault="00150DDC" w:rsidP="001C1D81">
      <w:pPr>
        <w:pStyle w:val="ListParagraph"/>
        <w:numPr>
          <w:ilvl w:val="0"/>
          <w:numId w:val="57"/>
        </w:numPr>
        <w:ind w:left="810"/>
        <w:contextualSpacing w:val="0"/>
        <w:rPr>
          <w:rFonts w:cs="Arial"/>
        </w:rPr>
      </w:pPr>
      <w:r w:rsidRPr="004342C6">
        <w:rPr>
          <w:rFonts w:cs="Arial"/>
        </w:rPr>
        <w:t>The following Agent Portal User(s):</w:t>
      </w:r>
    </w:p>
    <w:p w14:paraId="59746925" w14:textId="77777777" w:rsidR="00150DDC" w:rsidRPr="004342C6" w:rsidRDefault="00150DDC" w:rsidP="00D5592D">
      <w:pPr>
        <w:pStyle w:val="ListParagraph"/>
        <w:numPr>
          <w:ilvl w:val="0"/>
          <w:numId w:val="20"/>
        </w:numPr>
        <w:contextualSpacing w:val="0"/>
        <w:rPr>
          <w:rFonts w:cs="Arial"/>
        </w:rPr>
      </w:pPr>
      <w:r w:rsidRPr="004342C6">
        <w:rPr>
          <w:rFonts w:cs="Arial"/>
        </w:rPr>
        <w:t>Back Office User</w:t>
      </w:r>
    </w:p>
    <w:p w14:paraId="61F28A6E" w14:textId="77777777" w:rsidR="00150DDC" w:rsidRPr="004342C6" w:rsidRDefault="00150DDC" w:rsidP="00D5592D">
      <w:pPr>
        <w:pStyle w:val="ListParagraph"/>
        <w:numPr>
          <w:ilvl w:val="0"/>
          <w:numId w:val="20"/>
        </w:numPr>
        <w:contextualSpacing w:val="0"/>
        <w:rPr>
          <w:rFonts w:cs="Arial"/>
        </w:rPr>
      </w:pPr>
      <w:r w:rsidRPr="004342C6">
        <w:rPr>
          <w:rFonts w:cs="Arial"/>
        </w:rPr>
        <w:t>Super User/MED_BO User</w:t>
      </w:r>
    </w:p>
    <w:p w14:paraId="30B57D92" w14:textId="77777777" w:rsidR="00150DDC" w:rsidRPr="004342C6" w:rsidRDefault="00150DDC" w:rsidP="00D5592D">
      <w:pPr>
        <w:pStyle w:val="ListParagraph"/>
        <w:numPr>
          <w:ilvl w:val="0"/>
          <w:numId w:val="20"/>
        </w:numPr>
        <w:contextualSpacing w:val="0"/>
        <w:rPr>
          <w:rFonts w:cs="Arial"/>
        </w:rPr>
      </w:pPr>
      <w:r w:rsidRPr="004342C6">
        <w:rPr>
          <w:rFonts w:cs="Arial"/>
        </w:rPr>
        <w:t>CSR User</w:t>
      </w:r>
    </w:p>
    <w:p w14:paraId="3D9F1B30" w14:textId="77777777" w:rsidR="00150DDC" w:rsidRPr="004342C6" w:rsidRDefault="00150DDC" w:rsidP="00D5592D">
      <w:pPr>
        <w:pStyle w:val="ListParagraph"/>
        <w:numPr>
          <w:ilvl w:val="0"/>
          <w:numId w:val="20"/>
        </w:numPr>
        <w:contextualSpacing w:val="0"/>
        <w:rPr>
          <w:rFonts w:cs="Arial"/>
        </w:rPr>
      </w:pPr>
      <w:r w:rsidRPr="004342C6">
        <w:rPr>
          <w:rFonts w:cs="Arial"/>
        </w:rPr>
        <w:t>TPL User</w:t>
      </w:r>
    </w:p>
    <w:p w14:paraId="1BE2CF6A" w14:textId="77777777" w:rsidR="00150DDC" w:rsidRPr="004342C6" w:rsidRDefault="00150DDC" w:rsidP="00D5592D">
      <w:pPr>
        <w:pStyle w:val="ListParagraph"/>
        <w:numPr>
          <w:ilvl w:val="0"/>
          <w:numId w:val="20"/>
        </w:numPr>
        <w:contextualSpacing w:val="0"/>
        <w:rPr>
          <w:rFonts w:cs="Arial"/>
        </w:rPr>
      </w:pPr>
      <w:r w:rsidRPr="004342C6">
        <w:rPr>
          <w:rFonts w:cs="Arial"/>
        </w:rPr>
        <w:t>TPL Super User</w:t>
      </w:r>
    </w:p>
    <w:p w14:paraId="673BDA37" w14:textId="77777777" w:rsidR="00150DDC" w:rsidRPr="004342C6" w:rsidRDefault="00150DDC" w:rsidP="00D5592D">
      <w:pPr>
        <w:pStyle w:val="ListParagraph"/>
        <w:numPr>
          <w:ilvl w:val="0"/>
          <w:numId w:val="20"/>
        </w:numPr>
        <w:contextualSpacing w:val="0"/>
        <w:rPr>
          <w:rFonts w:cs="Arial"/>
        </w:rPr>
      </w:pPr>
      <w:r w:rsidRPr="004342C6">
        <w:rPr>
          <w:rFonts w:cs="Arial"/>
        </w:rPr>
        <w:t>TPL_BO User</w:t>
      </w:r>
    </w:p>
    <w:p w14:paraId="7E2F5F78" w14:textId="77777777" w:rsidR="00150DDC" w:rsidRPr="004342C6" w:rsidRDefault="00150DDC" w:rsidP="00D5592D">
      <w:pPr>
        <w:pStyle w:val="ListParagraph"/>
        <w:numPr>
          <w:ilvl w:val="0"/>
          <w:numId w:val="20"/>
        </w:numPr>
        <w:contextualSpacing w:val="0"/>
        <w:rPr>
          <w:rFonts w:cs="Arial"/>
        </w:rPr>
      </w:pPr>
      <w:r w:rsidRPr="004342C6">
        <w:rPr>
          <w:rFonts w:cs="Arial"/>
        </w:rPr>
        <w:t>Advanced CSR User</w:t>
      </w:r>
    </w:p>
    <w:p w14:paraId="7A6E8995" w14:textId="77777777" w:rsidR="00150DDC" w:rsidRPr="004342C6" w:rsidRDefault="00150DDC" w:rsidP="00150DDC">
      <w:pPr>
        <w:rPr>
          <w:rFonts w:cs="Arial"/>
        </w:rPr>
      </w:pPr>
      <w:r w:rsidRPr="004342C6">
        <w:rPr>
          <w:rFonts w:cs="Arial"/>
          <w:i/>
          <w:color w:val="00B050"/>
        </w:rPr>
        <w:t xml:space="preserve">  </w:t>
      </w:r>
    </w:p>
    <w:p w14:paraId="7DA1173B" w14:textId="77777777" w:rsidR="00150DDC" w:rsidRPr="004342C6" w:rsidRDefault="00150DDC" w:rsidP="00150DDC">
      <w:pPr>
        <w:pStyle w:val="Heading3"/>
        <w:numPr>
          <w:ilvl w:val="2"/>
          <w:numId w:val="13"/>
        </w:numPr>
        <w:rPr>
          <w:rFonts w:ascii="Arial" w:hAnsi="Arial" w:cs="Arial"/>
        </w:rPr>
      </w:pPr>
      <w:bookmarkStart w:id="379" w:name="_Toc94634533"/>
      <w:r w:rsidRPr="004342C6">
        <w:rPr>
          <w:rFonts w:ascii="Arial" w:hAnsi="Arial" w:cs="Arial"/>
        </w:rPr>
        <w:t>Trigger(s)</w:t>
      </w:r>
      <w:bookmarkEnd w:id="379"/>
    </w:p>
    <w:p w14:paraId="28052740" w14:textId="31F3EB96" w:rsidR="00150DDC" w:rsidRPr="004342C6" w:rsidRDefault="00150DDC" w:rsidP="00320B54">
      <w:pPr>
        <w:pStyle w:val="ListParagraph"/>
        <w:numPr>
          <w:ilvl w:val="0"/>
          <w:numId w:val="238"/>
        </w:numPr>
        <w:ind w:left="810"/>
        <w:contextualSpacing w:val="0"/>
        <w:rPr>
          <w:rFonts w:cs="Arial"/>
        </w:rPr>
      </w:pPr>
      <w:r w:rsidRPr="004342C6">
        <w:rPr>
          <w:rFonts w:cs="Arial"/>
        </w:rPr>
        <w:t>Eligibility is determined/re-determined through any process</w:t>
      </w:r>
      <w:r w:rsidR="007D2C0A">
        <w:rPr>
          <w:rFonts w:cs="Arial"/>
        </w:rPr>
        <w:t>,</w:t>
      </w:r>
      <w:r w:rsidRPr="004342C6">
        <w:rPr>
          <w:rFonts w:cs="Arial"/>
        </w:rPr>
        <w:t xml:space="preserve"> e.g.</w:t>
      </w:r>
      <w:r w:rsidR="007D2C0A">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68BF7C9E" w14:textId="77777777" w:rsidR="00150DDC" w:rsidRPr="004342C6" w:rsidRDefault="00150DDC" w:rsidP="00150DDC">
      <w:pPr>
        <w:pStyle w:val="ListParagraph"/>
        <w:ind w:left="1080"/>
        <w:contextualSpacing w:val="0"/>
        <w:rPr>
          <w:rFonts w:cs="Arial"/>
        </w:rPr>
      </w:pPr>
    </w:p>
    <w:p w14:paraId="659EAAE3" w14:textId="77777777" w:rsidR="00150DDC" w:rsidRPr="004342C6" w:rsidRDefault="00150DDC" w:rsidP="00150DDC">
      <w:pPr>
        <w:pStyle w:val="Heading3"/>
        <w:numPr>
          <w:ilvl w:val="2"/>
          <w:numId w:val="13"/>
        </w:numPr>
        <w:rPr>
          <w:rFonts w:ascii="Arial" w:hAnsi="Arial" w:cs="Arial"/>
        </w:rPr>
      </w:pPr>
      <w:bookmarkStart w:id="380" w:name="_Toc94634534"/>
      <w:r w:rsidRPr="004342C6">
        <w:rPr>
          <w:rFonts w:ascii="Arial" w:hAnsi="Arial" w:cs="Arial"/>
        </w:rPr>
        <w:t>Precondition(s)</w:t>
      </w:r>
      <w:bookmarkEnd w:id="380"/>
    </w:p>
    <w:p w14:paraId="130EA780" w14:textId="0BE1A45A" w:rsidR="00150DDC" w:rsidRPr="004342C6" w:rsidRDefault="00150DDC" w:rsidP="00320B54">
      <w:pPr>
        <w:pStyle w:val="ListParagraph"/>
        <w:numPr>
          <w:ilvl w:val="0"/>
          <w:numId w:val="362"/>
        </w:numPr>
        <w:ind w:left="810"/>
        <w:contextualSpacing w:val="0"/>
        <w:rPr>
          <w:rFonts w:cs="Arial"/>
        </w:rPr>
      </w:pPr>
      <w:r w:rsidRPr="004342C6">
        <w:rPr>
          <w:rFonts w:cs="Arial"/>
        </w:rPr>
        <w:t>Eligibility is determined/ re-determined</w:t>
      </w:r>
      <w:r w:rsidR="00191F24" w:rsidRPr="004342C6">
        <w:rPr>
          <w:rFonts w:cs="Arial"/>
        </w:rPr>
        <w:t>.</w:t>
      </w:r>
    </w:p>
    <w:p w14:paraId="343C9598" w14:textId="77777777" w:rsidR="00150DDC" w:rsidRPr="004342C6" w:rsidRDefault="00150DDC" w:rsidP="00150DDC">
      <w:pPr>
        <w:pStyle w:val="ListParagraph"/>
        <w:ind w:left="1170"/>
        <w:contextualSpacing w:val="0"/>
        <w:rPr>
          <w:rFonts w:cs="Arial"/>
        </w:rPr>
      </w:pPr>
    </w:p>
    <w:p w14:paraId="1343B59F" w14:textId="77777777" w:rsidR="00150DDC" w:rsidRPr="004342C6" w:rsidRDefault="00150DDC" w:rsidP="00150DDC">
      <w:pPr>
        <w:pStyle w:val="Heading3"/>
        <w:numPr>
          <w:ilvl w:val="2"/>
          <w:numId w:val="13"/>
        </w:numPr>
        <w:pBdr>
          <w:bottom w:val="single" w:sz="12" w:space="5" w:color="4C8B3F"/>
        </w:pBdr>
        <w:rPr>
          <w:rFonts w:ascii="Arial" w:hAnsi="Arial" w:cs="Arial"/>
        </w:rPr>
      </w:pPr>
      <w:bookmarkStart w:id="381" w:name="_Toc94634535"/>
      <w:r w:rsidRPr="004342C6">
        <w:rPr>
          <w:rFonts w:ascii="Arial" w:hAnsi="Arial" w:cs="Arial"/>
        </w:rPr>
        <w:t>Postcondition(s)</w:t>
      </w:r>
      <w:bookmarkEnd w:id="381"/>
    </w:p>
    <w:p w14:paraId="279B6097" w14:textId="1C91E906" w:rsidR="00150DDC" w:rsidRPr="004342C6" w:rsidRDefault="00150DDC" w:rsidP="00320B54">
      <w:pPr>
        <w:pStyle w:val="ListParagraph"/>
        <w:numPr>
          <w:ilvl w:val="0"/>
          <w:numId w:val="215"/>
        </w:numPr>
        <w:ind w:left="810"/>
        <w:contextualSpacing w:val="0"/>
        <w:rPr>
          <w:rFonts w:cs="Arial"/>
        </w:rPr>
      </w:pPr>
      <w:r w:rsidRPr="004342C6">
        <w:rPr>
          <w:rFonts w:cs="Arial"/>
        </w:rPr>
        <w:t xml:space="preserve">Member’s </w:t>
      </w:r>
      <w:r w:rsidR="00EA02EC" w:rsidRPr="004342C6">
        <w:rPr>
          <w:rFonts w:cs="Arial"/>
        </w:rPr>
        <w:t>MassHealth</w:t>
      </w:r>
      <w:r w:rsidR="00086F03" w:rsidRPr="004342C6">
        <w:rPr>
          <w:rFonts w:cs="Arial"/>
        </w:rPr>
        <w:t xml:space="preserve"> </w:t>
      </w:r>
      <w:r w:rsidRPr="004342C6">
        <w:rPr>
          <w:rFonts w:cs="Arial"/>
        </w:rPr>
        <w:t xml:space="preserve">is determined to be </w:t>
      </w:r>
      <w:r w:rsidR="00C730A7" w:rsidRPr="004342C6">
        <w:rPr>
          <w:rFonts w:cs="Arial"/>
        </w:rPr>
        <w:t>provisional.</w:t>
      </w:r>
      <w:r w:rsidRPr="004342C6">
        <w:rPr>
          <w:rFonts w:cs="Arial"/>
        </w:rPr>
        <w:t xml:space="preserve"> </w:t>
      </w:r>
    </w:p>
    <w:p w14:paraId="3C0F5EA8" w14:textId="189409A0" w:rsidR="00086F03" w:rsidRPr="004342C6" w:rsidRDefault="00086F03" w:rsidP="00320B54">
      <w:pPr>
        <w:pStyle w:val="ListParagraph"/>
        <w:numPr>
          <w:ilvl w:val="0"/>
          <w:numId w:val="215"/>
        </w:numPr>
        <w:ind w:left="810"/>
        <w:contextualSpacing w:val="0"/>
        <w:rPr>
          <w:rFonts w:cs="Arial"/>
        </w:rPr>
      </w:pPr>
      <w:r w:rsidRPr="004342C6">
        <w:rPr>
          <w:rFonts w:cs="Arial"/>
        </w:rPr>
        <w:t xml:space="preserve">Member’s </w:t>
      </w:r>
      <w:r w:rsidR="00EA02EC" w:rsidRPr="004342C6">
        <w:rPr>
          <w:rFonts w:cs="Arial"/>
        </w:rPr>
        <w:t>MassHealth</w:t>
      </w:r>
      <w:r w:rsidRPr="004342C6">
        <w:rPr>
          <w:rFonts w:cs="Arial"/>
        </w:rPr>
        <w:t xml:space="preserve"> is determined to be Final</w:t>
      </w:r>
      <w:r w:rsidR="00191F24" w:rsidRPr="004342C6">
        <w:rPr>
          <w:rFonts w:cs="Arial"/>
        </w:rPr>
        <w:t>.</w:t>
      </w:r>
    </w:p>
    <w:p w14:paraId="0ED553CE" w14:textId="18CEDA09" w:rsidR="00150DDC" w:rsidRPr="004342C6" w:rsidRDefault="00150DDC" w:rsidP="00150DDC">
      <w:pPr>
        <w:contextualSpacing w:val="0"/>
        <w:rPr>
          <w:rFonts w:cs="Arial"/>
        </w:rPr>
      </w:pPr>
    </w:p>
    <w:p w14:paraId="528F4317" w14:textId="4F375B61" w:rsidR="00191F24" w:rsidRDefault="00191F24" w:rsidP="00150DDC">
      <w:pPr>
        <w:contextualSpacing w:val="0"/>
        <w:rPr>
          <w:rFonts w:cs="Arial"/>
        </w:rPr>
      </w:pPr>
    </w:p>
    <w:p w14:paraId="19B98317" w14:textId="4F6A8680" w:rsidR="006B5DCC" w:rsidRDefault="006B5DCC" w:rsidP="00150DDC">
      <w:pPr>
        <w:contextualSpacing w:val="0"/>
        <w:rPr>
          <w:rFonts w:cs="Arial"/>
        </w:rPr>
      </w:pPr>
    </w:p>
    <w:p w14:paraId="44B6ADF2" w14:textId="77777777" w:rsidR="00D5592D" w:rsidRDefault="00D5592D" w:rsidP="00150DDC">
      <w:pPr>
        <w:contextualSpacing w:val="0"/>
        <w:rPr>
          <w:rFonts w:cs="Arial"/>
        </w:rPr>
      </w:pPr>
    </w:p>
    <w:p w14:paraId="3B03C7C2" w14:textId="77777777" w:rsidR="006B5DCC" w:rsidRPr="004342C6" w:rsidRDefault="006B5DCC" w:rsidP="00150DDC">
      <w:pPr>
        <w:contextualSpacing w:val="0"/>
        <w:rPr>
          <w:rFonts w:cs="Arial"/>
        </w:rPr>
      </w:pPr>
    </w:p>
    <w:p w14:paraId="7114D17F" w14:textId="77777777" w:rsidR="00191F24" w:rsidRPr="004342C6" w:rsidRDefault="00191F24" w:rsidP="00150DDC">
      <w:pPr>
        <w:contextualSpacing w:val="0"/>
        <w:rPr>
          <w:rFonts w:cs="Arial"/>
        </w:rPr>
      </w:pPr>
    </w:p>
    <w:p w14:paraId="28FCBC3C" w14:textId="77777777" w:rsidR="00150DDC" w:rsidRPr="004342C6" w:rsidRDefault="00150DDC" w:rsidP="00150DDC">
      <w:pPr>
        <w:pStyle w:val="Heading3"/>
        <w:numPr>
          <w:ilvl w:val="2"/>
          <w:numId w:val="13"/>
        </w:numPr>
        <w:rPr>
          <w:rFonts w:ascii="Arial" w:hAnsi="Arial" w:cs="Arial"/>
        </w:rPr>
      </w:pPr>
      <w:bookmarkStart w:id="382" w:name="_Toc94634536"/>
      <w:r w:rsidRPr="004342C6">
        <w:rPr>
          <w:rFonts w:ascii="Arial" w:hAnsi="Arial" w:cs="Arial"/>
        </w:rPr>
        <w:t>Flow of Event(s)</w:t>
      </w:r>
      <w:bookmarkEnd w:id="382"/>
    </w:p>
    <w:p w14:paraId="02CE1EB2" w14:textId="77777777" w:rsidR="00150DDC" w:rsidRPr="004342C6" w:rsidRDefault="00150DDC" w:rsidP="00150DDC">
      <w:pPr>
        <w:ind w:left="360"/>
        <w:rPr>
          <w:rFonts w:cs="Arial"/>
        </w:rPr>
      </w:pPr>
    </w:p>
    <w:p w14:paraId="48F8C264" w14:textId="77777777" w:rsidR="008071D4" w:rsidRPr="004342C6" w:rsidRDefault="008071D4" w:rsidP="008071D4">
      <w:pPr>
        <w:pStyle w:val="Heading3"/>
        <w:numPr>
          <w:ilvl w:val="3"/>
          <w:numId w:val="13"/>
        </w:numPr>
        <w:tabs>
          <w:tab w:val="left" w:pos="1890"/>
        </w:tabs>
        <w:rPr>
          <w:rFonts w:ascii="Arial" w:hAnsi="Arial" w:cs="Arial"/>
        </w:rPr>
      </w:pPr>
      <w:bookmarkStart w:id="383" w:name="_Toc94634537"/>
      <w:r w:rsidRPr="004342C6">
        <w:rPr>
          <w:rFonts w:ascii="Arial" w:hAnsi="Arial" w:cs="Arial"/>
        </w:rPr>
        <w:t>Basic Flow</w:t>
      </w:r>
      <w:bookmarkEnd w:id="383"/>
    </w:p>
    <w:p w14:paraId="45649FF8" w14:textId="77777777" w:rsidR="008071D4" w:rsidRPr="004342C6" w:rsidRDefault="008071D4" w:rsidP="00320B54">
      <w:pPr>
        <w:pStyle w:val="ListParagraph"/>
        <w:numPr>
          <w:ilvl w:val="0"/>
          <w:numId w:val="315"/>
        </w:numPr>
        <w:rPr>
          <w:rFonts w:cs="Arial"/>
        </w:rPr>
      </w:pPr>
      <w:r w:rsidRPr="004342C6">
        <w:rPr>
          <w:rFonts w:cs="Arial"/>
        </w:rPr>
        <w:t>Precondition 6.11.5.1 applies.</w:t>
      </w:r>
    </w:p>
    <w:p w14:paraId="4059B45A" w14:textId="77777777" w:rsidR="008071D4" w:rsidRPr="004342C6" w:rsidRDefault="008071D4" w:rsidP="00320B54">
      <w:pPr>
        <w:pStyle w:val="ListParagraph"/>
        <w:numPr>
          <w:ilvl w:val="0"/>
          <w:numId w:val="315"/>
        </w:numPr>
        <w:rPr>
          <w:rFonts w:cs="Arial"/>
        </w:rPr>
      </w:pPr>
      <w:r w:rsidRPr="004342C6">
        <w:rPr>
          <w:rFonts w:eastAsia="Times New Roman" w:cs="Arial"/>
          <w:color w:val="060808" w:themeColor="text1"/>
        </w:rPr>
        <w:t xml:space="preserve">The Income used for Member’s MH MAGI FPL is not reasonably compatible </w:t>
      </w:r>
    </w:p>
    <w:p w14:paraId="4C68B092" w14:textId="770B6833" w:rsidR="008071D4" w:rsidRPr="004342C6" w:rsidRDefault="008071D4" w:rsidP="00320B54">
      <w:pPr>
        <w:pStyle w:val="ListParagraph"/>
        <w:numPr>
          <w:ilvl w:val="0"/>
          <w:numId w:val="315"/>
        </w:numPr>
        <w:rPr>
          <w:rFonts w:cs="Arial"/>
        </w:rPr>
      </w:pPr>
      <w:r w:rsidRPr="004342C6">
        <w:rPr>
          <w:rFonts w:cs="Arial"/>
        </w:rPr>
        <w:t>Member’s MH coverage is provisional</w:t>
      </w:r>
      <w:r w:rsidR="00191F24" w:rsidRPr="004342C6">
        <w:rPr>
          <w:rFonts w:cs="Arial"/>
        </w:rPr>
        <w:t>.</w:t>
      </w:r>
    </w:p>
    <w:p w14:paraId="674A9CA4" w14:textId="77777777" w:rsidR="008071D4" w:rsidRPr="004342C6" w:rsidRDefault="008071D4" w:rsidP="008071D4">
      <w:pPr>
        <w:pStyle w:val="ListParagraph"/>
        <w:ind w:left="1170"/>
        <w:rPr>
          <w:rFonts w:cs="Arial"/>
        </w:rPr>
      </w:pPr>
    </w:p>
    <w:p w14:paraId="346823FC" w14:textId="77777777" w:rsidR="008071D4" w:rsidRPr="004342C6" w:rsidRDefault="008071D4" w:rsidP="008071D4">
      <w:pPr>
        <w:pStyle w:val="Heading3"/>
        <w:numPr>
          <w:ilvl w:val="3"/>
          <w:numId w:val="13"/>
        </w:numPr>
        <w:tabs>
          <w:tab w:val="left" w:pos="1890"/>
        </w:tabs>
        <w:rPr>
          <w:rFonts w:ascii="Arial" w:hAnsi="Arial" w:cs="Arial"/>
        </w:rPr>
      </w:pPr>
      <w:bookmarkStart w:id="384" w:name="_Toc94634538"/>
      <w:r w:rsidRPr="004342C6">
        <w:rPr>
          <w:rFonts w:ascii="Arial" w:hAnsi="Arial" w:cs="Arial"/>
        </w:rPr>
        <w:t>Alternate Flow-1</w:t>
      </w:r>
      <w:bookmarkEnd w:id="384"/>
    </w:p>
    <w:p w14:paraId="1A393D50" w14:textId="77777777" w:rsidR="008071D4" w:rsidRPr="004342C6" w:rsidRDefault="008071D4" w:rsidP="00320B54">
      <w:pPr>
        <w:pStyle w:val="ListParagraph"/>
        <w:numPr>
          <w:ilvl w:val="0"/>
          <w:numId w:val="316"/>
        </w:numPr>
        <w:rPr>
          <w:rFonts w:cs="Arial"/>
        </w:rPr>
      </w:pPr>
      <w:r w:rsidRPr="004342C6">
        <w:rPr>
          <w:rFonts w:cs="Arial"/>
        </w:rPr>
        <w:t>Precondition 6.11.5.1 applies.</w:t>
      </w:r>
    </w:p>
    <w:p w14:paraId="20F1D379" w14:textId="77777777" w:rsidR="008071D4" w:rsidRPr="004342C6" w:rsidRDefault="008071D4" w:rsidP="00320B54">
      <w:pPr>
        <w:pStyle w:val="ListParagraph"/>
        <w:numPr>
          <w:ilvl w:val="0"/>
          <w:numId w:val="316"/>
        </w:numPr>
        <w:rPr>
          <w:rFonts w:cs="Arial"/>
        </w:rPr>
      </w:pPr>
      <w:r w:rsidRPr="004342C6">
        <w:rPr>
          <w:rFonts w:cs="Arial"/>
        </w:rPr>
        <w:t>There is any other Active RFI (other than income) for this member.</w:t>
      </w:r>
    </w:p>
    <w:p w14:paraId="784A7F47" w14:textId="77777777" w:rsidR="008071D4" w:rsidRPr="004342C6" w:rsidRDefault="008071D4" w:rsidP="00320B54">
      <w:pPr>
        <w:pStyle w:val="ListParagraph"/>
        <w:numPr>
          <w:ilvl w:val="0"/>
          <w:numId w:val="316"/>
        </w:numPr>
        <w:rPr>
          <w:rFonts w:cs="Arial"/>
        </w:rPr>
      </w:pPr>
      <w:r w:rsidRPr="004342C6">
        <w:rPr>
          <w:rFonts w:cs="Arial"/>
        </w:rPr>
        <w:t xml:space="preserve">Member’s MH coverage is provisional </w:t>
      </w:r>
    </w:p>
    <w:p w14:paraId="5D01BB15" w14:textId="77777777" w:rsidR="008071D4" w:rsidRPr="004342C6" w:rsidRDefault="008071D4" w:rsidP="008071D4">
      <w:pPr>
        <w:pStyle w:val="ListParagraph"/>
        <w:ind w:left="1170"/>
        <w:rPr>
          <w:rFonts w:cs="Arial"/>
        </w:rPr>
      </w:pPr>
    </w:p>
    <w:p w14:paraId="21A9497A" w14:textId="77777777" w:rsidR="008071D4" w:rsidRPr="004342C6" w:rsidRDefault="008071D4" w:rsidP="008071D4">
      <w:pPr>
        <w:pStyle w:val="Heading3"/>
        <w:numPr>
          <w:ilvl w:val="3"/>
          <w:numId w:val="13"/>
        </w:numPr>
        <w:tabs>
          <w:tab w:val="left" w:pos="1890"/>
        </w:tabs>
        <w:rPr>
          <w:rFonts w:ascii="Arial" w:hAnsi="Arial" w:cs="Arial"/>
        </w:rPr>
      </w:pPr>
      <w:bookmarkStart w:id="385" w:name="_Toc94634539"/>
      <w:r w:rsidRPr="004342C6">
        <w:rPr>
          <w:rFonts w:ascii="Arial" w:hAnsi="Arial" w:cs="Arial"/>
        </w:rPr>
        <w:t>Alternate Flow-2</w:t>
      </w:r>
      <w:bookmarkEnd w:id="385"/>
    </w:p>
    <w:p w14:paraId="76748656" w14:textId="77777777" w:rsidR="008071D4" w:rsidRPr="004342C6" w:rsidRDefault="008071D4" w:rsidP="00320B54">
      <w:pPr>
        <w:pStyle w:val="ListParagraph"/>
        <w:numPr>
          <w:ilvl w:val="0"/>
          <w:numId w:val="317"/>
        </w:numPr>
        <w:rPr>
          <w:rFonts w:cs="Arial"/>
        </w:rPr>
      </w:pPr>
      <w:r w:rsidRPr="004342C6">
        <w:rPr>
          <w:rFonts w:cs="Arial"/>
        </w:rPr>
        <w:t xml:space="preserve">Precondition 6.11.5.1 applies. </w:t>
      </w:r>
    </w:p>
    <w:p w14:paraId="6F529A35" w14:textId="75A194FB" w:rsidR="008071D4" w:rsidRPr="004342C6" w:rsidRDefault="008071D4" w:rsidP="00320B54">
      <w:pPr>
        <w:pStyle w:val="ListParagraph"/>
        <w:numPr>
          <w:ilvl w:val="0"/>
          <w:numId w:val="317"/>
        </w:numPr>
        <w:rPr>
          <w:rFonts w:cs="Arial"/>
        </w:rPr>
      </w:pPr>
      <w:r w:rsidRPr="004342C6">
        <w:rPr>
          <w:rFonts w:cs="Arial"/>
        </w:rPr>
        <w:t>The Income used for Member’s MH MAGI FPL is not reasonably compatible</w:t>
      </w:r>
      <w:r w:rsidR="007D2C0A">
        <w:rPr>
          <w:rFonts w:cs="Arial"/>
        </w:rPr>
        <w:t>,</w:t>
      </w:r>
      <w:r w:rsidRPr="004342C6">
        <w:rPr>
          <w:rFonts w:cs="Arial"/>
        </w:rPr>
        <w:t xml:space="preserve"> OR There is any other Active RFI (other than income) for this member.</w:t>
      </w:r>
    </w:p>
    <w:p w14:paraId="4EF2E4F4" w14:textId="045F3954" w:rsidR="008071D4" w:rsidRPr="004342C6" w:rsidRDefault="008071D4" w:rsidP="00320B54">
      <w:pPr>
        <w:pStyle w:val="ListParagraph"/>
        <w:numPr>
          <w:ilvl w:val="0"/>
          <w:numId w:val="317"/>
        </w:numPr>
        <w:rPr>
          <w:rFonts w:cs="Arial"/>
        </w:rPr>
      </w:pPr>
      <w:r w:rsidRPr="004342C6">
        <w:rPr>
          <w:rFonts w:cs="Arial"/>
        </w:rPr>
        <w:t>Member’s MH coverage is provisional</w:t>
      </w:r>
      <w:r w:rsidR="00191F24" w:rsidRPr="004342C6">
        <w:rPr>
          <w:rFonts w:cs="Arial"/>
        </w:rPr>
        <w:t>.</w:t>
      </w:r>
    </w:p>
    <w:p w14:paraId="57464EAA" w14:textId="77777777" w:rsidR="008071D4" w:rsidRPr="004342C6" w:rsidRDefault="008071D4" w:rsidP="008071D4">
      <w:pPr>
        <w:pStyle w:val="ListParagraph"/>
        <w:ind w:left="1170"/>
        <w:rPr>
          <w:rFonts w:cs="Arial"/>
        </w:rPr>
      </w:pPr>
    </w:p>
    <w:p w14:paraId="484AC2D5" w14:textId="77777777" w:rsidR="008071D4" w:rsidRPr="004342C6" w:rsidRDefault="008071D4" w:rsidP="008071D4">
      <w:pPr>
        <w:pStyle w:val="Heading3"/>
        <w:numPr>
          <w:ilvl w:val="3"/>
          <w:numId w:val="13"/>
        </w:numPr>
        <w:tabs>
          <w:tab w:val="left" w:pos="1890"/>
        </w:tabs>
        <w:rPr>
          <w:rFonts w:ascii="Arial" w:hAnsi="Arial" w:cs="Arial"/>
        </w:rPr>
      </w:pPr>
      <w:bookmarkStart w:id="386" w:name="_Toc94634540"/>
      <w:r w:rsidRPr="004342C6">
        <w:rPr>
          <w:rFonts w:ascii="Arial" w:hAnsi="Arial" w:cs="Arial"/>
        </w:rPr>
        <w:t>Alternate Flow-3</w:t>
      </w:r>
      <w:bookmarkEnd w:id="386"/>
    </w:p>
    <w:p w14:paraId="772137CC" w14:textId="77777777" w:rsidR="008071D4" w:rsidRPr="004342C6" w:rsidRDefault="008071D4" w:rsidP="00320B54">
      <w:pPr>
        <w:pStyle w:val="ListParagraph"/>
        <w:numPr>
          <w:ilvl w:val="0"/>
          <w:numId w:val="318"/>
        </w:numPr>
        <w:rPr>
          <w:rFonts w:cs="Arial"/>
        </w:rPr>
      </w:pPr>
      <w:r w:rsidRPr="004342C6">
        <w:rPr>
          <w:rFonts w:cs="Arial"/>
        </w:rPr>
        <w:t xml:space="preserve">Precondition 6.11.5.1 applies. </w:t>
      </w:r>
    </w:p>
    <w:p w14:paraId="506685D1" w14:textId="133595F9" w:rsidR="008071D4" w:rsidRPr="004342C6" w:rsidRDefault="008071D4" w:rsidP="00320B54">
      <w:pPr>
        <w:pStyle w:val="ListParagraph"/>
        <w:numPr>
          <w:ilvl w:val="0"/>
          <w:numId w:val="318"/>
        </w:numPr>
        <w:rPr>
          <w:rFonts w:cs="Arial"/>
        </w:rPr>
      </w:pPr>
      <w:r w:rsidRPr="004342C6">
        <w:rPr>
          <w:rFonts w:cs="Arial"/>
        </w:rPr>
        <w:t>The Income used for Member’s MH MAGI FPL is reasonably compatible</w:t>
      </w:r>
      <w:r w:rsidR="007D2C0A">
        <w:rPr>
          <w:rFonts w:cs="Arial"/>
        </w:rPr>
        <w:t>,</w:t>
      </w:r>
      <w:r w:rsidRPr="004342C6">
        <w:rPr>
          <w:rFonts w:cs="Arial"/>
        </w:rPr>
        <w:t xml:space="preserve"> and there is NO other Active RFI (other than income) for this member.</w:t>
      </w:r>
    </w:p>
    <w:p w14:paraId="082894BF" w14:textId="52B31205" w:rsidR="008071D4" w:rsidRPr="004342C6" w:rsidRDefault="008071D4" w:rsidP="00320B54">
      <w:pPr>
        <w:pStyle w:val="ListParagraph"/>
        <w:numPr>
          <w:ilvl w:val="0"/>
          <w:numId w:val="318"/>
        </w:numPr>
        <w:rPr>
          <w:rFonts w:cs="Arial"/>
        </w:rPr>
      </w:pPr>
      <w:r w:rsidRPr="004342C6">
        <w:rPr>
          <w:rFonts w:cs="Arial"/>
        </w:rPr>
        <w:t>Member’s MH coverage is Final</w:t>
      </w:r>
      <w:r w:rsidR="00191F24" w:rsidRPr="004342C6">
        <w:rPr>
          <w:rFonts w:cs="Arial"/>
        </w:rPr>
        <w:t>.</w:t>
      </w:r>
    </w:p>
    <w:p w14:paraId="53C5A5AB" w14:textId="77777777" w:rsidR="00E66ED2" w:rsidRPr="004342C6" w:rsidRDefault="00E66ED2" w:rsidP="00E66ED2">
      <w:pPr>
        <w:pStyle w:val="ListParagraph"/>
        <w:ind w:left="1170"/>
        <w:rPr>
          <w:rFonts w:cs="Arial"/>
        </w:rPr>
      </w:pPr>
    </w:p>
    <w:p w14:paraId="0FC29739" w14:textId="77777777" w:rsidR="00150DDC" w:rsidRPr="004342C6" w:rsidRDefault="00150DDC" w:rsidP="00150DDC">
      <w:pPr>
        <w:rPr>
          <w:rFonts w:cs="Arial"/>
        </w:rPr>
      </w:pPr>
    </w:p>
    <w:p w14:paraId="5A673B4E" w14:textId="77777777" w:rsidR="00150DDC" w:rsidRPr="004342C6" w:rsidRDefault="00150DDC" w:rsidP="00150DDC">
      <w:pPr>
        <w:pStyle w:val="Heading3"/>
        <w:numPr>
          <w:ilvl w:val="2"/>
          <w:numId w:val="13"/>
        </w:numPr>
        <w:rPr>
          <w:rFonts w:ascii="Arial" w:hAnsi="Arial" w:cs="Arial"/>
        </w:rPr>
      </w:pPr>
      <w:bookmarkStart w:id="387" w:name="_Toc94634541"/>
      <w:r w:rsidRPr="004342C6">
        <w:rPr>
          <w:rFonts w:ascii="Arial" w:hAnsi="Arial" w:cs="Arial"/>
        </w:rPr>
        <w:t>User Pages and Input</w:t>
      </w:r>
      <w:bookmarkEnd w:id="387"/>
    </w:p>
    <w:p w14:paraId="455B0EAE"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14EFFE7" w14:textId="77777777" w:rsidR="00150DDC" w:rsidRPr="004342C6" w:rsidRDefault="00150DDC" w:rsidP="00150DDC">
      <w:pPr>
        <w:pStyle w:val="Heading3"/>
        <w:numPr>
          <w:ilvl w:val="2"/>
          <w:numId w:val="13"/>
        </w:numPr>
        <w:rPr>
          <w:rFonts w:ascii="Arial" w:hAnsi="Arial" w:cs="Arial"/>
        </w:rPr>
      </w:pPr>
      <w:bookmarkStart w:id="388" w:name="_Toc94634542"/>
      <w:r w:rsidRPr="004342C6">
        <w:rPr>
          <w:rFonts w:ascii="Arial" w:hAnsi="Arial" w:cs="Arial"/>
        </w:rPr>
        <w:t>Functional Requirement(s)</w:t>
      </w:r>
      <w:bookmarkEnd w:id="388"/>
    </w:p>
    <w:p w14:paraId="1C2BAF57" w14:textId="14B2D7B8" w:rsidR="000B4789" w:rsidRPr="004342C6" w:rsidRDefault="000B4789" w:rsidP="00191F24">
      <w:pPr>
        <w:pStyle w:val="Caption"/>
        <w:keepNext/>
        <w:jc w:val="center"/>
        <w:rPr>
          <w:rFonts w:cs="Arial"/>
        </w:rPr>
      </w:pPr>
      <w:bookmarkStart w:id="389" w:name="_Toc94635011"/>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15</w:t>
      </w:r>
      <w:r w:rsidR="006F59E4" w:rsidRPr="004342C6">
        <w:rPr>
          <w:rFonts w:cs="Arial"/>
          <w:noProof/>
        </w:rPr>
        <w:fldChar w:fldCharType="end"/>
      </w:r>
      <w:r w:rsidRPr="004342C6">
        <w:rPr>
          <w:rFonts w:cs="Arial"/>
        </w:rPr>
        <w:t xml:space="preserve"> Functional Requirements – UC.11</w:t>
      </w:r>
      <w:bookmarkEnd w:id="389"/>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150DDC" w:rsidRPr="004342C6" w14:paraId="55CCB1F6" w14:textId="77777777" w:rsidTr="00150DDC">
        <w:trPr>
          <w:trHeight w:val="300"/>
          <w:tblHeader/>
        </w:trPr>
        <w:tc>
          <w:tcPr>
            <w:tcW w:w="2246" w:type="dxa"/>
            <w:shd w:val="clear" w:color="auto" w:fill="4C8B3F" w:themeFill="background2"/>
            <w:vAlign w:val="center"/>
            <w:hideMark/>
          </w:tcPr>
          <w:p w14:paraId="72442BAC"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3C4C4A57"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150DDC" w:rsidRPr="004342C6" w14:paraId="6BD7A2D4" w14:textId="77777777" w:rsidTr="00150DDC">
        <w:trPr>
          <w:trHeight w:val="314"/>
        </w:trPr>
        <w:tc>
          <w:tcPr>
            <w:tcW w:w="2246" w:type="dxa"/>
            <w:shd w:val="clear" w:color="000000" w:fill="FFFFFF"/>
          </w:tcPr>
          <w:p w14:paraId="28D419B6" w14:textId="2D938C81" w:rsidR="00150DDC" w:rsidRPr="004342C6" w:rsidRDefault="00C730A7" w:rsidP="00150DDC">
            <w:pPr>
              <w:contextualSpacing w:val="0"/>
              <w:jc w:val="center"/>
              <w:rPr>
                <w:rFonts w:eastAsia="Times New Roman" w:cs="Arial"/>
                <w:color w:val="000000"/>
              </w:rPr>
            </w:pPr>
            <w:r w:rsidRPr="004342C6">
              <w:rPr>
                <w:rFonts w:eastAsia="Times New Roman" w:cs="Arial"/>
              </w:rPr>
              <w:t>APR.0005.012</w:t>
            </w:r>
            <w:r w:rsidRPr="004342C6">
              <w:rPr>
                <w:rStyle w:val="eop"/>
                <w:rFonts w:cs="Arial"/>
                <w:color w:val="000000"/>
                <w:shd w:val="clear" w:color="auto" w:fill="FFFFFF"/>
              </w:rPr>
              <w:t> </w:t>
            </w:r>
          </w:p>
        </w:tc>
        <w:tc>
          <w:tcPr>
            <w:tcW w:w="7024" w:type="dxa"/>
            <w:shd w:val="clear" w:color="000000" w:fill="FFFFFF"/>
          </w:tcPr>
          <w:p w14:paraId="029210E5" w14:textId="77777777" w:rsidR="00C730A7" w:rsidRPr="004342C6" w:rsidRDefault="00C730A7" w:rsidP="00C730A7">
            <w:pPr>
              <w:spacing w:after="160" w:line="259" w:lineRule="auto"/>
              <w:rPr>
                <w:rFonts w:eastAsia="Times New Roman" w:cs="Arial"/>
                <w:color w:val="060808" w:themeColor="text1"/>
              </w:rPr>
            </w:pPr>
            <w:r w:rsidRPr="004342C6">
              <w:rPr>
                <w:rFonts w:eastAsia="Times New Roman" w:cs="Arial"/>
                <w:color w:val="060808" w:themeColor="text1"/>
              </w:rPr>
              <w:t>The system shall consider the MassHealth coverage of a member as "PROVISIONAL" if at least one of the below conditions are met-</w:t>
            </w:r>
          </w:p>
          <w:p w14:paraId="389ED6FE" w14:textId="752CD569" w:rsidR="00C730A7" w:rsidRPr="004342C6" w:rsidRDefault="00C730A7" w:rsidP="001C1D81">
            <w:pPr>
              <w:pStyle w:val="ListParagraph"/>
              <w:numPr>
                <w:ilvl w:val="0"/>
                <w:numId w:val="58"/>
              </w:numPr>
              <w:spacing w:after="160" w:line="259" w:lineRule="auto"/>
              <w:rPr>
                <w:rFonts w:eastAsia="Times New Roman" w:cs="Arial"/>
                <w:color w:val="060808" w:themeColor="text1"/>
              </w:rPr>
            </w:pPr>
            <w:r w:rsidRPr="004342C6">
              <w:rPr>
                <w:rFonts w:eastAsia="Times New Roman" w:cs="Arial"/>
                <w:color w:val="060808" w:themeColor="text1"/>
              </w:rPr>
              <w:t>The Income used for Member’s MH MAGI FPL is not reasonably compatible</w:t>
            </w:r>
          </w:p>
          <w:p w14:paraId="40AA91C9" w14:textId="77777777" w:rsidR="00C730A7" w:rsidRPr="004342C6" w:rsidRDefault="00C730A7" w:rsidP="001C1D81">
            <w:pPr>
              <w:pStyle w:val="ListParagraph"/>
              <w:numPr>
                <w:ilvl w:val="0"/>
                <w:numId w:val="58"/>
              </w:numPr>
              <w:spacing w:after="160" w:line="259" w:lineRule="auto"/>
              <w:rPr>
                <w:rFonts w:eastAsia="Times New Roman" w:cs="Arial"/>
                <w:color w:val="060808" w:themeColor="text1"/>
              </w:rPr>
            </w:pPr>
            <w:r w:rsidRPr="004342C6">
              <w:rPr>
                <w:rFonts w:eastAsia="Times New Roman" w:cs="Arial"/>
                <w:color w:val="060808" w:themeColor="text1"/>
              </w:rPr>
              <w:t>There is any other Active RFI (other than income) for this member.</w:t>
            </w:r>
          </w:p>
          <w:p w14:paraId="74DDF365" w14:textId="77777777" w:rsidR="00D5592D" w:rsidRDefault="00D5592D" w:rsidP="00C730A7">
            <w:pPr>
              <w:rPr>
                <w:rFonts w:eastAsia="Times New Roman" w:cs="Arial"/>
                <w:b/>
                <w:bCs/>
                <w:color w:val="060808" w:themeColor="text1"/>
              </w:rPr>
            </w:pPr>
          </w:p>
          <w:p w14:paraId="448643E1" w14:textId="5884AC97" w:rsidR="00C730A7" w:rsidRPr="004342C6" w:rsidRDefault="00C730A7" w:rsidP="00C730A7">
            <w:pPr>
              <w:rPr>
                <w:rFonts w:eastAsia="Times New Roman" w:cs="Arial"/>
                <w:color w:val="060808" w:themeColor="text1"/>
              </w:rPr>
            </w:pPr>
            <w:r w:rsidRPr="004342C6">
              <w:rPr>
                <w:rFonts w:eastAsia="Times New Roman" w:cs="Arial"/>
                <w:b/>
                <w:bCs/>
                <w:color w:val="060808" w:themeColor="text1"/>
              </w:rPr>
              <w:t>Note</w:t>
            </w:r>
            <w:r w:rsidR="006B5DCC">
              <w:rPr>
                <w:rFonts w:eastAsia="Times New Roman" w:cs="Arial"/>
                <w:b/>
                <w:bCs/>
                <w:color w:val="060808" w:themeColor="text1"/>
              </w:rPr>
              <w:t>s</w:t>
            </w:r>
            <w:r w:rsidRPr="004342C6">
              <w:rPr>
                <w:rFonts w:eastAsia="Times New Roman" w:cs="Arial"/>
                <w:b/>
                <w:bCs/>
                <w:color w:val="060808" w:themeColor="text1"/>
              </w:rPr>
              <w:t>:</w:t>
            </w:r>
            <w:r w:rsidRPr="004342C6">
              <w:rPr>
                <w:rFonts w:eastAsia="Times New Roman" w:cs="Arial"/>
                <w:color w:val="060808" w:themeColor="text1"/>
              </w:rPr>
              <w:t xml:space="preserve"> </w:t>
            </w:r>
          </w:p>
          <w:p w14:paraId="21BFBE16" w14:textId="77777777" w:rsidR="002C08AA" w:rsidRPr="004342C6" w:rsidRDefault="00C730A7" w:rsidP="001C1D81">
            <w:pPr>
              <w:pStyle w:val="NumberedNormal"/>
              <w:numPr>
                <w:ilvl w:val="4"/>
                <w:numId w:val="59"/>
              </w:numPr>
              <w:rPr>
                <w:rFonts w:ascii="Arial" w:hAnsi="Arial" w:cs="Arial"/>
                <w:color w:val="060808" w:themeColor="text1"/>
                <w:sz w:val="22"/>
                <w:szCs w:val="22"/>
              </w:rPr>
            </w:pPr>
            <w:r w:rsidRPr="004342C6">
              <w:rPr>
                <w:rFonts w:ascii="Arial" w:hAnsi="Arial" w:cs="Arial"/>
                <w:color w:val="060808" w:themeColor="text1"/>
                <w:sz w:val="22"/>
                <w:szCs w:val="22"/>
              </w:rPr>
              <w:t xml:space="preserve">Income used for MH FPL is NOT Reasonably Compatible if there is at least one Member with Active income RFI in this </w:t>
            </w:r>
            <w:r w:rsidRPr="004342C6">
              <w:rPr>
                <w:rFonts w:ascii="Arial" w:hAnsi="Arial" w:cs="Arial"/>
                <w:color w:val="060808" w:themeColor="text1"/>
                <w:sz w:val="22"/>
                <w:szCs w:val="22"/>
              </w:rPr>
              <w:lastRenderedPageBreak/>
              <w:t>Member’s MH HH. (Referenced in the latest RFI Generation and Expiration Document)</w:t>
            </w:r>
            <w:r w:rsidR="002C08AA" w:rsidRPr="004342C6">
              <w:rPr>
                <w:rFonts w:ascii="Arial" w:hAnsi="Arial" w:cs="Arial"/>
                <w:color w:val="060808" w:themeColor="text1"/>
                <w:sz w:val="22"/>
                <w:szCs w:val="22"/>
              </w:rPr>
              <w:t xml:space="preserve"> </w:t>
            </w:r>
          </w:p>
          <w:p w14:paraId="6865965F" w14:textId="01CF6208" w:rsidR="002C08AA" w:rsidRPr="004342C6" w:rsidRDefault="002C08AA" w:rsidP="001C1D81">
            <w:pPr>
              <w:pStyle w:val="NumberedNormal"/>
              <w:numPr>
                <w:ilvl w:val="4"/>
                <w:numId w:val="59"/>
              </w:numPr>
              <w:rPr>
                <w:rFonts w:ascii="Arial" w:hAnsi="Arial" w:cs="Arial"/>
                <w:color w:val="060808" w:themeColor="text1"/>
                <w:sz w:val="22"/>
                <w:szCs w:val="22"/>
              </w:rPr>
            </w:pPr>
            <w:r w:rsidRPr="004342C6">
              <w:rPr>
                <w:rFonts w:ascii="Arial" w:hAnsi="Arial" w:cs="Arial"/>
                <w:color w:val="060808" w:themeColor="text1"/>
                <w:sz w:val="22"/>
                <w:szCs w:val="22"/>
              </w:rPr>
              <w:t xml:space="preserve">This requirement is executed in </w:t>
            </w:r>
            <w:r w:rsidR="007D2C0A">
              <w:rPr>
                <w:rFonts w:ascii="Arial" w:hAnsi="Arial" w:cs="Arial"/>
                <w:color w:val="060808" w:themeColor="text1"/>
                <w:sz w:val="22"/>
                <w:szCs w:val="22"/>
              </w:rPr>
              <w:t xml:space="preserve">the </w:t>
            </w:r>
            <w:r w:rsidRPr="004342C6">
              <w:rPr>
                <w:rFonts w:ascii="Arial" w:hAnsi="Arial" w:cs="Arial"/>
                <w:color w:val="060808" w:themeColor="text1"/>
                <w:sz w:val="22"/>
                <w:szCs w:val="22"/>
              </w:rPr>
              <w:t>system when “</w:t>
            </w:r>
            <w:r w:rsidRPr="004342C6">
              <w:rPr>
                <w:rFonts w:ascii="Arial" w:hAnsi="Arial" w:cs="Arial"/>
                <w:color w:val="000000"/>
              </w:rPr>
              <w:t>MH FPL Threshold Check</w:t>
            </w:r>
            <w:r w:rsidR="00D5592D">
              <w:rPr>
                <w:rFonts w:ascii="Arial" w:hAnsi="Arial" w:cs="Arial"/>
                <w:color w:val="000000"/>
              </w:rPr>
              <w:t xml:space="preserve"> </w:t>
            </w:r>
            <w:r w:rsidR="00DF2A97" w:rsidRPr="004342C6">
              <w:rPr>
                <w:rFonts w:ascii="Arial" w:hAnsi="Arial" w:cs="Arial"/>
                <w:color w:val="000000"/>
              </w:rPr>
              <w:t>(HCR 333)</w:t>
            </w:r>
            <w:r w:rsidRPr="004342C6">
              <w:rPr>
                <w:rFonts w:ascii="Arial" w:hAnsi="Arial" w:cs="Arial"/>
                <w:color w:val="000000"/>
              </w:rPr>
              <w:t>” configuration</w:t>
            </w:r>
            <w:r w:rsidRPr="004342C6">
              <w:rPr>
                <w:rFonts w:ascii="Arial" w:hAnsi="Arial" w:cs="Arial"/>
                <w:color w:val="060808" w:themeColor="text1"/>
                <w:sz w:val="22"/>
                <w:szCs w:val="22"/>
              </w:rPr>
              <w:t xml:space="preserve"> is Off and “Additional MH FPL Threshold Check</w:t>
            </w:r>
            <w:r w:rsidR="00DF2A97" w:rsidRPr="004342C6">
              <w:rPr>
                <w:rFonts w:ascii="Arial" w:hAnsi="Arial" w:cs="Arial"/>
                <w:color w:val="060808" w:themeColor="text1"/>
                <w:sz w:val="22"/>
                <w:szCs w:val="22"/>
              </w:rPr>
              <w:t xml:space="preserve"> (HCR 357)</w:t>
            </w:r>
            <w:r w:rsidRPr="004342C6">
              <w:rPr>
                <w:rFonts w:ascii="Arial" w:hAnsi="Arial" w:cs="Arial"/>
                <w:color w:val="060808" w:themeColor="text1"/>
                <w:sz w:val="22"/>
                <w:szCs w:val="22"/>
              </w:rPr>
              <w:t>” configuration is either On or OFF.</w:t>
            </w:r>
          </w:p>
          <w:p w14:paraId="62F45F49" w14:textId="46BD2509" w:rsidR="00C730A7" w:rsidRPr="004342C6" w:rsidRDefault="002C08AA" w:rsidP="001C1D81">
            <w:pPr>
              <w:pStyle w:val="NumberedNormal"/>
              <w:numPr>
                <w:ilvl w:val="4"/>
                <w:numId w:val="59"/>
              </w:numPr>
              <w:rPr>
                <w:rFonts w:ascii="Arial" w:hAnsi="Arial" w:cs="Arial"/>
                <w:color w:val="060808" w:themeColor="text1"/>
                <w:sz w:val="22"/>
                <w:szCs w:val="22"/>
              </w:rPr>
            </w:pPr>
            <w:r w:rsidRPr="004342C6">
              <w:rPr>
                <w:rFonts w:ascii="Arial" w:hAnsi="Arial" w:cs="Arial"/>
                <w:color w:val="060808" w:themeColor="text1"/>
                <w:sz w:val="22"/>
                <w:szCs w:val="22"/>
              </w:rPr>
              <w:t xml:space="preserve">Both these configurations are independent and will never be turned ON together. </w:t>
            </w:r>
          </w:p>
          <w:p w14:paraId="6142A20C" w14:textId="1EC5EC67" w:rsidR="008071D4" w:rsidRPr="004342C6" w:rsidRDefault="008071D4" w:rsidP="001C1D81">
            <w:pPr>
              <w:pStyle w:val="NumberedNormal"/>
              <w:numPr>
                <w:ilvl w:val="4"/>
                <w:numId w:val="59"/>
              </w:numPr>
              <w:rPr>
                <w:rFonts w:ascii="Arial" w:hAnsi="Arial" w:cs="Arial"/>
                <w:color w:val="060808" w:themeColor="text1"/>
                <w:sz w:val="22"/>
                <w:szCs w:val="22"/>
              </w:rPr>
            </w:pPr>
            <w:r w:rsidRPr="004342C6">
              <w:rPr>
                <w:rFonts w:ascii="Arial" w:hAnsi="Arial" w:cs="Arial"/>
                <w:color w:val="060808" w:themeColor="text1"/>
                <w:sz w:val="22"/>
                <w:szCs w:val="22"/>
              </w:rPr>
              <w:t>This rule is executed during renewals</w:t>
            </w:r>
            <w:r w:rsidR="00A85131" w:rsidRPr="004342C6">
              <w:rPr>
                <w:rFonts w:ascii="Arial" w:hAnsi="Arial" w:cs="Arial"/>
                <w:color w:val="060808" w:themeColor="text1"/>
                <w:sz w:val="22"/>
                <w:szCs w:val="22"/>
              </w:rPr>
              <w:t xml:space="preserve"> and PDM</w:t>
            </w:r>
            <w:r w:rsidRPr="004342C6">
              <w:rPr>
                <w:rFonts w:ascii="Arial" w:hAnsi="Arial" w:cs="Arial"/>
                <w:color w:val="060808" w:themeColor="text1"/>
                <w:sz w:val="22"/>
                <w:szCs w:val="22"/>
              </w:rPr>
              <w:t xml:space="preserve">. </w:t>
            </w:r>
          </w:p>
          <w:p w14:paraId="639542DE" w14:textId="43E1CB8C" w:rsidR="00CE560E" w:rsidRPr="004342C6" w:rsidRDefault="001062E8" w:rsidP="001C1D81">
            <w:pPr>
              <w:pStyle w:val="NumberedNormal"/>
              <w:numPr>
                <w:ilvl w:val="4"/>
                <w:numId w:val="59"/>
              </w:numPr>
              <w:rPr>
                <w:rStyle w:val="eop"/>
                <w:rFonts w:ascii="Arial" w:hAnsi="Arial" w:cs="Arial"/>
                <w:color w:val="060808" w:themeColor="text1"/>
                <w:sz w:val="22"/>
                <w:szCs w:val="22"/>
              </w:rPr>
            </w:pPr>
            <w:r w:rsidRPr="004342C6">
              <w:rPr>
                <w:rFonts w:ascii="Arial" w:hAnsi="Arial" w:cs="Arial"/>
                <w:color w:val="060808" w:themeColor="text1"/>
                <w:sz w:val="22"/>
                <w:szCs w:val="22"/>
              </w:rPr>
              <w:t>A provisional period is valid for one year from the 1</w:t>
            </w:r>
            <w:r w:rsidRPr="004342C6">
              <w:rPr>
                <w:rFonts w:ascii="Arial" w:hAnsi="Arial" w:cs="Arial"/>
                <w:color w:val="060808" w:themeColor="text1"/>
                <w:sz w:val="22"/>
                <w:szCs w:val="22"/>
                <w:vertAlign w:val="superscript"/>
              </w:rPr>
              <w:t>st</w:t>
            </w:r>
            <w:r w:rsidRPr="004342C6">
              <w:rPr>
                <w:rFonts w:ascii="Arial" w:hAnsi="Arial" w:cs="Arial"/>
                <w:color w:val="060808" w:themeColor="text1"/>
                <w:sz w:val="22"/>
                <w:szCs w:val="22"/>
              </w:rPr>
              <w:t xml:space="preserve"> provisional start date. For more details refer: APR.0005.002</w:t>
            </w:r>
            <w:r w:rsidRPr="004342C6">
              <w:rPr>
                <w:rStyle w:val="eop"/>
                <w:rFonts w:ascii="Arial" w:hAnsi="Arial" w:cs="Arial"/>
              </w:rPr>
              <w:t> </w:t>
            </w:r>
          </w:p>
          <w:p w14:paraId="38E2B21C" w14:textId="77777777" w:rsidR="00150DDC" w:rsidRPr="004342C6" w:rsidRDefault="00150DDC" w:rsidP="00150DDC">
            <w:pPr>
              <w:rPr>
                <w:rFonts w:cs="Arial"/>
              </w:rPr>
            </w:pPr>
          </w:p>
        </w:tc>
      </w:tr>
      <w:tr w:rsidR="00150DDC" w:rsidRPr="004342C6" w14:paraId="3B409177" w14:textId="77777777" w:rsidTr="00150DDC">
        <w:trPr>
          <w:trHeight w:val="314"/>
        </w:trPr>
        <w:tc>
          <w:tcPr>
            <w:tcW w:w="2246" w:type="dxa"/>
            <w:shd w:val="clear" w:color="000000" w:fill="FFFFFF"/>
          </w:tcPr>
          <w:p w14:paraId="4A8E83DE" w14:textId="01301775" w:rsidR="00150DDC" w:rsidRPr="004342C6" w:rsidRDefault="00150DDC" w:rsidP="00150DDC">
            <w:pPr>
              <w:contextualSpacing w:val="0"/>
              <w:jc w:val="center"/>
              <w:rPr>
                <w:rFonts w:eastAsia="Times New Roman" w:cs="Arial"/>
                <w:color w:val="000000"/>
              </w:rPr>
            </w:pPr>
            <w:r w:rsidRPr="004342C6">
              <w:rPr>
                <w:rFonts w:eastAsia="Times New Roman" w:cs="Arial"/>
                <w:color w:val="000000"/>
              </w:rPr>
              <w:lastRenderedPageBreak/>
              <w:t>MHPD.FR.</w:t>
            </w:r>
            <w:r w:rsidR="00706FA8" w:rsidRPr="004342C6">
              <w:rPr>
                <w:rFonts w:eastAsia="Times New Roman" w:cs="Arial"/>
                <w:color w:val="000000"/>
              </w:rPr>
              <w:t>11</w:t>
            </w:r>
            <w:r w:rsidRPr="004342C6">
              <w:rPr>
                <w:rFonts w:eastAsia="Times New Roman" w:cs="Arial"/>
                <w:color w:val="000000"/>
              </w:rPr>
              <w:t>.00</w:t>
            </w:r>
            <w:r w:rsidR="00C730A7" w:rsidRPr="004342C6">
              <w:rPr>
                <w:rFonts w:eastAsia="Times New Roman" w:cs="Arial"/>
                <w:color w:val="000000"/>
              </w:rPr>
              <w:t>1</w:t>
            </w:r>
          </w:p>
        </w:tc>
        <w:tc>
          <w:tcPr>
            <w:tcW w:w="7024" w:type="dxa"/>
            <w:shd w:val="clear" w:color="000000" w:fill="FFFFFF"/>
          </w:tcPr>
          <w:p w14:paraId="53C4AD7E" w14:textId="37709B8A" w:rsidR="00150DDC" w:rsidRPr="004342C6" w:rsidRDefault="00C730A7" w:rsidP="00191F24">
            <w:pPr>
              <w:spacing w:before="100" w:beforeAutospacing="1" w:after="100" w:afterAutospacing="1"/>
              <w:contextualSpacing w:val="0"/>
              <w:rPr>
                <w:rFonts w:cs="Arial"/>
              </w:rPr>
            </w:pPr>
            <w:r w:rsidRPr="004342C6">
              <w:rPr>
                <w:rFonts w:eastAsia="Times New Roman" w:cs="Arial"/>
              </w:rPr>
              <w:t xml:space="preserve">The system shall set the 1st provisional eligible start date as per the Submission date of eligibility when a member was marked MH provisional as per </w:t>
            </w:r>
            <w:r w:rsidR="007D2C0A">
              <w:rPr>
                <w:rFonts w:eastAsia="Times New Roman" w:cs="Arial"/>
              </w:rPr>
              <w:t xml:space="preserve">the </w:t>
            </w:r>
            <w:r w:rsidRPr="004342C6">
              <w:rPr>
                <w:rFonts w:eastAsia="Times New Roman" w:cs="Arial"/>
              </w:rPr>
              <w:t xml:space="preserve">above rule. </w:t>
            </w:r>
          </w:p>
        </w:tc>
      </w:tr>
      <w:tr w:rsidR="00150DDC" w:rsidRPr="004342C6" w14:paraId="7F95785F" w14:textId="77777777" w:rsidTr="00150DDC">
        <w:trPr>
          <w:trHeight w:val="314"/>
        </w:trPr>
        <w:tc>
          <w:tcPr>
            <w:tcW w:w="2246" w:type="dxa"/>
            <w:shd w:val="clear" w:color="000000" w:fill="FFFFFF"/>
          </w:tcPr>
          <w:p w14:paraId="37196224" w14:textId="0001AC00" w:rsidR="00150DDC" w:rsidRPr="004342C6" w:rsidRDefault="00150DDC" w:rsidP="00150DDC">
            <w:pPr>
              <w:contextualSpacing w:val="0"/>
              <w:jc w:val="center"/>
              <w:rPr>
                <w:rFonts w:cs="Arial"/>
              </w:rPr>
            </w:pPr>
            <w:r w:rsidRPr="004342C6">
              <w:rPr>
                <w:rFonts w:cs="Arial"/>
              </w:rPr>
              <w:t>MHPD.FR.</w:t>
            </w:r>
            <w:r w:rsidR="00706FA8" w:rsidRPr="004342C6">
              <w:rPr>
                <w:rFonts w:cs="Arial"/>
              </w:rPr>
              <w:t>11</w:t>
            </w:r>
            <w:r w:rsidRPr="004342C6">
              <w:rPr>
                <w:rFonts w:cs="Arial"/>
              </w:rPr>
              <w:t>.00</w:t>
            </w:r>
            <w:r w:rsidR="00C730A7" w:rsidRPr="004342C6">
              <w:rPr>
                <w:rFonts w:cs="Arial"/>
              </w:rPr>
              <w:t>2</w:t>
            </w:r>
          </w:p>
        </w:tc>
        <w:tc>
          <w:tcPr>
            <w:tcW w:w="7024" w:type="dxa"/>
            <w:shd w:val="clear" w:color="000000" w:fill="FFFFFF"/>
          </w:tcPr>
          <w:p w14:paraId="44DAF323" w14:textId="760BDDCA" w:rsidR="00150DDC" w:rsidRPr="004342C6" w:rsidRDefault="00C730A7" w:rsidP="00150DDC">
            <w:pPr>
              <w:rPr>
                <w:rFonts w:eastAsia="Times New Roman" w:cs="Arial"/>
                <w:color w:val="000000"/>
              </w:rPr>
            </w:pPr>
            <w:r w:rsidRPr="004342C6">
              <w:rPr>
                <w:rFonts w:eastAsia="Times New Roman" w:cs="Arial"/>
              </w:rPr>
              <w:t xml:space="preserve">The system will consider the member’s 1st provisional period expired if </w:t>
            </w:r>
            <w:r w:rsidRPr="004342C6">
              <w:rPr>
                <w:rFonts w:eastAsia="Times New Roman" w:cs="Arial"/>
                <w:color w:val="000000"/>
              </w:rPr>
              <w:t>one of the RFI has expired on Provisional MH coverage OR Income RFI is expired for anyone whose income is included in this member's MAGI Household.</w:t>
            </w:r>
          </w:p>
          <w:p w14:paraId="416CA227" w14:textId="7DB28666" w:rsidR="00C730A7" w:rsidRPr="004342C6" w:rsidRDefault="00C730A7" w:rsidP="00150DDC">
            <w:pPr>
              <w:rPr>
                <w:rFonts w:cs="Arial"/>
              </w:rPr>
            </w:pPr>
          </w:p>
        </w:tc>
      </w:tr>
      <w:tr w:rsidR="00915710" w:rsidRPr="004342C6" w14:paraId="17401201" w14:textId="77777777" w:rsidTr="009132F0">
        <w:trPr>
          <w:trHeight w:val="314"/>
        </w:trPr>
        <w:tc>
          <w:tcPr>
            <w:tcW w:w="2246" w:type="dxa"/>
            <w:shd w:val="clear" w:color="000000" w:fill="FFFFFF"/>
            <w:vAlign w:val="center"/>
          </w:tcPr>
          <w:p w14:paraId="2437DC49" w14:textId="67F55813" w:rsidR="00915710" w:rsidRPr="004342C6" w:rsidRDefault="00915710" w:rsidP="00915710">
            <w:pPr>
              <w:contextualSpacing w:val="0"/>
              <w:jc w:val="center"/>
              <w:rPr>
                <w:rFonts w:eastAsia="Times New Roman" w:cs="Arial"/>
                <w:color w:val="000000"/>
              </w:rPr>
            </w:pPr>
            <w:r w:rsidRPr="004342C6">
              <w:rPr>
                <w:rFonts w:cs="Arial"/>
              </w:rPr>
              <w:t>IRC.FR.03.006</w:t>
            </w:r>
          </w:p>
        </w:tc>
        <w:tc>
          <w:tcPr>
            <w:tcW w:w="7024" w:type="dxa"/>
            <w:shd w:val="clear" w:color="000000" w:fill="FFFFFF"/>
          </w:tcPr>
          <w:p w14:paraId="4A40D081" w14:textId="36A4CF81" w:rsidR="00915710" w:rsidRPr="004342C6" w:rsidRDefault="00915710" w:rsidP="00915710">
            <w:pPr>
              <w:rPr>
                <w:rFonts w:eastAsia="Times New Roman" w:cs="Arial"/>
                <w:color w:val="000000"/>
              </w:rPr>
            </w:pPr>
            <w:r w:rsidRPr="004342C6">
              <w:rPr>
                <w:rFonts w:eastAsia="Times New Roman" w:cs="Arial"/>
                <w:color w:val="000000"/>
              </w:rPr>
              <w:t>The system will consider the MH coverage of a</w:t>
            </w:r>
            <w:r w:rsidR="007D2C0A">
              <w:rPr>
                <w:rFonts w:eastAsia="Times New Roman" w:cs="Arial"/>
                <w:color w:val="000000"/>
              </w:rPr>
              <w:t>n</w:t>
            </w:r>
            <w:r w:rsidRPr="004342C6">
              <w:rPr>
                <w:rFonts w:eastAsia="Times New Roman" w:cs="Arial"/>
                <w:color w:val="000000"/>
              </w:rPr>
              <w:t xml:space="preserve"> “MH threshold eligible member” as “FINAL” coverage if all of the below conditions are met:</w:t>
            </w:r>
          </w:p>
          <w:p w14:paraId="78CC04D8" w14:textId="77777777" w:rsidR="00646669" w:rsidRPr="004342C6" w:rsidRDefault="00915710" w:rsidP="00320B54">
            <w:pPr>
              <w:pStyle w:val="ListParagraph"/>
              <w:numPr>
                <w:ilvl w:val="0"/>
                <w:numId w:val="216"/>
              </w:numPr>
              <w:rPr>
                <w:rFonts w:cs="Arial"/>
              </w:rPr>
            </w:pPr>
            <w:r w:rsidRPr="004342C6">
              <w:rPr>
                <w:rFonts w:eastAsia="Times New Roman" w:cs="Arial"/>
                <w:color w:val="000000"/>
              </w:rPr>
              <w:t>The "MH MAGI FPL used in PD" for this member is reasonably compatible based on the "MH FPL Threshold Check" rule.</w:t>
            </w:r>
          </w:p>
          <w:p w14:paraId="2790FB10" w14:textId="77777777" w:rsidR="00915710" w:rsidRPr="004342C6" w:rsidRDefault="00915710" w:rsidP="00320B54">
            <w:pPr>
              <w:pStyle w:val="ListParagraph"/>
              <w:numPr>
                <w:ilvl w:val="0"/>
                <w:numId w:val="216"/>
              </w:numPr>
              <w:rPr>
                <w:rFonts w:cs="Arial"/>
              </w:rPr>
            </w:pPr>
            <w:r w:rsidRPr="004342C6">
              <w:rPr>
                <w:rFonts w:eastAsia="Times New Roman" w:cs="Arial"/>
                <w:color w:val="000000"/>
              </w:rPr>
              <w:t>There is no outstanding RFI other than Income RFI impacting this member.</w:t>
            </w:r>
          </w:p>
          <w:p w14:paraId="1732C2D6" w14:textId="77777777" w:rsidR="00646669" w:rsidRPr="004342C6" w:rsidRDefault="00646669" w:rsidP="00646669">
            <w:pPr>
              <w:rPr>
                <w:rFonts w:cs="Arial"/>
              </w:rPr>
            </w:pPr>
          </w:p>
          <w:p w14:paraId="2EB32972" w14:textId="6BB958C9" w:rsidR="00646669" w:rsidRPr="004342C6" w:rsidRDefault="00646669" w:rsidP="002C08AA">
            <w:pPr>
              <w:rPr>
                <w:rFonts w:cs="Arial"/>
                <w:color w:val="060808" w:themeColor="text1"/>
              </w:rPr>
            </w:pPr>
            <w:r w:rsidRPr="004342C6">
              <w:rPr>
                <w:rFonts w:cs="Arial"/>
                <w:b/>
              </w:rPr>
              <w:t>Note</w:t>
            </w:r>
            <w:r w:rsidR="00191F24" w:rsidRPr="004342C6">
              <w:rPr>
                <w:rFonts w:cs="Arial"/>
                <w:b/>
              </w:rPr>
              <w:t xml:space="preserve">: </w:t>
            </w:r>
            <w:r w:rsidRPr="004342C6">
              <w:rPr>
                <w:rFonts w:cs="Arial"/>
                <w:color w:val="060808" w:themeColor="text1"/>
              </w:rPr>
              <w:t xml:space="preserve">This requirement is executed when </w:t>
            </w:r>
            <w:r w:rsidR="002C08AA" w:rsidRPr="004342C6">
              <w:rPr>
                <w:rFonts w:cs="Arial"/>
                <w:color w:val="060808" w:themeColor="text1"/>
              </w:rPr>
              <w:t>“</w:t>
            </w:r>
            <w:r w:rsidR="002C08AA" w:rsidRPr="004342C6">
              <w:rPr>
                <w:rFonts w:eastAsia="Times New Roman" w:cs="Arial"/>
                <w:color w:val="000000"/>
              </w:rPr>
              <w:t>MH FPL Threshold Check</w:t>
            </w:r>
            <w:r w:rsidR="00DF2A97" w:rsidRPr="004342C6">
              <w:rPr>
                <w:rFonts w:eastAsia="Times New Roman" w:cs="Arial"/>
                <w:color w:val="000000"/>
              </w:rPr>
              <w:t xml:space="preserve"> (HCR 333)</w:t>
            </w:r>
            <w:r w:rsidR="002C08AA" w:rsidRPr="004342C6">
              <w:rPr>
                <w:rFonts w:cs="Arial"/>
                <w:color w:val="000000"/>
              </w:rPr>
              <w:t>”</w:t>
            </w:r>
            <w:r w:rsidR="002C08AA" w:rsidRPr="004342C6">
              <w:rPr>
                <w:rFonts w:cs="Arial"/>
                <w:color w:val="060808" w:themeColor="text1"/>
              </w:rPr>
              <w:t xml:space="preserve"> </w:t>
            </w:r>
            <w:r w:rsidRPr="004342C6">
              <w:rPr>
                <w:rFonts w:cs="Arial"/>
                <w:color w:val="060808" w:themeColor="text1"/>
              </w:rPr>
              <w:t>Configuration is ON</w:t>
            </w:r>
            <w:r w:rsidR="007D2C0A">
              <w:rPr>
                <w:rFonts w:cs="Arial"/>
                <w:color w:val="060808" w:themeColor="text1"/>
              </w:rPr>
              <w:t>,</w:t>
            </w:r>
            <w:r w:rsidR="002C08AA" w:rsidRPr="004342C6">
              <w:rPr>
                <w:rFonts w:cs="Arial"/>
                <w:color w:val="060808" w:themeColor="text1"/>
              </w:rPr>
              <w:t xml:space="preserve"> and “Additional MH FPL Threshold Check</w:t>
            </w:r>
            <w:r w:rsidR="00DF2A97" w:rsidRPr="004342C6">
              <w:rPr>
                <w:rFonts w:cs="Arial"/>
                <w:color w:val="060808" w:themeColor="text1"/>
              </w:rPr>
              <w:t xml:space="preserve"> (HCR 357)</w:t>
            </w:r>
            <w:r w:rsidR="002C08AA" w:rsidRPr="004342C6">
              <w:rPr>
                <w:rFonts w:cs="Arial"/>
                <w:color w:val="060808" w:themeColor="text1"/>
              </w:rPr>
              <w:t>” configuration is OFF.</w:t>
            </w:r>
          </w:p>
          <w:p w14:paraId="09E7A8B6" w14:textId="4E954480" w:rsidR="008071D4" w:rsidRPr="004342C6" w:rsidRDefault="008071D4" w:rsidP="002C08AA">
            <w:pPr>
              <w:rPr>
                <w:rFonts w:cs="Arial"/>
                <w:color w:val="060808" w:themeColor="text1"/>
              </w:rPr>
            </w:pPr>
            <w:r w:rsidRPr="004342C6">
              <w:rPr>
                <w:rFonts w:cs="Arial"/>
                <w:color w:val="060808" w:themeColor="text1"/>
              </w:rPr>
              <w:t>This rule is Not executed during renewals</w:t>
            </w:r>
            <w:r w:rsidR="001062E8" w:rsidRPr="004342C6">
              <w:rPr>
                <w:rFonts w:cs="Arial"/>
                <w:color w:val="060808" w:themeColor="text1"/>
              </w:rPr>
              <w:t xml:space="preserve"> (Batch process or Auto renewal)</w:t>
            </w:r>
            <w:r w:rsidR="00A85131" w:rsidRPr="004342C6">
              <w:rPr>
                <w:rFonts w:cs="Arial"/>
                <w:color w:val="060808" w:themeColor="text1"/>
              </w:rPr>
              <w:t xml:space="preserve"> Or PDM.</w:t>
            </w:r>
          </w:p>
        </w:tc>
      </w:tr>
      <w:tr w:rsidR="00915710" w:rsidRPr="004342C6" w14:paraId="6AF9829D" w14:textId="77777777" w:rsidTr="009132F0">
        <w:trPr>
          <w:trHeight w:val="314"/>
        </w:trPr>
        <w:tc>
          <w:tcPr>
            <w:tcW w:w="2246" w:type="dxa"/>
            <w:shd w:val="clear" w:color="000000" w:fill="FFFFFF"/>
            <w:vAlign w:val="center"/>
          </w:tcPr>
          <w:p w14:paraId="1E6C510D" w14:textId="3C515C8C" w:rsidR="00915710" w:rsidRPr="004342C6" w:rsidRDefault="00915710" w:rsidP="00915710">
            <w:pPr>
              <w:contextualSpacing w:val="0"/>
              <w:jc w:val="center"/>
              <w:rPr>
                <w:rFonts w:cs="Arial"/>
              </w:rPr>
            </w:pPr>
            <w:r w:rsidRPr="004342C6">
              <w:rPr>
                <w:rFonts w:cs="Arial"/>
              </w:rPr>
              <w:t>IRC.FR.03.008</w:t>
            </w:r>
          </w:p>
        </w:tc>
        <w:tc>
          <w:tcPr>
            <w:tcW w:w="7024" w:type="dxa"/>
            <w:shd w:val="clear" w:color="000000" w:fill="FFFFFF"/>
          </w:tcPr>
          <w:p w14:paraId="0A35E18B" w14:textId="77777777" w:rsidR="00915710" w:rsidRPr="004342C6" w:rsidRDefault="00915710" w:rsidP="00915710">
            <w:pPr>
              <w:rPr>
                <w:rFonts w:eastAsia="Times New Roman" w:cs="Arial"/>
              </w:rPr>
            </w:pPr>
            <w:r w:rsidRPr="004342C6">
              <w:rPr>
                <w:rFonts w:eastAsia="Times New Roman" w:cs="Arial"/>
              </w:rPr>
              <w:t xml:space="preserve">The system will consider the “MH MAGI FPL used in PD” of the given member as Reasonably Compatible if all of the below conditions are met: </w:t>
            </w:r>
          </w:p>
          <w:p w14:paraId="501A42CC" w14:textId="77777777" w:rsidR="00915710" w:rsidRPr="004342C6" w:rsidRDefault="00915710" w:rsidP="00320B54">
            <w:pPr>
              <w:pStyle w:val="ListParagraph"/>
              <w:numPr>
                <w:ilvl w:val="0"/>
                <w:numId w:val="217"/>
              </w:numPr>
              <w:rPr>
                <w:rFonts w:eastAsia="Times New Roman" w:cs="Arial"/>
              </w:rPr>
            </w:pPr>
            <w:r w:rsidRPr="004342C6">
              <w:rPr>
                <w:rFonts w:eastAsia="Times New Roman" w:cs="Arial"/>
              </w:rPr>
              <w:t>There is no member with an active income RFI in the given member's MAGI HH.</w:t>
            </w:r>
          </w:p>
          <w:p w14:paraId="3C6E3524" w14:textId="6E14EE49" w:rsidR="00915710" w:rsidRPr="004342C6" w:rsidRDefault="00915710" w:rsidP="00320B54">
            <w:pPr>
              <w:pStyle w:val="ListParagraph"/>
              <w:numPr>
                <w:ilvl w:val="0"/>
                <w:numId w:val="217"/>
              </w:numPr>
              <w:rPr>
                <w:rFonts w:eastAsia="Times New Roman" w:cs="Arial"/>
                <w:color w:val="000000"/>
              </w:rPr>
            </w:pPr>
            <w:r w:rsidRPr="004342C6">
              <w:rPr>
                <w:rFonts w:eastAsia="Times New Roman" w:cs="Arial"/>
              </w:rPr>
              <w:t>The given member would be (full or partial) MH eligible based on self-attested or manually verified income (if available and manual verification is still valid).</w:t>
            </w:r>
          </w:p>
        </w:tc>
      </w:tr>
      <w:tr w:rsidR="00915710" w:rsidRPr="004342C6" w14:paraId="3B45E508" w14:textId="77777777" w:rsidTr="009132F0">
        <w:trPr>
          <w:trHeight w:val="314"/>
        </w:trPr>
        <w:tc>
          <w:tcPr>
            <w:tcW w:w="2246" w:type="dxa"/>
            <w:shd w:val="clear" w:color="000000" w:fill="FFFFFF"/>
            <w:vAlign w:val="center"/>
          </w:tcPr>
          <w:p w14:paraId="532DED0F" w14:textId="6BBA47FD" w:rsidR="00915710" w:rsidRPr="004342C6" w:rsidRDefault="00915710" w:rsidP="00915710">
            <w:pPr>
              <w:contextualSpacing w:val="0"/>
              <w:jc w:val="center"/>
              <w:rPr>
                <w:rFonts w:cs="Arial"/>
              </w:rPr>
            </w:pPr>
            <w:r w:rsidRPr="004342C6">
              <w:rPr>
                <w:rFonts w:cs="Arial"/>
              </w:rPr>
              <w:t>IRC.FR.03.007</w:t>
            </w:r>
          </w:p>
        </w:tc>
        <w:tc>
          <w:tcPr>
            <w:tcW w:w="7024" w:type="dxa"/>
            <w:shd w:val="clear" w:color="000000" w:fill="FFFFFF"/>
          </w:tcPr>
          <w:p w14:paraId="6468A826" w14:textId="77777777" w:rsidR="00915710" w:rsidRPr="004342C6" w:rsidRDefault="00915710" w:rsidP="00915710">
            <w:pPr>
              <w:rPr>
                <w:rFonts w:eastAsia="Times New Roman" w:cs="Arial"/>
                <w:color w:val="000000"/>
              </w:rPr>
            </w:pPr>
            <w:r w:rsidRPr="004342C6">
              <w:rPr>
                <w:rFonts w:eastAsia="Times New Roman" w:cs="Arial"/>
                <w:color w:val="000000"/>
              </w:rPr>
              <w:t>The system will consider the MH coverage as not “Final” and determine the MH coverage of the “MH threshold eligible member” as per the existing eligibility rule if at least one of the below conditions are met:</w:t>
            </w:r>
          </w:p>
          <w:p w14:paraId="1E07A1BC" w14:textId="77777777" w:rsidR="00915710" w:rsidRPr="004342C6" w:rsidRDefault="00915710" w:rsidP="00915710">
            <w:pPr>
              <w:rPr>
                <w:rFonts w:eastAsia="Times New Roman" w:cs="Arial"/>
                <w:color w:val="000000"/>
              </w:rPr>
            </w:pPr>
          </w:p>
          <w:p w14:paraId="31DDE623" w14:textId="408FF774" w:rsidR="003A35C0" w:rsidRPr="004342C6" w:rsidRDefault="00915710" w:rsidP="00320B54">
            <w:pPr>
              <w:pStyle w:val="ListParagraph"/>
              <w:numPr>
                <w:ilvl w:val="0"/>
                <w:numId w:val="218"/>
              </w:numPr>
              <w:contextualSpacing w:val="0"/>
              <w:rPr>
                <w:rFonts w:eastAsia="Times New Roman" w:cs="Arial"/>
              </w:rPr>
            </w:pPr>
            <w:r w:rsidRPr="004342C6">
              <w:rPr>
                <w:rFonts w:eastAsia="Times New Roman" w:cs="Arial"/>
                <w:color w:val="000000"/>
              </w:rPr>
              <w:lastRenderedPageBreak/>
              <w:t xml:space="preserve">The "MH MAGI FPL used in PD" for the member is not reasonably compatible based on </w:t>
            </w:r>
            <w:r w:rsidR="007D2C0A">
              <w:rPr>
                <w:rFonts w:eastAsia="Times New Roman" w:cs="Arial"/>
                <w:color w:val="000000"/>
              </w:rPr>
              <w:t xml:space="preserve">the </w:t>
            </w:r>
            <w:r w:rsidRPr="004342C6">
              <w:rPr>
                <w:rFonts w:eastAsia="Times New Roman" w:cs="Arial"/>
                <w:color w:val="000000"/>
              </w:rPr>
              <w:t>"MH FPL Threshold Check" Rule.</w:t>
            </w:r>
          </w:p>
          <w:p w14:paraId="23EC4CAA" w14:textId="09B2F7ED" w:rsidR="00915710" w:rsidRPr="004342C6" w:rsidRDefault="00915710" w:rsidP="00320B54">
            <w:pPr>
              <w:pStyle w:val="ListParagraph"/>
              <w:numPr>
                <w:ilvl w:val="0"/>
                <w:numId w:val="218"/>
              </w:numPr>
              <w:contextualSpacing w:val="0"/>
              <w:rPr>
                <w:rFonts w:eastAsia="Times New Roman" w:cs="Arial"/>
              </w:rPr>
            </w:pPr>
            <w:r w:rsidRPr="004342C6">
              <w:rPr>
                <w:rFonts w:eastAsia="Times New Roman" w:cs="Arial"/>
                <w:color w:val="000000"/>
              </w:rPr>
              <w:t>There is an outstanding RFI (other than income RFI) impacting this member.</w:t>
            </w:r>
          </w:p>
        </w:tc>
      </w:tr>
      <w:tr w:rsidR="00D679EE" w:rsidRPr="004342C6" w14:paraId="408A5797" w14:textId="77777777" w:rsidTr="009132F0">
        <w:trPr>
          <w:trHeight w:val="314"/>
        </w:trPr>
        <w:tc>
          <w:tcPr>
            <w:tcW w:w="2246" w:type="dxa"/>
            <w:shd w:val="clear" w:color="000000" w:fill="FFFFFF"/>
            <w:vAlign w:val="center"/>
          </w:tcPr>
          <w:p w14:paraId="1538DC1D" w14:textId="49846C73" w:rsidR="00D679EE" w:rsidRPr="004342C6" w:rsidRDefault="00D679EE" w:rsidP="00D679EE">
            <w:pPr>
              <w:contextualSpacing w:val="0"/>
              <w:jc w:val="center"/>
              <w:rPr>
                <w:rFonts w:cs="Arial"/>
              </w:rPr>
            </w:pPr>
            <w:r>
              <w:lastRenderedPageBreak/>
              <w:t>DIS.PCS.10</w:t>
            </w:r>
            <w:r w:rsidRPr="007150CE">
              <w:t>.0</w:t>
            </w:r>
            <w:r>
              <w:t>04</w:t>
            </w:r>
          </w:p>
        </w:tc>
        <w:tc>
          <w:tcPr>
            <w:tcW w:w="7024" w:type="dxa"/>
            <w:shd w:val="clear" w:color="000000" w:fill="FFFFFF"/>
          </w:tcPr>
          <w:p w14:paraId="78416133" w14:textId="77777777" w:rsidR="00D679EE" w:rsidRPr="007150CE" w:rsidRDefault="00D679EE" w:rsidP="00D679EE">
            <w:pPr>
              <w:spacing w:after="160" w:line="252" w:lineRule="auto"/>
              <w:rPr>
                <w:rFonts w:eastAsia="Times New Roman"/>
              </w:rPr>
            </w:pPr>
            <w:r w:rsidRPr="007150CE">
              <w:rPr>
                <w:rFonts w:eastAsia="Times New Roman"/>
              </w:rPr>
              <w:t xml:space="preserve">The system shall use </w:t>
            </w:r>
            <w:r>
              <w:t>Disabled Adult Household</w:t>
            </w:r>
            <w:r w:rsidRPr="007150CE">
              <w:rPr>
                <w:rFonts w:eastAsia="Times New Roman"/>
              </w:rPr>
              <w:t xml:space="preserve"> FPL and </w:t>
            </w:r>
            <w:r>
              <w:t xml:space="preserve">Disabled Adult </w:t>
            </w:r>
            <w:r w:rsidRPr="007150CE">
              <w:rPr>
                <w:rFonts w:eastAsia="Times New Roman"/>
              </w:rPr>
              <w:t>Household to execute the “</w:t>
            </w:r>
            <w:r w:rsidRPr="00A61411">
              <w:rPr>
                <w:rFonts w:eastAsia="Times New Roman"/>
                <w:b/>
              </w:rPr>
              <w:t>Medicaid FPL Threshold Check</w:t>
            </w:r>
            <w:r w:rsidRPr="007150CE">
              <w:rPr>
                <w:rFonts w:eastAsia="Times New Roman"/>
              </w:rPr>
              <w:t xml:space="preserve">” Rule for the members </w:t>
            </w:r>
            <w:r>
              <w:rPr>
                <w:rFonts w:eastAsia="Times New Roman"/>
              </w:rPr>
              <w:t xml:space="preserve">for whom </w:t>
            </w:r>
            <w:r>
              <w:t>Disabled Adult Household</w:t>
            </w:r>
            <w:r>
              <w:rPr>
                <w:rFonts w:eastAsia="Times New Roman"/>
              </w:rPr>
              <w:t xml:space="preserve"> FPL is used in PD during any program determination</w:t>
            </w:r>
            <w:r w:rsidRPr="007150CE">
              <w:rPr>
                <w:rFonts w:eastAsia="Times New Roman"/>
              </w:rPr>
              <w:t xml:space="preserve">. </w:t>
            </w:r>
          </w:p>
          <w:p w14:paraId="7F3AD12B" w14:textId="77777777" w:rsidR="00D679EE" w:rsidRPr="007150CE" w:rsidRDefault="00D679EE" w:rsidP="00D679EE">
            <w:pPr>
              <w:spacing w:after="160" w:line="252" w:lineRule="auto"/>
              <w:rPr>
                <w:rFonts w:eastAsia="Times New Roman"/>
              </w:rPr>
            </w:pPr>
          </w:p>
          <w:p w14:paraId="0E775157" w14:textId="77777777" w:rsidR="00D679EE" w:rsidRPr="00BB1E10" w:rsidRDefault="00D679EE" w:rsidP="00D679EE">
            <w:pPr>
              <w:spacing w:after="160" w:line="252" w:lineRule="auto"/>
              <w:rPr>
                <w:rFonts w:eastAsia="Times New Roman"/>
                <w:b/>
                <w:bCs/>
              </w:rPr>
            </w:pPr>
            <w:r w:rsidRPr="00BB1E10">
              <w:rPr>
                <w:rFonts w:eastAsia="Times New Roman"/>
                <w:b/>
                <w:bCs/>
              </w:rPr>
              <w:t xml:space="preserve">Note: </w:t>
            </w:r>
          </w:p>
          <w:p w14:paraId="12782DAE" w14:textId="77777777" w:rsidR="00D679EE" w:rsidRDefault="00D679EE" w:rsidP="00E74DAA">
            <w:pPr>
              <w:pStyle w:val="ListParagraph"/>
              <w:numPr>
                <w:ilvl w:val="0"/>
                <w:numId w:val="555"/>
              </w:numPr>
              <w:spacing w:after="160" w:line="252" w:lineRule="auto"/>
            </w:pPr>
            <w:r>
              <w:t xml:space="preserve">The above change is applicable to renewals process (Medicaid renewals and QHP and Mixed household renewals) as well. </w:t>
            </w:r>
          </w:p>
          <w:p w14:paraId="277D3318" w14:textId="77777777" w:rsidR="00D679EE" w:rsidRPr="00D87EF4" w:rsidRDefault="00D679EE" w:rsidP="00E74DAA">
            <w:pPr>
              <w:pStyle w:val="ListParagraph"/>
              <w:numPr>
                <w:ilvl w:val="0"/>
                <w:numId w:val="555"/>
              </w:numPr>
              <w:contextualSpacing w:val="0"/>
              <w:rPr>
                <w:rFonts w:eastAsia="Times New Roman"/>
              </w:rPr>
            </w:pPr>
            <w:r>
              <w:rPr>
                <w:rFonts w:eastAsia="Times New Roman"/>
              </w:rPr>
              <w:t xml:space="preserve">The system shall evaluate the IRS FPL based on the </w:t>
            </w:r>
            <w:r>
              <w:t>Disabled Adult Household</w:t>
            </w:r>
            <w:r>
              <w:rPr>
                <w:rFonts w:eastAsia="Times New Roman"/>
              </w:rPr>
              <w:t xml:space="preserve"> composition. </w:t>
            </w:r>
          </w:p>
          <w:p w14:paraId="091DF31E" w14:textId="77777777" w:rsidR="00D679EE" w:rsidRDefault="00D679EE" w:rsidP="00D679EE">
            <w:pPr>
              <w:spacing w:after="160" w:line="252" w:lineRule="auto"/>
            </w:pPr>
          </w:p>
          <w:p w14:paraId="5D047FBE" w14:textId="77777777" w:rsidR="00D679EE" w:rsidRPr="00613E86" w:rsidRDefault="00D679EE" w:rsidP="00D679EE">
            <w:pPr>
              <w:rPr>
                <w:rFonts w:cs="Arial"/>
                <w:b/>
              </w:rPr>
            </w:pPr>
            <w:r w:rsidRPr="00613E86">
              <w:rPr>
                <w:rFonts w:cs="Arial"/>
                <w:b/>
              </w:rPr>
              <w:t>Example</w:t>
            </w:r>
            <w:r>
              <w:rPr>
                <w:rFonts w:cs="Arial"/>
                <w:b/>
              </w:rPr>
              <w:t xml:space="preserve"> 1</w:t>
            </w:r>
            <w:r w:rsidRPr="00613E86">
              <w:rPr>
                <w:rFonts w:cs="Arial"/>
                <w:b/>
              </w:rPr>
              <w:t xml:space="preserve"> </w:t>
            </w:r>
            <w:r>
              <w:rPr>
                <w:rFonts w:cs="Arial"/>
                <w:b/>
              </w:rPr>
              <w:t>–</w:t>
            </w:r>
            <w:r w:rsidRPr="00613E86">
              <w:rPr>
                <w:rFonts w:cs="Arial"/>
                <w:b/>
              </w:rPr>
              <w:t xml:space="preserve"> </w:t>
            </w:r>
            <w:r w:rsidRPr="00352337">
              <w:rPr>
                <w:b/>
                <w:bCs/>
              </w:rPr>
              <w:t>Disabled Adult Household</w:t>
            </w:r>
            <w:r>
              <w:rPr>
                <w:rFonts w:cs="Arial"/>
                <w:b/>
              </w:rPr>
              <w:t xml:space="preserve"> FPL calculation post Time clock expiration </w:t>
            </w:r>
          </w:p>
          <w:p w14:paraId="10A57E8F" w14:textId="77777777" w:rsidR="00D679EE" w:rsidRPr="00E90C79" w:rsidRDefault="00D679EE" w:rsidP="00E74DAA">
            <w:pPr>
              <w:pStyle w:val="ListParagraph"/>
              <w:numPr>
                <w:ilvl w:val="0"/>
                <w:numId w:val="556"/>
              </w:numPr>
              <w:contextualSpacing w:val="0"/>
              <w:rPr>
                <w:rFonts w:cs="Arial"/>
              </w:rPr>
            </w:pPr>
            <w:r w:rsidRPr="00E90C79">
              <w:rPr>
                <w:rFonts w:cs="Arial"/>
              </w:rPr>
              <w:t xml:space="preserve">Two members M1 and M2 in the application </w:t>
            </w:r>
          </w:p>
          <w:p w14:paraId="37F4E1F5" w14:textId="77777777" w:rsidR="00D679EE" w:rsidRPr="00352337" w:rsidRDefault="00D679EE" w:rsidP="00E74DAA">
            <w:pPr>
              <w:pStyle w:val="ListParagraph"/>
              <w:numPr>
                <w:ilvl w:val="0"/>
                <w:numId w:val="556"/>
              </w:numPr>
              <w:contextualSpacing w:val="0"/>
              <w:rPr>
                <w:rFonts w:cs="Arial"/>
                <w:b/>
                <w:bCs/>
              </w:rPr>
            </w:pPr>
            <w:r w:rsidRPr="00352337">
              <w:rPr>
                <w:b/>
                <w:bCs/>
              </w:rPr>
              <w:t>Disabled Adult Household</w:t>
            </w:r>
            <w:r w:rsidRPr="00352337">
              <w:rPr>
                <w:rFonts w:cs="Arial"/>
                <w:b/>
                <w:bCs/>
              </w:rPr>
              <w:t xml:space="preserve"> composition: </w:t>
            </w:r>
          </w:p>
          <w:p w14:paraId="488D3BB6" w14:textId="77777777" w:rsidR="00D679EE" w:rsidRPr="00E90C79" w:rsidRDefault="00D679EE" w:rsidP="00E74DAA">
            <w:pPr>
              <w:pStyle w:val="ListParagraph"/>
              <w:numPr>
                <w:ilvl w:val="1"/>
                <w:numId w:val="556"/>
              </w:numPr>
              <w:contextualSpacing w:val="0"/>
              <w:rPr>
                <w:rFonts w:cs="Arial"/>
                <w:b/>
              </w:rPr>
            </w:pPr>
            <w:r w:rsidRPr="00E90C79">
              <w:rPr>
                <w:rFonts w:cs="Arial"/>
              </w:rPr>
              <w:t>M1: M1 and M2</w:t>
            </w:r>
          </w:p>
          <w:p w14:paraId="6D38886F" w14:textId="77777777" w:rsidR="00D679EE" w:rsidRPr="00E90C79" w:rsidRDefault="00D679EE" w:rsidP="00E74DAA">
            <w:pPr>
              <w:pStyle w:val="ListParagraph"/>
              <w:numPr>
                <w:ilvl w:val="1"/>
                <w:numId w:val="556"/>
              </w:numPr>
              <w:contextualSpacing w:val="0"/>
              <w:rPr>
                <w:rFonts w:cs="Arial"/>
                <w:b/>
              </w:rPr>
            </w:pPr>
            <w:r w:rsidRPr="00E90C79">
              <w:rPr>
                <w:rFonts w:cs="Arial"/>
              </w:rPr>
              <w:t xml:space="preserve">M2: only M2 </w:t>
            </w:r>
          </w:p>
          <w:p w14:paraId="2CD709EE" w14:textId="77777777" w:rsidR="00D679EE" w:rsidRPr="00E90C79" w:rsidRDefault="00D679EE" w:rsidP="00E74DAA">
            <w:pPr>
              <w:pStyle w:val="ListParagraph"/>
              <w:numPr>
                <w:ilvl w:val="0"/>
                <w:numId w:val="557"/>
              </w:numPr>
              <w:ind w:left="796"/>
              <w:contextualSpacing w:val="0"/>
              <w:rPr>
                <w:rFonts w:cs="Arial"/>
              </w:rPr>
            </w:pPr>
            <w:r w:rsidRPr="00E90C79">
              <w:rPr>
                <w:rFonts w:cs="Arial"/>
                <w:b/>
              </w:rPr>
              <w:t xml:space="preserve">Self-attested income: </w:t>
            </w:r>
          </w:p>
          <w:p w14:paraId="50A4AFD3" w14:textId="77777777" w:rsidR="00D679EE" w:rsidRDefault="00D679EE" w:rsidP="00E74DAA">
            <w:pPr>
              <w:pStyle w:val="ListParagraph"/>
              <w:numPr>
                <w:ilvl w:val="1"/>
                <w:numId w:val="557"/>
              </w:numPr>
              <w:contextualSpacing w:val="0"/>
              <w:rPr>
                <w:rFonts w:cs="Arial"/>
              </w:rPr>
            </w:pPr>
            <w:r w:rsidRPr="00E90C79">
              <w:rPr>
                <w:rFonts w:cs="Arial"/>
              </w:rPr>
              <w:t>M1: 15,000</w:t>
            </w:r>
          </w:p>
          <w:p w14:paraId="58FA0C9D" w14:textId="77777777" w:rsidR="00D679EE" w:rsidRPr="00E90C79" w:rsidRDefault="00D679EE" w:rsidP="00E74DAA">
            <w:pPr>
              <w:pStyle w:val="ListParagraph"/>
              <w:numPr>
                <w:ilvl w:val="1"/>
                <w:numId w:val="557"/>
              </w:numPr>
              <w:contextualSpacing w:val="0"/>
              <w:rPr>
                <w:rFonts w:cs="Arial"/>
              </w:rPr>
            </w:pPr>
            <w:r w:rsidRPr="00E90C79">
              <w:rPr>
                <w:rFonts w:cs="Arial"/>
              </w:rPr>
              <w:t>M2: 15,000</w:t>
            </w:r>
          </w:p>
          <w:p w14:paraId="0BC2D082" w14:textId="77777777" w:rsidR="00D679EE" w:rsidRPr="00E90C79" w:rsidRDefault="00D679EE" w:rsidP="00E74DAA">
            <w:pPr>
              <w:pStyle w:val="ListParagraph"/>
              <w:numPr>
                <w:ilvl w:val="0"/>
                <w:numId w:val="557"/>
              </w:numPr>
              <w:ind w:left="796"/>
              <w:contextualSpacing w:val="0"/>
              <w:rPr>
                <w:rFonts w:cs="Arial"/>
              </w:rPr>
            </w:pPr>
            <w:r w:rsidRPr="00E90C79">
              <w:rPr>
                <w:rFonts w:cs="Arial"/>
                <w:b/>
              </w:rPr>
              <w:t xml:space="preserve">IRS Income: </w:t>
            </w:r>
          </w:p>
          <w:p w14:paraId="4BC5CD2A" w14:textId="77777777" w:rsidR="00D679EE" w:rsidRDefault="00D679EE" w:rsidP="00E74DAA">
            <w:pPr>
              <w:pStyle w:val="ListParagraph"/>
              <w:numPr>
                <w:ilvl w:val="1"/>
                <w:numId w:val="557"/>
              </w:numPr>
              <w:contextualSpacing w:val="0"/>
              <w:rPr>
                <w:rFonts w:cs="Arial"/>
              </w:rPr>
            </w:pPr>
            <w:r w:rsidRPr="00E90C79">
              <w:rPr>
                <w:rFonts w:cs="Arial"/>
              </w:rPr>
              <w:t>M1: 20,000</w:t>
            </w:r>
          </w:p>
          <w:p w14:paraId="7E5C9819" w14:textId="77777777" w:rsidR="00D679EE" w:rsidRDefault="00D679EE" w:rsidP="00E74DAA">
            <w:pPr>
              <w:pStyle w:val="ListParagraph"/>
              <w:numPr>
                <w:ilvl w:val="1"/>
                <w:numId w:val="557"/>
              </w:numPr>
              <w:contextualSpacing w:val="0"/>
              <w:rPr>
                <w:rFonts w:cs="Arial"/>
              </w:rPr>
            </w:pPr>
            <w:r w:rsidRPr="00E90C79">
              <w:rPr>
                <w:rFonts w:cs="Arial"/>
              </w:rPr>
              <w:t xml:space="preserve">M2: 20,000 </w:t>
            </w:r>
          </w:p>
          <w:p w14:paraId="4144011A" w14:textId="77777777" w:rsidR="00D679EE" w:rsidRPr="00E90C79" w:rsidRDefault="00D679EE" w:rsidP="00E74DAA">
            <w:pPr>
              <w:pStyle w:val="ListParagraph"/>
              <w:numPr>
                <w:ilvl w:val="0"/>
                <w:numId w:val="557"/>
              </w:numPr>
              <w:ind w:left="796"/>
              <w:contextualSpacing w:val="0"/>
              <w:rPr>
                <w:rFonts w:cs="Arial"/>
              </w:rPr>
            </w:pPr>
            <w:r w:rsidRPr="00E90C79">
              <w:rPr>
                <w:rFonts w:cs="Arial"/>
                <w:b/>
              </w:rPr>
              <w:t>Income used to Calculate “</w:t>
            </w:r>
            <w:r w:rsidRPr="00352337">
              <w:rPr>
                <w:b/>
                <w:bCs/>
              </w:rPr>
              <w:t>Disabled Adult Household</w:t>
            </w:r>
            <w:r w:rsidRPr="00E90C79">
              <w:rPr>
                <w:rFonts w:cs="Arial"/>
                <w:b/>
              </w:rPr>
              <w:t xml:space="preserve"> FPL used in PD”:</w:t>
            </w:r>
          </w:p>
          <w:p w14:paraId="68EB0C66" w14:textId="77777777" w:rsidR="00D679EE" w:rsidRDefault="00D679EE" w:rsidP="00E74DAA">
            <w:pPr>
              <w:pStyle w:val="ListParagraph"/>
              <w:numPr>
                <w:ilvl w:val="1"/>
                <w:numId w:val="557"/>
              </w:numPr>
              <w:contextualSpacing w:val="0"/>
              <w:rPr>
                <w:rFonts w:cs="Arial"/>
              </w:rPr>
            </w:pPr>
            <w:r w:rsidRPr="00E90C79">
              <w:rPr>
                <w:rFonts w:cs="Arial"/>
              </w:rPr>
              <w:t>M1: 30,000 (M1’s Self-attested income 15,000 and M2’s Self-attested income 15,000)</w:t>
            </w:r>
          </w:p>
          <w:p w14:paraId="1C47899C" w14:textId="77777777" w:rsidR="00D679EE" w:rsidRDefault="00D679EE" w:rsidP="00E74DAA">
            <w:pPr>
              <w:pStyle w:val="ListParagraph"/>
              <w:numPr>
                <w:ilvl w:val="1"/>
                <w:numId w:val="557"/>
              </w:numPr>
              <w:contextualSpacing w:val="0"/>
              <w:rPr>
                <w:rFonts w:cs="Arial"/>
              </w:rPr>
            </w:pPr>
            <w:r w:rsidRPr="00E90C79">
              <w:rPr>
                <w:rFonts w:cs="Arial"/>
              </w:rPr>
              <w:t>M2: 15000 (M2’s self-attested income 15,000)</w:t>
            </w:r>
          </w:p>
          <w:p w14:paraId="7F76F65E" w14:textId="77777777" w:rsidR="00D679EE" w:rsidRPr="00E90C79" w:rsidRDefault="00D679EE" w:rsidP="00E74DAA">
            <w:pPr>
              <w:pStyle w:val="ListParagraph"/>
              <w:numPr>
                <w:ilvl w:val="0"/>
                <w:numId w:val="557"/>
              </w:numPr>
              <w:contextualSpacing w:val="0"/>
              <w:rPr>
                <w:rFonts w:cs="Arial"/>
              </w:rPr>
            </w:pPr>
            <w:r w:rsidRPr="00E90C79">
              <w:rPr>
                <w:rFonts w:cs="Arial"/>
                <w:b/>
              </w:rPr>
              <w:t>Income used to Calculate “IRS FPL”:</w:t>
            </w:r>
          </w:p>
          <w:p w14:paraId="11D6660B" w14:textId="77777777" w:rsidR="00D679EE" w:rsidRDefault="00D679EE" w:rsidP="00E74DAA">
            <w:pPr>
              <w:pStyle w:val="ListParagraph"/>
              <w:numPr>
                <w:ilvl w:val="1"/>
                <w:numId w:val="557"/>
              </w:numPr>
              <w:contextualSpacing w:val="0"/>
              <w:rPr>
                <w:rFonts w:cs="Arial"/>
              </w:rPr>
            </w:pPr>
            <w:r w:rsidRPr="00E90C79">
              <w:rPr>
                <w:rFonts w:cs="Arial"/>
              </w:rPr>
              <w:t>M1: 40,000 (M1’s IRS income 20,000 and M2’s IRS income 20,000)</w:t>
            </w:r>
          </w:p>
          <w:p w14:paraId="69156B11" w14:textId="77777777" w:rsidR="00D679EE" w:rsidRDefault="00D679EE" w:rsidP="00E74DAA">
            <w:pPr>
              <w:pStyle w:val="ListParagraph"/>
              <w:numPr>
                <w:ilvl w:val="1"/>
                <w:numId w:val="557"/>
              </w:numPr>
              <w:contextualSpacing w:val="0"/>
              <w:rPr>
                <w:rFonts w:cs="Arial"/>
              </w:rPr>
            </w:pPr>
            <w:r w:rsidRPr="00E90C79">
              <w:rPr>
                <w:rFonts w:cs="Arial"/>
              </w:rPr>
              <w:t>M2: 20,000 (M2’s IRS income 20,000)</w:t>
            </w:r>
          </w:p>
          <w:p w14:paraId="75B9586B" w14:textId="77777777" w:rsidR="00D679EE" w:rsidRPr="00E90C79" w:rsidRDefault="00D679EE" w:rsidP="00E74DAA">
            <w:pPr>
              <w:pStyle w:val="ListParagraph"/>
              <w:numPr>
                <w:ilvl w:val="0"/>
                <w:numId w:val="557"/>
              </w:numPr>
              <w:contextualSpacing w:val="0"/>
              <w:rPr>
                <w:rFonts w:cs="Arial"/>
              </w:rPr>
            </w:pPr>
            <w:r w:rsidRPr="00E90C79">
              <w:rPr>
                <w:rFonts w:cs="Arial"/>
                <w:b/>
              </w:rPr>
              <w:t xml:space="preserve">IRS FPL and </w:t>
            </w:r>
            <w:r w:rsidRPr="00712CE9">
              <w:rPr>
                <w:b/>
                <w:bCs/>
              </w:rPr>
              <w:t>Disabled Adult Household</w:t>
            </w:r>
            <w:r w:rsidRPr="00E90C79">
              <w:rPr>
                <w:rFonts w:cs="Arial"/>
                <w:b/>
              </w:rPr>
              <w:t xml:space="preserve"> FPL used in PD are both within the threshold limit for M1 and M2</w:t>
            </w:r>
          </w:p>
          <w:p w14:paraId="6281FAA1" w14:textId="77777777" w:rsidR="00D679EE" w:rsidRPr="00E90C79" w:rsidRDefault="00D679EE" w:rsidP="00E74DAA">
            <w:pPr>
              <w:pStyle w:val="ListParagraph"/>
              <w:numPr>
                <w:ilvl w:val="0"/>
                <w:numId w:val="557"/>
              </w:numPr>
              <w:contextualSpacing w:val="0"/>
              <w:rPr>
                <w:rFonts w:cs="Arial"/>
              </w:rPr>
            </w:pPr>
            <w:r w:rsidRPr="00E90C79">
              <w:rPr>
                <w:rFonts w:cs="Arial"/>
                <w:b/>
              </w:rPr>
              <w:t>Income RFI Status:</w:t>
            </w:r>
          </w:p>
          <w:p w14:paraId="2F78D2C6" w14:textId="77777777" w:rsidR="00D679EE" w:rsidRDefault="00D679EE" w:rsidP="00E74DAA">
            <w:pPr>
              <w:pStyle w:val="ListParagraph"/>
              <w:numPr>
                <w:ilvl w:val="1"/>
                <w:numId w:val="557"/>
              </w:numPr>
              <w:contextualSpacing w:val="0"/>
              <w:rPr>
                <w:rFonts w:cs="Arial"/>
              </w:rPr>
            </w:pPr>
            <w:r w:rsidRPr="00E90C79">
              <w:rPr>
                <w:rFonts w:cs="Arial"/>
              </w:rPr>
              <w:t xml:space="preserve">M1: RFI Electronically verified </w:t>
            </w:r>
          </w:p>
          <w:p w14:paraId="493AB911" w14:textId="77777777" w:rsidR="00D679EE" w:rsidRPr="00E90C79" w:rsidRDefault="00D679EE" w:rsidP="00E74DAA">
            <w:pPr>
              <w:pStyle w:val="ListParagraph"/>
              <w:numPr>
                <w:ilvl w:val="1"/>
                <w:numId w:val="557"/>
              </w:numPr>
              <w:contextualSpacing w:val="0"/>
              <w:rPr>
                <w:rFonts w:cs="Arial"/>
              </w:rPr>
            </w:pPr>
            <w:r w:rsidRPr="00E90C79">
              <w:rPr>
                <w:rFonts w:cs="Arial"/>
              </w:rPr>
              <w:t xml:space="preserve">M2: RFI Electronically verified </w:t>
            </w:r>
          </w:p>
          <w:p w14:paraId="4160FB02" w14:textId="77777777" w:rsidR="00D679EE" w:rsidRPr="004342C6" w:rsidRDefault="00D679EE" w:rsidP="00D679EE">
            <w:pPr>
              <w:rPr>
                <w:rFonts w:eastAsia="Times New Roman" w:cs="Arial"/>
                <w:color w:val="000000"/>
              </w:rPr>
            </w:pPr>
          </w:p>
        </w:tc>
      </w:tr>
      <w:tr w:rsidR="00D679EE" w:rsidRPr="004342C6" w14:paraId="77AD2C21" w14:textId="77777777" w:rsidTr="009132F0">
        <w:trPr>
          <w:trHeight w:val="314"/>
        </w:trPr>
        <w:tc>
          <w:tcPr>
            <w:tcW w:w="2246" w:type="dxa"/>
            <w:shd w:val="clear" w:color="000000" w:fill="FFFFFF"/>
            <w:vAlign w:val="center"/>
          </w:tcPr>
          <w:p w14:paraId="7ACC2DAD" w14:textId="34282A2F" w:rsidR="00D679EE" w:rsidRDefault="00D679EE" w:rsidP="00D679EE">
            <w:pPr>
              <w:contextualSpacing w:val="0"/>
              <w:jc w:val="center"/>
            </w:pPr>
            <w:r>
              <w:t>DIS.PCS.10</w:t>
            </w:r>
            <w:r w:rsidRPr="007150CE">
              <w:t>.0</w:t>
            </w:r>
            <w:r>
              <w:t>05</w:t>
            </w:r>
          </w:p>
        </w:tc>
        <w:tc>
          <w:tcPr>
            <w:tcW w:w="7024" w:type="dxa"/>
            <w:shd w:val="clear" w:color="000000" w:fill="FFFFFF"/>
          </w:tcPr>
          <w:p w14:paraId="03E709FF" w14:textId="77777777" w:rsidR="00D679EE" w:rsidRPr="007150CE" w:rsidRDefault="00D679EE" w:rsidP="00D679EE">
            <w:pPr>
              <w:spacing w:after="160" w:line="252" w:lineRule="auto"/>
              <w:rPr>
                <w:rFonts w:eastAsia="Times New Roman"/>
              </w:rPr>
            </w:pPr>
            <w:r w:rsidRPr="007150CE">
              <w:rPr>
                <w:rFonts w:eastAsia="Times New Roman"/>
              </w:rPr>
              <w:t xml:space="preserve">The system shall use </w:t>
            </w:r>
            <w:r>
              <w:t>Disabled Adult Household</w:t>
            </w:r>
            <w:r w:rsidRPr="007150CE">
              <w:rPr>
                <w:rFonts w:eastAsia="Times New Roman"/>
              </w:rPr>
              <w:t xml:space="preserve"> FPL and </w:t>
            </w:r>
            <w:r>
              <w:t xml:space="preserve">Disabled Adult </w:t>
            </w:r>
            <w:r w:rsidRPr="007150CE">
              <w:rPr>
                <w:rFonts w:eastAsia="Times New Roman"/>
              </w:rPr>
              <w:t xml:space="preserve">Household to run </w:t>
            </w:r>
            <w:r w:rsidRPr="00A61411">
              <w:rPr>
                <w:rFonts w:eastAsia="Times New Roman"/>
                <w:b/>
              </w:rPr>
              <w:t>Additional Medicaid Eligibility Threshold</w:t>
            </w:r>
            <w:r w:rsidRPr="007150CE">
              <w:rPr>
                <w:rFonts w:eastAsia="Times New Roman"/>
              </w:rPr>
              <w:t xml:space="preserve"> </w:t>
            </w:r>
            <w:r w:rsidRPr="007150CE">
              <w:rPr>
                <w:rFonts w:eastAsia="Times New Roman"/>
              </w:rPr>
              <w:lastRenderedPageBreak/>
              <w:t xml:space="preserve">rules for the members </w:t>
            </w:r>
            <w:r>
              <w:rPr>
                <w:rFonts w:eastAsia="Times New Roman"/>
              </w:rPr>
              <w:t xml:space="preserve">for whom </w:t>
            </w:r>
            <w:r>
              <w:t>Disabled Adult Household</w:t>
            </w:r>
            <w:r w:rsidRPr="007150CE">
              <w:rPr>
                <w:rFonts w:eastAsia="Times New Roman"/>
              </w:rPr>
              <w:t xml:space="preserve"> </w:t>
            </w:r>
            <w:r>
              <w:rPr>
                <w:rFonts w:eastAsia="Times New Roman"/>
              </w:rPr>
              <w:t>FPL is used in PD</w:t>
            </w:r>
            <w:r w:rsidRPr="007150CE">
              <w:rPr>
                <w:rFonts w:eastAsia="Times New Roman"/>
              </w:rPr>
              <w:t xml:space="preserve">. </w:t>
            </w:r>
          </w:p>
          <w:p w14:paraId="51772299" w14:textId="77777777" w:rsidR="00D679EE" w:rsidRPr="007150CE" w:rsidRDefault="00D679EE" w:rsidP="00D679EE">
            <w:pPr>
              <w:spacing w:after="160" w:line="252" w:lineRule="auto"/>
              <w:rPr>
                <w:rFonts w:eastAsia="Times New Roman"/>
              </w:rPr>
            </w:pPr>
          </w:p>
          <w:p w14:paraId="627732CD" w14:textId="77777777" w:rsidR="00D679EE" w:rsidRDefault="00D679EE" w:rsidP="00D679EE">
            <w:pPr>
              <w:rPr>
                <w:rFonts w:eastAsia="Times New Roman"/>
              </w:rPr>
            </w:pPr>
            <w:r w:rsidRPr="003F2B48">
              <w:rPr>
                <w:rFonts w:eastAsia="Times New Roman"/>
                <w:b/>
                <w:bCs/>
              </w:rPr>
              <w:t>Note:</w:t>
            </w:r>
            <w:r w:rsidRPr="007150CE">
              <w:rPr>
                <w:rFonts w:eastAsia="Times New Roman"/>
              </w:rPr>
              <w:t xml:space="preserve"> </w:t>
            </w:r>
            <w:r>
              <w:rPr>
                <w:rFonts w:eastAsia="Times New Roman"/>
              </w:rPr>
              <w:t xml:space="preserve">The system shall evaluate the IRS FPL based on </w:t>
            </w:r>
            <w:r>
              <w:t>Disabled Adult Household</w:t>
            </w:r>
            <w:r>
              <w:rPr>
                <w:rFonts w:eastAsia="Times New Roman"/>
              </w:rPr>
              <w:t xml:space="preserve"> composition. </w:t>
            </w:r>
          </w:p>
          <w:p w14:paraId="11E4DFE8" w14:textId="77777777" w:rsidR="00D679EE" w:rsidRDefault="00D679EE" w:rsidP="00D679EE">
            <w:pPr>
              <w:ind w:left="360"/>
              <w:rPr>
                <w:rFonts w:eastAsia="Times New Roman"/>
              </w:rPr>
            </w:pPr>
          </w:p>
          <w:p w14:paraId="146E7D4F" w14:textId="77777777" w:rsidR="00D679EE" w:rsidRPr="00EB44A6" w:rsidRDefault="00D679EE" w:rsidP="00D679EE">
            <w:pPr>
              <w:rPr>
                <w:rFonts w:cs="Arial"/>
                <w:b/>
              </w:rPr>
            </w:pPr>
            <w:r w:rsidRPr="00EB44A6">
              <w:rPr>
                <w:rFonts w:cs="Arial"/>
                <w:b/>
              </w:rPr>
              <w:t>Exam</w:t>
            </w:r>
            <w:r>
              <w:rPr>
                <w:rFonts w:cs="Arial"/>
                <w:b/>
              </w:rPr>
              <w:t>ple 1:</w:t>
            </w:r>
          </w:p>
          <w:p w14:paraId="6DC9F1C0" w14:textId="77777777" w:rsidR="00D679EE" w:rsidRDefault="00D679EE" w:rsidP="00E74DAA">
            <w:pPr>
              <w:pStyle w:val="ListParagraph"/>
              <w:numPr>
                <w:ilvl w:val="0"/>
                <w:numId w:val="559"/>
              </w:numPr>
              <w:contextualSpacing w:val="0"/>
              <w:rPr>
                <w:rFonts w:cs="Arial"/>
              </w:rPr>
            </w:pPr>
            <w:r w:rsidRPr="00E90C79">
              <w:rPr>
                <w:rFonts w:cs="Arial"/>
              </w:rPr>
              <w:t xml:space="preserve">2 members in the application, HOH, Spouse. </w:t>
            </w:r>
          </w:p>
          <w:p w14:paraId="774C3979" w14:textId="77777777" w:rsidR="00D679EE" w:rsidRPr="00E90C79" w:rsidRDefault="00D679EE" w:rsidP="00E74DAA">
            <w:pPr>
              <w:pStyle w:val="ListParagraph"/>
              <w:numPr>
                <w:ilvl w:val="0"/>
                <w:numId w:val="559"/>
              </w:numPr>
              <w:contextualSpacing w:val="0"/>
              <w:rPr>
                <w:rFonts w:cs="Arial"/>
              </w:rPr>
            </w:pPr>
            <w:r w:rsidRPr="00E90C79">
              <w:rPr>
                <w:rFonts w:cs="Arial"/>
              </w:rPr>
              <w:t xml:space="preserve">HOH and Spouse are identified to be MH Pended in aid category assigned </w:t>
            </w:r>
            <w:r w:rsidRPr="00E90C79">
              <w:rPr>
                <w:rFonts w:eastAsia="Times New Roman"/>
              </w:rPr>
              <w:t xml:space="preserve">through </w:t>
            </w:r>
            <w:r>
              <w:t xml:space="preserve">Disabled Adult </w:t>
            </w:r>
            <w:r w:rsidRPr="00E90C79">
              <w:rPr>
                <w:rFonts w:eastAsia="Times New Roman"/>
              </w:rPr>
              <w:t xml:space="preserve">Household and </w:t>
            </w:r>
            <w:r>
              <w:t>Disabled Adult Household</w:t>
            </w:r>
            <w:r w:rsidRPr="007150CE">
              <w:rPr>
                <w:rFonts w:eastAsia="Times New Roman"/>
              </w:rPr>
              <w:t xml:space="preserve"> </w:t>
            </w:r>
            <w:r w:rsidRPr="00E90C79">
              <w:rPr>
                <w:rFonts w:eastAsia="Times New Roman"/>
              </w:rPr>
              <w:t>FPL.</w:t>
            </w:r>
          </w:p>
          <w:p w14:paraId="4245D85C" w14:textId="77777777" w:rsidR="00D679EE" w:rsidRPr="00E90C79" w:rsidRDefault="00D679EE" w:rsidP="00E74DAA">
            <w:pPr>
              <w:pStyle w:val="ListParagraph"/>
              <w:numPr>
                <w:ilvl w:val="0"/>
                <w:numId w:val="559"/>
              </w:numPr>
              <w:contextualSpacing w:val="0"/>
              <w:rPr>
                <w:rFonts w:cs="Arial"/>
              </w:rPr>
            </w:pPr>
            <w:r>
              <w:t>Disabled Adult Household</w:t>
            </w:r>
            <w:r w:rsidRPr="00E90C79">
              <w:rPr>
                <w:rFonts w:cs="Arial"/>
              </w:rPr>
              <w:t xml:space="preserve"> composition:</w:t>
            </w:r>
          </w:p>
          <w:p w14:paraId="0C8A0F93" w14:textId="77777777" w:rsidR="00D679EE" w:rsidRDefault="00D679EE" w:rsidP="00E74DAA">
            <w:pPr>
              <w:pStyle w:val="ListParagraph"/>
              <w:numPr>
                <w:ilvl w:val="0"/>
                <w:numId w:val="558"/>
              </w:numPr>
              <w:contextualSpacing w:val="0"/>
              <w:rPr>
                <w:rFonts w:cs="Arial"/>
              </w:rPr>
            </w:pPr>
            <w:r w:rsidRPr="00344AA0">
              <w:rPr>
                <w:rFonts w:cs="Arial"/>
              </w:rPr>
              <w:t xml:space="preserve">HOH’s </w:t>
            </w:r>
            <w:r>
              <w:t>Disabled Adult Household</w:t>
            </w:r>
            <w:r w:rsidRPr="00344AA0">
              <w:rPr>
                <w:rFonts w:cs="Arial"/>
              </w:rPr>
              <w:t>:  HOH</w:t>
            </w:r>
            <w:r>
              <w:rPr>
                <w:rFonts w:cs="Arial"/>
              </w:rPr>
              <w:t xml:space="preserve"> and </w:t>
            </w:r>
            <w:r w:rsidRPr="00344AA0">
              <w:rPr>
                <w:rFonts w:cs="Arial"/>
              </w:rPr>
              <w:t>Spouse</w:t>
            </w:r>
          </w:p>
          <w:p w14:paraId="27843F30" w14:textId="77777777" w:rsidR="00D679EE" w:rsidRPr="00093859" w:rsidRDefault="00D679EE" w:rsidP="00E74DAA">
            <w:pPr>
              <w:pStyle w:val="ListParagraph"/>
              <w:numPr>
                <w:ilvl w:val="0"/>
                <w:numId w:val="558"/>
              </w:numPr>
              <w:contextualSpacing w:val="0"/>
              <w:rPr>
                <w:rFonts w:cs="Arial"/>
              </w:rPr>
            </w:pPr>
            <w:r w:rsidRPr="00344AA0">
              <w:rPr>
                <w:rFonts w:cs="Arial"/>
              </w:rPr>
              <w:t xml:space="preserve">Spouse’s </w:t>
            </w:r>
            <w:r>
              <w:t>Disabled Adult Household</w:t>
            </w:r>
            <w:r w:rsidRPr="00344AA0">
              <w:rPr>
                <w:rFonts w:cs="Arial"/>
              </w:rPr>
              <w:t>:  HOH</w:t>
            </w:r>
            <w:r>
              <w:rPr>
                <w:rFonts w:cs="Arial"/>
              </w:rPr>
              <w:t xml:space="preserve"> and</w:t>
            </w:r>
            <w:r w:rsidRPr="00344AA0">
              <w:rPr>
                <w:rFonts w:cs="Arial"/>
              </w:rPr>
              <w:t xml:space="preserve"> Spouse</w:t>
            </w:r>
          </w:p>
          <w:p w14:paraId="1778E48A" w14:textId="77777777" w:rsidR="00D679EE" w:rsidRPr="00E90C79" w:rsidRDefault="00D679EE" w:rsidP="00E74DAA">
            <w:pPr>
              <w:pStyle w:val="ListParagraph"/>
              <w:numPr>
                <w:ilvl w:val="0"/>
                <w:numId w:val="560"/>
              </w:numPr>
              <w:ind w:left="706"/>
              <w:contextualSpacing w:val="0"/>
              <w:rPr>
                <w:rFonts w:cs="Arial"/>
              </w:rPr>
            </w:pPr>
            <w:r w:rsidRPr="00E90C79">
              <w:rPr>
                <w:rFonts w:cs="Arial"/>
              </w:rPr>
              <w:t xml:space="preserve">IRS FPL is calculated for all the Medicaid Pended Adult members. </w:t>
            </w:r>
          </w:p>
          <w:p w14:paraId="13E43C48" w14:textId="77777777" w:rsidR="00D679EE" w:rsidRPr="00093859" w:rsidRDefault="00D679EE" w:rsidP="00E74DAA">
            <w:pPr>
              <w:pStyle w:val="ListParagraph"/>
              <w:numPr>
                <w:ilvl w:val="0"/>
                <w:numId w:val="558"/>
              </w:numPr>
              <w:contextualSpacing w:val="0"/>
              <w:rPr>
                <w:rFonts w:cs="Arial"/>
              </w:rPr>
            </w:pPr>
            <w:r>
              <w:rPr>
                <w:rFonts w:cs="Arial"/>
              </w:rPr>
              <w:t xml:space="preserve">HOH: </w:t>
            </w:r>
            <w:r w:rsidRPr="00093859">
              <w:rPr>
                <w:rFonts w:cs="Arial"/>
              </w:rPr>
              <w:t xml:space="preserve">IRS FPL: 132% &amp; </w:t>
            </w:r>
            <w:r>
              <w:t>Disabled Adult Household</w:t>
            </w:r>
            <w:r w:rsidRPr="00093859">
              <w:rPr>
                <w:rFonts w:cs="Arial"/>
              </w:rPr>
              <w:t xml:space="preserve"> FPL used in PD: 120% </w:t>
            </w:r>
          </w:p>
          <w:p w14:paraId="35E947D6" w14:textId="77777777" w:rsidR="00D679EE" w:rsidRPr="00093859" w:rsidRDefault="00D679EE" w:rsidP="00E74DAA">
            <w:pPr>
              <w:pStyle w:val="ListParagraph"/>
              <w:numPr>
                <w:ilvl w:val="0"/>
                <w:numId w:val="558"/>
              </w:numPr>
              <w:contextualSpacing w:val="0"/>
              <w:rPr>
                <w:rFonts w:cs="Arial"/>
              </w:rPr>
            </w:pPr>
            <w:r>
              <w:rPr>
                <w:rFonts w:cs="Arial"/>
              </w:rPr>
              <w:t xml:space="preserve">Spouse: </w:t>
            </w:r>
            <w:r w:rsidRPr="00093859">
              <w:rPr>
                <w:rFonts w:cs="Arial"/>
              </w:rPr>
              <w:t xml:space="preserve">IRS FPL: 132% &amp; </w:t>
            </w:r>
            <w:r>
              <w:t>Disabled Adult Household</w:t>
            </w:r>
            <w:r w:rsidRPr="00093859">
              <w:rPr>
                <w:rFonts w:cs="Arial"/>
              </w:rPr>
              <w:t xml:space="preserve"> FPL used in PD: 120% </w:t>
            </w:r>
          </w:p>
          <w:p w14:paraId="5175A0A0" w14:textId="77777777" w:rsidR="00D679EE" w:rsidRPr="00344AA0" w:rsidRDefault="00D679EE" w:rsidP="00D679EE">
            <w:pPr>
              <w:pStyle w:val="ListParagraph"/>
              <w:rPr>
                <w:rFonts w:cs="Arial"/>
              </w:rPr>
            </w:pPr>
            <w:r>
              <w:rPr>
                <w:rFonts w:cs="Arial"/>
              </w:rPr>
              <w:t xml:space="preserve"> </w:t>
            </w:r>
          </w:p>
          <w:p w14:paraId="28A009B2" w14:textId="77777777" w:rsidR="00D679EE" w:rsidRPr="00344AA0" w:rsidRDefault="00D679EE" w:rsidP="00D679EE">
            <w:pPr>
              <w:rPr>
                <w:rFonts w:cs="Arial"/>
                <w:b/>
              </w:rPr>
            </w:pPr>
            <w:r w:rsidRPr="00344AA0">
              <w:rPr>
                <w:rFonts w:cs="Arial"/>
                <w:b/>
              </w:rPr>
              <w:t xml:space="preserve">Conclusion: </w:t>
            </w:r>
          </w:p>
          <w:p w14:paraId="1EA0B6E6" w14:textId="77777777" w:rsidR="00D679EE" w:rsidRDefault="00D679EE" w:rsidP="00D679EE">
            <w:pPr>
              <w:rPr>
                <w:rFonts w:cs="Arial"/>
              </w:rPr>
            </w:pPr>
            <w:r>
              <w:rPr>
                <w:rFonts w:cs="Arial"/>
              </w:rPr>
              <w:t xml:space="preserve">IRS FPL and </w:t>
            </w:r>
            <w:r>
              <w:t>Disabled Adult Household</w:t>
            </w:r>
            <w:r>
              <w:rPr>
                <w:rFonts w:cs="Arial"/>
              </w:rPr>
              <w:t xml:space="preserve"> FPL Used in PD is less than 133% (Threshold FPL). </w:t>
            </w:r>
            <w:r w:rsidRPr="00426438">
              <w:rPr>
                <w:rFonts w:cs="Arial"/>
              </w:rPr>
              <w:t xml:space="preserve"> </w:t>
            </w:r>
          </w:p>
          <w:p w14:paraId="06013725" w14:textId="1695691A" w:rsidR="00D679EE" w:rsidRPr="007150CE" w:rsidRDefault="00D679EE" w:rsidP="00D679EE">
            <w:pPr>
              <w:spacing w:after="160" w:line="252" w:lineRule="auto"/>
              <w:rPr>
                <w:rFonts w:eastAsia="Times New Roman"/>
              </w:rPr>
            </w:pPr>
            <w:r>
              <w:t>Disabled Adult Household</w:t>
            </w:r>
            <w:r w:rsidRPr="00426438">
              <w:rPr>
                <w:rFonts w:cs="Arial"/>
              </w:rPr>
              <w:t xml:space="preserve"> FPL </w:t>
            </w:r>
            <w:r>
              <w:rPr>
                <w:rFonts w:cs="Arial"/>
              </w:rPr>
              <w:t>u</w:t>
            </w:r>
            <w:r w:rsidRPr="00426438">
              <w:rPr>
                <w:rFonts w:cs="Arial"/>
              </w:rPr>
              <w:t>sed in PD</w:t>
            </w:r>
            <w:r>
              <w:rPr>
                <w:rFonts w:cs="Arial"/>
              </w:rPr>
              <w:t xml:space="preserve"> will be considered reasonably compatible.  </w:t>
            </w:r>
          </w:p>
        </w:tc>
      </w:tr>
    </w:tbl>
    <w:p w14:paraId="6DB37057" w14:textId="77777777" w:rsidR="00150DDC" w:rsidRPr="004342C6" w:rsidRDefault="00150DDC" w:rsidP="00150DDC">
      <w:pPr>
        <w:pStyle w:val="Table"/>
        <w:rPr>
          <w:rFonts w:ascii="Arial" w:hAnsi="Arial" w:cs="Arial"/>
        </w:rPr>
      </w:pPr>
    </w:p>
    <w:p w14:paraId="17E9BB4F" w14:textId="77777777" w:rsidR="00150DDC" w:rsidRPr="004342C6" w:rsidRDefault="00150DDC" w:rsidP="00150DDC">
      <w:pPr>
        <w:pStyle w:val="Heading3"/>
        <w:numPr>
          <w:ilvl w:val="2"/>
          <w:numId w:val="13"/>
        </w:numPr>
        <w:rPr>
          <w:rFonts w:ascii="Arial" w:hAnsi="Arial" w:cs="Arial"/>
        </w:rPr>
      </w:pPr>
      <w:bookmarkStart w:id="390" w:name="_Toc94634543"/>
      <w:r w:rsidRPr="004342C6">
        <w:rPr>
          <w:rFonts w:ascii="Arial" w:hAnsi="Arial" w:cs="Arial"/>
        </w:rPr>
        <w:t>Transaction /SSO Information</w:t>
      </w:r>
      <w:bookmarkEnd w:id="390"/>
    </w:p>
    <w:p w14:paraId="7CC3895B"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4796915" w14:textId="77777777" w:rsidR="00150DDC" w:rsidRPr="004342C6" w:rsidRDefault="00150DDC" w:rsidP="00150DDC">
      <w:pPr>
        <w:pStyle w:val="Heading3"/>
        <w:numPr>
          <w:ilvl w:val="2"/>
          <w:numId w:val="13"/>
        </w:numPr>
        <w:rPr>
          <w:rFonts w:ascii="Arial" w:hAnsi="Arial" w:cs="Arial"/>
        </w:rPr>
      </w:pPr>
      <w:bookmarkStart w:id="391" w:name="_Toc94634544"/>
      <w:r w:rsidRPr="004342C6">
        <w:rPr>
          <w:rFonts w:ascii="Arial" w:hAnsi="Arial" w:cs="Arial"/>
        </w:rPr>
        <w:t>Special Design Consideration</w:t>
      </w:r>
      <w:bookmarkEnd w:id="391"/>
    </w:p>
    <w:p w14:paraId="12FAFA5B" w14:textId="3CF5E002" w:rsidR="00150DDC" w:rsidRPr="004342C6" w:rsidRDefault="00191F24" w:rsidP="00191F24">
      <w:pPr>
        <w:pStyle w:val="Hints"/>
        <w:spacing w:after="200"/>
        <w:ind w:left="450"/>
        <w:rPr>
          <w:rFonts w:cs="Arial"/>
          <w:color w:val="auto"/>
        </w:rPr>
      </w:pPr>
      <w:r w:rsidRPr="004342C6">
        <w:rPr>
          <w:rFonts w:eastAsiaTheme="minorHAnsi" w:cs="Arial"/>
          <w:color w:val="auto"/>
          <w:sz w:val="22"/>
          <w:szCs w:val="22"/>
        </w:rPr>
        <w:t>Not Applicable</w:t>
      </w:r>
      <w:r w:rsidR="00150DDC" w:rsidRPr="004342C6">
        <w:rPr>
          <w:rFonts w:cs="Arial"/>
          <w:color w:val="auto"/>
        </w:rPr>
        <w:t xml:space="preserve"> </w:t>
      </w:r>
    </w:p>
    <w:p w14:paraId="416330ED" w14:textId="77777777" w:rsidR="00150DDC" w:rsidRPr="004342C6" w:rsidRDefault="00150DDC" w:rsidP="00150DDC">
      <w:pPr>
        <w:pStyle w:val="Heading3"/>
        <w:numPr>
          <w:ilvl w:val="2"/>
          <w:numId w:val="13"/>
        </w:numPr>
        <w:rPr>
          <w:rFonts w:ascii="Arial" w:hAnsi="Arial" w:cs="Arial"/>
        </w:rPr>
      </w:pPr>
      <w:bookmarkStart w:id="392" w:name="_Toc94634545"/>
      <w:r w:rsidRPr="004342C6">
        <w:rPr>
          <w:rFonts w:ascii="Arial" w:hAnsi="Arial" w:cs="Arial"/>
        </w:rPr>
        <w:t>Acceptance Criteria</w:t>
      </w:r>
      <w:bookmarkEnd w:id="392"/>
    </w:p>
    <w:p w14:paraId="1558D2F6" w14:textId="3F9F7841" w:rsidR="00150DDC" w:rsidRPr="004342C6" w:rsidRDefault="00BF1D73" w:rsidP="001C1D81">
      <w:pPr>
        <w:pStyle w:val="ListParagraph"/>
        <w:numPr>
          <w:ilvl w:val="0"/>
          <w:numId w:val="60"/>
        </w:numPr>
        <w:contextualSpacing w:val="0"/>
        <w:rPr>
          <w:rFonts w:cs="Arial"/>
        </w:rPr>
      </w:pPr>
      <w:r w:rsidRPr="004342C6">
        <w:rPr>
          <w:rFonts w:cs="Arial"/>
        </w:rPr>
        <w:t>The system should work as per the flow, UI design, functional requirements, and special design considerations defined above in the use case.</w:t>
      </w:r>
    </w:p>
    <w:p w14:paraId="770BB96E" w14:textId="78097752" w:rsidR="006A61E2" w:rsidRPr="004342C6" w:rsidRDefault="007768B5" w:rsidP="006A61E2">
      <w:pPr>
        <w:contextualSpacing w:val="0"/>
        <w:jc w:val="center"/>
        <w:rPr>
          <w:rFonts w:cs="Arial"/>
          <w:sz w:val="40"/>
          <w:szCs w:val="32"/>
        </w:rPr>
      </w:pPr>
      <w:r w:rsidRPr="004342C6">
        <w:rPr>
          <w:rFonts w:cs="Arial"/>
        </w:rPr>
        <w:br w:type="page"/>
      </w:r>
      <w:bookmarkStart w:id="393" w:name="MH"/>
      <w:r w:rsidR="006A61E2" w:rsidRPr="004342C6">
        <w:rPr>
          <w:rFonts w:cs="Arial"/>
          <w:sz w:val="40"/>
          <w:szCs w:val="32"/>
        </w:rPr>
        <w:lastRenderedPageBreak/>
        <w:t>MH Pend Use cases- Elimination of MH PE for Member</w:t>
      </w:r>
    </w:p>
    <w:p w14:paraId="1E33793B" w14:textId="31E74295" w:rsidR="006A61E2" w:rsidRPr="004342C6" w:rsidRDefault="006A61E2" w:rsidP="006A61E2">
      <w:pPr>
        <w:contextualSpacing w:val="0"/>
        <w:jc w:val="center"/>
        <w:rPr>
          <w:rFonts w:cs="Arial"/>
          <w:sz w:val="40"/>
          <w:szCs w:val="32"/>
        </w:rPr>
      </w:pPr>
      <w:r w:rsidRPr="004342C6">
        <w:rPr>
          <w:rFonts w:cs="Arial"/>
          <w:sz w:val="40"/>
          <w:szCs w:val="32"/>
        </w:rPr>
        <w:t xml:space="preserve">AND </w:t>
      </w:r>
    </w:p>
    <w:p w14:paraId="0FF2129E" w14:textId="3EAF576C" w:rsidR="006A61E2" w:rsidRPr="004342C6" w:rsidRDefault="006A61E2" w:rsidP="006A61E2">
      <w:pPr>
        <w:contextualSpacing w:val="0"/>
        <w:jc w:val="center"/>
        <w:rPr>
          <w:rFonts w:cs="Arial"/>
          <w:sz w:val="40"/>
          <w:szCs w:val="32"/>
        </w:rPr>
      </w:pPr>
      <w:r w:rsidRPr="004342C6">
        <w:rPr>
          <w:rFonts w:cs="Arial"/>
          <w:sz w:val="40"/>
          <w:szCs w:val="32"/>
        </w:rPr>
        <w:t>Second Provisional restriction Rules</w:t>
      </w:r>
    </w:p>
    <w:p w14:paraId="31E56078" w14:textId="583A2BA5" w:rsidR="007768B5" w:rsidRPr="004342C6" w:rsidRDefault="007768B5">
      <w:pPr>
        <w:contextualSpacing w:val="0"/>
        <w:rPr>
          <w:rFonts w:cs="Arial"/>
        </w:rPr>
      </w:pPr>
    </w:p>
    <w:p w14:paraId="47B2B090" w14:textId="46E333D6" w:rsidR="00553C32" w:rsidRPr="004342C6" w:rsidRDefault="00553C32" w:rsidP="00DB6AEE">
      <w:pPr>
        <w:pStyle w:val="Heading2"/>
      </w:pPr>
      <w:bookmarkStart w:id="394" w:name="_Use_Case_Id:"/>
      <w:bookmarkStart w:id="395" w:name="_Toc94634546"/>
      <w:bookmarkEnd w:id="393"/>
      <w:bookmarkEnd w:id="394"/>
      <w:r w:rsidRPr="004342C6">
        <w:lastRenderedPageBreak/>
        <w:t>Use Case Id: UC-</w:t>
      </w:r>
      <w:r w:rsidR="00212002" w:rsidRPr="004342C6">
        <w:t>12</w:t>
      </w:r>
      <w:r w:rsidRPr="004342C6">
        <w:t xml:space="preserve"> Rules to </w:t>
      </w:r>
      <w:r w:rsidR="00AD6386" w:rsidRPr="004342C6">
        <w:t xml:space="preserve">Identify Excluded population from MH </w:t>
      </w:r>
      <w:r w:rsidR="00BE4172" w:rsidRPr="004342C6">
        <w:t>pend</w:t>
      </w:r>
      <w:bookmarkEnd w:id="395"/>
      <w:r w:rsidR="00BE4172" w:rsidRPr="004342C6">
        <w:t xml:space="preserve"> </w:t>
      </w:r>
    </w:p>
    <w:p w14:paraId="2D2C5D67" w14:textId="77777777" w:rsidR="00553C32" w:rsidRPr="004342C6" w:rsidRDefault="00553C32" w:rsidP="00553C32">
      <w:pPr>
        <w:pStyle w:val="Heading3"/>
        <w:numPr>
          <w:ilvl w:val="2"/>
          <w:numId w:val="13"/>
        </w:numPr>
        <w:rPr>
          <w:rFonts w:ascii="Arial" w:hAnsi="Arial" w:cs="Arial"/>
        </w:rPr>
      </w:pPr>
      <w:bookmarkStart w:id="396" w:name="_Toc94634547"/>
      <w:r w:rsidRPr="004342C6">
        <w:rPr>
          <w:rFonts w:ascii="Arial" w:hAnsi="Arial" w:cs="Arial"/>
        </w:rPr>
        <w:t>Description</w:t>
      </w:r>
      <w:bookmarkEnd w:id="396"/>
    </w:p>
    <w:p w14:paraId="1A081123" w14:textId="3421716E" w:rsidR="00553C32" w:rsidRPr="004342C6" w:rsidRDefault="00553C32" w:rsidP="00553C32">
      <w:pPr>
        <w:ind w:left="450"/>
        <w:rPr>
          <w:rFonts w:cs="Arial"/>
        </w:rPr>
      </w:pPr>
      <w:r w:rsidRPr="004342C6">
        <w:rPr>
          <w:rFonts w:cs="Arial"/>
        </w:rPr>
        <w:t>T</w:t>
      </w:r>
      <w:r w:rsidR="0002418B" w:rsidRPr="004342C6">
        <w:rPr>
          <w:rFonts w:cs="Arial"/>
        </w:rPr>
        <w:t xml:space="preserve">his use case defines how the system will identify the excluded population which will not be marked MH Pending because of unverified income </w:t>
      </w:r>
    </w:p>
    <w:p w14:paraId="02095026" w14:textId="77777777" w:rsidR="0002418B" w:rsidRPr="004342C6" w:rsidRDefault="0002418B" w:rsidP="00553C32">
      <w:pPr>
        <w:ind w:left="450"/>
        <w:rPr>
          <w:rFonts w:cs="Arial"/>
        </w:rPr>
      </w:pPr>
    </w:p>
    <w:p w14:paraId="42862197" w14:textId="77777777" w:rsidR="00553C32" w:rsidRPr="004342C6" w:rsidRDefault="00553C32" w:rsidP="00553C32">
      <w:pPr>
        <w:pStyle w:val="Heading3"/>
        <w:numPr>
          <w:ilvl w:val="2"/>
          <w:numId w:val="13"/>
        </w:numPr>
        <w:rPr>
          <w:rFonts w:ascii="Arial" w:hAnsi="Arial" w:cs="Arial"/>
        </w:rPr>
      </w:pPr>
      <w:bookmarkStart w:id="397" w:name="_Toc94634548"/>
      <w:r w:rsidRPr="004342C6">
        <w:rPr>
          <w:rFonts w:ascii="Arial" w:hAnsi="Arial" w:cs="Arial"/>
        </w:rPr>
        <w:t>Related Use case</w:t>
      </w:r>
      <w:bookmarkEnd w:id="397"/>
      <w:r w:rsidRPr="004342C6">
        <w:rPr>
          <w:rFonts w:ascii="Arial" w:hAnsi="Arial" w:cs="Arial"/>
        </w:rPr>
        <w:t xml:space="preserve"> </w:t>
      </w:r>
    </w:p>
    <w:p w14:paraId="2EC36856" w14:textId="77777777" w:rsidR="00553C32" w:rsidRPr="004342C6" w:rsidRDefault="00553C32" w:rsidP="00553C32">
      <w:pPr>
        <w:ind w:firstLine="450"/>
        <w:rPr>
          <w:rFonts w:cs="Arial"/>
        </w:rPr>
      </w:pPr>
      <w:r w:rsidRPr="004342C6">
        <w:rPr>
          <w:rFonts w:cs="Arial"/>
        </w:rPr>
        <w:t>Not applicable</w:t>
      </w:r>
    </w:p>
    <w:p w14:paraId="198673DA" w14:textId="77777777" w:rsidR="00553C32" w:rsidRPr="004342C6" w:rsidRDefault="00553C32" w:rsidP="00553C32">
      <w:pPr>
        <w:rPr>
          <w:rFonts w:cs="Arial"/>
        </w:rPr>
      </w:pPr>
      <w:r w:rsidRPr="004342C6">
        <w:rPr>
          <w:rFonts w:cs="Arial"/>
          <w:i/>
          <w:color w:val="00B050"/>
        </w:rPr>
        <w:t xml:space="preserve">  </w:t>
      </w:r>
    </w:p>
    <w:p w14:paraId="5617260B" w14:textId="77777777" w:rsidR="00553C32" w:rsidRPr="004342C6" w:rsidRDefault="00553C32" w:rsidP="00553C32">
      <w:pPr>
        <w:pStyle w:val="Heading3"/>
        <w:numPr>
          <w:ilvl w:val="2"/>
          <w:numId w:val="13"/>
        </w:numPr>
        <w:rPr>
          <w:rFonts w:ascii="Arial" w:hAnsi="Arial" w:cs="Arial"/>
        </w:rPr>
      </w:pPr>
      <w:bookmarkStart w:id="398" w:name="_Toc94634549"/>
      <w:r w:rsidRPr="004342C6">
        <w:rPr>
          <w:rFonts w:ascii="Arial" w:hAnsi="Arial" w:cs="Arial"/>
        </w:rPr>
        <w:t>Actor(s)</w:t>
      </w:r>
      <w:bookmarkEnd w:id="398"/>
    </w:p>
    <w:p w14:paraId="511B6882" w14:textId="77777777" w:rsidR="00553C32" w:rsidRPr="004342C6" w:rsidRDefault="00553C32" w:rsidP="001C1D81">
      <w:pPr>
        <w:pStyle w:val="ListParagraph"/>
        <w:numPr>
          <w:ilvl w:val="0"/>
          <w:numId w:val="61"/>
        </w:numPr>
        <w:ind w:left="810"/>
        <w:contextualSpacing w:val="0"/>
        <w:rPr>
          <w:rFonts w:cs="Arial"/>
        </w:rPr>
      </w:pPr>
      <w:r w:rsidRPr="004342C6">
        <w:rPr>
          <w:rFonts w:cs="Arial"/>
        </w:rPr>
        <w:t>HIX System</w:t>
      </w:r>
    </w:p>
    <w:p w14:paraId="23852E60" w14:textId="77777777" w:rsidR="00553C32" w:rsidRPr="004342C6" w:rsidRDefault="00553C32" w:rsidP="001C1D81">
      <w:pPr>
        <w:pStyle w:val="ListParagraph"/>
        <w:numPr>
          <w:ilvl w:val="0"/>
          <w:numId w:val="61"/>
        </w:numPr>
        <w:ind w:left="810"/>
        <w:contextualSpacing w:val="0"/>
        <w:rPr>
          <w:rFonts w:cs="Arial"/>
        </w:rPr>
      </w:pPr>
      <w:r w:rsidRPr="004342C6">
        <w:rPr>
          <w:rFonts w:cs="Arial"/>
        </w:rPr>
        <w:t>Individual User</w:t>
      </w:r>
    </w:p>
    <w:p w14:paraId="4750E8F9" w14:textId="77777777" w:rsidR="00553C32" w:rsidRPr="004342C6" w:rsidRDefault="00553C32" w:rsidP="001C1D81">
      <w:pPr>
        <w:pStyle w:val="ListParagraph"/>
        <w:numPr>
          <w:ilvl w:val="0"/>
          <w:numId w:val="61"/>
        </w:numPr>
        <w:ind w:left="810"/>
        <w:contextualSpacing w:val="0"/>
        <w:rPr>
          <w:rFonts w:cs="Arial"/>
        </w:rPr>
      </w:pPr>
      <w:r w:rsidRPr="004342C6">
        <w:rPr>
          <w:rFonts w:cs="Arial"/>
        </w:rPr>
        <w:t xml:space="preserve">Assistor portal users </w:t>
      </w:r>
    </w:p>
    <w:p w14:paraId="060678F8" w14:textId="77777777" w:rsidR="00553C32" w:rsidRPr="004342C6" w:rsidRDefault="00553C32" w:rsidP="007D2C0A">
      <w:pPr>
        <w:pStyle w:val="ListParagraph"/>
        <w:numPr>
          <w:ilvl w:val="0"/>
          <w:numId w:val="20"/>
        </w:numPr>
        <w:contextualSpacing w:val="0"/>
        <w:rPr>
          <w:rFonts w:cs="Arial"/>
        </w:rPr>
      </w:pPr>
      <w:r w:rsidRPr="004342C6">
        <w:rPr>
          <w:rFonts w:cs="Arial"/>
        </w:rPr>
        <w:t>CAC User</w:t>
      </w:r>
    </w:p>
    <w:p w14:paraId="415B73C5" w14:textId="77777777" w:rsidR="00553C32" w:rsidRPr="004342C6" w:rsidRDefault="00553C32" w:rsidP="007D2C0A">
      <w:pPr>
        <w:pStyle w:val="ListParagraph"/>
        <w:numPr>
          <w:ilvl w:val="0"/>
          <w:numId w:val="20"/>
        </w:numPr>
        <w:contextualSpacing w:val="0"/>
        <w:rPr>
          <w:rFonts w:cs="Arial"/>
        </w:rPr>
      </w:pPr>
      <w:r w:rsidRPr="004342C6">
        <w:rPr>
          <w:rFonts w:cs="Arial"/>
        </w:rPr>
        <w:t>Navigator User</w:t>
      </w:r>
    </w:p>
    <w:p w14:paraId="6C7536D0" w14:textId="77777777" w:rsidR="00553C32" w:rsidRPr="004342C6" w:rsidRDefault="00553C32" w:rsidP="001C1D81">
      <w:pPr>
        <w:pStyle w:val="ListParagraph"/>
        <w:numPr>
          <w:ilvl w:val="0"/>
          <w:numId w:val="61"/>
        </w:numPr>
        <w:ind w:left="810"/>
        <w:contextualSpacing w:val="0"/>
        <w:rPr>
          <w:rFonts w:cs="Arial"/>
        </w:rPr>
      </w:pPr>
      <w:r w:rsidRPr="004342C6">
        <w:rPr>
          <w:rFonts w:cs="Arial"/>
        </w:rPr>
        <w:t>The following Agent Portal User(s):</w:t>
      </w:r>
    </w:p>
    <w:p w14:paraId="67C4B921" w14:textId="77777777" w:rsidR="00553C32" w:rsidRPr="004342C6" w:rsidRDefault="00553C32" w:rsidP="007D2C0A">
      <w:pPr>
        <w:pStyle w:val="ListParagraph"/>
        <w:numPr>
          <w:ilvl w:val="0"/>
          <w:numId w:val="20"/>
        </w:numPr>
        <w:contextualSpacing w:val="0"/>
        <w:rPr>
          <w:rFonts w:cs="Arial"/>
        </w:rPr>
      </w:pPr>
      <w:r w:rsidRPr="004342C6">
        <w:rPr>
          <w:rFonts w:cs="Arial"/>
        </w:rPr>
        <w:t>Back Office User</w:t>
      </w:r>
    </w:p>
    <w:p w14:paraId="00FF12AA" w14:textId="77777777" w:rsidR="00553C32" w:rsidRPr="004342C6" w:rsidRDefault="00553C32" w:rsidP="007D2C0A">
      <w:pPr>
        <w:pStyle w:val="ListParagraph"/>
        <w:numPr>
          <w:ilvl w:val="0"/>
          <w:numId w:val="20"/>
        </w:numPr>
        <w:contextualSpacing w:val="0"/>
        <w:rPr>
          <w:rFonts w:cs="Arial"/>
        </w:rPr>
      </w:pPr>
      <w:r w:rsidRPr="004342C6">
        <w:rPr>
          <w:rFonts w:cs="Arial"/>
        </w:rPr>
        <w:t>Super User/MED_BO User</w:t>
      </w:r>
    </w:p>
    <w:p w14:paraId="547BB7E8" w14:textId="77777777" w:rsidR="00553C32" w:rsidRPr="004342C6" w:rsidRDefault="00553C32" w:rsidP="007D2C0A">
      <w:pPr>
        <w:pStyle w:val="ListParagraph"/>
        <w:numPr>
          <w:ilvl w:val="0"/>
          <w:numId w:val="20"/>
        </w:numPr>
        <w:contextualSpacing w:val="0"/>
        <w:rPr>
          <w:rFonts w:cs="Arial"/>
        </w:rPr>
      </w:pPr>
      <w:r w:rsidRPr="004342C6">
        <w:rPr>
          <w:rFonts w:cs="Arial"/>
        </w:rPr>
        <w:t>CSR User</w:t>
      </w:r>
    </w:p>
    <w:p w14:paraId="294B294F" w14:textId="77777777" w:rsidR="00553C32" w:rsidRPr="004342C6" w:rsidRDefault="00553C32" w:rsidP="007D2C0A">
      <w:pPr>
        <w:pStyle w:val="ListParagraph"/>
        <w:numPr>
          <w:ilvl w:val="0"/>
          <w:numId w:val="20"/>
        </w:numPr>
        <w:contextualSpacing w:val="0"/>
        <w:rPr>
          <w:rFonts w:cs="Arial"/>
        </w:rPr>
      </w:pPr>
      <w:r w:rsidRPr="004342C6">
        <w:rPr>
          <w:rFonts w:cs="Arial"/>
        </w:rPr>
        <w:t>TPL User</w:t>
      </w:r>
    </w:p>
    <w:p w14:paraId="437C7B77" w14:textId="77777777" w:rsidR="00553C32" w:rsidRPr="004342C6" w:rsidRDefault="00553C32" w:rsidP="007D2C0A">
      <w:pPr>
        <w:pStyle w:val="ListParagraph"/>
        <w:numPr>
          <w:ilvl w:val="0"/>
          <w:numId w:val="20"/>
        </w:numPr>
        <w:contextualSpacing w:val="0"/>
        <w:rPr>
          <w:rFonts w:cs="Arial"/>
        </w:rPr>
      </w:pPr>
      <w:r w:rsidRPr="004342C6">
        <w:rPr>
          <w:rFonts w:cs="Arial"/>
        </w:rPr>
        <w:t>TPL Super User</w:t>
      </w:r>
    </w:p>
    <w:p w14:paraId="19994DD0" w14:textId="77777777" w:rsidR="00553C32" w:rsidRPr="004342C6" w:rsidRDefault="00553C32" w:rsidP="007D2C0A">
      <w:pPr>
        <w:pStyle w:val="ListParagraph"/>
        <w:numPr>
          <w:ilvl w:val="0"/>
          <w:numId w:val="20"/>
        </w:numPr>
        <w:contextualSpacing w:val="0"/>
        <w:rPr>
          <w:rFonts w:cs="Arial"/>
        </w:rPr>
      </w:pPr>
      <w:r w:rsidRPr="004342C6">
        <w:rPr>
          <w:rFonts w:cs="Arial"/>
        </w:rPr>
        <w:t>TPL_BO User</w:t>
      </w:r>
    </w:p>
    <w:p w14:paraId="294AE647" w14:textId="77777777" w:rsidR="00553C32" w:rsidRPr="004342C6" w:rsidRDefault="00553C32" w:rsidP="007D2C0A">
      <w:pPr>
        <w:pStyle w:val="ListParagraph"/>
        <w:numPr>
          <w:ilvl w:val="0"/>
          <w:numId w:val="20"/>
        </w:numPr>
        <w:contextualSpacing w:val="0"/>
        <w:rPr>
          <w:rFonts w:cs="Arial"/>
        </w:rPr>
      </w:pPr>
      <w:r w:rsidRPr="004342C6">
        <w:rPr>
          <w:rFonts w:cs="Arial"/>
        </w:rPr>
        <w:t>Advanced CSR User</w:t>
      </w:r>
    </w:p>
    <w:p w14:paraId="3970F0BC" w14:textId="77777777" w:rsidR="00553C32" w:rsidRPr="004342C6" w:rsidRDefault="00553C32" w:rsidP="00553C32">
      <w:pPr>
        <w:rPr>
          <w:rFonts w:cs="Arial"/>
        </w:rPr>
      </w:pPr>
      <w:r w:rsidRPr="004342C6">
        <w:rPr>
          <w:rFonts w:cs="Arial"/>
          <w:i/>
          <w:color w:val="00B050"/>
        </w:rPr>
        <w:t xml:space="preserve">  </w:t>
      </w:r>
    </w:p>
    <w:p w14:paraId="3CD025F4" w14:textId="77777777" w:rsidR="00553C32" w:rsidRPr="004342C6" w:rsidRDefault="00553C32" w:rsidP="00553C32">
      <w:pPr>
        <w:pStyle w:val="Heading3"/>
        <w:numPr>
          <w:ilvl w:val="2"/>
          <w:numId w:val="13"/>
        </w:numPr>
        <w:rPr>
          <w:rFonts w:ascii="Arial" w:hAnsi="Arial" w:cs="Arial"/>
        </w:rPr>
      </w:pPr>
      <w:bookmarkStart w:id="399" w:name="_Toc94634550"/>
      <w:r w:rsidRPr="004342C6">
        <w:rPr>
          <w:rFonts w:ascii="Arial" w:hAnsi="Arial" w:cs="Arial"/>
        </w:rPr>
        <w:t>Trigger(s)</w:t>
      </w:r>
      <w:bookmarkEnd w:id="399"/>
    </w:p>
    <w:p w14:paraId="184CCA53" w14:textId="72FECBC7" w:rsidR="00553C32" w:rsidRPr="004342C6" w:rsidRDefault="00553C32" w:rsidP="001C1D81">
      <w:pPr>
        <w:pStyle w:val="ListParagraph"/>
        <w:numPr>
          <w:ilvl w:val="0"/>
          <w:numId w:val="62"/>
        </w:numPr>
        <w:ind w:left="810"/>
        <w:contextualSpacing w:val="0"/>
        <w:rPr>
          <w:rFonts w:cs="Arial"/>
        </w:rPr>
      </w:pPr>
      <w:r w:rsidRPr="004342C6">
        <w:rPr>
          <w:rFonts w:cs="Arial"/>
        </w:rPr>
        <w:t>Eligibility is determined/re-determined through any process</w:t>
      </w:r>
      <w:r w:rsidR="007D2C0A">
        <w:rPr>
          <w:rFonts w:cs="Arial"/>
        </w:rPr>
        <w:t>,</w:t>
      </w:r>
      <w:r w:rsidRPr="004342C6">
        <w:rPr>
          <w:rFonts w:cs="Arial"/>
        </w:rPr>
        <w:t xml:space="preserve"> e.g.</w:t>
      </w:r>
      <w:r w:rsidR="007D2C0A">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54FA8CF8" w14:textId="77777777" w:rsidR="00553C32" w:rsidRPr="004342C6" w:rsidRDefault="00553C32" w:rsidP="00553C32">
      <w:pPr>
        <w:pStyle w:val="ListParagraph"/>
        <w:ind w:left="1080"/>
        <w:contextualSpacing w:val="0"/>
        <w:rPr>
          <w:rFonts w:cs="Arial"/>
        </w:rPr>
      </w:pPr>
    </w:p>
    <w:p w14:paraId="2A61539E" w14:textId="77777777" w:rsidR="00553C32" w:rsidRPr="004342C6" w:rsidRDefault="00553C32" w:rsidP="00553C32">
      <w:pPr>
        <w:pStyle w:val="Heading3"/>
        <w:numPr>
          <w:ilvl w:val="2"/>
          <w:numId w:val="13"/>
        </w:numPr>
        <w:rPr>
          <w:rFonts w:ascii="Arial" w:hAnsi="Arial" w:cs="Arial"/>
        </w:rPr>
      </w:pPr>
      <w:bookmarkStart w:id="400" w:name="_Toc94634551"/>
      <w:r w:rsidRPr="004342C6">
        <w:rPr>
          <w:rFonts w:ascii="Arial" w:hAnsi="Arial" w:cs="Arial"/>
        </w:rPr>
        <w:t>Precondition(s)</w:t>
      </w:r>
      <w:bookmarkEnd w:id="400"/>
    </w:p>
    <w:p w14:paraId="5FC82031" w14:textId="61C5385F" w:rsidR="00191F24" w:rsidRPr="004342C6" w:rsidRDefault="0002418B" w:rsidP="00320B54">
      <w:pPr>
        <w:pStyle w:val="ListParagraph"/>
        <w:numPr>
          <w:ilvl w:val="0"/>
          <w:numId w:val="363"/>
        </w:numPr>
        <w:ind w:left="810"/>
        <w:contextualSpacing w:val="0"/>
        <w:rPr>
          <w:rFonts w:cs="Arial"/>
        </w:rPr>
      </w:pPr>
      <w:r w:rsidRPr="004342C6">
        <w:rPr>
          <w:rFonts w:cs="Arial"/>
        </w:rPr>
        <w:t xml:space="preserve">Eligibility was </w:t>
      </w:r>
      <w:r w:rsidR="008071D4" w:rsidRPr="004342C6">
        <w:rPr>
          <w:rFonts w:cs="Arial"/>
        </w:rPr>
        <w:t>determined/redetermined.</w:t>
      </w:r>
    </w:p>
    <w:p w14:paraId="661089FF" w14:textId="77777777" w:rsidR="00191F24" w:rsidRPr="004342C6" w:rsidRDefault="00191F24" w:rsidP="00191F24">
      <w:pPr>
        <w:contextualSpacing w:val="0"/>
        <w:rPr>
          <w:rFonts w:cs="Arial"/>
        </w:rPr>
      </w:pPr>
    </w:p>
    <w:p w14:paraId="5B73741B" w14:textId="77777777" w:rsidR="00553C32" w:rsidRPr="004342C6" w:rsidRDefault="00553C32" w:rsidP="00553C32">
      <w:pPr>
        <w:pStyle w:val="Heading3"/>
        <w:numPr>
          <w:ilvl w:val="2"/>
          <w:numId w:val="13"/>
        </w:numPr>
        <w:pBdr>
          <w:bottom w:val="single" w:sz="12" w:space="5" w:color="4C8B3F"/>
        </w:pBdr>
        <w:rPr>
          <w:rFonts w:ascii="Arial" w:hAnsi="Arial" w:cs="Arial"/>
        </w:rPr>
      </w:pPr>
      <w:bookmarkStart w:id="401" w:name="_Toc94634552"/>
      <w:r w:rsidRPr="004342C6">
        <w:rPr>
          <w:rFonts w:ascii="Arial" w:hAnsi="Arial" w:cs="Arial"/>
        </w:rPr>
        <w:t>Postcondition(s)</w:t>
      </w:r>
      <w:bookmarkEnd w:id="401"/>
    </w:p>
    <w:p w14:paraId="766354D3" w14:textId="300696A3" w:rsidR="0002418B" w:rsidRPr="007D2C0A" w:rsidRDefault="0002418B" w:rsidP="00F725DA">
      <w:pPr>
        <w:pStyle w:val="ListParagraph"/>
        <w:numPr>
          <w:ilvl w:val="0"/>
          <w:numId w:val="138"/>
        </w:numPr>
        <w:rPr>
          <w:rFonts w:cs="Arial"/>
        </w:rPr>
      </w:pPr>
      <w:r w:rsidRPr="007D2C0A">
        <w:rPr>
          <w:rFonts w:cs="Arial"/>
        </w:rPr>
        <w:t>The following members will not be marked MH pending:</w:t>
      </w:r>
    </w:p>
    <w:p w14:paraId="5BBA1BBC" w14:textId="78C90163" w:rsidR="0002418B" w:rsidRPr="004342C6" w:rsidRDefault="0002418B" w:rsidP="007D2C0A">
      <w:pPr>
        <w:pStyle w:val="ListParagraph"/>
        <w:ind w:left="810"/>
        <w:rPr>
          <w:rFonts w:cs="Arial"/>
        </w:rPr>
      </w:pPr>
      <w:r w:rsidRPr="004342C6">
        <w:rPr>
          <w:rFonts w:cs="Arial"/>
        </w:rPr>
        <w:t xml:space="preserve">The member is less than 21 years of age and eligible for MassHealth </w:t>
      </w:r>
    </w:p>
    <w:p w14:paraId="0DC6E985" w14:textId="77777777" w:rsidR="0002418B" w:rsidRPr="007D2C0A" w:rsidRDefault="0002418B" w:rsidP="007D2C0A">
      <w:pPr>
        <w:pStyle w:val="ListParagraph"/>
        <w:ind w:left="810"/>
        <w:rPr>
          <w:rFonts w:cs="Arial"/>
        </w:rPr>
      </w:pPr>
      <w:r w:rsidRPr="007D2C0A">
        <w:rPr>
          <w:rFonts w:cs="Arial"/>
        </w:rPr>
        <w:t>OR</w:t>
      </w:r>
    </w:p>
    <w:p w14:paraId="22F94E36" w14:textId="77777777" w:rsidR="0002418B" w:rsidRPr="007D2C0A" w:rsidRDefault="0002418B" w:rsidP="007D2C0A">
      <w:pPr>
        <w:pStyle w:val="ListParagraph"/>
        <w:ind w:left="810"/>
        <w:rPr>
          <w:rFonts w:cs="Arial"/>
        </w:rPr>
      </w:pPr>
      <w:r w:rsidRPr="004342C6">
        <w:rPr>
          <w:rFonts w:cs="Arial"/>
        </w:rPr>
        <w:t>The member is eligible for following former foster care aid categories: B1, B4</w:t>
      </w:r>
    </w:p>
    <w:p w14:paraId="513A3E9D" w14:textId="77777777" w:rsidR="0002418B" w:rsidRPr="004342C6" w:rsidRDefault="0002418B" w:rsidP="007D2C0A">
      <w:pPr>
        <w:pStyle w:val="ListParagraph"/>
        <w:ind w:left="810"/>
        <w:rPr>
          <w:rFonts w:cs="Arial"/>
        </w:rPr>
      </w:pPr>
      <w:r w:rsidRPr="007D2C0A">
        <w:rPr>
          <w:rFonts w:cs="Arial"/>
        </w:rPr>
        <w:t>OR</w:t>
      </w:r>
      <w:r w:rsidRPr="004342C6">
        <w:rPr>
          <w:rFonts w:cs="Arial"/>
        </w:rPr>
        <w:t xml:space="preserve"> </w:t>
      </w:r>
    </w:p>
    <w:p w14:paraId="4280F470" w14:textId="77777777" w:rsidR="0002418B" w:rsidRPr="004342C6" w:rsidRDefault="0002418B" w:rsidP="007D2C0A">
      <w:pPr>
        <w:pStyle w:val="ListParagraph"/>
        <w:ind w:left="810"/>
        <w:rPr>
          <w:rFonts w:cs="Arial"/>
        </w:rPr>
      </w:pPr>
      <w:r w:rsidRPr="004342C6">
        <w:rPr>
          <w:rFonts w:cs="Arial"/>
        </w:rPr>
        <w:t>The member is eligible for one of the following TMA aid categories: 46, 18, A9</w:t>
      </w:r>
    </w:p>
    <w:p w14:paraId="682E39A3" w14:textId="77777777" w:rsidR="0002418B" w:rsidRPr="007D2C0A" w:rsidRDefault="0002418B" w:rsidP="007D2C0A">
      <w:pPr>
        <w:pStyle w:val="ListParagraph"/>
        <w:ind w:left="810"/>
        <w:rPr>
          <w:rFonts w:cs="Arial"/>
        </w:rPr>
      </w:pPr>
      <w:r w:rsidRPr="007D2C0A">
        <w:rPr>
          <w:rFonts w:cs="Arial"/>
        </w:rPr>
        <w:t>OR</w:t>
      </w:r>
    </w:p>
    <w:p w14:paraId="506610F5" w14:textId="10BA79B0" w:rsidR="0002418B" w:rsidRPr="004342C6" w:rsidRDefault="0002418B" w:rsidP="007D2C0A">
      <w:pPr>
        <w:pStyle w:val="ListParagraph"/>
        <w:ind w:left="810"/>
        <w:rPr>
          <w:rFonts w:cs="Arial"/>
        </w:rPr>
      </w:pPr>
      <w:r w:rsidRPr="004342C6">
        <w:rPr>
          <w:rFonts w:cs="Arial"/>
        </w:rPr>
        <w:t>The member’s eligibility is protected under a MassHealth program type</w:t>
      </w:r>
      <w:r w:rsidR="007D2C0A">
        <w:rPr>
          <w:rFonts w:cs="Arial"/>
        </w:rPr>
        <w:t>,</w:t>
      </w:r>
      <w:r w:rsidRPr="004342C6">
        <w:rPr>
          <w:rFonts w:cs="Arial"/>
        </w:rPr>
        <w:t xml:space="preserve"> i.e.</w:t>
      </w:r>
      <w:r w:rsidR="007D2C0A">
        <w:rPr>
          <w:rFonts w:cs="Arial"/>
        </w:rPr>
        <w:t>,</w:t>
      </w:r>
      <w:r w:rsidRPr="004342C6">
        <w:rPr>
          <w:rFonts w:cs="Arial"/>
        </w:rPr>
        <w:t xml:space="preserve"> the protection was active </w:t>
      </w:r>
    </w:p>
    <w:p w14:paraId="76A572AC" w14:textId="77777777" w:rsidR="0002418B" w:rsidRPr="004342C6" w:rsidRDefault="0002418B" w:rsidP="007D2C0A">
      <w:pPr>
        <w:pStyle w:val="ListParagraph"/>
        <w:ind w:left="810"/>
        <w:rPr>
          <w:rFonts w:cs="Arial"/>
        </w:rPr>
      </w:pPr>
      <w:r w:rsidRPr="007D2C0A">
        <w:rPr>
          <w:rFonts w:cs="Arial"/>
        </w:rPr>
        <w:t>OR</w:t>
      </w:r>
      <w:r w:rsidRPr="004342C6">
        <w:rPr>
          <w:rFonts w:cs="Arial"/>
        </w:rPr>
        <w:t xml:space="preserve"> </w:t>
      </w:r>
    </w:p>
    <w:p w14:paraId="442D315C" w14:textId="77777777" w:rsidR="0002418B" w:rsidRPr="004342C6" w:rsidRDefault="0002418B" w:rsidP="007D2C0A">
      <w:pPr>
        <w:pStyle w:val="ListParagraph"/>
        <w:ind w:left="810"/>
        <w:rPr>
          <w:rFonts w:cs="Arial"/>
        </w:rPr>
      </w:pPr>
      <w:r w:rsidRPr="004342C6">
        <w:rPr>
          <w:rFonts w:cs="Arial"/>
        </w:rPr>
        <w:lastRenderedPageBreak/>
        <w:t xml:space="preserve">The member is pregnant and eligible for MH standard, and MH standard benefit was protected </w:t>
      </w:r>
    </w:p>
    <w:p w14:paraId="14CB8073" w14:textId="77777777" w:rsidR="0002418B" w:rsidRPr="004342C6" w:rsidRDefault="0002418B" w:rsidP="007D2C0A">
      <w:pPr>
        <w:pStyle w:val="ListParagraph"/>
        <w:ind w:left="810"/>
        <w:rPr>
          <w:rFonts w:cs="Arial"/>
        </w:rPr>
      </w:pPr>
      <w:r w:rsidRPr="007D2C0A">
        <w:rPr>
          <w:rFonts w:cs="Arial"/>
        </w:rPr>
        <w:t>OR</w:t>
      </w:r>
      <w:r w:rsidRPr="004342C6">
        <w:rPr>
          <w:rFonts w:cs="Arial"/>
        </w:rPr>
        <w:t xml:space="preserve"> </w:t>
      </w:r>
    </w:p>
    <w:p w14:paraId="5E0B7013" w14:textId="77777777" w:rsidR="0002418B" w:rsidRPr="004342C6" w:rsidRDefault="0002418B" w:rsidP="007D2C0A">
      <w:pPr>
        <w:pStyle w:val="ListParagraph"/>
        <w:ind w:left="810"/>
        <w:rPr>
          <w:rFonts w:cs="Arial"/>
        </w:rPr>
      </w:pPr>
      <w:r w:rsidRPr="004342C6">
        <w:rPr>
          <w:rFonts w:cs="Arial"/>
        </w:rPr>
        <w:t xml:space="preserve">The member is pregnant with attested current Medicaid MAGI Household FPL &lt; =200% and eligible for MassHealth </w:t>
      </w:r>
    </w:p>
    <w:p w14:paraId="77D780DC" w14:textId="77777777" w:rsidR="0002418B" w:rsidRPr="004342C6" w:rsidRDefault="0002418B" w:rsidP="007D2C0A">
      <w:pPr>
        <w:pStyle w:val="ListParagraph"/>
        <w:ind w:left="810"/>
        <w:rPr>
          <w:rFonts w:cs="Arial"/>
        </w:rPr>
      </w:pPr>
      <w:r w:rsidRPr="007D2C0A">
        <w:rPr>
          <w:rFonts w:cs="Arial"/>
        </w:rPr>
        <w:t>OR</w:t>
      </w:r>
      <w:r w:rsidRPr="004342C6">
        <w:rPr>
          <w:rFonts w:cs="Arial"/>
        </w:rPr>
        <w:t xml:space="preserve"> </w:t>
      </w:r>
    </w:p>
    <w:p w14:paraId="217770B5" w14:textId="77777777" w:rsidR="0002418B" w:rsidRPr="004342C6" w:rsidRDefault="0002418B" w:rsidP="007D2C0A">
      <w:pPr>
        <w:pStyle w:val="ListParagraph"/>
        <w:ind w:left="810"/>
        <w:rPr>
          <w:rFonts w:cs="Arial"/>
        </w:rPr>
      </w:pPr>
      <w:r w:rsidRPr="004342C6">
        <w:rPr>
          <w:rFonts w:cs="Arial"/>
        </w:rPr>
        <w:t xml:space="preserve">The member is HIV+ with attested current Medicaid MAGI Household FPL &lt;= 200% and eligible for MassHealth </w:t>
      </w:r>
    </w:p>
    <w:p w14:paraId="7E2BA219" w14:textId="77777777" w:rsidR="0002418B" w:rsidRPr="004342C6" w:rsidRDefault="0002418B" w:rsidP="007D2C0A">
      <w:pPr>
        <w:pStyle w:val="ListParagraph"/>
        <w:ind w:left="810"/>
        <w:rPr>
          <w:rFonts w:cs="Arial"/>
        </w:rPr>
      </w:pPr>
      <w:r w:rsidRPr="007D2C0A">
        <w:rPr>
          <w:rFonts w:cs="Arial"/>
        </w:rPr>
        <w:t>OR</w:t>
      </w:r>
      <w:r w:rsidRPr="004342C6">
        <w:rPr>
          <w:rFonts w:cs="Arial"/>
        </w:rPr>
        <w:t xml:space="preserve"> </w:t>
      </w:r>
    </w:p>
    <w:p w14:paraId="6AF68AD2" w14:textId="77777777" w:rsidR="0002418B" w:rsidRPr="004342C6" w:rsidRDefault="0002418B" w:rsidP="007D2C0A">
      <w:pPr>
        <w:pStyle w:val="ListParagraph"/>
        <w:ind w:left="810"/>
        <w:rPr>
          <w:rFonts w:cs="Arial"/>
        </w:rPr>
      </w:pPr>
      <w:r w:rsidRPr="004342C6">
        <w:rPr>
          <w:rFonts w:cs="Arial"/>
        </w:rPr>
        <w:t xml:space="preserve">The member is a Breast or Cervical Cancer patient with attested current Medicaid MAGI Household FPL &lt;= 250% and eligible for MassHealth </w:t>
      </w:r>
    </w:p>
    <w:p w14:paraId="6F3741A7" w14:textId="77777777" w:rsidR="0002418B" w:rsidRPr="004342C6" w:rsidRDefault="0002418B" w:rsidP="00553C32">
      <w:pPr>
        <w:contextualSpacing w:val="0"/>
        <w:rPr>
          <w:rFonts w:cs="Arial"/>
        </w:rPr>
      </w:pPr>
    </w:p>
    <w:p w14:paraId="63DEDCEB" w14:textId="77777777" w:rsidR="00553C32" w:rsidRPr="004342C6" w:rsidRDefault="00553C32" w:rsidP="00553C32">
      <w:pPr>
        <w:pStyle w:val="Heading3"/>
        <w:numPr>
          <w:ilvl w:val="2"/>
          <w:numId w:val="13"/>
        </w:numPr>
        <w:rPr>
          <w:rFonts w:ascii="Arial" w:hAnsi="Arial" w:cs="Arial"/>
        </w:rPr>
      </w:pPr>
      <w:bookmarkStart w:id="402" w:name="_Toc94634553"/>
      <w:r w:rsidRPr="004342C6">
        <w:rPr>
          <w:rFonts w:ascii="Arial" w:hAnsi="Arial" w:cs="Arial"/>
        </w:rPr>
        <w:t>Flow of Event(s)</w:t>
      </w:r>
      <w:bookmarkEnd w:id="402"/>
    </w:p>
    <w:p w14:paraId="77CE0F6A" w14:textId="77777777" w:rsidR="00553C32" w:rsidRPr="004342C6" w:rsidRDefault="00553C32" w:rsidP="00553C32">
      <w:pPr>
        <w:ind w:left="360"/>
        <w:rPr>
          <w:rFonts w:cs="Arial"/>
        </w:rPr>
      </w:pPr>
    </w:p>
    <w:p w14:paraId="373252DD" w14:textId="77A57E68" w:rsidR="00553C32" w:rsidRPr="004342C6" w:rsidRDefault="00553C32" w:rsidP="008071D4">
      <w:pPr>
        <w:pStyle w:val="Heading3"/>
        <w:numPr>
          <w:ilvl w:val="3"/>
          <w:numId w:val="13"/>
        </w:numPr>
        <w:tabs>
          <w:tab w:val="left" w:pos="1890"/>
        </w:tabs>
        <w:rPr>
          <w:rFonts w:ascii="Arial" w:hAnsi="Arial" w:cs="Arial"/>
        </w:rPr>
      </w:pPr>
      <w:bookmarkStart w:id="403" w:name="_Toc94634554"/>
      <w:r w:rsidRPr="004342C6">
        <w:rPr>
          <w:rFonts w:ascii="Arial" w:hAnsi="Arial" w:cs="Arial"/>
        </w:rPr>
        <w:t>Basic Flow</w:t>
      </w:r>
      <w:bookmarkEnd w:id="403"/>
    </w:p>
    <w:p w14:paraId="3A90ED3D" w14:textId="77777777" w:rsidR="0002418B" w:rsidRPr="004342C6" w:rsidRDefault="0002418B" w:rsidP="00320B54">
      <w:pPr>
        <w:pStyle w:val="ListParagraph"/>
        <w:numPr>
          <w:ilvl w:val="0"/>
          <w:numId w:val="170"/>
        </w:numPr>
        <w:rPr>
          <w:rFonts w:cs="Arial"/>
        </w:rPr>
      </w:pPr>
      <w:r w:rsidRPr="004342C6">
        <w:rPr>
          <w:rFonts w:cs="Arial"/>
        </w:rPr>
        <w:t>Eligibility is submitted by the Individual/Agent/Assister.</w:t>
      </w:r>
    </w:p>
    <w:p w14:paraId="64EA1E44" w14:textId="6B2C5460" w:rsidR="0002418B" w:rsidRPr="004342C6" w:rsidRDefault="0002418B" w:rsidP="00320B54">
      <w:pPr>
        <w:pStyle w:val="ListParagraph"/>
        <w:numPr>
          <w:ilvl w:val="0"/>
          <w:numId w:val="170"/>
        </w:numPr>
        <w:rPr>
          <w:rFonts w:cs="Arial"/>
        </w:rPr>
      </w:pPr>
      <w:r w:rsidRPr="004342C6">
        <w:rPr>
          <w:rFonts w:cs="Arial"/>
        </w:rPr>
        <w:t>Submission of eligibility results in unverified income with Full or Partial MH</w:t>
      </w:r>
    </w:p>
    <w:p w14:paraId="04980022" w14:textId="5CDB117A" w:rsidR="0002418B" w:rsidRPr="004342C6" w:rsidRDefault="0002418B" w:rsidP="00320B54">
      <w:pPr>
        <w:pStyle w:val="ListParagraph"/>
        <w:numPr>
          <w:ilvl w:val="0"/>
          <w:numId w:val="170"/>
        </w:numPr>
        <w:rPr>
          <w:rFonts w:cs="Arial"/>
        </w:rPr>
      </w:pPr>
      <w:r w:rsidRPr="004342C6">
        <w:rPr>
          <w:rFonts w:cs="Arial"/>
        </w:rPr>
        <w:t xml:space="preserve">Member is part of </w:t>
      </w:r>
      <w:r w:rsidR="007D2C0A">
        <w:rPr>
          <w:rFonts w:cs="Arial"/>
        </w:rPr>
        <w:t xml:space="preserve">the </w:t>
      </w:r>
      <w:r w:rsidRPr="004342C6">
        <w:rPr>
          <w:rFonts w:cs="Arial"/>
        </w:rPr>
        <w:t xml:space="preserve">Excluded population </w:t>
      </w:r>
    </w:p>
    <w:p w14:paraId="5649BB44" w14:textId="6B6276DE" w:rsidR="0002418B" w:rsidRPr="004342C6" w:rsidRDefault="0002418B" w:rsidP="00320B54">
      <w:pPr>
        <w:pStyle w:val="ListParagraph"/>
        <w:numPr>
          <w:ilvl w:val="0"/>
          <w:numId w:val="170"/>
        </w:numPr>
        <w:rPr>
          <w:rFonts w:cs="Arial"/>
        </w:rPr>
      </w:pPr>
      <w:r w:rsidRPr="004342C6">
        <w:rPr>
          <w:rFonts w:cs="Arial"/>
        </w:rPr>
        <w:t xml:space="preserve">The member with unverified income and part of </w:t>
      </w:r>
      <w:r w:rsidR="007D2C0A">
        <w:rPr>
          <w:rFonts w:cs="Arial"/>
        </w:rPr>
        <w:t xml:space="preserve">the </w:t>
      </w:r>
      <w:r w:rsidRPr="004342C6">
        <w:rPr>
          <w:rFonts w:cs="Arial"/>
        </w:rPr>
        <w:t xml:space="preserve">excluded population is in </w:t>
      </w:r>
      <w:r w:rsidR="007D2C0A">
        <w:rPr>
          <w:rFonts w:cs="Arial"/>
        </w:rPr>
        <w:t xml:space="preserve">the </w:t>
      </w:r>
      <w:r w:rsidRPr="004342C6">
        <w:rPr>
          <w:rFonts w:cs="Arial"/>
        </w:rPr>
        <w:t>“Provisional Eligibility” state.</w:t>
      </w:r>
    </w:p>
    <w:p w14:paraId="77FA5ECB" w14:textId="77777777" w:rsidR="00553C32" w:rsidRPr="004342C6" w:rsidRDefault="00553C32" w:rsidP="0002418B">
      <w:pPr>
        <w:pStyle w:val="ListParagraph"/>
        <w:ind w:left="1170"/>
        <w:rPr>
          <w:rFonts w:cs="Arial"/>
        </w:rPr>
      </w:pPr>
      <w:r w:rsidRPr="004342C6">
        <w:rPr>
          <w:rFonts w:cs="Arial"/>
        </w:rPr>
        <w:t xml:space="preserve"> </w:t>
      </w:r>
    </w:p>
    <w:p w14:paraId="5B139A57" w14:textId="1E5A4D89" w:rsidR="00553C32" w:rsidRPr="004342C6" w:rsidRDefault="00553C32" w:rsidP="008071D4">
      <w:pPr>
        <w:pStyle w:val="Heading3"/>
        <w:numPr>
          <w:ilvl w:val="3"/>
          <w:numId w:val="13"/>
        </w:numPr>
        <w:tabs>
          <w:tab w:val="left" w:pos="1890"/>
        </w:tabs>
        <w:rPr>
          <w:rFonts w:ascii="Arial" w:hAnsi="Arial" w:cs="Arial"/>
        </w:rPr>
      </w:pPr>
      <w:bookmarkStart w:id="404" w:name="_Toc94634555"/>
      <w:r w:rsidRPr="004342C6">
        <w:rPr>
          <w:rFonts w:ascii="Arial" w:hAnsi="Arial" w:cs="Arial"/>
        </w:rPr>
        <w:t>Alternate Flow-1</w:t>
      </w:r>
      <w:bookmarkEnd w:id="404"/>
    </w:p>
    <w:p w14:paraId="500241E8" w14:textId="77777777" w:rsidR="008071D4" w:rsidRPr="004342C6" w:rsidRDefault="008071D4" w:rsidP="00320B54">
      <w:pPr>
        <w:pStyle w:val="ListParagraph"/>
        <w:numPr>
          <w:ilvl w:val="0"/>
          <w:numId w:val="319"/>
        </w:numPr>
        <w:rPr>
          <w:rFonts w:cs="Arial"/>
        </w:rPr>
      </w:pPr>
      <w:r w:rsidRPr="004342C6">
        <w:rPr>
          <w:rFonts w:cs="Arial"/>
        </w:rPr>
        <w:t>Eligibility is submitted by the Individual/Agent/Assister.</w:t>
      </w:r>
    </w:p>
    <w:p w14:paraId="509EB3CA" w14:textId="77777777" w:rsidR="008071D4" w:rsidRPr="004342C6" w:rsidRDefault="0002418B" w:rsidP="00320B54">
      <w:pPr>
        <w:pStyle w:val="ListParagraph"/>
        <w:numPr>
          <w:ilvl w:val="0"/>
          <w:numId w:val="319"/>
        </w:numPr>
        <w:rPr>
          <w:rFonts w:cs="Arial"/>
        </w:rPr>
      </w:pPr>
      <w:r w:rsidRPr="004342C6">
        <w:rPr>
          <w:rFonts w:cs="Arial"/>
        </w:rPr>
        <w:t xml:space="preserve">Submission of eligibility results in unverified income with Full or Partial MH </w:t>
      </w:r>
    </w:p>
    <w:p w14:paraId="272C2A7B" w14:textId="3B771E35" w:rsidR="008071D4" w:rsidRPr="004342C6" w:rsidRDefault="0002418B" w:rsidP="00320B54">
      <w:pPr>
        <w:pStyle w:val="ListParagraph"/>
        <w:numPr>
          <w:ilvl w:val="0"/>
          <w:numId w:val="319"/>
        </w:numPr>
        <w:rPr>
          <w:rFonts w:cs="Arial"/>
        </w:rPr>
      </w:pPr>
      <w:r w:rsidRPr="004342C6">
        <w:rPr>
          <w:rFonts w:cs="Arial"/>
        </w:rPr>
        <w:t xml:space="preserve">Member is part of </w:t>
      </w:r>
      <w:r w:rsidR="007D2C0A">
        <w:rPr>
          <w:rFonts w:cs="Arial"/>
        </w:rPr>
        <w:t xml:space="preserve">the </w:t>
      </w:r>
      <w:r w:rsidRPr="004342C6">
        <w:rPr>
          <w:rFonts w:cs="Arial"/>
        </w:rPr>
        <w:t>Excluded population</w:t>
      </w:r>
      <w:r w:rsidRPr="004342C6" w:rsidDel="00F606F0">
        <w:rPr>
          <w:rFonts w:cs="Arial"/>
        </w:rPr>
        <w:t xml:space="preserve"> </w:t>
      </w:r>
    </w:p>
    <w:p w14:paraId="4D253AA6" w14:textId="08B516B1" w:rsidR="0002418B" w:rsidRPr="004342C6" w:rsidRDefault="0002418B" w:rsidP="00320B54">
      <w:pPr>
        <w:pStyle w:val="ListParagraph"/>
        <w:numPr>
          <w:ilvl w:val="0"/>
          <w:numId w:val="319"/>
        </w:numPr>
        <w:rPr>
          <w:rFonts w:cs="Arial"/>
        </w:rPr>
      </w:pPr>
      <w:r w:rsidRPr="004342C6">
        <w:rPr>
          <w:rFonts w:cs="Arial"/>
        </w:rPr>
        <w:t xml:space="preserve">The member with unverified income and part of </w:t>
      </w:r>
      <w:r w:rsidR="007D2C0A">
        <w:rPr>
          <w:rFonts w:cs="Arial"/>
        </w:rPr>
        <w:t xml:space="preserve">the </w:t>
      </w:r>
      <w:r w:rsidRPr="004342C6">
        <w:rPr>
          <w:rFonts w:cs="Arial"/>
        </w:rPr>
        <w:t xml:space="preserve">excluded population is in </w:t>
      </w:r>
      <w:r w:rsidR="007D2C0A">
        <w:rPr>
          <w:rFonts w:cs="Arial"/>
        </w:rPr>
        <w:t xml:space="preserve">the </w:t>
      </w:r>
      <w:r w:rsidRPr="004342C6">
        <w:rPr>
          <w:rFonts w:cs="Arial"/>
        </w:rPr>
        <w:t>“Provisional Eligibility” state.</w:t>
      </w:r>
    </w:p>
    <w:p w14:paraId="1A14DA8B" w14:textId="77777777" w:rsidR="00553C32" w:rsidRPr="004342C6" w:rsidRDefault="00553C32" w:rsidP="0002418B">
      <w:pPr>
        <w:pStyle w:val="ListParagraph"/>
        <w:ind w:left="1170"/>
        <w:rPr>
          <w:rFonts w:cs="Arial"/>
        </w:rPr>
      </w:pPr>
    </w:p>
    <w:p w14:paraId="2730A3DD" w14:textId="77777777" w:rsidR="00553C32" w:rsidRPr="004342C6" w:rsidRDefault="00553C32" w:rsidP="00553C32">
      <w:pPr>
        <w:pStyle w:val="Heading3"/>
        <w:numPr>
          <w:ilvl w:val="2"/>
          <w:numId w:val="13"/>
        </w:numPr>
        <w:rPr>
          <w:rFonts w:ascii="Arial" w:hAnsi="Arial" w:cs="Arial"/>
        </w:rPr>
      </w:pPr>
      <w:bookmarkStart w:id="405" w:name="_Toc94634556"/>
      <w:r w:rsidRPr="004342C6">
        <w:rPr>
          <w:rFonts w:ascii="Arial" w:hAnsi="Arial" w:cs="Arial"/>
        </w:rPr>
        <w:t>User Pages and Input</w:t>
      </w:r>
      <w:bookmarkEnd w:id="405"/>
    </w:p>
    <w:p w14:paraId="5557288D" w14:textId="41B9A4FC" w:rsidR="00191F24"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13058AE2" w14:textId="77777777" w:rsidR="00553C32" w:rsidRPr="004342C6" w:rsidRDefault="00553C32" w:rsidP="00553C32">
      <w:pPr>
        <w:pStyle w:val="Heading3"/>
        <w:numPr>
          <w:ilvl w:val="2"/>
          <w:numId w:val="13"/>
        </w:numPr>
        <w:rPr>
          <w:rFonts w:ascii="Arial" w:hAnsi="Arial" w:cs="Arial"/>
        </w:rPr>
      </w:pPr>
      <w:bookmarkStart w:id="406" w:name="_Toc94634557"/>
      <w:r w:rsidRPr="004342C6">
        <w:rPr>
          <w:rFonts w:ascii="Arial" w:hAnsi="Arial" w:cs="Arial"/>
        </w:rPr>
        <w:t>Functional Requirement(s)</w:t>
      </w:r>
      <w:bookmarkEnd w:id="406"/>
    </w:p>
    <w:p w14:paraId="5F1AF48D" w14:textId="5C33C1A1" w:rsidR="000B4789" w:rsidRPr="004342C6" w:rsidRDefault="000B4789" w:rsidP="007D2C0A">
      <w:pPr>
        <w:pStyle w:val="Caption"/>
        <w:keepNext/>
        <w:jc w:val="center"/>
        <w:rPr>
          <w:rFonts w:cs="Arial"/>
        </w:rPr>
      </w:pPr>
      <w:bookmarkStart w:id="407" w:name="_Toc94635012"/>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16</w:t>
      </w:r>
      <w:r w:rsidR="006F59E4" w:rsidRPr="004342C6">
        <w:rPr>
          <w:rFonts w:cs="Arial"/>
          <w:noProof/>
        </w:rPr>
        <w:fldChar w:fldCharType="end"/>
      </w:r>
      <w:r w:rsidRPr="004342C6">
        <w:rPr>
          <w:rFonts w:cs="Arial"/>
        </w:rPr>
        <w:t xml:space="preserve"> Functional Requirements – UC.12</w:t>
      </w:r>
      <w:bookmarkEnd w:id="407"/>
    </w:p>
    <w:tbl>
      <w:tblPr>
        <w:tblW w:w="95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557"/>
        <w:gridCol w:w="7024"/>
      </w:tblGrid>
      <w:tr w:rsidR="00553C32" w:rsidRPr="004342C6" w14:paraId="791DB102" w14:textId="77777777" w:rsidTr="00BE4172">
        <w:trPr>
          <w:trHeight w:val="300"/>
          <w:tblHeader/>
        </w:trPr>
        <w:tc>
          <w:tcPr>
            <w:tcW w:w="2557" w:type="dxa"/>
            <w:shd w:val="clear" w:color="auto" w:fill="4C8B3F" w:themeFill="background2"/>
            <w:vAlign w:val="center"/>
            <w:hideMark/>
          </w:tcPr>
          <w:p w14:paraId="648C3B5F"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72CE8DAA"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02418B" w:rsidRPr="004342C6" w14:paraId="2391551D" w14:textId="77777777" w:rsidTr="00BE4172">
        <w:trPr>
          <w:trHeight w:val="314"/>
        </w:trPr>
        <w:tc>
          <w:tcPr>
            <w:tcW w:w="2557" w:type="dxa"/>
            <w:shd w:val="clear" w:color="000000" w:fill="FFFFFF"/>
          </w:tcPr>
          <w:p w14:paraId="031C9C7B" w14:textId="114139F7"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EPE.FR.01.001</w:t>
            </w:r>
          </w:p>
        </w:tc>
        <w:tc>
          <w:tcPr>
            <w:tcW w:w="7024" w:type="dxa"/>
            <w:shd w:val="clear" w:color="000000" w:fill="FFFFFF"/>
          </w:tcPr>
          <w:p w14:paraId="16CFC7FB" w14:textId="09F23326" w:rsidR="0002418B" w:rsidRPr="004342C6" w:rsidRDefault="0002418B" w:rsidP="0002418B">
            <w:pPr>
              <w:rPr>
                <w:rFonts w:cs="Arial"/>
              </w:rPr>
            </w:pPr>
            <w:r w:rsidRPr="004342C6">
              <w:rPr>
                <w:rFonts w:cs="Arial"/>
              </w:rPr>
              <w:t>The system shall not mark a member as MH Pended when the member is less than 21 years of age and eligible for MassHealth</w:t>
            </w:r>
            <w:r w:rsidR="007D2C0A">
              <w:rPr>
                <w:rFonts w:cs="Arial"/>
              </w:rPr>
              <w:t>.</w:t>
            </w:r>
          </w:p>
          <w:p w14:paraId="08DD0EE6" w14:textId="0E5966F7" w:rsidR="0002418B" w:rsidRPr="004342C6" w:rsidRDefault="0002418B" w:rsidP="0002418B">
            <w:pPr>
              <w:rPr>
                <w:rFonts w:cs="Arial"/>
              </w:rPr>
            </w:pPr>
          </w:p>
        </w:tc>
      </w:tr>
      <w:tr w:rsidR="0002418B" w:rsidRPr="004342C6" w14:paraId="7076151E" w14:textId="77777777" w:rsidTr="00BE4172">
        <w:trPr>
          <w:trHeight w:val="314"/>
        </w:trPr>
        <w:tc>
          <w:tcPr>
            <w:tcW w:w="2557" w:type="dxa"/>
            <w:shd w:val="clear" w:color="000000" w:fill="FFFFFF"/>
          </w:tcPr>
          <w:p w14:paraId="197AFEEC" w14:textId="3F46D271"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EPE.FR.01.002</w:t>
            </w:r>
          </w:p>
        </w:tc>
        <w:tc>
          <w:tcPr>
            <w:tcW w:w="7024" w:type="dxa"/>
            <w:shd w:val="clear" w:color="000000" w:fill="FFFFFF"/>
          </w:tcPr>
          <w:p w14:paraId="704DB718" w14:textId="2BA0FEDD" w:rsidR="0002418B" w:rsidRPr="004342C6" w:rsidRDefault="0002418B" w:rsidP="007D2C0A">
            <w:pPr>
              <w:spacing w:before="120" w:after="120"/>
              <w:rPr>
                <w:rFonts w:cs="Arial"/>
              </w:rPr>
            </w:pPr>
            <w:r w:rsidRPr="004342C6">
              <w:rPr>
                <w:rFonts w:cs="Arial"/>
              </w:rPr>
              <w:t>The system shall not mark a member as MH Pending when the member is eligible for one of the following former foster care aid categories: B1, B4</w:t>
            </w:r>
            <w:r w:rsidR="007D2C0A">
              <w:rPr>
                <w:rFonts w:cs="Arial"/>
              </w:rPr>
              <w:t>.</w:t>
            </w:r>
          </w:p>
        </w:tc>
      </w:tr>
      <w:tr w:rsidR="0002418B" w:rsidRPr="004342C6" w14:paraId="61E1963C" w14:textId="77777777" w:rsidTr="00BE4172">
        <w:trPr>
          <w:trHeight w:val="314"/>
        </w:trPr>
        <w:tc>
          <w:tcPr>
            <w:tcW w:w="2557" w:type="dxa"/>
            <w:shd w:val="clear" w:color="000000" w:fill="FFFFFF"/>
          </w:tcPr>
          <w:p w14:paraId="7D151469" w14:textId="30E12023" w:rsidR="0002418B" w:rsidRPr="004342C6" w:rsidRDefault="0002418B" w:rsidP="0002418B">
            <w:pPr>
              <w:contextualSpacing w:val="0"/>
              <w:jc w:val="center"/>
              <w:rPr>
                <w:rFonts w:cs="Arial"/>
              </w:rPr>
            </w:pPr>
            <w:r w:rsidRPr="004342C6">
              <w:rPr>
                <w:rFonts w:eastAsia="Times New Roman" w:cs="Arial"/>
                <w:color w:val="000000"/>
              </w:rPr>
              <w:t>EPE.FR.01.003</w:t>
            </w:r>
          </w:p>
        </w:tc>
        <w:tc>
          <w:tcPr>
            <w:tcW w:w="7024" w:type="dxa"/>
            <w:shd w:val="clear" w:color="000000" w:fill="FFFFFF"/>
          </w:tcPr>
          <w:p w14:paraId="669E4C4A" w14:textId="5696D0FD" w:rsidR="0002418B" w:rsidRPr="004342C6" w:rsidRDefault="0002418B" w:rsidP="007D2C0A">
            <w:pPr>
              <w:rPr>
                <w:rFonts w:cs="Arial"/>
              </w:rPr>
            </w:pPr>
            <w:r w:rsidRPr="004342C6">
              <w:rPr>
                <w:rFonts w:cs="Arial"/>
              </w:rPr>
              <w:t>The system shall not mark a member as MH Pending when the member is eligible for one of the following TMA aid categories: 46, 18, A9</w:t>
            </w:r>
            <w:r w:rsidR="007D2C0A">
              <w:rPr>
                <w:rFonts w:cs="Arial"/>
              </w:rPr>
              <w:t>.</w:t>
            </w:r>
          </w:p>
        </w:tc>
      </w:tr>
      <w:tr w:rsidR="0002418B" w:rsidRPr="004342C6" w14:paraId="5A0AC57F" w14:textId="77777777" w:rsidTr="00BE4172">
        <w:trPr>
          <w:trHeight w:val="314"/>
        </w:trPr>
        <w:tc>
          <w:tcPr>
            <w:tcW w:w="2557" w:type="dxa"/>
            <w:shd w:val="clear" w:color="000000" w:fill="FFFFFF"/>
          </w:tcPr>
          <w:p w14:paraId="264D7675" w14:textId="14F059CE"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lastRenderedPageBreak/>
              <w:t>EPE.FR.01.004</w:t>
            </w:r>
          </w:p>
        </w:tc>
        <w:tc>
          <w:tcPr>
            <w:tcW w:w="7024" w:type="dxa"/>
            <w:shd w:val="clear" w:color="000000" w:fill="FFFFFF"/>
          </w:tcPr>
          <w:p w14:paraId="3CE0E444" w14:textId="0371C259" w:rsidR="0002418B" w:rsidRPr="004342C6" w:rsidRDefault="0002418B" w:rsidP="0002418B">
            <w:pPr>
              <w:rPr>
                <w:rFonts w:cs="Arial"/>
              </w:rPr>
            </w:pPr>
            <w:r w:rsidRPr="004342C6">
              <w:rPr>
                <w:rFonts w:cs="Arial"/>
              </w:rPr>
              <w:t xml:space="preserve">The system shall not mark a member as MH Pending when the member’s eligibility is </w:t>
            </w:r>
            <w:r w:rsidR="004E59A8" w:rsidRPr="004342C6">
              <w:rPr>
                <w:rFonts w:cs="Arial"/>
              </w:rPr>
              <w:t>protected,</w:t>
            </w:r>
            <w:r w:rsidRPr="004342C6">
              <w:rPr>
                <w:rFonts w:cs="Arial"/>
              </w:rPr>
              <w:t xml:space="preserve"> and the protection is active</w:t>
            </w:r>
            <w:r w:rsidR="007D2C0A">
              <w:rPr>
                <w:rFonts w:cs="Arial"/>
              </w:rPr>
              <w:t>,</w:t>
            </w:r>
            <w:r w:rsidRPr="004342C6">
              <w:rPr>
                <w:rFonts w:cs="Arial"/>
              </w:rPr>
              <w:t xml:space="preserve"> i.e.</w:t>
            </w:r>
            <w:r w:rsidR="007D2C0A">
              <w:rPr>
                <w:rFonts w:cs="Arial"/>
              </w:rPr>
              <w:t>,</w:t>
            </w:r>
            <w:r w:rsidRPr="004342C6">
              <w:rPr>
                <w:rFonts w:cs="Arial"/>
              </w:rPr>
              <w:t xml:space="preserve"> Protection end date &gt;=Current date.</w:t>
            </w:r>
          </w:p>
          <w:p w14:paraId="1AA1E48A" w14:textId="77777777" w:rsidR="0002418B" w:rsidRPr="004342C6" w:rsidRDefault="0002418B" w:rsidP="0002418B">
            <w:pPr>
              <w:rPr>
                <w:rFonts w:cs="Arial"/>
              </w:rPr>
            </w:pPr>
          </w:p>
          <w:p w14:paraId="768B5362" w14:textId="4110AACB" w:rsidR="0002418B" w:rsidRPr="004342C6" w:rsidRDefault="0002418B" w:rsidP="007D2C0A">
            <w:pPr>
              <w:rPr>
                <w:rFonts w:cs="Arial"/>
              </w:rPr>
            </w:pPr>
            <w:r w:rsidRPr="004342C6">
              <w:rPr>
                <w:rFonts w:cs="Arial"/>
                <w:b/>
              </w:rPr>
              <w:t>Note:</w:t>
            </w:r>
            <w:r w:rsidRPr="004342C6">
              <w:rPr>
                <w:rFonts w:cs="Arial"/>
              </w:rPr>
              <w:t xml:space="preserve"> This is applicable for Protection provided due to </w:t>
            </w:r>
            <w:r w:rsidR="007D2C0A">
              <w:rPr>
                <w:rFonts w:cs="Arial"/>
              </w:rPr>
              <w:t xml:space="preserve">the </w:t>
            </w:r>
            <w:r w:rsidRPr="004342C6">
              <w:rPr>
                <w:rFonts w:cs="Arial"/>
              </w:rPr>
              <w:t>override functionality</w:t>
            </w:r>
            <w:r w:rsidR="007D2C0A">
              <w:rPr>
                <w:rFonts w:cs="Arial"/>
              </w:rPr>
              <w:t>.</w:t>
            </w:r>
          </w:p>
        </w:tc>
      </w:tr>
      <w:tr w:rsidR="0002418B" w:rsidRPr="004342C6" w14:paraId="3EF85511" w14:textId="77777777" w:rsidTr="00BE4172">
        <w:trPr>
          <w:trHeight w:val="314"/>
        </w:trPr>
        <w:tc>
          <w:tcPr>
            <w:tcW w:w="2557" w:type="dxa"/>
            <w:shd w:val="clear" w:color="000000" w:fill="FFFFFF"/>
          </w:tcPr>
          <w:p w14:paraId="6A476C61" w14:textId="302838B3" w:rsidR="0002418B" w:rsidRPr="004342C6" w:rsidRDefault="0002418B" w:rsidP="0002418B">
            <w:pPr>
              <w:contextualSpacing w:val="0"/>
              <w:jc w:val="center"/>
              <w:rPr>
                <w:rFonts w:cs="Arial"/>
                <w:lang w:eastAsia="en-IN"/>
              </w:rPr>
            </w:pPr>
            <w:r w:rsidRPr="004342C6">
              <w:rPr>
                <w:rFonts w:eastAsia="Times New Roman" w:cs="Arial"/>
              </w:rPr>
              <w:t>EPE.FR.01.005</w:t>
            </w:r>
          </w:p>
        </w:tc>
        <w:tc>
          <w:tcPr>
            <w:tcW w:w="7024" w:type="dxa"/>
            <w:shd w:val="clear" w:color="000000" w:fill="FFFFFF"/>
          </w:tcPr>
          <w:p w14:paraId="76B5FEAE" w14:textId="3A2FCB4B" w:rsidR="0002418B" w:rsidRPr="004342C6" w:rsidRDefault="0002418B" w:rsidP="007D2C0A">
            <w:pPr>
              <w:rPr>
                <w:rFonts w:cs="Arial"/>
                <w:lang w:eastAsia="en-IN"/>
              </w:rPr>
            </w:pPr>
            <w:r w:rsidRPr="004342C6">
              <w:rPr>
                <w:rFonts w:cs="Arial"/>
              </w:rPr>
              <w:t>The system shall not mark a member as MH Pending</w:t>
            </w:r>
            <w:r w:rsidRPr="004342C6" w:rsidDel="00AE7D21">
              <w:rPr>
                <w:rFonts w:cs="Arial"/>
              </w:rPr>
              <w:t xml:space="preserve"> </w:t>
            </w:r>
            <w:r w:rsidRPr="004342C6">
              <w:rPr>
                <w:rFonts w:cs="Arial"/>
              </w:rPr>
              <w:t xml:space="preserve">when the member is protected in </w:t>
            </w:r>
            <w:r w:rsidR="007D2C0A">
              <w:rPr>
                <w:rFonts w:cs="Arial"/>
              </w:rPr>
              <w:t xml:space="preserve">the </w:t>
            </w:r>
            <w:r w:rsidRPr="004342C6">
              <w:rPr>
                <w:rFonts w:cs="Arial"/>
              </w:rPr>
              <w:t>postpartum period.</w:t>
            </w:r>
          </w:p>
        </w:tc>
      </w:tr>
      <w:tr w:rsidR="0002418B" w:rsidRPr="004342C6" w14:paraId="4F77344F" w14:textId="77777777" w:rsidTr="00BE4172">
        <w:trPr>
          <w:trHeight w:val="314"/>
        </w:trPr>
        <w:tc>
          <w:tcPr>
            <w:tcW w:w="2557" w:type="dxa"/>
            <w:shd w:val="clear" w:color="000000" w:fill="FFFFFF"/>
          </w:tcPr>
          <w:p w14:paraId="57E450C1" w14:textId="11F7D1AC"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EPE.FR.01.006</w:t>
            </w:r>
          </w:p>
        </w:tc>
        <w:tc>
          <w:tcPr>
            <w:tcW w:w="7024" w:type="dxa"/>
            <w:shd w:val="clear" w:color="000000" w:fill="FFFFFF"/>
          </w:tcPr>
          <w:p w14:paraId="420185CF" w14:textId="6B8DCE4A" w:rsidR="0002418B" w:rsidRPr="004342C6" w:rsidRDefault="0002418B" w:rsidP="007D2C0A">
            <w:pPr>
              <w:rPr>
                <w:rFonts w:cs="Arial"/>
                <w:lang w:eastAsia="en-IN"/>
              </w:rPr>
            </w:pPr>
            <w:r w:rsidRPr="004342C6">
              <w:rPr>
                <w:rFonts w:cs="Arial"/>
              </w:rPr>
              <w:t>The system shall not mark a member as MH Pending</w:t>
            </w:r>
            <w:r w:rsidRPr="004342C6" w:rsidDel="00AE7D21">
              <w:rPr>
                <w:rFonts w:cs="Arial"/>
              </w:rPr>
              <w:t xml:space="preserve"> </w:t>
            </w:r>
            <w:r w:rsidRPr="004342C6">
              <w:rPr>
                <w:rFonts w:cs="Arial"/>
              </w:rPr>
              <w:t>when the member is pregnant, eligible for MH standard</w:t>
            </w:r>
            <w:r w:rsidR="007D2C0A">
              <w:rPr>
                <w:rFonts w:cs="Arial"/>
              </w:rPr>
              <w:t>,</w:t>
            </w:r>
            <w:r w:rsidRPr="004342C6">
              <w:rPr>
                <w:rFonts w:cs="Arial"/>
              </w:rPr>
              <w:t xml:space="preserve"> </w:t>
            </w:r>
            <w:r w:rsidR="007D2C0A">
              <w:rPr>
                <w:rFonts w:cs="Arial"/>
              </w:rPr>
              <w:t>and</w:t>
            </w:r>
            <w:r w:rsidRPr="004342C6">
              <w:rPr>
                <w:rFonts w:cs="Arial"/>
              </w:rPr>
              <w:t xml:space="preserve"> MH standard benefit is protected.</w:t>
            </w:r>
          </w:p>
        </w:tc>
      </w:tr>
      <w:tr w:rsidR="0002418B" w:rsidRPr="004342C6" w14:paraId="4EB19530" w14:textId="77777777" w:rsidTr="00BE4172">
        <w:trPr>
          <w:trHeight w:val="314"/>
        </w:trPr>
        <w:tc>
          <w:tcPr>
            <w:tcW w:w="2557" w:type="dxa"/>
            <w:shd w:val="clear" w:color="000000" w:fill="FFFFFF"/>
          </w:tcPr>
          <w:p w14:paraId="2B1E99EF" w14:textId="11C51B5D"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EPE.FR.01.007</w:t>
            </w:r>
          </w:p>
        </w:tc>
        <w:tc>
          <w:tcPr>
            <w:tcW w:w="7024" w:type="dxa"/>
            <w:shd w:val="clear" w:color="000000" w:fill="FFFFFF"/>
          </w:tcPr>
          <w:p w14:paraId="7C07B4D7" w14:textId="5A5E37C1" w:rsidR="0002418B" w:rsidRPr="004342C6" w:rsidRDefault="0002418B" w:rsidP="007D2C0A">
            <w:pPr>
              <w:rPr>
                <w:rFonts w:cs="Arial"/>
                <w:lang w:eastAsia="en-IN"/>
              </w:rPr>
            </w:pPr>
            <w:r w:rsidRPr="004342C6">
              <w:rPr>
                <w:rFonts w:cs="Arial"/>
              </w:rPr>
              <w:t>The system shall not mark a member as MH Pending</w:t>
            </w:r>
            <w:r w:rsidRPr="004342C6" w:rsidDel="00AE7D21">
              <w:rPr>
                <w:rFonts w:cs="Arial"/>
              </w:rPr>
              <w:t xml:space="preserve"> </w:t>
            </w:r>
            <w:r w:rsidRPr="004342C6">
              <w:rPr>
                <w:rFonts w:cs="Arial"/>
              </w:rPr>
              <w:t>when the member is pregnant with attested current Medicaid MAGI Household FPL &lt; =200% and eligible for MassHealth</w:t>
            </w:r>
            <w:r w:rsidR="007D2C0A">
              <w:rPr>
                <w:rFonts w:cs="Arial"/>
              </w:rPr>
              <w:t>.</w:t>
            </w:r>
          </w:p>
        </w:tc>
      </w:tr>
      <w:tr w:rsidR="0002418B" w:rsidRPr="004342C6" w14:paraId="14CC7720" w14:textId="77777777" w:rsidTr="00BE4172">
        <w:trPr>
          <w:trHeight w:val="314"/>
        </w:trPr>
        <w:tc>
          <w:tcPr>
            <w:tcW w:w="2557" w:type="dxa"/>
            <w:shd w:val="clear" w:color="000000" w:fill="FFFFFF"/>
          </w:tcPr>
          <w:p w14:paraId="0DB540A9" w14:textId="386C9024" w:rsidR="0002418B" w:rsidRPr="004342C6" w:rsidRDefault="0002418B" w:rsidP="0002418B">
            <w:pPr>
              <w:contextualSpacing w:val="0"/>
              <w:jc w:val="center"/>
              <w:rPr>
                <w:rFonts w:eastAsia="Times New Roman" w:cs="Arial"/>
                <w:szCs w:val="24"/>
                <w:lang w:eastAsia="en-IN"/>
              </w:rPr>
            </w:pPr>
            <w:r w:rsidRPr="004342C6">
              <w:rPr>
                <w:rFonts w:eastAsia="Times New Roman" w:cs="Arial"/>
                <w:color w:val="000000"/>
              </w:rPr>
              <w:t>EPE.FR.01.008</w:t>
            </w:r>
          </w:p>
        </w:tc>
        <w:tc>
          <w:tcPr>
            <w:tcW w:w="7024" w:type="dxa"/>
            <w:shd w:val="clear" w:color="000000" w:fill="FFFFFF"/>
          </w:tcPr>
          <w:p w14:paraId="1555B9FA" w14:textId="72DC6475" w:rsidR="0002418B" w:rsidRPr="004342C6" w:rsidRDefault="0002418B" w:rsidP="006750F9">
            <w:pPr>
              <w:pStyle w:val="BodyTextBullet"/>
              <w:numPr>
                <w:ilvl w:val="0"/>
                <w:numId w:val="0"/>
              </w:numPr>
              <w:rPr>
                <w:rFonts w:cs="Arial"/>
                <w:lang w:eastAsia="en-IN"/>
              </w:rPr>
            </w:pPr>
            <w:r w:rsidRPr="004342C6">
              <w:rPr>
                <w:rFonts w:cs="Arial"/>
              </w:rPr>
              <w:t>The system shall not mark a member as MH Pending</w:t>
            </w:r>
            <w:r w:rsidRPr="004342C6" w:rsidDel="00AE7D21">
              <w:rPr>
                <w:rFonts w:cs="Arial"/>
              </w:rPr>
              <w:t xml:space="preserve"> </w:t>
            </w:r>
            <w:r w:rsidRPr="004342C6">
              <w:rPr>
                <w:rFonts w:cs="Arial"/>
              </w:rPr>
              <w:t>when the member is HIV+ with attested current Medicaid MAGI Household FPL &lt;= 200% and eligible for MassHealth.</w:t>
            </w:r>
          </w:p>
        </w:tc>
      </w:tr>
      <w:tr w:rsidR="0002418B" w:rsidRPr="004342C6" w14:paraId="24196E70" w14:textId="77777777" w:rsidTr="00BE4172">
        <w:trPr>
          <w:trHeight w:val="314"/>
        </w:trPr>
        <w:tc>
          <w:tcPr>
            <w:tcW w:w="2557" w:type="dxa"/>
            <w:shd w:val="clear" w:color="000000" w:fill="FFFFFF"/>
          </w:tcPr>
          <w:p w14:paraId="0302CF29" w14:textId="61CC8992" w:rsidR="0002418B" w:rsidRPr="004342C6" w:rsidRDefault="0002418B" w:rsidP="0002418B">
            <w:pPr>
              <w:contextualSpacing w:val="0"/>
              <w:jc w:val="center"/>
              <w:rPr>
                <w:rFonts w:eastAsia="Times New Roman" w:cs="Arial"/>
                <w:szCs w:val="24"/>
                <w:lang w:eastAsia="en-IN"/>
              </w:rPr>
            </w:pPr>
            <w:r w:rsidRPr="004342C6">
              <w:rPr>
                <w:rFonts w:eastAsia="Times New Roman" w:cs="Arial"/>
                <w:color w:val="000000"/>
              </w:rPr>
              <w:t>EPE.FR.01.009</w:t>
            </w:r>
          </w:p>
        </w:tc>
        <w:tc>
          <w:tcPr>
            <w:tcW w:w="7024" w:type="dxa"/>
            <w:shd w:val="clear" w:color="000000" w:fill="FFFFFF"/>
          </w:tcPr>
          <w:p w14:paraId="75E9C437" w14:textId="238E8519" w:rsidR="0002418B" w:rsidRPr="004342C6" w:rsidRDefault="0002418B" w:rsidP="0002418B">
            <w:pPr>
              <w:pStyle w:val="BodyTextBullet"/>
              <w:numPr>
                <w:ilvl w:val="0"/>
                <w:numId w:val="0"/>
              </w:numPr>
              <w:rPr>
                <w:rFonts w:cs="Arial"/>
                <w:lang w:eastAsia="en-IN"/>
              </w:rPr>
            </w:pPr>
            <w:r w:rsidRPr="004342C6">
              <w:rPr>
                <w:rFonts w:cs="Arial"/>
              </w:rPr>
              <w:t>The system shall not mark a member as MH Pending</w:t>
            </w:r>
            <w:r w:rsidRPr="004342C6" w:rsidDel="00AE7D21">
              <w:rPr>
                <w:rFonts w:cs="Arial"/>
              </w:rPr>
              <w:t xml:space="preserve"> </w:t>
            </w:r>
            <w:r w:rsidRPr="004342C6">
              <w:rPr>
                <w:rFonts w:cs="Arial"/>
              </w:rPr>
              <w:t>when the member is Breast or Cervical Cancer Patient with attested current Medicaid MAGI Household FPL &lt;= 250% and eligible for MassHealth.</w:t>
            </w:r>
          </w:p>
        </w:tc>
      </w:tr>
    </w:tbl>
    <w:p w14:paraId="7FF35642" w14:textId="77777777" w:rsidR="00553C32" w:rsidRPr="004342C6" w:rsidRDefault="00553C32" w:rsidP="00553C32">
      <w:pPr>
        <w:pStyle w:val="Table"/>
        <w:rPr>
          <w:rFonts w:ascii="Arial" w:hAnsi="Arial" w:cs="Arial"/>
        </w:rPr>
      </w:pPr>
    </w:p>
    <w:p w14:paraId="35412746" w14:textId="77777777" w:rsidR="00553C32" w:rsidRPr="004342C6" w:rsidRDefault="00553C32" w:rsidP="00553C32">
      <w:pPr>
        <w:pStyle w:val="Heading3"/>
        <w:numPr>
          <w:ilvl w:val="2"/>
          <w:numId w:val="13"/>
        </w:numPr>
        <w:rPr>
          <w:rFonts w:ascii="Arial" w:hAnsi="Arial" w:cs="Arial"/>
        </w:rPr>
      </w:pPr>
      <w:bookmarkStart w:id="408" w:name="_Toc94634558"/>
      <w:r w:rsidRPr="004342C6">
        <w:rPr>
          <w:rFonts w:ascii="Arial" w:hAnsi="Arial" w:cs="Arial"/>
        </w:rPr>
        <w:t>Transaction /SSO Information</w:t>
      </w:r>
      <w:bookmarkEnd w:id="408"/>
    </w:p>
    <w:p w14:paraId="1F8C87AA"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6D3D596D" w14:textId="77777777" w:rsidR="00553C32" w:rsidRPr="004342C6" w:rsidRDefault="00553C32" w:rsidP="00553C32">
      <w:pPr>
        <w:pStyle w:val="Heading3"/>
        <w:numPr>
          <w:ilvl w:val="2"/>
          <w:numId w:val="13"/>
        </w:numPr>
        <w:rPr>
          <w:rFonts w:ascii="Arial" w:hAnsi="Arial" w:cs="Arial"/>
        </w:rPr>
      </w:pPr>
      <w:bookmarkStart w:id="409" w:name="_Toc94634559"/>
      <w:r w:rsidRPr="004342C6">
        <w:rPr>
          <w:rFonts w:ascii="Arial" w:hAnsi="Arial" w:cs="Arial"/>
        </w:rPr>
        <w:t>Special Design Consideration</w:t>
      </w:r>
      <w:bookmarkEnd w:id="409"/>
    </w:p>
    <w:p w14:paraId="659C8E2D" w14:textId="449C7B3B" w:rsidR="00553C32" w:rsidRPr="004342C6" w:rsidRDefault="00191F24" w:rsidP="00191F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7B9FFA6" w14:textId="77777777" w:rsidR="00553C32" w:rsidRPr="004342C6" w:rsidRDefault="00553C32" w:rsidP="00553C32">
      <w:pPr>
        <w:pStyle w:val="Heading3"/>
        <w:numPr>
          <w:ilvl w:val="2"/>
          <w:numId w:val="13"/>
        </w:numPr>
        <w:rPr>
          <w:rFonts w:ascii="Arial" w:hAnsi="Arial" w:cs="Arial"/>
        </w:rPr>
      </w:pPr>
      <w:bookmarkStart w:id="410" w:name="_Toc94634560"/>
      <w:r w:rsidRPr="004342C6">
        <w:rPr>
          <w:rFonts w:ascii="Arial" w:hAnsi="Arial" w:cs="Arial"/>
        </w:rPr>
        <w:t>Acceptance Criteria</w:t>
      </w:r>
      <w:bookmarkEnd w:id="410"/>
    </w:p>
    <w:p w14:paraId="55913FEC" w14:textId="64E6271C" w:rsidR="00553C32" w:rsidRPr="004342C6" w:rsidRDefault="00BF1D73" w:rsidP="001C1D81">
      <w:pPr>
        <w:pStyle w:val="ListParagraph"/>
        <w:numPr>
          <w:ilvl w:val="0"/>
          <w:numId w:val="63"/>
        </w:numPr>
        <w:contextualSpacing w:val="0"/>
        <w:rPr>
          <w:rFonts w:cs="Arial"/>
        </w:rPr>
      </w:pPr>
      <w:r w:rsidRPr="004342C6">
        <w:rPr>
          <w:rFonts w:cs="Arial"/>
        </w:rPr>
        <w:t>The system should work as per the flow, UI design, functional requirements, and special design considerations defined above in the use case.</w:t>
      </w:r>
    </w:p>
    <w:p w14:paraId="404E188D" w14:textId="77777777" w:rsidR="00553C32" w:rsidRPr="004342C6" w:rsidRDefault="00553C32" w:rsidP="00553C32">
      <w:pPr>
        <w:contextualSpacing w:val="0"/>
        <w:rPr>
          <w:rFonts w:cs="Arial"/>
        </w:rPr>
      </w:pPr>
    </w:p>
    <w:p w14:paraId="7DAB94B9" w14:textId="77777777" w:rsidR="007768B5" w:rsidRPr="004342C6" w:rsidRDefault="007768B5">
      <w:pPr>
        <w:contextualSpacing w:val="0"/>
        <w:rPr>
          <w:rFonts w:cs="Arial"/>
        </w:rPr>
      </w:pPr>
      <w:r w:rsidRPr="004342C6">
        <w:rPr>
          <w:rFonts w:cs="Arial"/>
        </w:rPr>
        <w:br w:type="page"/>
      </w:r>
    </w:p>
    <w:p w14:paraId="3A7585CD" w14:textId="437357A5" w:rsidR="007768B5" w:rsidRPr="004342C6" w:rsidRDefault="007768B5" w:rsidP="00DB6AEE">
      <w:pPr>
        <w:pStyle w:val="Heading2"/>
      </w:pPr>
      <w:bookmarkStart w:id="411" w:name="_Use_Case_Id:_4"/>
      <w:bookmarkStart w:id="412" w:name="_Toc94634561"/>
      <w:bookmarkEnd w:id="411"/>
      <w:r w:rsidRPr="004342C6">
        <w:lastRenderedPageBreak/>
        <w:t>Use Case Id: UC-</w:t>
      </w:r>
      <w:r w:rsidR="00212002" w:rsidRPr="004342C6">
        <w:t>13</w:t>
      </w:r>
      <w:r w:rsidRPr="004342C6">
        <w:t xml:space="preserve"> </w:t>
      </w:r>
      <w:r w:rsidR="0002418B" w:rsidRPr="004342C6">
        <w:t>Determine MH pending member(s) during 1</w:t>
      </w:r>
      <w:r w:rsidR="0002418B" w:rsidRPr="004342C6">
        <w:rPr>
          <w:vertAlign w:val="superscript"/>
        </w:rPr>
        <w:t>st</w:t>
      </w:r>
      <w:r w:rsidR="0002418B" w:rsidRPr="004342C6">
        <w:t xml:space="preserve"> provisional period</w:t>
      </w:r>
      <w:bookmarkEnd w:id="412"/>
    </w:p>
    <w:p w14:paraId="499AE868" w14:textId="77777777" w:rsidR="007768B5" w:rsidRPr="004342C6" w:rsidRDefault="007768B5" w:rsidP="007768B5">
      <w:pPr>
        <w:pStyle w:val="Heading3"/>
        <w:numPr>
          <w:ilvl w:val="2"/>
          <w:numId w:val="13"/>
        </w:numPr>
        <w:rPr>
          <w:rFonts w:ascii="Arial" w:hAnsi="Arial" w:cs="Arial"/>
        </w:rPr>
      </w:pPr>
      <w:bookmarkStart w:id="413" w:name="_Toc94634562"/>
      <w:r w:rsidRPr="004342C6">
        <w:rPr>
          <w:rFonts w:ascii="Arial" w:hAnsi="Arial" w:cs="Arial"/>
        </w:rPr>
        <w:t>Description</w:t>
      </w:r>
      <w:bookmarkEnd w:id="413"/>
    </w:p>
    <w:p w14:paraId="0966BF7A" w14:textId="7A3D4C50" w:rsidR="0002418B" w:rsidRPr="004342C6" w:rsidRDefault="0002418B" w:rsidP="007D2C0A">
      <w:pPr>
        <w:ind w:left="450"/>
        <w:rPr>
          <w:rFonts w:cs="Arial"/>
        </w:rPr>
      </w:pPr>
      <w:r w:rsidRPr="004342C6">
        <w:rPr>
          <w:rFonts w:cs="Arial"/>
        </w:rPr>
        <w:t xml:space="preserve">This use case defines how the </w:t>
      </w:r>
      <w:r w:rsidRPr="004342C6">
        <w:rPr>
          <w:rFonts w:cs="Arial"/>
          <w:noProof/>
        </w:rPr>
        <w:t>system</w:t>
      </w:r>
      <w:r w:rsidRPr="004342C6">
        <w:rPr>
          <w:rFonts w:cs="Arial"/>
        </w:rPr>
        <w:t xml:space="preserve"> will determine MH Pending status for </w:t>
      </w:r>
      <w:r w:rsidR="007D2C0A">
        <w:rPr>
          <w:rFonts w:cs="Arial"/>
        </w:rPr>
        <w:t xml:space="preserve">an </w:t>
      </w:r>
      <w:r w:rsidRPr="004342C6">
        <w:rPr>
          <w:rFonts w:cs="Arial"/>
        </w:rPr>
        <w:t>individual as part of eligibility re-determination during 1</w:t>
      </w:r>
      <w:r w:rsidRPr="004342C6">
        <w:rPr>
          <w:rFonts w:cs="Arial"/>
          <w:vertAlign w:val="superscript"/>
        </w:rPr>
        <w:t>st</w:t>
      </w:r>
      <w:r w:rsidRPr="004342C6">
        <w:rPr>
          <w:rFonts w:cs="Arial"/>
        </w:rPr>
        <w:t xml:space="preserve"> provisional period</w:t>
      </w:r>
      <w:r w:rsidR="007D2C0A">
        <w:rPr>
          <w:rFonts w:cs="Arial"/>
        </w:rPr>
        <w:t>.</w:t>
      </w:r>
    </w:p>
    <w:p w14:paraId="063D767B" w14:textId="77777777" w:rsidR="0002418B" w:rsidRPr="004342C6" w:rsidRDefault="0002418B" w:rsidP="0002418B">
      <w:pPr>
        <w:ind w:left="360"/>
        <w:rPr>
          <w:rFonts w:cs="Arial"/>
        </w:rPr>
      </w:pPr>
    </w:p>
    <w:p w14:paraId="6DA73740" w14:textId="77777777" w:rsidR="007768B5" w:rsidRPr="004342C6" w:rsidRDefault="007768B5" w:rsidP="007768B5">
      <w:pPr>
        <w:pStyle w:val="Heading3"/>
        <w:numPr>
          <w:ilvl w:val="2"/>
          <w:numId w:val="13"/>
        </w:numPr>
        <w:rPr>
          <w:rFonts w:ascii="Arial" w:hAnsi="Arial" w:cs="Arial"/>
        </w:rPr>
      </w:pPr>
      <w:bookmarkStart w:id="414" w:name="_Toc94634563"/>
      <w:r w:rsidRPr="004342C6">
        <w:rPr>
          <w:rFonts w:ascii="Arial" w:hAnsi="Arial" w:cs="Arial"/>
        </w:rPr>
        <w:t>Related Use case</w:t>
      </w:r>
      <w:bookmarkEnd w:id="414"/>
      <w:r w:rsidRPr="004342C6">
        <w:rPr>
          <w:rFonts w:ascii="Arial" w:hAnsi="Arial" w:cs="Arial"/>
        </w:rPr>
        <w:t xml:space="preserve"> </w:t>
      </w:r>
    </w:p>
    <w:p w14:paraId="42FF79F3" w14:textId="77777777" w:rsidR="007768B5" w:rsidRPr="004342C6" w:rsidRDefault="007768B5" w:rsidP="007768B5">
      <w:pPr>
        <w:ind w:firstLine="450"/>
        <w:rPr>
          <w:rFonts w:cs="Arial"/>
        </w:rPr>
      </w:pPr>
      <w:r w:rsidRPr="004342C6">
        <w:rPr>
          <w:rFonts w:cs="Arial"/>
        </w:rPr>
        <w:t>Not applicable</w:t>
      </w:r>
    </w:p>
    <w:p w14:paraId="5DF6481A" w14:textId="77777777" w:rsidR="007768B5" w:rsidRPr="004342C6" w:rsidRDefault="007768B5" w:rsidP="007768B5">
      <w:pPr>
        <w:rPr>
          <w:rFonts w:cs="Arial"/>
        </w:rPr>
      </w:pPr>
      <w:r w:rsidRPr="004342C6">
        <w:rPr>
          <w:rFonts w:cs="Arial"/>
          <w:i/>
          <w:color w:val="00B050"/>
        </w:rPr>
        <w:t xml:space="preserve">  </w:t>
      </w:r>
    </w:p>
    <w:p w14:paraId="4C38EBB4" w14:textId="77777777" w:rsidR="007768B5" w:rsidRPr="004342C6" w:rsidRDefault="007768B5" w:rsidP="007768B5">
      <w:pPr>
        <w:pStyle w:val="Heading3"/>
        <w:numPr>
          <w:ilvl w:val="2"/>
          <w:numId w:val="13"/>
        </w:numPr>
        <w:rPr>
          <w:rFonts w:ascii="Arial" w:hAnsi="Arial" w:cs="Arial"/>
        </w:rPr>
      </w:pPr>
      <w:bookmarkStart w:id="415" w:name="_Toc94634564"/>
      <w:r w:rsidRPr="004342C6">
        <w:rPr>
          <w:rFonts w:ascii="Arial" w:hAnsi="Arial" w:cs="Arial"/>
        </w:rPr>
        <w:t>Actor(s)</w:t>
      </w:r>
      <w:bookmarkEnd w:id="415"/>
    </w:p>
    <w:p w14:paraId="3EB74590" w14:textId="77777777" w:rsidR="007768B5" w:rsidRPr="004342C6" w:rsidRDefault="007768B5" w:rsidP="00320B54">
      <w:pPr>
        <w:pStyle w:val="ListParagraph"/>
        <w:numPr>
          <w:ilvl w:val="0"/>
          <w:numId w:val="171"/>
        </w:numPr>
        <w:ind w:left="810"/>
        <w:contextualSpacing w:val="0"/>
        <w:rPr>
          <w:rFonts w:cs="Arial"/>
        </w:rPr>
      </w:pPr>
      <w:r w:rsidRPr="004342C6">
        <w:rPr>
          <w:rFonts w:cs="Arial"/>
        </w:rPr>
        <w:t>HIX System</w:t>
      </w:r>
    </w:p>
    <w:p w14:paraId="17F471BE" w14:textId="77777777" w:rsidR="007768B5" w:rsidRPr="004342C6" w:rsidRDefault="007768B5" w:rsidP="00320B54">
      <w:pPr>
        <w:pStyle w:val="ListParagraph"/>
        <w:numPr>
          <w:ilvl w:val="0"/>
          <w:numId w:val="171"/>
        </w:numPr>
        <w:ind w:left="810"/>
        <w:contextualSpacing w:val="0"/>
        <w:rPr>
          <w:rFonts w:cs="Arial"/>
        </w:rPr>
      </w:pPr>
      <w:r w:rsidRPr="004342C6">
        <w:rPr>
          <w:rFonts w:cs="Arial"/>
        </w:rPr>
        <w:t>Individual User</w:t>
      </w:r>
    </w:p>
    <w:p w14:paraId="17BC43FE" w14:textId="77777777" w:rsidR="007768B5" w:rsidRPr="004342C6" w:rsidRDefault="007768B5" w:rsidP="00320B54">
      <w:pPr>
        <w:pStyle w:val="ListParagraph"/>
        <w:numPr>
          <w:ilvl w:val="0"/>
          <w:numId w:val="171"/>
        </w:numPr>
        <w:ind w:left="810"/>
        <w:contextualSpacing w:val="0"/>
        <w:rPr>
          <w:rFonts w:cs="Arial"/>
        </w:rPr>
      </w:pPr>
      <w:r w:rsidRPr="004342C6">
        <w:rPr>
          <w:rFonts w:cs="Arial"/>
        </w:rPr>
        <w:t xml:space="preserve">Assistor portal users </w:t>
      </w:r>
    </w:p>
    <w:p w14:paraId="2C892311" w14:textId="77777777" w:rsidR="007768B5" w:rsidRPr="004342C6" w:rsidRDefault="007768B5" w:rsidP="007D2C0A">
      <w:pPr>
        <w:pStyle w:val="ListParagraph"/>
        <w:numPr>
          <w:ilvl w:val="0"/>
          <w:numId w:val="20"/>
        </w:numPr>
        <w:contextualSpacing w:val="0"/>
        <w:rPr>
          <w:rFonts w:cs="Arial"/>
        </w:rPr>
      </w:pPr>
      <w:r w:rsidRPr="004342C6">
        <w:rPr>
          <w:rFonts w:cs="Arial"/>
        </w:rPr>
        <w:t>CAC User</w:t>
      </w:r>
    </w:p>
    <w:p w14:paraId="24131B12" w14:textId="77777777" w:rsidR="007768B5" w:rsidRPr="004342C6" w:rsidRDefault="007768B5" w:rsidP="007D2C0A">
      <w:pPr>
        <w:pStyle w:val="ListParagraph"/>
        <w:numPr>
          <w:ilvl w:val="0"/>
          <w:numId w:val="20"/>
        </w:numPr>
        <w:contextualSpacing w:val="0"/>
        <w:rPr>
          <w:rFonts w:cs="Arial"/>
        </w:rPr>
      </w:pPr>
      <w:r w:rsidRPr="004342C6">
        <w:rPr>
          <w:rFonts w:cs="Arial"/>
        </w:rPr>
        <w:t>Navigator User</w:t>
      </w:r>
    </w:p>
    <w:p w14:paraId="0C02377E" w14:textId="77777777" w:rsidR="007768B5" w:rsidRPr="004342C6" w:rsidRDefault="007768B5" w:rsidP="00320B54">
      <w:pPr>
        <w:pStyle w:val="ListParagraph"/>
        <w:numPr>
          <w:ilvl w:val="0"/>
          <w:numId w:val="171"/>
        </w:numPr>
        <w:ind w:left="810"/>
        <w:contextualSpacing w:val="0"/>
        <w:rPr>
          <w:rFonts w:cs="Arial"/>
        </w:rPr>
      </w:pPr>
      <w:r w:rsidRPr="004342C6">
        <w:rPr>
          <w:rFonts w:cs="Arial"/>
        </w:rPr>
        <w:t>The following Agent Portal User(s):</w:t>
      </w:r>
    </w:p>
    <w:p w14:paraId="4C1787DB" w14:textId="77777777" w:rsidR="007768B5" w:rsidRPr="004342C6" w:rsidRDefault="007768B5" w:rsidP="007D2C0A">
      <w:pPr>
        <w:pStyle w:val="ListParagraph"/>
        <w:numPr>
          <w:ilvl w:val="0"/>
          <w:numId w:val="20"/>
        </w:numPr>
        <w:contextualSpacing w:val="0"/>
        <w:rPr>
          <w:rFonts w:cs="Arial"/>
        </w:rPr>
      </w:pPr>
      <w:r w:rsidRPr="004342C6">
        <w:rPr>
          <w:rFonts w:cs="Arial"/>
        </w:rPr>
        <w:t>Back Office User</w:t>
      </w:r>
    </w:p>
    <w:p w14:paraId="3DC3C768" w14:textId="77777777" w:rsidR="007768B5" w:rsidRPr="004342C6" w:rsidRDefault="007768B5" w:rsidP="007D2C0A">
      <w:pPr>
        <w:pStyle w:val="ListParagraph"/>
        <w:numPr>
          <w:ilvl w:val="0"/>
          <w:numId w:val="20"/>
        </w:numPr>
        <w:contextualSpacing w:val="0"/>
        <w:rPr>
          <w:rFonts w:cs="Arial"/>
        </w:rPr>
      </w:pPr>
      <w:r w:rsidRPr="004342C6">
        <w:rPr>
          <w:rFonts w:cs="Arial"/>
        </w:rPr>
        <w:t>Super User/MED_BO User</w:t>
      </w:r>
    </w:p>
    <w:p w14:paraId="1AC5BB5F" w14:textId="77777777" w:rsidR="007768B5" w:rsidRPr="004342C6" w:rsidRDefault="007768B5" w:rsidP="007D2C0A">
      <w:pPr>
        <w:pStyle w:val="ListParagraph"/>
        <w:numPr>
          <w:ilvl w:val="0"/>
          <w:numId w:val="20"/>
        </w:numPr>
        <w:contextualSpacing w:val="0"/>
        <w:rPr>
          <w:rFonts w:cs="Arial"/>
        </w:rPr>
      </w:pPr>
      <w:r w:rsidRPr="004342C6">
        <w:rPr>
          <w:rFonts w:cs="Arial"/>
        </w:rPr>
        <w:t>CSR User</w:t>
      </w:r>
    </w:p>
    <w:p w14:paraId="2EB1F624" w14:textId="77777777" w:rsidR="007768B5" w:rsidRPr="004342C6" w:rsidRDefault="007768B5" w:rsidP="007D2C0A">
      <w:pPr>
        <w:pStyle w:val="ListParagraph"/>
        <w:numPr>
          <w:ilvl w:val="0"/>
          <w:numId w:val="20"/>
        </w:numPr>
        <w:contextualSpacing w:val="0"/>
        <w:rPr>
          <w:rFonts w:cs="Arial"/>
        </w:rPr>
      </w:pPr>
      <w:r w:rsidRPr="004342C6">
        <w:rPr>
          <w:rFonts w:cs="Arial"/>
        </w:rPr>
        <w:t>TPL User</w:t>
      </w:r>
    </w:p>
    <w:p w14:paraId="7C3C999E" w14:textId="77777777" w:rsidR="007768B5" w:rsidRPr="004342C6" w:rsidRDefault="007768B5" w:rsidP="007D2C0A">
      <w:pPr>
        <w:pStyle w:val="ListParagraph"/>
        <w:numPr>
          <w:ilvl w:val="0"/>
          <w:numId w:val="20"/>
        </w:numPr>
        <w:contextualSpacing w:val="0"/>
        <w:rPr>
          <w:rFonts w:cs="Arial"/>
        </w:rPr>
      </w:pPr>
      <w:r w:rsidRPr="004342C6">
        <w:rPr>
          <w:rFonts w:cs="Arial"/>
        </w:rPr>
        <w:t>TPL Super User</w:t>
      </w:r>
    </w:p>
    <w:p w14:paraId="3BDE3ABC" w14:textId="77777777" w:rsidR="007768B5" w:rsidRPr="004342C6" w:rsidRDefault="007768B5" w:rsidP="007D2C0A">
      <w:pPr>
        <w:pStyle w:val="ListParagraph"/>
        <w:numPr>
          <w:ilvl w:val="0"/>
          <w:numId w:val="20"/>
        </w:numPr>
        <w:contextualSpacing w:val="0"/>
        <w:rPr>
          <w:rFonts w:cs="Arial"/>
        </w:rPr>
      </w:pPr>
      <w:r w:rsidRPr="004342C6">
        <w:rPr>
          <w:rFonts w:cs="Arial"/>
        </w:rPr>
        <w:t>TPL_BO User</w:t>
      </w:r>
    </w:p>
    <w:p w14:paraId="57800D58" w14:textId="77777777" w:rsidR="007768B5" w:rsidRPr="004342C6" w:rsidRDefault="007768B5" w:rsidP="007D2C0A">
      <w:pPr>
        <w:pStyle w:val="ListParagraph"/>
        <w:numPr>
          <w:ilvl w:val="0"/>
          <w:numId w:val="20"/>
        </w:numPr>
        <w:contextualSpacing w:val="0"/>
        <w:rPr>
          <w:rFonts w:cs="Arial"/>
        </w:rPr>
      </w:pPr>
      <w:r w:rsidRPr="004342C6">
        <w:rPr>
          <w:rFonts w:cs="Arial"/>
        </w:rPr>
        <w:t>Advanced CSR User</w:t>
      </w:r>
    </w:p>
    <w:p w14:paraId="668CDB02" w14:textId="77777777" w:rsidR="007768B5" w:rsidRPr="004342C6" w:rsidRDefault="007768B5" w:rsidP="007768B5">
      <w:pPr>
        <w:rPr>
          <w:rFonts w:cs="Arial"/>
        </w:rPr>
      </w:pPr>
      <w:r w:rsidRPr="004342C6">
        <w:rPr>
          <w:rFonts w:cs="Arial"/>
          <w:i/>
          <w:color w:val="00B050"/>
        </w:rPr>
        <w:t xml:space="preserve">  </w:t>
      </w:r>
    </w:p>
    <w:p w14:paraId="44BAC719" w14:textId="77777777" w:rsidR="007768B5" w:rsidRPr="004342C6" w:rsidRDefault="007768B5" w:rsidP="007768B5">
      <w:pPr>
        <w:pStyle w:val="Heading3"/>
        <w:numPr>
          <w:ilvl w:val="2"/>
          <w:numId w:val="13"/>
        </w:numPr>
        <w:rPr>
          <w:rFonts w:ascii="Arial" w:hAnsi="Arial" w:cs="Arial"/>
        </w:rPr>
      </w:pPr>
      <w:bookmarkStart w:id="416" w:name="_Toc94634565"/>
      <w:r w:rsidRPr="004342C6">
        <w:rPr>
          <w:rFonts w:ascii="Arial" w:hAnsi="Arial" w:cs="Arial"/>
        </w:rPr>
        <w:t>Trigger(s)</w:t>
      </w:r>
      <w:bookmarkEnd w:id="416"/>
    </w:p>
    <w:p w14:paraId="4C74EF16" w14:textId="1848F3A1" w:rsidR="007768B5" w:rsidRPr="004342C6" w:rsidRDefault="007768B5" w:rsidP="00320B54">
      <w:pPr>
        <w:pStyle w:val="ListParagraph"/>
        <w:numPr>
          <w:ilvl w:val="0"/>
          <w:numId w:val="243"/>
        </w:numPr>
        <w:ind w:left="810"/>
        <w:contextualSpacing w:val="0"/>
        <w:rPr>
          <w:rFonts w:cs="Arial"/>
        </w:rPr>
      </w:pPr>
      <w:r w:rsidRPr="004342C6">
        <w:rPr>
          <w:rFonts w:cs="Arial"/>
        </w:rPr>
        <w:t>Eligibility is determined/re-determined through any process</w:t>
      </w:r>
      <w:r w:rsidR="007D2C0A">
        <w:rPr>
          <w:rFonts w:cs="Arial"/>
        </w:rPr>
        <w:t>,</w:t>
      </w:r>
      <w:r w:rsidRPr="004342C6">
        <w:rPr>
          <w:rFonts w:cs="Arial"/>
        </w:rPr>
        <w:t xml:space="preserve"> e.g.</w:t>
      </w:r>
      <w:r w:rsidR="007D2C0A">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3D04F323" w14:textId="77777777" w:rsidR="007768B5" w:rsidRPr="004342C6" w:rsidRDefault="007768B5" w:rsidP="007768B5">
      <w:pPr>
        <w:pStyle w:val="ListParagraph"/>
        <w:ind w:left="1080"/>
        <w:contextualSpacing w:val="0"/>
        <w:rPr>
          <w:rFonts w:cs="Arial"/>
        </w:rPr>
      </w:pPr>
    </w:p>
    <w:p w14:paraId="0293B05B" w14:textId="77777777" w:rsidR="007768B5" w:rsidRPr="004342C6" w:rsidRDefault="007768B5" w:rsidP="007768B5">
      <w:pPr>
        <w:pStyle w:val="Heading3"/>
        <w:numPr>
          <w:ilvl w:val="2"/>
          <w:numId w:val="13"/>
        </w:numPr>
        <w:rPr>
          <w:rFonts w:ascii="Arial" w:hAnsi="Arial" w:cs="Arial"/>
        </w:rPr>
      </w:pPr>
      <w:bookmarkStart w:id="417" w:name="_Toc94634566"/>
      <w:r w:rsidRPr="004342C6">
        <w:rPr>
          <w:rFonts w:ascii="Arial" w:hAnsi="Arial" w:cs="Arial"/>
        </w:rPr>
        <w:t>Precondition(s)</w:t>
      </w:r>
      <w:bookmarkEnd w:id="417"/>
    </w:p>
    <w:p w14:paraId="34A89A0F" w14:textId="2D3A9FA3" w:rsidR="0002418B" w:rsidRPr="004342C6" w:rsidRDefault="0002418B" w:rsidP="00320B54">
      <w:pPr>
        <w:pStyle w:val="ListParagraph"/>
        <w:numPr>
          <w:ilvl w:val="0"/>
          <w:numId w:val="172"/>
        </w:numPr>
        <w:ind w:left="810"/>
        <w:rPr>
          <w:rFonts w:cs="Arial"/>
        </w:rPr>
      </w:pPr>
      <w:r w:rsidRPr="004342C6">
        <w:rPr>
          <w:rFonts w:cs="Arial"/>
        </w:rPr>
        <w:t>The member is newly eligible for MH benefits</w:t>
      </w:r>
      <w:r w:rsidR="007D2C0A">
        <w:rPr>
          <w:rFonts w:cs="Arial"/>
        </w:rPr>
        <w:t>,</w:t>
      </w:r>
      <w:r w:rsidRPr="004342C6">
        <w:rPr>
          <w:rFonts w:cs="Arial"/>
        </w:rPr>
        <w:t xml:space="preserve"> AND income used in MAGI HH is unverified</w:t>
      </w:r>
      <w:r w:rsidR="007D2C0A">
        <w:rPr>
          <w:rFonts w:cs="Arial"/>
        </w:rPr>
        <w:t>,</w:t>
      </w:r>
      <w:r w:rsidRPr="004342C6">
        <w:rPr>
          <w:rFonts w:cs="Arial"/>
        </w:rPr>
        <w:t xml:space="preserve"> AND member is not part of excluded population AND eligibility has not been previously determined using RFI time clock expiry.</w:t>
      </w:r>
    </w:p>
    <w:p w14:paraId="6573E685" w14:textId="77777777" w:rsidR="0002418B" w:rsidRPr="004342C6" w:rsidRDefault="0002418B" w:rsidP="007D2C0A">
      <w:pPr>
        <w:pStyle w:val="ListParagraph"/>
        <w:ind w:left="810"/>
        <w:rPr>
          <w:rFonts w:cs="Arial"/>
        </w:rPr>
      </w:pPr>
      <w:r w:rsidRPr="004342C6">
        <w:rPr>
          <w:rFonts w:cs="Arial"/>
        </w:rPr>
        <w:t>OR</w:t>
      </w:r>
    </w:p>
    <w:p w14:paraId="3C92397A" w14:textId="76EB3CBE" w:rsidR="007768B5" w:rsidRPr="004342C6" w:rsidRDefault="0002418B" w:rsidP="007D2C0A">
      <w:pPr>
        <w:pStyle w:val="ListParagraph"/>
        <w:ind w:left="810"/>
        <w:rPr>
          <w:rFonts w:cs="Arial"/>
        </w:rPr>
      </w:pPr>
      <w:r w:rsidRPr="004342C6">
        <w:rPr>
          <w:rFonts w:cs="Arial"/>
        </w:rPr>
        <w:t>The member eligibility was re-determined under any circumstances and resulted in upgraded eligibility as compared to previous eligibility results AND income used in MAGI HH is unverified AND member is not part of excluded population AND eligibility has not been previously determined using RFI time clock expiry</w:t>
      </w:r>
      <w:r w:rsidR="00AD345C" w:rsidRPr="004342C6">
        <w:rPr>
          <w:rFonts w:cs="Arial"/>
        </w:rPr>
        <w:t>.</w:t>
      </w:r>
    </w:p>
    <w:p w14:paraId="41FD5DFC" w14:textId="07774CA4" w:rsidR="007D2C0A" w:rsidRDefault="007D2C0A" w:rsidP="0002418B">
      <w:pPr>
        <w:pStyle w:val="ListParagraph"/>
        <w:ind w:left="1170"/>
        <w:contextualSpacing w:val="0"/>
        <w:rPr>
          <w:rFonts w:cs="Arial"/>
        </w:rPr>
      </w:pPr>
    </w:p>
    <w:p w14:paraId="06C3F2CB" w14:textId="2646069A" w:rsidR="00D5592D" w:rsidRDefault="00D5592D" w:rsidP="0002418B">
      <w:pPr>
        <w:pStyle w:val="ListParagraph"/>
        <w:ind w:left="1170"/>
        <w:contextualSpacing w:val="0"/>
        <w:rPr>
          <w:rFonts w:cs="Arial"/>
        </w:rPr>
      </w:pPr>
    </w:p>
    <w:p w14:paraId="677805E7" w14:textId="02876575" w:rsidR="00D5592D" w:rsidRDefault="00D5592D" w:rsidP="0002418B">
      <w:pPr>
        <w:pStyle w:val="ListParagraph"/>
        <w:ind w:left="1170"/>
        <w:contextualSpacing w:val="0"/>
        <w:rPr>
          <w:rFonts w:cs="Arial"/>
        </w:rPr>
      </w:pPr>
    </w:p>
    <w:p w14:paraId="1F4BFA9E" w14:textId="40DA5352" w:rsidR="00D5592D" w:rsidRDefault="00D5592D" w:rsidP="0002418B">
      <w:pPr>
        <w:pStyle w:val="ListParagraph"/>
        <w:ind w:left="1170"/>
        <w:contextualSpacing w:val="0"/>
        <w:rPr>
          <w:rFonts w:cs="Arial"/>
        </w:rPr>
      </w:pPr>
    </w:p>
    <w:p w14:paraId="50B3D6B6" w14:textId="77777777" w:rsidR="007768B5" w:rsidRPr="004342C6" w:rsidRDefault="007768B5" w:rsidP="007768B5">
      <w:pPr>
        <w:pStyle w:val="Heading3"/>
        <w:numPr>
          <w:ilvl w:val="2"/>
          <w:numId w:val="13"/>
        </w:numPr>
        <w:pBdr>
          <w:bottom w:val="single" w:sz="12" w:space="5" w:color="4C8B3F"/>
        </w:pBdr>
        <w:rPr>
          <w:rFonts w:ascii="Arial" w:hAnsi="Arial" w:cs="Arial"/>
        </w:rPr>
      </w:pPr>
      <w:bookmarkStart w:id="418" w:name="_Toc94634567"/>
      <w:r w:rsidRPr="004342C6">
        <w:rPr>
          <w:rFonts w:ascii="Arial" w:hAnsi="Arial" w:cs="Arial"/>
        </w:rPr>
        <w:t>Postcondition(s)</w:t>
      </w:r>
      <w:bookmarkEnd w:id="418"/>
    </w:p>
    <w:p w14:paraId="0F9B3DE5" w14:textId="787DA636" w:rsidR="0002418B" w:rsidRPr="004342C6" w:rsidRDefault="0002418B" w:rsidP="00320B54">
      <w:pPr>
        <w:pStyle w:val="ListParagraph"/>
        <w:numPr>
          <w:ilvl w:val="0"/>
          <w:numId w:val="173"/>
        </w:numPr>
        <w:ind w:left="810"/>
        <w:contextualSpacing w:val="0"/>
        <w:jc w:val="both"/>
        <w:rPr>
          <w:rFonts w:cs="Arial"/>
        </w:rPr>
      </w:pPr>
      <w:r w:rsidRPr="004342C6">
        <w:rPr>
          <w:rFonts w:cs="Arial"/>
        </w:rPr>
        <w:lastRenderedPageBreak/>
        <w:t xml:space="preserve">MH benefits are pending for the member when the member was newly eligible for MH benefit- Full or partial and was determined not eligible for MH coverage and was accessed for CCA eligibility as per </w:t>
      </w:r>
      <w:r w:rsidRPr="004342C6">
        <w:rPr>
          <w:rFonts w:eastAsia="Times New Roman" w:cs="Arial"/>
        </w:rPr>
        <w:t>EPE.FR.02.019.</w:t>
      </w:r>
    </w:p>
    <w:p w14:paraId="42340EA1" w14:textId="15017182" w:rsidR="0002418B" w:rsidRPr="004342C6" w:rsidRDefault="0002418B" w:rsidP="00320B54">
      <w:pPr>
        <w:pStyle w:val="ListParagraph"/>
        <w:numPr>
          <w:ilvl w:val="0"/>
          <w:numId w:val="173"/>
        </w:numPr>
        <w:ind w:left="810"/>
        <w:contextualSpacing w:val="0"/>
        <w:jc w:val="both"/>
        <w:rPr>
          <w:rFonts w:cs="Arial"/>
        </w:rPr>
      </w:pPr>
      <w:r w:rsidRPr="004342C6">
        <w:rPr>
          <w:rFonts w:cs="Arial"/>
        </w:rPr>
        <w:t xml:space="preserve">MH benefits </w:t>
      </w:r>
      <w:r w:rsidR="007D2C0A">
        <w:rPr>
          <w:rFonts w:cs="Arial"/>
        </w:rPr>
        <w:t>we</w:t>
      </w:r>
      <w:r w:rsidRPr="004342C6">
        <w:rPr>
          <w:rFonts w:cs="Arial"/>
        </w:rPr>
        <w:t xml:space="preserve">re pending for the member when the new MH eligibility was considered an upgrade as compared to the previous MH eligibility. </w:t>
      </w:r>
    </w:p>
    <w:p w14:paraId="52461C41" w14:textId="497D7A89" w:rsidR="0002418B" w:rsidRPr="004342C6" w:rsidRDefault="0002418B" w:rsidP="00320B54">
      <w:pPr>
        <w:pStyle w:val="ListParagraph"/>
        <w:numPr>
          <w:ilvl w:val="0"/>
          <w:numId w:val="173"/>
        </w:numPr>
        <w:ind w:left="810"/>
        <w:contextualSpacing w:val="0"/>
        <w:jc w:val="both"/>
        <w:rPr>
          <w:rFonts w:cs="Arial"/>
        </w:rPr>
      </w:pPr>
      <w:r w:rsidRPr="004342C6">
        <w:rPr>
          <w:rFonts w:cs="Arial"/>
        </w:rPr>
        <w:t>When member’s MH results are pended, the system maintained the currently awarded full MH coverage and did not execute CCA rules for the individual if the member's current eligibility is full MassHealth.</w:t>
      </w:r>
    </w:p>
    <w:p w14:paraId="0B38D90B" w14:textId="7F7BEBF7" w:rsidR="0002418B" w:rsidRPr="004342C6" w:rsidRDefault="0002418B" w:rsidP="00320B54">
      <w:pPr>
        <w:pStyle w:val="ListParagraph"/>
        <w:numPr>
          <w:ilvl w:val="0"/>
          <w:numId w:val="173"/>
        </w:numPr>
        <w:ind w:left="810"/>
        <w:contextualSpacing w:val="0"/>
        <w:jc w:val="both"/>
        <w:rPr>
          <w:rFonts w:cs="Arial"/>
        </w:rPr>
      </w:pPr>
      <w:r w:rsidRPr="004342C6">
        <w:rPr>
          <w:rFonts w:cs="Arial"/>
        </w:rPr>
        <w:t>When member’s MH results are pended, the system maintained the current MassHealth eligibility (if applicable) and was accessed for CCA eligibility and enrollment as per EPE.FR.02.019 and EPE.FR.02.020, if the member's current eligibility is not full MassHealth.</w:t>
      </w:r>
    </w:p>
    <w:p w14:paraId="3E433690" w14:textId="611A917F" w:rsidR="0002418B" w:rsidRPr="004342C6" w:rsidRDefault="0002418B" w:rsidP="00320B54">
      <w:pPr>
        <w:pStyle w:val="ListParagraph"/>
        <w:numPr>
          <w:ilvl w:val="0"/>
          <w:numId w:val="173"/>
        </w:numPr>
        <w:ind w:left="810"/>
        <w:contextualSpacing w:val="0"/>
        <w:jc w:val="both"/>
        <w:rPr>
          <w:rFonts w:cs="Arial"/>
        </w:rPr>
      </w:pPr>
      <w:r w:rsidRPr="004342C6">
        <w:rPr>
          <w:rFonts w:cs="Arial"/>
        </w:rPr>
        <w:t>MH Pending Status was displayed on Medicaid household Summary screen as “yes” for members whose MH decision was pending.</w:t>
      </w:r>
    </w:p>
    <w:p w14:paraId="339101D0" w14:textId="736C50FB" w:rsidR="0002418B" w:rsidRPr="004342C6" w:rsidRDefault="0002418B" w:rsidP="00320B54">
      <w:pPr>
        <w:pStyle w:val="ListParagraph"/>
        <w:numPr>
          <w:ilvl w:val="0"/>
          <w:numId w:val="173"/>
        </w:numPr>
        <w:ind w:left="810"/>
        <w:contextualSpacing w:val="0"/>
        <w:jc w:val="both"/>
        <w:rPr>
          <w:rFonts w:cs="Arial"/>
        </w:rPr>
      </w:pPr>
      <w:r w:rsidRPr="004342C6">
        <w:rPr>
          <w:rFonts w:cs="Arial"/>
        </w:rPr>
        <w:t xml:space="preserve">The system displayed a message on </w:t>
      </w:r>
      <w:r w:rsidR="007D2C0A">
        <w:rPr>
          <w:rFonts w:cs="Arial"/>
        </w:rPr>
        <w:t xml:space="preserve">the </w:t>
      </w:r>
      <w:r w:rsidRPr="004342C6">
        <w:rPr>
          <w:rFonts w:cs="Arial"/>
        </w:rPr>
        <w:t>eligibility results screen to inform the individual whose MH Benefits were pending.</w:t>
      </w:r>
    </w:p>
    <w:p w14:paraId="65C04AF5" w14:textId="77777777" w:rsidR="0002418B" w:rsidRPr="004342C6" w:rsidRDefault="0002418B" w:rsidP="007768B5">
      <w:pPr>
        <w:contextualSpacing w:val="0"/>
        <w:rPr>
          <w:rFonts w:cs="Arial"/>
        </w:rPr>
      </w:pPr>
    </w:p>
    <w:p w14:paraId="37D245B9" w14:textId="77777777" w:rsidR="007768B5" w:rsidRPr="004342C6" w:rsidRDefault="007768B5" w:rsidP="007768B5">
      <w:pPr>
        <w:pStyle w:val="Heading3"/>
        <w:numPr>
          <w:ilvl w:val="2"/>
          <w:numId w:val="13"/>
        </w:numPr>
        <w:rPr>
          <w:rFonts w:ascii="Arial" w:hAnsi="Arial" w:cs="Arial"/>
        </w:rPr>
      </w:pPr>
      <w:bookmarkStart w:id="419" w:name="_Toc94634568"/>
      <w:r w:rsidRPr="004342C6">
        <w:rPr>
          <w:rFonts w:ascii="Arial" w:hAnsi="Arial" w:cs="Arial"/>
        </w:rPr>
        <w:t>Flow of Event(s)</w:t>
      </w:r>
      <w:bookmarkEnd w:id="419"/>
    </w:p>
    <w:p w14:paraId="18C99630" w14:textId="77777777" w:rsidR="007768B5" w:rsidRPr="004342C6" w:rsidRDefault="007768B5" w:rsidP="007768B5">
      <w:pPr>
        <w:ind w:left="360"/>
        <w:rPr>
          <w:rFonts w:cs="Arial"/>
        </w:rPr>
      </w:pPr>
    </w:p>
    <w:p w14:paraId="089369F6" w14:textId="6A63B70B" w:rsidR="007768B5" w:rsidRPr="004342C6" w:rsidRDefault="007768B5" w:rsidP="008071D4">
      <w:pPr>
        <w:pStyle w:val="Heading3"/>
        <w:numPr>
          <w:ilvl w:val="3"/>
          <w:numId w:val="13"/>
        </w:numPr>
        <w:tabs>
          <w:tab w:val="left" w:pos="1890"/>
        </w:tabs>
        <w:rPr>
          <w:rFonts w:ascii="Arial" w:hAnsi="Arial" w:cs="Arial"/>
        </w:rPr>
      </w:pPr>
      <w:bookmarkStart w:id="420" w:name="_Toc94634569"/>
      <w:r w:rsidRPr="004342C6">
        <w:rPr>
          <w:rFonts w:ascii="Arial" w:hAnsi="Arial" w:cs="Arial"/>
        </w:rPr>
        <w:t>Basic Flow</w:t>
      </w:r>
      <w:bookmarkEnd w:id="420"/>
    </w:p>
    <w:p w14:paraId="1443B448" w14:textId="77777777" w:rsidR="0002418B" w:rsidRPr="004342C6" w:rsidRDefault="0002418B" w:rsidP="00320B54">
      <w:pPr>
        <w:pStyle w:val="ListParagraph"/>
        <w:numPr>
          <w:ilvl w:val="0"/>
          <w:numId w:val="239"/>
        </w:numPr>
        <w:rPr>
          <w:rFonts w:cs="Arial"/>
        </w:rPr>
      </w:pPr>
      <w:r w:rsidRPr="004342C6">
        <w:rPr>
          <w:rFonts w:cs="Arial"/>
        </w:rPr>
        <w:t>Eligibility is determined by Individual/Agent/Assister triggered action for the member who is newly eligible for MassHealth Benefits.</w:t>
      </w:r>
    </w:p>
    <w:p w14:paraId="0467F4BE" w14:textId="77777777" w:rsidR="0002418B" w:rsidRPr="004342C6" w:rsidRDefault="0002418B" w:rsidP="00320B54">
      <w:pPr>
        <w:pStyle w:val="ListParagraph"/>
        <w:numPr>
          <w:ilvl w:val="0"/>
          <w:numId w:val="239"/>
        </w:numPr>
        <w:rPr>
          <w:rFonts w:cs="Arial"/>
        </w:rPr>
      </w:pPr>
      <w:r w:rsidRPr="004342C6">
        <w:rPr>
          <w:rFonts w:cs="Arial"/>
        </w:rPr>
        <w:t>Income is unverified for at least one member in the MAGI HH of this member.</w:t>
      </w:r>
      <w:r w:rsidRPr="004342C6" w:rsidDel="00DB1805">
        <w:rPr>
          <w:rFonts w:cs="Arial"/>
        </w:rPr>
        <w:t xml:space="preserve"> </w:t>
      </w:r>
    </w:p>
    <w:p w14:paraId="2324D48C" w14:textId="7ECA32B2" w:rsidR="0002418B" w:rsidRPr="004342C6" w:rsidRDefault="0002418B" w:rsidP="00320B54">
      <w:pPr>
        <w:pStyle w:val="ListParagraph"/>
        <w:numPr>
          <w:ilvl w:val="0"/>
          <w:numId w:val="239"/>
        </w:numPr>
        <w:rPr>
          <w:rFonts w:cs="Arial"/>
        </w:rPr>
      </w:pPr>
      <w:r w:rsidRPr="004342C6">
        <w:rPr>
          <w:rFonts w:cs="Arial"/>
        </w:rPr>
        <w:t xml:space="preserve">Member is not part of </w:t>
      </w:r>
      <w:r w:rsidR="007D2C0A">
        <w:rPr>
          <w:rFonts w:cs="Arial"/>
        </w:rPr>
        <w:t xml:space="preserve">the </w:t>
      </w:r>
      <w:r w:rsidRPr="004342C6">
        <w:rPr>
          <w:rFonts w:cs="Arial"/>
        </w:rPr>
        <w:t>Excluded population.</w:t>
      </w:r>
    </w:p>
    <w:p w14:paraId="56FAC930" w14:textId="77777777" w:rsidR="0002418B" w:rsidRPr="004342C6" w:rsidRDefault="0002418B" w:rsidP="00320B54">
      <w:pPr>
        <w:pStyle w:val="ListParagraph"/>
        <w:numPr>
          <w:ilvl w:val="0"/>
          <w:numId w:val="239"/>
        </w:numPr>
        <w:rPr>
          <w:rFonts w:cs="Arial"/>
        </w:rPr>
      </w:pPr>
      <w:r w:rsidRPr="004342C6">
        <w:rPr>
          <w:rFonts w:cs="Arial"/>
        </w:rPr>
        <w:t xml:space="preserve">The member is in “MH pending” state </w:t>
      </w:r>
    </w:p>
    <w:p w14:paraId="6E051778" w14:textId="77777777" w:rsidR="0002418B" w:rsidRPr="004342C6" w:rsidRDefault="0002418B" w:rsidP="00320B54">
      <w:pPr>
        <w:pStyle w:val="ListParagraph"/>
        <w:numPr>
          <w:ilvl w:val="0"/>
          <w:numId w:val="239"/>
        </w:numPr>
        <w:rPr>
          <w:rFonts w:cs="Arial"/>
        </w:rPr>
      </w:pPr>
      <w:r w:rsidRPr="004342C6">
        <w:rPr>
          <w:rFonts w:cs="Arial"/>
        </w:rPr>
        <w:t>The Individual/Agent/Assister user navigates to eligibility result screen and is displayed as “MH Decision pending” and “MH Pending” is set as “Yes” on Medicaid household summary screen.</w:t>
      </w:r>
    </w:p>
    <w:p w14:paraId="5462390C" w14:textId="77777777" w:rsidR="0002418B" w:rsidRPr="004342C6" w:rsidRDefault="0002418B" w:rsidP="00320B54">
      <w:pPr>
        <w:pStyle w:val="ListParagraph"/>
        <w:numPr>
          <w:ilvl w:val="0"/>
          <w:numId w:val="239"/>
        </w:numPr>
        <w:rPr>
          <w:rFonts w:cs="Arial"/>
        </w:rPr>
      </w:pPr>
      <w:r w:rsidRPr="004342C6">
        <w:rPr>
          <w:rFonts w:cs="Arial"/>
        </w:rPr>
        <w:t xml:space="preserve">The member is revaluated for CCA eligibility and enrollment as per </w:t>
      </w:r>
      <w:r w:rsidRPr="004342C6">
        <w:rPr>
          <w:rFonts w:eastAsia="Times New Roman" w:cs="Arial"/>
        </w:rPr>
        <w:t>EPE.FR.02.019 and EPE.FR.02.020.</w:t>
      </w:r>
    </w:p>
    <w:p w14:paraId="1A54B087" w14:textId="77777777" w:rsidR="007768B5" w:rsidRPr="004342C6" w:rsidRDefault="007768B5" w:rsidP="007768B5">
      <w:pPr>
        <w:pStyle w:val="ListParagraph"/>
        <w:ind w:left="1800"/>
        <w:contextualSpacing w:val="0"/>
        <w:jc w:val="both"/>
        <w:rPr>
          <w:rFonts w:cs="Arial"/>
        </w:rPr>
      </w:pPr>
    </w:p>
    <w:p w14:paraId="5B386D3B" w14:textId="65E02CD6" w:rsidR="007768B5" w:rsidRPr="004342C6" w:rsidRDefault="007768B5" w:rsidP="008071D4">
      <w:pPr>
        <w:pStyle w:val="Heading3"/>
        <w:numPr>
          <w:ilvl w:val="3"/>
          <w:numId w:val="13"/>
        </w:numPr>
        <w:tabs>
          <w:tab w:val="left" w:pos="1890"/>
        </w:tabs>
        <w:rPr>
          <w:rFonts w:ascii="Arial" w:hAnsi="Arial" w:cs="Arial"/>
        </w:rPr>
      </w:pPr>
      <w:bookmarkStart w:id="421" w:name="_Toc94634570"/>
      <w:r w:rsidRPr="004342C6">
        <w:rPr>
          <w:rFonts w:ascii="Arial" w:hAnsi="Arial" w:cs="Arial"/>
        </w:rPr>
        <w:t>Alternate Flow-1</w:t>
      </w:r>
      <w:bookmarkEnd w:id="421"/>
    </w:p>
    <w:p w14:paraId="4AC5D448" w14:textId="2E07C7E2" w:rsidR="0002418B" w:rsidRPr="004342C6" w:rsidRDefault="0002418B" w:rsidP="00320B54">
      <w:pPr>
        <w:pStyle w:val="ListParagraph"/>
        <w:numPr>
          <w:ilvl w:val="0"/>
          <w:numId w:val="174"/>
        </w:numPr>
        <w:rPr>
          <w:rFonts w:cs="Arial"/>
        </w:rPr>
      </w:pPr>
      <w:r w:rsidRPr="004342C6">
        <w:rPr>
          <w:rFonts w:cs="Arial"/>
        </w:rPr>
        <w:t xml:space="preserve">An application is in </w:t>
      </w:r>
      <w:r w:rsidR="007D2C0A">
        <w:rPr>
          <w:rFonts w:cs="Arial"/>
        </w:rPr>
        <w:t xml:space="preserve">the </w:t>
      </w:r>
      <w:r w:rsidRPr="004342C6">
        <w:rPr>
          <w:rFonts w:cs="Arial"/>
        </w:rPr>
        <w:t>submitted state.</w:t>
      </w:r>
    </w:p>
    <w:p w14:paraId="226DA0A8" w14:textId="7B8BEE42" w:rsidR="0002418B" w:rsidRPr="004342C6" w:rsidRDefault="0002418B" w:rsidP="00320B54">
      <w:pPr>
        <w:pStyle w:val="ListParagraph"/>
        <w:numPr>
          <w:ilvl w:val="0"/>
          <w:numId w:val="174"/>
        </w:numPr>
        <w:rPr>
          <w:rFonts w:cs="Arial"/>
        </w:rPr>
      </w:pPr>
      <w:r w:rsidRPr="004342C6">
        <w:rPr>
          <w:rFonts w:cs="Arial"/>
        </w:rPr>
        <w:t>The application was re-determined due to any circumstances</w:t>
      </w:r>
      <w:r w:rsidR="007D2C0A">
        <w:rPr>
          <w:rFonts w:cs="Arial"/>
        </w:rPr>
        <w:t>,</w:t>
      </w:r>
      <w:r w:rsidRPr="004342C6">
        <w:rPr>
          <w:rFonts w:cs="Arial"/>
        </w:rPr>
        <w:t xml:space="preserve"> and Income is unverified for at least one member in the MAGI HH of this member.</w:t>
      </w:r>
    </w:p>
    <w:p w14:paraId="62B8FFFB" w14:textId="42404CEB" w:rsidR="0002418B" w:rsidRPr="004342C6" w:rsidRDefault="0002418B" w:rsidP="00320B54">
      <w:pPr>
        <w:pStyle w:val="ListParagraph"/>
        <w:numPr>
          <w:ilvl w:val="0"/>
          <w:numId w:val="174"/>
        </w:numPr>
        <w:rPr>
          <w:rFonts w:cs="Arial"/>
        </w:rPr>
      </w:pPr>
      <w:r w:rsidRPr="004342C6">
        <w:rPr>
          <w:rFonts w:cs="Arial"/>
        </w:rPr>
        <w:t xml:space="preserve">The member is not part of </w:t>
      </w:r>
      <w:r w:rsidR="007D2C0A">
        <w:rPr>
          <w:rFonts w:cs="Arial"/>
        </w:rPr>
        <w:t xml:space="preserve">the </w:t>
      </w:r>
      <w:r w:rsidRPr="004342C6">
        <w:rPr>
          <w:rFonts w:cs="Arial"/>
        </w:rPr>
        <w:t>Excluded population.</w:t>
      </w:r>
    </w:p>
    <w:p w14:paraId="6E412DCD" w14:textId="77777777" w:rsidR="0002418B" w:rsidRPr="004342C6" w:rsidRDefault="0002418B" w:rsidP="00320B54">
      <w:pPr>
        <w:pStyle w:val="ListParagraph"/>
        <w:numPr>
          <w:ilvl w:val="0"/>
          <w:numId w:val="174"/>
        </w:numPr>
        <w:rPr>
          <w:rFonts w:cs="Arial"/>
        </w:rPr>
      </w:pPr>
      <w:r w:rsidRPr="004342C6">
        <w:rPr>
          <w:rFonts w:cs="Arial"/>
        </w:rPr>
        <w:t xml:space="preserve">The eligibility resulted in </w:t>
      </w:r>
      <w:r w:rsidRPr="004342C6">
        <w:rPr>
          <w:rFonts w:cs="Arial"/>
          <w:b/>
        </w:rPr>
        <w:t>downgraded/same benefits</w:t>
      </w:r>
      <w:r w:rsidRPr="004342C6">
        <w:rPr>
          <w:rFonts w:cs="Arial"/>
        </w:rPr>
        <w:t xml:space="preserve"> of either Full or Partial MH for the member.</w:t>
      </w:r>
    </w:p>
    <w:p w14:paraId="558707B5" w14:textId="77777777" w:rsidR="0002418B" w:rsidRPr="004342C6" w:rsidRDefault="0002418B" w:rsidP="00320B54">
      <w:pPr>
        <w:pStyle w:val="ListParagraph"/>
        <w:numPr>
          <w:ilvl w:val="0"/>
          <w:numId w:val="174"/>
        </w:numPr>
        <w:rPr>
          <w:rFonts w:cs="Arial"/>
        </w:rPr>
      </w:pPr>
      <w:r w:rsidRPr="004342C6">
        <w:rPr>
          <w:rFonts w:cs="Arial"/>
        </w:rPr>
        <w:t>The member is</w:t>
      </w:r>
      <w:r w:rsidRPr="004342C6">
        <w:rPr>
          <w:rFonts w:cs="Arial"/>
          <w:b/>
        </w:rPr>
        <w:t xml:space="preserve"> not</w:t>
      </w:r>
      <w:r w:rsidRPr="004342C6">
        <w:rPr>
          <w:rFonts w:cs="Arial"/>
        </w:rPr>
        <w:t xml:space="preserve"> in “MH Pending” state </w:t>
      </w:r>
    </w:p>
    <w:p w14:paraId="383F9CDF" w14:textId="37D39F6D" w:rsidR="0002418B" w:rsidRPr="004342C6" w:rsidRDefault="0002418B" w:rsidP="00320B54">
      <w:pPr>
        <w:pStyle w:val="ListParagraph"/>
        <w:numPr>
          <w:ilvl w:val="0"/>
          <w:numId w:val="174"/>
        </w:numPr>
        <w:rPr>
          <w:rFonts w:cs="Arial"/>
        </w:rPr>
      </w:pPr>
      <w:r w:rsidRPr="004342C6">
        <w:rPr>
          <w:rFonts w:cs="Arial"/>
        </w:rPr>
        <w:t xml:space="preserve">The Individual/Agent/Assister user navigates to </w:t>
      </w:r>
      <w:r w:rsidR="007D2C0A">
        <w:rPr>
          <w:rFonts w:cs="Arial"/>
        </w:rPr>
        <w:t xml:space="preserve">the </w:t>
      </w:r>
      <w:r w:rsidRPr="004342C6">
        <w:rPr>
          <w:rFonts w:cs="Arial"/>
        </w:rPr>
        <w:t>eligibility result screen and is displayed the appropriate benefits.</w:t>
      </w:r>
    </w:p>
    <w:p w14:paraId="7B71E2FC" w14:textId="78964E63" w:rsidR="0002418B" w:rsidRPr="004342C6" w:rsidRDefault="0002418B" w:rsidP="00320B54">
      <w:pPr>
        <w:pStyle w:val="ListParagraph"/>
        <w:numPr>
          <w:ilvl w:val="0"/>
          <w:numId w:val="174"/>
        </w:numPr>
        <w:rPr>
          <w:rFonts w:cs="Arial"/>
        </w:rPr>
      </w:pPr>
      <w:r w:rsidRPr="004342C6">
        <w:rPr>
          <w:rFonts w:cs="Arial"/>
        </w:rPr>
        <w:t xml:space="preserve">“MH Pending” is set as “No” on </w:t>
      </w:r>
      <w:r w:rsidR="007D2C0A">
        <w:rPr>
          <w:rFonts w:cs="Arial"/>
        </w:rPr>
        <w:t xml:space="preserve">the </w:t>
      </w:r>
      <w:r w:rsidRPr="004342C6">
        <w:rPr>
          <w:rFonts w:cs="Arial"/>
        </w:rPr>
        <w:t>Medicaid household summary screen</w:t>
      </w:r>
      <w:r w:rsidR="007D2C0A">
        <w:rPr>
          <w:rFonts w:cs="Arial"/>
        </w:rPr>
        <w:t>.</w:t>
      </w:r>
    </w:p>
    <w:p w14:paraId="1EC34A6D" w14:textId="77777777" w:rsidR="007768B5" w:rsidRPr="004342C6" w:rsidRDefault="007768B5" w:rsidP="0002418B">
      <w:pPr>
        <w:pStyle w:val="ListParagraph"/>
        <w:ind w:left="1170"/>
        <w:rPr>
          <w:rFonts w:cs="Arial"/>
        </w:rPr>
      </w:pPr>
    </w:p>
    <w:p w14:paraId="5CE5A8B6" w14:textId="2C6B945D" w:rsidR="0002418B" w:rsidRPr="004342C6" w:rsidRDefault="0002418B" w:rsidP="008071D4">
      <w:pPr>
        <w:pStyle w:val="Heading3"/>
        <w:numPr>
          <w:ilvl w:val="3"/>
          <w:numId w:val="13"/>
        </w:numPr>
        <w:tabs>
          <w:tab w:val="left" w:pos="1890"/>
        </w:tabs>
        <w:rPr>
          <w:rFonts w:ascii="Arial" w:hAnsi="Arial" w:cs="Arial"/>
        </w:rPr>
      </w:pPr>
      <w:bookmarkStart w:id="422" w:name="_Toc94634571"/>
      <w:r w:rsidRPr="004342C6">
        <w:rPr>
          <w:rFonts w:ascii="Arial" w:hAnsi="Arial" w:cs="Arial"/>
        </w:rPr>
        <w:t>Alternate Flow 2</w:t>
      </w:r>
      <w:bookmarkEnd w:id="422"/>
    </w:p>
    <w:p w14:paraId="46B145E5" w14:textId="6CFAA5E3" w:rsidR="0002418B" w:rsidRPr="004342C6" w:rsidRDefault="0002418B" w:rsidP="00320B54">
      <w:pPr>
        <w:pStyle w:val="ListParagraph"/>
        <w:numPr>
          <w:ilvl w:val="0"/>
          <w:numId w:val="175"/>
        </w:numPr>
        <w:rPr>
          <w:rFonts w:cs="Arial"/>
        </w:rPr>
      </w:pPr>
      <w:r w:rsidRPr="004342C6">
        <w:rPr>
          <w:rFonts w:cs="Arial"/>
        </w:rPr>
        <w:t xml:space="preserve">An application is in </w:t>
      </w:r>
      <w:r w:rsidR="007D2C0A">
        <w:rPr>
          <w:rFonts w:cs="Arial"/>
        </w:rPr>
        <w:t xml:space="preserve">the </w:t>
      </w:r>
      <w:r w:rsidRPr="004342C6">
        <w:rPr>
          <w:rFonts w:cs="Arial"/>
        </w:rPr>
        <w:t>submitted state. Member is eligible for Full MH</w:t>
      </w:r>
    </w:p>
    <w:p w14:paraId="19D33A89" w14:textId="2A5EB640" w:rsidR="0002418B" w:rsidRPr="004342C6" w:rsidRDefault="0002418B" w:rsidP="00320B54">
      <w:pPr>
        <w:pStyle w:val="ListParagraph"/>
        <w:numPr>
          <w:ilvl w:val="0"/>
          <w:numId w:val="175"/>
        </w:numPr>
        <w:rPr>
          <w:rFonts w:cs="Arial"/>
        </w:rPr>
      </w:pPr>
      <w:r w:rsidRPr="004342C6">
        <w:rPr>
          <w:rFonts w:cs="Arial"/>
        </w:rPr>
        <w:lastRenderedPageBreak/>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5779532A" w14:textId="77777777" w:rsidR="0002418B" w:rsidRPr="004342C6" w:rsidRDefault="0002418B" w:rsidP="00320B54">
      <w:pPr>
        <w:pStyle w:val="ListParagraph"/>
        <w:numPr>
          <w:ilvl w:val="0"/>
          <w:numId w:val="175"/>
        </w:numPr>
        <w:rPr>
          <w:rFonts w:cs="Arial"/>
        </w:rPr>
      </w:pPr>
      <w:r w:rsidRPr="004342C6">
        <w:rPr>
          <w:rFonts w:cs="Arial"/>
        </w:rPr>
        <w:t>Income is unverified for at least one member in the MAGI HH of this member.</w:t>
      </w:r>
    </w:p>
    <w:p w14:paraId="64785157" w14:textId="77777777" w:rsidR="0002418B" w:rsidRPr="004342C6" w:rsidRDefault="0002418B" w:rsidP="00320B54">
      <w:pPr>
        <w:pStyle w:val="ListParagraph"/>
        <w:numPr>
          <w:ilvl w:val="0"/>
          <w:numId w:val="175"/>
        </w:numPr>
        <w:rPr>
          <w:rFonts w:cs="Arial"/>
        </w:rPr>
      </w:pPr>
      <w:r w:rsidRPr="004342C6">
        <w:rPr>
          <w:rFonts w:cs="Arial"/>
        </w:rPr>
        <w:t xml:space="preserve">The eligibility resulted in newly </w:t>
      </w:r>
      <w:r w:rsidRPr="004342C6">
        <w:rPr>
          <w:rFonts w:cs="Arial"/>
          <w:b/>
        </w:rPr>
        <w:t>Upgraded benefits</w:t>
      </w:r>
      <w:r w:rsidRPr="004342C6">
        <w:rPr>
          <w:rFonts w:cs="Arial"/>
        </w:rPr>
        <w:t xml:space="preserve"> of Full MH for the member as compared to active results</w:t>
      </w:r>
    </w:p>
    <w:p w14:paraId="76D563B3" w14:textId="0E8282BB" w:rsidR="0002418B" w:rsidRPr="004342C6" w:rsidRDefault="0002418B" w:rsidP="00320B54">
      <w:pPr>
        <w:pStyle w:val="ListParagraph"/>
        <w:numPr>
          <w:ilvl w:val="0"/>
          <w:numId w:val="175"/>
        </w:numPr>
        <w:rPr>
          <w:rFonts w:cs="Arial"/>
        </w:rPr>
      </w:pPr>
      <w:r w:rsidRPr="004342C6">
        <w:rPr>
          <w:rFonts w:cs="Arial"/>
        </w:rPr>
        <w:t xml:space="preserve">The member is in </w:t>
      </w:r>
      <w:r w:rsidR="007D2C0A">
        <w:rPr>
          <w:rFonts w:cs="Arial"/>
        </w:rPr>
        <w:t xml:space="preserve">the </w:t>
      </w:r>
      <w:r w:rsidRPr="004342C6">
        <w:rPr>
          <w:rFonts w:cs="Arial"/>
        </w:rPr>
        <w:t>“MH pending” state.</w:t>
      </w:r>
    </w:p>
    <w:p w14:paraId="735EB5D9" w14:textId="77777777" w:rsidR="0002418B" w:rsidRPr="004342C6" w:rsidRDefault="0002418B" w:rsidP="00320B54">
      <w:pPr>
        <w:pStyle w:val="ListParagraph"/>
        <w:numPr>
          <w:ilvl w:val="0"/>
          <w:numId w:val="175"/>
        </w:numPr>
        <w:rPr>
          <w:rFonts w:cs="Arial"/>
        </w:rPr>
      </w:pPr>
      <w:r w:rsidRPr="004342C6">
        <w:rPr>
          <w:rFonts w:cs="Arial"/>
        </w:rPr>
        <w:t xml:space="preserve">The Individual/Agent/Assister user navigated to eligibility result screen and is displayed “MH decision pending” for the member who was eligible for </w:t>
      </w:r>
      <w:r w:rsidRPr="004342C6">
        <w:rPr>
          <w:rFonts w:cs="Arial"/>
          <w:b/>
        </w:rPr>
        <w:t>upgraded Full MH</w:t>
      </w:r>
      <w:r w:rsidRPr="004342C6">
        <w:rPr>
          <w:rFonts w:cs="Arial"/>
        </w:rPr>
        <w:t xml:space="preserve">. </w:t>
      </w:r>
    </w:p>
    <w:p w14:paraId="13732E5C" w14:textId="77777777" w:rsidR="0002418B" w:rsidRPr="004342C6" w:rsidRDefault="0002418B" w:rsidP="00320B54">
      <w:pPr>
        <w:pStyle w:val="ListParagraph"/>
        <w:numPr>
          <w:ilvl w:val="0"/>
          <w:numId w:val="175"/>
        </w:numPr>
        <w:rPr>
          <w:rFonts w:cs="Arial"/>
        </w:rPr>
      </w:pPr>
      <w:r w:rsidRPr="004342C6">
        <w:rPr>
          <w:rFonts w:cs="Arial"/>
        </w:rPr>
        <w:t>The member will be awarded current Full MH benefits only with MH decision pending.</w:t>
      </w:r>
    </w:p>
    <w:p w14:paraId="44C641E2" w14:textId="3FDDEC5E" w:rsidR="0002418B" w:rsidRPr="004342C6" w:rsidRDefault="0002418B" w:rsidP="00320B54">
      <w:pPr>
        <w:pStyle w:val="ListParagraph"/>
        <w:numPr>
          <w:ilvl w:val="0"/>
          <w:numId w:val="175"/>
        </w:numPr>
        <w:rPr>
          <w:rFonts w:cs="Arial"/>
        </w:rPr>
      </w:pPr>
      <w:r w:rsidRPr="004342C6">
        <w:rPr>
          <w:rFonts w:cs="Arial"/>
        </w:rPr>
        <w:t xml:space="preserve">“MH Pending” is set as “Yes” on </w:t>
      </w:r>
      <w:r w:rsidR="007D2C0A">
        <w:rPr>
          <w:rFonts w:cs="Arial"/>
        </w:rPr>
        <w:t xml:space="preserve">the </w:t>
      </w:r>
      <w:r w:rsidRPr="004342C6">
        <w:rPr>
          <w:rFonts w:cs="Arial"/>
        </w:rPr>
        <w:t>Medicaid household summary screen</w:t>
      </w:r>
      <w:r w:rsidR="007D2C0A">
        <w:rPr>
          <w:rFonts w:cs="Arial"/>
        </w:rPr>
        <w:t>.</w:t>
      </w:r>
    </w:p>
    <w:p w14:paraId="04DA595E" w14:textId="77777777" w:rsidR="0002418B" w:rsidRPr="004342C6" w:rsidRDefault="0002418B" w:rsidP="0002418B">
      <w:pPr>
        <w:pStyle w:val="ListParagraph"/>
        <w:ind w:left="1080"/>
        <w:rPr>
          <w:rFonts w:cs="Arial"/>
        </w:rPr>
      </w:pPr>
    </w:p>
    <w:p w14:paraId="47A30B98" w14:textId="283E9253" w:rsidR="0002418B" w:rsidRPr="004342C6" w:rsidRDefault="0002418B" w:rsidP="008071D4">
      <w:pPr>
        <w:pStyle w:val="Heading3"/>
        <w:numPr>
          <w:ilvl w:val="3"/>
          <w:numId w:val="13"/>
        </w:numPr>
        <w:tabs>
          <w:tab w:val="left" w:pos="1890"/>
        </w:tabs>
        <w:rPr>
          <w:rFonts w:ascii="Arial" w:hAnsi="Arial" w:cs="Arial"/>
        </w:rPr>
      </w:pPr>
      <w:bookmarkStart w:id="423" w:name="_Toc94634572"/>
      <w:r w:rsidRPr="004342C6">
        <w:rPr>
          <w:rFonts w:ascii="Arial" w:hAnsi="Arial" w:cs="Arial"/>
        </w:rPr>
        <w:t>Alternate Flow 3</w:t>
      </w:r>
      <w:bookmarkEnd w:id="423"/>
    </w:p>
    <w:p w14:paraId="1206A846" w14:textId="3FC1A0F9" w:rsidR="0002418B" w:rsidRPr="004342C6" w:rsidRDefault="0002418B" w:rsidP="00320B54">
      <w:pPr>
        <w:pStyle w:val="ListParagraph"/>
        <w:numPr>
          <w:ilvl w:val="0"/>
          <w:numId w:val="176"/>
        </w:numPr>
        <w:ind w:left="1260"/>
        <w:rPr>
          <w:rFonts w:cs="Arial"/>
        </w:rPr>
      </w:pPr>
      <w:r w:rsidRPr="004342C6">
        <w:rPr>
          <w:rFonts w:cs="Arial"/>
        </w:rPr>
        <w:t xml:space="preserve">An application is in </w:t>
      </w:r>
      <w:r w:rsidR="007D2C0A">
        <w:rPr>
          <w:rFonts w:cs="Arial"/>
        </w:rPr>
        <w:t xml:space="preserve">the </w:t>
      </w:r>
      <w:r w:rsidRPr="004342C6">
        <w:rPr>
          <w:rFonts w:cs="Arial"/>
        </w:rPr>
        <w:t>submitted state. Member is eligible for Partial MH +CCA</w:t>
      </w:r>
    </w:p>
    <w:p w14:paraId="24724139" w14:textId="51329197" w:rsidR="0002418B" w:rsidRPr="004342C6" w:rsidRDefault="0002418B" w:rsidP="00320B54">
      <w:pPr>
        <w:pStyle w:val="ListParagraph"/>
        <w:numPr>
          <w:ilvl w:val="0"/>
          <w:numId w:val="176"/>
        </w:numPr>
        <w:ind w:left="1260"/>
        <w:rPr>
          <w:rFonts w:cs="Arial"/>
        </w:rPr>
      </w:pPr>
      <w:r w:rsidRPr="004342C6">
        <w:rPr>
          <w:rFonts w:cs="Arial"/>
        </w:rPr>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4E3CFF99" w14:textId="77777777" w:rsidR="0002418B" w:rsidRPr="004342C6" w:rsidRDefault="0002418B" w:rsidP="00320B54">
      <w:pPr>
        <w:pStyle w:val="ListParagraph"/>
        <w:numPr>
          <w:ilvl w:val="0"/>
          <w:numId w:val="176"/>
        </w:numPr>
        <w:ind w:left="1260"/>
        <w:rPr>
          <w:rFonts w:cs="Arial"/>
        </w:rPr>
      </w:pPr>
      <w:r w:rsidRPr="004342C6">
        <w:rPr>
          <w:rFonts w:cs="Arial"/>
        </w:rPr>
        <w:t>Income is unverified for at least one member in the MAGI HH of this member.</w:t>
      </w:r>
    </w:p>
    <w:p w14:paraId="15266CE6" w14:textId="1C0831BD" w:rsidR="0002418B" w:rsidRPr="004342C6" w:rsidRDefault="0002418B" w:rsidP="00320B54">
      <w:pPr>
        <w:pStyle w:val="ListParagraph"/>
        <w:numPr>
          <w:ilvl w:val="0"/>
          <w:numId w:val="176"/>
        </w:numPr>
        <w:ind w:left="1260"/>
        <w:rPr>
          <w:rFonts w:cs="Arial"/>
        </w:rPr>
      </w:pPr>
      <w:r w:rsidRPr="004342C6">
        <w:rPr>
          <w:rFonts w:cs="Arial"/>
        </w:rPr>
        <w:t xml:space="preserve">The eligibility resulted in </w:t>
      </w:r>
      <w:r w:rsidRPr="004342C6">
        <w:rPr>
          <w:rFonts w:cs="Arial"/>
          <w:b/>
        </w:rPr>
        <w:t>Upgraded benefits</w:t>
      </w:r>
      <w:r w:rsidRPr="004342C6">
        <w:rPr>
          <w:rFonts w:cs="Arial"/>
        </w:rPr>
        <w:t xml:space="preserve"> of “Partial MH</w:t>
      </w:r>
      <w:r w:rsidR="007D2C0A">
        <w:rPr>
          <w:rFonts w:cs="Arial"/>
        </w:rPr>
        <w:t>.</w:t>
      </w:r>
      <w:r w:rsidRPr="004342C6">
        <w:rPr>
          <w:rFonts w:cs="Arial"/>
        </w:rPr>
        <w:t xml:space="preserve">” </w:t>
      </w:r>
    </w:p>
    <w:p w14:paraId="7E2C5EA3" w14:textId="0168EF03" w:rsidR="0002418B" w:rsidRPr="004342C6" w:rsidRDefault="0002418B" w:rsidP="00320B54">
      <w:pPr>
        <w:pStyle w:val="ListParagraph"/>
        <w:numPr>
          <w:ilvl w:val="0"/>
          <w:numId w:val="176"/>
        </w:numPr>
        <w:ind w:left="1260"/>
        <w:rPr>
          <w:rFonts w:cs="Arial"/>
        </w:rPr>
      </w:pPr>
      <w:r w:rsidRPr="004342C6">
        <w:rPr>
          <w:rFonts w:cs="Arial"/>
        </w:rPr>
        <w:t>The member is</w:t>
      </w:r>
      <w:r w:rsidRPr="004342C6">
        <w:rPr>
          <w:rFonts w:cs="Arial"/>
          <w:b/>
        </w:rPr>
        <w:t xml:space="preserve"> i</w:t>
      </w:r>
      <w:r w:rsidRPr="004342C6">
        <w:rPr>
          <w:rFonts w:cs="Arial"/>
        </w:rPr>
        <w:t xml:space="preserve">n </w:t>
      </w:r>
      <w:r w:rsidR="007D2C0A">
        <w:rPr>
          <w:rFonts w:cs="Arial"/>
        </w:rPr>
        <w:t xml:space="preserve">the </w:t>
      </w:r>
      <w:r w:rsidRPr="004342C6">
        <w:rPr>
          <w:rFonts w:cs="Arial"/>
        </w:rPr>
        <w:t xml:space="preserve">“MH Pending” state. </w:t>
      </w:r>
    </w:p>
    <w:p w14:paraId="07377E11" w14:textId="77777777" w:rsidR="0002418B" w:rsidRPr="004342C6" w:rsidRDefault="0002418B" w:rsidP="00320B54">
      <w:pPr>
        <w:pStyle w:val="ListParagraph"/>
        <w:numPr>
          <w:ilvl w:val="0"/>
          <w:numId w:val="176"/>
        </w:numPr>
        <w:ind w:left="1260"/>
        <w:contextualSpacing w:val="0"/>
        <w:jc w:val="both"/>
        <w:rPr>
          <w:rFonts w:cs="Arial"/>
        </w:rPr>
      </w:pPr>
      <w:r w:rsidRPr="004342C6">
        <w:rPr>
          <w:rFonts w:cs="Arial"/>
        </w:rPr>
        <w:t xml:space="preserve">The member will be awarded current partial MH benefits with MH decision pending AND </w:t>
      </w:r>
    </w:p>
    <w:p w14:paraId="76EC068C" w14:textId="77777777" w:rsidR="0002418B" w:rsidRPr="004342C6" w:rsidRDefault="0002418B" w:rsidP="007D2C0A">
      <w:pPr>
        <w:pStyle w:val="ListParagraph"/>
        <w:ind w:left="1260"/>
        <w:jc w:val="both"/>
        <w:rPr>
          <w:rFonts w:cs="Arial"/>
          <w:highlight w:val="yellow"/>
        </w:rPr>
      </w:pPr>
      <w:r w:rsidRPr="004342C6">
        <w:rPr>
          <w:rFonts w:cs="Arial"/>
        </w:rPr>
        <w:t xml:space="preserve">The member is revaluated for CCA eligibility and enrollment as per </w:t>
      </w:r>
      <w:r w:rsidRPr="004342C6">
        <w:rPr>
          <w:rFonts w:eastAsia="Times New Roman" w:cs="Arial"/>
        </w:rPr>
        <w:t>EPE.FR.02.019 and EPE.FR.02.020.</w:t>
      </w:r>
    </w:p>
    <w:p w14:paraId="57C427C9" w14:textId="36EA4A37" w:rsidR="0002418B" w:rsidRPr="004342C6" w:rsidRDefault="0002418B" w:rsidP="00320B54">
      <w:pPr>
        <w:pStyle w:val="ListParagraph"/>
        <w:numPr>
          <w:ilvl w:val="0"/>
          <w:numId w:val="176"/>
        </w:numPr>
        <w:ind w:left="1260"/>
        <w:rPr>
          <w:rFonts w:cs="Arial"/>
        </w:rPr>
      </w:pPr>
      <w:r w:rsidRPr="004342C6">
        <w:rPr>
          <w:rFonts w:cs="Arial"/>
        </w:rPr>
        <w:t xml:space="preserve">The status for MH Pending is set as “Yes” on </w:t>
      </w:r>
      <w:r w:rsidR="007D2C0A">
        <w:rPr>
          <w:rFonts w:cs="Arial"/>
        </w:rPr>
        <w:t xml:space="preserve">the </w:t>
      </w:r>
      <w:r w:rsidRPr="004342C6">
        <w:rPr>
          <w:rFonts w:cs="Arial"/>
        </w:rPr>
        <w:t>Medicaid household summary screen</w:t>
      </w:r>
      <w:r w:rsidR="007D2C0A">
        <w:rPr>
          <w:rFonts w:cs="Arial"/>
        </w:rPr>
        <w:t>.</w:t>
      </w:r>
    </w:p>
    <w:p w14:paraId="3172520A" w14:textId="77777777" w:rsidR="0002418B" w:rsidRPr="004342C6" w:rsidRDefault="0002418B" w:rsidP="0002418B">
      <w:pPr>
        <w:rPr>
          <w:rFonts w:cs="Arial"/>
        </w:rPr>
      </w:pPr>
    </w:p>
    <w:p w14:paraId="09C20940" w14:textId="6C0239AE" w:rsidR="0002418B" w:rsidRPr="004342C6" w:rsidRDefault="0002418B" w:rsidP="008071D4">
      <w:pPr>
        <w:pStyle w:val="Heading3"/>
        <w:numPr>
          <w:ilvl w:val="3"/>
          <w:numId w:val="13"/>
        </w:numPr>
        <w:tabs>
          <w:tab w:val="left" w:pos="1890"/>
        </w:tabs>
        <w:rPr>
          <w:rFonts w:ascii="Arial" w:hAnsi="Arial" w:cs="Arial"/>
        </w:rPr>
      </w:pPr>
      <w:bookmarkStart w:id="424" w:name="_Toc94634573"/>
      <w:r w:rsidRPr="004342C6">
        <w:rPr>
          <w:rFonts w:ascii="Arial" w:hAnsi="Arial" w:cs="Arial"/>
        </w:rPr>
        <w:t>Alternate Flow 4</w:t>
      </w:r>
      <w:bookmarkEnd w:id="424"/>
    </w:p>
    <w:p w14:paraId="6374F625" w14:textId="31A60747" w:rsidR="0002418B" w:rsidRPr="004342C6" w:rsidRDefault="0002418B" w:rsidP="00320B54">
      <w:pPr>
        <w:pStyle w:val="ListParagraph"/>
        <w:numPr>
          <w:ilvl w:val="0"/>
          <w:numId w:val="177"/>
        </w:numPr>
        <w:ind w:left="1260"/>
        <w:rPr>
          <w:rFonts w:cs="Arial"/>
        </w:rPr>
      </w:pPr>
      <w:r w:rsidRPr="004342C6">
        <w:rPr>
          <w:rFonts w:cs="Arial"/>
        </w:rPr>
        <w:t xml:space="preserve">An application is in </w:t>
      </w:r>
      <w:r w:rsidR="007D2C0A">
        <w:rPr>
          <w:rFonts w:cs="Arial"/>
        </w:rPr>
        <w:t xml:space="preserve">the </w:t>
      </w:r>
      <w:r w:rsidRPr="004342C6">
        <w:rPr>
          <w:rFonts w:cs="Arial"/>
        </w:rPr>
        <w:t>submitted state. Member is eligible for Partial MH +CCA</w:t>
      </w:r>
    </w:p>
    <w:p w14:paraId="1913CE13" w14:textId="5F0F67E2" w:rsidR="0002418B" w:rsidRPr="004342C6" w:rsidRDefault="0002418B" w:rsidP="00320B54">
      <w:pPr>
        <w:pStyle w:val="ListParagraph"/>
        <w:numPr>
          <w:ilvl w:val="0"/>
          <w:numId w:val="177"/>
        </w:numPr>
        <w:ind w:left="1260"/>
        <w:rPr>
          <w:rFonts w:cs="Arial"/>
        </w:rPr>
      </w:pPr>
      <w:r w:rsidRPr="004342C6">
        <w:rPr>
          <w:rFonts w:cs="Arial"/>
        </w:rPr>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27D56035" w14:textId="77777777" w:rsidR="0002418B" w:rsidRPr="004342C6" w:rsidRDefault="0002418B" w:rsidP="00320B54">
      <w:pPr>
        <w:pStyle w:val="ListParagraph"/>
        <w:numPr>
          <w:ilvl w:val="0"/>
          <w:numId w:val="177"/>
        </w:numPr>
        <w:ind w:left="1260"/>
        <w:rPr>
          <w:rFonts w:cs="Arial"/>
        </w:rPr>
      </w:pPr>
      <w:r w:rsidRPr="004342C6">
        <w:rPr>
          <w:rFonts w:cs="Arial"/>
        </w:rPr>
        <w:t>Income is unverified for at least one member in the MAGI HH of this member.</w:t>
      </w:r>
    </w:p>
    <w:p w14:paraId="3FD898A9" w14:textId="47C38EB6" w:rsidR="0002418B" w:rsidRPr="004342C6" w:rsidRDefault="0002418B" w:rsidP="00320B54">
      <w:pPr>
        <w:pStyle w:val="ListParagraph"/>
        <w:numPr>
          <w:ilvl w:val="0"/>
          <w:numId w:val="177"/>
        </w:numPr>
        <w:ind w:left="1260"/>
        <w:rPr>
          <w:rFonts w:cs="Arial"/>
        </w:rPr>
      </w:pPr>
      <w:r w:rsidRPr="004342C6">
        <w:rPr>
          <w:rFonts w:cs="Arial"/>
        </w:rPr>
        <w:t xml:space="preserve">The eligibility resulted in </w:t>
      </w:r>
      <w:r w:rsidRPr="004342C6">
        <w:rPr>
          <w:rFonts w:cs="Arial"/>
          <w:b/>
        </w:rPr>
        <w:t>Upgraded benefits</w:t>
      </w:r>
      <w:r w:rsidRPr="004342C6">
        <w:rPr>
          <w:rFonts w:cs="Arial"/>
        </w:rPr>
        <w:t xml:space="preserve"> of “Partial MH + CCA</w:t>
      </w:r>
      <w:r w:rsidR="007D2C0A">
        <w:rPr>
          <w:rFonts w:cs="Arial"/>
        </w:rPr>
        <w:t>.”</w:t>
      </w:r>
    </w:p>
    <w:p w14:paraId="73656934" w14:textId="3446B4C2" w:rsidR="0002418B" w:rsidRPr="004342C6" w:rsidRDefault="0002418B" w:rsidP="00320B54">
      <w:pPr>
        <w:pStyle w:val="ListParagraph"/>
        <w:numPr>
          <w:ilvl w:val="0"/>
          <w:numId w:val="177"/>
        </w:numPr>
        <w:ind w:left="1260"/>
        <w:rPr>
          <w:rFonts w:cs="Arial"/>
        </w:rPr>
      </w:pPr>
      <w:r w:rsidRPr="004342C6">
        <w:rPr>
          <w:rFonts w:cs="Arial"/>
        </w:rPr>
        <w:t>The member is</w:t>
      </w:r>
      <w:r w:rsidRPr="004342C6">
        <w:rPr>
          <w:rFonts w:cs="Arial"/>
          <w:b/>
        </w:rPr>
        <w:t xml:space="preserve"> </w:t>
      </w:r>
      <w:r w:rsidRPr="004342C6">
        <w:rPr>
          <w:rFonts w:cs="Arial"/>
        </w:rPr>
        <w:t xml:space="preserve">in </w:t>
      </w:r>
      <w:r w:rsidR="007D2C0A">
        <w:rPr>
          <w:rFonts w:cs="Arial"/>
        </w:rPr>
        <w:t xml:space="preserve">the </w:t>
      </w:r>
      <w:r w:rsidRPr="004342C6">
        <w:rPr>
          <w:rFonts w:cs="Arial"/>
        </w:rPr>
        <w:t>“MH pending” state.</w:t>
      </w:r>
    </w:p>
    <w:p w14:paraId="1481D99E" w14:textId="77777777" w:rsidR="0002418B" w:rsidRPr="004342C6" w:rsidRDefault="0002418B" w:rsidP="00320B54">
      <w:pPr>
        <w:pStyle w:val="ListParagraph"/>
        <w:numPr>
          <w:ilvl w:val="0"/>
          <w:numId w:val="177"/>
        </w:numPr>
        <w:ind w:left="1260"/>
        <w:contextualSpacing w:val="0"/>
        <w:jc w:val="both"/>
        <w:rPr>
          <w:rFonts w:cs="Arial"/>
        </w:rPr>
      </w:pPr>
      <w:r w:rsidRPr="004342C6">
        <w:rPr>
          <w:rFonts w:cs="Arial"/>
        </w:rPr>
        <w:t xml:space="preserve">The member will be awarded current partial MH benefits with MH decision pending AND </w:t>
      </w:r>
    </w:p>
    <w:p w14:paraId="54864143" w14:textId="77777777" w:rsidR="0002418B" w:rsidRPr="004342C6" w:rsidRDefault="0002418B" w:rsidP="007D2C0A">
      <w:pPr>
        <w:pStyle w:val="ListParagraph"/>
        <w:ind w:left="1260"/>
        <w:jc w:val="both"/>
        <w:rPr>
          <w:rFonts w:cs="Arial"/>
          <w:highlight w:val="yellow"/>
        </w:rPr>
      </w:pPr>
      <w:r w:rsidRPr="004342C6">
        <w:rPr>
          <w:rFonts w:cs="Arial"/>
        </w:rPr>
        <w:t xml:space="preserve">The member is revaluated for CCA eligibility and enrollment as per </w:t>
      </w:r>
      <w:r w:rsidRPr="004342C6">
        <w:rPr>
          <w:rFonts w:eastAsia="Times New Roman" w:cs="Arial"/>
        </w:rPr>
        <w:t>EPE.FR.02.019 and EPE.FR.02.020.</w:t>
      </w:r>
    </w:p>
    <w:p w14:paraId="3D829064" w14:textId="17914BBF" w:rsidR="0002418B" w:rsidRPr="004342C6" w:rsidRDefault="0002418B" w:rsidP="00320B54">
      <w:pPr>
        <w:pStyle w:val="ListParagraph"/>
        <w:numPr>
          <w:ilvl w:val="0"/>
          <w:numId w:val="177"/>
        </w:numPr>
        <w:ind w:left="1260"/>
        <w:rPr>
          <w:rFonts w:cs="Arial"/>
        </w:rPr>
      </w:pPr>
      <w:r w:rsidRPr="004342C6">
        <w:rPr>
          <w:rFonts w:cs="Arial"/>
        </w:rPr>
        <w:t xml:space="preserve">The status for MH Pending is set as “Yes” on </w:t>
      </w:r>
      <w:r w:rsidR="007D2C0A">
        <w:rPr>
          <w:rFonts w:cs="Arial"/>
        </w:rPr>
        <w:t xml:space="preserve">the </w:t>
      </w:r>
      <w:r w:rsidRPr="004342C6">
        <w:rPr>
          <w:rFonts w:cs="Arial"/>
        </w:rPr>
        <w:t>Medicaid household summary screen.</w:t>
      </w:r>
    </w:p>
    <w:p w14:paraId="54EA1921" w14:textId="77777777" w:rsidR="0002418B" w:rsidRPr="004342C6" w:rsidRDefault="0002418B" w:rsidP="0002418B">
      <w:pPr>
        <w:rPr>
          <w:rFonts w:cs="Arial"/>
        </w:rPr>
      </w:pPr>
    </w:p>
    <w:p w14:paraId="33D2E7CC" w14:textId="7C68E6BB" w:rsidR="0002418B" w:rsidRDefault="0002418B" w:rsidP="0002418B">
      <w:pPr>
        <w:rPr>
          <w:rFonts w:cs="Arial"/>
        </w:rPr>
      </w:pPr>
    </w:p>
    <w:p w14:paraId="5F688EBD" w14:textId="77777777" w:rsidR="007D2C0A" w:rsidRPr="004342C6" w:rsidRDefault="007D2C0A" w:rsidP="0002418B">
      <w:pPr>
        <w:rPr>
          <w:rFonts w:cs="Arial"/>
        </w:rPr>
      </w:pPr>
    </w:p>
    <w:p w14:paraId="28240F29" w14:textId="5B2E9690" w:rsidR="0002418B" w:rsidRPr="004342C6" w:rsidRDefault="0002418B" w:rsidP="008071D4">
      <w:pPr>
        <w:pStyle w:val="Heading3"/>
        <w:numPr>
          <w:ilvl w:val="3"/>
          <w:numId w:val="13"/>
        </w:numPr>
        <w:tabs>
          <w:tab w:val="left" w:pos="1890"/>
        </w:tabs>
        <w:rPr>
          <w:rFonts w:ascii="Arial" w:hAnsi="Arial" w:cs="Arial"/>
        </w:rPr>
      </w:pPr>
      <w:bookmarkStart w:id="425" w:name="_Toc94634574"/>
      <w:r w:rsidRPr="004342C6">
        <w:rPr>
          <w:rFonts w:ascii="Arial" w:hAnsi="Arial" w:cs="Arial"/>
        </w:rPr>
        <w:t>Alternate Flow 5</w:t>
      </w:r>
      <w:bookmarkEnd w:id="425"/>
    </w:p>
    <w:p w14:paraId="14E16518" w14:textId="4938DDC6" w:rsidR="0002418B" w:rsidRPr="004342C6" w:rsidRDefault="0002418B" w:rsidP="00320B54">
      <w:pPr>
        <w:pStyle w:val="ListParagraph"/>
        <w:numPr>
          <w:ilvl w:val="0"/>
          <w:numId w:val="178"/>
        </w:numPr>
        <w:ind w:left="1260"/>
        <w:rPr>
          <w:rFonts w:cs="Arial"/>
        </w:rPr>
      </w:pPr>
      <w:r w:rsidRPr="004342C6">
        <w:rPr>
          <w:rFonts w:cs="Arial"/>
        </w:rPr>
        <w:t xml:space="preserve">An application is in </w:t>
      </w:r>
      <w:r w:rsidR="007D2C0A">
        <w:rPr>
          <w:rFonts w:cs="Arial"/>
        </w:rPr>
        <w:t xml:space="preserve">the </w:t>
      </w:r>
      <w:r w:rsidRPr="004342C6">
        <w:rPr>
          <w:rFonts w:cs="Arial"/>
        </w:rPr>
        <w:t>submitted state. Member is eligible for Partial MH only</w:t>
      </w:r>
    </w:p>
    <w:p w14:paraId="25F01792" w14:textId="249C5394" w:rsidR="0002418B" w:rsidRPr="004342C6" w:rsidRDefault="0002418B" w:rsidP="00320B54">
      <w:pPr>
        <w:pStyle w:val="ListParagraph"/>
        <w:numPr>
          <w:ilvl w:val="0"/>
          <w:numId w:val="178"/>
        </w:numPr>
        <w:ind w:left="1260"/>
        <w:rPr>
          <w:rFonts w:cs="Arial"/>
        </w:rPr>
      </w:pPr>
      <w:r w:rsidRPr="004342C6">
        <w:rPr>
          <w:rFonts w:cs="Arial"/>
        </w:rPr>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06C50B51" w14:textId="77777777" w:rsidR="0002418B" w:rsidRPr="004342C6" w:rsidRDefault="0002418B" w:rsidP="00320B54">
      <w:pPr>
        <w:pStyle w:val="ListParagraph"/>
        <w:numPr>
          <w:ilvl w:val="0"/>
          <w:numId w:val="178"/>
        </w:numPr>
        <w:ind w:left="1260"/>
        <w:rPr>
          <w:rFonts w:cs="Arial"/>
        </w:rPr>
      </w:pPr>
      <w:r w:rsidRPr="004342C6">
        <w:rPr>
          <w:rFonts w:cs="Arial"/>
        </w:rPr>
        <w:lastRenderedPageBreak/>
        <w:t>Income is unverified for at least one member in the MAGI HH of this member.</w:t>
      </w:r>
    </w:p>
    <w:p w14:paraId="504FDCA5" w14:textId="3A9ED383" w:rsidR="0002418B" w:rsidRPr="004342C6" w:rsidRDefault="0002418B" w:rsidP="00320B54">
      <w:pPr>
        <w:pStyle w:val="ListParagraph"/>
        <w:numPr>
          <w:ilvl w:val="0"/>
          <w:numId w:val="178"/>
        </w:numPr>
        <w:ind w:left="1260"/>
        <w:rPr>
          <w:rFonts w:cs="Arial"/>
        </w:rPr>
      </w:pPr>
      <w:r w:rsidRPr="004342C6">
        <w:rPr>
          <w:rFonts w:cs="Arial"/>
        </w:rPr>
        <w:t xml:space="preserve">The eligibility resulted in </w:t>
      </w:r>
      <w:r w:rsidRPr="004342C6">
        <w:rPr>
          <w:rFonts w:cs="Arial"/>
          <w:b/>
        </w:rPr>
        <w:t>Upgraded benefits</w:t>
      </w:r>
      <w:r w:rsidRPr="004342C6">
        <w:rPr>
          <w:rFonts w:cs="Arial"/>
        </w:rPr>
        <w:t xml:space="preserve"> of “Partial MH + CCA</w:t>
      </w:r>
      <w:r w:rsidR="007D2C0A">
        <w:rPr>
          <w:rFonts w:cs="Arial"/>
        </w:rPr>
        <w:t>.”</w:t>
      </w:r>
      <w:r w:rsidRPr="004342C6">
        <w:rPr>
          <w:rFonts w:cs="Arial"/>
        </w:rPr>
        <w:t xml:space="preserve"> </w:t>
      </w:r>
    </w:p>
    <w:p w14:paraId="22D084F4" w14:textId="7A252772" w:rsidR="0002418B" w:rsidRPr="004342C6" w:rsidRDefault="0002418B" w:rsidP="00320B54">
      <w:pPr>
        <w:pStyle w:val="ListParagraph"/>
        <w:numPr>
          <w:ilvl w:val="0"/>
          <w:numId w:val="178"/>
        </w:numPr>
        <w:ind w:left="1260"/>
        <w:rPr>
          <w:rFonts w:cs="Arial"/>
        </w:rPr>
      </w:pPr>
      <w:r w:rsidRPr="004342C6">
        <w:rPr>
          <w:rFonts w:cs="Arial"/>
        </w:rPr>
        <w:t>The member is</w:t>
      </w:r>
      <w:r w:rsidRPr="004342C6">
        <w:rPr>
          <w:rFonts w:cs="Arial"/>
          <w:b/>
        </w:rPr>
        <w:t xml:space="preserve"> i</w:t>
      </w:r>
      <w:r w:rsidRPr="004342C6">
        <w:rPr>
          <w:rFonts w:cs="Arial"/>
        </w:rPr>
        <w:t xml:space="preserve">n </w:t>
      </w:r>
      <w:r w:rsidR="007D2C0A">
        <w:rPr>
          <w:rFonts w:cs="Arial"/>
        </w:rPr>
        <w:t xml:space="preserve">the </w:t>
      </w:r>
      <w:r w:rsidRPr="004342C6">
        <w:rPr>
          <w:rFonts w:cs="Arial"/>
        </w:rPr>
        <w:t xml:space="preserve">“MH Pending” state. </w:t>
      </w:r>
    </w:p>
    <w:p w14:paraId="34894468" w14:textId="77777777" w:rsidR="0002418B" w:rsidRPr="004342C6" w:rsidRDefault="0002418B" w:rsidP="00320B54">
      <w:pPr>
        <w:pStyle w:val="ListParagraph"/>
        <w:numPr>
          <w:ilvl w:val="0"/>
          <w:numId w:val="178"/>
        </w:numPr>
        <w:ind w:left="1260"/>
        <w:contextualSpacing w:val="0"/>
        <w:jc w:val="both"/>
        <w:rPr>
          <w:rFonts w:cs="Arial"/>
        </w:rPr>
      </w:pPr>
      <w:r w:rsidRPr="004342C6">
        <w:rPr>
          <w:rFonts w:cs="Arial"/>
        </w:rPr>
        <w:t xml:space="preserve">The member will be awarded current partial MH benefits with MH decision pending AND </w:t>
      </w:r>
    </w:p>
    <w:p w14:paraId="1112135D" w14:textId="77777777" w:rsidR="0002418B" w:rsidRPr="004342C6" w:rsidRDefault="0002418B" w:rsidP="007D2C0A">
      <w:pPr>
        <w:pStyle w:val="ListParagraph"/>
        <w:ind w:left="1260"/>
        <w:jc w:val="both"/>
        <w:rPr>
          <w:rFonts w:cs="Arial"/>
          <w:highlight w:val="yellow"/>
        </w:rPr>
      </w:pPr>
      <w:r w:rsidRPr="004342C6">
        <w:rPr>
          <w:rFonts w:cs="Arial"/>
        </w:rPr>
        <w:t xml:space="preserve">The member is revaluated for CCA eligibility and enrollment as per </w:t>
      </w:r>
      <w:r w:rsidRPr="004342C6">
        <w:rPr>
          <w:rFonts w:eastAsia="Times New Roman" w:cs="Arial"/>
        </w:rPr>
        <w:t>EPE.FR.02.019 and EPE.FR.02.020.</w:t>
      </w:r>
    </w:p>
    <w:p w14:paraId="7D7D987E" w14:textId="7E673EF7" w:rsidR="0002418B" w:rsidRPr="004342C6" w:rsidRDefault="0002418B" w:rsidP="00320B54">
      <w:pPr>
        <w:pStyle w:val="ListParagraph"/>
        <w:numPr>
          <w:ilvl w:val="0"/>
          <w:numId w:val="178"/>
        </w:numPr>
        <w:ind w:left="1260"/>
        <w:jc w:val="both"/>
        <w:rPr>
          <w:rFonts w:cs="Arial"/>
        </w:rPr>
      </w:pPr>
      <w:r w:rsidRPr="004342C6">
        <w:rPr>
          <w:rFonts w:cs="Arial"/>
        </w:rPr>
        <w:t xml:space="preserve">The status for MH Pending is set as “Yes” on </w:t>
      </w:r>
      <w:r w:rsidR="007D2C0A">
        <w:rPr>
          <w:rFonts w:cs="Arial"/>
        </w:rPr>
        <w:t xml:space="preserve">the </w:t>
      </w:r>
      <w:r w:rsidRPr="004342C6">
        <w:rPr>
          <w:rFonts w:cs="Arial"/>
        </w:rPr>
        <w:t>Medicaid household summary screen.</w:t>
      </w:r>
    </w:p>
    <w:p w14:paraId="56502570" w14:textId="77777777" w:rsidR="0002418B" w:rsidRPr="004342C6" w:rsidRDefault="0002418B" w:rsidP="0002418B">
      <w:pPr>
        <w:rPr>
          <w:rFonts w:cs="Arial"/>
        </w:rPr>
      </w:pPr>
    </w:p>
    <w:p w14:paraId="5BB929B4" w14:textId="5DA9E816" w:rsidR="0002418B" w:rsidRPr="004342C6" w:rsidRDefault="0002418B" w:rsidP="008071D4">
      <w:pPr>
        <w:pStyle w:val="Heading3"/>
        <w:numPr>
          <w:ilvl w:val="3"/>
          <w:numId w:val="13"/>
        </w:numPr>
        <w:tabs>
          <w:tab w:val="left" w:pos="1890"/>
        </w:tabs>
        <w:rPr>
          <w:rFonts w:ascii="Arial" w:hAnsi="Arial" w:cs="Arial"/>
        </w:rPr>
      </w:pPr>
      <w:bookmarkStart w:id="426" w:name="_Toc94634575"/>
      <w:r w:rsidRPr="004342C6">
        <w:rPr>
          <w:rFonts w:ascii="Arial" w:hAnsi="Arial" w:cs="Arial"/>
        </w:rPr>
        <w:t>Alternate Flow 6</w:t>
      </w:r>
      <w:bookmarkEnd w:id="426"/>
    </w:p>
    <w:p w14:paraId="33B2FC82" w14:textId="59E781FD" w:rsidR="0002418B" w:rsidRPr="004342C6" w:rsidRDefault="0002418B" w:rsidP="00320B54">
      <w:pPr>
        <w:pStyle w:val="ListParagraph"/>
        <w:numPr>
          <w:ilvl w:val="0"/>
          <w:numId w:val="179"/>
        </w:numPr>
        <w:ind w:left="1260"/>
        <w:rPr>
          <w:rFonts w:cs="Arial"/>
        </w:rPr>
      </w:pPr>
      <w:r w:rsidRPr="004342C6">
        <w:rPr>
          <w:rFonts w:cs="Arial"/>
        </w:rPr>
        <w:t xml:space="preserve">An application is in </w:t>
      </w:r>
      <w:r w:rsidR="007D2C0A">
        <w:rPr>
          <w:rFonts w:cs="Arial"/>
        </w:rPr>
        <w:t xml:space="preserve">the </w:t>
      </w:r>
      <w:r w:rsidRPr="004342C6">
        <w:rPr>
          <w:rFonts w:cs="Arial"/>
        </w:rPr>
        <w:t>submitted state. Member is eligible for Partial MH only</w:t>
      </w:r>
    </w:p>
    <w:p w14:paraId="748DD141" w14:textId="48A153FD" w:rsidR="0002418B" w:rsidRPr="004342C6" w:rsidRDefault="0002418B" w:rsidP="00320B54">
      <w:pPr>
        <w:pStyle w:val="ListParagraph"/>
        <w:numPr>
          <w:ilvl w:val="0"/>
          <w:numId w:val="179"/>
        </w:numPr>
        <w:ind w:left="1260"/>
        <w:rPr>
          <w:rFonts w:cs="Arial"/>
        </w:rPr>
      </w:pPr>
      <w:r w:rsidRPr="004342C6">
        <w:rPr>
          <w:rFonts w:cs="Arial"/>
        </w:rPr>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7FA19622" w14:textId="77777777" w:rsidR="0002418B" w:rsidRPr="004342C6" w:rsidRDefault="0002418B" w:rsidP="00320B54">
      <w:pPr>
        <w:pStyle w:val="ListParagraph"/>
        <w:numPr>
          <w:ilvl w:val="0"/>
          <w:numId w:val="179"/>
        </w:numPr>
        <w:ind w:left="1260"/>
        <w:rPr>
          <w:rFonts w:cs="Arial"/>
        </w:rPr>
      </w:pPr>
      <w:r w:rsidRPr="004342C6">
        <w:rPr>
          <w:rFonts w:cs="Arial"/>
        </w:rPr>
        <w:t>Income is unverified for at least one member in the MAGI HH of this member.</w:t>
      </w:r>
    </w:p>
    <w:p w14:paraId="7509895D" w14:textId="77777777" w:rsidR="0002418B" w:rsidRPr="004342C6" w:rsidRDefault="0002418B" w:rsidP="00320B54">
      <w:pPr>
        <w:pStyle w:val="ListParagraph"/>
        <w:numPr>
          <w:ilvl w:val="0"/>
          <w:numId w:val="179"/>
        </w:numPr>
        <w:ind w:left="1260"/>
        <w:rPr>
          <w:rFonts w:cs="Arial"/>
        </w:rPr>
      </w:pPr>
      <w:r w:rsidRPr="004342C6">
        <w:rPr>
          <w:rFonts w:cs="Arial"/>
        </w:rPr>
        <w:t xml:space="preserve">The eligibility resulted in </w:t>
      </w:r>
      <w:r w:rsidRPr="004342C6">
        <w:rPr>
          <w:rFonts w:cs="Arial"/>
          <w:b/>
        </w:rPr>
        <w:t>Upgraded benefits</w:t>
      </w:r>
      <w:r w:rsidRPr="004342C6">
        <w:rPr>
          <w:rFonts w:cs="Arial"/>
        </w:rPr>
        <w:t xml:space="preserve"> of “Partial MH” Only</w:t>
      </w:r>
    </w:p>
    <w:p w14:paraId="09E7AE19" w14:textId="701FD9AA" w:rsidR="0002418B" w:rsidRPr="004342C6" w:rsidRDefault="0002418B" w:rsidP="00320B54">
      <w:pPr>
        <w:pStyle w:val="ListParagraph"/>
        <w:numPr>
          <w:ilvl w:val="0"/>
          <w:numId w:val="179"/>
        </w:numPr>
        <w:ind w:left="1260"/>
        <w:rPr>
          <w:rFonts w:cs="Arial"/>
        </w:rPr>
      </w:pPr>
      <w:r w:rsidRPr="004342C6">
        <w:rPr>
          <w:rFonts w:cs="Arial"/>
        </w:rPr>
        <w:t>The member is</w:t>
      </w:r>
      <w:r w:rsidRPr="004342C6">
        <w:rPr>
          <w:rFonts w:cs="Arial"/>
          <w:b/>
        </w:rPr>
        <w:t xml:space="preserve"> i</w:t>
      </w:r>
      <w:r w:rsidRPr="004342C6">
        <w:rPr>
          <w:rFonts w:cs="Arial"/>
        </w:rPr>
        <w:t xml:space="preserve">n </w:t>
      </w:r>
      <w:r w:rsidR="007D2C0A">
        <w:rPr>
          <w:rFonts w:cs="Arial"/>
        </w:rPr>
        <w:t xml:space="preserve">the </w:t>
      </w:r>
      <w:r w:rsidRPr="004342C6">
        <w:rPr>
          <w:rFonts w:cs="Arial"/>
        </w:rPr>
        <w:t xml:space="preserve">“MH Pending” state. </w:t>
      </w:r>
    </w:p>
    <w:p w14:paraId="180EAB8F" w14:textId="77777777" w:rsidR="0002418B" w:rsidRPr="004342C6" w:rsidRDefault="0002418B" w:rsidP="007D2C0A">
      <w:pPr>
        <w:pStyle w:val="ListParagraph"/>
        <w:ind w:left="1260"/>
        <w:jc w:val="both"/>
        <w:rPr>
          <w:rFonts w:cs="Arial"/>
          <w:highlight w:val="yellow"/>
        </w:rPr>
      </w:pPr>
      <w:r w:rsidRPr="004342C6">
        <w:rPr>
          <w:rFonts w:cs="Arial"/>
        </w:rPr>
        <w:t xml:space="preserve">The member will be awarded current partial MH benefits only with MH decision pending </w:t>
      </w:r>
    </w:p>
    <w:p w14:paraId="05D84274" w14:textId="10EE36E9" w:rsidR="0002418B" w:rsidRPr="004342C6" w:rsidRDefault="0002418B" w:rsidP="00320B54">
      <w:pPr>
        <w:pStyle w:val="ListParagraph"/>
        <w:numPr>
          <w:ilvl w:val="0"/>
          <w:numId w:val="179"/>
        </w:numPr>
        <w:ind w:left="1260"/>
        <w:jc w:val="both"/>
        <w:rPr>
          <w:rFonts w:cs="Arial"/>
        </w:rPr>
      </w:pPr>
      <w:r w:rsidRPr="004342C6">
        <w:rPr>
          <w:rFonts w:cs="Arial"/>
        </w:rPr>
        <w:t xml:space="preserve">The status for MH Pending is set as “Yes” on </w:t>
      </w:r>
      <w:r w:rsidR="007D2C0A">
        <w:rPr>
          <w:rFonts w:cs="Arial"/>
        </w:rPr>
        <w:t xml:space="preserve">the </w:t>
      </w:r>
      <w:r w:rsidRPr="004342C6">
        <w:rPr>
          <w:rFonts w:cs="Arial"/>
        </w:rPr>
        <w:t>Medicaid household summary screen.</w:t>
      </w:r>
    </w:p>
    <w:p w14:paraId="547A03C7" w14:textId="77777777" w:rsidR="0002418B" w:rsidRPr="004342C6" w:rsidRDefault="0002418B" w:rsidP="0002418B">
      <w:pPr>
        <w:rPr>
          <w:rFonts w:cs="Arial"/>
        </w:rPr>
      </w:pPr>
    </w:p>
    <w:p w14:paraId="16E379A7" w14:textId="530AD3E9" w:rsidR="0002418B" w:rsidRPr="004342C6" w:rsidRDefault="0002418B" w:rsidP="008071D4">
      <w:pPr>
        <w:pStyle w:val="Heading3"/>
        <w:numPr>
          <w:ilvl w:val="3"/>
          <w:numId w:val="13"/>
        </w:numPr>
        <w:tabs>
          <w:tab w:val="left" w:pos="1890"/>
        </w:tabs>
        <w:rPr>
          <w:rFonts w:ascii="Arial" w:hAnsi="Arial" w:cs="Arial"/>
        </w:rPr>
      </w:pPr>
      <w:bookmarkStart w:id="427" w:name="_Toc94634576"/>
      <w:r w:rsidRPr="004342C6">
        <w:rPr>
          <w:rFonts w:ascii="Arial" w:hAnsi="Arial" w:cs="Arial"/>
        </w:rPr>
        <w:t>Alternate Flow 7</w:t>
      </w:r>
      <w:bookmarkEnd w:id="427"/>
    </w:p>
    <w:p w14:paraId="4220E6CD" w14:textId="42EA68EF" w:rsidR="0002418B" w:rsidRPr="007D2C0A" w:rsidRDefault="0002418B" w:rsidP="00320B54">
      <w:pPr>
        <w:pStyle w:val="ListParagraph"/>
        <w:numPr>
          <w:ilvl w:val="0"/>
          <w:numId w:val="180"/>
        </w:numPr>
        <w:ind w:left="1260"/>
        <w:rPr>
          <w:rFonts w:cs="Arial"/>
        </w:rPr>
      </w:pPr>
      <w:r w:rsidRPr="007D2C0A">
        <w:rPr>
          <w:rFonts w:cs="Arial"/>
        </w:rPr>
        <w:t xml:space="preserve">An application is in </w:t>
      </w:r>
      <w:r w:rsidR="007D2C0A">
        <w:rPr>
          <w:rFonts w:cs="Arial"/>
        </w:rPr>
        <w:t xml:space="preserve">the </w:t>
      </w:r>
      <w:r w:rsidRPr="007D2C0A">
        <w:rPr>
          <w:rFonts w:cs="Arial"/>
        </w:rPr>
        <w:t>submitted state. Member is eligible for Partial MH +CCA</w:t>
      </w:r>
      <w:r w:rsidR="007D2C0A" w:rsidRPr="007D2C0A">
        <w:rPr>
          <w:rFonts w:cs="Arial"/>
        </w:rPr>
        <w:t>.</w:t>
      </w:r>
    </w:p>
    <w:p w14:paraId="03432A0E" w14:textId="6417CA1F" w:rsidR="0002418B" w:rsidRPr="004342C6" w:rsidRDefault="0002418B" w:rsidP="00320B54">
      <w:pPr>
        <w:pStyle w:val="ListParagraph"/>
        <w:numPr>
          <w:ilvl w:val="0"/>
          <w:numId w:val="180"/>
        </w:numPr>
        <w:ind w:left="1260"/>
        <w:rPr>
          <w:rFonts w:cs="Arial"/>
        </w:rPr>
      </w:pPr>
      <w:r w:rsidRPr="004342C6">
        <w:rPr>
          <w:rFonts w:cs="Arial"/>
        </w:rPr>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42B11DEC" w14:textId="77777777" w:rsidR="0002418B" w:rsidRPr="004342C6" w:rsidRDefault="0002418B" w:rsidP="00320B54">
      <w:pPr>
        <w:pStyle w:val="ListParagraph"/>
        <w:numPr>
          <w:ilvl w:val="0"/>
          <w:numId w:val="180"/>
        </w:numPr>
        <w:ind w:left="1260"/>
        <w:rPr>
          <w:rFonts w:cs="Arial"/>
        </w:rPr>
      </w:pPr>
      <w:r w:rsidRPr="004342C6">
        <w:rPr>
          <w:rFonts w:cs="Arial"/>
        </w:rPr>
        <w:t>Income is unverified for at least one member in the MAGI HH of this member.</w:t>
      </w:r>
    </w:p>
    <w:p w14:paraId="1FD5C17A" w14:textId="77777777" w:rsidR="0002418B" w:rsidRPr="004342C6" w:rsidRDefault="0002418B" w:rsidP="00320B54">
      <w:pPr>
        <w:pStyle w:val="ListParagraph"/>
        <w:numPr>
          <w:ilvl w:val="0"/>
          <w:numId w:val="180"/>
        </w:numPr>
        <w:ind w:left="1260"/>
        <w:rPr>
          <w:rFonts w:cs="Arial"/>
        </w:rPr>
      </w:pPr>
      <w:r w:rsidRPr="004342C6">
        <w:rPr>
          <w:rFonts w:cs="Arial"/>
        </w:rPr>
        <w:t xml:space="preserve">The eligibility resulted in newly </w:t>
      </w:r>
      <w:r w:rsidRPr="004342C6">
        <w:rPr>
          <w:rFonts w:cs="Arial"/>
          <w:b/>
        </w:rPr>
        <w:t>Upgraded benefits</w:t>
      </w:r>
      <w:r w:rsidRPr="004342C6">
        <w:rPr>
          <w:rFonts w:cs="Arial"/>
        </w:rPr>
        <w:t xml:space="preserve"> of Full MH for the member as compared to active results</w:t>
      </w:r>
    </w:p>
    <w:p w14:paraId="666C2E86" w14:textId="7FB1E7D7" w:rsidR="0002418B" w:rsidRPr="004342C6" w:rsidRDefault="0002418B" w:rsidP="00320B54">
      <w:pPr>
        <w:pStyle w:val="ListParagraph"/>
        <w:numPr>
          <w:ilvl w:val="0"/>
          <w:numId w:val="180"/>
        </w:numPr>
        <w:ind w:left="1260"/>
        <w:rPr>
          <w:rFonts w:cs="Arial"/>
        </w:rPr>
      </w:pPr>
      <w:r w:rsidRPr="004342C6">
        <w:rPr>
          <w:rFonts w:cs="Arial"/>
        </w:rPr>
        <w:t xml:space="preserve">The member is in </w:t>
      </w:r>
      <w:r w:rsidR="007D2C0A">
        <w:rPr>
          <w:rFonts w:cs="Arial"/>
        </w:rPr>
        <w:t xml:space="preserve">the </w:t>
      </w:r>
      <w:r w:rsidRPr="004342C6">
        <w:rPr>
          <w:rFonts w:cs="Arial"/>
        </w:rPr>
        <w:t>“MH pending” state.</w:t>
      </w:r>
    </w:p>
    <w:p w14:paraId="5F41B646" w14:textId="77777777" w:rsidR="0002418B" w:rsidRPr="004342C6" w:rsidRDefault="0002418B" w:rsidP="00320B54">
      <w:pPr>
        <w:pStyle w:val="ListParagraph"/>
        <w:numPr>
          <w:ilvl w:val="0"/>
          <w:numId w:val="180"/>
        </w:numPr>
        <w:ind w:left="1260"/>
        <w:rPr>
          <w:rFonts w:cs="Arial"/>
        </w:rPr>
      </w:pPr>
      <w:r w:rsidRPr="004342C6">
        <w:rPr>
          <w:rFonts w:cs="Arial"/>
        </w:rPr>
        <w:t xml:space="preserve">The Individual/Agent/Assister user navigated to eligibility result screen and is displayed “MH decision pending” for the member who was eligible for </w:t>
      </w:r>
      <w:r w:rsidRPr="004342C6">
        <w:rPr>
          <w:rFonts w:cs="Arial"/>
          <w:b/>
        </w:rPr>
        <w:t>upgraded Full MH</w:t>
      </w:r>
      <w:r w:rsidRPr="004342C6">
        <w:rPr>
          <w:rFonts w:cs="Arial"/>
        </w:rPr>
        <w:t xml:space="preserve">. </w:t>
      </w:r>
    </w:p>
    <w:p w14:paraId="76FA9556" w14:textId="77777777" w:rsidR="0002418B" w:rsidRPr="004342C6" w:rsidRDefault="0002418B" w:rsidP="00320B54">
      <w:pPr>
        <w:pStyle w:val="ListParagraph"/>
        <w:numPr>
          <w:ilvl w:val="0"/>
          <w:numId w:val="180"/>
        </w:numPr>
        <w:ind w:left="1260"/>
        <w:contextualSpacing w:val="0"/>
        <w:jc w:val="both"/>
        <w:rPr>
          <w:rFonts w:cs="Arial"/>
        </w:rPr>
      </w:pPr>
      <w:r w:rsidRPr="004342C6">
        <w:rPr>
          <w:rFonts w:cs="Arial"/>
        </w:rPr>
        <w:t xml:space="preserve">The member will be awarded current partial MH benefits with MH decision pending AND </w:t>
      </w:r>
    </w:p>
    <w:p w14:paraId="4FC65F9E" w14:textId="788E60CD" w:rsidR="007768B5" w:rsidRDefault="0002418B" w:rsidP="007D2C0A">
      <w:pPr>
        <w:pStyle w:val="ListParagraph"/>
        <w:ind w:left="1260"/>
        <w:rPr>
          <w:rFonts w:cs="Arial"/>
        </w:rPr>
      </w:pPr>
      <w:r w:rsidRPr="004342C6">
        <w:rPr>
          <w:rFonts w:cs="Arial"/>
        </w:rPr>
        <w:t xml:space="preserve">The member is revaluated for CCA eligibility and enrollment as per </w:t>
      </w:r>
      <w:r w:rsidRPr="004342C6">
        <w:rPr>
          <w:rFonts w:eastAsia="Times New Roman" w:cs="Arial"/>
        </w:rPr>
        <w:t>EPE.FR.02.019 and EPE.FR.02.020.</w:t>
      </w:r>
      <w:r w:rsidRPr="004342C6">
        <w:rPr>
          <w:rFonts w:cs="Arial"/>
        </w:rPr>
        <w:t xml:space="preserve"> “MH Pending” is set as “Yes” on </w:t>
      </w:r>
      <w:r w:rsidR="00B92CB2">
        <w:rPr>
          <w:rFonts w:cs="Arial"/>
        </w:rPr>
        <w:t xml:space="preserve">the </w:t>
      </w:r>
      <w:r w:rsidRPr="004342C6">
        <w:rPr>
          <w:rFonts w:cs="Arial"/>
        </w:rPr>
        <w:t>Medicaid household summary screen</w:t>
      </w:r>
      <w:r w:rsidR="007D2C0A">
        <w:rPr>
          <w:rFonts w:cs="Arial"/>
        </w:rPr>
        <w:t>.</w:t>
      </w:r>
    </w:p>
    <w:p w14:paraId="35C5235C" w14:textId="66EA4222" w:rsidR="007D2C0A" w:rsidRDefault="007D2C0A" w:rsidP="007D2C0A">
      <w:pPr>
        <w:pStyle w:val="ListParagraph"/>
        <w:ind w:left="1260"/>
        <w:rPr>
          <w:rFonts w:cs="Arial"/>
        </w:rPr>
      </w:pPr>
    </w:p>
    <w:p w14:paraId="43F7F7A8" w14:textId="77777777" w:rsidR="007D2C0A" w:rsidRPr="004342C6" w:rsidRDefault="007D2C0A" w:rsidP="007D2C0A">
      <w:pPr>
        <w:pStyle w:val="ListParagraph"/>
        <w:ind w:left="1260"/>
        <w:rPr>
          <w:rFonts w:cs="Arial"/>
        </w:rPr>
      </w:pPr>
    </w:p>
    <w:p w14:paraId="084EFF60" w14:textId="77777777" w:rsidR="007768B5" w:rsidRPr="004342C6" w:rsidRDefault="007768B5" w:rsidP="007768B5">
      <w:pPr>
        <w:rPr>
          <w:rFonts w:cs="Arial"/>
        </w:rPr>
      </w:pPr>
    </w:p>
    <w:p w14:paraId="59A7CA95" w14:textId="77777777" w:rsidR="007768B5" w:rsidRPr="004342C6" w:rsidRDefault="007768B5" w:rsidP="007768B5">
      <w:pPr>
        <w:pStyle w:val="Heading3"/>
        <w:numPr>
          <w:ilvl w:val="2"/>
          <w:numId w:val="13"/>
        </w:numPr>
        <w:rPr>
          <w:rFonts w:ascii="Arial" w:hAnsi="Arial" w:cs="Arial"/>
        </w:rPr>
      </w:pPr>
      <w:bookmarkStart w:id="428" w:name="_Toc94634577"/>
      <w:r w:rsidRPr="004342C6">
        <w:rPr>
          <w:rFonts w:ascii="Arial" w:hAnsi="Arial" w:cs="Arial"/>
        </w:rPr>
        <w:t>User Pages and Input</w:t>
      </w:r>
      <w:bookmarkEnd w:id="428"/>
    </w:p>
    <w:p w14:paraId="1513A5A0"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2DC5A964" w14:textId="77777777" w:rsidR="007768B5" w:rsidRPr="004342C6" w:rsidRDefault="007768B5" w:rsidP="007768B5">
      <w:pPr>
        <w:pStyle w:val="Heading3"/>
        <w:numPr>
          <w:ilvl w:val="2"/>
          <w:numId w:val="13"/>
        </w:numPr>
        <w:rPr>
          <w:rFonts w:ascii="Arial" w:hAnsi="Arial" w:cs="Arial"/>
        </w:rPr>
      </w:pPr>
      <w:bookmarkStart w:id="429" w:name="_Toc94634578"/>
      <w:r w:rsidRPr="004342C6">
        <w:rPr>
          <w:rFonts w:ascii="Arial" w:hAnsi="Arial" w:cs="Arial"/>
        </w:rPr>
        <w:t>Functional Requirement(s)</w:t>
      </w:r>
      <w:bookmarkEnd w:id="429"/>
    </w:p>
    <w:p w14:paraId="130038FF" w14:textId="68502A36" w:rsidR="007768B5" w:rsidRPr="004342C6" w:rsidRDefault="007768B5" w:rsidP="00AD345C">
      <w:pPr>
        <w:pStyle w:val="Caption"/>
        <w:keepNext/>
        <w:jc w:val="center"/>
        <w:rPr>
          <w:rFonts w:cs="Arial"/>
        </w:rPr>
      </w:pPr>
      <w:bookmarkStart w:id="430" w:name="_Toc94635013"/>
      <w:r w:rsidRPr="004342C6">
        <w:rPr>
          <w:rFonts w:cs="Arial"/>
        </w:rPr>
        <w:lastRenderedPageBreak/>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17</w:t>
      </w:r>
      <w:r w:rsidRPr="004342C6">
        <w:rPr>
          <w:rFonts w:cs="Arial"/>
          <w:noProof/>
        </w:rPr>
        <w:fldChar w:fldCharType="end"/>
      </w:r>
      <w:r w:rsidRPr="004342C6">
        <w:rPr>
          <w:rFonts w:cs="Arial"/>
        </w:rPr>
        <w:t>. Functional Requirements – UC.</w:t>
      </w:r>
      <w:r w:rsidR="00EB5889" w:rsidRPr="004342C6">
        <w:rPr>
          <w:rFonts w:cs="Arial"/>
        </w:rPr>
        <w:t>13</w:t>
      </w:r>
      <w:bookmarkEnd w:id="430"/>
    </w:p>
    <w:tbl>
      <w:tblPr>
        <w:tblW w:w="95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557"/>
        <w:gridCol w:w="7024"/>
      </w:tblGrid>
      <w:tr w:rsidR="007768B5" w:rsidRPr="004342C6" w14:paraId="4C33E58F" w14:textId="77777777" w:rsidTr="007768B5">
        <w:trPr>
          <w:trHeight w:val="300"/>
          <w:tblHeader/>
        </w:trPr>
        <w:tc>
          <w:tcPr>
            <w:tcW w:w="2557" w:type="dxa"/>
            <w:shd w:val="clear" w:color="auto" w:fill="4C8B3F" w:themeFill="background2"/>
            <w:vAlign w:val="center"/>
            <w:hideMark/>
          </w:tcPr>
          <w:p w14:paraId="0A97560C"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6ACCC1CE"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02418B" w:rsidRPr="004342C6" w14:paraId="7642C61B" w14:textId="77777777" w:rsidTr="007768B5">
        <w:trPr>
          <w:trHeight w:val="314"/>
        </w:trPr>
        <w:tc>
          <w:tcPr>
            <w:tcW w:w="2557" w:type="dxa"/>
            <w:shd w:val="clear" w:color="000000" w:fill="FFFFFF"/>
          </w:tcPr>
          <w:p w14:paraId="7DFA842D" w14:textId="6D79AEE3"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EPE.FR.02.001</w:t>
            </w:r>
          </w:p>
        </w:tc>
        <w:tc>
          <w:tcPr>
            <w:tcW w:w="7024" w:type="dxa"/>
            <w:shd w:val="clear" w:color="000000" w:fill="FFFFFF"/>
          </w:tcPr>
          <w:p w14:paraId="0CF5DBF2" w14:textId="1AE4B1B0" w:rsidR="0002418B" w:rsidRPr="004342C6" w:rsidRDefault="0002418B" w:rsidP="0002418B">
            <w:pPr>
              <w:rPr>
                <w:rFonts w:cs="Arial"/>
              </w:rPr>
            </w:pPr>
            <w:r w:rsidRPr="004342C6">
              <w:rPr>
                <w:rFonts w:cs="Arial"/>
              </w:rPr>
              <w:t>The System shall pend MH benefit, either Full or Partial when the member fulfills the following conditions:</w:t>
            </w:r>
          </w:p>
          <w:p w14:paraId="4F03814B" w14:textId="77777777" w:rsidR="0002418B" w:rsidRPr="004342C6" w:rsidRDefault="0002418B" w:rsidP="0002418B">
            <w:pPr>
              <w:rPr>
                <w:rFonts w:cs="Arial"/>
              </w:rPr>
            </w:pPr>
          </w:p>
          <w:p w14:paraId="548404CB" w14:textId="77777777" w:rsidR="0002418B" w:rsidRPr="004342C6" w:rsidRDefault="0002418B" w:rsidP="00320B54">
            <w:pPr>
              <w:pStyle w:val="ListParagraph"/>
              <w:numPr>
                <w:ilvl w:val="0"/>
                <w:numId w:val="181"/>
              </w:numPr>
              <w:rPr>
                <w:rFonts w:cs="Arial"/>
              </w:rPr>
            </w:pPr>
            <w:r w:rsidRPr="004342C6">
              <w:rPr>
                <w:rFonts w:cs="Arial"/>
              </w:rPr>
              <w:t xml:space="preserve">The member is </w:t>
            </w:r>
            <w:r w:rsidRPr="004342C6">
              <w:rPr>
                <w:rFonts w:cs="Arial"/>
                <w:b/>
              </w:rPr>
              <w:t>newly eligible</w:t>
            </w:r>
            <w:r w:rsidRPr="004342C6">
              <w:rPr>
                <w:rFonts w:cs="Arial"/>
              </w:rPr>
              <w:t xml:space="preserve"> for active MH benefit- Full or partial in HIX.</w:t>
            </w:r>
          </w:p>
          <w:p w14:paraId="67B8C4D2" w14:textId="77777777" w:rsidR="0002418B" w:rsidRPr="004342C6" w:rsidRDefault="0002418B" w:rsidP="0002418B">
            <w:pPr>
              <w:pStyle w:val="ListParagraph"/>
              <w:rPr>
                <w:rFonts w:cs="Arial"/>
              </w:rPr>
            </w:pPr>
            <w:r w:rsidRPr="004342C6">
              <w:rPr>
                <w:rFonts w:cs="Arial"/>
              </w:rPr>
              <w:t>AND</w:t>
            </w:r>
          </w:p>
          <w:p w14:paraId="3663ADC4" w14:textId="77777777" w:rsidR="0002418B" w:rsidRPr="004342C6" w:rsidRDefault="0002418B" w:rsidP="00320B54">
            <w:pPr>
              <w:pStyle w:val="ListParagraph"/>
              <w:numPr>
                <w:ilvl w:val="0"/>
                <w:numId w:val="181"/>
              </w:numPr>
              <w:rPr>
                <w:rFonts w:cs="Arial"/>
              </w:rPr>
            </w:pPr>
            <w:r w:rsidRPr="004342C6">
              <w:rPr>
                <w:rFonts w:cs="Arial"/>
              </w:rPr>
              <w:t xml:space="preserve">Any member’s income used in this member’s MAGI HH is unverified </w:t>
            </w:r>
          </w:p>
          <w:p w14:paraId="290E0D40" w14:textId="77777777" w:rsidR="0002418B" w:rsidRPr="004342C6" w:rsidRDefault="0002418B" w:rsidP="0002418B">
            <w:pPr>
              <w:pStyle w:val="ListParagraph"/>
              <w:rPr>
                <w:rFonts w:cs="Arial"/>
              </w:rPr>
            </w:pPr>
            <w:r w:rsidRPr="004342C6">
              <w:rPr>
                <w:rFonts w:cs="Arial"/>
              </w:rPr>
              <w:t>AND</w:t>
            </w:r>
          </w:p>
          <w:p w14:paraId="1B1F09F3" w14:textId="77777777" w:rsidR="0002418B" w:rsidRPr="004342C6" w:rsidRDefault="0002418B" w:rsidP="00320B54">
            <w:pPr>
              <w:pStyle w:val="ListParagraph"/>
              <w:numPr>
                <w:ilvl w:val="0"/>
                <w:numId w:val="181"/>
              </w:numPr>
              <w:rPr>
                <w:rFonts w:cs="Arial"/>
              </w:rPr>
            </w:pPr>
            <w:r w:rsidRPr="004342C6">
              <w:rPr>
                <w:rFonts w:cs="Arial"/>
              </w:rPr>
              <w:t>The member is not part of the "excluded" population.</w:t>
            </w:r>
          </w:p>
          <w:p w14:paraId="10CD5D83" w14:textId="77777777" w:rsidR="0002418B" w:rsidRPr="004342C6" w:rsidRDefault="0002418B" w:rsidP="0002418B">
            <w:pPr>
              <w:rPr>
                <w:rFonts w:cs="Arial"/>
              </w:rPr>
            </w:pPr>
          </w:p>
          <w:p w14:paraId="50C23F08" w14:textId="4B8A0F94" w:rsidR="00A13FC9" w:rsidRPr="004342C6" w:rsidRDefault="0002418B" w:rsidP="0002418B">
            <w:pPr>
              <w:rPr>
                <w:rFonts w:cs="Arial"/>
              </w:rPr>
            </w:pPr>
            <w:r w:rsidRPr="004342C6">
              <w:rPr>
                <w:rFonts w:cs="Arial"/>
                <w:b/>
              </w:rPr>
              <w:t>Note</w:t>
            </w:r>
            <w:r w:rsidR="007D2C0A">
              <w:rPr>
                <w:rFonts w:cs="Arial"/>
                <w:b/>
              </w:rPr>
              <w:t>s</w:t>
            </w:r>
            <w:r w:rsidRPr="004342C6">
              <w:rPr>
                <w:rFonts w:cs="Arial"/>
              </w:rPr>
              <w:t>:</w:t>
            </w:r>
          </w:p>
          <w:p w14:paraId="298C032D" w14:textId="5C6D1123" w:rsidR="0002418B" w:rsidRPr="004342C6" w:rsidRDefault="0002418B" w:rsidP="00320B54">
            <w:pPr>
              <w:pStyle w:val="ListParagraph"/>
              <w:numPr>
                <w:ilvl w:val="4"/>
                <w:numId w:val="242"/>
              </w:numPr>
              <w:rPr>
                <w:rFonts w:cs="Arial"/>
              </w:rPr>
            </w:pPr>
            <w:r w:rsidRPr="004342C6">
              <w:rPr>
                <w:rFonts w:cs="Arial"/>
              </w:rPr>
              <w:t>MH Eligibility includes eligibility provided due to safe harbor rule.</w:t>
            </w:r>
          </w:p>
          <w:p w14:paraId="6C25C3CA" w14:textId="1AC1970E" w:rsidR="00A13FC9" w:rsidRPr="004342C6" w:rsidRDefault="0002418B" w:rsidP="00320B54">
            <w:pPr>
              <w:pStyle w:val="ListParagraph"/>
              <w:numPr>
                <w:ilvl w:val="4"/>
                <w:numId w:val="242"/>
              </w:numPr>
              <w:rPr>
                <w:rFonts w:cs="Arial"/>
              </w:rPr>
            </w:pPr>
            <w:r w:rsidRPr="004342C6">
              <w:rPr>
                <w:rFonts w:cs="Arial"/>
              </w:rPr>
              <w:t>The member shall be “not eligible” for MH coverage in the above condition</w:t>
            </w:r>
            <w:r w:rsidR="007D2C0A">
              <w:rPr>
                <w:rFonts w:cs="Arial"/>
              </w:rPr>
              <w:t>,</w:t>
            </w:r>
            <w:r w:rsidRPr="004342C6">
              <w:rPr>
                <w:rFonts w:cs="Arial"/>
              </w:rPr>
              <w:t xml:space="preserve"> and CCA eligibility </w:t>
            </w:r>
            <w:r w:rsidR="007D2C0A">
              <w:rPr>
                <w:rFonts w:cs="Arial"/>
              </w:rPr>
              <w:t>will be</w:t>
            </w:r>
            <w:r w:rsidRPr="004342C6">
              <w:rPr>
                <w:rFonts w:cs="Arial"/>
              </w:rPr>
              <w:t xml:space="preserve"> determined based on EPE.FR.02.019</w:t>
            </w:r>
            <w:r w:rsidR="00AD345C" w:rsidRPr="004342C6">
              <w:rPr>
                <w:rFonts w:cs="Arial"/>
              </w:rPr>
              <w:t>.</w:t>
            </w:r>
          </w:p>
          <w:p w14:paraId="2337D867" w14:textId="0FCCC0AA" w:rsidR="00A13FC9" w:rsidRPr="004342C6" w:rsidRDefault="0002418B" w:rsidP="00320B54">
            <w:pPr>
              <w:pStyle w:val="ListParagraph"/>
              <w:numPr>
                <w:ilvl w:val="4"/>
                <w:numId w:val="242"/>
              </w:numPr>
              <w:rPr>
                <w:rFonts w:cs="Arial"/>
              </w:rPr>
            </w:pPr>
            <w:r w:rsidRPr="004342C6">
              <w:rPr>
                <w:rFonts w:cs="Arial"/>
              </w:rPr>
              <w:t xml:space="preserve">Income will be considered as unverified if the “MH MAGI FPL used in PD” is not reasonably compatible based on </w:t>
            </w:r>
            <w:r w:rsidR="007D2C0A">
              <w:rPr>
                <w:rFonts w:cs="Arial"/>
              </w:rPr>
              <w:t xml:space="preserve">the </w:t>
            </w:r>
            <w:r w:rsidRPr="004342C6">
              <w:rPr>
                <w:rFonts w:cs="Arial"/>
              </w:rPr>
              <w:t xml:space="preserve">"MH FPL Threshold Check" Rule when HCR 333 is turned </w:t>
            </w:r>
            <w:r w:rsidR="00A13FC9" w:rsidRPr="004342C6">
              <w:rPr>
                <w:rFonts w:cs="Arial"/>
              </w:rPr>
              <w:t>ON</w:t>
            </w:r>
            <w:r w:rsidR="00AD345C" w:rsidRPr="004342C6">
              <w:rPr>
                <w:rFonts w:cs="Arial"/>
              </w:rPr>
              <w:t>.</w:t>
            </w:r>
          </w:p>
          <w:p w14:paraId="5F223670" w14:textId="3D0805A9" w:rsidR="00A13FC9" w:rsidRPr="004342C6" w:rsidRDefault="0002418B" w:rsidP="00320B54">
            <w:pPr>
              <w:pStyle w:val="ListParagraph"/>
              <w:numPr>
                <w:ilvl w:val="4"/>
                <w:numId w:val="242"/>
              </w:numPr>
              <w:rPr>
                <w:rFonts w:cs="Arial"/>
              </w:rPr>
            </w:pPr>
            <w:r w:rsidRPr="004342C6">
              <w:rPr>
                <w:rFonts w:cs="Arial"/>
              </w:rPr>
              <w:t xml:space="preserve">MH FPL threshold check is an implementation by HCR 333 on </w:t>
            </w:r>
            <w:r w:rsidR="007D2C0A">
              <w:rPr>
                <w:rFonts w:cs="Arial"/>
              </w:rPr>
              <w:t xml:space="preserve">the </w:t>
            </w:r>
            <w:r w:rsidRPr="004342C6">
              <w:rPr>
                <w:rFonts w:cs="Arial"/>
              </w:rPr>
              <w:t>MAGI HH level.</w:t>
            </w:r>
          </w:p>
          <w:p w14:paraId="11A35A31" w14:textId="3E8F4C4A" w:rsidR="0002418B" w:rsidRPr="004342C6" w:rsidRDefault="0002418B" w:rsidP="00320B54">
            <w:pPr>
              <w:pStyle w:val="ListParagraph"/>
              <w:numPr>
                <w:ilvl w:val="4"/>
                <w:numId w:val="242"/>
              </w:numPr>
              <w:rPr>
                <w:rFonts w:cs="Arial"/>
              </w:rPr>
            </w:pPr>
            <w:r w:rsidRPr="004342C6">
              <w:rPr>
                <w:rFonts w:cs="Arial"/>
              </w:rPr>
              <w:t>As per 10% Threshold Rule (independent of HCR 357 and HCR333): Income used for MH FPL is NOT Reasonably Compatible if there is at least one Member with Active income RFI in this Member’s MH HH.</w:t>
            </w:r>
          </w:p>
          <w:p w14:paraId="42C7CDFC" w14:textId="77777777" w:rsidR="0002418B" w:rsidRPr="004342C6" w:rsidRDefault="0002418B" w:rsidP="00320B54">
            <w:pPr>
              <w:pStyle w:val="ListParagraph"/>
              <w:numPr>
                <w:ilvl w:val="4"/>
                <w:numId w:val="242"/>
              </w:numPr>
              <w:rPr>
                <w:rFonts w:cs="Arial"/>
              </w:rPr>
            </w:pPr>
            <w:r w:rsidRPr="004342C6">
              <w:rPr>
                <w:rFonts w:cs="Arial"/>
              </w:rPr>
              <w:t>As per HCR 357: Income used for MH MAGI FPL is NOT Reasonably Compatible if there is at least one Member with Active income RFI in this Member’s MH HH.</w:t>
            </w:r>
          </w:p>
          <w:p w14:paraId="26413864" w14:textId="77777777" w:rsidR="009661CD" w:rsidRPr="004342C6" w:rsidRDefault="0002418B" w:rsidP="00320B54">
            <w:pPr>
              <w:pStyle w:val="ListParagraph"/>
              <w:numPr>
                <w:ilvl w:val="4"/>
                <w:numId w:val="242"/>
              </w:numPr>
              <w:rPr>
                <w:rFonts w:cs="Arial"/>
              </w:rPr>
            </w:pPr>
            <w:r w:rsidRPr="004342C6">
              <w:rPr>
                <w:rFonts w:cs="Arial"/>
              </w:rPr>
              <w:t>As per HCR 333: Income used for MH MAGI FPL is NOT Reasonably Compatible if it is NOT Reasonably Compatible as per “MH FPL Threshold” check rule</w:t>
            </w:r>
          </w:p>
          <w:p w14:paraId="352F6502" w14:textId="6B183639" w:rsidR="00AD345C" w:rsidRPr="004342C6" w:rsidRDefault="009661CD" w:rsidP="00320B54">
            <w:pPr>
              <w:pStyle w:val="NumberedNormal"/>
              <w:numPr>
                <w:ilvl w:val="4"/>
                <w:numId w:val="242"/>
              </w:numPr>
              <w:rPr>
                <w:rFonts w:ascii="Arial" w:hAnsi="Arial" w:cs="Arial"/>
              </w:rPr>
            </w:pPr>
            <w:r w:rsidRPr="004342C6">
              <w:rPr>
                <w:rFonts w:ascii="Arial" w:eastAsiaTheme="minorHAnsi" w:hAnsi="Arial" w:cs="Arial"/>
                <w:sz w:val="22"/>
                <w:szCs w:val="22"/>
              </w:rPr>
              <w:t>Refer</w:t>
            </w:r>
            <w:r w:rsidRPr="004342C6">
              <w:rPr>
                <w:rFonts w:ascii="Arial" w:eastAsiaTheme="minorHAnsi" w:hAnsi="Arial" w:cs="Arial"/>
              </w:rPr>
              <w:t xml:space="preserve"> </w:t>
            </w:r>
            <w:hyperlink w:anchor="MHPEND" w:history="1">
              <w:r w:rsidRPr="004342C6">
                <w:rPr>
                  <w:rStyle w:val="Hyperlink"/>
                  <w:rFonts w:ascii="Arial" w:eastAsiaTheme="minorHAnsi" w:hAnsi="Arial" w:cs="Arial"/>
                </w:rPr>
                <w:t>Flow diagram</w:t>
              </w:r>
            </w:hyperlink>
            <w:r w:rsidRPr="004342C6">
              <w:rPr>
                <w:rFonts w:ascii="Arial" w:eastAsiaTheme="minorHAnsi" w:hAnsi="Arial" w:cs="Arial"/>
              </w:rPr>
              <w:t xml:space="preserve"> </w:t>
            </w:r>
            <w:r w:rsidRPr="004342C6">
              <w:rPr>
                <w:rFonts w:ascii="Arial" w:eastAsiaTheme="minorHAnsi" w:hAnsi="Arial" w:cs="Arial"/>
                <w:sz w:val="22"/>
                <w:szCs w:val="22"/>
              </w:rPr>
              <w:t xml:space="preserve">for </w:t>
            </w:r>
            <w:r w:rsidR="007D2C0A">
              <w:rPr>
                <w:rFonts w:ascii="Arial" w:eastAsiaTheme="minorHAnsi" w:hAnsi="Arial" w:cs="Arial"/>
                <w:sz w:val="22"/>
                <w:szCs w:val="22"/>
              </w:rPr>
              <w:t xml:space="preserve">an </w:t>
            </w:r>
            <w:r w:rsidRPr="004342C6">
              <w:rPr>
                <w:rFonts w:ascii="Arial" w:eastAsiaTheme="minorHAnsi" w:hAnsi="Arial" w:cs="Arial"/>
                <w:sz w:val="22"/>
                <w:szCs w:val="22"/>
              </w:rPr>
              <w:t>end to end MH pend rules</w:t>
            </w:r>
            <w:r w:rsidR="007D2C0A">
              <w:rPr>
                <w:rFonts w:ascii="Arial" w:eastAsiaTheme="minorHAnsi" w:hAnsi="Arial" w:cs="Arial"/>
                <w:sz w:val="22"/>
                <w:szCs w:val="22"/>
              </w:rPr>
              <w:t>.</w:t>
            </w:r>
          </w:p>
        </w:tc>
      </w:tr>
      <w:tr w:rsidR="0002418B" w:rsidRPr="004342C6" w14:paraId="4A26E7DD" w14:textId="77777777" w:rsidTr="007768B5">
        <w:trPr>
          <w:trHeight w:val="314"/>
        </w:trPr>
        <w:tc>
          <w:tcPr>
            <w:tcW w:w="2557" w:type="dxa"/>
            <w:shd w:val="clear" w:color="000000" w:fill="FFFFFF"/>
          </w:tcPr>
          <w:p w14:paraId="7AB6E57A" w14:textId="64F24334" w:rsidR="0002418B" w:rsidRPr="004342C6" w:rsidRDefault="0002418B" w:rsidP="0002418B">
            <w:pPr>
              <w:contextualSpacing w:val="0"/>
              <w:jc w:val="center"/>
              <w:rPr>
                <w:rFonts w:eastAsia="Times New Roman" w:cs="Arial"/>
                <w:color w:val="000000"/>
              </w:rPr>
            </w:pPr>
            <w:r w:rsidRPr="004342C6">
              <w:rPr>
                <w:rFonts w:cs="Arial"/>
              </w:rPr>
              <w:t>EPE.FR.02.002</w:t>
            </w:r>
          </w:p>
        </w:tc>
        <w:tc>
          <w:tcPr>
            <w:tcW w:w="7024" w:type="dxa"/>
            <w:shd w:val="clear" w:color="000000" w:fill="FFFFFF"/>
          </w:tcPr>
          <w:p w14:paraId="1D9C9BE0" w14:textId="77777777" w:rsidR="0002418B" w:rsidRPr="004342C6" w:rsidRDefault="0002418B" w:rsidP="0002418B">
            <w:pPr>
              <w:spacing w:before="120" w:after="120"/>
              <w:rPr>
                <w:rFonts w:cs="Arial"/>
              </w:rPr>
            </w:pPr>
            <w:r w:rsidRPr="004342C6">
              <w:rPr>
                <w:rFonts w:cs="Arial"/>
              </w:rPr>
              <w:t xml:space="preserve">The system shall </w:t>
            </w:r>
            <w:r w:rsidRPr="004342C6">
              <w:rPr>
                <w:rFonts w:cs="Arial"/>
                <w:b/>
              </w:rPr>
              <w:t xml:space="preserve">not pend </w:t>
            </w:r>
            <w:r w:rsidRPr="004342C6">
              <w:rPr>
                <w:rFonts w:cs="Arial"/>
              </w:rPr>
              <w:t>re-determined MH benefits for a member when all the following conditions are met:</w:t>
            </w:r>
          </w:p>
          <w:p w14:paraId="1C1496A0" w14:textId="34A1F557" w:rsidR="0002418B" w:rsidRPr="004342C6" w:rsidRDefault="0002418B" w:rsidP="00320B54">
            <w:pPr>
              <w:pStyle w:val="ListParagraph"/>
              <w:numPr>
                <w:ilvl w:val="0"/>
                <w:numId w:val="182"/>
              </w:numPr>
              <w:spacing w:before="120" w:after="120"/>
              <w:rPr>
                <w:rFonts w:cs="Arial"/>
              </w:rPr>
            </w:pPr>
            <w:r w:rsidRPr="004342C6">
              <w:rPr>
                <w:rFonts w:cs="Arial"/>
              </w:rPr>
              <w:t>The member is currently receiving MH benefit</w:t>
            </w:r>
            <w:r w:rsidR="007D2C0A">
              <w:rPr>
                <w:rFonts w:cs="Arial"/>
              </w:rPr>
              <w:t>s</w:t>
            </w:r>
            <w:r w:rsidRPr="004342C6">
              <w:rPr>
                <w:rFonts w:cs="Arial"/>
              </w:rPr>
              <w:t>.</w:t>
            </w:r>
          </w:p>
          <w:p w14:paraId="5CE33F15" w14:textId="77777777" w:rsidR="0002418B" w:rsidRPr="004342C6" w:rsidRDefault="0002418B" w:rsidP="0002418B">
            <w:pPr>
              <w:pStyle w:val="ListParagraph"/>
              <w:spacing w:before="120" w:after="120"/>
              <w:rPr>
                <w:rFonts w:cs="Arial"/>
              </w:rPr>
            </w:pPr>
            <w:r w:rsidRPr="004342C6">
              <w:rPr>
                <w:rFonts w:cs="Arial"/>
              </w:rPr>
              <w:t>AND</w:t>
            </w:r>
          </w:p>
          <w:p w14:paraId="14F7E2FF" w14:textId="77777777" w:rsidR="0002418B" w:rsidRPr="004342C6" w:rsidRDefault="0002418B" w:rsidP="00320B54">
            <w:pPr>
              <w:pStyle w:val="ListParagraph"/>
              <w:numPr>
                <w:ilvl w:val="0"/>
                <w:numId w:val="182"/>
              </w:numPr>
              <w:spacing w:before="120" w:after="120"/>
              <w:rPr>
                <w:rFonts w:cs="Arial"/>
              </w:rPr>
            </w:pPr>
            <w:r w:rsidRPr="004342C6">
              <w:rPr>
                <w:rFonts w:cs="Arial"/>
              </w:rPr>
              <w:t>The member is not part of the "excluded" population.</w:t>
            </w:r>
          </w:p>
          <w:p w14:paraId="04CC065D" w14:textId="77777777" w:rsidR="0002418B" w:rsidRPr="004342C6" w:rsidRDefault="0002418B" w:rsidP="0002418B">
            <w:pPr>
              <w:pStyle w:val="ListParagraph"/>
              <w:jc w:val="both"/>
              <w:rPr>
                <w:rFonts w:cs="Arial"/>
              </w:rPr>
            </w:pPr>
            <w:r w:rsidRPr="004342C6">
              <w:rPr>
                <w:rFonts w:cs="Arial"/>
              </w:rPr>
              <w:t>AND</w:t>
            </w:r>
          </w:p>
          <w:p w14:paraId="221CDA54" w14:textId="77777777" w:rsidR="0002418B" w:rsidRPr="004342C6" w:rsidRDefault="0002418B" w:rsidP="00320B54">
            <w:pPr>
              <w:pStyle w:val="ListParagraph"/>
              <w:numPr>
                <w:ilvl w:val="0"/>
                <w:numId w:val="182"/>
              </w:numPr>
              <w:jc w:val="both"/>
              <w:rPr>
                <w:rFonts w:cs="Arial"/>
              </w:rPr>
            </w:pPr>
            <w:r w:rsidRPr="004342C6">
              <w:rPr>
                <w:rFonts w:cs="Arial"/>
              </w:rPr>
              <w:t xml:space="preserve">Any member’s income used in this member’s MAGI HH is unverified </w:t>
            </w:r>
          </w:p>
          <w:p w14:paraId="47F0995D" w14:textId="77777777" w:rsidR="0002418B" w:rsidRPr="004342C6" w:rsidRDefault="0002418B" w:rsidP="0002418B">
            <w:pPr>
              <w:pStyle w:val="ListParagraph"/>
              <w:spacing w:before="120" w:after="120"/>
              <w:rPr>
                <w:rFonts w:cs="Arial"/>
              </w:rPr>
            </w:pPr>
            <w:r w:rsidRPr="004342C6">
              <w:rPr>
                <w:rFonts w:cs="Arial"/>
              </w:rPr>
              <w:t>AND</w:t>
            </w:r>
          </w:p>
          <w:p w14:paraId="74385E3F" w14:textId="13BDA48F" w:rsidR="0002418B" w:rsidRPr="004342C6" w:rsidRDefault="0002418B" w:rsidP="00320B54">
            <w:pPr>
              <w:pStyle w:val="ListParagraph"/>
              <w:numPr>
                <w:ilvl w:val="0"/>
                <w:numId w:val="182"/>
              </w:numPr>
              <w:spacing w:before="120" w:after="120"/>
              <w:rPr>
                <w:rFonts w:cs="Arial"/>
              </w:rPr>
            </w:pPr>
            <w:r w:rsidRPr="004342C6">
              <w:rPr>
                <w:rFonts w:cs="Arial"/>
              </w:rPr>
              <w:t xml:space="preserve">The new MH eligibility is identified either as </w:t>
            </w:r>
            <w:r w:rsidR="007D2C0A">
              <w:rPr>
                <w:rFonts w:cs="Arial"/>
              </w:rPr>
              <w:t xml:space="preserve">a </w:t>
            </w:r>
            <w:r w:rsidRPr="004342C6">
              <w:rPr>
                <w:rFonts w:cs="Arial"/>
                <w:b/>
              </w:rPr>
              <w:t>downgrade</w:t>
            </w:r>
            <w:r w:rsidR="007D2C0A">
              <w:rPr>
                <w:rFonts w:cs="Arial"/>
                <w:b/>
              </w:rPr>
              <w:t>,</w:t>
            </w:r>
            <w:r w:rsidRPr="004342C6">
              <w:rPr>
                <w:rFonts w:cs="Arial"/>
                <w:b/>
              </w:rPr>
              <w:t xml:space="preserve"> or same aid category</w:t>
            </w:r>
            <w:r w:rsidRPr="004342C6">
              <w:rPr>
                <w:rFonts w:cs="Arial"/>
              </w:rPr>
              <w:t xml:space="preserve"> as compared to the currently awarded MH benefits OR the member is eligible for QHP coverage with no MH</w:t>
            </w:r>
            <w:r w:rsidR="007D2C0A">
              <w:rPr>
                <w:rFonts w:cs="Arial"/>
              </w:rPr>
              <w:t>.</w:t>
            </w:r>
            <w:r w:rsidRPr="004342C6">
              <w:rPr>
                <w:rFonts w:cs="Arial"/>
              </w:rPr>
              <w:t>"</w:t>
            </w:r>
          </w:p>
          <w:p w14:paraId="6701604C" w14:textId="6D5EB353" w:rsidR="009661CD" w:rsidRPr="004342C6" w:rsidRDefault="009661CD" w:rsidP="0002418B">
            <w:pPr>
              <w:rPr>
                <w:rFonts w:cs="Arial"/>
                <w:b/>
              </w:rPr>
            </w:pPr>
            <w:r w:rsidRPr="004342C6">
              <w:rPr>
                <w:rFonts w:cs="Arial"/>
                <w:b/>
              </w:rPr>
              <w:t>Note</w:t>
            </w:r>
            <w:r w:rsidR="007D2C0A">
              <w:rPr>
                <w:rFonts w:cs="Arial"/>
                <w:b/>
              </w:rPr>
              <w:t>s</w:t>
            </w:r>
            <w:r w:rsidR="00AD345C" w:rsidRPr="004342C6">
              <w:rPr>
                <w:rFonts w:cs="Arial"/>
                <w:b/>
              </w:rPr>
              <w:t>:</w:t>
            </w:r>
          </w:p>
          <w:p w14:paraId="0CBF07C4" w14:textId="77777777" w:rsidR="009661CD" w:rsidRPr="004342C6" w:rsidRDefault="0002418B" w:rsidP="00AD345C">
            <w:pPr>
              <w:pStyle w:val="ListParagraph"/>
              <w:numPr>
                <w:ilvl w:val="3"/>
                <w:numId w:val="13"/>
              </w:numPr>
              <w:rPr>
                <w:rFonts w:cs="Arial"/>
              </w:rPr>
            </w:pPr>
            <w:r w:rsidRPr="004342C6">
              <w:rPr>
                <w:rFonts w:cs="Arial"/>
              </w:rPr>
              <w:lastRenderedPageBreak/>
              <w:t>The eligibility of MH benefit includes the eligibility via safe harbor rule.</w:t>
            </w:r>
          </w:p>
          <w:p w14:paraId="45F2E71F" w14:textId="1799AA45" w:rsidR="0002418B" w:rsidRPr="004342C6" w:rsidRDefault="0002418B" w:rsidP="00AD345C">
            <w:pPr>
              <w:pStyle w:val="ListParagraph"/>
              <w:numPr>
                <w:ilvl w:val="3"/>
                <w:numId w:val="13"/>
              </w:numPr>
              <w:rPr>
                <w:rFonts w:cs="Arial"/>
              </w:rPr>
            </w:pPr>
            <w:r w:rsidRPr="004342C6">
              <w:rPr>
                <w:rFonts w:cs="Arial"/>
              </w:rPr>
              <w:t>Submission of eligibility can due to any action. Example Re-Run eligibility, Any systematic determination.</w:t>
            </w:r>
          </w:p>
          <w:p w14:paraId="55F59A22" w14:textId="3D0901F3" w:rsidR="0002418B" w:rsidRPr="004342C6" w:rsidRDefault="0002418B" w:rsidP="009661CD">
            <w:pPr>
              <w:rPr>
                <w:rFonts w:cs="Arial"/>
              </w:rPr>
            </w:pPr>
          </w:p>
        </w:tc>
      </w:tr>
      <w:tr w:rsidR="0002418B" w:rsidRPr="004342C6" w14:paraId="4B4D8AC8" w14:textId="77777777" w:rsidTr="007768B5">
        <w:trPr>
          <w:trHeight w:val="314"/>
        </w:trPr>
        <w:tc>
          <w:tcPr>
            <w:tcW w:w="2557" w:type="dxa"/>
            <w:shd w:val="clear" w:color="000000" w:fill="FFFFFF"/>
          </w:tcPr>
          <w:p w14:paraId="5199D723" w14:textId="08DB32D3" w:rsidR="0002418B" w:rsidRPr="004342C6" w:rsidRDefault="0002418B" w:rsidP="0002418B">
            <w:pPr>
              <w:contextualSpacing w:val="0"/>
              <w:jc w:val="center"/>
              <w:rPr>
                <w:rFonts w:cs="Arial"/>
              </w:rPr>
            </w:pPr>
            <w:r w:rsidRPr="004342C6">
              <w:rPr>
                <w:rFonts w:eastAsia="Times New Roman" w:cs="Arial"/>
                <w:color w:val="000000"/>
              </w:rPr>
              <w:lastRenderedPageBreak/>
              <w:t>EPE.FR.02.003</w:t>
            </w:r>
          </w:p>
        </w:tc>
        <w:tc>
          <w:tcPr>
            <w:tcW w:w="7024" w:type="dxa"/>
            <w:shd w:val="clear" w:color="000000" w:fill="FFFFFF"/>
          </w:tcPr>
          <w:p w14:paraId="26783759" w14:textId="65126BE4" w:rsidR="0002418B" w:rsidRPr="004342C6" w:rsidRDefault="0002418B" w:rsidP="0002418B">
            <w:pPr>
              <w:jc w:val="both"/>
              <w:rPr>
                <w:rFonts w:cs="Arial"/>
              </w:rPr>
            </w:pPr>
            <w:r w:rsidRPr="004342C6">
              <w:rPr>
                <w:rFonts w:cs="Arial"/>
              </w:rPr>
              <w:t xml:space="preserve">The system shall set </w:t>
            </w:r>
            <w:r w:rsidR="007D2C0A">
              <w:rPr>
                <w:rFonts w:cs="Arial"/>
              </w:rPr>
              <w:t xml:space="preserve">the </w:t>
            </w:r>
            <w:r w:rsidRPr="004342C6">
              <w:rPr>
                <w:rFonts w:cs="Arial"/>
              </w:rPr>
              <w:t xml:space="preserve">“MH Pending” status as No for the member who fulfills the condition in EPE.FR.02.002. </w:t>
            </w:r>
          </w:p>
          <w:p w14:paraId="6CF0233A" w14:textId="77777777" w:rsidR="0002418B" w:rsidRPr="004342C6" w:rsidRDefault="0002418B" w:rsidP="0002418B">
            <w:pPr>
              <w:jc w:val="both"/>
              <w:rPr>
                <w:rFonts w:cs="Arial"/>
              </w:rPr>
            </w:pPr>
          </w:p>
          <w:p w14:paraId="2D34527F" w14:textId="3F47E8CB" w:rsidR="0002418B" w:rsidRPr="004342C6" w:rsidRDefault="0002418B" w:rsidP="0002418B">
            <w:pPr>
              <w:rPr>
                <w:rFonts w:cs="Arial"/>
              </w:rPr>
            </w:pPr>
            <w:r w:rsidRPr="004342C6">
              <w:rPr>
                <w:rFonts w:cs="Arial"/>
                <w:b/>
                <w:bCs/>
              </w:rPr>
              <w:t>Note</w:t>
            </w:r>
            <w:r w:rsidRPr="004342C6">
              <w:rPr>
                <w:rFonts w:cs="Arial"/>
              </w:rPr>
              <w:t xml:space="preserve">: They will </w:t>
            </w:r>
            <w:r w:rsidR="007D2C0A">
              <w:rPr>
                <w:rFonts w:cs="Arial"/>
              </w:rPr>
              <w:t>still be</w:t>
            </w:r>
            <w:r w:rsidRPr="004342C6">
              <w:rPr>
                <w:rFonts w:cs="Arial"/>
              </w:rPr>
              <w:t xml:space="preserve"> in MH provisional or QHP provisional eligibility (Whichever applicable).</w:t>
            </w:r>
          </w:p>
        </w:tc>
      </w:tr>
      <w:tr w:rsidR="0002418B" w:rsidRPr="004342C6" w14:paraId="2F82E0B8" w14:textId="77777777" w:rsidTr="007768B5">
        <w:trPr>
          <w:trHeight w:val="314"/>
        </w:trPr>
        <w:tc>
          <w:tcPr>
            <w:tcW w:w="2557" w:type="dxa"/>
            <w:shd w:val="clear" w:color="000000" w:fill="FFFFFF"/>
          </w:tcPr>
          <w:p w14:paraId="78D200C8" w14:textId="0EAD1482"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EPE.FR.02.004</w:t>
            </w:r>
          </w:p>
        </w:tc>
        <w:tc>
          <w:tcPr>
            <w:tcW w:w="7024" w:type="dxa"/>
            <w:shd w:val="clear" w:color="000000" w:fill="FFFFFF"/>
          </w:tcPr>
          <w:p w14:paraId="799F6F2B" w14:textId="319433F3" w:rsidR="0002418B" w:rsidRPr="004342C6" w:rsidRDefault="0002418B" w:rsidP="0002418B">
            <w:pPr>
              <w:jc w:val="both"/>
              <w:rPr>
                <w:rFonts w:cs="Arial"/>
              </w:rPr>
            </w:pPr>
            <w:r w:rsidRPr="004342C6">
              <w:rPr>
                <w:rFonts w:cs="Arial"/>
              </w:rPr>
              <w:t xml:space="preserve">The </w:t>
            </w:r>
            <w:r w:rsidR="007D2C0A">
              <w:rPr>
                <w:rFonts w:cs="Arial"/>
              </w:rPr>
              <w:t>s</w:t>
            </w:r>
            <w:r w:rsidRPr="004342C6">
              <w:rPr>
                <w:rFonts w:cs="Arial"/>
              </w:rPr>
              <w:t xml:space="preserve">ystem shall </w:t>
            </w:r>
            <w:r w:rsidRPr="004342C6">
              <w:rPr>
                <w:rFonts w:cs="Arial"/>
                <w:b/>
              </w:rPr>
              <w:t>pend</w:t>
            </w:r>
            <w:r w:rsidRPr="004342C6">
              <w:rPr>
                <w:rFonts w:cs="Arial"/>
              </w:rPr>
              <w:t xml:space="preserve"> giving </w:t>
            </w:r>
            <w:r w:rsidRPr="004342C6">
              <w:rPr>
                <w:rFonts w:cs="Arial"/>
                <w:b/>
              </w:rPr>
              <w:t>upgraded MH benefit</w:t>
            </w:r>
            <w:r w:rsidRPr="004342C6">
              <w:rPr>
                <w:rFonts w:cs="Arial"/>
              </w:rPr>
              <w:t>, either Full or Partial, to a member when all the following conditions are met:</w:t>
            </w:r>
          </w:p>
          <w:p w14:paraId="7478B22A" w14:textId="77777777" w:rsidR="0002418B" w:rsidRPr="004342C6" w:rsidRDefault="0002418B" w:rsidP="00320B54">
            <w:pPr>
              <w:pStyle w:val="ListParagraph"/>
              <w:numPr>
                <w:ilvl w:val="0"/>
                <w:numId w:val="183"/>
              </w:numPr>
              <w:spacing w:before="120" w:after="120"/>
              <w:rPr>
                <w:rFonts w:cs="Arial"/>
              </w:rPr>
            </w:pPr>
            <w:r w:rsidRPr="004342C6">
              <w:rPr>
                <w:rFonts w:cs="Arial"/>
              </w:rPr>
              <w:t>The member is eligible for active MH benefit in HIX.</w:t>
            </w:r>
          </w:p>
          <w:p w14:paraId="5557E4AD" w14:textId="77777777" w:rsidR="0002418B" w:rsidRPr="004342C6" w:rsidRDefault="0002418B" w:rsidP="0002418B">
            <w:pPr>
              <w:pStyle w:val="ListParagraph"/>
              <w:spacing w:before="120" w:after="120"/>
              <w:rPr>
                <w:rFonts w:cs="Arial"/>
              </w:rPr>
            </w:pPr>
            <w:r w:rsidRPr="004342C6">
              <w:rPr>
                <w:rFonts w:cs="Arial"/>
              </w:rPr>
              <w:t>AND</w:t>
            </w:r>
          </w:p>
          <w:p w14:paraId="27EC9E96" w14:textId="77777777" w:rsidR="0002418B" w:rsidRPr="004342C6" w:rsidRDefault="0002418B" w:rsidP="00320B54">
            <w:pPr>
              <w:pStyle w:val="ListParagraph"/>
              <w:numPr>
                <w:ilvl w:val="0"/>
                <w:numId w:val="183"/>
              </w:numPr>
              <w:spacing w:before="120" w:after="120"/>
              <w:rPr>
                <w:rFonts w:cs="Arial"/>
              </w:rPr>
            </w:pPr>
            <w:r w:rsidRPr="004342C6">
              <w:rPr>
                <w:rFonts w:cs="Arial"/>
              </w:rPr>
              <w:t>The member is not part of the "excluded" population.</w:t>
            </w:r>
          </w:p>
          <w:p w14:paraId="3B8C9CE3" w14:textId="77777777" w:rsidR="0002418B" w:rsidRPr="004342C6" w:rsidRDefault="0002418B" w:rsidP="0002418B">
            <w:pPr>
              <w:pStyle w:val="ListParagraph"/>
              <w:spacing w:before="120" w:after="120"/>
              <w:rPr>
                <w:rFonts w:cs="Arial"/>
              </w:rPr>
            </w:pPr>
            <w:r w:rsidRPr="004342C6">
              <w:rPr>
                <w:rFonts w:cs="Arial"/>
              </w:rPr>
              <w:t>AND</w:t>
            </w:r>
          </w:p>
          <w:p w14:paraId="1C6B7361" w14:textId="77777777" w:rsidR="0002418B" w:rsidRPr="004342C6" w:rsidRDefault="0002418B" w:rsidP="00320B54">
            <w:pPr>
              <w:pStyle w:val="ListParagraph"/>
              <w:numPr>
                <w:ilvl w:val="0"/>
                <w:numId w:val="183"/>
              </w:numPr>
              <w:spacing w:before="120" w:after="120"/>
              <w:rPr>
                <w:rFonts w:cs="Arial"/>
              </w:rPr>
            </w:pPr>
            <w:r w:rsidRPr="004342C6">
              <w:rPr>
                <w:rFonts w:cs="Arial"/>
              </w:rPr>
              <w:t>Any member’s income used in this member’s MAGI HH is unverified.</w:t>
            </w:r>
          </w:p>
          <w:p w14:paraId="61360B94" w14:textId="77777777" w:rsidR="0002418B" w:rsidRPr="004342C6" w:rsidRDefault="0002418B" w:rsidP="0002418B">
            <w:pPr>
              <w:pStyle w:val="ListParagraph"/>
              <w:spacing w:before="120" w:after="120"/>
              <w:rPr>
                <w:rFonts w:cs="Arial"/>
              </w:rPr>
            </w:pPr>
            <w:r w:rsidRPr="004342C6">
              <w:rPr>
                <w:rFonts w:cs="Arial"/>
              </w:rPr>
              <w:t>AND</w:t>
            </w:r>
          </w:p>
          <w:p w14:paraId="71672792" w14:textId="77777777" w:rsidR="0002418B" w:rsidRPr="004342C6" w:rsidRDefault="0002418B" w:rsidP="00320B54">
            <w:pPr>
              <w:pStyle w:val="ListParagraph"/>
              <w:numPr>
                <w:ilvl w:val="0"/>
                <w:numId w:val="183"/>
              </w:numPr>
              <w:spacing w:before="120" w:after="120"/>
              <w:rPr>
                <w:rFonts w:cs="Arial"/>
              </w:rPr>
            </w:pPr>
            <w:r w:rsidRPr="004342C6">
              <w:rPr>
                <w:rFonts w:cs="Arial"/>
              </w:rPr>
              <w:t xml:space="preserve">The new MH eligibility benefit is identified as an </w:t>
            </w:r>
            <w:r w:rsidRPr="004342C6">
              <w:rPr>
                <w:rFonts w:cs="Arial"/>
                <w:b/>
              </w:rPr>
              <w:t xml:space="preserve">upgraded MH Benefit </w:t>
            </w:r>
            <w:r w:rsidRPr="004342C6">
              <w:rPr>
                <w:rFonts w:cs="Arial"/>
              </w:rPr>
              <w:t>as compared to the currently awarded MH benefits.</w:t>
            </w:r>
          </w:p>
          <w:p w14:paraId="1D660114" w14:textId="77777777" w:rsidR="0002418B" w:rsidRPr="004342C6" w:rsidRDefault="0002418B" w:rsidP="0002418B">
            <w:pPr>
              <w:jc w:val="both"/>
              <w:rPr>
                <w:rFonts w:cs="Arial"/>
              </w:rPr>
            </w:pPr>
          </w:p>
          <w:p w14:paraId="3CB60FA4" w14:textId="0218FA4F" w:rsidR="0002418B" w:rsidRPr="004342C6" w:rsidRDefault="0002418B" w:rsidP="00AD345C">
            <w:pPr>
              <w:jc w:val="both"/>
              <w:rPr>
                <w:rFonts w:cs="Arial"/>
              </w:rPr>
            </w:pPr>
            <w:r w:rsidRPr="004342C6">
              <w:rPr>
                <w:rFonts w:cs="Arial"/>
                <w:b/>
                <w:bCs/>
              </w:rPr>
              <w:t>Note</w:t>
            </w:r>
            <w:r w:rsidRPr="004342C6">
              <w:rPr>
                <w:rFonts w:cs="Arial"/>
              </w:rPr>
              <w:t>: The member will be determined “MH pending</w:t>
            </w:r>
            <w:r w:rsidR="007D2C0A">
              <w:rPr>
                <w:rFonts w:cs="Arial"/>
              </w:rPr>
              <w:t>,</w:t>
            </w:r>
            <w:r w:rsidRPr="004342C6">
              <w:rPr>
                <w:rFonts w:cs="Arial"/>
              </w:rPr>
              <w:t>” and status will be set as “Yes</w:t>
            </w:r>
            <w:r w:rsidR="007D2C0A">
              <w:rPr>
                <w:rFonts w:cs="Arial"/>
              </w:rPr>
              <w:t>.”</w:t>
            </w:r>
          </w:p>
        </w:tc>
      </w:tr>
      <w:tr w:rsidR="0002418B" w:rsidRPr="004342C6" w14:paraId="77DBF087" w14:textId="77777777" w:rsidTr="007768B5">
        <w:trPr>
          <w:trHeight w:val="314"/>
        </w:trPr>
        <w:tc>
          <w:tcPr>
            <w:tcW w:w="2557" w:type="dxa"/>
            <w:shd w:val="clear" w:color="000000" w:fill="FFFFFF"/>
          </w:tcPr>
          <w:p w14:paraId="4AF3BA06" w14:textId="12F80E88" w:rsidR="0002418B" w:rsidRPr="004342C6" w:rsidRDefault="0002418B" w:rsidP="0002418B">
            <w:pPr>
              <w:contextualSpacing w:val="0"/>
              <w:jc w:val="center"/>
              <w:rPr>
                <w:rFonts w:cs="Arial"/>
                <w:lang w:eastAsia="en-IN"/>
              </w:rPr>
            </w:pPr>
            <w:r w:rsidRPr="004342C6">
              <w:rPr>
                <w:rFonts w:eastAsia="Times New Roman" w:cs="Arial"/>
                <w:color w:val="000000"/>
              </w:rPr>
              <w:t>EPE.FR.02.017</w:t>
            </w:r>
          </w:p>
        </w:tc>
        <w:tc>
          <w:tcPr>
            <w:tcW w:w="7024" w:type="dxa"/>
            <w:shd w:val="clear" w:color="000000" w:fill="FFFFFF"/>
          </w:tcPr>
          <w:p w14:paraId="5C4343BB" w14:textId="5C02039B" w:rsidR="0002418B" w:rsidRPr="004342C6" w:rsidRDefault="0002418B" w:rsidP="0002418B">
            <w:pPr>
              <w:jc w:val="both"/>
              <w:rPr>
                <w:rFonts w:cs="Arial"/>
                <w:b/>
              </w:rPr>
            </w:pPr>
            <w:r w:rsidRPr="004342C6">
              <w:rPr>
                <w:rFonts w:cs="Arial"/>
              </w:rPr>
              <w:t xml:space="preserve">When </w:t>
            </w:r>
            <w:r w:rsidR="007D2C0A">
              <w:rPr>
                <w:rFonts w:cs="Arial"/>
              </w:rPr>
              <w:t xml:space="preserve">the </w:t>
            </w:r>
            <w:r w:rsidRPr="004342C6">
              <w:rPr>
                <w:rFonts w:cs="Arial"/>
              </w:rPr>
              <w:t>member is determined “MH pending</w:t>
            </w:r>
            <w:r w:rsidR="007D2C0A">
              <w:rPr>
                <w:rFonts w:cs="Arial"/>
              </w:rPr>
              <w:t>,”</w:t>
            </w:r>
            <w:r w:rsidRPr="004342C6">
              <w:rPr>
                <w:rFonts w:cs="Arial"/>
              </w:rPr>
              <w:t xml:space="preserve"> then the system shall maintain the currently awarded full MH coverage and shall not execute CCA rules for the individual, if the member's current eligibility is </w:t>
            </w:r>
            <w:r w:rsidRPr="004342C6">
              <w:rPr>
                <w:rFonts w:cs="Arial"/>
                <w:b/>
              </w:rPr>
              <w:t>full MassHealth.</w:t>
            </w:r>
          </w:p>
          <w:p w14:paraId="0C717681" w14:textId="5152458E" w:rsidR="0002418B" w:rsidRPr="004342C6" w:rsidRDefault="0002418B" w:rsidP="0002418B">
            <w:pPr>
              <w:pStyle w:val="ListParagraph"/>
              <w:ind w:left="360"/>
              <w:rPr>
                <w:rFonts w:cs="Arial"/>
                <w:lang w:eastAsia="en-IN"/>
              </w:rPr>
            </w:pPr>
          </w:p>
        </w:tc>
      </w:tr>
      <w:tr w:rsidR="0002418B" w:rsidRPr="004342C6" w14:paraId="11AB8050" w14:textId="77777777" w:rsidTr="007768B5">
        <w:trPr>
          <w:trHeight w:val="314"/>
        </w:trPr>
        <w:tc>
          <w:tcPr>
            <w:tcW w:w="2557" w:type="dxa"/>
            <w:shd w:val="clear" w:color="000000" w:fill="FFFFFF"/>
          </w:tcPr>
          <w:p w14:paraId="4BA76EAF" w14:textId="24AE2A33"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EPE.FR.02.018</w:t>
            </w:r>
          </w:p>
        </w:tc>
        <w:tc>
          <w:tcPr>
            <w:tcW w:w="7024" w:type="dxa"/>
            <w:shd w:val="clear" w:color="000000" w:fill="FFFFFF"/>
          </w:tcPr>
          <w:p w14:paraId="01616D51" w14:textId="0EDB036E" w:rsidR="0002418B" w:rsidRPr="004342C6" w:rsidRDefault="0002418B" w:rsidP="006B5DCC">
            <w:pPr>
              <w:jc w:val="both"/>
              <w:rPr>
                <w:rFonts w:cs="Arial"/>
                <w:lang w:eastAsia="en-IN"/>
              </w:rPr>
            </w:pPr>
            <w:r w:rsidRPr="004342C6">
              <w:rPr>
                <w:rFonts w:cs="Arial"/>
              </w:rPr>
              <w:t xml:space="preserve">When </w:t>
            </w:r>
            <w:r w:rsidR="007D2C0A">
              <w:rPr>
                <w:rFonts w:cs="Arial"/>
              </w:rPr>
              <w:t xml:space="preserve">the </w:t>
            </w:r>
            <w:r w:rsidRPr="004342C6">
              <w:rPr>
                <w:rFonts w:cs="Arial"/>
              </w:rPr>
              <w:t>member is determined “MH pending</w:t>
            </w:r>
            <w:r w:rsidR="007D2C0A">
              <w:rPr>
                <w:rFonts w:cs="Arial"/>
              </w:rPr>
              <w:t>,”</w:t>
            </w:r>
            <w:r w:rsidRPr="004342C6">
              <w:rPr>
                <w:rFonts w:cs="Arial"/>
              </w:rPr>
              <w:t xml:space="preserve"> then the system shall maintain the current MassHealth (If applicable) eligibility, if the member's current eligibility is </w:t>
            </w:r>
            <w:r w:rsidRPr="004342C6">
              <w:rPr>
                <w:rFonts w:cs="Arial"/>
                <w:b/>
              </w:rPr>
              <w:t>not full</w:t>
            </w:r>
            <w:r w:rsidR="007D2C0A">
              <w:rPr>
                <w:rFonts w:cs="Arial"/>
                <w:b/>
              </w:rPr>
              <w:t>,</w:t>
            </w:r>
            <w:r w:rsidRPr="004342C6">
              <w:rPr>
                <w:rFonts w:cs="Arial"/>
                <w:b/>
              </w:rPr>
              <w:t xml:space="preserve"> MassHealth </w:t>
            </w:r>
            <w:r w:rsidRPr="004342C6">
              <w:rPr>
                <w:rFonts w:cs="Arial"/>
              </w:rPr>
              <w:t xml:space="preserve">and system shall execute CCA rules as per </w:t>
            </w:r>
            <w:r w:rsidRPr="004342C6">
              <w:rPr>
                <w:rFonts w:eastAsia="Times New Roman" w:cs="Arial"/>
              </w:rPr>
              <w:t>EPE.FR.02.019</w:t>
            </w:r>
            <w:r w:rsidRPr="004342C6">
              <w:rPr>
                <w:rFonts w:eastAsia="Times New Roman" w:cs="Arial"/>
                <w:color w:val="000000"/>
              </w:rPr>
              <w:t>.</w:t>
            </w:r>
          </w:p>
        </w:tc>
      </w:tr>
      <w:tr w:rsidR="0002418B" w:rsidRPr="004342C6" w14:paraId="3622BA71" w14:textId="77777777" w:rsidTr="007768B5">
        <w:trPr>
          <w:trHeight w:val="314"/>
        </w:trPr>
        <w:tc>
          <w:tcPr>
            <w:tcW w:w="2557" w:type="dxa"/>
            <w:shd w:val="clear" w:color="000000" w:fill="FFFFFF"/>
          </w:tcPr>
          <w:p w14:paraId="7B664644" w14:textId="65B5E891" w:rsidR="0002418B" w:rsidRPr="004342C6" w:rsidRDefault="0002418B" w:rsidP="0002418B">
            <w:pPr>
              <w:contextualSpacing w:val="0"/>
              <w:jc w:val="center"/>
              <w:rPr>
                <w:rFonts w:eastAsia="Times New Roman" w:cs="Arial"/>
                <w:color w:val="000000"/>
              </w:rPr>
            </w:pPr>
            <w:r w:rsidRPr="004342C6">
              <w:rPr>
                <w:rFonts w:eastAsia="Times New Roman" w:cs="Arial"/>
              </w:rPr>
              <w:t>EPE.FR.02.019</w:t>
            </w:r>
          </w:p>
        </w:tc>
        <w:tc>
          <w:tcPr>
            <w:tcW w:w="7024" w:type="dxa"/>
            <w:shd w:val="clear" w:color="000000" w:fill="FFFFFF"/>
          </w:tcPr>
          <w:p w14:paraId="5D91CE46" w14:textId="77777777" w:rsidR="0002418B" w:rsidRPr="004342C6" w:rsidRDefault="0002418B" w:rsidP="0002418B">
            <w:pPr>
              <w:jc w:val="both"/>
              <w:rPr>
                <w:rFonts w:cs="Arial"/>
              </w:rPr>
            </w:pPr>
            <w:r w:rsidRPr="004342C6">
              <w:rPr>
                <w:rFonts w:cs="Arial"/>
              </w:rPr>
              <w:t xml:space="preserve">CCA Eligibility rules: </w:t>
            </w:r>
          </w:p>
          <w:p w14:paraId="3DA32DB8" w14:textId="77777777" w:rsidR="0002418B" w:rsidRPr="004342C6" w:rsidRDefault="0002418B" w:rsidP="0002418B">
            <w:pPr>
              <w:jc w:val="both"/>
              <w:rPr>
                <w:rFonts w:cs="Arial"/>
              </w:rPr>
            </w:pPr>
            <w:r w:rsidRPr="004342C6">
              <w:rPr>
                <w:rFonts w:cs="Arial"/>
              </w:rPr>
              <w:t xml:space="preserve">The system shall only re-evaluate CCA eligibility for MH pended member’s when that member’s previous eligibility had any CCA benefit unless the member is no longer eligible for CCA in the latest eligibility. </w:t>
            </w:r>
          </w:p>
          <w:p w14:paraId="381DC0F7" w14:textId="77777777" w:rsidR="0002418B" w:rsidRPr="004342C6" w:rsidRDefault="0002418B" w:rsidP="0002418B">
            <w:pPr>
              <w:jc w:val="both"/>
              <w:rPr>
                <w:rFonts w:cs="Arial"/>
              </w:rPr>
            </w:pPr>
          </w:p>
          <w:p w14:paraId="6A82C73F" w14:textId="2411DD1F" w:rsidR="0002418B" w:rsidRPr="004342C6" w:rsidRDefault="0002418B" w:rsidP="00AD345C">
            <w:pPr>
              <w:jc w:val="both"/>
              <w:rPr>
                <w:rFonts w:cs="Arial"/>
              </w:rPr>
            </w:pPr>
            <w:r w:rsidRPr="007D2C0A">
              <w:rPr>
                <w:rFonts w:cs="Arial"/>
                <w:b/>
                <w:bCs/>
              </w:rPr>
              <w:t>Note</w:t>
            </w:r>
            <w:r w:rsidRPr="004342C6">
              <w:rPr>
                <w:rFonts w:cs="Arial"/>
              </w:rPr>
              <w:t xml:space="preserve">: Please refer </w:t>
            </w:r>
            <w:r w:rsidR="007D2C0A">
              <w:rPr>
                <w:rFonts w:cs="Arial"/>
              </w:rPr>
              <w:t xml:space="preserve">to the </w:t>
            </w:r>
            <w:r w:rsidRPr="004342C6">
              <w:rPr>
                <w:rFonts w:cs="Arial"/>
              </w:rPr>
              <w:t xml:space="preserve">CCA re-evaluation Tab in </w:t>
            </w:r>
            <w:r w:rsidR="007D2C0A">
              <w:rPr>
                <w:rFonts w:cs="Arial"/>
              </w:rPr>
              <w:t xml:space="preserve">the </w:t>
            </w:r>
            <w:r w:rsidRPr="004342C6">
              <w:rPr>
                <w:rFonts w:cs="Arial"/>
              </w:rPr>
              <w:t xml:space="preserve">scenario sheet attached in </w:t>
            </w:r>
            <w:r w:rsidR="007D2C0A">
              <w:rPr>
                <w:rFonts w:cs="Arial"/>
              </w:rPr>
              <w:t xml:space="preserve">the </w:t>
            </w:r>
            <w:r w:rsidRPr="004342C6">
              <w:rPr>
                <w:rFonts w:cs="Arial"/>
              </w:rPr>
              <w:t>reference document</w:t>
            </w:r>
            <w:r w:rsidR="00AD345C" w:rsidRPr="004342C6">
              <w:rPr>
                <w:rFonts w:cs="Arial"/>
              </w:rPr>
              <w:t>.</w:t>
            </w:r>
          </w:p>
        </w:tc>
      </w:tr>
      <w:tr w:rsidR="0002418B" w:rsidRPr="004342C6" w14:paraId="424844DC" w14:textId="77777777" w:rsidTr="007768B5">
        <w:trPr>
          <w:trHeight w:val="314"/>
        </w:trPr>
        <w:tc>
          <w:tcPr>
            <w:tcW w:w="2557" w:type="dxa"/>
            <w:shd w:val="clear" w:color="000000" w:fill="FFFFFF"/>
          </w:tcPr>
          <w:p w14:paraId="6D575E56" w14:textId="04A8133F" w:rsidR="0002418B" w:rsidRPr="004342C6" w:rsidRDefault="0002418B" w:rsidP="0002418B">
            <w:pPr>
              <w:contextualSpacing w:val="0"/>
              <w:jc w:val="center"/>
              <w:rPr>
                <w:rFonts w:eastAsia="Times New Roman" w:cs="Arial"/>
                <w:szCs w:val="24"/>
                <w:lang w:eastAsia="en-IN"/>
              </w:rPr>
            </w:pPr>
            <w:r w:rsidRPr="004342C6">
              <w:rPr>
                <w:rFonts w:eastAsia="Times New Roman" w:cs="Arial"/>
              </w:rPr>
              <w:t>EPE.FR.02.020</w:t>
            </w:r>
          </w:p>
        </w:tc>
        <w:tc>
          <w:tcPr>
            <w:tcW w:w="7024" w:type="dxa"/>
            <w:shd w:val="clear" w:color="000000" w:fill="FFFFFF"/>
          </w:tcPr>
          <w:p w14:paraId="28E004EA" w14:textId="77777777" w:rsidR="0002418B" w:rsidRPr="004342C6" w:rsidRDefault="0002418B" w:rsidP="0002418B">
            <w:pPr>
              <w:jc w:val="both"/>
              <w:rPr>
                <w:rFonts w:cs="Arial"/>
                <w:b/>
              </w:rPr>
            </w:pPr>
            <w:r w:rsidRPr="004342C6">
              <w:rPr>
                <w:rFonts w:cs="Arial"/>
                <w:b/>
              </w:rPr>
              <w:t>CCA Enrollment Extension rule:</w:t>
            </w:r>
          </w:p>
          <w:p w14:paraId="35293C9B" w14:textId="5C5CC2B4" w:rsidR="0002418B" w:rsidRPr="004342C6" w:rsidRDefault="0002418B" w:rsidP="0002418B">
            <w:pPr>
              <w:jc w:val="both"/>
              <w:rPr>
                <w:rFonts w:cs="Arial"/>
              </w:rPr>
            </w:pPr>
            <w:r w:rsidRPr="004342C6">
              <w:rPr>
                <w:rFonts w:cs="Arial"/>
              </w:rPr>
              <w:t xml:space="preserve">The system shall extend the member’s subsidized CCA enrollment till </w:t>
            </w:r>
            <w:r w:rsidR="007D2C0A">
              <w:rPr>
                <w:rFonts w:cs="Arial"/>
              </w:rPr>
              <w:t xml:space="preserve">the </w:t>
            </w:r>
            <w:r w:rsidRPr="004342C6">
              <w:rPr>
                <w:rFonts w:cs="Arial"/>
              </w:rPr>
              <w:t>end of next month (w.r.t. the month in this program determination is happening) when Tax FPL is at or below 100%, if below conditions are meeting:</w:t>
            </w:r>
          </w:p>
          <w:p w14:paraId="0A06D79C" w14:textId="77777777" w:rsidR="0002418B" w:rsidRPr="004342C6" w:rsidRDefault="0002418B" w:rsidP="0002418B">
            <w:pPr>
              <w:jc w:val="both"/>
              <w:rPr>
                <w:rFonts w:cs="Arial"/>
              </w:rPr>
            </w:pPr>
          </w:p>
          <w:p w14:paraId="438A3238" w14:textId="2FC256F9" w:rsidR="0002418B" w:rsidRPr="004342C6" w:rsidRDefault="007D2C0A" w:rsidP="00320B54">
            <w:pPr>
              <w:numPr>
                <w:ilvl w:val="0"/>
                <w:numId w:val="184"/>
              </w:numPr>
              <w:ind w:left="540"/>
              <w:contextualSpacing w:val="0"/>
              <w:textAlignment w:val="center"/>
              <w:rPr>
                <w:rFonts w:cs="Arial"/>
              </w:rPr>
            </w:pPr>
            <w:r>
              <w:rPr>
                <w:rFonts w:cs="Arial"/>
              </w:rPr>
              <w:t>The p</w:t>
            </w:r>
            <w:r w:rsidR="0002418B" w:rsidRPr="004342C6">
              <w:rPr>
                <w:rFonts w:cs="Arial"/>
              </w:rPr>
              <w:t xml:space="preserve">erson is currently enrolled in a Subsidized CCA Plan </w:t>
            </w:r>
          </w:p>
          <w:p w14:paraId="27B5712D" w14:textId="77777777" w:rsidR="0002418B" w:rsidRPr="004342C6" w:rsidRDefault="0002418B" w:rsidP="0002418B">
            <w:pPr>
              <w:ind w:left="540"/>
              <w:rPr>
                <w:rFonts w:cs="Arial"/>
              </w:rPr>
            </w:pPr>
            <w:r w:rsidRPr="004342C6">
              <w:rPr>
                <w:rFonts w:cs="Arial"/>
              </w:rPr>
              <w:t>AND</w:t>
            </w:r>
          </w:p>
          <w:p w14:paraId="76C39539" w14:textId="3D690780" w:rsidR="0002418B" w:rsidRPr="004342C6" w:rsidRDefault="007D2C0A" w:rsidP="00320B54">
            <w:pPr>
              <w:numPr>
                <w:ilvl w:val="0"/>
                <w:numId w:val="185"/>
              </w:numPr>
              <w:ind w:left="540"/>
              <w:contextualSpacing w:val="0"/>
              <w:textAlignment w:val="center"/>
              <w:rPr>
                <w:rFonts w:cs="Arial"/>
              </w:rPr>
            </w:pPr>
            <w:r>
              <w:rPr>
                <w:rFonts w:cs="Arial"/>
              </w:rPr>
              <w:t>The p</w:t>
            </w:r>
            <w:r w:rsidR="0002418B" w:rsidRPr="004342C6">
              <w:rPr>
                <w:rFonts w:cs="Arial"/>
              </w:rPr>
              <w:t>erson should be MH pended (in Full MH)</w:t>
            </w:r>
          </w:p>
          <w:p w14:paraId="4840AFA8" w14:textId="77777777" w:rsidR="0002418B" w:rsidRPr="004342C6" w:rsidRDefault="0002418B" w:rsidP="0002418B">
            <w:pPr>
              <w:ind w:left="540"/>
              <w:rPr>
                <w:rFonts w:cs="Arial"/>
              </w:rPr>
            </w:pPr>
            <w:r w:rsidRPr="004342C6">
              <w:rPr>
                <w:rFonts w:cs="Arial"/>
              </w:rPr>
              <w:t>AND</w:t>
            </w:r>
          </w:p>
          <w:p w14:paraId="749F94EC" w14:textId="19847DCD" w:rsidR="0002418B" w:rsidRPr="004342C6" w:rsidRDefault="007D2C0A" w:rsidP="00320B54">
            <w:pPr>
              <w:numPr>
                <w:ilvl w:val="0"/>
                <w:numId w:val="186"/>
              </w:numPr>
              <w:contextualSpacing w:val="0"/>
              <w:textAlignment w:val="center"/>
              <w:rPr>
                <w:rFonts w:cs="Arial"/>
              </w:rPr>
            </w:pPr>
            <w:r>
              <w:rPr>
                <w:rFonts w:cs="Arial"/>
              </w:rPr>
              <w:t>The p</w:t>
            </w:r>
            <w:r w:rsidR="0002418B" w:rsidRPr="004342C6">
              <w:rPr>
                <w:rFonts w:cs="Arial"/>
              </w:rPr>
              <w:t>erson should be eligible for Unsub QHP below 100%, just because of FPL (i.e.</w:t>
            </w:r>
            <w:r>
              <w:rPr>
                <w:rFonts w:cs="Arial"/>
              </w:rPr>
              <w:t>,</w:t>
            </w:r>
            <w:r w:rsidR="0002418B" w:rsidRPr="004342C6">
              <w:rPr>
                <w:rFonts w:cs="Arial"/>
              </w:rPr>
              <w:t xml:space="preserve"> if the same person has 101 %FPL, </w:t>
            </w:r>
            <w:r>
              <w:rPr>
                <w:rFonts w:cs="Arial"/>
              </w:rPr>
              <w:t xml:space="preserve">the </w:t>
            </w:r>
            <w:r w:rsidR="0002418B" w:rsidRPr="004342C6">
              <w:rPr>
                <w:rFonts w:cs="Arial"/>
              </w:rPr>
              <w:t>person should qualify for ConnectorCare</w:t>
            </w:r>
          </w:p>
          <w:p w14:paraId="29211A39" w14:textId="77777777" w:rsidR="0002418B" w:rsidRPr="004342C6" w:rsidRDefault="0002418B" w:rsidP="0002418B">
            <w:pPr>
              <w:ind w:left="540"/>
              <w:rPr>
                <w:rFonts w:cs="Arial"/>
              </w:rPr>
            </w:pPr>
            <w:r w:rsidRPr="004342C6">
              <w:rPr>
                <w:rFonts w:cs="Arial"/>
              </w:rPr>
              <w:t>AND</w:t>
            </w:r>
          </w:p>
          <w:p w14:paraId="75F7B32D" w14:textId="0ADAE536" w:rsidR="0002418B" w:rsidRPr="004342C6" w:rsidRDefault="0002418B" w:rsidP="00320B54">
            <w:pPr>
              <w:numPr>
                <w:ilvl w:val="0"/>
                <w:numId w:val="187"/>
              </w:numPr>
              <w:ind w:left="540"/>
              <w:contextualSpacing w:val="0"/>
              <w:textAlignment w:val="center"/>
              <w:rPr>
                <w:rFonts w:eastAsia="Times New Roman" w:cs="Arial"/>
              </w:rPr>
            </w:pPr>
            <w:r w:rsidRPr="004342C6">
              <w:rPr>
                <w:rFonts w:cs="Arial"/>
              </w:rPr>
              <w:t xml:space="preserve">Person's (or anybody in the household for which this person has pended) timeclock expiration due date is not in </w:t>
            </w:r>
            <w:r w:rsidR="007D2C0A">
              <w:rPr>
                <w:rFonts w:cs="Arial"/>
              </w:rPr>
              <w:t xml:space="preserve">the </w:t>
            </w:r>
            <w:r w:rsidRPr="004342C6">
              <w:rPr>
                <w:rFonts w:cs="Arial"/>
              </w:rPr>
              <w:t>current month.</w:t>
            </w:r>
          </w:p>
          <w:p w14:paraId="3AA1C793" w14:textId="77777777" w:rsidR="0002418B" w:rsidRPr="004342C6" w:rsidRDefault="0002418B" w:rsidP="0002418B">
            <w:pPr>
              <w:ind w:left="540"/>
              <w:contextualSpacing w:val="0"/>
              <w:textAlignment w:val="center"/>
              <w:rPr>
                <w:rFonts w:cs="Arial"/>
              </w:rPr>
            </w:pPr>
          </w:p>
          <w:p w14:paraId="6B72208D" w14:textId="04D9E8F2" w:rsidR="0002418B" w:rsidRPr="004342C6" w:rsidRDefault="0002418B" w:rsidP="007D2C0A">
            <w:pPr>
              <w:contextualSpacing w:val="0"/>
              <w:textAlignment w:val="center"/>
              <w:rPr>
                <w:rFonts w:cs="Arial"/>
              </w:rPr>
            </w:pPr>
            <w:r w:rsidRPr="007D2C0A">
              <w:rPr>
                <w:rFonts w:cs="Arial"/>
                <w:b/>
                <w:bCs/>
              </w:rPr>
              <w:t>Note</w:t>
            </w:r>
            <w:r w:rsidRPr="004342C6">
              <w:rPr>
                <w:rFonts w:cs="Arial"/>
              </w:rPr>
              <w:t>: There should not be any active Income RFI</w:t>
            </w:r>
            <w:r w:rsidR="007D2C0A">
              <w:rPr>
                <w:rFonts w:cs="Arial"/>
              </w:rPr>
              <w:t>,</w:t>
            </w:r>
            <w:r w:rsidRPr="004342C6">
              <w:rPr>
                <w:rFonts w:cs="Arial"/>
              </w:rPr>
              <w:t xml:space="preserve"> which is due within the same month when re-determination is being performed for any of the member</w:t>
            </w:r>
            <w:r w:rsidR="007D2C0A">
              <w:rPr>
                <w:rFonts w:cs="Arial"/>
              </w:rPr>
              <w:t>s</w:t>
            </w:r>
            <w:r w:rsidRPr="004342C6">
              <w:rPr>
                <w:rFonts w:cs="Arial"/>
              </w:rPr>
              <w:t xml:space="preserve"> in the MAGI household of the individual because of which the member in is MH pending status. </w:t>
            </w:r>
          </w:p>
          <w:p w14:paraId="1457AC60" w14:textId="77777777" w:rsidR="0002418B" w:rsidRPr="004342C6" w:rsidRDefault="0002418B" w:rsidP="0002418B">
            <w:pPr>
              <w:ind w:left="540"/>
              <w:contextualSpacing w:val="0"/>
              <w:textAlignment w:val="center"/>
              <w:rPr>
                <w:rFonts w:cs="Arial"/>
              </w:rPr>
            </w:pPr>
          </w:p>
          <w:p w14:paraId="4BCAE88D" w14:textId="1AE50C24" w:rsidR="0002418B" w:rsidRPr="004342C6" w:rsidRDefault="0002418B" w:rsidP="006B5DCC">
            <w:pPr>
              <w:contextualSpacing w:val="0"/>
              <w:textAlignment w:val="center"/>
              <w:rPr>
                <w:rFonts w:cs="Arial"/>
                <w:lang w:eastAsia="en-IN"/>
              </w:rPr>
            </w:pPr>
            <w:r w:rsidRPr="004342C6">
              <w:rPr>
                <w:rFonts w:cs="Arial"/>
              </w:rPr>
              <w:t xml:space="preserve">Detailed Examples around this are available in </w:t>
            </w:r>
            <w:r w:rsidR="007D2C0A">
              <w:rPr>
                <w:rFonts w:cs="Arial"/>
              </w:rPr>
              <w:t xml:space="preserve">the </w:t>
            </w:r>
            <w:r w:rsidRPr="004342C6">
              <w:rPr>
                <w:rFonts w:cs="Arial"/>
              </w:rPr>
              <w:t>“</w:t>
            </w:r>
            <w:hyperlink w:anchor="_Toc460933635" w:history="1">
              <w:r w:rsidRPr="004342C6">
                <w:rPr>
                  <w:rStyle w:val="Hyperlink"/>
                  <w:rFonts w:cs="Arial"/>
                </w:rPr>
                <w:t>CCA Enrollment Changes</w:t>
              </w:r>
            </w:hyperlink>
            <w:r w:rsidRPr="004342C6">
              <w:rPr>
                <w:rFonts w:cs="Arial"/>
              </w:rPr>
              <w:t xml:space="preserve">” document attached in Reference Documents. </w:t>
            </w:r>
          </w:p>
        </w:tc>
      </w:tr>
      <w:tr w:rsidR="0002418B" w:rsidRPr="004342C6" w14:paraId="6B528FC7" w14:textId="77777777" w:rsidTr="007768B5">
        <w:trPr>
          <w:trHeight w:val="314"/>
        </w:trPr>
        <w:tc>
          <w:tcPr>
            <w:tcW w:w="2557" w:type="dxa"/>
            <w:shd w:val="clear" w:color="000000" w:fill="FFFFFF"/>
          </w:tcPr>
          <w:p w14:paraId="69868B61" w14:textId="11A0F58A" w:rsidR="0002418B" w:rsidRPr="004342C6" w:rsidRDefault="0002418B" w:rsidP="0002418B">
            <w:pPr>
              <w:contextualSpacing w:val="0"/>
              <w:jc w:val="center"/>
              <w:rPr>
                <w:rFonts w:eastAsia="Times New Roman" w:cs="Arial"/>
                <w:szCs w:val="24"/>
                <w:lang w:eastAsia="en-IN"/>
              </w:rPr>
            </w:pPr>
            <w:r w:rsidRPr="004342C6">
              <w:rPr>
                <w:rFonts w:eastAsia="Times New Roman" w:cs="Arial"/>
                <w:color w:val="000000"/>
              </w:rPr>
              <w:lastRenderedPageBreak/>
              <w:t>EPE.FR.02.021</w:t>
            </w:r>
          </w:p>
        </w:tc>
        <w:tc>
          <w:tcPr>
            <w:tcW w:w="7024" w:type="dxa"/>
            <w:shd w:val="clear" w:color="000000" w:fill="FFFFFF"/>
          </w:tcPr>
          <w:p w14:paraId="6230C93D" w14:textId="77777777" w:rsidR="0002418B" w:rsidRPr="004342C6" w:rsidRDefault="0002418B" w:rsidP="0002418B">
            <w:pPr>
              <w:jc w:val="both"/>
              <w:rPr>
                <w:rFonts w:eastAsia="Times New Roman" w:cs="Arial"/>
                <w:color w:val="000000"/>
              </w:rPr>
            </w:pPr>
            <w:r w:rsidRPr="004342C6">
              <w:rPr>
                <w:rFonts w:eastAsia="Times New Roman" w:cs="Arial"/>
                <w:color w:val="000000"/>
              </w:rPr>
              <w:t>The system shall close the coverage at the end of the month using the existing rule if the MH Pending ends, even if CCA eligibility/enrollment was extended to the following month as per EPE.FR.02.020.</w:t>
            </w:r>
          </w:p>
          <w:p w14:paraId="699DF1CF" w14:textId="66F86468" w:rsidR="0002418B" w:rsidRPr="004342C6" w:rsidRDefault="0002418B" w:rsidP="0002418B">
            <w:pPr>
              <w:pStyle w:val="BodyTextBullet"/>
              <w:numPr>
                <w:ilvl w:val="0"/>
                <w:numId w:val="0"/>
              </w:numPr>
              <w:rPr>
                <w:rFonts w:cs="Arial"/>
                <w:lang w:eastAsia="en-IN"/>
              </w:rPr>
            </w:pPr>
          </w:p>
        </w:tc>
      </w:tr>
      <w:tr w:rsidR="0002418B" w:rsidRPr="004342C6" w14:paraId="346F67D8" w14:textId="77777777" w:rsidTr="007768B5">
        <w:trPr>
          <w:trHeight w:val="314"/>
        </w:trPr>
        <w:tc>
          <w:tcPr>
            <w:tcW w:w="2557" w:type="dxa"/>
            <w:shd w:val="clear" w:color="000000" w:fill="FFFFFF"/>
          </w:tcPr>
          <w:p w14:paraId="5962AF9D" w14:textId="4BCC8D83"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EPE.FR.02.005</w:t>
            </w:r>
          </w:p>
        </w:tc>
        <w:tc>
          <w:tcPr>
            <w:tcW w:w="7024" w:type="dxa"/>
            <w:shd w:val="clear" w:color="000000" w:fill="FFFFFF"/>
          </w:tcPr>
          <w:p w14:paraId="35DB2D8E" w14:textId="64382EF6" w:rsidR="0002418B" w:rsidRPr="004342C6" w:rsidRDefault="0002418B" w:rsidP="00AD345C">
            <w:pPr>
              <w:contextualSpacing w:val="0"/>
              <w:jc w:val="both"/>
              <w:rPr>
                <w:rStyle w:val="normaltextrun"/>
                <w:rFonts w:eastAsiaTheme="majorEastAsia" w:cs="Arial"/>
              </w:rPr>
            </w:pPr>
            <w:r w:rsidRPr="004342C6">
              <w:rPr>
                <w:rFonts w:eastAsia="Times New Roman" w:cs="Arial"/>
                <w:color w:val="000000"/>
              </w:rPr>
              <w:t>The system shall maintain the currently awarded “</w:t>
            </w:r>
            <w:r w:rsidRPr="004342C6">
              <w:rPr>
                <w:rFonts w:eastAsia="Times New Roman" w:cs="Arial"/>
                <w:b/>
                <w:color w:val="000000"/>
              </w:rPr>
              <w:t>Full MH”</w:t>
            </w:r>
            <w:r w:rsidRPr="004342C6">
              <w:rPr>
                <w:rFonts w:eastAsia="Times New Roman" w:cs="Arial"/>
                <w:color w:val="000000"/>
              </w:rPr>
              <w:t xml:space="preserve"> coverage if the member's new benefit is pending for upgraded “Full MH” benefits. </w:t>
            </w:r>
          </w:p>
        </w:tc>
      </w:tr>
      <w:tr w:rsidR="0002418B" w:rsidRPr="004342C6" w14:paraId="7207E069" w14:textId="77777777" w:rsidTr="007768B5">
        <w:trPr>
          <w:trHeight w:val="314"/>
        </w:trPr>
        <w:tc>
          <w:tcPr>
            <w:tcW w:w="2557" w:type="dxa"/>
            <w:shd w:val="clear" w:color="000000" w:fill="FFFFFF"/>
          </w:tcPr>
          <w:p w14:paraId="30EF9958" w14:textId="3A1F01D3"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EPE.FR.02.006</w:t>
            </w:r>
          </w:p>
        </w:tc>
        <w:tc>
          <w:tcPr>
            <w:tcW w:w="7024" w:type="dxa"/>
            <w:shd w:val="clear" w:color="000000" w:fill="FFFFFF"/>
          </w:tcPr>
          <w:p w14:paraId="1F96AA16" w14:textId="06E07D29" w:rsidR="0002418B" w:rsidRPr="004342C6" w:rsidRDefault="0002418B" w:rsidP="00AD345C">
            <w:pPr>
              <w:contextualSpacing w:val="0"/>
              <w:jc w:val="both"/>
              <w:rPr>
                <w:rStyle w:val="normaltextrun"/>
                <w:rFonts w:eastAsiaTheme="majorEastAsia" w:cs="Arial"/>
              </w:rPr>
            </w:pPr>
            <w:r w:rsidRPr="004342C6">
              <w:rPr>
                <w:rFonts w:eastAsia="Times New Roman" w:cs="Arial"/>
                <w:color w:val="000000"/>
              </w:rPr>
              <w:t xml:space="preserve">The system shall maintain the currently awarded “Partial MH” coverage and run CCA rules as per EPE.FR.02.019 if the member’s new benefit is pending for upgraded </w:t>
            </w:r>
            <w:r w:rsidRPr="004342C6">
              <w:rPr>
                <w:rFonts w:eastAsia="Times New Roman" w:cs="Arial"/>
                <w:b/>
                <w:color w:val="000000"/>
              </w:rPr>
              <w:t>“Full MH only”</w:t>
            </w:r>
            <w:r w:rsidRPr="004342C6">
              <w:rPr>
                <w:rFonts w:eastAsia="Times New Roman" w:cs="Arial"/>
                <w:color w:val="000000"/>
              </w:rPr>
              <w:t xml:space="preserve"> benefits</w:t>
            </w:r>
            <w:r w:rsidR="00AD345C" w:rsidRPr="004342C6">
              <w:rPr>
                <w:rFonts w:eastAsia="Times New Roman" w:cs="Arial"/>
                <w:color w:val="000000"/>
              </w:rPr>
              <w:t>.</w:t>
            </w:r>
          </w:p>
        </w:tc>
      </w:tr>
      <w:tr w:rsidR="0002418B" w:rsidRPr="004342C6" w14:paraId="56394420" w14:textId="77777777" w:rsidTr="007768B5">
        <w:trPr>
          <w:trHeight w:val="314"/>
        </w:trPr>
        <w:tc>
          <w:tcPr>
            <w:tcW w:w="2557" w:type="dxa"/>
            <w:shd w:val="clear" w:color="000000" w:fill="FFFFFF"/>
          </w:tcPr>
          <w:p w14:paraId="333914DB" w14:textId="1B7C42CE"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EPE.FR.02.007</w:t>
            </w:r>
          </w:p>
        </w:tc>
        <w:tc>
          <w:tcPr>
            <w:tcW w:w="7024" w:type="dxa"/>
            <w:shd w:val="clear" w:color="000000" w:fill="FFFFFF"/>
          </w:tcPr>
          <w:p w14:paraId="687471A9" w14:textId="6D2E44AA" w:rsidR="0002418B" w:rsidRPr="004342C6" w:rsidRDefault="0002418B" w:rsidP="00AD345C">
            <w:pPr>
              <w:contextualSpacing w:val="0"/>
              <w:jc w:val="both"/>
              <w:rPr>
                <w:rStyle w:val="normaltextrun"/>
                <w:rFonts w:eastAsiaTheme="majorEastAsia" w:cs="Arial"/>
              </w:rPr>
            </w:pPr>
            <w:r w:rsidRPr="004342C6">
              <w:rPr>
                <w:rFonts w:eastAsia="Times New Roman" w:cs="Arial"/>
                <w:color w:val="000000"/>
              </w:rPr>
              <w:t xml:space="preserve">The system shall maintain the currently awarded “Partial MH” coverage and run CCA rules as per EPE.FR.02.019 if the member’s new benefit is pending for upgraded </w:t>
            </w:r>
            <w:r w:rsidRPr="004342C6">
              <w:rPr>
                <w:rFonts w:eastAsia="Times New Roman" w:cs="Arial"/>
                <w:b/>
                <w:color w:val="000000"/>
              </w:rPr>
              <w:t>“Partial MH only”</w:t>
            </w:r>
            <w:r w:rsidRPr="004342C6">
              <w:rPr>
                <w:rFonts w:eastAsia="Times New Roman" w:cs="Arial"/>
                <w:color w:val="000000"/>
              </w:rPr>
              <w:t xml:space="preserve"> benefits</w:t>
            </w:r>
            <w:r w:rsidR="00AD345C" w:rsidRPr="004342C6">
              <w:rPr>
                <w:rFonts w:eastAsia="Times New Roman" w:cs="Arial"/>
                <w:color w:val="000000"/>
              </w:rPr>
              <w:t>.</w:t>
            </w:r>
          </w:p>
        </w:tc>
      </w:tr>
      <w:tr w:rsidR="0002418B" w:rsidRPr="004342C6" w14:paraId="506A4249" w14:textId="77777777" w:rsidTr="007768B5">
        <w:trPr>
          <w:trHeight w:val="314"/>
        </w:trPr>
        <w:tc>
          <w:tcPr>
            <w:tcW w:w="2557" w:type="dxa"/>
            <w:shd w:val="clear" w:color="000000" w:fill="FFFFFF"/>
          </w:tcPr>
          <w:p w14:paraId="6DF75065" w14:textId="251FB390" w:rsidR="0002418B" w:rsidRPr="004342C6" w:rsidRDefault="0002418B" w:rsidP="0002418B">
            <w:pPr>
              <w:contextualSpacing w:val="0"/>
              <w:jc w:val="center"/>
              <w:rPr>
                <w:rStyle w:val="normaltextrun"/>
                <w:rFonts w:cs="Arial"/>
                <w:color w:val="000000"/>
              </w:rPr>
            </w:pPr>
            <w:r w:rsidRPr="004342C6">
              <w:rPr>
                <w:rFonts w:eastAsia="Times New Roman" w:cs="Arial"/>
              </w:rPr>
              <w:t>EPE.FR.02.010</w:t>
            </w:r>
          </w:p>
        </w:tc>
        <w:tc>
          <w:tcPr>
            <w:tcW w:w="7024" w:type="dxa"/>
            <w:shd w:val="clear" w:color="000000" w:fill="FFFFFF"/>
          </w:tcPr>
          <w:p w14:paraId="2852E020" w14:textId="1FAED69C" w:rsidR="0002418B" w:rsidRPr="004342C6" w:rsidRDefault="0002418B" w:rsidP="0002418B">
            <w:pPr>
              <w:contextualSpacing w:val="0"/>
              <w:jc w:val="both"/>
              <w:rPr>
                <w:rFonts w:cs="Arial"/>
              </w:rPr>
            </w:pPr>
            <w:r w:rsidRPr="004342C6">
              <w:rPr>
                <w:rFonts w:cs="Arial"/>
              </w:rPr>
              <w:t xml:space="preserve">The system shall set the status as “MH Pending” for the member who </w:t>
            </w:r>
            <w:r w:rsidR="007D2C0A">
              <w:rPr>
                <w:rFonts w:cs="Arial"/>
              </w:rPr>
              <w:t>is</w:t>
            </w:r>
            <w:r w:rsidRPr="004342C6">
              <w:rPr>
                <w:rFonts w:cs="Arial"/>
              </w:rPr>
              <w:t xml:space="preserve"> not provided upgraded benefits</w:t>
            </w:r>
            <w:r w:rsidR="007D2C0A">
              <w:rPr>
                <w:rFonts w:cs="Arial"/>
              </w:rPr>
              <w:t>,</w:t>
            </w:r>
            <w:r w:rsidRPr="004342C6">
              <w:rPr>
                <w:rFonts w:cs="Arial"/>
              </w:rPr>
              <w:t xml:space="preserve"> and </w:t>
            </w:r>
            <w:r w:rsidR="007D2C0A">
              <w:rPr>
                <w:rFonts w:cs="Arial"/>
              </w:rPr>
              <w:t xml:space="preserve">the </w:t>
            </w:r>
            <w:r w:rsidRPr="004342C6">
              <w:rPr>
                <w:rFonts w:cs="Arial"/>
              </w:rPr>
              <w:t xml:space="preserve">MH decision is pending. </w:t>
            </w:r>
          </w:p>
          <w:p w14:paraId="0E6CE88C" w14:textId="77777777" w:rsidR="0002418B" w:rsidRPr="004342C6" w:rsidRDefault="0002418B" w:rsidP="0002418B">
            <w:pPr>
              <w:contextualSpacing w:val="0"/>
              <w:jc w:val="both"/>
              <w:rPr>
                <w:rFonts w:cs="Arial"/>
              </w:rPr>
            </w:pPr>
          </w:p>
          <w:p w14:paraId="5353DE35" w14:textId="77777777" w:rsidR="00D5592D" w:rsidRDefault="00D5592D" w:rsidP="0002418B">
            <w:pPr>
              <w:jc w:val="both"/>
              <w:rPr>
                <w:rFonts w:cs="Arial"/>
                <w:b/>
                <w:bCs/>
              </w:rPr>
            </w:pPr>
          </w:p>
          <w:p w14:paraId="0321E9D3" w14:textId="366171B4" w:rsidR="0002418B" w:rsidRPr="007D2C0A" w:rsidRDefault="007D2C0A" w:rsidP="0002418B">
            <w:pPr>
              <w:jc w:val="both"/>
              <w:rPr>
                <w:rFonts w:cs="Arial"/>
                <w:b/>
                <w:bCs/>
              </w:rPr>
            </w:pPr>
            <w:r w:rsidRPr="007D2C0A">
              <w:rPr>
                <w:rFonts w:cs="Arial"/>
                <w:b/>
                <w:bCs/>
              </w:rPr>
              <w:t>E</w:t>
            </w:r>
            <w:r w:rsidR="0002418B" w:rsidRPr="007D2C0A">
              <w:rPr>
                <w:rFonts w:cs="Arial"/>
                <w:b/>
                <w:bCs/>
              </w:rPr>
              <w:t>xample</w:t>
            </w:r>
            <w:r w:rsidRPr="007D2C0A">
              <w:rPr>
                <w:rFonts w:cs="Arial"/>
                <w:b/>
                <w:bCs/>
              </w:rPr>
              <w:t>s</w:t>
            </w:r>
            <w:r w:rsidR="0002418B" w:rsidRPr="007D2C0A">
              <w:rPr>
                <w:rFonts w:cs="Arial"/>
                <w:b/>
                <w:bCs/>
              </w:rPr>
              <w:t xml:space="preserve">: </w:t>
            </w:r>
          </w:p>
          <w:p w14:paraId="47140883" w14:textId="77777777" w:rsidR="0002418B" w:rsidRPr="004342C6" w:rsidRDefault="0002418B" w:rsidP="00320B54">
            <w:pPr>
              <w:pStyle w:val="ListParagraph"/>
              <w:numPr>
                <w:ilvl w:val="0"/>
                <w:numId w:val="188"/>
              </w:numPr>
              <w:contextualSpacing w:val="0"/>
              <w:rPr>
                <w:rFonts w:cs="Arial"/>
              </w:rPr>
            </w:pPr>
            <w:r w:rsidRPr="004342C6">
              <w:rPr>
                <w:rFonts w:cs="Arial"/>
              </w:rPr>
              <w:t>Husband and wife filing jointly in an Application and both are available in each other’s MH household (they are in the same MAGI household)</w:t>
            </w:r>
          </w:p>
          <w:p w14:paraId="669760A8" w14:textId="2D982AF7" w:rsidR="0002418B" w:rsidRPr="004342C6" w:rsidRDefault="007D2C0A" w:rsidP="00320B54">
            <w:pPr>
              <w:pStyle w:val="ListParagraph"/>
              <w:numPr>
                <w:ilvl w:val="0"/>
                <w:numId w:val="188"/>
              </w:numPr>
              <w:contextualSpacing w:val="0"/>
              <w:rPr>
                <w:rFonts w:cs="Arial"/>
              </w:rPr>
            </w:pPr>
            <w:r>
              <w:rPr>
                <w:rFonts w:cs="Arial"/>
              </w:rPr>
              <w:t>The h</w:t>
            </w:r>
            <w:r w:rsidR="0002418B" w:rsidRPr="004342C6">
              <w:rPr>
                <w:rFonts w:cs="Arial"/>
              </w:rPr>
              <w:t>usband is HIV+ with FPL&lt;200%</w:t>
            </w:r>
            <w:r>
              <w:rPr>
                <w:rFonts w:cs="Arial"/>
              </w:rPr>
              <w:t>,</w:t>
            </w:r>
            <w:r w:rsidR="0002418B" w:rsidRPr="004342C6">
              <w:rPr>
                <w:rFonts w:cs="Arial"/>
              </w:rPr>
              <w:t xml:space="preserve"> and due to this falling under exclusion criteria as per UC-01, member’s MH benefits will not be pending. </w:t>
            </w:r>
          </w:p>
          <w:p w14:paraId="5864006B" w14:textId="41B5239E" w:rsidR="0002418B" w:rsidRPr="004342C6" w:rsidRDefault="0002418B" w:rsidP="00320B54">
            <w:pPr>
              <w:pStyle w:val="ListParagraph"/>
              <w:numPr>
                <w:ilvl w:val="0"/>
                <w:numId w:val="188"/>
              </w:numPr>
              <w:contextualSpacing w:val="0"/>
              <w:rPr>
                <w:rFonts w:cs="Arial"/>
              </w:rPr>
            </w:pPr>
            <w:r w:rsidRPr="004342C6">
              <w:rPr>
                <w:rFonts w:cs="Arial"/>
              </w:rPr>
              <w:t>RAC happens</w:t>
            </w:r>
            <w:r w:rsidR="007D2C0A">
              <w:rPr>
                <w:rFonts w:cs="Arial"/>
              </w:rPr>
              <w:t>,</w:t>
            </w:r>
            <w:r w:rsidRPr="004342C6">
              <w:rPr>
                <w:rFonts w:cs="Arial"/>
              </w:rPr>
              <w:t xml:space="preserve"> and Member(s) qualify for Upgraded Benefits as per system determination.</w:t>
            </w:r>
          </w:p>
          <w:p w14:paraId="0F70FE96" w14:textId="2ECFD467" w:rsidR="0002418B" w:rsidRPr="004342C6" w:rsidRDefault="007D2C0A" w:rsidP="00320B54">
            <w:pPr>
              <w:pStyle w:val="ListParagraph"/>
              <w:numPr>
                <w:ilvl w:val="0"/>
                <w:numId w:val="188"/>
              </w:numPr>
              <w:contextualSpacing w:val="0"/>
              <w:rPr>
                <w:rFonts w:cs="Arial"/>
              </w:rPr>
            </w:pPr>
            <w:r>
              <w:rPr>
                <w:rFonts w:cs="Arial"/>
              </w:rPr>
              <w:t>The w</w:t>
            </w:r>
            <w:r w:rsidR="0002418B" w:rsidRPr="004342C6">
              <w:rPr>
                <w:rFonts w:cs="Arial"/>
              </w:rPr>
              <w:t xml:space="preserve">ife’s income is unverified and is used in </w:t>
            </w:r>
            <w:r>
              <w:rPr>
                <w:rFonts w:cs="Arial"/>
              </w:rPr>
              <w:t xml:space="preserve">the </w:t>
            </w:r>
            <w:r w:rsidR="0002418B" w:rsidRPr="004342C6">
              <w:rPr>
                <w:rFonts w:cs="Arial"/>
              </w:rPr>
              <w:t>Husband’s Household as well.</w:t>
            </w:r>
          </w:p>
          <w:p w14:paraId="7CE381AD" w14:textId="756445D7" w:rsidR="0002418B" w:rsidRPr="004342C6" w:rsidRDefault="0002418B" w:rsidP="00320B54">
            <w:pPr>
              <w:pStyle w:val="ListParagraph"/>
              <w:numPr>
                <w:ilvl w:val="0"/>
                <w:numId w:val="188"/>
              </w:numPr>
              <w:contextualSpacing w:val="0"/>
              <w:rPr>
                <w:rFonts w:cs="Arial"/>
              </w:rPr>
            </w:pPr>
            <w:r w:rsidRPr="004342C6">
              <w:rPr>
                <w:rFonts w:cs="Arial"/>
              </w:rPr>
              <w:lastRenderedPageBreak/>
              <w:t xml:space="preserve">Since </w:t>
            </w:r>
            <w:r w:rsidR="007D2C0A">
              <w:rPr>
                <w:rFonts w:cs="Arial"/>
              </w:rPr>
              <w:t xml:space="preserve">the </w:t>
            </w:r>
            <w:r w:rsidRPr="004342C6">
              <w:rPr>
                <w:rFonts w:cs="Arial"/>
              </w:rPr>
              <w:t xml:space="preserve">husband is falling under Exclusion, </w:t>
            </w:r>
            <w:r w:rsidR="007D2C0A">
              <w:rPr>
                <w:rFonts w:cs="Arial"/>
              </w:rPr>
              <w:t xml:space="preserve">the </w:t>
            </w:r>
            <w:r w:rsidRPr="004342C6">
              <w:rPr>
                <w:rFonts w:cs="Arial"/>
              </w:rPr>
              <w:t xml:space="preserve">system will not pend upgraded benefits for </w:t>
            </w:r>
            <w:r w:rsidR="007D2C0A">
              <w:rPr>
                <w:rFonts w:cs="Arial"/>
              </w:rPr>
              <w:t xml:space="preserve">the </w:t>
            </w:r>
            <w:r w:rsidR="004E59A8" w:rsidRPr="004342C6">
              <w:rPr>
                <w:rFonts w:cs="Arial"/>
              </w:rPr>
              <w:t>Husband,</w:t>
            </w:r>
            <w:r w:rsidRPr="004342C6">
              <w:rPr>
                <w:rFonts w:cs="Arial"/>
              </w:rPr>
              <w:t xml:space="preserve"> and he will get upgraded benefits as per application data.</w:t>
            </w:r>
          </w:p>
          <w:p w14:paraId="3EF2CB19" w14:textId="5EF15F67" w:rsidR="0002418B" w:rsidRPr="004342C6" w:rsidRDefault="007D2C0A" w:rsidP="00320B54">
            <w:pPr>
              <w:pStyle w:val="ListParagraph"/>
              <w:numPr>
                <w:ilvl w:val="0"/>
                <w:numId w:val="188"/>
              </w:numPr>
              <w:contextualSpacing w:val="0"/>
              <w:rPr>
                <w:rFonts w:cs="Arial"/>
              </w:rPr>
            </w:pPr>
            <w:r>
              <w:rPr>
                <w:rFonts w:cs="Arial"/>
              </w:rPr>
              <w:t>The w</w:t>
            </w:r>
            <w:r w:rsidR="0002418B" w:rsidRPr="004342C6">
              <w:rPr>
                <w:rFonts w:cs="Arial"/>
              </w:rPr>
              <w:t xml:space="preserve">ife will not get upgraded benefits as per application Data until the Income is verified and will be provided the currently awarded MH benefits and CCA coverage (if applicable) </w:t>
            </w:r>
          </w:p>
          <w:p w14:paraId="233C03CB" w14:textId="4C385648" w:rsidR="0002418B" w:rsidRPr="004342C6" w:rsidRDefault="0002418B" w:rsidP="0002418B">
            <w:pPr>
              <w:pStyle w:val="BodyTextBullet"/>
              <w:numPr>
                <w:ilvl w:val="0"/>
                <w:numId w:val="0"/>
              </w:numPr>
              <w:rPr>
                <w:rStyle w:val="normaltextrun"/>
                <w:rFonts w:eastAsiaTheme="majorEastAsia" w:cs="Arial"/>
                <w:szCs w:val="22"/>
              </w:rPr>
            </w:pPr>
          </w:p>
        </w:tc>
      </w:tr>
      <w:tr w:rsidR="0002418B" w:rsidRPr="004342C6" w14:paraId="69A2F4A4" w14:textId="77777777" w:rsidTr="007768B5">
        <w:trPr>
          <w:trHeight w:val="314"/>
        </w:trPr>
        <w:tc>
          <w:tcPr>
            <w:tcW w:w="2557" w:type="dxa"/>
            <w:shd w:val="clear" w:color="000000" w:fill="FFFFFF"/>
          </w:tcPr>
          <w:p w14:paraId="177DC58F" w14:textId="0A30746D"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lastRenderedPageBreak/>
              <w:t>EPE.FR.02.011</w:t>
            </w:r>
          </w:p>
        </w:tc>
        <w:tc>
          <w:tcPr>
            <w:tcW w:w="7024" w:type="dxa"/>
            <w:shd w:val="clear" w:color="000000" w:fill="FFFFFF"/>
          </w:tcPr>
          <w:p w14:paraId="140E95AF" w14:textId="4B210060" w:rsidR="0002418B" w:rsidRPr="004342C6" w:rsidRDefault="0002418B" w:rsidP="0002418B">
            <w:pPr>
              <w:jc w:val="both"/>
              <w:rPr>
                <w:rFonts w:cs="Arial"/>
              </w:rPr>
            </w:pPr>
            <w:r w:rsidRPr="004342C6">
              <w:rPr>
                <w:rFonts w:cs="Arial"/>
              </w:rPr>
              <w:t xml:space="preserve">The system shall display the current eligibility results for the member and mention “MassHealth Decision Pending” on </w:t>
            </w:r>
            <w:r w:rsidR="007D2C0A">
              <w:rPr>
                <w:rFonts w:cs="Arial"/>
              </w:rPr>
              <w:t xml:space="preserve">the </w:t>
            </w:r>
            <w:r w:rsidRPr="004342C6">
              <w:rPr>
                <w:rFonts w:cs="Arial"/>
                <w:b/>
              </w:rPr>
              <w:t>Eligibility result page</w:t>
            </w:r>
            <w:r w:rsidRPr="004342C6">
              <w:rPr>
                <w:rFonts w:cs="Arial"/>
              </w:rPr>
              <w:t xml:space="preserve"> under “You qualify for this program” when the </w:t>
            </w:r>
            <w:r w:rsidRPr="004342C6">
              <w:rPr>
                <w:rFonts w:cs="Arial"/>
                <w:noProof/>
              </w:rPr>
              <w:t>member</w:t>
            </w:r>
            <w:r w:rsidRPr="004342C6">
              <w:rPr>
                <w:rFonts w:cs="Arial"/>
              </w:rPr>
              <w:t xml:space="preserve"> is identified in </w:t>
            </w:r>
            <w:r w:rsidR="007D2C0A">
              <w:rPr>
                <w:rFonts w:cs="Arial"/>
              </w:rPr>
              <w:t xml:space="preserve">the </w:t>
            </w:r>
            <w:r w:rsidRPr="004342C6">
              <w:rPr>
                <w:rFonts w:cs="Arial"/>
              </w:rPr>
              <w:t>“MH pending” state.</w:t>
            </w:r>
          </w:p>
          <w:p w14:paraId="5296435C" w14:textId="7FEF2294" w:rsidR="0002418B" w:rsidRPr="004342C6" w:rsidRDefault="0002418B" w:rsidP="0002418B">
            <w:pPr>
              <w:pStyle w:val="BodyTextBullet"/>
              <w:numPr>
                <w:ilvl w:val="0"/>
                <w:numId w:val="0"/>
              </w:numPr>
              <w:rPr>
                <w:rStyle w:val="normaltextrun"/>
                <w:rFonts w:eastAsiaTheme="majorEastAsia" w:cs="Arial"/>
                <w:szCs w:val="22"/>
              </w:rPr>
            </w:pPr>
          </w:p>
        </w:tc>
      </w:tr>
      <w:tr w:rsidR="0002418B" w:rsidRPr="004342C6" w14:paraId="31D47BB9" w14:textId="77777777" w:rsidTr="007768B5">
        <w:trPr>
          <w:trHeight w:val="314"/>
        </w:trPr>
        <w:tc>
          <w:tcPr>
            <w:tcW w:w="2557" w:type="dxa"/>
            <w:shd w:val="clear" w:color="000000" w:fill="FFFFFF"/>
          </w:tcPr>
          <w:p w14:paraId="2B9017B6" w14:textId="6E02D853"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EPE.FR.02.012</w:t>
            </w:r>
          </w:p>
        </w:tc>
        <w:tc>
          <w:tcPr>
            <w:tcW w:w="7024" w:type="dxa"/>
            <w:shd w:val="clear" w:color="000000" w:fill="FFFFFF"/>
          </w:tcPr>
          <w:p w14:paraId="5778AD2C" w14:textId="77777777" w:rsidR="0002418B" w:rsidRPr="004342C6" w:rsidRDefault="0002418B" w:rsidP="0002418B">
            <w:pPr>
              <w:jc w:val="both"/>
              <w:rPr>
                <w:rFonts w:cs="Arial"/>
              </w:rPr>
            </w:pPr>
            <w:r w:rsidRPr="004342C6">
              <w:rPr>
                <w:rFonts w:cs="Arial"/>
              </w:rPr>
              <w:t>The system shall display a new field as “MH Pending” on Medicaid Summary Screen set as “Yes” for the member who is identified in MH pending state.</w:t>
            </w:r>
          </w:p>
          <w:p w14:paraId="4B985829" w14:textId="77777777" w:rsidR="0002418B" w:rsidRPr="004342C6" w:rsidRDefault="0002418B" w:rsidP="0002418B">
            <w:pPr>
              <w:jc w:val="both"/>
              <w:rPr>
                <w:rFonts w:cs="Arial"/>
              </w:rPr>
            </w:pPr>
          </w:p>
          <w:p w14:paraId="2BBDF7B4" w14:textId="798C1E6C" w:rsidR="0002418B" w:rsidRPr="004342C6" w:rsidRDefault="0002418B" w:rsidP="00AD345C">
            <w:pPr>
              <w:jc w:val="both"/>
              <w:rPr>
                <w:rStyle w:val="normaltextrun"/>
                <w:rFonts w:eastAsiaTheme="majorEastAsia" w:cs="Arial"/>
              </w:rPr>
            </w:pPr>
            <w:r w:rsidRPr="007D2C0A">
              <w:rPr>
                <w:rFonts w:cs="Arial"/>
                <w:b/>
                <w:bCs/>
              </w:rPr>
              <w:t>Note</w:t>
            </w:r>
            <w:r w:rsidRPr="004342C6">
              <w:rPr>
                <w:rFonts w:cs="Arial"/>
              </w:rPr>
              <w:t>: This will be set for every Program determination.</w:t>
            </w:r>
          </w:p>
        </w:tc>
      </w:tr>
      <w:tr w:rsidR="0002418B" w:rsidRPr="004342C6" w14:paraId="64C675DB" w14:textId="77777777" w:rsidTr="007768B5">
        <w:trPr>
          <w:trHeight w:val="314"/>
        </w:trPr>
        <w:tc>
          <w:tcPr>
            <w:tcW w:w="2557" w:type="dxa"/>
            <w:shd w:val="clear" w:color="000000" w:fill="FFFFFF"/>
          </w:tcPr>
          <w:p w14:paraId="3F9B3F0D" w14:textId="25944DD1"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EPE.FR.02.013</w:t>
            </w:r>
          </w:p>
        </w:tc>
        <w:tc>
          <w:tcPr>
            <w:tcW w:w="7024" w:type="dxa"/>
            <w:shd w:val="clear" w:color="000000" w:fill="FFFFFF"/>
          </w:tcPr>
          <w:p w14:paraId="75D0B3B0" w14:textId="4C183F1C" w:rsidR="0002418B" w:rsidRPr="004342C6" w:rsidRDefault="0002418B" w:rsidP="0002418B">
            <w:pPr>
              <w:jc w:val="both"/>
              <w:rPr>
                <w:rFonts w:cs="Arial"/>
              </w:rPr>
            </w:pPr>
            <w:r w:rsidRPr="004342C6">
              <w:rPr>
                <w:rFonts w:cs="Arial"/>
              </w:rPr>
              <w:t xml:space="preserve">The system shall display a new field as “MH Pending” on Medicaid Summary Screen set as “No” for the member who is not identified in </w:t>
            </w:r>
            <w:r w:rsidR="007D2C0A">
              <w:rPr>
                <w:rFonts w:cs="Arial"/>
              </w:rPr>
              <w:t xml:space="preserve">the </w:t>
            </w:r>
            <w:r w:rsidRPr="004342C6">
              <w:rPr>
                <w:rFonts w:cs="Arial"/>
              </w:rPr>
              <w:t>MH Pending state.</w:t>
            </w:r>
          </w:p>
          <w:p w14:paraId="628A6258" w14:textId="77777777" w:rsidR="0002418B" w:rsidRPr="004342C6" w:rsidRDefault="0002418B" w:rsidP="0002418B">
            <w:pPr>
              <w:jc w:val="both"/>
              <w:rPr>
                <w:rFonts w:cs="Arial"/>
              </w:rPr>
            </w:pPr>
          </w:p>
          <w:p w14:paraId="640667BC" w14:textId="5DE6C7CE" w:rsidR="0002418B" w:rsidRPr="004342C6" w:rsidRDefault="0002418B" w:rsidP="00AD345C">
            <w:pPr>
              <w:jc w:val="both"/>
              <w:rPr>
                <w:rStyle w:val="normaltextrun"/>
                <w:rFonts w:eastAsiaTheme="majorEastAsia" w:cs="Arial"/>
              </w:rPr>
            </w:pPr>
            <w:r w:rsidRPr="004342C6">
              <w:rPr>
                <w:rFonts w:cs="Arial"/>
              </w:rPr>
              <w:t>Note: This will be set for every Program determination.</w:t>
            </w:r>
          </w:p>
        </w:tc>
      </w:tr>
      <w:tr w:rsidR="0002418B" w:rsidRPr="004342C6" w14:paraId="7E1CDD82" w14:textId="77777777" w:rsidTr="007768B5">
        <w:trPr>
          <w:trHeight w:val="314"/>
        </w:trPr>
        <w:tc>
          <w:tcPr>
            <w:tcW w:w="2557" w:type="dxa"/>
            <w:shd w:val="clear" w:color="000000" w:fill="FFFFFF"/>
          </w:tcPr>
          <w:p w14:paraId="2CA4353E" w14:textId="746E377D"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EPE.FR.02.014</w:t>
            </w:r>
          </w:p>
        </w:tc>
        <w:tc>
          <w:tcPr>
            <w:tcW w:w="7024" w:type="dxa"/>
            <w:shd w:val="clear" w:color="000000" w:fill="FFFFFF"/>
          </w:tcPr>
          <w:p w14:paraId="7CED9E3A" w14:textId="22059010" w:rsidR="0002418B" w:rsidRPr="004342C6" w:rsidRDefault="0002418B" w:rsidP="0002418B">
            <w:pPr>
              <w:jc w:val="both"/>
              <w:rPr>
                <w:rFonts w:cs="Arial"/>
                <w:color w:val="000000"/>
              </w:rPr>
            </w:pPr>
            <w:r w:rsidRPr="004342C6">
              <w:rPr>
                <w:rFonts w:cs="Arial"/>
                <w:color w:val="000000"/>
              </w:rPr>
              <w:t xml:space="preserve">The system shall Dynamically display this message when </w:t>
            </w:r>
            <w:r w:rsidR="007D2C0A">
              <w:rPr>
                <w:rFonts w:cs="Arial"/>
                <w:color w:val="000000"/>
              </w:rPr>
              <w:t xml:space="preserve">a </w:t>
            </w:r>
            <w:r w:rsidRPr="004342C6">
              <w:rPr>
                <w:rFonts w:cs="Arial"/>
                <w:color w:val="000000"/>
              </w:rPr>
              <w:t xml:space="preserve">household has </w:t>
            </w:r>
            <w:r w:rsidR="007D2C0A">
              <w:rPr>
                <w:rFonts w:cs="Arial"/>
                <w:color w:val="000000"/>
              </w:rPr>
              <w:t xml:space="preserve">a </w:t>
            </w:r>
            <w:r w:rsidRPr="004342C6">
              <w:rPr>
                <w:rFonts w:cs="Arial"/>
                <w:color w:val="000000"/>
              </w:rPr>
              <w:t xml:space="preserve">member(s) who are MH provisional or MH Pending and have outstanding RFI:  </w:t>
            </w:r>
          </w:p>
          <w:p w14:paraId="42DC031E" w14:textId="77777777" w:rsidR="0002418B" w:rsidRPr="004342C6" w:rsidRDefault="0002418B" w:rsidP="0002418B">
            <w:pPr>
              <w:jc w:val="both"/>
              <w:rPr>
                <w:rFonts w:cs="Arial"/>
                <w:color w:val="000000"/>
              </w:rPr>
            </w:pPr>
          </w:p>
          <w:p w14:paraId="2D13FBFD" w14:textId="1F24FEB3" w:rsidR="0002418B" w:rsidRPr="004342C6" w:rsidRDefault="0002418B" w:rsidP="0002418B">
            <w:pPr>
              <w:rPr>
                <w:rFonts w:cs="Arial"/>
                <w:color w:val="000000"/>
              </w:rPr>
            </w:pPr>
            <w:r w:rsidRPr="004342C6">
              <w:rPr>
                <w:rFonts w:cs="Arial"/>
                <w:color w:val="000000"/>
              </w:rPr>
              <w:t>MassHealth Eligibility</w:t>
            </w:r>
            <w:r w:rsidR="007D2C0A">
              <w:rPr>
                <w:rFonts w:cs="Arial"/>
                <w:color w:val="000000"/>
              </w:rPr>
              <w:t xml:space="preserve">: </w:t>
            </w:r>
            <w:r w:rsidRPr="004342C6">
              <w:rPr>
                <w:rFonts w:cs="Arial"/>
                <w:color w:val="000000"/>
              </w:rPr>
              <w:t>For people who are approved for health coverage through MassHealth, the coverage is temporary and may be reduced or end.  If the people in your household are “pending</w:t>
            </w:r>
            <w:r w:rsidR="007D2C0A">
              <w:rPr>
                <w:rFonts w:cs="Arial"/>
                <w:color w:val="000000"/>
              </w:rPr>
              <w:t>,”</w:t>
            </w:r>
            <w:r w:rsidRPr="004342C6">
              <w:rPr>
                <w:rFonts w:cs="Arial"/>
                <w:color w:val="000000"/>
              </w:rPr>
              <w:t xml:space="preserve"> you may qualify for MassHealth or Health Safety Net, but we need more information to make a final decision. You will not be able to get or keep your MassHealth coverage unless you send us the requested proof.  </w:t>
            </w:r>
          </w:p>
          <w:p w14:paraId="759649B6" w14:textId="30F94235" w:rsidR="0002418B" w:rsidRPr="004342C6" w:rsidRDefault="0002418B" w:rsidP="0002418B">
            <w:pPr>
              <w:jc w:val="both"/>
              <w:rPr>
                <w:rFonts w:cs="Arial"/>
                <w:color w:val="000000"/>
              </w:rPr>
            </w:pPr>
          </w:p>
          <w:p w14:paraId="2196CA6C" w14:textId="694BE8D3" w:rsidR="0002418B" w:rsidRPr="004342C6" w:rsidRDefault="0002418B" w:rsidP="0002418B">
            <w:pPr>
              <w:rPr>
                <w:rFonts w:cs="Arial"/>
                <w:color w:val="000000"/>
              </w:rPr>
            </w:pPr>
            <w:r w:rsidRPr="004342C6">
              <w:rPr>
                <w:rFonts w:cs="Arial"/>
                <w:color w:val="000000"/>
              </w:rPr>
              <w:t xml:space="preserve">Dynamically display this message when </w:t>
            </w:r>
            <w:r w:rsidR="007D2C0A">
              <w:rPr>
                <w:rFonts w:cs="Arial"/>
                <w:color w:val="000000"/>
              </w:rPr>
              <w:t xml:space="preserve">a </w:t>
            </w:r>
            <w:r w:rsidRPr="004342C6">
              <w:rPr>
                <w:rFonts w:cs="Arial"/>
                <w:color w:val="000000"/>
              </w:rPr>
              <w:t>household has new members who are partial MH provisional or MH pending, have CCA eligibility and have outstanding RFI:  </w:t>
            </w:r>
          </w:p>
          <w:p w14:paraId="30E05C17" w14:textId="77777777" w:rsidR="0002418B" w:rsidRPr="004342C6" w:rsidRDefault="0002418B" w:rsidP="0002418B">
            <w:pPr>
              <w:jc w:val="both"/>
              <w:rPr>
                <w:rFonts w:cs="Arial"/>
                <w:color w:val="000000"/>
              </w:rPr>
            </w:pPr>
          </w:p>
          <w:p w14:paraId="2A39A371" w14:textId="202FD1A7" w:rsidR="0002418B" w:rsidRPr="004342C6" w:rsidRDefault="0002418B" w:rsidP="0002418B">
            <w:pPr>
              <w:rPr>
                <w:rFonts w:cs="Arial"/>
                <w:color w:val="000000"/>
              </w:rPr>
            </w:pPr>
            <w:r w:rsidRPr="004342C6">
              <w:rPr>
                <w:rFonts w:cs="Arial"/>
                <w:color w:val="000000"/>
              </w:rPr>
              <w:t>MassHealth Eligibility</w:t>
            </w:r>
            <w:r w:rsidR="007D2C0A">
              <w:rPr>
                <w:rFonts w:cs="Arial"/>
                <w:color w:val="000000"/>
              </w:rPr>
              <w:t>:</w:t>
            </w:r>
          </w:p>
          <w:p w14:paraId="003FEBAA" w14:textId="6F64B35E" w:rsidR="0002418B" w:rsidRPr="004342C6" w:rsidRDefault="0002418B" w:rsidP="0002418B">
            <w:pPr>
              <w:rPr>
                <w:rFonts w:cs="Arial"/>
                <w:color w:val="000000"/>
              </w:rPr>
            </w:pPr>
            <w:r w:rsidRPr="004342C6">
              <w:rPr>
                <w:rFonts w:cs="Arial"/>
                <w:color w:val="000000"/>
              </w:rPr>
              <w:t>For people who are approved for health coverage through MassHealth, the coverage is temporary and may be reduced or end.  If the people in your household are “pending</w:t>
            </w:r>
            <w:r w:rsidR="007D2C0A">
              <w:rPr>
                <w:rFonts w:cs="Arial"/>
                <w:color w:val="000000"/>
              </w:rPr>
              <w:t>,”</w:t>
            </w:r>
            <w:r w:rsidRPr="004342C6">
              <w:rPr>
                <w:rFonts w:cs="Arial"/>
                <w:color w:val="000000"/>
              </w:rPr>
              <w:t xml:space="preserve"> you may qualify for MassHealth or Health Safety Net, but we need more information to make a final decision.  You will not be able to get or keep your coverage unless you send us the requested proof.  </w:t>
            </w:r>
          </w:p>
          <w:p w14:paraId="2F40826B" w14:textId="77777777" w:rsidR="0002418B" w:rsidRPr="004342C6" w:rsidRDefault="0002418B" w:rsidP="0002418B">
            <w:pPr>
              <w:rPr>
                <w:rFonts w:cs="Arial"/>
                <w:color w:val="000000"/>
              </w:rPr>
            </w:pPr>
          </w:p>
          <w:p w14:paraId="58D81C69" w14:textId="658AB5D4" w:rsidR="0002418B" w:rsidRPr="004342C6" w:rsidRDefault="0002418B" w:rsidP="0002418B">
            <w:pPr>
              <w:rPr>
                <w:rFonts w:cs="Arial"/>
                <w:color w:val="000000"/>
              </w:rPr>
            </w:pPr>
            <w:r w:rsidRPr="004342C6">
              <w:rPr>
                <w:rFonts w:cs="Arial"/>
                <w:color w:val="000000"/>
              </w:rPr>
              <w:t>Health Connector Eligibility</w:t>
            </w:r>
            <w:r w:rsidR="007D2C0A">
              <w:rPr>
                <w:rFonts w:cs="Arial"/>
                <w:color w:val="000000"/>
              </w:rPr>
              <w:t>:</w:t>
            </w:r>
          </w:p>
          <w:p w14:paraId="5D50C184" w14:textId="1B744B86" w:rsidR="0002418B" w:rsidRPr="004342C6" w:rsidRDefault="0002418B" w:rsidP="007D2C0A">
            <w:pPr>
              <w:rPr>
                <w:rStyle w:val="normaltextrun"/>
                <w:rFonts w:eastAsiaTheme="majorEastAsia" w:cs="Arial"/>
              </w:rPr>
            </w:pPr>
            <w:r w:rsidRPr="004342C6">
              <w:rPr>
                <w:rFonts w:cs="Arial"/>
                <w:color w:val="000000"/>
              </w:rPr>
              <w:lastRenderedPageBreak/>
              <w:t>For people who are approved for health coverage through the Health Connector—such as ConnectorCare plans—you may shop for a health plan and complete your enrollment now.</w:t>
            </w:r>
          </w:p>
        </w:tc>
      </w:tr>
      <w:tr w:rsidR="0002418B" w:rsidRPr="004342C6" w14:paraId="0B08ACB9" w14:textId="77777777" w:rsidTr="007768B5">
        <w:trPr>
          <w:trHeight w:val="314"/>
        </w:trPr>
        <w:tc>
          <w:tcPr>
            <w:tcW w:w="2557" w:type="dxa"/>
            <w:shd w:val="clear" w:color="000000" w:fill="FFFFFF"/>
          </w:tcPr>
          <w:p w14:paraId="346ACE65" w14:textId="4274256D"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lastRenderedPageBreak/>
              <w:t>EPE.FR.02.015</w:t>
            </w:r>
          </w:p>
        </w:tc>
        <w:tc>
          <w:tcPr>
            <w:tcW w:w="7024" w:type="dxa"/>
            <w:shd w:val="clear" w:color="000000" w:fill="FFFFFF"/>
          </w:tcPr>
          <w:p w14:paraId="5187169C" w14:textId="77777777" w:rsidR="0002418B" w:rsidRPr="004342C6" w:rsidRDefault="0002418B" w:rsidP="0002418B">
            <w:pPr>
              <w:jc w:val="both"/>
              <w:rPr>
                <w:rFonts w:cs="Arial"/>
              </w:rPr>
            </w:pPr>
            <w:r w:rsidRPr="004342C6">
              <w:rPr>
                <w:rFonts w:cs="Arial"/>
              </w:rPr>
              <w:t>The System shall display an information text on the Eligibility Results page under the "We need proof from these categories" –</w:t>
            </w:r>
          </w:p>
          <w:p w14:paraId="467B33B7" w14:textId="77777777" w:rsidR="0002418B" w:rsidRPr="004342C6" w:rsidRDefault="0002418B" w:rsidP="0002418B">
            <w:pPr>
              <w:jc w:val="both"/>
              <w:rPr>
                <w:rFonts w:cs="Arial"/>
              </w:rPr>
            </w:pPr>
          </w:p>
          <w:p w14:paraId="2072DDE6" w14:textId="1FE917EC" w:rsidR="0002418B" w:rsidRPr="004342C6" w:rsidRDefault="007D2C0A" w:rsidP="0002418B">
            <w:pPr>
              <w:pStyle w:val="BodyTextBullet"/>
              <w:numPr>
                <w:ilvl w:val="0"/>
                <w:numId w:val="0"/>
              </w:numPr>
              <w:rPr>
                <w:rFonts w:cs="Arial"/>
              </w:rPr>
            </w:pPr>
            <w:r>
              <w:rPr>
                <w:rFonts w:cs="Arial"/>
                <w:b/>
                <w:bCs/>
              </w:rPr>
              <w:t>Note</w:t>
            </w:r>
            <w:r w:rsidR="0002418B" w:rsidRPr="004342C6">
              <w:rPr>
                <w:rFonts w:cs="Arial"/>
              </w:rPr>
              <w:t>:  You may not be able to get or keep your coverage unless you send us the requested proof below.</w:t>
            </w:r>
          </w:p>
          <w:p w14:paraId="4F5500B3" w14:textId="55E3D518" w:rsidR="00AD345C" w:rsidRPr="004342C6" w:rsidRDefault="00AD345C" w:rsidP="0002418B">
            <w:pPr>
              <w:pStyle w:val="BodyTextBullet"/>
              <w:numPr>
                <w:ilvl w:val="0"/>
                <w:numId w:val="0"/>
              </w:numPr>
              <w:rPr>
                <w:rStyle w:val="normaltextrun"/>
                <w:rFonts w:eastAsiaTheme="majorEastAsia" w:cs="Arial"/>
                <w:szCs w:val="22"/>
              </w:rPr>
            </w:pPr>
          </w:p>
        </w:tc>
      </w:tr>
      <w:tr w:rsidR="0002418B" w:rsidRPr="004342C6" w14:paraId="66110239" w14:textId="77777777" w:rsidTr="007768B5">
        <w:trPr>
          <w:trHeight w:val="314"/>
        </w:trPr>
        <w:tc>
          <w:tcPr>
            <w:tcW w:w="2557" w:type="dxa"/>
            <w:shd w:val="clear" w:color="000000" w:fill="FFFFFF"/>
          </w:tcPr>
          <w:p w14:paraId="66D6DE0A" w14:textId="5FA0A141" w:rsidR="0002418B" w:rsidRPr="004342C6" w:rsidRDefault="0002418B" w:rsidP="0002418B">
            <w:pPr>
              <w:contextualSpacing w:val="0"/>
              <w:jc w:val="center"/>
              <w:rPr>
                <w:rFonts w:eastAsia="Times New Roman" w:cs="Arial"/>
                <w:szCs w:val="24"/>
                <w:lang w:eastAsia="en-IN"/>
              </w:rPr>
            </w:pPr>
            <w:r w:rsidRPr="004342C6">
              <w:rPr>
                <w:rFonts w:eastAsia="Times New Roman" w:cs="Arial"/>
                <w:color w:val="000000"/>
              </w:rPr>
              <w:t>EPE.FR.02.016</w:t>
            </w:r>
          </w:p>
        </w:tc>
        <w:tc>
          <w:tcPr>
            <w:tcW w:w="7024" w:type="dxa"/>
            <w:shd w:val="clear" w:color="000000" w:fill="FFFFFF"/>
          </w:tcPr>
          <w:p w14:paraId="1BAF2A2A" w14:textId="77777777" w:rsidR="0002418B" w:rsidRPr="004342C6" w:rsidRDefault="0002418B" w:rsidP="0002418B">
            <w:pPr>
              <w:jc w:val="both"/>
              <w:rPr>
                <w:rFonts w:cs="Arial"/>
              </w:rPr>
            </w:pPr>
            <w:r w:rsidRPr="004342C6">
              <w:rPr>
                <w:rFonts w:cs="Arial"/>
              </w:rPr>
              <w:t>The System shall show following on “You Qualify for these programs” member on the Eligibility results page –</w:t>
            </w:r>
          </w:p>
          <w:p w14:paraId="29F1435C" w14:textId="51AF76FF" w:rsidR="0002418B" w:rsidRPr="004342C6" w:rsidRDefault="0002418B" w:rsidP="00320B54">
            <w:pPr>
              <w:pStyle w:val="ListParagraph"/>
              <w:numPr>
                <w:ilvl w:val="0"/>
                <w:numId w:val="189"/>
              </w:numPr>
              <w:jc w:val="both"/>
              <w:rPr>
                <w:rFonts w:cs="Arial"/>
              </w:rPr>
            </w:pPr>
            <w:r w:rsidRPr="004342C6">
              <w:rPr>
                <w:rFonts w:cs="Arial"/>
              </w:rPr>
              <w:t xml:space="preserve">When </w:t>
            </w:r>
            <w:r w:rsidR="007D2C0A">
              <w:rPr>
                <w:rFonts w:cs="Arial"/>
              </w:rPr>
              <w:t xml:space="preserve">a </w:t>
            </w:r>
            <w:r w:rsidRPr="004342C6">
              <w:rPr>
                <w:rFonts w:cs="Arial"/>
              </w:rPr>
              <w:t>member is provided Partial MH with CCA benefits, then show Only CCA coverage with “MH decision Pending</w:t>
            </w:r>
            <w:r w:rsidR="007D2C0A">
              <w:rPr>
                <w:rFonts w:cs="Arial"/>
              </w:rPr>
              <w:t>.</w:t>
            </w:r>
            <w:r w:rsidRPr="004342C6">
              <w:rPr>
                <w:rFonts w:cs="Arial"/>
              </w:rPr>
              <w:t>”</w:t>
            </w:r>
          </w:p>
          <w:p w14:paraId="27B1D972" w14:textId="7F5C8557" w:rsidR="0002418B" w:rsidRPr="004342C6" w:rsidRDefault="0002418B" w:rsidP="00320B54">
            <w:pPr>
              <w:pStyle w:val="ListParagraph"/>
              <w:numPr>
                <w:ilvl w:val="0"/>
                <w:numId w:val="189"/>
              </w:numPr>
              <w:jc w:val="both"/>
              <w:rPr>
                <w:rFonts w:cs="Arial"/>
              </w:rPr>
            </w:pPr>
            <w:r w:rsidRPr="004342C6">
              <w:rPr>
                <w:rFonts w:cs="Arial"/>
              </w:rPr>
              <w:t>When the member is only eligible for Full MH or Partial MH</w:t>
            </w:r>
            <w:r w:rsidR="007D2C0A">
              <w:rPr>
                <w:rFonts w:cs="Arial"/>
              </w:rPr>
              <w:t>,</w:t>
            </w:r>
            <w:r w:rsidRPr="004342C6">
              <w:rPr>
                <w:rFonts w:cs="Arial"/>
              </w:rPr>
              <w:t xml:space="preserve"> then show the awarded MH eligibility with “MassHealth-Decision Pending</w:t>
            </w:r>
            <w:r w:rsidR="007D2C0A">
              <w:rPr>
                <w:rFonts w:cs="Arial"/>
              </w:rPr>
              <w:t>.”</w:t>
            </w:r>
          </w:p>
          <w:p w14:paraId="18DCB4CE" w14:textId="30572EE7" w:rsidR="0002418B" w:rsidRPr="004342C6" w:rsidRDefault="0002418B" w:rsidP="0002418B">
            <w:pPr>
              <w:rPr>
                <w:rFonts w:cs="Arial"/>
              </w:rPr>
            </w:pPr>
          </w:p>
        </w:tc>
      </w:tr>
      <w:tr w:rsidR="00D679EE" w:rsidRPr="004342C6" w14:paraId="7ED6337A" w14:textId="77777777" w:rsidTr="00423116">
        <w:trPr>
          <w:trHeight w:val="314"/>
        </w:trPr>
        <w:tc>
          <w:tcPr>
            <w:tcW w:w="2557" w:type="dxa"/>
            <w:shd w:val="clear" w:color="000000" w:fill="FFFFFF"/>
            <w:vAlign w:val="center"/>
          </w:tcPr>
          <w:p w14:paraId="089C05DF" w14:textId="6C288567" w:rsidR="00D679EE" w:rsidRPr="004342C6" w:rsidRDefault="00D679EE" w:rsidP="00D679EE">
            <w:pPr>
              <w:contextualSpacing w:val="0"/>
              <w:jc w:val="center"/>
              <w:rPr>
                <w:rFonts w:eastAsia="Times New Roman" w:cs="Arial"/>
                <w:color w:val="000000"/>
              </w:rPr>
            </w:pPr>
            <w:r w:rsidRPr="0020737A">
              <w:t>DIS.PCS.10.006</w:t>
            </w:r>
          </w:p>
        </w:tc>
        <w:tc>
          <w:tcPr>
            <w:tcW w:w="7024" w:type="dxa"/>
            <w:shd w:val="clear" w:color="000000" w:fill="FFFFFF"/>
          </w:tcPr>
          <w:p w14:paraId="6992BD06" w14:textId="77777777" w:rsidR="00D679EE" w:rsidRPr="007150CE" w:rsidRDefault="00D679EE" w:rsidP="00D679EE">
            <w:pPr>
              <w:spacing w:after="160" w:line="252" w:lineRule="auto"/>
              <w:rPr>
                <w:rFonts w:eastAsia="Times New Roman"/>
              </w:rPr>
            </w:pPr>
            <w:r w:rsidRPr="007150CE">
              <w:rPr>
                <w:rFonts w:eastAsia="Times New Roman"/>
              </w:rPr>
              <w:t xml:space="preserve">The system shall use the </w:t>
            </w:r>
            <w:r>
              <w:t>Disabled Adult Household</w:t>
            </w:r>
            <w:r w:rsidRPr="007150CE">
              <w:rPr>
                <w:rFonts w:eastAsia="Times New Roman"/>
              </w:rPr>
              <w:t xml:space="preserve"> FPL and </w:t>
            </w:r>
            <w:r>
              <w:t xml:space="preserve">Disabled Adult </w:t>
            </w:r>
            <w:r w:rsidRPr="007150CE">
              <w:rPr>
                <w:rFonts w:eastAsia="Times New Roman"/>
              </w:rPr>
              <w:t xml:space="preserve">Household to run the </w:t>
            </w:r>
            <w:r w:rsidRPr="00A61411">
              <w:rPr>
                <w:rFonts w:eastAsia="Times New Roman"/>
                <w:b/>
              </w:rPr>
              <w:t>Medicaid Pending</w:t>
            </w:r>
            <w:r w:rsidRPr="007150CE">
              <w:rPr>
                <w:rFonts w:eastAsia="Times New Roman"/>
              </w:rPr>
              <w:t xml:space="preserve"> rules for the members who are </w:t>
            </w:r>
            <w:r>
              <w:rPr>
                <w:rFonts w:eastAsia="Times New Roman"/>
              </w:rPr>
              <w:t>eligible for</w:t>
            </w:r>
            <w:r w:rsidRPr="007150CE">
              <w:rPr>
                <w:rFonts w:eastAsia="Times New Roman"/>
              </w:rPr>
              <w:t xml:space="preserve"> Medicaid based on </w:t>
            </w:r>
            <w:r>
              <w:rPr>
                <w:rFonts w:eastAsia="Times New Roman"/>
              </w:rPr>
              <w:t xml:space="preserve">the </w:t>
            </w:r>
            <w:r>
              <w:t>Disabled Adult Household</w:t>
            </w:r>
            <w:r w:rsidRPr="007150CE">
              <w:rPr>
                <w:rFonts w:eastAsia="Times New Roman"/>
              </w:rPr>
              <w:t xml:space="preserve"> </w:t>
            </w:r>
            <w:r>
              <w:rPr>
                <w:rFonts w:eastAsia="Times New Roman"/>
              </w:rPr>
              <w:t xml:space="preserve">FPL </w:t>
            </w:r>
            <w:r>
              <w:t>used in PD</w:t>
            </w:r>
            <w:r w:rsidRPr="005807B3">
              <w:rPr>
                <w:rFonts w:eastAsia="Times New Roman"/>
              </w:rPr>
              <w:t>.</w:t>
            </w:r>
            <w:r w:rsidRPr="007150CE">
              <w:rPr>
                <w:rFonts w:eastAsia="Times New Roman"/>
              </w:rPr>
              <w:t xml:space="preserve"> </w:t>
            </w:r>
          </w:p>
          <w:p w14:paraId="3D6A6BB7" w14:textId="77777777" w:rsidR="00D679EE" w:rsidRDefault="00D679EE" w:rsidP="00D679EE">
            <w:pPr>
              <w:spacing w:after="160" w:line="252" w:lineRule="auto"/>
              <w:rPr>
                <w:rFonts w:eastAsia="Times New Roman"/>
              </w:rPr>
            </w:pPr>
          </w:p>
          <w:p w14:paraId="36B331D5" w14:textId="77777777" w:rsidR="00D679EE" w:rsidRPr="00D87EF4" w:rsidRDefault="00D679EE" w:rsidP="00D679EE">
            <w:pPr>
              <w:spacing w:after="160" w:line="252" w:lineRule="auto"/>
              <w:rPr>
                <w:rFonts w:eastAsia="Times New Roman"/>
                <w:b/>
                <w:bCs/>
              </w:rPr>
            </w:pPr>
            <w:r w:rsidRPr="00D87EF4">
              <w:rPr>
                <w:rFonts w:eastAsia="Times New Roman"/>
                <w:b/>
                <w:bCs/>
              </w:rPr>
              <w:t>Example 1:</w:t>
            </w:r>
          </w:p>
          <w:p w14:paraId="138B96DE" w14:textId="77777777" w:rsidR="00D679EE" w:rsidRPr="00725BEF" w:rsidRDefault="00D679EE" w:rsidP="00E74DAA">
            <w:pPr>
              <w:numPr>
                <w:ilvl w:val="0"/>
                <w:numId w:val="553"/>
              </w:numPr>
              <w:contextualSpacing w:val="0"/>
              <w:rPr>
                <w:rFonts w:cs="Arial"/>
              </w:rPr>
            </w:pPr>
            <w:r>
              <w:rPr>
                <w:rFonts w:cs="Arial"/>
              </w:rPr>
              <w:t>Single member application exists where m</w:t>
            </w:r>
            <w:r w:rsidRPr="00725BEF">
              <w:rPr>
                <w:rFonts w:cs="Arial"/>
              </w:rPr>
              <w:t xml:space="preserve">ember is </w:t>
            </w:r>
            <w:r>
              <w:rPr>
                <w:rFonts w:cs="Arial"/>
              </w:rPr>
              <w:t xml:space="preserve">currently </w:t>
            </w:r>
            <w:r w:rsidRPr="00725BEF">
              <w:rPr>
                <w:rFonts w:cs="Arial"/>
              </w:rPr>
              <w:t>eligible for aid category 42</w:t>
            </w:r>
            <w:r>
              <w:rPr>
                <w:rFonts w:cs="Arial"/>
              </w:rPr>
              <w:t xml:space="preserve"> which is calculated based on </w:t>
            </w:r>
            <w:r>
              <w:t>Disabled Adult Household</w:t>
            </w:r>
            <w:r>
              <w:rPr>
                <w:rFonts w:cs="Arial"/>
              </w:rPr>
              <w:t xml:space="preserve"> FPL.</w:t>
            </w:r>
          </w:p>
          <w:p w14:paraId="6D2777FF" w14:textId="77777777" w:rsidR="00D679EE" w:rsidRDefault="00D679EE" w:rsidP="00E74DAA">
            <w:pPr>
              <w:numPr>
                <w:ilvl w:val="0"/>
                <w:numId w:val="553"/>
              </w:numPr>
              <w:contextualSpacing w:val="0"/>
              <w:rPr>
                <w:rFonts w:cs="Arial"/>
              </w:rPr>
            </w:pPr>
            <w:r>
              <w:rPr>
                <w:rFonts w:cs="Arial"/>
              </w:rPr>
              <w:t>System establishes that the member is part of the</w:t>
            </w:r>
            <w:r w:rsidRPr="007150CE">
              <w:rPr>
                <w:rFonts w:cs="Arial"/>
              </w:rPr>
              <w:t xml:space="preserve"> </w:t>
            </w:r>
            <w:r w:rsidRPr="004342C6">
              <w:rPr>
                <w:rFonts w:cs="Arial"/>
              </w:rPr>
              <w:t>Excluded population</w:t>
            </w:r>
            <w:r>
              <w:rPr>
                <w:rFonts w:cs="Arial"/>
              </w:rPr>
              <w:t xml:space="preserve"> as the member</w:t>
            </w:r>
            <w:r w:rsidRPr="004342C6">
              <w:rPr>
                <w:rFonts w:cs="Arial"/>
              </w:rPr>
              <w:t xml:space="preserve"> is HIV+ with attested current </w:t>
            </w:r>
            <w:r>
              <w:t xml:space="preserve">Disabled Adult </w:t>
            </w:r>
            <w:r w:rsidRPr="004342C6">
              <w:rPr>
                <w:rFonts w:cs="Arial"/>
              </w:rPr>
              <w:t xml:space="preserve">Household FPL &lt;= 200% </w:t>
            </w:r>
            <w:r w:rsidRPr="0092306C">
              <w:rPr>
                <w:rFonts w:cs="Arial"/>
              </w:rPr>
              <w:t>and member is eligible for</w:t>
            </w:r>
            <w:r w:rsidRPr="004342C6">
              <w:rPr>
                <w:rFonts w:cs="Arial"/>
              </w:rPr>
              <w:t xml:space="preserve"> </w:t>
            </w:r>
            <w:r>
              <w:rPr>
                <w:rFonts w:cs="Arial"/>
              </w:rPr>
              <w:t>Medicaid.</w:t>
            </w:r>
          </w:p>
          <w:p w14:paraId="1E335811" w14:textId="77777777" w:rsidR="00D679EE" w:rsidRPr="007150CE" w:rsidRDefault="00D679EE" w:rsidP="00E74DAA">
            <w:pPr>
              <w:numPr>
                <w:ilvl w:val="0"/>
                <w:numId w:val="553"/>
              </w:numPr>
              <w:contextualSpacing w:val="0"/>
              <w:rPr>
                <w:rFonts w:cs="Arial"/>
              </w:rPr>
            </w:pPr>
            <w:r>
              <w:rPr>
                <w:rFonts w:cs="Arial"/>
              </w:rPr>
              <w:t xml:space="preserve">The member’s application shall </w:t>
            </w:r>
            <w:r w:rsidRPr="004342C6">
              <w:rPr>
                <w:rFonts w:cs="Arial"/>
              </w:rPr>
              <w:t xml:space="preserve">not </w:t>
            </w:r>
            <w:r>
              <w:rPr>
                <w:rFonts w:cs="Arial"/>
              </w:rPr>
              <w:t>be picked up for Medicaid</w:t>
            </w:r>
            <w:r w:rsidRPr="004342C6">
              <w:rPr>
                <w:rFonts w:cs="Arial"/>
              </w:rPr>
              <w:t xml:space="preserve"> Pended</w:t>
            </w:r>
            <w:r>
              <w:rPr>
                <w:rFonts w:cs="Arial"/>
              </w:rPr>
              <w:t xml:space="preserve"> process.</w:t>
            </w:r>
          </w:p>
          <w:p w14:paraId="32C64357" w14:textId="77777777" w:rsidR="00D679EE" w:rsidRDefault="00D679EE" w:rsidP="00D679EE">
            <w:pPr>
              <w:rPr>
                <w:rFonts w:eastAsia="Times New Roman"/>
              </w:rPr>
            </w:pPr>
          </w:p>
          <w:p w14:paraId="7B123F29" w14:textId="77777777" w:rsidR="00D679EE" w:rsidRPr="00B51666" w:rsidRDefault="00D679EE" w:rsidP="00D679EE">
            <w:pPr>
              <w:spacing w:before="120" w:after="120"/>
              <w:rPr>
                <w:b/>
              </w:rPr>
            </w:pPr>
            <w:r>
              <w:rPr>
                <w:b/>
              </w:rPr>
              <w:t>Example 2:</w:t>
            </w:r>
          </w:p>
          <w:p w14:paraId="060E10F1" w14:textId="77777777" w:rsidR="00D679EE" w:rsidRPr="00D31316" w:rsidRDefault="00D679EE" w:rsidP="00E74DAA">
            <w:pPr>
              <w:pStyle w:val="ListParagraph"/>
              <w:numPr>
                <w:ilvl w:val="0"/>
                <w:numId w:val="554"/>
              </w:numPr>
            </w:pPr>
            <w:r>
              <w:t>Single member application where the m</w:t>
            </w:r>
            <w:r w:rsidRPr="00D31316">
              <w:t xml:space="preserve">ember is enrolled in ConnectorCare Plan Type 2A </w:t>
            </w:r>
          </w:p>
          <w:p w14:paraId="64ACA991" w14:textId="77777777" w:rsidR="00D679EE" w:rsidRDefault="00D679EE" w:rsidP="00E74DAA">
            <w:pPr>
              <w:pStyle w:val="ListParagraph"/>
              <w:numPr>
                <w:ilvl w:val="0"/>
                <w:numId w:val="554"/>
              </w:numPr>
            </w:pPr>
            <w:r w:rsidRPr="00D31316">
              <w:t xml:space="preserve">Member reports a change to income on 7/13 </w:t>
            </w:r>
            <w:r>
              <w:t>along with verified disability from SSA</w:t>
            </w:r>
          </w:p>
          <w:p w14:paraId="4EF20C79" w14:textId="77777777" w:rsidR="00D679EE" w:rsidRPr="0092306C" w:rsidRDefault="00D679EE" w:rsidP="00E74DAA">
            <w:pPr>
              <w:pStyle w:val="ListParagraph"/>
              <w:numPr>
                <w:ilvl w:val="0"/>
                <w:numId w:val="554"/>
              </w:numPr>
            </w:pPr>
            <w:r>
              <w:t xml:space="preserve">Disabled Adult </w:t>
            </w:r>
            <w:r w:rsidRPr="0092306C">
              <w:t xml:space="preserve">Household is created, and Disabled Adult Household FPL is calculated to be 80%. </w:t>
            </w:r>
          </w:p>
          <w:p w14:paraId="36D54DE8" w14:textId="77777777" w:rsidR="00D679EE" w:rsidRPr="0092306C" w:rsidRDefault="00D679EE" w:rsidP="00E74DAA">
            <w:pPr>
              <w:pStyle w:val="ListParagraph"/>
              <w:numPr>
                <w:ilvl w:val="0"/>
                <w:numId w:val="554"/>
              </w:numPr>
            </w:pPr>
            <w:r w:rsidRPr="0092306C">
              <w:t>Member is eligible for Full MH with unverified income used to calculate Disability Adult Household FPL.</w:t>
            </w:r>
          </w:p>
          <w:p w14:paraId="301A8FDB" w14:textId="77777777" w:rsidR="00D679EE" w:rsidRPr="0092306C" w:rsidRDefault="00D679EE" w:rsidP="00E74DAA">
            <w:pPr>
              <w:pStyle w:val="ListParagraph"/>
              <w:numPr>
                <w:ilvl w:val="0"/>
                <w:numId w:val="554"/>
              </w:numPr>
            </w:pPr>
            <w:r w:rsidRPr="0092306C">
              <w:t>Medicaid Pending status: Yes</w:t>
            </w:r>
          </w:p>
          <w:p w14:paraId="6499E43F" w14:textId="060D7E7B" w:rsidR="00D679EE" w:rsidRPr="004342C6" w:rsidRDefault="00D679EE" w:rsidP="00D679EE">
            <w:pPr>
              <w:jc w:val="both"/>
              <w:rPr>
                <w:rFonts w:cs="Arial"/>
              </w:rPr>
            </w:pPr>
            <w:r w:rsidRPr="0092306C">
              <w:t>Eligibility result: No MH coverage and MH decision pending.</w:t>
            </w:r>
          </w:p>
        </w:tc>
      </w:tr>
    </w:tbl>
    <w:p w14:paraId="24CF70C4" w14:textId="77777777" w:rsidR="007768B5" w:rsidRPr="004342C6" w:rsidRDefault="007768B5" w:rsidP="007768B5">
      <w:pPr>
        <w:pStyle w:val="Table"/>
        <w:rPr>
          <w:rFonts w:ascii="Arial" w:hAnsi="Arial" w:cs="Arial"/>
        </w:rPr>
      </w:pPr>
    </w:p>
    <w:p w14:paraId="4525C560" w14:textId="77777777" w:rsidR="007768B5" w:rsidRPr="004342C6" w:rsidRDefault="007768B5" w:rsidP="007768B5">
      <w:pPr>
        <w:pStyle w:val="Heading3"/>
        <w:numPr>
          <w:ilvl w:val="2"/>
          <w:numId w:val="13"/>
        </w:numPr>
        <w:rPr>
          <w:rFonts w:ascii="Arial" w:hAnsi="Arial" w:cs="Arial"/>
        </w:rPr>
      </w:pPr>
      <w:bookmarkStart w:id="431" w:name="_Toc94634579"/>
      <w:r w:rsidRPr="004342C6">
        <w:rPr>
          <w:rFonts w:ascii="Arial" w:hAnsi="Arial" w:cs="Arial"/>
        </w:rPr>
        <w:t>Transaction /SSO Information</w:t>
      </w:r>
      <w:bookmarkEnd w:id="431"/>
    </w:p>
    <w:p w14:paraId="5511DA3A"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lastRenderedPageBreak/>
        <w:t>Not Applicable</w:t>
      </w:r>
    </w:p>
    <w:p w14:paraId="28EDC18E" w14:textId="77777777" w:rsidR="007768B5" w:rsidRPr="004342C6" w:rsidRDefault="007768B5" w:rsidP="007768B5">
      <w:pPr>
        <w:pStyle w:val="Heading3"/>
        <w:numPr>
          <w:ilvl w:val="2"/>
          <w:numId w:val="13"/>
        </w:numPr>
        <w:rPr>
          <w:rFonts w:ascii="Arial" w:hAnsi="Arial" w:cs="Arial"/>
        </w:rPr>
      </w:pPr>
      <w:bookmarkStart w:id="432" w:name="_Toc94634580"/>
      <w:r w:rsidRPr="004342C6">
        <w:rPr>
          <w:rFonts w:ascii="Arial" w:hAnsi="Arial" w:cs="Arial"/>
        </w:rPr>
        <w:t>Special Design Consideration</w:t>
      </w:r>
      <w:bookmarkEnd w:id="432"/>
    </w:p>
    <w:p w14:paraId="4427404C" w14:textId="6A2E7BEF" w:rsidR="007768B5" w:rsidRPr="004342C6" w:rsidRDefault="00AD345C" w:rsidP="00AD345C">
      <w:pPr>
        <w:pStyle w:val="Caption"/>
        <w:keepNext/>
        <w:ind w:firstLine="450"/>
        <w:rPr>
          <w:rFonts w:cs="Arial"/>
          <w:b w:val="0"/>
          <w:bCs w:val="0"/>
          <w:color w:val="auto"/>
          <w:sz w:val="22"/>
          <w:szCs w:val="22"/>
        </w:rPr>
      </w:pPr>
      <w:r w:rsidRPr="004342C6">
        <w:rPr>
          <w:rFonts w:cs="Arial"/>
          <w:b w:val="0"/>
          <w:bCs w:val="0"/>
          <w:color w:val="auto"/>
          <w:sz w:val="22"/>
          <w:szCs w:val="22"/>
        </w:rPr>
        <w:t>Not Applicable</w:t>
      </w:r>
    </w:p>
    <w:p w14:paraId="05566B51" w14:textId="77777777" w:rsidR="007768B5" w:rsidRPr="004342C6" w:rsidRDefault="007768B5" w:rsidP="007768B5">
      <w:pPr>
        <w:pStyle w:val="Table"/>
        <w:ind w:firstLine="360"/>
        <w:rPr>
          <w:rFonts w:ascii="Arial" w:hAnsi="Arial" w:cs="Arial"/>
          <w:color w:val="auto"/>
        </w:rPr>
      </w:pPr>
      <w:r w:rsidRPr="004342C6">
        <w:rPr>
          <w:rFonts w:ascii="Arial" w:hAnsi="Arial" w:cs="Arial"/>
          <w:color w:val="auto"/>
        </w:rPr>
        <w:t xml:space="preserve"> </w:t>
      </w:r>
    </w:p>
    <w:p w14:paraId="5F5FAE55" w14:textId="77777777" w:rsidR="007768B5" w:rsidRPr="004342C6" w:rsidRDefault="007768B5" w:rsidP="007768B5">
      <w:pPr>
        <w:pStyle w:val="Heading3"/>
        <w:numPr>
          <w:ilvl w:val="2"/>
          <w:numId w:val="13"/>
        </w:numPr>
        <w:rPr>
          <w:rFonts w:ascii="Arial" w:hAnsi="Arial" w:cs="Arial"/>
        </w:rPr>
      </w:pPr>
      <w:bookmarkStart w:id="433" w:name="_Toc94634581"/>
      <w:r w:rsidRPr="004342C6">
        <w:rPr>
          <w:rFonts w:ascii="Arial" w:hAnsi="Arial" w:cs="Arial"/>
        </w:rPr>
        <w:t>Acceptance Criteria</w:t>
      </w:r>
      <w:bookmarkEnd w:id="433"/>
    </w:p>
    <w:p w14:paraId="74AFDDA6" w14:textId="145560DC" w:rsidR="007768B5" w:rsidRPr="004342C6" w:rsidRDefault="00BF1D73" w:rsidP="00320B54">
      <w:pPr>
        <w:pStyle w:val="ListParagraph"/>
        <w:numPr>
          <w:ilvl w:val="0"/>
          <w:numId w:val="244"/>
        </w:numPr>
        <w:contextualSpacing w:val="0"/>
        <w:rPr>
          <w:rFonts w:cs="Arial"/>
        </w:rPr>
      </w:pPr>
      <w:r w:rsidRPr="004342C6">
        <w:rPr>
          <w:rFonts w:cs="Arial"/>
        </w:rPr>
        <w:t>The system should work as per the flow, UI design, functional requirements, and special design considerations defined above in the use case.</w:t>
      </w:r>
    </w:p>
    <w:p w14:paraId="3A92C905" w14:textId="77777777" w:rsidR="007768B5" w:rsidRPr="004342C6" w:rsidRDefault="007768B5">
      <w:pPr>
        <w:contextualSpacing w:val="0"/>
        <w:rPr>
          <w:rFonts w:cs="Arial"/>
        </w:rPr>
      </w:pPr>
      <w:r w:rsidRPr="004342C6">
        <w:rPr>
          <w:rFonts w:cs="Arial"/>
        </w:rPr>
        <w:br w:type="page"/>
      </w:r>
    </w:p>
    <w:p w14:paraId="71B551D4" w14:textId="328EECCA" w:rsidR="006A61E2" w:rsidRPr="004342C6" w:rsidRDefault="006A61E2" w:rsidP="00DB6AEE">
      <w:pPr>
        <w:pStyle w:val="Heading2"/>
      </w:pPr>
      <w:bookmarkStart w:id="434" w:name="_Toc94634582"/>
      <w:r w:rsidRPr="004342C6">
        <w:lastRenderedPageBreak/>
        <w:t>Use Case Id: UC-</w:t>
      </w:r>
      <w:r w:rsidR="00212002" w:rsidRPr="004342C6">
        <w:t>14</w:t>
      </w:r>
      <w:r w:rsidRPr="004342C6">
        <w:t xml:space="preserve"> Rules to Restrict MH eligibility based on Second provisional coverage</w:t>
      </w:r>
      <w:bookmarkEnd w:id="434"/>
    </w:p>
    <w:p w14:paraId="541116B8" w14:textId="77777777" w:rsidR="006A61E2" w:rsidRPr="004342C6" w:rsidRDefault="006A61E2" w:rsidP="006A61E2">
      <w:pPr>
        <w:pStyle w:val="Heading3"/>
        <w:numPr>
          <w:ilvl w:val="2"/>
          <w:numId w:val="13"/>
        </w:numPr>
        <w:rPr>
          <w:rFonts w:ascii="Arial" w:hAnsi="Arial" w:cs="Arial"/>
        </w:rPr>
      </w:pPr>
      <w:bookmarkStart w:id="435" w:name="_Toc94634583"/>
      <w:r w:rsidRPr="004342C6">
        <w:rPr>
          <w:rFonts w:ascii="Arial" w:hAnsi="Arial" w:cs="Arial"/>
        </w:rPr>
        <w:t>Description</w:t>
      </w:r>
      <w:bookmarkEnd w:id="435"/>
    </w:p>
    <w:p w14:paraId="2EA16F7B" w14:textId="57822354" w:rsidR="006A61E2" w:rsidRPr="004342C6" w:rsidRDefault="006A61E2" w:rsidP="006A61E2">
      <w:pPr>
        <w:ind w:left="450"/>
        <w:rPr>
          <w:rFonts w:cs="Arial"/>
        </w:rPr>
      </w:pPr>
      <w:r w:rsidRPr="004342C6">
        <w:rPr>
          <w:rFonts w:cs="Arial"/>
        </w:rPr>
        <w:t xml:space="preserve">This use case describes how </w:t>
      </w:r>
      <w:r w:rsidR="007D2C0A">
        <w:rPr>
          <w:rFonts w:cs="Arial"/>
        </w:rPr>
        <w:t xml:space="preserve">the </w:t>
      </w:r>
      <w:r w:rsidRPr="004342C6">
        <w:rPr>
          <w:rFonts w:cs="Arial"/>
        </w:rPr>
        <w:t>system restricts MH eligibility based on Second provisional coverage</w:t>
      </w:r>
      <w:r w:rsidR="001D361C" w:rsidRPr="004342C6">
        <w:rPr>
          <w:rFonts w:cs="Arial"/>
        </w:rPr>
        <w:t>.</w:t>
      </w:r>
    </w:p>
    <w:p w14:paraId="023E84F9" w14:textId="77777777" w:rsidR="006A61E2" w:rsidRPr="004342C6" w:rsidRDefault="006A61E2" w:rsidP="006A61E2">
      <w:pPr>
        <w:ind w:left="450"/>
        <w:rPr>
          <w:rFonts w:cs="Arial"/>
        </w:rPr>
      </w:pPr>
    </w:p>
    <w:p w14:paraId="337FFC48" w14:textId="77777777" w:rsidR="006A61E2" w:rsidRPr="004342C6" w:rsidRDefault="006A61E2" w:rsidP="006A61E2">
      <w:pPr>
        <w:pStyle w:val="Heading3"/>
        <w:numPr>
          <w:ilvl w:val="2"/>
          <w:numId w:val="13"/>
        </w:numPr>
        <w:rPr>
          <w:rFonts w:ascii="Arial" w:hAnsi="Arial" w:cs="Arial"/>
        </w:rPr>
      </w:pPr>
      <w:bookmarkStart w:id="436" w:name="_Toc94634584"/>
      <w:r w:rsidRPr="004342C6">
        <w:rPr>
          <w:rFonts w:ascii="Arial" w:hAnsi="Arial" w:cs="Arial"/>
        </w:rPr>
        <w:t>Related Use case</w:t>
      </w:r>
      <w:bookmarkEnd w:id="436"/>
      <w:r w:rsidRPr="004342C6">
        <w:rPr>
          <w:rFonts w:ascii="Arial" w:hAnsi="Arial" w:cs="Arial"/>
        </w:rPr>
        <w:t xml:space="preserve"> </w:t>
      </w:r>
    </w:p>
    <w:p w14:paraId="4FFE15FF" w14:textId="77777777" w:rsidR="006A61E2" w:rsidRPr="004342C6" w:rsidRDefault="006A61E2" w:rsidP="006A61E2">
      <w:pPr>
        <w:ind w:firstLine="450"/>
        <w:rPr>
          <w:rFonts w:cs="Arial"/>
        </w:rPr>
      </w:pPr>
      <w:r w:rsidRPr="004342C6">
        <w:rPr>
          <w:rFonts w:cs="Arial"/>
        </w:rPr>
        <w:t>Not applicable</w:t>
      </w:r>
    </w:p>
    <w:p w14:paraId="619EBF30" w14:textId="77777777" w:rsidR="006A61E2" w:rsidRPr="004342C6" w:rsidRDefault="006A61E2" w:rsidP="006A61E2">
      <w:pPr>
        <w:rPr>
          <w:rFonts w:cs="Arial"/>
        </w:rPr>
      </w:pPr>
      <w:r w:rsidRPr="004342C6">
        <w:rPr>
          <w:rFonts w:cs="Arial"/>
          <w:i/>
          <w:color w:val="00B050"/>
        </w:rPr>
        <w:t xml:space="preserve">  </w:t>
      </w:r>
    </w:p>
    <w:p w14:paraId="22196F54" w14:textId="77777777" w:rsidR="006A61E2" w:rsidRPr="004342C6" w:rsidRDefault="006A61E2" w:rsidP="006A61E2">
      <w:pPr>
        <w:pStyle w:val="Heading3"/>
        <w:numPr>
          <w:ilvl w:val="2"/>
          <w:numId w:val="13"/>
        </w:numPr>
        <w:rPr>
          <w:rFonts w:ascii="Arial" w:hAnsi="Arial" w:cs="Arial"/>
        </w:rPr>
      </w:pPr>
      <w:bookmarkStart w:id="437" w:name="_Toc94634585"/>
      <w:r w:rsidRPr="004342C6">
        <w:rPr>
          <w:rFonts w:ascii="Arial" w:hAnsi="Arial" w:cs="Arial"/>
        </w:rPr>
        <w:t>Actor(s)</w:t>
      </w:r>
      <w:bookmarkEnd w:id="437"/>
    </w:p>
    <w:p w14:paraId="44D0A9A7" w14:textId="77777777" w:rsidR="006A61E2" w:rsidRPr="004342C6" w:rsidRDefault="006A61E2" w:rsidP="001C1D81">
      <w:pPr>
        <w:pStyle w:val="ListParagraph"/>
        <w:numPr>
          <w:ilvl w:val="0"/>
          <w:numId w:val="64"/>
        </w:numPr>
        <w:ind w:left="810"/>
        <w:contextualSpacing w:val="0"/>
        <w:rPr>
          <w:rFonts w:cs="Arial"/>
        </w:rPr>
      </w:pPr>
      <w:r w:rsidRPr="004342C6">
        <w:rPr>
          <w:rFonts w:cs="Arial"/>
        </w:rPr>
        <w:t>HIX System</w:t>
      </w:r>
    </w:p>
    <w:p w14:paraId="14095818" w14:textId="77777777" w:rsidR="006A61E2" w:rsidRPr="004342C6" w:rsidRDefault="006A61E2" w:rsidP="001C1D81">
      <w:pPr>
        <w:pStyle w:val="ListParagraph"/>
        <w:numPr>
          <w:ilvl w:val="0"/>
          <w:numId w:val="64"/>
        </w:numPr>
        <w:ind w:left="810"/>
        <w:contextualSpacing w:val="0"/>
        <w:rPr>
          <w:rFonts w:cs="Arial"/>
        </w:rPr>
      </w:pPr>
      <w:r w:rsidRPr="004342C6">
        <w:rPr>
          <w:rFonts w:cs="Arial"/>
        </w:rPr>
        <w:t>Individual User</w:t>
      </w:r>
    </w:p>
    <w:p w14:paraId="45853DD3" w14:textId="77777777" w:rsidR="006A61E2" w:rsidRPr="004342C6" w:rsidRDefault="006A61E2" w:rsidP="001C1D81">
      <w:pPr>
        <w:pStyle w:val="ListParagraph"/>
        <w:numPr>
          <w:ilvl w:val="0"/>
          <w:numId w:val="64"/>
        </w:numPr>
        <w:ind w:left="810"/>
        <w:contextualSpacing w:val="0"/>
        <w:rPr>
          <w:rFonts w:cs="Arial"/>
        </w:rPr>
      </w:pPr>
      <w:r w:rsidRPr="004342C6">
        <w:rPr>
          <w:rFonts w:cs="Arial"/>
        </w:rPr>
        <w:t xml:space="preserve">Assistor portal users </w:t>
      </w:r>
    </w:p>
    <w:p w14:paraId="23A1AED5" w14:textId="77777777" w:rsidR="006A61E2" w:rsidRPr="004342C6" w:rsidRDefault="006A61E2" w:rsidP="007D2C0A">
      <w:pPr>
        <w:pStyle w:val="ListParagraph"/>
        <w:numPr>
          <w:ilvl w:val="0"/>
          <w:numId w:val="20"/>
        </w:numPr>
        <w:contextualSpacing w:val="0"/>
        <w:rPr>
          <w:rFonts w:cs="Arial"/>
        </w:rPr>
      </w:pPr>
      <w:r w:rsidRPr="004342C6">
        <w:rPr>
          <w:rFonts w:cs="Arial"/>
        </w:rPr>
        <w:t>CAC User</w:t>
      </w:r>
    </w:p>
    <w:p w14:paraId="0CBCD96E" w14:textId="77777777" w:rsidR="006A61E2" w:rsidRPr="004342C6" w:rsidRDefault="006A61E2" w:rsidP="007D2C0A">
      <w:pPr>
        <w:pStyle w:val="ListParagraph"/>
        <w:numPr>
          <w:ilvl w:val="0"/>
          <w:numId w:val="20"/>
        </w:numPr>
        <w:contextualSpacing w:val="0"/>
        <w:rPr>
          <w:rFonts w:cs="Arial"/>
        </w:rPr>
      </w:pPr>
      <w:r w:rsidRPr="004342C6">
        <w:rPr>
          <w:rFonts w:cs="Arial"/>
        </w:rPr>
        <w:t>Navigator User</w:t>
      </w:r>
    </w:p>
    <w:p w14:paraId="43EDFF57" w14:textId="77777777" w:rsidR="006A61E2" w:rsidRPr="004342C6" w:rsidRDefault="006A61E2" w:rsidP="001C1D81">
      <w:pPr>
        <w:pStyle w:val="ListParagraph"/>
        <w:numPr>
          <w:ilvl w:val="0"/>
          <w:numId w:val="64"/>
        </w:numPr>
        <w:ind w:left="810"/>
        <w:contextualSpacing w:val="0"/>
        <w:rPr>
          <w:rFonts w:cs="Arial"/>
        </w:rPr>
      </w:pPr>
      <w:r w:rsidRPr="004342C6">
        <w:rPr>
          <w:rFonts w:cs="Arial"/>
        </w:rPr>
        <w:t>The following Agent Portal User(s):</w:t>
      </w:r>
    </w:p>
    <w:p w14:paraId="1C699728" w14:textId="77777777" w:rsidR="006A61E2" w:rsidRPr="004342C6" w:rsidRDefault="006A61E2" w:rsidP="007D2C0A">
      <w:pPr>
        <w:pStyle w:val="ListParagraph"/>
        <w:numPr>
          <w:ilvl w:val="0"/>
          <w:numId w:val="20"/>
        </w:numPr>
        <w:contextualSpacing w:val="0"/>
        <w:rPr>
          <w:rFonts w:cs="Arial"/>
        </w:rPr>
      </w:pPr>
      <w:r w:rsidRPr="004342C6">
        <w:rPr>
          <w:rFonts w:cs="Arial"/>
        </w:rPr>
        <w:t>Back Office User</w:t>
      </w:r>
    </w:p>
    <w:p w14:paraId="19D89840" w14:textId="77777777" w:rsidR="006A61E2" w:rsidRPr="004342C6" w:rsidRDefault="006A61E2" w:rsidP="007D2C0A">
      <w:pPr>
        <w:pStyle w:val="ListParagraph"/>
        <w:numPr>
          <w:ilvl w:val="0"/>
          <w:numId w:val="20"/>
        </w:numPr>
        <w:contextualSpacing w:val="0"/>
        <w:rPr>
          <w:rFonts w:cs="Arial"/>
        </w:rPr>
      </w:pPr>
      <w:r w:rsidRPr="004342C6">
        <w:rPr>
          <w:rFonts w:cs="Arial"/>
        </w:rPr>
        <w:t>Super User/MED_BO User</w:t>
      </w:r>
    </w:p>
    <w:p w14:paraId="25558400" w14:textId="77777777" w:rsidR="006A61E2" w:rsidRPr="004342C6" w:rsidRDefault="006A61E2" w:rsidP="007D2C0A">
      <w:pPr>
        <w:pStyle w:val="ListParagraph"/>
        <w:numPr>
          <w:ilvl w:val="0"/>
          <w:numId w:val="20"/>
        </w:numPr>
        <w:contextualSpacing w:val="0"/>
        <w:rPr>
          <w:rFonts w:cs="Arial"/>
        </w:rPr>
      </w:pPr>
      <w:r w:rsidRPr="004342C6">
        <w:rPr>
          <w:rFonts w:cs="Arial"/>
        </w:rPr>
        <w:t>CSR User</w:t>
      </w:r>
    </w:p>
    <w:p w14:paraId="5CB5C90B" w14:textId="77777777" w:rsidR="006A61E2" w:rsidRPr="004342C6" w:rsidRDefault="006A61E2" w:rsidP="007D2C0A">
      <w:pPr>
        <w:pStyle w:val="ListParagraph"/>
        <w:numPr>
          <w:ilvl w:val="0"/>
          <w:numId w:val="20"/>
        </w:numPr>
        <w:contextualSpacing w:val="0"/>
        <w:rPr>
          <w:rFonts w:cs="Arial"/>
        </w:rPr>
      </w:pPr>
      <w:r w:rsidRPr="004342C6">
        <w:rPr>
          <w:rFonts w:cs="Arial"/>
        </w:rPr>
        <w:t>TPL User</w:t>
      </w:r>
    </w:p>
    <w:p w14:paraId="44EE8B0E" w14:textId="77777777" w:rsidR="006A61E2" w:rsidRPr="004342C6" w:rsidRDefault="006A61E2" w:rsidP="007D2C0A">
      <w:pPr>
        <w:pStyle w:val="ListParagraph"/>
        <w:numPr>
          <w:ilvl w:val="0"/>
          <w:numId w:val="20"/>
        </w:numPr>
        <w:contextualSpacing w:val="0"/>
        <w:rPr>
          <w:rFonts w:cs="Arial"/>
        </w:rPr>
      </w:pPr>
      <w:r w:rsidRPr="004342C6">
        <w:rPr>
          <w:rFonts w:cs="Arial"/>
        </w:rPr>
        <w:t>TPL Super User</w:t>
      </w:r>
    </w:p>
    <w:p w14:paraId="0E596CAF" w14:textId="77777777" w:rsidR="006A61E2" w:rsidRPr="004342C6" w:rsidRDefault="006A61E2" w:rsidP="007D2C0A">
      <w:pPr>
        <w:pStyle w:val="ListParagraph"/>
        <w:numPr>
          <w:ilvl w:val="0"/>
          <w:numId w:val="20"/>
        </w:numPr>
        <w:contextualSpacing w:val="0"/>
        <w:rPr>
          <w:rFonts w:cs="Arial"/>
        </w:rPr>
      </w:pPr>
      <w:r w:rsidRPr="004342C6">
        <w:rPr>
          <w:rFonts w:cs="Arial"/>
        </w:rPr>
        <w:t>TPL_BO User</w:t>
      </w:r>
    </w:p>
    <w:p w14:paraId="17AB2BD3" w14:textId="77777777" w:rsidR="006A61E2" w:rsidRPr="004342C6" w:rsidRDefault="006A61E2" w:rsidP="007D2C0A">
      <w:pPr>
        <w:pStyle w:val="ListParagraph"/>
        <w:numPr>
          <w:ilvl w:val="0"/>
          <w:numId w:val="20"/>
        </w:numPr>
        <w:contextualSpacing w:val="0"/>
        <w:rPr>
          <w:rFonts w:cs="Arial"/>
        </w:rPr>
      </w:pPr>
      <w:r w:rsidRPr="004342C6">
        <w:rPr>
          <w:rFonts w:cs="Arial"/>
        </w:rPr>
        <w:t>Advanced CSR User</w:t>
      </w:r>
    </w:p>
    <w:p w14:paraId="1CBD049D" w14:textId="77777777" w:rsidR="006A61E2" w:rsidRPr="004342C6" w:rsidRDefault="006A61E2" w:rsidP="006A61E2">
      <w:pPr>
        <w:rPr>
          <w:rFonts w:cs="Arial"/>
        </w:rPr>
      </w:pPr>
      <w:r w:rsidRPr="004342C6">
        <w:rPr>
          <w:rFonts w:cs="Arial"/>
          <w:i/>
          <w:color w:val="00B050"/>
        </w:rPr>
        <w:t xml:space="preserve">  </w:t>
      </w:r>
    </w:p>
    <w:p w14:paraId="1A66AF0A" w14:textId="77777777" w:rsidR="006A61E2" w:rsidRPr="004342C6" w:rsidRDefault="006A61E2" w:rsidP="006A61E2">
      <w:pPr>
        <w:pStyle w:val="Heading3"/>
        <w:numPr>
          <w:ilvl w:val="2"/>
          <w:numId w:val="13"/>
        </w:numPr>
        <w:rPr>
          <w:rFonts w:ascii="Arial" w:hAnsi="Arial" w:cs="Arial"/>
        </w:rPr>
      </w:pPr>
      <w:bookmarkStart w:id="438" w:name="_Toc94634586"/>
      <w:r w:rsidRPr="004342C6">
        <w:rPr>
          <w:rFonts w:ascii="Arial" w:hAnsi="Arial" w:cs="Arial"/>
        </w:rPr>
        <w:t>Trigger(s)</w:t>
      </w:r>
      <w:bookmarkEnd w:id="438"/>
    </w:p>
    <w:p w14:paraId="7055C85B" w14:textId="20783A2C" w:rsidR="006A61E2" w:rsidRPr="004342C6" w:rsidRDefault="006A61E2" w:rsidP="001C1D81">
      <w:pPr>
        <w:pStyle w:val="ListParagraph"/>
        <w:numPr>
          <w:ilvl w:val="0"/>
          <w:numId w:val="65"/>
        </w:numPr>
        <w:ind w:left="810"/>
        <w:contextualSpacing w:val="0"/>
        <w:rPr>
          <w:rFonts w:cs="Arial"/>
        </w:rPr>
      </w:pPr>
      <w:r w:rsidRPr="004342C6">
        <w:rPr>
          <w:rFonts w:cs="Arial"/>
        </w:rPr>
        <w:t>Eligibility is determined/re-determined through any process</w:t>
      </w:r>
      <w:r w:rsidR="007D2C0A">
        <w:rPr>
          <w:rFonts w:cs="Arial"/>
        </w:rPr>
        <w:t>,</w:t>
      </w:r>
      <w:r w:rsidRPr="004342C6">
        <w:rPr>
          <w:rFonts w:cs="Arial"/>
        </w:rPr>
        <w:t xml:space="preserve"> e.g.</w:t>
      </w:r>
      <w:r w:rsidR="007D2C0A">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25F42DF7" w14:textId="77777777" w:rsidR="006A61E2" w:rsidRPr="004342C6" w:rsidRDefault="006A61E2" w:rsidP="006A61E2">
      <w:pPr>
        <w:pStyle w:val="ListParagraph"/>
        <w:ind w:left="1080"/>
        <w:contextualSpacing w:val="0"/>
        <w:rPr>
          <w:rFonts w:cs="Arial"/>
        </w:rPr>
      </w:pPr>
    </w:p>
    <w:p w14:paraId="11698CA1" w14:textId="77777777" w:rsidR="006A61E2" w:rsidRPr="004342C6" w:rsidRDefault="006A61E2" w:rsidP="006A61E2">
      <w:pPr>
        <w:pStyle w:val="Heading3"/>
        <w:numPr>
          <w:ilvl w:val="2"/>
          <w:numId w:val="13"/>
        </w:numPr>
        <w:rPr>
          <w:rFonts w:ascii="Arial" w:hAnsi="Arial" w:cs="Arial"/>
        </w:rPr>
      </w:pPr>
      <w:bookmarkStart w:id="439" w:name="_Toc94634587"/>
      <w:r w:rsidRPr="004342C6">
        <w:rPr>
          <w:rFonts w:ascii="Arial" w:hAnsi="Arial" w:cs="Arial"/>
        </w:rPr>
        <w:t>Precondition(s)</w:t>
      </w:r>
      <w:bookmarkEnd w:id="439"/>
    </w:p>
    <w:p w14:paraId="1944C41F" w14:textId="4C8FE03D" w:rsidR="006A61E2" w:rsidRPr="004342C6" w:rsidRDefault="006A61E2" w:rsidP="00320B54">
      <w:pPr>
        <w:pStyle w:val="NumberedNormal"/>
        <w:numPr>
          <w:ilvl w:val="0"/>
          <w:numId w:val="213"/>
        </w:numPr>
        <w:ind w:left="810"/>
        <w:contextualSpacing/>
        <w:rPr>
          <w:rFonts w:ascii="Arial" w:eastAsiaTheme="minorHAnsi" w:hAnsi="Arial" w:cs="Arial"/>
          <w:sz w:val="22"/>
          <w:szCs w:val="22"/>
        </w:rPr>
      </w:pPr>
      <w:r w:rsidRPr="004342C6">
        <w:rPr>
          <w:rFonts w:ascii="Arial" w:eastAsiaTheme="minorHAnsi" w:hAnsi="Arial" w:cs="Arial"/>
          <w:sz w:val="22"/>
          <w:szCs w:val="22"/>
        </w:rPr>
        <w:t>The individual/Back</w:t>
      </w:r>
      <w:r w:rsidR="007D2C0A">
        <w:rPr>
          <w:rFonts w:ascii="Arial" w:eastAsiaTheme="minorHAnsi" w:hAnsi="Arial" w:cs="Arial"/>
          <w:sz w:val="22"/>
          <w:szCs w:val="22"/>
        </w:rPr>
        <w:t>-</w:t>
      </w:r>
      <w:r w:rsidRPr="004342C6">
        <w:rPr>
          <w:rFonts w:ascii="Arial" w:eastAsiaTheme="minorHAnsi" w:hAnsi="Arial" w:cs="Arial"/>
          <w:sz w:val="22"/>
          <w:szCs w:val="22"/>
        </w:rPr>
        <w:t xml:space="preserve">Office </w:t>
      </w:r>
      <w:r w:rsidR="007D2C0A">
        <w:rPr>
          <w:rFonts w:ascii="Arial" w:eastAsiaTheme="minorHAnsi" w:hAnsi="Arial" w:cs="Arial"/>
          <w:sz w:val="22"/>
          <w:szCs w:val="22"/>
        </w:rPr>
        <w:t>u</w:t>
      </w:r>
      <w:r w:rsidRPr="004342C6">
        <w:rPr>
          <w:rFonts w:ascii="Arial" w:eastAsiaTheme="minorHAnsi" w:hAnsi="Arial" w:cs="Arial"/>
          <w:sz w:val="22"/>
          <w:szCs w:val="22"/>
        </w:rPr>
        <w:t xml:space="preserve">ser created and submitted the eligibility application, which resulted in provisional MassHealth coverage for the individual, </w:t>
      </w:r>
    </w:p>
    <w:p w14:paraId="7E24A59C" w14:textId="77777777" w:rsidR="006A61E2" w:rsidRPr="004342C6" w:rsidRDefault="006A61E2" w:rsidP="007D2C0A">
      <w:pPr>
        <w:pStyle w:val="NumberedNormal"/>
        <w:ind w:left="792" w:firstLine="18"/>
        <w:contextualSpacing/>
        <w:rPr>
          <w:rFonts w:ascii="Arial" w:eastAsiaTheme="minorHAnsi" w:hAnsi="Arial" w:cs="Arial"/>
          <w:sz w:val="22"/>
          <w:szCs w:val="22"/>
        </w:rPr>
      </w:pPr>
      <w:r w:rsidRPr="004342C6">
        <w:rPr>
          <w:rFonts w:ascii="Arial" w:eastAsiaTheme="minorHAnsi" w:hAnsi="Arial" w:cs="Arial"/>
          <w:sz w:val="22"/>
          <w:szCs w:val="22"/>
        </w:rPr>
        <w:t>AND</w:t>
      </w:r>
    </w:p>
    <w:p w14:paraId="5EF25565" w14:textId="77777777" w:rsidR="006A61E2" w:rsidRPr="004342C6" w:rsidRDefault="006A61E2" w:rsidP="00320B54">
      <w:pPr>
        <w:pStyle w:val="NumberedNormal"/>
        <w:numPr>
          <w:ilvl w:val="0"/>
          <w:numId w:val="213"/>
        </w:numPr>
        <w:ind w:left="810"/>
        <w:contextualSpacing/>
        <w:rPr>
          <w:rFonts w:ascii="Arial" w:eastAsiaTheme="minorHAnsi" w:hAnsi="Arial" w:cs="Arial"/>
          <w:sz w:val="22"/>
          <w:szCs w:val="22"/>
        </w:rPr>
      </w:pPr>
      <w:r w:rsidRPr="004342C6">
        <w:rPr>
          <w:rFonts w:ascii="Arial" w:eastAsiaTheme="minorHAnsi" w:hAnsi="Arial" w:cs="Arial"/>
          <w:sz w:val="22"/>
          <w:szCs w:val="22"/>
        </w:rPr>
        <w:t>The individual/MAGI HH member did not respond to the RFI(s) within the due date of 90 days,</w:t>
      </w:r>
    </w:p>
    <w:p w14:paraId="11C2EA1F" w14:textId="77777777" w:rsidR="006A61E2" w:rsidRPr="004342C6" w:rsidRDefault="006A61E2" w:rsidP="007D2C0A">
      <w:pPr>
        <w:pStyle w:val="NumberedNormal"/>
        <w:ind w:left="792" w:firstLine="18"/>
        <w:contextualSpacing/>
        <w:rPr>
          <w:rFonts w:ascii="Arial" w:eastAsiaTheme="minorHAnsi" w:hAnsi="Arial" w:cs="Arial"/>
          <w:sz w:val="22"/>
          <w:szCs w:val="22"/>
        </w:rPr>
      </w:pPr>
      <w:r w:rsidRPr="004342C6">
        <w:rPr>
          <w:rFonts w:ascii="Arial" w:eastAsiaTheme="minorHAnsi" w:hAnsi="Arial" w:cs="Arial"/>
          <w:sz w:val="22"/>
          <w:szCs w:val="22"/>
        </w:rPr>
        <w:t>AND</w:t>
      </w:r>
    </w:p>
    <w:p w14:paraId="7D9C6659" w14:textId="77777777" w:rsidR="006A61E2" w:rsidRPr="004342C6" w:rsidRDefault="006A61E2" w:rsidP="00320B54">
      <w:pPr>
        <w:pStyle w:val="NumberedNormal"/>
        <w:numPr>
          <w:ilvl w:val="0"/>
          <w:numId w:val="213"/>
        </w:numPr>
        <w:ind w:left="810"/>
        <w:contextualSpacing/>
        <w:rPr>
          <w:rFonts w:ascii="Arial" w:eastAsiaTheme="minorHAnsi" w:hAnsi="Arial" w:cs="Arial"/>
          <w:sz w:val="22"/>
          <w:szCs w:val="22"/>
        </w:rPr>
      </w:pPr>
      <w:r w:rsidRPr="004342C6">
        <w:rPr>
          <w:rFonts w:ascii="Arial" w:eastAsiaTheme="minorHAnsi" w:hAnsi="Arial" w:cs="Arial"/>
          <w:sz w:val="22"/>
          <w:szCs w:val="22"/>
        </w:rPr>
        <w:t>The individual is not pregnant.</w:t>
      </w:r>
    </w:p>
    <w:p w14:paraId="52244B51" w14:textId="77777777" w:rsidR="007D2C0A" w:rsidRPr="004342C6" w:rsidRDefault="007D2C0A" w:rsidP="006A61E2">
      <w:pPr>
        <w:pStyle w:val="ListParagraph"/>
        <w:ind w:left="1170"/>
        <w:contextualSpacing w:val="0"/>
        <w:rPr>
          <w:rFonts w:cs="Arial"/>
        </w:rPr>
      </w:pPr>
    </w:p>
    <w:p w14:paraId="0D3A7166" w14:textId="77777777" w:rsidR="006A61E2" w:rsidRPr="004342C6" w:rsidRDefault="006A61E2" w:rsidP="006A61E2">
      <w:pPr>
        <w:pStyle w:val="Heading3"/>
        <w:numPr>
          <w:ilvl w:val="2"/>
          <w:numId w:val="13"/>
        </w:numPr>
        <w:pBdr>
          <w:bottom w:val="single" w:sz="12" w:space="5" w:color="4C8B3F"/>
        </w:pBdr>
        <w:rPr>
          <w:rFonts w:ascii="Arial" w:hAnsi="Arial" w:cs="Arial"/>
        </w:rPr>
      </w:pPr>
      <w:bookmarkStart w:id="440" w:name="_Toc94634588"/>
      <w:r w:rsidRPr="004342C6">
        <w:rPr>
          <w:rFonts w:ascii="Arial" w:hAnsi="Arial" w:cs="Arial"/>
        </w:rPr>
        <w:t>Postcondition(s)</w:t>
      </w:r>
      <w:bookmarkEnd w:id="440"/>
    </w:p>
    <w:p w14:paraId="161D18AB" w14:textId="77777777" w:rsidR="006A61E2" w:rsidRPr="004342C6" w:rsidRDefault="006A61E2" w:rsidP="001C1D81">
      <w:pPr>
        <w:pStyle w:val="ListParagraph"/>
        <w:numPr>
          <w:ilvl w:val="0"/>
          <w:numId w:val="66"/>
        </w:numPr>
        <w:ind w:left="810"/>
        <w:contextualSpacing w:val="0"/>
        <w:rPr>
          <w:rFonts w:cs="Arial"/>
        </w:rPr>
      </w:pPr>
      <w:r w:rsidRPr="004342C6">
        <w:rPr>
          <w:rFonts w:cs="Arial"/>
        </w:rPr>
        <w:t xml:space="preserve">The system considered the determined coverage as a second provisional MassHealth coverage for one year when all of the following conditions were true:  </w:t>
      </w:r>
    </w:p>
    <w:p w14:paraId="6AB1FE91" w14:textId="2BD87EA2" w:rsidR="006A61E2" w:rsidRPr="004342C6" w:rsidRDefault="006A61E2" w:rsidP="00320B54">
      <w:pPr>
        <w:pStyle w:val="ListParagraph"/>
        <w:numPr>
          <w:ilvl w:val="0"/>
          <w:numId w:val="364"/>
        </w:numPr>
        <w:contextualSpacing w:val="0"/>
        <w:rPr>
          <w:rFonts w:cs="Arial"/>
        </w:rPr>
      </w:pPr>
      <w:r w:rsidRPr="004342C6">
        <w:rPr>
          <w:rFonts w:cs="Arial"/>
        </w:rPr>
        <w:lastRenderedPageBreak/>
        <w:t>At least one of the RFI has expired on Provisional MH coverage</w:t>
      </w:r>
      <w:r w:rsidR="007D2C0A">
        <w:rPr>
          <w:rFonts w:cs="Arial"/>
        </w:rPr>
        <w:t>,</w:t>
      </w:r>
      <w:r w:rsidRPr="004342C6">
        <w:rPr>
          <w:rFonts w:cs="Arial"/>
        </w:rPr>
        <w:t xml:space="preserve"> OR Income RFI is expired for anyone whose income is included in this member's MAGI Household</w:t>
      </w:r>
      <w:r w:rsidR="007D2C0A">
        <w:rPr>
          <w:rFonts w:cs="Arial"/>
        </w:rPr>
        <w:t>,</w:t>
      </w:r>
      <w:r w:rsidRPr="004342C6">
        <w:rPr>
          <w:rFonts w:cs="Arial"/>
        </w:rPr>
        <w:t xml:space="preserve"> and there is previous eligibility that has been determined using the time clock expiry rules. </w:t>
      </w:r>
    </w:p>
    <w:p w14:paraId="497FF44A" w14:textId="77777777" w:rsidR="006A61E2" w:rsidRPr="004342C6" w:rsidRDefault="006A61E2" w:rsidP="001D361C">
      <w:pPr>
        <w:pStyle w:val="ListParagraph"/>
        <w:ind w:left="1530"/>
        <w:contextualSpacing w:val="0"/>
        <w:rPr>
          <w:rFonts w:cs="Arial"/>
        </w:rPr>
      </w:pPr>
      <w:r w:rsidRPr="004342C6">
        <w:rPr>
          <w:rFonts w:cs="Arial"/>
        </w:rPr>
        <w:t xml:space="preserve">AND </w:t>
      </w:r>
    </w:p>
    <w:p w14:paraId="4CCB9F23" w14:textId="3A98B636" w:rsidR="006A61E2" w:rsidRPr="004342C6" w:rsidRDefault="006A61E2" w:rsidP="00320B54">
      <w:pPr>
        <w:pStyle w:val="ListParagraph"/>
        <w:numPr>
          <w:ilvl w:val="0"/>
          <w:numId w:val="364"/>
        </w:numPr>
        <w:contextualSpacing w:val="0"/>
        <w:rPr>
          <w:rFonts w:cs="Arial"/>
        </w:rPr>
      </w:pPr>
      <w:r w:rsidRPr="004342C6">
        <w:rPr>
          <w:rFonts w:cs="Arial"/>
        </w:rPr>
        <w:t xml:space="preserve">The individual is now eligible for upgraded full MassHealth coverage. </w:t>
      </w:r>
    </w:p>
    <w:p w14:paraId="3AA4DCE7" w14:textId="77777777" w:rsidR="006A61E2" w:rsidRPr="004342C6" w:rsidRDefault="006A61E2" w:rsidP="001D361C">
      <w:pPr>
        <w:pStyle w:val="ListParagraph"/>
        <w:ind w:left="1530"/>
        <w:contextualSpacing w:val="0"/>
        <w:rPr>
          <w:rFonts w:cs="Arial"/>
        </w:rPr>
      </w:pPr>
      <w:r w:rsidRPr="004342C6">
        <w:rPr>
          <w:rFonts w:cs="Arial"/>
        </w:rPr>
        <w:t xml:space="preserve">AND </w:t>
      </w:r>
    </w:p>
    <w:p w14:paraId="61BB65EE" w14:textId="2342822B" w:rsidR="006A61E2" w:rsidRPr="004342C6" w:rsidRDefault="006A61E2" w:rsidP="00320B54">
      <w:pPr>
        <w:pStyle w:val="ListParagraph"/>
        <w:numPr>
          <w:ilvl w:val="0"/>
          <w:numId w:val="364"/>
        </w:numPr>
        <w:contextualSpacing w:val="0"/>
        <w:rPr>
          <w:rFonts w:cs="Arial"/>
        </w:rPr>
      </w:pPr>
      <w:r w:rsidRPr="004342C6">
        <w:rPr>
          <w:rFonts w:cs="Arial"/>
        </w:rPr>
        <w:t xml:space="preserve">The individual is not pregnant. </w:t>
      </w:r>
    </w:p>
    <w:p w14:paraId="6D423765" w14:textId="77777777" w:rsidR="006A61E2" w:rsidRPr="004342C6" w:rsidRDefault="006A61E2" w:rsidP="001D361C">
      <w:pPr>
        <w:pStyle w:val="ListParagraph"/>
        <w:ind w:left="1530"/>
        <w:contextualSpacing w:val="0"/>
        <w:rPr>
          <w:rFonts w:cs="Arial"/>
        </w:rPr>
      </w:pPr>
      <w:r w:rsidRPr="004342C6">
        <w:rPr>
          <w:rFonts w:cs="Arial"/>
        </w:rPr>
        <w:t xml:space="preserve">AND </w:t>
      </w:r>
    </w:p>
    <w:p w14:paraId="20541907" w14:textId="7E693BEA" w:rsidR="006A61E2" w:rsidRPr="004342C6" w:rsidRDefault="006A61E2" w:rsidP="00320B54">
      <w:pPr>
        <w:pStyle w:val="ListParagraph"/>
        <w:numPr>
          <w:ilvl w:val="0"/>
          <w:numId w:val="364"/>
        </w:numPr>
        <w:contextualSpacing w:val="0"/>
        <w:rPr>
          <w:rFonts w:cs="Arial"/>
        </w:rPr>
      </w:pPr>
      <w:r w:rsidRPr="004342C6">
        <w:rPr>
          <w:rFonts w:cs="Arial"/>
        </w:rPr>
        <w:t xml:space="preserve">The individual's MassHealth coverage is considered Provisional. </w:t>
      </w:r>
    </w:p>
    <w:p w14:paraId="15182FAD" w14:textId="2B7EC965" w:rsidR="006A61E2" w:rsidRPr="004342C6" w:rsidRDefault="006A61E2" w:rsidP="001C1D81">
      <w:pPr>
        <w:pStyle w:val="ListParagraph"/>
        <w:numPr>
          <w:ilvl w:val="0"/>
          <w:numId w:val="66"/>
        </w:numPr>
        <w:ind w:left="810"/>
        <w:contextualSpacing w:val="0"/>
        <w:rPr>
          <w:rFonts w:cs="Arial"/>
        </w:rPr>
      </w:pPr>
      <w:r w:rsidRPr="004342C6">
        <w:rPr>
          <w:rFonts w:cs="Arial"/>
        </w:rPr>
        <w:t xml:space="preserve">The system maintained the previous full MH coverage and did not execute CCA rules for the individual if the member's previously submitted application resulted in a full MassHealth determination, and the member was not eligible for a second provisional period. </w:t>
      </w:r>
    </w:p>
    <w:p w14:paraId="5BE9CB13" w14:textId="77777777" w:rsidR="006A61E2" w:rsidRPr="004342C6" w:rsidRDefault="006A61E2" w:rsidP="001C1D81">
      <w:pPr>
        <w:pStyle w:val="ListParagraph"/>
        <w:numPr>
          <w:ilvl w:val="0"/>
          <w:numId w:val="66"/>
        </w:numPr>
        <w:ind w:left="810"/>
        <w:contextualSpacing w:val="0"/>
        <w:rPr>
          <w:rFonts w:cs="Arial"/>
        </w:rPr>
      </w:pPr>
      <w:r w:rsidRPr="004342C6">
        <w:rPr>
          <w:rFonts w:cs="Arial"/>
        </w:rPr>
        <w:t xml:space="preserve">The system maintained the previous MassHealth eligibility (if applicable) AND ran the existing program determination rules for CCA based on any updated information in the application if the member's previously submitted application did NOT result in a full MassHealth determination, and the member was not eligible for a second provisional period.  </w:t>
      </w:r>
    </w:p>
    <w:p w14:paraId="33207FD4" w14:textId="77777777" w:rsidR="006A61E2" w:rsidRPr="004342C6" w:rsidRDefault="006A61E2" w:rsidP="006A61E2">
      <w:pPr>
        <w:contextualSpacing w:val="0"/>
        <w:rPr>
          <w:rFonts w:cs="Arial"/>
        </w:rPr>
      </w:pPr>
    </w:p>
    <w:p w14:paraId="00D4BF63" w14:textId="77777777" w:rsidR="006A61E2" w:rsidRPr="004342C6" w:rsidRDefault="006A61E2" w:rsidP="006A61E2">
      <w:pPr>
        <w:pStyle w:val="Heading3"/>
        <w:numPr>
          <w:ilvl w:val="2"/>
          <w:numId w:val="13"/>
        </w:numPr>
        <w:rPr>
          <w:rFonts w:ascii="Arial" w:hAnsi="Arial" w:cs="Arial"/>
        </w:rPr>
      </w:pPr>
      <w:bookmarkStart w:id="441" w:name="_Toc94634589"/>
      <w:r w:rsidRPr="004342C6">
        <w:rPr>
          <w:rFonts w:ascii="Arial" w:hAnsi="Arial" w:cs="Arial"/>
        </w:rPr>
        <w:t>Flow of Event(s)</w:t>
      </w:r>
      <w:bookmarkEnd w:id="441"/>
    </w:p>
    <w:p w14:paraId="7CBEE47F" w14:textId="77777777" w:rsidR="006A61E2" w:rsidRPr="004342C6" w:rsidRDefault="006A61E2" w:rsidP="006A61E2">
      <w:pPr>
        <w:ind w:left="360"/>
        <w:rPr>
          <w:rFonts w:cs="Arial"/>
        </w:rPr>
      </w:pPr>
    </w:p>
    <w:p w14:paraId="4250CA6F" w14:textId="1F9F3715" w:rsidR="006A61E2" w:rsidRPr="004342C6" w:rsidRDefault="006A61E2" w:rsidP="008071D4">
      <w:pPr>
        <w:pStyle w:val="Heading3"/>
        <w:numPr>
          <w:ilvl w:val="3"/>
          <w:numId w:val="13"/>
        </w:numPr>
        <w:tabs>
          <w:tab w:val="left" w:pos="1890"/>
        </w:tabs>
        <w:rPr>
          <w:rFonts w:ascii="Arial" w:hAnsi="Arial" w:cs="Arial"/>
        </w:rPr>
      </w:pPr>
      <w:bookmarkStart w:id="442" w:name="_Toc94634590"/>
      <w:r w:rsidRPr="004342C6">
        <w:rPr>
          <w:rFonts w:ascii="Arial" w:hAnsi="Arial" w:cs="Arial"/>
        </w:rPr>
        <w:t>Basic Flow</w:t>
      </w:r>
      <w:bookmarkEnd w:id="442"/>
    </w:p>
    <w:p w14:paraId="4B47BA96" w14:textId="77777777" w:rsidR="008071D4" w:rsidRPr="004342C6" w:rsidRDefault="008071D4"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Precondition(s) 3.5.6 applies.</w:t>
      </w:r>
    </w:p>
    <w:p w14:paraId="3FB75400" w14:textId="77777777" w:rsidR="006A61E2" w:rsidRPr="004342C6" w:rsidRDefault="006A61E2"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The system executed the time clock expiry rules and ran the program determination for eligibility based on the time clock expiry rules, AND</w:t>
      </w:r>
    </w:p>
    <w:p w14:paraId="771E60C2" w14:textId="77777777" w:rsidR="006A61E2" w:rsidRPr="004342C6" w:rsidRDefault="006A61E2"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The Individual User/Back Office User/system process triggers a new program determination for the eligibility application AND</w:t>
      </w:r>
    </w:p>
    <w:p w14:paraId="6372EDBB" w14:textId="77777777" w:rsidR="006A61E2" w:rsidRPr="004342C6" w:rsidRDefault="006A61E2"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 xml:space="preserve">The system determines that the individual is eligible for upgraded Provisional Full MassHealth Coverage. </w:t>
      </w:r>
    </w:p>
    <w:p w14:paraId="4B17177E" w14:textId="524B9F99" w:rsidR="006A61E2" w:rsidRPr="004342C6" w:rsidRDefault="006A61E2"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The system shall display</w:t>
      </w:r>
      <w:r w:rsidR="007D2C0A">
        <w:rPr>
          <w:rFonts w:ascii="Arial" w:hAnsi="Arial" w:cs="Arial"/>
          <w:sz w:val="22"/>
          <w:szCs w:val="22"/>
        </w:rPr>
        <w:t>,</w:t>
      </w:r>
      <w:r w:rsidRPr="004342C6">
        <w:rPr>
          <w:rFonts w:ascii="Arial" w:hAnsi="Arial" w:cs="Arial"/>
          <w:sz w:val="22"/>
          <w:szCs w:val="22"/>
        </w:rPr>
        <w:t xml:space="preserve"> “You may be able to qualify for more comprehensive MassHealth coverage if you send the proof that we asked for. We will need this proof to make a new decision about your eligibility</w:t>
      </w:r>
      <w:r w:rsidRPr="004342C6">
        <w:rPr>
          <w:rFonts w:ascii="Arial" w:hAnsi="Arial" w:cs="Arial"/>
          <w:color w:val="000000"/>
          <w:sz w:val="22"/>
          <w:szCs w:val="22"/>
        </w:rPr>
        <w:t xml:space="preserve">” message on </w:t>
      </w:r>
      <w:r w:rsidR="007D2C0A">
        <w:rPr>
          <w:rFonts w:ascii="Arial" w:hAnsi="Arial" w:cs="Arial"/>
          <w:color w:val="000000"/>
          <w:sz w:val="22"/>
          <w:szCs w:val="22"/>
        </w:rPr>
        <w:t xml:space="preserve">the </w:t>
      </w:r>
      <w:r w:rsidRPr="004342C6">
        <w:rPr>
          <w:rFonts w:ascii="Arial" w:hAnsi="Arial" w:cs="Arial"/>
          <w:color w:val="000000"/>
          <w:sz w:val="22"/>
          <w:szCs w:val="22"/>
        </w:rPr>
        <w:t>“Eligibility Result” screen.</w:t>
      </w:r>
    </w:p>
    <w:p w14:paraId="4FED2094" w14:textId="77777777" w:rsidR="006A61E2" w:rsidRPr="004342C6" w:rsidRDefault="006A61E2"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The system maintains the individual’s previous MassHealth benefit if preconditions 1 through 3 are met.</w:t>
      </w:r>
    </w:p>
    <w:p w14:paraId="5707A581" w14:textId="7C5F5272" w:rsidR="006A61E2" w:rsidRPr="004342C6" w:rsidRDefault="007D2C0A" w:rsidP="00320B54">
      <w:pPr>
        <w:pStyle w:val="ListParagraph"/>
        <w:numPr>
          <w:ilvl w:val="0"/>
          <w:numId w:val="320"/>
        </w:numPr>
        <w:rPr>
          <w:rFonts w:eastAsia="Times New Roman" w:cs="Arial"/>
        </w:rPr>
      </w:pPr>
      <w:r>
        <w:rPr>
          <w:rFonts w:eastAsia="Times New Roman" w:cs="Arial"/>
        </w:rPr>
        <w:t>The s</w:t>
      </w:r>
      <w:r w:rsidR="006A61E2" w:rsidRPr="004342C6">
        <w:rPr>
          <w:rFonts w:eastAsia="Times New Roman" w:cs="Arial"/>
        </w:rPr>
        <w:t>econd provisional restricted flag is set as “Yes” on Medicaid Household Summary Screen</w:t>
      </w:r>
      <w:r>
        <w:rPr>
          <w:rFonts w:eastAsia="Times New Roman" w:cs="Arial"/>
        </w:rPr>
        <w:t>.</w:t>
      </w:r>
    </w:p>
    <w:p w14:paraId="5B653A9A" w14:textId="758C8414" w:rsidR="006A61E2" w:rsidRPr="004342C6" w:rsidRDefault="006A61E2" w:rsidP="006A61E2">
      <w:pPr>
        <w:pStyle w:val="ListParagraph"/>
        <w:ind w:left="1170"/>
        <w:rPr>
          <w:rFonts w:cs="Arial"/>
        </w:rPr>
      </w:pPr>
    </w:p>
    <w:p w14:paraId="5585FFA2" w14:textId="73323800" w:rsidR="006A61E2" w:rsidRPr="004342C6" w:rsidRDefault="006A61E2" w:rsidP="008071D4">
      <w:pPr>
        <w:pStyle w:val="Heading3"/>
        <w:numPr>
          <w:ilvl w:val="3"/>
          <w:numId w:val="13"/>
        </w:numPr>
        <w:tabs>
          <w:tab w:val="left" w:pos="1890"/>
        </w:tabs>
        <w:rPr>
          <w:rFonts w:ascii="Arial" w:hAnsi="Arial" w:cs="Arial"/>
        </w:rPr>
      </w:pPr>
      <w:bookmarkStart w:id="443" w:name="_Toc94634591"/>
      <w:r w:rsidRPr="004342C6">
        <w:rPr>
          <w:rFonts w:ascii="Arial" w:hAnsi="Arial" w:cs="Arial"/>
        </w:rPr>
        <w:t>Alternate Flow-1</w:t>
      </w:r>
      <w:bookmarkEnd w:id="443"/>
    </w:p>
    <w:p w14:paraId="10ACD3F4" w14:textId="77777777" w:rsidR="006A61E2" w:rsidRPr="004342C6" w:rsidRDefault="006A61E2" w:rsidP="00320B54">
      <w:pPr>
        <w:pStyle w:val="NumberedNormal"/>
        <w:numPr>
          <w:ilvl w:val="0"/>
          <w:numId w:val="214"/>
        </w:numPr>
        <w:contextualSpacing/>
        <w:rPr>
          <w:rFonts w:ascii="Arial" w:hAnsi="Arial" w:cs="Arial"/>
          <w:sz w:val="22"/>
          <w:szCs w:val="22"/>
        </w:rPr>
      </w:pPr>
      <w:r w:rsidRPr="004342C6">
        <w:rPr>
          <w:rFonts w:ascii="Arial" w:hAnsi="Arial" w:cs="Arial"/>
          <w:sz w:val="22"/>
          <w:szCs w:val="22"/>
        </w:rPr>
        <w:t>Precondition(s) 3.5.6 applies.</w:t>
      </w:r>
    </w:p>
    <w:p w14:paraId="514BF2E8" w14:textId="77777777" w:rsidR="006A61E2" w:rsidRPr="004342C6" w:rsidRDefault="006A61E2" w:rsidP="00320B54">
      <w:pPr>
        <w:pStyle w:val="NumberedNormal"/>
        <w:numPr>
          <w:ilvl w:val="0"/>
          <w:numId w:val="214"/>
        </w:numPr>
        <w:contextualSpacing/>
        <w:rPr>
          <w:rFonts w:ascii="Arial" w:hAnsi="Arial" w:cs="Arial"/>
          <w:sz w:val="22"/>
          <w:szCs w:val="22"/>
        </w:rPr>
      </w:pPr>
      <w:r w:rsidRPr="004342C6">
        <w:rPr>
          <w:rFonts w:ascii="Arial" w:hAnsi="Arial" w:cs="Arial"/>
          <w:sz w:val="22"/>
          <w:szCs w:val="22"/>
        </w:rPr>
        <w:t>The system executed the time clock expiry rules and ran the program determination for eligibility based on the time clock expiry rules, AND</w:t>
      </w:r>
    </w:p>
    <w:p w14:paraId="69B2A21E" w14:textId="77777777" w:rsidR="006A61E2" w:rsidRPr="004342C6" w:rsidRDefault="006A61E2" w:rsidP="00320B54">
      <w:pPr>
        <w:pStyle w:val="NumberedNormal"/>
        <w:numPr>
          <w:ilvl w:val="0"/>
          <w:numId w:val="214"/>
        </w:numPr>
        <w:contextualSpacing/>
        <w:rPr>
          <w:rFonts w:ascii="Arial" w:hAnsi="Arial" w:cs="Arial"/>
          <w:sz w:val="22"/>
          <w:szCs w:val="22"/>
        </w:rPr>
      </w:pPr>
      <w:r w:rsidRPr="004342C6">
        <w:rPr>
          <w:rFonts w:ascii="Arial" w:hAnsi="Arial" w:cs="Arial"/>
          <w:sz w:val="22"/>
          <w:szCs w:val="22"/>
        </w:rPr>
        <w:t>The Individual User/Back Office User/system process triggers a new program determination for the eligibility application AND</w:t>
      </w:r>
    </w:p>
    <w:p w14:paraId="05025210" w14:textId="77777777" w:rsidR="006A61E2" w:rsidRPr="004342C6" w:rsidRDefault="006A61E2" w:rsidP="00320B54">
      <w:pPr>
        <w:pStyle w:val="NumberedNormal"/>
        <w:numPr>
          <w:ilvl w:val="0"/>
          <w:numId w:val="214"/>
        </w:numPr>
        <w:contextualSpacing/>
        <w:rPr>
          <w:rFonts w:ascii="Arial" w:hAnsi="Arial" w:cs="Arial"/>
          <w:sz w:val="22"/>
          <w:szCs w:val="22"/>
        </w:rPr>
      </w:pPr>
      <w:r w:rsidRPr="004342C6">
        <w:rPr>
          <w:rFonts w:ascii="Arial" w:hAnsi="Arial" w:cs="Arial"/>
          <w:sz w:val="22"/>
          <w:szCs w:val="22"/>
        </w:rPr>
        <w:t>The system determines that the individual is eligible for Final upgraded Full MassHealth Coverage.</w:t>
      </w:r>
    </w:p>
    <w:p w14:paraId="4512D846" w14:textId="67A1E129" w:rsidR="006A61E2" w:rsidRPr="004342C6" w:rsidRDefault="006A61E2" w:rsidP="00320B54">
      <w:pPr>
        <w:pStyle w:val="NumberedNormal"/>
        <w:numPr>
          <w:ilvl w:val="0"/>
          <w:numId w:val="214"/>
        </w:numPr>
        <w:contextualSpacing/>
        <w:rPr>
          <w:rFonts w:ascii="Arial" w:hAnsi="Arial" w:cs="Arial"/>
          <w:sz w:val="22"/>
          <w:szCs w:val="22"/>
        </w:rPr>
      </w:pPr>
      <w:r w:rsidRPr="004342C6">
        <w:rPr>
          <w:rFonts w:ascii="Arial" w:hAnsi="Arial" w:cs="Arial"/>
          <w:sz w:val="22"/>
          <w:szCs w:val="22"/>
        </w:rPr>
        <w:lastRenderedPageBreak/>
        <w:t>The system will use the existing program determination logic for MassHealth and CCA</w:t>
      </w:r>
      <w:r w:rsidR="007D2C0A">
        <w:rPr>
          <w:rFonts w:ascii="Arial" w:hAnsi="Arial" w:cs="Arial"/>
          <w:sz w:val="22"/>
          <w:szCs w:val="22"/>
        </w:rPr>
        <w:t>.</w:t>
      </w:r>
      <w:r w:rsidRPr="004342C6">
        <w:rPr>
          <w:rFonts w:ascii="Arial" w:hAnsi="Arial" w:cs="Arial"/>
          <w:sz w:val="22"/>
          <w:szCs w:val="22"/>
        </w:rPr>
        <w:t xml:space="preserve"> </w:t>
      </w:r>
      <w:r w:rsidR="007D2C0A">
        <w:rPr>
          <w:rFonts w:ascii="Arial" w:hAnsi="Arial" w:cs="Arial"/>
          <w:sz w:val="22"/>
          <w:szCs w:val="22"/>
        </w:rPr>
        <w:t>The s</w:t>
      </w:r>
      <w:r w:rsidRPr="004342C6">
        <w:rPr>
          <w:rFonts w:ascii="Arial" w:hAnsi="Arial" w:cs="Arial"/>
          <w:sz w:val="22"/>
          <w:szCs w:val="22"/>
        </w:rPr>
        <w:t>econd provisional restricted flag is set as “No” on Medicaid Household Summary Screen.</w:t>
      </w:r>
    </w:p>
    <w:p w14:paraId="7EFFD290" w14:textId="77777777" w:rsidR="006A61E2" w:rsidRPr="004342C6" w:rsidRDefault="006A61E2" w:rsidP="006A61E2">
      <w:pPr>
        <w:pStyle w:val="ListParagraph"/>
        <w:ind w:left="1170"/>
        <w:rPr>
          <w:rFonts w:cs="Arial"/>
        </w:rPr>
      </w:pPr>
    </w:p>
    <w:p w14:paraId="3EE3210C" w14:textId="77777777" w:rsidR="006A61E2" w:rsidRPr="004342C6" w:rsidRDefault="006A61E2" w:rsidP="006A61E2">
      <w:pPr>
        <w:pStyle w:val="Heading3"/>
        <w:numPr>
          <w:ilvl w:val="2"/>
          <w:numId w:val="13"/>
        </w:numPr>
        <w:rPr>
          <w:rFonts w:ascii="Arial" w:hAnsi="Arial" w:cs="Arial"/>
        </w:rPr>
      </w:pPr>
      <w:bookmarkStart w:id="444" w:name="_Toc94634592"/>
      <w:r w:rsidRPr="004342C6">
        <w:rPr>
          <w:rFonts w:ascii="Arial" w:hAnsi="Arial" w:cs="Arial"/>
        </w:rPr>
        <w:t>User Pages and Input</w:t>
      </w:r>
      <w:bookmarkEnd w:id="444"/>
    </w:p>
    <w:p w14:paraId="2A77A42D" w14:textId="77777777" w:rsidR="006A61E2" w:rsidRPr="004342C6" w:rsidRDefault="006A61E2" w:rsidP="006A61E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4AE20B85" w14:textId="77777777" w:rsidR="006A61E2" w:rsidRPr="004342C6" w:rsidRDefault="006A61E2" w:rsidP="006A61E2">
      <w:pPr>
        <w:pStyle w:val="Heading3"/>
        <w:numPr>
          <w:ilvl w:val="2"/>
          <w:numId w:val="13"/>
        </w:numPr>
        <w:rPr>
          <w:rFonts w:ascii="Arial" w:hAnsi="Arial" w:cs="Arial"/>
        </w:rPr>
      </w:pPr>
      <w:bookmarkStart w:id="445" w:name="_Toc94634593"/>
      <w:r w:rsidRPr="004342C6">
        <w:rPr>
          <w:rFonts w:ascii="Arial" w:hAnsi="Arial" w:cs="Arial"/>
        </w:rPr>
        <w:t>Functional Requirement(s)</w:t>
      </w:r>
      <w:bookmarkEnd w:id="445"/>
    </w:p>
    <w:p w14:paraId="3D80EE03" w14:textId="0D49D662" w:rsidR="002B0E81" w:rsidRPr="004342C6" w:rsidRDefault="002B0E81" w:rsidP="001D361C">
      <w:pPr>
        <w:pStyle w:val="Caption"/>
        <w:keepNext/>
        <w:jc w:val="center"/>
        <w:rPr>
          <w:rFonts w:cs="Arial"/>
        </w:rPr>
      </w:pPr>
      <w:bookmarkStart w:id="446" w:name="_Toc94635014"/>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18</w:t>
      </w:r>
      <w:r w:rsidR="006F59E4" w:rsidRPr="004342C6">
        <w:rPr>
          <w:rFonts w:cs="Arial"/>
          <w:noProof/>
        </w:rPr>
        <w:fldChar w:fldCharType="end"/>
      </w:r>
      <w:r w:rsidRPr="004342C6">
        <w:rPr>
          <w:rFonts w:cs="Arial"/>
        </w:rPr>
        <w:t xml:space="preserve"> Functional Requirements – UC.14</w:t>
      </w:r>
      <w:bookmarkEnd w:id="446"/>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A61E2" w:rsidRPr="004342C6" w14:paraId="16D2E502" w14:textId="77777777" w:rsidTr="008349A8">
        <w:trPr>
          <w:trHeight w:val="300"/>
          <w:tblHeader/>
        </w:trPr>
        <w:tc>
          <w:tcPr>
            <w:tcW w:w="2246" w:type="dxa"/>
            <w:shd w:val="clear" w:color="auto" w:fill="4C8B3F" w:themeFill="background2"/>
            <w:vAlign w:val="center"/>
            <w:hideMark/>
          </w:tcPr>
          <w:p w14:paraId="33EC563C" w14:textId="77777777" w:rsidR="006A61E2" w:rsidRPr="004342C6" w:rsidRDefault="006A61E2" w:rsidP="008349A8">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0CB50023" w14:textId="77777777" w:rsidR="006A61E2" w:rsidRPr="004342C6" w:rsidRDefault="006A61E2" w:rsidP="008349A8">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6A61E2" w:rsidRPr="004342C6" w14:paraId="0C6563DA" w14:textId="77777777" w:rsidTr="008349A8">
        <w:trPr>
          <w:trHeight w:val="314"/>
        </w:trPr>
        <w:tc>
          <w:tcPr>
            <w:tcW w:w="2246" w:type="dxa"/>
            <w:shd w:val="clear" w:color="000000" w:fill="FFFFFF"/>
            <w:vAlign w:val="center"/>
          </w:tcPr>
          <w:p w14:paraId="33A82A3C" w14:textId="77777777" w:rsidR="006A61E2" w:rsidRPr="004342C6" w:rsidRDefault="006A61E2" w:rsidP="008349A8">
            <w:pPr>
              <w:contextualSpacing w:val="0"/>
              <w:jc w:val="center"/>
              <w:rPr>
                <w:rFonts w:eastAsia="Times New Roman" w:cs="Arial"/>
                <w:color w:val="000000"/>
              </w:rPr>
            </w:pPr>
            <w:r w:rsidRPr="004342C6">
              <w:rPr>
                <w:rStyle w:val="normaltextrun"/>
                <w:rFonts w:cs="Arial"/>
                <w:color w:val="000000"/>
              </w:rPr>
              <w:t>APR.0005.001</w:t>
            </w:r>
            <w:r w:rsidRPr="004342C6">
              <w:rPr>
                <w:rStyle w:val="eop"/>
                <w:rFonts w:cs="Arial"/>
              </w:rPr>
              <w:t> </w:t>
            </w:r>
          </w:p>
        </w:tc>
        <w:tc>
          <w:tcPr>
            <w:tcW w:w="7024" w:type="dxa"/>
            <w:shd w:val="clear" w:color="000000" w:fill="FFFFFF"/>
            <w:vAlign w:val="bottom"/>
          </w:tcPr>
          <w:p w14:paraId="5E3879E3" w14:textId="77777777" w:rsidR="007D2C0A" w:rsidRPr="007D2C0A" w:rsidRDefault="006A61E2" w:rsidP="007D2C0A">
            <w:pPr>
              <w:pStyle w:val="paragraph"/>
              <w:spacing w:before="0" w:beforeAutospacing="0" w:after="0" w:afterAutospacing="0"/>
              <w:textAlignment w:val="baseline"/>
              <w:rPr>
                <w:rStyle w:val="normaltextrun"/>
                <w:rFonts w:ascii="Arial" w:eastAsiaTheme="majorEastAsia" w:hAnsi="Arial" w:cs="Arial"/>
                <w:color w:val="000000"/>
                <w:sz w:val="22"/>
                <w:szCs w:val="22"/>
              </w:rPr>
            </w:pPr>
            <w:r w:rsidRPr="007D2C0A">
              <w:rPr>
                <w:rStyle w:val="normaltextrun"/>
                <w:rFonts w:ascii="Arial" w:eastAsiaTheme="majorEastAsia" w:hAnsi="Arial" w:cs="Arial"/>
                <w:color w:val="000000"/>
                <w:sz w:val="22"/>
                <w:szCs w:val="22"/>
              </w:rPr>
              <w:t>The system will consider the determined coverage as a second provisional MassHealth coverage for one year if all of the following conditions are met:  </w:t>
            </w:r>
          </w:p>
          <w:p w14:paraId="3AE2B2E2" w14:textId="77777777" w:rsidR="007D2C0A" w:rsidRPr="007D2C0A" w:rsidRDefault="006A61E2" w:rsidP="00320B54">
            <w:pPr>
              <w:pStyle w:val="paragraph"/>
              <w:numPr>
                <w:ilvl w:val="0"/>
                <w:numId w:val="386"/>
              </w:numPr>
              <w:spacing w:before="0" w:beforeAutospacing="0" w:after="0" w:afterAutospacing="0"/>
              <w:textAlignment w:val="baseline"/>
              <w:rPr>
                <w:rStyle w:val="scxw49110207"/>
                <w:rFonts w:ascii="Arial" w:hAnsi="Arial" w:cs="Arial"/>
                <w:sz w:val="18"/>
                <w:szCs w:val="18"/>
              </w:rPr>
            </w:pPr>
            <w:r w:rsidRPr="004342C6">
              <w:rPr>
                <w:rStyle w:val="normaltextrun"/>
                <w:rFonts w:ascii="Arial" w:eastAsiaTheme="majorEastAsia" w:hAnsi="Arial" w:cs="Arial"/>
                <w:color w:val="000000"/>
                <w:sz w:val="22"/>
                <w:szCs w:val="22"/>
              </w:rPr>
              <w:t>At least one of the RFI has expired on Provisional MH coverage</w:t>
            </w:r>
            <w:r w:rsidR="007D2C0A">
              <w:rPr>
                <w:rStyle w:val="normaltextrun"/>
                <w:rFonts w:ascii="Arial" w:eastAsiaTheme="majorEastAsia" w:hAnsi="Arial" w:cs="Arial"/>
                <w:color w:val="000000"/>
                <w:sz w:val="22"/>
                <w:szCs w:val="22"/>
              </w:rPr>
              <w:t xml:space="preserve">, </w:t>
            </w:r>
            <w:r w:rsidRPr="004342C6">
              <w:rPr>
                <w:rStyle w:val="normaltextrun"/>
                <w:rFonts w:ascii="Arial" w:eastAsiaTheme="majorEastAsia" w:hAnsi="Arial" w:cs="Arial"/>
                <w:color w:val="000000"/>
                <w:sz w:val="22"/>
                <w:szCs w:val="22"/>
              </w:rPr>
              <w:t>OR Income RFI is expired for anyone whose income is included in this member's MAGI Household</w:t>
            </w:r>
            <w:r w:rsidR="007D2C0A">
              <w:rPr>
                <w:rStyle w:val="normaltextrun"/>
                <w:rFonts w:ascii="Arial" w:eastAsiaTheme="majorEastAsia" w:hAnsi="Arial" w:cs="Arial"/>
                <w:color w:val="000000"/>
                <w:sz w:val="22"/>
                <w:szCs w:val="22"/>
              </w:rPr>
              <w:t xml:space="preserve">, </w:t>
            </w:r>
            <w:r w:rsidRPr="004342C6">
              <w:rPr>
                <w:rStyle w:val="normaltextrun"/>
                <w:rFonts w:ascii="Arial" w:eastAsiaTheme="majorEastAsia" w:hAnsi="Arial" w:cs="Arial"/>
                <w:color w:val="000000"/>
                <w:sz w:val="22"/>
                <w:szCs w:val="22"/>
              </w:rPr>
              <w:t>and there is previous eligibility that has been determined using the time clock expiry rules.</w:t>
            </w:r>
            <w:r w:rsidRPr="004342C6">
              <w:rPr>
                <w:rStyle w:val="scxw49110207"/>
                <w:rFonts w:ascii="Arial" w:eastAsiaTheme="majorEastAsia" w:hAnsi="Arial" w:cs="Arial"/>
                <w:sz w:val="22"/>
                <w:szCs w:val="22"/>
              </w:rPr>
              <w:t> </w:t>
            </w:r>
          </w:p>
          <w:p w14:paraId="0EE7B3E8" w14:textId="77777777" w:rsidR="007D2C0A" w:rsidRPr="007D2C0A" w:rsidRDefault="006A61E2" w:rsidP="007D2C0A">
            <w:pPr>
              <w:pStyle w:val="paragraph"/>
              <w:spacing w:before="0" w:beforeAutospacing="0" w:after="0" w:afterAutospacing="0"/>
              <w:ind w:left="720"/>
              <w:textAlignment w:val="baseline"/>
              <w:rPr>
                <w:rStyle w:val="scxw49110207"/>
                <w:rFonts w:ascii="Arial" w:hAnsi="Arial" w:cs="Arial"/>
                <w:sz w:val="18"/>
                <w:szCs w:val="18"/>
              </w:rPr>
            </w:pPr>
            <w:r w:rsidRPr="004342C6">
              <w:rPr>
                <w:rStyle w:val="normaltextrun"/>
                <w:rFonts w:ascii="Arial" w:eastAsiaTheme="majorEastAsia" w:hAnsi="Arial" w:cs="Arial"/>
                <w:color w:val="000000"/>
                <w:sz w:val="22"/>
                <w:szCs w:val="22"/>
              </w:rPr>
              <w:t>AND</w:t>
            </w:r>
            <w:r w:rsidRPr="004342C6">
              <w:rPr>
                <w:rStyle w:val="scxw49110207"/>
                <w:rFonts w:ascii="Arial" w:eastAsiaTheme="majorEastAsia" w:hAnsi="Arial" w:cs="Arial"/>
                <w:sz w:val="22"/>
                <w:szCs w:val="22"/>
              </w:rPr>
              <w:t> </w:t>
            </w:r>
          </w:p>
          <w:p w14:paraId="6D1E6338" w14:textId="77777777" w:rsidR="007D2C0A" w:rsidRPr="007D2C0A" w:rsidRDefault="006A61E2" w:rsidP="00320B54">
            <w:pPr>
              <w:pStyle w:val="paragraph"/>
              <w:numPr>
                <w:ilvl w:val="0"/>
                <w:numId w:val="386"/>
              </w:numPr>
              <w:spacing w:before="0" w:beforeAutospacing="0" w:after="0" w:afterAutospacing="0"/>
              <w:textAlignment w:val="baseline"/>
              <w:rPr>
                <w:rStyle w:val="scxw49110207"/>
                <w:rFonts w:ascii="Arial" w:hAnsi="Arial" w:cs="Arial"/>
                <w:sz w:val="18"/>
                <w:szCs w:val="18"/>
              </w:rPr>
            </w:pPr>
            <w:r w:rsidRPr="004342C6">
              <w:rPr>
                <w:rStyle w:val="normaltextrun"/>
                <w:rFonts w:ascii="Arial" w:eastAsiaTheme="majorEastAsia" w:hAnsi="Arial" w:cs="Arial"/>
                <w:color w:val="000000"/>
                <w:sz w:val="22"/>
                <w:szCs w:val="22"/>
              </w:rPr>
              <w:t>The individual is now eligible for upgraded full MassHealth coverage.</w:t>
            </w:r>
            <w:r w:rsidRPr="004342C6">
              <w:rPr>
                <w:rStyle w:val="scxw49110207"/>
                <w:rFonts w:ascii="Arial" w:eastAsiaTheme="majorEastAsia" w:hAnsi="Arial" w:cs="Arial"/>
                <w:sz w:val="22"/>
                <w:szCs w:val="22"/>
              </w:rPr>
              <w:t> </w:t>
            </w:r>
          </w:p>
          <w:p w14:paraId="4C9BA2B2" w14:textId="77777777" w:rsidR="007D2C0A" w:rsidRPr="007D2C0A" w:rsidRDefault="006A61E2" w:rsidP="007D2C0A">
            <w:pPr>
              <w:pStyle w:val="paragraph"/>
              <w:spacing w:before="0" w:beforeAutospacing="0" w:after="0" w:afterAutospacing="0"/>
              <w:ind w:left="720"/>
              <w:textAlignment w:val="baseline"/>
              <w:rPr>
                <w:rStyle w:val="scxw49110207"/>
                <w:rFonts w:ascii="Arial" w:hAnsi="Arial" w:cs="Arial"/>
                <w:sz w:val="18"/>
                <w:szCs w:val="18"/>
              </w:rPr>
            </w:pPr>
            <w:r w:rsidRPr="004342C6">
              <w:rPr>
                <w:rStyle w:val="normaltextrun"/>
                <w:rFonts w:ascii="Arial" w:eastAsiaTheme="majorEastAsia" w:hAnsi="Arial" w:cs="Arial"/>
                <w:color w:val="000000"/>
                <w:sz w:val="22"/>
                <w:szCs w:val="22"/>
              </w:rPr>
              <w:t>AND</w:t>
            </w:r>
            <w:r w:rsidRPr="004342C6">
              <w:rPr>
                <w:rStyle w:val="scxw49110207"/>
                <w:rFonts w:ascii="Arial" w:eastAsiaTheme="majorEastAsia" w:hAnsi="Arial" w:cs="Arial"/>
                <w:sz w:val="22"/>
                <w:szCs w:val="22"/>
              </w:rPr>
              <w:t> </w:t>
            </w:r>
          </w:p>
          <w:p w14:paraId="54D15749" w14:textId="77777777" w:rsidR="007D2C0A" w:rsidRPr="007D2C0A" w:rsidRDefault="006A61E2" w:rsidP="00320B54">
            <w:pPr>
              <w:pStyle w:val="paragraph"/>
              <w:numPr>
                <w:ilvl w:val="0"/>
                <w:numId w:val="386"/>
              </w:numPr>
              <w:spacing w:before="0" w:beforeAutospacing="0" w:after="0" w:afterAutospacing="0"/>
              <w:textAlignment w:val="baseline"/>
              <w:rPr>
                <w:rStyle w:val="scxw49110207"/>
                <w:rFonts w:ascii="Arial" w:hAnsi="Arial" w:cs="Arial"/>
                <w:sz w:val="18"/>
                <w:szCs w:val="18"/>
              </w:rPr>
            </w:pPr>
            <w:r w:rsidRPr="004342C6">
              <w:rPr>
                <w:rStyle w:val="normaltextrun"/>
                <w:rFonts w:ascii="Arial" w:eastAsiaTheme="majorEastAsia" w:hAnsi="Arial" w:cs="Arial"/>
                <w:color w:val="000000"/>
                <w:sz w:val="22"/>
                <w:szCs w:val="22"/>
              </w:rPr>
              <w:t>The individual is not pregnant.</w:t>
            </w:r>
            <w:r w:rsidRPr="004342C6">
              <w:rPr>
                <w:rStyle w:val="scxw49110207"/>
                <w:rFonts w:ascii="Arial" w:eastAsiaTheme="majorEastAsia" w:hAnsi="Arial" w:cs="Arial"/>
                <w:sz w:val="22"/>
                <w:szCs w:val="22"/>
              </w:rPr>
              <w:t> </w:t>
            </w:r>
            <w:r w:rsidRPr="004342C6">
              <w:rPr>
                <w:rFonts w:ascii="Arial" w:hAnsi="Arial" w:cs="Arial"/>
                <w:sz w:val="22"/>
                <w:szCs w:val="22"/>
              </w:rPr>
              <w:br/>
            </w:r>
            <w:r w:rsidRPr="004342C6">
              <w:rPr>
                <w:rStyle w:val="normaltextrun"/>
                <w:rFonts w:ascii="Arial" w:eastAsiaTheme="majorEastAsia" w:hAnsi="Arial" w:cs="Arial"/>
                <w:color w:val="000000"/>
                <w:sz w:val="22"/>
                <w:szCs w:val="22"/>
              </w:rPr>
              <w:t>AND</w:t>
            </w:r>
            <w:r w:rsidRPr="004342C6">
              <w:rPr>
                <w:rStyle w:val="scxw49110207"/>
                <w:rFonts w:ascii="Arial" w:eastAsiaTheme="majorEastAsia" w:hAnsi="Arial" w:cs="Arial"/>
                <w:sz w:val="22"/>
                <w:szCs w:val="22"/>
              </w:rPr>
              <w:t> </w:t>
            </w:r>
          </w:p>
          <w:p w14:paraId="55691597" w14:textId="41FAFD39" w:rsidR="006A61E2" w:rsidRPr="004342C6" w:rsidRDefault="007D2C0A" w:rsidP="00320B54">
            <w:pPr>
              <w:pStyle w:val="paragraph"/>
              <w:numPr>
                <w:ilvl w:val="0"/>
                <w:numId w:val="386"/>
              </w:numPr>
              <w:spacing w:before="0" w:beforeAutospacing="0" w:after="0" w:afterAutospacing="0"/>
              <w:textAlignment w:val="baseline"/>
              <w:rPr>
                <w:rFonts w:ascii="Arial" w:hAnsi="Arial" w:cs="Arial"/>
                <w:sz w:val="18"/>
                <w:szCs w:val="18"/>
              </w:rPr>
            </w:pPr>
            <w:r>
              <w:rPr>
                <w:rStyle w:val="normaltextrun"/>
                <w:rFonts w:ascii="Arial" w:eastAsiaTheme="majorEastAsia" w:hAnsi="Arial" w:cs="Arial"/>
                <w:color w:val="000000"/>
                <w:sz w:val="22"/>
                <w:szCs w:val="22"/>
              </w:rPr>
              <w:t>T</w:t>
            </w:r>
            <w:r w:rsidR="006A61E2" w:rsidRPr="004342C6">
              <w:rPr>
                <w:rStyle w:val="normaltextrun"/>
                <w:rFonts w:ascii="Arial" w:eastAsiaTheme="majorEastAsia" w:hAnsi="Arial" w:cs="Arial"/>
                <w:color w:val="000000"/>
                <w:sz w:val="22"/>
                <w:szCs w:val="22"/>
              </w:rPr>
              <w:t>he individual's MassHealth coverage is considered Provisional.</w:t>
            </w:r>
            <w:r w:rsidR="006A61E2" w:rsidRPr="004342C6">
              <w:rPr>
                <w:rStyle w:val="eop"/>
                <w:rFonts w:ascii="Arial" w:eastAsiaTheme="majorEastAsia" w:hAnsi="Arial" w:cs="Arial"/>
                <w:sz w:val="22"/>
                <w:szCs w:val="22"/>
              </w:rPr>
              <w:t> </w:t>
            </w:r>
          </w:p>
          <w:p w14:paraId="3B6E1ADF" w14:textId="77777777" w:rsidR="006A61E2" w:rsidRPr="004342C6" w:rsidRDefault="006A61E2" w:rsidP="008349A8">
            <w:pPr>
              <w:pStyle w:val="paragraph"/>
              <w:spacing w:before="0" w:beforeAutospacing="0" w:after="0" w:afterAutospacing="0"/>
              <w:ind w:left="690" w:hanging="420"/>
              <w:textAlignment w:val="baseline"/>
              <w:rPr>
                <w:rFonts w:ascii="Arial" w:hAnsi="Arial" w:cs="Arial"/>
                <w:sz w:val="18"/>
                <w:szCs w:val="18"/>
              </w:rPr>
            </w:pPr>
            <w:r w:rsidRPr="004342C6">
              <w:rPr>
                <w:rStyle w:val="eop"/>
                <w:rFonts w:ascii="Arial" w:eastAsiaTheme="majorEastAsia" w:hAnsi="Arial" w:cs="Arial"/>
                <w:sz w:val="22"/>
                <w:szCs w:val="22"/>
              </w:rPr>
              <w:t> </w:t>
            </w:r>
          </w:p>
          <w:p w14:paraId="308228D6" w14:textId="2B63BA8B" w:rsidR="006A61E2" w:rsidRPr="004342C6" w:rsidRDefault="006A61E2" w:rsidP="006B5DCC">
            <w:pPr>
              <w:pStyle w:val="paragraph"/>
              <w:spacing w:before="0" w:beforeAutospacing="0" w:after="0" w:afterAutospacing="0"/>
              <w:textAlignment w:val="baseline"/>
              <w:rPr>
                <w:rFonts w:ascii="Arial" w:hAnsi="Arial" w:cs="Arial"/>
              </w:rPr>
            </w:pPr>
            <w:r w:rsidRPr="004342C6">
              <w:rPr>
                <w:rStyle w:val="normaltextrun"/>
                <w:rFonts w:ascii="Arial" w:eastAsiaTheme="majorEastAsia" w:hAnsi="Arial" w:cs="Arial"/>
                <w:b/>
                <w:bCs/>
                <w:color w:val="000000"/>
                <w:sz w:val="22"/>
                <w:szCs w:val="22"/>
              </w:rPr>
              <w:t>Note</w:t>
            </w:r>
            <w:r w:rsidRPr="004342C6">
              <w:rPr>
                <w:rStyle w:val="normaltextrun"/>
                <w:rFonts w:ascii="Arial" w:eastAsiaTheme="majorEastAsia" w:hAnsi="Arial" w:cs="Arial"/>
                <w:color w:val="000000"/>
                <w:sz w:val="22"/>
                <w:szCs w:val="22"/>
              </w:rPr>
              <w:t>: The system shall continue to follow existing income inclusion rules.</w:t>
            </w:r>
            <w:r w:rsidRPr="004342C6">
              <w:rPr>
                <w:rStyle w:val="eop"/>
                <w:rFonts w:ascii="Arial" w:eastAsiaTheme="majorEastAsia" w:hAnsi="Arial" w:cs="Arial"/>
                <w:sz w:val="22"/>
                <w:szCs w:val="22"/>
              </w:rPr>
              <w:t> </w:t>
            </w:r>
            <w:r w:rsidRPr="004342C6">
              <w:rPr>
                <w:rStyle w:val="eop"/>
                <w:rFonts w:ascii="Arial" w:hAnsi="Arial" w:cs="Arial"/>
              </w:rPr>
              <w:t> </w:t>
            </w:r>
          </w:p>
        </w:tc>
      </w:tr>
      <w:tr w:rsidR="006A61E2" w:rsidRPr="004342C6" w14:paraId="61AA1AED" w14:textId="77777777" w:rsidTr="008349A8">
        <w:trPr>
          <w:trHeight w:val="314"/>
        </w:trPr>
        <w:tc>
          <w:tcPr>
            <w:tcW w:w="2246" w:type="dxa"/>
            <w:shd w:val="clear" w:color="000000" w:fill="FFFFFF"/>
            <w:vAlign w:val="center"/>
          </w:tcPr>
          <w:p w14:paraId="28B447F6" w14:textId="77777777" w:rsidR="006A61E2" w:rsidRPr="004342C6" w:rsidRDefault="006A61E2" w:rsidP="008349A8">
            <w:pPr>
              <w:contextualSpacing w:val="0"/>
              <w:jc w:val="center"/>
              <w:rPr>
                <w:rFonts w:eastAsia="Times New Roman" w:cs="Arial"/>
                <w:color w:val="000000"/>
              </w:rPr>
            </w:pPr>
            <w:r w:rsidRPr="004342C6">
              <w:rPr>
                <w:rStyle w:val="normaltextrun"/>
                <w:rFonts w:cs="Arial"/>
                <w:color w:val="000000"/>
              </w:rPr>
              <w:t>APR.0005.002</w:t>
            </w:r>
            <w:r w:rsidRPr="004342C6">
              <w:rPr>
                <w:rStyle w:val="eop"/>
                <w:rFonts w:cs="Arial"/>
              </w:rPr>
              <w:t> </w:t>
            </w:r>
          </w:p>
        </w:tc>
        <w:tc>
          <w:tcPr>
            <w:tcW w:w="7024" w:type="dxa"/>
            <w:shd w:val="clear" w:color="000000" w:fill="FFFFFF"/>
            <w:vAlign w:val="bottom"/>
          </w:tcPr>
          <w:p w14:paraId="273970D3" w14:textId="77777777" w:rsidR="006A61E2" w:rsidRPr="004342C6" w:rsidRDefault="006A61E2" w:rsidP="008349A8">
            <w:pPr>
              <w:rPr>
                <w:rFonts w:cs="Arial"/>
              </w:rPr>
            </w:pPr>
            <w:r w:rsidRPr="004342C6">
              <w:rPr>
                <w:rStyle w:val="normaltextrun"/>
                <w:rFonts w:cs="Arial"/>
                <w:color w:val="000000"/>
              </w:rPr>
              <w:t>The system will consider eligibility as second provisional MassHealth eligibility if the eligibility submission date for the eligibility application is within one year from when the first MassHealth provisional eligibility was determined/started for the individual.</w:t>
            </w:r>
            <w:r w:rsidRPr="004342C6">
              <w:rPr>
                <w:rStyle w:val="eop"/>
                <w:rFonts w:cs="Arial"/>
              </w:rPr>
              <w:t> </w:t>
            </w:r>
          </w:p>
        </w:tc>
      </w:tr>
      <w:tr w:rsidR="006A61E2" w:rsidRPr="004342C6" w14:paraId="2107C15D" w14:textId="77777777" w:rsidTr="008349A8">
        <w:trPr>
          <w:trHeight w:val="314"/>
        </w:trPr>
        <w:tc>
          <w:tcPr>
            <w:tcW w:w="2246" w:type="dxa"/>
            <w:shd w:val="clear" w:color="000000" w:fill="FFFFFF"/>
            <w:vAlign w:val="center"/>
          </w:tcPr>
          <w:p w14:paraId="55D7F2DA" w14:textId="77777777" w:rsidR="006A61E2" w:rsidRPr="004342C6" w:rsidRDefault="006A61E2" w:rsidP="008349A8">
            <w:pPr>
              <w:contextualSpacing w:val="0"/>
              <w:jc w:val="center"/>
              <w:rPr>
                <w:rFonts w:cs="Arial"/>
              </w:rPr>
            </w:pPr>
            <w:r w:rsidRPr="004342C6">
              <w:rPr>
                <w:rStyle w:val="normaltextrun"/>
                <w:rFonts w:cs="Arial"/>
                <w:color w:val="000000"/>
              </w:rPr>
              <w:t>APR.0005.003</w:t>
            </w:r>
            <w:r w:rsidRPr="004342C6">
              <w:rPr>
                <w:rStyle w:val="eop"/>
                <w:rFonts w:cs="Arial"/>
              </w:rPr>
              <w:t> </w:t>
            </w:r>
          </w:p>
        </w:tc>
        <w:tc>
          <w:tcPr>
            <w:tcW w:w="7024" w:type="dxa"/>
            <w:shd w:val="clear" w:color="000000" w:fill="FFFFFF"/>
            <w:vAlign w:val="bottom"/>
          </w:tcPr>
          <w:p w14:paraId="588C7F98" w14:textId="7E0E74B7" w:rsidR="006A61E2" w:rsidRPr="004342C6" w:rsidRDefault="006A61E2" w:rsidP="008349A8">
            <w:pPr>
              <w:rPr>
                <w:rFonts w:cs="Arial"/>
              </w:rPr>
            </w:pPr>
            <w:r w:rsidRPr="004342C6">
              <w:rPr>
                <w:rStyle w:val="normaltextrun"/>
                <w:rFonts w:cs="Arial"/>
                <w:color w:val="000000"/>
              </w:rPr>
              <w:t>The system will not consider partial MassHealth coverage (HSN, CMSP</w:t>
            </w:r>
            <w:r w:rsidR="007D2C0A">
              <w:rPr>
                <w:rStyle w:val="normaltextrun"/>
                <w:rFonts w:cs="Arial"/>
                <w:color w:val="000000"/>
              </w:rPr>
              <w:t>,</w:t>
            </w:r>
            <w:r w:rsidRPr="004342C6">
              <w:rPr>
                <w:rStyle w:val="normaltextrun"/>
                <w:rFonts w:cs="Arial"/>
                <w:color w:val="000000"/>
              </w:rPr>
              <w:t xml:space="preserve"> and LIMITED) while determining the second, one-year MassHealth provisional period for the individual.</w:t>
            </w:r>
            <w:r w:rsidRPr="004342C6">
              <w:rPr>
                <w:rStyle w:val="eop"/>
                <w:rFonts w:cs="Arial"/>
              </w:rPr>
              <w:t> </w:t>
            </w:r>
          </w:p>
        </w:tc>
      </w:tr>
      <w:tr w:rsidR="006A61E2" w:rsidRPr="004342C6" w14:paraId="62218097" w14:textId="77777777" w:rsidTr="008349A8">
        <w:trPr>
          <w:trHeight w:val="314"/>
        </w:trPr>
        <w:tc>
          <w:tcPr>
            <w:tcW w:w="2246" w:type="dxa"/>
            <w:shd w:val="clear" w:color="000000" w:fill="FFFFFF"/>
            <w:vAlign w:val="center"/>
          </w:tcPr>
          <w:p w14:paraId="4191C9C7" w14:textId="77777777" w:rsidR="006A61E2" w:rsidRPr="004342C6" w:rsidRDefault="006A61E2" w:rsidP="008349A8">
            <w:pPr>
              <w:contextualSpacing w:val="0"/>
              <w:jc w:val="center"/>
              <w:rPr>
                <w:rFonts w:eastAsia="Times New Roman" w:cs="Arial"/>
                <w:color w:val="000000"/>
              </w:rPr>
            </w:pPr>
            <w:r w:rsidRPr="004342C6">
              <w:rPr>
                <w:rStyle w:val="normaltextrun"/>
                <w:rFonts w:cs="Arial"/>
                <w:color w:val="000000"/>
              </w:rPr>
              <w:t>APR.0005.004</w:t>
            </w:r>
            <w:r w:rsidRPr="004342C6">
              <w:rPr>
                <w:rStyle w:val="eop"/>
                <w:rFonts w:cs="Arial"/>
              </w:rPr>
              <w:t> </w:t>
            </w:r>
          </w:p>
        </w:tc>
        <w:tc>
          <w:tcPr>
            <w:tcW w:w="7024" w:type="dxa"/>
            <w:shd w:val="clear" w:color="000000" w:fill="FFFFFF"/>
            <w:vAlign w:val="bottom"/>
          </w:tcPr>
          <w:p w14:paraId="10F6AB97" w14:textId="77777777" w:rsidR="006A61E2" w:rsidRPr="004342C6" w:rsidRDefault="006A61E2" w:rsidP="008349A8">
            <w:pPr>
              <w:rPr>
                <w:rFonts w:cs="Arial"/>
              </w:rPr>
            </w:pPr>
            <w:r w:rsidRPr="004342C6">
              <w:rPr>
                <w:rStyle w:val="normaltextrun"/>
                <w:rFonts w:cs="Arial"/>
                <w:color w:val="000000"/>
              </w:rPr>
              <w:t>The system will maintain the previous full MH coverage and will not execute CCA rules for the individual if the member's previously submitted application resulted in a full MassHealth determination, and the member is not eligible for a second provisional period.</w:t>
            </w:r>
            <w:r w:rsidRPr="004342C6">
              <w:rPr>
                <w:rStyle w:val="eop"/>
                <w:rFonts w:cs="Arial"/>
              </w:rPr>
              <w:t> </w:t>
            </w:r>
          </w:p>
        </w:tc>
      </w:tr>
      <w:tr w:rsidR="006A61E2" w:rsidRPr="004342C6" w14:paraId="35C15827" w14:textId="77777777" w:rsidTr="008349A8">
        <w:trPr>
          <w:trHeight w:val="314"/>
        </w:trPr>
        <w:tc>
          <w:tcPr>
            <w:tcW w:w="2246" w:type="dxa"/>
            <w:shd w:val="clear" w:color="000000" w:fill="FFFFFF"/>
            <w:vAlign w:val="center"/>
          </w:tcPr>
          <w:p w14:paraId="3A4F1EA9" w14:textId="77777777" w:rsidR="006A61E2" w:rsidRPr="004342C6" w:rsidRDefault="006A61E2" w:rsidP="008349A8">
            <w:pPr>
              <w:contextualSpacing w:val="0"/>
              <w:jc w:val="center"/>
              <w:rPr>
                <w:rFonts w:cs="Arial"/>
                <w:lang w:eastAsia="en-IN"/>
              </w:rPr>
            </w:pPr>
            <w:r w:rsidRPr="004342C6">
              <w:rPr>
                <w:rStyle w:val="normaltextrun"/>
                <w:rFonts w:cs="Arial"/>
                <w:color w:val="000000"/>
              </w:rPr>
              <w:t>APR.0005.005</w:t>
            </w:r>
            <w:r w:rsidRPr="004342C6">
              <w:rPr>
                <w:rStyle w:val="eop"/>
                <w:rFonts w:cs="Arial"/>
              </w:rPr>
              <w:t> </w:t>
            </w:r>
          </w:p>
        </w:tc>
        <w:tc>
          <w:tcPr>
            <w:tcW w:w="7024" w:type="dxa"/>
            <w:shd w:val="clear" w:color="000000" w:fill="FFFFFF"/>
            <w:vAlign w:val="bottom"/>
          </w:tcPr>
          <w:p w14:paraId="08581243" w14:textId="77777777" w:rsidR="006A61E2" w:rsidRPr="004342C6" w:rsidRDefault="006A61E2" w:rsidP="008349A8">
            <w:pPr>
              <w:pStyle w:val="ListParagraph"/>
              <w:ind w:left="0"/>
              <w:rPr>
                <w:rFonts w:cs="Arial"/>
                <w:lang w:eastAsia="en-IN"/>
              </w:rPr>
            </w:pPr>
            <w:r w:rsidRPr="004342C6">
              <w:rPr>
                <w:rStyle w:val="normaltextrun"/>
                <w:rFonts w:cs="Arial"/>
                <w:color w:val="000000"/>
              </w:rPr>
              <w:t>The system will maintain the previous MassHealth eligibility (if applicable) AND run the existing program determination rules for CCA based on any updated information in the application if the member's previously submitted application did NOT result in a full MassHealth determination, and the member is not eligible for a second provisional period.</w:t>
            </w:r>
            <w:r w:rsidRPr="004342C6">
              <w:rPr>
                <w:rStyle w:val="eop"/>
                <w:rFonts w:cs="Arial"/>
              </w:rPr>
              <w:t> </w:t>
            </w:r>
          </w:p>
        </w:tc>
      </w:tr>
      <w:tr w:rsidR="006A61E2" w:rsidRPr="004342C6" w14:paraId="214D7D54" w14:textId="77777777" w:rsidTr="008349A8">
        <w:trPr>
          <w:trHeight w:val="314"/>
        </w:trPr>
        <w:tc>
          <w:tcPr>
            <w:tcW w:w="2246" w:type="dxa"/>
            <w:shd w:val="clear" w:color="000000" w:fill="FFFFFF"/>
            <w:vAlign w:val="center"/>
          </w:tcPr>
          <w:p w14:paraId="555F9267" w14:textId="77777777" w:rsidR="006A61E2" w:rsidRPr="004342C6" w:rsidRDefault="006A61E2" w:rsidP="008349A8">
            <w:pPr>
              <w:contextualSpacing w:val="0"/>
              <w:jc w:val="center"/>
              <w:rPr>
                <w:rFonts w:eastAsia="Times New Roman" w:cs="Arial"/>
                <w:color w:val="000000"/>
              </w:rPr>
            </w:pPr>
            <w:r w:rsidRPr="004342C6">
              <w:rPr>
                <w:rStyle w:val="normaltextrun"/>
                <w:rFonts w:cs="Arial"/>
                <w:color w:val="000000"/>
              </w:rPr>
              <w:lastRenderedPageBreak/>
              <w:t>APR.0005.006</w:t>
            </w:r>
            <w:r w:rsidRPr="004342C6">
              <w:rPr>
                <w:rStyle w:val="eop"/>
                <w:rFonts w:cs="Arial"/>
              </w:rPr>
              <w:t> </w:t>
            </w:r>
          </w:p>
        </w:tc>
        <w:tc>
          <w:tcPr>
            <w:tcW w:w="7024" w:type="dxa"/>
            <w:shd w:val="clear" w:color="000000" w:fill="FFFFFF"/>
            <w:vAlign w:val="bottom"/>
          </w:tcPr>
          <w:p w14:paraId="4E806923" w14:textId="77777777" w:rsidR="006A61E2" w:rsidRPr="004342C6" w:rsidRDefault="006A61E2" w:rsidP="008349A8">
            <w:pPr>
              <w:pStyle w:val="paragraph"/>
              <w:spacing w:before="0" w:beforeAutospacing="0" w:after="0" w:afterAutospacing="0"/>
              <w:textAlignment w:val="baseline"/>
              <w:rPr>
                <w:rFonts w:ascii="Arial" w:hAnsi="Arial" w:cs="Arial"/>
                <w:sz w:val="18"/>
                <w:szCs w:val="18"/>
              </w:rPr>
            </w:pPr>
            <w:r w:rsidRPr="004342C6">
              <w:rPr>
                <w:rStyle w:val="normaltextrun"/>
                <w:rFonts w:ascii="Arial" w:eastAsiaTheme="majorEastAsia" w:hAnsi="Arial" w:cs="Arial"/>
                <w:color w:val="000000"/>
                <w:sz w:val="22"/>
                <w:szCs w:val="22"/>
              </w:rPr>
              <w:t>The system will display a message: “</w:t>
            </w:r>
            <w:r w:rsidRPr="004342C6">
              <w:rPr>
                <w:rStyle w:val="normaltextrun"/>
                <w:rFonts w:ascii="Arial" w:eastAsiaTheme="majorEastAsia" w:hAnsi="Arial" w:cs="Arial"/>
                <w:sz w:val="22"/>
                <w:szCs w:val="22"/>
              </w:rPr>
              <w:t>You may be able to qualify for more comprehensive MassHealth coverage if you send the proof that we asked for. We will need this proof to make a new decision about your eligibility.'</w:t>
            </w:r>
            <w:r w:rsidRPr="004342C6">
              <w:rPr>
                <w:rStyle w:val="normaltextrun"/>
                <w:rFonts w:ascii="Arial" w:eastAsiaTheme="majorEastAsia" w:hAnsi="Arial" w:cs="Arial"/>
                <w:color w:val="000000"/>
                <w:sz w:val="22"/>
                <w:szCs w:val="22"/>
              </w:rPr>
              <w:t>” to the individual/Back Office User on the eligibility result page, which informs the individual that they can be eligible for better MassHealth coverage if they provide proof of the requested documents. This is so long as they are not eligible for a second provisional period.</w:t>
            </w:r>
            <w:r w:rsidRPr="004342C6">
              <w:rPr>
                <w:rStyle w:val="eop"/>
                <w:rFonts w:ascii="Arial" w:eastAsiaTheme="majorEastAsia" w:hAnsi="Arial" w:cs="Arial"/>
                <w:sz w:val="22"/>
                <w:szCs w:val="22"/>
              </w:rPr>
              <w:t> </w:t>
            </w:r>
          </w:p>
          <w:p w14:paraId="2F4E36E3" w14:textId="77777777" w:rsidR="006A61E2" w:rsidRPr="004342C6" w:rsidRDefault="006A61E2" w:rsidP="008349A8">
            <w:pPr>
              <w:pStyle w:val="paragraph"/>
              <w:spacing w:before="0" w:beforeAutospacing="0" w:after="0" w:afterAutospacing="0"/>
              <w:textAlignment w:val="baseline"/>
              <w:rPr>
                <w:rFonts w:ascii="Arial" w:hAnsi="Arial" w:cs="Arial"/>
                <w:sz w:val="18"/>
                <w:szCs w:val="18"/>
              </w:rPr>
            </w:pPr>
            <w:r w:rsidRPr="004342C6">
              <w:rPr>
                <w:rStyle w:val="eop"/>
                <w:rFonts w:ascii="Arial" w:eastAsiaTheme="majorEastAsia" w:hAnsi="Arial" w:cs="Arial"/>
                <w:sz w:val="22"/>
                <w:szCs w:val="22"/>
              </w:rPr>
              <w:t> </w:t>
            </w:r>
          </w:p>
          <w:p w14:paraId="669C6DC4" w14:textId="77777777" w:rsidR="006A61E2" w:rsidRPr="004342C6" w:rsidRDefault="006A61E2" w:rsidP="008349A8">
            <w:pPr>
              <w:pStyle w:val="paragraph"/>
              <w:spacing w:before="0" w:beforeAutospacing="0" w:after="0" w:afterAutospacing="0"/>
              <w:textAlignment w:val="baseline"/>
              <w:rPr>
                <w:rFonts w:ascii="Arial" w:hAnsi="Arial" w:cs="Arial"/>
                <w:sz w:val="18"/>
                <w:szCs w:val="18"/>
              </w:rPr>
            </w:pPr>
            <w:r w:rsidRPr="007D2C0A">
              <w:rPr>
                <w:rStyle w:val="normaltextrun"/>
                <w:rFonts w:ascii="Arial" w:eastAsiaTheme="majorEastAsia" w:hAnsi="Arial" w:cs="Arial"/>
                <w:b/>
                <w:bCs/>
                <w:color w:val="000000"/>
                <w:sz w:val="22"/>
                <w:szCs w:val="22"/>
              </w:rPr>
              <w:t>Note</w:t>
            </w:r>
            <w:r w:rsidRPr="004342C6">
              <w:rPr>
                <w:rStyle w:val="normaltextrun"/>
                <w:rFonts w:ascii="Arial" w:eastAsiaTheme="majorEastAsia" w:hAnsi="Arial" w:cs="Arial"/>
                <w:color w:val="000000"/>
                <w:sz w:val="22"/>
                <w:szCs w:val="22"/>
              </w:rPr>
              <w:t>: The system will set the status of “Second provisional restricted” as Yes on Medicaid Household Summary screen.</w:t>
            </w:r>
            <w:r w:rsidRPr="004342C6">
              <w:rPr>
                <w:rStyle w:val="eop"/>
                <w:rFonts w:ascii="Arial" w:eastAsiaTheme="majorEastAsia" w:hAnsi="Arial" w:cs="Arial"/>
                <w:sz w:val="22"/>
                <w:szCs w:val="22"/>
              </w:rPr>
              <w:t> </w:t>
            </w:r>
          </w:p>
          <w:p w14:paraId="1A2BE71A" w14:textId="77777777" w:rsidR="006A61E2" w:rsidRPr="004342C6" w:rsidRDefault="006A61E2" w:rsidP="008349A8">
            <w:pPr>
              <w:pStyle w:val="BodyTextBullet"/>
              <w:numPr>
                <w:ilvl w:val="0"/>
                <w:numId w:val="0"/>
              </w:numPr>
              <w:rPr>
                <w:rFonts w:eastAsiaTheme="minorHAnsi" w:cs="Arial"/>
                <w:szCs w:val="22"/>
                <w:lang w:eastAsia="en-IN"/>
              </w:rPr>
            </w:pPr>
            <w:r w:rsidRPr="004342C6">
              <w:rPr>
                <w:rStyle w:val="eop"/>
                <w:rFonts w:eastAsiaTheme="majorEastAsia" w:cs="Arial"/>
                <w:szCs w:val="22"/>
              </w:rPr>
              <w:t> </w:t>
            </w:r>
          </w:p>
        </w:tc>
      </w:tr>
      <w:tr w:rsidR="006A61E2" w:rsidRPr="004342C6" w14:paraId="35099D5E" w14:textId="77777777" w:rsidTr="008349A8">
        <w:trPr>
          <w:trHeight w:val="314"/>
        </w:trPr>
        <w:tc>
          <w:tcPr>
            <w:tcW w:w="2246" w:type="dxa"/>
            <w:shd w:val="clear" w:color="000000" w:fill="FFFFFF"/>
            <w:vAlign w:val="center"/>
          </w:tcPr>
          <w:p w14:paraId="34CDD1CA" w14:textId="77777777" w:rsidR="006A61E2" w:rsidRPr="004342C6" w:rsidRDefault="006A61E2" w:rsidP="008349A8">
            <w:pPr>
              <w:contextualSpacing w:val="0"/>
              <w:jc w:val="center"/>
              <w:rPr>
                <w:rFonts w:eastAsia="Times New Roman" w:cs="Arial"/>
                <w:color w:val="000000"/>
              </w:rPr>
            </w:pPr>
            <w:r w:rsidRPr="004342C6">
              <w:rPr>
                <w:rStyle w:val="normaltextrun"/>
                <w:rFonts w:cs="Arial"/>
                <w:color w:val="000000"/>
              </w:rPr>
              <w:t>APR.0005.007</w:t>
            </w:r>
            <w:r w:rsidRPr="004342C6">
              <w:rPr>
                <w:rStyle w:val="eop"/>
                <w:rFonts w:cs="Arial"/>
              </w:rPr>
              <w:t> </w:t>
            </w:r>
          </w:p>
        </w:tc>
        <w:tc>
          <w:tcPr>
            <w:tcW w:w="7024" w:type="dxa"/>
            <w:shd w:val="clear" w:color="000000" w:fill="FFFFFF"/>
            <w:vAlign w:val="bottom"/>
          </w:tcPr>
          <w:p w14:paraId="56F5F6CB" w14:textId="29FDD9C5" w:rsidR="006A61E2" w:rsidRPr="004342C6" w:rsidRDefault="006A61E2" w:rsidP="008349A8">
            <w:pPr>
              <w:pStyle w:val="BodyTextBullet"/>
              <w:numPr>
                <w:ilvl w:val="0"/>
                <w:numId w:val="0"/>
              </w:numPr>
              <w:rPr>
                <w:rFonts w:cs="Arial"/>
                <w:lang w:eastAsia="en-IN"/>
              </w:rPr>
            </w:pPr>
            <w:r w:rsidRPr="004342C6">
              <w:rPr>
                <w:rStyle w:val="normaltextrun"/>
                <w:rFonts w:eastAsiaTheme="majorEastAsia" w:cs="Arial"/>
                <w:color w:val="000000"/>
                <w:szCs w:val="22"/>
              </w:rPr>
              <w:t>The system will not provide the individual with updated MassHealth coverage after the second provisional determination until all the RFI(s) have been verified for the individual, or until the one</w:t>
            </w:r>
            <w:r w:rsidR="007D2C0A">
              <w:rPr>
                <w:rStyle w:val="normaltextrun"/>
                <w:rFonts w:eastAsiaTheme="majorEastAsia" w:cs="Arial"/>
                <w:color w:val="000000"/>
                <w:szCs w:val="22"/>
              </w:rPr>
              <w:t>-</w:t>
            </w:r>
            <w:r w:rsidRPr="004342C6">
              <w:rPr>
                <w:rStyle w:val="normaltextrun"/>
                <w:rFonts w:eastAsiaTheme="majorEastAsia" w:cs="Arial"/>
                <w:color w:val="000000"/>
                <w:szCs w:val="22"/>
              </w:rPr>
              <w:t>year provisional period restriction has ended.</w:t>
            </w:r>
            <w:r w:rsidRPr="004342C6">
              <w:rPr>
                <w:rStyle w:val="eop"/>
                <w:rFonts w:eastAsiaTheme="majorEastAsia" w:cs="Arial"/>
                <w:szCs w:val="22"/>
              </w:rPr>
              <w:t> </w:t>
            </w:r>
          </w:p>
        </w:tc>
      </w:tr>
    </w:tbl>
    <w:p w14:paraId="4CE6EDE6" w14:textId="77777777" w:rsidR="006A61E2" w:rsidRPr="004342C6" w:rsidRDefault="006A61E2" w:rsidP="006A61E2">
      <w:pPr>
        <w:pStyle w:val="Table"/>
        <w:rPr>
          <w:rFonts w:ascii="Arial" w:hAnsi="Arial" w:cs="Arial"/>
        </w:rPr>
      </w:pPr>
    </w:p>
    <w:p w14:paraId="524166B9" w14:textId="77777777" w:rsidR="006A61E2" w:rsidRPr="004342C6" w:rsidRDefault="006A61E2" w:rsidP="006A61E2">
      <w:pPr>
        <w:pStyle w:val="Heading3"/>
        <w:numPr>
          <w:ilvl w:val="2"/>
          <w:numId w:val="13"/>
        </w:numPr>
        <w:rPr>
          <w:rFonts w:ascii="Arial" w:hAnsi="Arial" w:cs="Arial"/>
        </w:rPr>
      </w:pPr>
      <w:bookmarkStart w:id="447" w:name="_Toc94634594"/>
      <w:r w:rsidRPr="004342C6">
        <w:rPr>
          <w:rFonts w:ascii="Arial" w:hAnsi="Arial" w:cs="Arial"/>
        </w:rPr>
        <w:t>Transaction /SSO Information</w:t>
      </w:r>
      <w:bookmarkEnd w:id="447"/>
    </w:p>
    <w:p w14:paraId="320E9CB4" w14:textId="77777777" w:rsidR="006A61E2" w:rsidRPr="004342C6" w:rsidRDefault="006A61E2" w:rsidP="006A61E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59E6287" w14:textId="77777777" w:rsidR="006A61E2" w:rsidRPr="004342C6" w:rsidRDefault="006A61E2" w:rsidP="006A61E2">
      <w:pPr>
        <w:pStyle w:val="Heading3"/>
        <w:numPr>
          <w:ilvl w:val="2"/>
          <w:numId w:val="13"/>
        </w:numPr>
        <w:rPr>
          <w:rFonts w:ascii="Arial" w:hAnsi="Arial" w:cs="Arial"/>
        </w:rPr>
      </w:pPr>
      <w:bookmarkStart w:id="448" w:name="_Toc94634595"/>
      <w:r w:rsidRPr="004342C6">
        <w:rPr>
          <w:rFonts w:ascii="Arial" w:hAnsi="Arial" w:cs="Arial"/>
        </w:rPr>
        <w:t>Special Design Consideration</w:t>
      </w:r>
      <w:bookmarkEnd w:id="448"/>
    </w:p>
    <w:p w14:paraId="1C664DF1" w14:textId="7686B1E7" w:rsidR="006A61E2" w:rsidRPr="004342C6" w:rsidRDefault="001D361C" w:rsidP="001D361C">
      <w:pPr>
        <w:pStyle w:val="Hints"/>
        <w:spacing w:after="200"/>
        <w:ind w:left="450"/>
        <w:rPr>
          <w:rFonts w:cs="Arial"/>
          <w:color w:val="auto"/>
        </w:rPr>
      </w:pPr>
      <w:r w:rsidRPr="004342C6">
        <w:rPr>
          <w:rFonts w:eastAsiaTheme="minorHAnsi" w:cs="Arial"/>
          <w:color w:val="auto"/>
          <w:sz w:val="22"/>
          <w:szCs w:val="22"/>
        </w:rPr>
        <w:t>Not Applicable</w:t>
      </w:r>
      <w:r w:rsidR="006A61E2" w:rsidRPr="004342C6">
        <w:rPr>
          <w:rFonts w:cs="Arial"/>
          <w:color w:val="auto"/>
        </w:rPr>
        <w:t xml:space="preserve"> </w:t>
      </w:r>
    </w:p>
    <w:p w14:paraId="1BC8C622" w14:textId="77777777" w:rsidR="006A61E2" w:rsidRPr="004342C6" w:rsidRDefault="006A61E2" w:rsidP="006A61E2">
      <w:pPr>
        <w:pStyle w:val="Heading3"/>
        <w:numPr>
          <w:ilvl w:val="2"/>
          <w:numId w:val="13"/>
        </w:numPr>
        <w:rPr>
          <w:rFonts w:ascii="Arial" w:hAnsi="Arial" w:cs="Arial"/>
        </w:rPr>
      </w:pPr>
      <w:bookmarkStart w:id="449" w:name="_Toc94634596"/>
      <w:r w:rsidRPr="004342C6">
        <w:rPr>
          <w:rFonts w:ascii="Arial" w:hAnsi="Arial" w:cs="Arial"/>
        </w:rPr>
        <w:t>Acceptance Criteria</w:t>
      </w:r>
      <w:bookmarkEnd w:id="449"/>
    </w:p>
    <w:p w14:paraId="6B335B31" w14:textId="2863D086" w:rsidR="006A61E2" w:rsidRPr="004342C6" w:rsidRDefault="00BF1D73" w:rsidP="001C1D81">
      <w:pPr>
        <w:pStyle w:val="ListParagraph"/>
        <w:numPr>
          <w:ilvl w:val="0"/>
          <w:numId w:val="67"/>
        </w:numPr>
        <w:contextualSpacing w:val="0"/>
        <w:rPr>
          <w:rFonts w:cs="Arial"/>
        </w:rPr>
      </w:pPr>
      <w:r w:rsidRPr="004342C6">
        <w:rPr>
          <w:rFonts w:cs="Arial"/>
        </w:rPr>
        <w:t>The system should work as per the flow, UI design, functional requirements, and special design considerations defined above in the use case.</w:t>
      </w:r>
    </w:p>
    <w:p w14:paraId="2C369A76" w14:textId="0A982FD7" w:rsidR="007768B5" w:rsidRPr="004342C6" w:rsidRDefault="007768B5" w:rsidP="00DB6AEE">
      <w:pPr>
        <w:pStyle w:val="Heading2"/>
      </w:pPr>
      <w:bookmarkStart w:id="450" w:name="_Toc94634597"/>
      <w:r w:rsidRPr="004342C6">
        <w:lastRenderedPageBreak/>
        <w:t>Use Case Id: UC-</w:t>
      </w:r>
      <w:r w:rsidR="005B09BA" w:rsidRPr="004342C6">
        <w:t>15</w:t>
      </w:r>
      <w:r w:rsidRPr="004342C6">
        <w:t xml:space="preserve"> </w:t>
      </w:r>
      <w:r w:rsidR="0002418B" w:rsidRPr="004342C6">
        <w:t xml:space="preserve">Determine MH Pending member(s) during </w:t>
      </w:r>
      <w:r w:rsidR="007D2C0A">
        <w:t xml:space="preserve">the </w:t>
      </w:r>
      <w:r w:rsidR="0002418B" w:rsidRPr="004342C6">
        <w:t>Second Provisional Period</w:t>
      </w:r>
      <w:bookmarkEnd w:id="450"/>
    </w:p>
    <w:p w14:paraId="45D06BF2" w14:textId="77777777" w:rsidR="007768B5" w:rsidRPr="004342C6" w:rsidRDefault="007768B5" w:rsidP="007768B5">
      <w:pPr>
        <w:pStyle w:val="Heading3"/>
        <w:numPr>
          <w:ilvl w:val="2"/>
          <w:numId w:val="13"/>
        </w:numPr>
        <w:rPr>
          <w:rFonts w:ascii="Arial" w:hAnsi="Arial" w:cs="Arial"/>
        </w:rPr>
      </w:pPr>
      <w:bookmarkStart w:id="451" w:name="_Toc94634598"/>
      <w:r w:rsidRPr="004342C6">
        <w:rPr>
          <w:rFonts w:ascii="Arial" w:hAnsi="Arial" w:cs="Arial"/>
        </w:rPr>
        <w:t>Description</w:t>
      </w:r>
      <w:bookmarkEnd w:id="451"/>
    </w:p>
    <w:p w14:paraId="273F85F4" w14:textId="0B6FF358" w:rsidR="0002418B" w:rsidRPr="004342C6" w:rsidRDefault="0002418B" w:rsidP="0002418B">
      <w:pPr>
        <w:ind w:left="360"/>
        <w:rPr>
          <w:rFonts w:cs="Arial"/>
        </w:rPr>
      </w:pPr>
      <w:r w:rsidRPr="004342C6">
        <w:rPr>
          <w:rFonts w:cs="Arial"/>
        </w:rPr>
        <w:t xml:space="preserve">This use case defines how the </w:t>
      </w:r>
      <w:r w:rsidRPr="004342C6">
        <w:rPr>
          <w:rFonts w:cs="Arial"/>
          <w:noProof/>
        </w:rPr>
        <w:t>system</w:t>
      </w:r>
      <w:r w:rsidRPr="004342C6">
        <w:rPr>
          <w:rFonts w:cs="Arial"/>
        </w:rPr>
        <w:t xml:space="preserve"> will determine MH Pending status for </w:t>
      </w:r>
      <w:r w:rsidR="007D2C0A">
        <w:rPr>
          <w:rFonts w:cs="Arial"/>
        </w:rPr>
        <w:t xml:space="preserve">an </w:t>
      </w:r>
      <w:r w:rsidRPr="004342C6">
        <w:rPr>
          <w:rFonts w:cs="Arial"/>
        </w:rPr>
        <w:t>individual as part of eligibility re-determination during Second Provisional Period</w:t>
      </w:r>
    </w:p>
    <w:p w14:paraId="403FFBFA" w14:textId="77777777" w:rsidR="008071D4" w:rsidRPr="004342C6" w:rsidRDefault="008071D4" w:rsidP="0002418B">
      <w:pPr>
        <w:ind w:left="360"/>
        <w:rPr>
          <w:rFonts w:cs="Arial"/>
        </w:rPr>
      </w:pPr>
    </w:p>
    <w:p w14:paraId="4AF80987" w14:textId="77777777" w:rsidR="007768B5" w:rsidRPr="004342C6" w:rsidRDefault="007768B5" w:rsidP="007768B5">
      <w:pPr>
        <w:pStyle w:val="Heading3"/>
        <w:numPr>
          <w:ilvl w:val="2"/>
          <w:numId w:val="13"/>
        </w:numPr>
        <w:rPr>
          <w:rFonts w:ascii="Arial" w:hAnsi="Arial" w:cs="Arial"/>
        </w:rPr>
      </w:pPr>
      <w:bookmarkStart w:id="452" w:name="_Toc94634599"/>
      <w:r w:rsidRPr="004342C6">
        <w:rPr>
          <w:rFonts w:ascii="Arial" w:hAnsi="Arial" w:cs="Arial"/>
        </w:rPr>
        <w:t>Related Use case</w:t>
      </w:r>
      <w:bookmarkEnd w:id="452"/>
      <w:r w:rsidRPr="004342C6">
        <w:rPr>
          <w:rFonts w:ascii="Arial" w:hAnsi="Arial" w:cs="Arial"/>
        </w:rPr>
        <w:t xml:space="preserve"> </w:t>
      </w:r>
    </w:p>
    <w:p w14:paraId="28925131" w14:textId="77777777" w:rsidR="007768B5" w:rsidRPr="004342C6" w:rsidRDefault="007768B5" w:rsidP="007768B5">
      <w:pPr>
        <w:ind w:firstLine="450"/>
        <w:rPr>
          <w:rFonts w:cs="Arial"/>
        </w:rPr>
      </w:pPr>
      <w:r w:rsidRPr="004342C6">
        <w:rPr>
          <w:rFonts w:cs="Arial"/>
        </w:rPr>
        <w:t>Not applicable</w:t>
      </w:r>
    </w:p>
    <w:p w14:paraId="104193C7" w14:textId="77777777" w:rsidR="007768B5" w:rsidRPr="004342C6" w:rsidRDefault="007768B5" w:rsidP="007768B5">
      <w:pPr>
        <w:rPr>
          <w:rFonts w:cs="Arial"/>
        </w:rPr>
      </w:pPr>
      <w:r w:rsidRPr="004342C6">
        <w:rPr>
          <w:rFonts w:cs="Arial"/>
          <w:i/>
          <w:color w:val="00B050"/>
        </w:rPr>
        <w:t xml:space="preserve">  </w:t>
      </w:r>
    </w:p>
    <w:p w14:paraId="3ECEFE01" w14:textId="77777777" w:rsidR="007768B5" w:rsidRPr="004342C6" w:rsidRDefault="007768B5" w:rsidP="007768B5">
      <w:pPr>
        <w:pStyle w:val="Heading3"/>
        <w:numPr>
          <w:ilvl w:val="2"/>
          <w:numId w:val="13"/>
        </w:numPr>
        <w:rPr>
          <w:rFonts w:ascii="Arial" w:hAnsi="Arial" w:cs="Arial"/>
        </w:rPr>
      </w:pPr>
      <w:bookmarkStart w:id="453" w:name="_Toc94634600"/>
      <w:r w:rsidRPr="004342C6">
        <w:rPr>
          <w:rFonts w:ascii="Arial" w:hAnsi="Arial" w:cs="Arial"/>
        </w:rPr>
        <w:t>Actor(s)</w:t>
      </w:r>
      <w:bookmarkEnd w:id="453"/>
    </w:p>
    <w:p w14:paraId="25F3357F" w14:textId="77777777" w:rsidR="007768B5" w:rsidRPr="004342C6" w:rsidRDefault="007768B5" w:rsidP="00320B54">
      <w:pPr>
        <w:pStyle w:val="ListParagraph"/>
        <w:numPr>
          <w:ilvl w:val="0"/>
          <w:numId w:val="190"/>
        </w:numPr>
        <w:ind w:left="810"/>
        <w:contextualSpacing w:val="0"/>
        <w:rPr>
          <w:rFonts w:cs="Arial"/>
        </w:rPr>
      </w:pPr>
      <w:r w:rsidRPr="004342C6">
        <w:rPr>
          <w:rFonts w:cs="Arial"/>
        </w:rPr>
        <w:t>HIX System</w:t>
      </w:r>
    </w:p>
    <w:p w14:paraId="7E580766" w14:textId="77777777" w:rsidR="007768B5" w:rsidRPr="004342C6" w:rsidRDefault="007768B5" w:rsidP="00320B54">
      <w:pPr>
        <w:pStyle w:val="ListParagraph"/>
        <w:numPr>
          <w:ilvl w:val="0"/>
          <w:numId w:val="190"/>
        </w:numPr>
        <w:ind w:left="810"/>
        <w:contextualSpacing w:val="0"/>
        <w:rPr>
          <w:rFonts w:cs="Arial"/>
        </w:rPr>
      </w:pPr>
      <w:r w:rsidRPr="004342C6">
        <w:rPr>
          <w:rFonts w:cs="Arial"/>
        </w:rPr>
        <w:t>Individual User</w:t>
      </w:r>
    </w:p>
    <w:p w14:paraId="1220D216" w14:textId="77777777" w:rsidR="007768B5" w:rsidRPr="004342C6" w:rsidRDefault="007768B5" w:rsidP="00320B54">
      <w:pPr>
        <w:pStyle w:val="ListParagraph"/>
        <w:numPr>
          <w:ilvl w:val="0"/>
          <w:numId w:val="190"/>
        </w:numPr>
        <w:ind w:left="810"/>
        <w:contextualSpacing w:val="0"/>
        <w:rPr>
          <w:rFonts w:cs="Arial"/>
        </w:rPr>
      </w:pPr>
      <w:r w:rsidRPr="004342C6">
        <w:rPr>
          <w:rFonts w:cs="Arial"/>
        </w:rPr>
        <w:t xml:space="preserve">Assistor portal users </w:t>
      </w:r>
    </w:p>
    <w:p w14:paraId="10285D8D" w14:textId="77777777" w:rsidR="007768B5" w:rsidRPr="004342C6" w:rsidRDefault="007768B5" w:rsidP="007D2C0A">
      <w:pPr>
        <w:pStyle w:val="ListParagraph"/>
        <w:numPr>
          <w:ilvl w:val="0"/>
          <w:numId w:val="20"/>
        </w:numPr>
        <w:contextualSpacing w:val="0"/>
        <w:rPr>
          <w:rFonts w:cs="Arial"/>
        </w:rPr>
      </w:pPr>
      <w:r w:rsidRPr="004342C6">
        <w:rPr>
          <w:rFonts w:cs="Arial"/>
        </w:rPr>
        <w:t>CAC User</w:t>
      </w:r>
    </w:p>
    <w:p w14:paraId="7799AF9A" w14:textId="77777777" w:rsidR="007768B5" w:rsidRPr="004342C6" w:rsidRDefault="007768B5" w:rsidP="007D2C0A">
      <w:pPr>
        <w:pStyle w:val="ListParagraph"/>
        <w:numPr>
          <w:ilvl w:val="0"/>
          <w:numId w:val="20"/>
        </w:numPr>
        <w:contextualSpacing w:val="0"/>
        <w:rPr>
          <w:rFonts w:cs="Arial"/>
        </w:rPr>
      </w:pPr>
      <w:r w:rsidRPr="004342C6">
        <w:rPr>
          <w:rFonts w:cs="Arial"/>
        </w:rPr>
        <w:t>Navigator User</w:t>
      </w:r>
    </w:p>
    <w:p w14:paraId="5DF2AECA" w14:textId="77777777" w:rsidR="007768B5" w:rsidRPr="004342C6" w:rsidRDefault="007768B5" w:rsidP="00320B54">
      <w:pPr>
        <w:pStyle w:val="ListParagraph"/>
        <w:numPr>
          <w:ilvl w:val="0"/>
          <w:numId w:val="190"/>
        </w:numPr>
        <w:ind w:left="810"/>
        <w:contextualSpacing w:val="0"/>
        <w:rPr>
          <w:rFonts w:cs="Arial"/>
        </w:rPr>
      </w:pPr>
      <w:r w:rsidRPr="004342C6">
        <w:rPr>
          <w:rFonts w:cs="Arial"/>
        </w:rPr>
        <w:t>The following Agent Portal User(s):</w:t>
      </w:r>
    </w:p>
    <w:p w14:paraId="4228615C" w14:textId="77777777" w:rsidR="007768B5" w:rsidRPr="004342C6" w:rsidRDefault="007768B5" w:rsidP="007D2C0A">
      <w:pPr>
        <w:pStyle w:val="ListParagraph"/>
        <w:numPr>
          <w:ilvl w:val="0"/>
          <w:numId w:val="20"/>
        </w:numPr>
        <w:contextualSpacing w:val="0"/>
        <w:rPr>
          <w:rFonts w:cs="Arial"/>
        </w:rPr>
      </w:pPr>
      <w:r w:rsidRPr="004342C6">
        <w:rPr>
          <w:rFonts w:cs="Arial"/>
        </w:rPr>
        <w:t>Back Office User</w:t>
      </w:r>
    </w:p>
    <w:p w14:paraId="222BE86E" w14:textId="77777777" w:rsidR="007768B5" w:rsidRPr="004342C6" w:rsidRDefault="007768B5" w:rsidP="007D2C0A">
      <w:pPr>
        <w:pStyle w:val="ListParagraph"/>
        <w:numPr>
          <w:ilvl w:val="0"/>
          <w:numId w:val="20"/>
        </w:numPr>
        <w:contextualSpacing w:val="0"/>
        <w:rPr>
          <w:rFonts w:cs="Arial"/>
        </w:rPr>
      </w:pPr>
      <w:r w:rsidRPr="004342C6">
        <w:rPr>
          <w:rFonts w:cs="Arial"/>
        </w:rPr>
        <w:t>Super User/MED_BO User</w:t>
      </w:r>
    </w:p>
    <w:p w14:paraId="09808DEB" w14:textId="77777777" w:rsidR="007768B5" w:rsidRPr="004342C6" w:rsidRDefault="007768B5" w:rsidP="007D2C0A">
      <w:pPr>
        <w:pStyle w:val="ListParagraph"/>
        <w:numPr>
          <w:ilvl w:val="0"/>
          <w:numId w:val="20"/>
        </w:numPr>
        <w:contextualSpacing w:val="0"/>
        <w:rPr>
          <w:rFonts w:cs="Arial"/>
        </w:rPr>
      </w:pPr>
      <w:r w:rsidRPr="004342C6">
        <w:rPr>
          <w:rFonts w:cs="Arial"/>
        </w:rPr>
        <w:t>CSR User</w:t>
      </w:r>
    </w:p>
    <w:p w14:paraId="23D12E90" w14:textId="77777777" w:rsidR="007768B5" w:rsidRPr="004342C6" w:rsidRDefault="007768B5" w:rsidP="007D2C0A">
      <w:pPr>
        <w:pStyle w:val="ListParagraph"/>
        <w:numPr>
          <w:ilvl w:val="0"/>
          <w:numId w:val="20"/>
        </w:numPr>
        <w:contextualSpacing w:val="0"/>
        <w:rPr>
          <w:rFonts w:cs="Arial"/>
        </w:rPr>
      </w:pPr>
      <w:r w:rsidRPr="004342C6">
        <w:rPr>
          <w:rFonts w:cs="Arial"/>
        </w:rPr>
        <w:t>TPL User</w:t>
      </w:r>
    </w:p>
    <w:p w14:paraId="2AF41B03" w14:textId="77777777" w:rsidR="007768B5" w:rsidRPr="004342C6" w:rsidRDefault="007768B5" w:rsidP="007D2C0A">
      <w:pPr>
        <w:pStyle w:val="ListParagraph"/>
        <w:numPr>
          <w:ilvl w:val="0"/>
          <w:numId w:val="20"/>
        </w:numPr>
        <w:contextualSpacing w:val="0"/>
        <w:rPr>
          <w:rFonts w:cs="Arial"/>
        </w:rPr>
      </w:pPr>
      <w:r w:rsidRPr="004342C6">
        <w:rPr>
          <w:rFonts w:cs="Arial"/>
        </w:rPr>
        <w:t>TPL Super User</w:t>
      </w:r>
    </w:p>
    <w:p w14:paraId="71BD0D9D" w14:textId="77777777" w:rsidR="007768B5" w:rsidRPr="004342C6" w:rsidRDefault="007768B5" w:rsidP="007D2C0A">
      <w:pPr>
        <w:pStyle w:val="ListParagraph"/>
        <w:numPr>
          <w:ilvl w:val="0"/>
          <w:numId w:val="20"/>
        </w:numPr>
        <w:contextualSpacing w:val="0"/>
        <w:rPr>
          <w:rFonts w:cs="Arial"/>
        </w:rPr>
      </w:pPr>
      <w:r w:rsidRPr="004342C6">
        <w:rPr>
          <w:rFonts w:cs="Arial"/>
        </w:rPr>
        <w:t>TPL_BO User</w:t>
      </w:r>
    </w:p>
    <w:p w14:paraId="7CC043D5" w14:textId="77777777" w:rsidR="007768B5" w:rsidRPr="004342C6" w:rsidRDefault="007768B5" w:rsidP="007D2C0A">
      <w:pPr>
        <w:pStyle w:val="ListParagraph"/>
        <w:numPr>
          <w:ilvl w:val="0"/>
          <w:numId w:val="20"/>
        </w:numPr>
        <w:contextualSpacing w:val="0"/>
        <w:rPr>
          <w:rFonts w:cs="Arial"/>
        </w:rPr>
      </w:pPr>
      <w:r w:rsidRPr="004342C6">
        <w:rPr>
          <w:rFonts w:cs="Arial"/>
        </w:rPr>
        <w:t>Advanced CSR User</w:t>
      </w:r>
    </w:p>
    <w:p w14:paraId="76F72FB2" w14:textId="77777777" w:rsidR="007768B5" w:rsidRPr="004342C6" w:rsidRDefault="007768B5" w:rsidP="001D361C">
      <w:pPr>
        <w:rPr>
          <w:rFonts w:cs="Arial"/>
        </w:rPr>
      </w:pPr>
      <w:r w:rsidRPr="004342C6">
        <w:rPr>
          <w:rFonts w:cs="Arial"/>
          <w:i/>
          <w:color w:val="00B050"/>
        </w:rPr>
        <w:t xml:space="preserve">  </w:t>
      </w:r>
    </w:p>
    <w:p w14:paraId="03EDC078" w14:textId="77777777" w:rsidR="007768B5" w:rsidRPr="004342C6" w:rsidRDefault="007768B5" w:rsidP="007768B5">
      <w:pPr>
        <w:pStyle w:val="Heading3"/>
        <w:numPr>
          <w:ilvl w:val="2"/>
          <w:numId w:val="13"/>
        </w:numPr>
        <w:rPr>
          <w:rFonts w:ascii="Arial" w:hAnsi="Arial" w:cs="Arial"/>
        </w:rPr>
      </w:pPr>
      <w:bookmarkStart w:id="454" w:name="_Toc94634601"/>
      <w:r w:rsidRPr="004342C6">
        <w:rPr>
          <w:rFonts w:ascii="Arial" w:hAnsi="Arial" w:cs="Arial"/>
        </w:rPr>
        <w:t>Trigger(s)</w:t>
      </w:r>
      <w:bookmarkEnd w:id="454"/>
    </w:p>
    <w:p w14:paraId="52FD785C" w14:textId="3CA06543" w:rsidR="007768B5" w:rsidRPr="004342C6" w:rsidRDefault="007768B5" w:rsidP="00320B54">
      <w:pPr>
        <w:pStyle w:val="ListParagraph"/>
        <w:numPr>
          <w:ilvl w:val="0"/>
          <w:numId w:val="191"/>
        </w:numPr>
        <w:ind w:left="810"/>
        <w:contextualSpacing w:val="0"/>
        <w:rPr>
          <w:rFonts w:cs="Arial"/>
        </w:rPr>
      </w:pPr>
      <w:r w:rsidRPr="004342C6">
        <w:rPr>
          <w:rFonts w:cs="Arial"/>
        </w:rPr>
        <w:t>Eligibility is determined/re-determined through any process</w:t>
      </w:r>
      <w:r w:rsidR="007D2C0A">
        <w:rPr>
          <w:rFonts w:cs="Arial"/>
        </w:rPr>
        <w:t>,</w:t>
      </w:r>
      <w:r w:rsidRPr="004342C6">
        <w:rPr>
          <w:rFonts w:cs="Arial"/>
        </w:rPr>
        <w:t xml:space="preserve"> e.g.</w:t>
      </w:r>
      <w:r w:rsidR="007D2C0A">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60FF472C" w14:textId="77777777" w:rsidR="007768B5" w:rsidRPr="004342C6" w:rsidRDefault="007768B5" w:rsidP="007768B5">
      <w:pPr>
        <w:pStyle w:val="ListParagraph"/>
        <w:ind w:left="1080"/>
        <w:contextualSpacing w:val="0"/>
        <w:rPr>
          <w:rFonts w:cs="Arial"/>
        </w:rPr>
      </w:pPr>
    </w:p>
    <w:p w14:paraId="2A148C26" w14:textId="77777777" w:rsidR="007768B5" w:rsidRPr="004342C6" w:rsidRDefault="007768B5" w:rsidP="007768B5">
      <w:pPr>
        <w:pStyle w:val="Heading3"/>
        <w:numPr>
          <w:ilvl w:val="2"/>
          <w:numId w:val="13"/>
        </w:numPr>
        <w:rPr>
          <w:rFonts w:ascii="Arial" w:hAnsi="Arial" w:cs="Arial"/>
        </w:rPr>
      </w:pPr>
      <w:bookmarkStart w:id="455" w:name="_Toc94634602"/>
      <w:r w:rsidRPr="004342C6">
        <w:rPr>
          <w:rFonts w:ascii="Arial" w:hAnsi="Arial" w:cs="Arial"/>
        </w:rPr>
        <w:t>Precondition(s)</w:t>
      </w:r>
      <w:bookmarkEnd w:id="455"/>
    </w:p>
    <w:p w14:paraId="77D830DE" w14:textId="3912E7FE" w:rsidR="00C64AD6" w:rsidRPr="004342C6" w:rsidRDefault="00C64AD6" w:rsidP="00320B54">
      <w:pPr>
        <w:pStyle w:val="ListParagraph"/>
        <w:numPr>
          <w:ilvl w:val="0"/>
          <w:numId w:val="192"/>
        </w:numPr>
        <w:ind w:left="810"/>
        <w:rPr>
          <w:rFonts w:cs="Arial"/>
        </w:rPr>
      </w:pPr>
      <w:r w:rsidRPr="004342C6">
        <w:rPr>
          <w:rFonts w:cs="Arial"/>
        </w:rPr>
        <w:t>At least one of the RFI documents has expired</w:t>
      </w:r>
      <w:r w:rsidR="007D2C0A">
        <w:rPr>
          <w:rFonts w:cs="Arial"/>
        </w:rPr>
        <w:t>,</w:t>
      </w:r>
      <w:r w:rsidRPr="004342C6">
        <w:rPr>
          <w:rFonts w:cs="Arial"/>
        </w:rPr>
        <w:t xml:space="preserve"> and there is previous eligibility that has been determined using the time clock expiry rules (from 1 year from the day member was in 1</w:t>
      </w:r>
      <w:r w:rsidRPr="004342C6">
        <w:rPr>
          <w:rFonts w:cs="Arial"/>
          <w:vertAlign w:val="superscript"/>
        </w:rPr>
        <w:t>st</w:t>
      </w:r>
      <w:r w:rsidRPr="004342C6">
        <w:rPr>
          <w:rFonts w:cs="Arial"/>
        </w:rPr>
        <w:t xml:space="preserve"> provisional period.) </w:t>
      </w:r>
    </w:p>
    <w:p w14:paraId="3BD7AA10" w14:textId="77777777" w:rsidR="00C64AD6" w:rsidRPr="004342C6" w:rsidRDefault="00C64AD6" w:rsidP="007D2C0A">
      <w:pPr>
        <w:pStyle w:val="ListParagraph"/>
        <w:ind w:left="810"/>
        <w:rPr>
          <w:rFonts w:cs="Arial"/>
        </w:rPr>
      </w:pPr>
      <w:r w:rsidRPr="004342C6">
        <w:rPr>
          <w:rFonts w:cs="Arial"/>
        </w:rPr>
        <w:t>And</w:t>
      </w:r>
    </w:p>
    <w:p w14:paraId="5BA3F390" w14:textId="77777777" w:rsidR="00C64AD6" w:rsidRPr="004342C6" w:rsidRDefault="00C64AD6" w:rsidP="00320B54">
      <w:pPr>
        <w:pStyle w:val="ListParagraph"/>
        <w:numPr>
          <w:ilvl w:val="0"/>
          <w:numId w:val="192"/>
        </w:numPr>
        <w:ind w:left="810"/>
        <w:jc w:val="both"/>
        <w:rPr>
          <w:rFonts w:cs="Arial"/>
        </w:rPr>
      </w:pPr>
      <w:r w:rsidRPr="004342C6">
        <w:rPr>
          <w:rFonts w:cs="Arial"/>
        </w:rPr>
        <w:t xml:space="preserve">Eligibility has been redetermined and the member’s income used in this member’s </w:t>
      </w:r>
    </w:p>
    <w:p w14:paraId="3BC3CDA7" w14:textId="5A5E8260" w:rsidR="00C64AD6" w:rsidRPr="004342C6" w:rsidRDefault="00C64AD6" w:rsidP="007D2C0A">
      <w:pPr>
        <w:pStyle w:val="ListParagraph"/>
        <w:ind w:left="810"/>
        <w:jc w:val="both"/>
        <w:rPr>
          <w:rFonts w:cs="Arial"/>
        </w:rPr>
      </w:pPr>
      <w:r w:rsidRPr="004342C6">
        <w:rPr>
          <w:rFonts w:cs="Arial"/>
        </w:rPr>
        <w:t>MAGI HH is unverified</w:t>
      </w:r>
      <w:r w:rsidR="001D361C" w:rsidRPr="004342C6">
        <w:rPr>
          <w:rFonts w:cs="Arial"/>
        </w:rPr>
        <w:t>.</w:t>
      </w:r>
    </w:p>
    <w:p w14:paraId="6CB4C484" w14:textId="5B0D5429" w:rsidR="00C64AD6" w:rsidRDefault="00C64AD6" w:rsidP="00C64AD6">
      <w:pPr>
        <w:pStyle w:val="ListParagraph"/>
        <w:ind w:left="1080"/>
        <w:jc w:val="both"/>
        <w:rPr>
          <w:rFonts w:cs="Arial"/>
        </w:rPr>
      </w:pPr>
    </w:p>
    <w:p w14:paraId="12DF0464" w14:textId="77777777" w:rsidR="007768B5" w:rsidRPr="004342C6" w:rsidRDefault="007768B5" w:rsidP="007768B5">
      <w:pPr>
        <w:pStyle w:val="Heading3"/>
        <w:numPr>
          <w:ilvl w:val="2"/>
          <w:numId w:val="13"/>
        </w:numPr>
        <w:pBdr>
          <w:bottom w:val="single" w:sz="12" w:space="5" w:color="4C8B3F"/>
        </w:pBdr>
        <w:rPr>
          <w:rFonts w:ascii="Arial" w:hAnsi="Arial" w:cs="Arial"/>
        </w:rPr>
      </w:pPr>
      <w:bookmarkStart w:id="456" w:name="_Toc94634603"/>
      <w:r w:rsidRPr="004342C6">
        <w:rPr>
          <w:rFonts w:ascii="Arial" w:hAnsi="Arial" w:cs="Arial"/>
        </w:rPr>
        <w:t>Postcondition(s)</w:t>
      </w:r>
      <w:bookmarkEnd w:id="456"/>
    </w:p>
    <w:p w14:paraId="4C43B0B4" w14:textId="0E383AA2" w:rsidR="00C64AD6" w:rsidRPr="004342C6" w:rsidRDefault="00C64AD6" w:rsidP="00320B54">
      <w:pPr>
        <w:pStyle w:val="ListParagraph"/>
        <w:numPr>
          <w:ilvl w:val="0"/>
          <w:numId w:val="193"/>
        </w:numPr>
        <w:contextualSpacing w:val="0"/>
        <w:jc w:val="both"/>
        <w:rPr>
          <w:rFonts w:cs="Arial"/>
          <w:color w:val="FF0000"/>
        </w:rPr>
      </w:pPr>
      <w:r w:rsidRPr="004342C6">
        <w:rPr>
          <w:rFonts w:cs="Arial"/>
        </w:rPr>
        <w:t xml:space="preserve">MH benefits were pending for the member when the new MH eligibility was considered an </w:t>
      </w:r>
      <w:r w:rsidRPr="004342C6">
        <w:rPr>
          <w:rFonts w:cs="Arial"/>
          <w:noProof/>
        </w:rPr>
        <w:t>upgrade</w:t>
      </w:r>
      <w:r w:rsidRPr="004342C6">
        <w:rPr>
          <w:rFonts w:cs="Arial"/>
        </w:rPr>
        <w:t xml:space="preserve"> as compared to the previous MH eligibility in the 2</w:t>
      </w:r>
      <w:r w:rsidRPr="004342C6">
        <w:rPr>
          <w:rFonts w:cs="Arial"/>
          <w:vertAlign w:val="superscript"/>
        </w:rPr>
        <w:t>nd</w:t>
      </w:r>
      <w:r w:rsidRPr="004342C6">
        <w:rPr>
          <w:rFonts w:cs="Arial"/>
        </w:rPr>
        <w:t xml:space="preserve"> or greater provisional period</w:t>
      </w:r>
      <w:r w:rsidR="007D2C0A">
        <w:rPr>
          <w:rFonts w:cs="Arial"/>
        </w:rPr>
        <w:t>,</w:t>
      </w:r>
      <w:r w:rsidRPr="004342C6">
        <w:rPr>
          <w:rFonts w:cs="Arial"/>
        </w:rPr>
        <w:t xml:space="preserve"> and the second provisional restricted flag was set to “No</w:t>
      </w:r>
      <w:r w:rsidR="007D2C0A">
        <w:rPr>
          <w:rFonts w:cs="Arial"/>
        </w:rPr>
        <w:t>.”</w:t>
      </w:r>
    </w:p>
    <w:p w14:paraId="19F3C48E" w14:textId="1C3026C6" w:rsidR="00C64AD6" w:rsidRPr="004342C6" w:rsidRDefault="00C64AD6" w:rsidP="00320B54">
      <w:pPr>
        <w:pStyle w:val="ListParagraph"/>
        <w:numPr>
          <w:ilvl w:val="0"/>
          <w:numId w:val="193"/>
        </w:numPr>
        <w:contextualSpacing w:val="0"/>
        <w:jc w:val="both"/>
        <w:rPr>
          <w:rFonts w:cs="Arial"/>
        </w:rPr>
      </w:pPr>
      <w:r w:rsidRPr="004342C6">
        <w:rPr>
          <w:rFonts w:cs="Arial"/>
        </w:rPr>
        <w:lastRenderedPageBreak/>
        <w:t>MH benefits were restricted for the member when the new MH eligibility was considered an upgrade as compared to the previous MH eligibility as per second provisional restricted rules</w:t>
      </w:r>
      <w:r w:rsidR="007D2C0A">
        <w:rPr>
          <w:rFonts w:cs="Arial"/>
        </w:rPr>
        <w:t>;</w:t>
      </w:r>
      <w:r w:rsidRPr="004342C6">
        <w:rPr>
          <w:rFonts w:cs="Arial"/>
        </w:rPr>
        <w:t xml:space="preserve"> then</w:t>
      </w:r>
      <w:r w:rsidR="007D2C0A">
        <w:rPr>
          <w:rFonts w:cs="Arial"/>
        </w:rPr>
        <w:t>,</w:t>
      </w:r>
      <w:r w:rsidRPr="004342C6">
        <w:rPr>
          <w:rFonts w:cs="Arial"/>
        </w:rPr>
        <w:t xml:space="preserve"> </w:t>
      </w:r>
      <w:r w:rsidR="007D2C0A">
        <w:rPr>
          <w:rFonts w:cs="Arial"/>
        </w:rPr>
        <w:t xml:space="preserve">the </w:t>
      </w:r>
      <w:r w:rsidRPr="004342C6">
        <w:rPr>
          <w:rFonts w:cs="Arial"/>
        </w:rPr>
        <w:t>second provisional restricted flag was set to “Yes” and MH pending status was set to “No</w:t>
      </w:r>
      <w:r w:rsidR="007D2C0A">
        <w:rPr>
          <w:rFonts w:cs="Arial"/>
        </w:rPr>
        <w:t>.”</w:t>
      </w:r>
    </w:p>
    <w:p w14:paraId="37C838E1" w14:textId="461238D8" w:rsidR="00C64AD6" w:rsidRPr="004342C6" w:rsidRDefault="00C64AD6" w:rsidP="00320B54">
      <w:pPr>
        <w:pStyle w:val="ListParagraph"/>
        <w:numPr>
          <w:ilvl w:val="0"/>
          <w:numId w:val="193"/>
        </w:numPr>
        <w:contextualSpacing w:val="0"/>
        <w:jc w:val="both"/>
        <w:rPr>
          <w:rFonts w:cs="Arial"/>
        </w:rPr>
      </w:pPr>
      <w:r w:rsidRPr="004342C6">
        <w:rPr>
          <w:rFonts w:cs="Arial"/>
        </w:rPr>
        <w:t>When member’s MH results were pended in 2nd or greater provisional period and second provisional restricted flag was set to “No</w:t>
      </w:r>
      <w:r w:rsidR="007D2C0A">
        <w:rPr>
          <w:rFonts w:cs="Arial"/>
        </w:rPr>
        <w:t>,</w:t>
      </w:r>
      <w:r w:rsidRPr="004342C6">
        <w:rPr>
          <w:rFonts w:cs="Arial"/>
        </w:rPr>
        <w:t>” and MH pending status was set to “Yes</w:t>
      </w:r>
      <w:r w:rsidR="007D2C0A">
        <w:rPr>
          <w:rFonts w:cs="Arial"/>
        </w:rPr>
        <w:t>,”</w:t>
      </w:r>
      <w:r w:rsidRPr="004342C6">
        <w:rPr>
          <w:rFonts w:cs="Arial"/>
        </w:rPr>
        <w:t xml:space="preserve"> then the system maintained the currently awarded full MH coverage and did not execute CCA rules for the individual if the member's current eligibility is full MassHealth.</w:t>
      </w:r>
    </w:p>
    <w:p w14:paraId="47B8801D" w14:textId="50B8B4FF" w:rsidR="00C64AD6" w:rsidRPr="004342C6" w:rsidRDefault="00C64AD6" w:rsidP="00320B54">
      <w:pPr>
        <w:pStyle w:val="ListParagraph"/>
        <w:numPr>
          <w:ilvl w:val="0"/>
          <w:numId w:val="193"/>
        </w:numPr>
        <w:contextualSpacing w:val="0"/>
        <w:jc w:val="both"/>
        <w:rPr>
          <w:rFonts w:cs="Arial"/>
        </w:rPr>
      </w:pPr>
      <w:r w:rsidRPr="004342C6">
        <w:rPr>
          <w:rFonts w:cs="Arial"/>
        </w:rPr>
        <w:t>When member’s MH results were pended in 2nd or greater provisional period and second provisional restricted flag was set to “No</w:t>
      </w:r>
      <w:r w:rsidR="007D2C0A">
        <w:rPr>
          <w:rFonts w:cs="Arial"/>
        </w:rPr>
        <w:t>,</w:t>
      </w:r>
      <w:r w:rsidRPr="004342C6">
        <w:rPr>
          <w:rFonts w:cs="Arial"/>
        </w:rPr>
        <w:t>” and MH pending status was set to “Yes</w:t>
      </w:r>
      <w:r w:rsidR="007D2C0A">
        <w:rPr>
          <w:rFonts w:cs="Arial"/>
        </w:rPr>
        <w:t>,”</w:t>
      </w:r>
      <w:r w:rsidRPr="004342C6">
        <w:rPr>
          <w:rFonts w:cs="Arial"/>
        </w:rPr>
        <w:t xml:space="preserve"> then the system maintained the current MassHealth eligibility (if applicable) if the member's current eligibility is not full MassHealth </w:t>
      </w:r>
    </w:p>
    <w:p w14:paraId="0C17B17B" w14:textId="77777777" w:rsidR="00C64AD6" w:rsidRPr="004342C6" w:rsidRDefault="00C64AD6" w:rsidP="007D2C0A">
      <w:pPr>
        <w:pStyle w:val="ListParagraph"/>
        <w:ind w:left="810"/>
        <w:contextualSpacing w:val="0"/>
        <w:jc w:val="both"/>
        <w:rPr>
          <w:rFonts w:cs="Arial"/>
        </w:rPr>
      </w:pPr>
      <w:r w:rsidRPr="004342C6">
        <w:rPr>
          <w:rFonts w:cs="Arial"/>
        </w:rPr>
        <w:t>AND</w:t>
      </w:r>
    </w:p>
    <w:p w14:paraId="0400601A" w14:textId="77777777" w:rsidR="00C64AD6" w:rsidRPr="004342C6" w:rsidRDefault="00C64AD6" w:rsidP="00320B54">
      <w:pPr>
        <w:pStyle w:val="ListParagraph"/>
        <w:numPr>
          <w:ilvl w:val="0"/>
          <w:numId w:val="193"/>
        </w:numPr>
        <w:contextualSpacing w:val="0"/>
        <w:jc w:val="both"/>
        <w:rPr>
          <w:rFonts w:cs="Arial"/>
        </w:rPr>
      </w:pPr>
      <w:r w:rsidRPr="004342C6">
        <w:rPr>
          <w:rFonts w:cs="Arial"/>
        </w:rPr>
        <w:t>The member is revaluated for CCA eligibility and enrollment as per EPE.FR.02.019 and EPE.FR.02.020.</w:t>
      </w:r>
    </w:p>
    <w:p w14:paraId="1D738390" w14:textId="77777777" w:rsidR="00C64AD6" w:rsidRPr="004342C6" w:rsidRDefault="00C64AD6" w:rsidP="00C64AD6">
      <w:pPr>
        <w:ind w:left="810"/>
        <w:contextualSpacing w:val="0"/>
        <w:jc w:val="both"/>
        <w:rPr>
          <w:rFonts w:cs="Arial"/>
        </w:rPr>
      </w:pPr>
    </w:p>
    <w:p w14:paraId="31D37BCA" w14:textId="77777777" w:rsidR="00C64AD6" w:rsidRPr="004342C6" w:rsidRDefault="00C64AD6" w:rsidP="00C64AD6">
      <w:pPr>
        <w:pStyle w:val="ListParagraph"/>
        <w:ind w:left="1080"/>
        <w:contextualSpacing w:val="0"/>
        <w:rPr>
          <w:rFonts w:cs="Arial"/>
        </w:rPr>
      </w:pPr>
    </w:p>
    <w:p w14:paraId="04BAF692" w14:textId="77777777" w:rsidR="007768B5" w:rsidRPr="004342C6" w:rsidRDefault="007768B5" w:rsidP="007768B5">
      <w:pPr>
        <w:pStyle w:val="Heading3"/>
        <w:numPr>
          <w:ilvl w:val="2"/>
          <w:numId w:val="13"/>
        </w:numPr>
        <w:rPr>
          <w:rFonts w:ascii="Arial" w:hAnsi="Arial" w:cs="Arial"/>
        </w:rPr>
      </w:pPr>
      <w:bookmarkStart w:id="457" w:name="_Toc94634604"/>
      <w:r w:rsidRPr="004342C6">
        <w:rPr>
          <w:rFonts w:ascii="Arial" w:hAnsi="Arial" w:cs="Arial"/>
        </w:rPr>
        <w:t>Flow of Event(s)</w:t>
      </w:r>
      <w:bookmarkEnd w:id="457"/>
    </w:p>
    <w:p w14:paraId="1391EF4C" w14:textId="77777777" w:rsidR="007768B5" w:rsidRPr="004342C6" w:rsidRDefault="007768B5" w:rsidP="007768B5">
      <w:pPr>
        <w:ind w:left="360"/>
        <w:rPr>
          <w:rFonts w:cs="Arial"/>
        </w:rPr>
      </w:pPr>
    </w:p>
    <w:p w14:paraId="6095E92F" w14:textId="19C2F209" w:rsidR="007768B5" w:rsidRPr="004342C6" w:rsidRDefault="007768B5" w:rsidP="008071D4">
      <w:pPr>
        <w:pStyle w:val="Heading3"/>
        <w:numPr>
          <w:ilvl w:val="3"/>
          <w:numId w:val="13"/>
        </w:numPr>
        <w:tabs>
          <w:tab w:val="left" w:pos="1890"/>
        </w:tabs>
        <w:rPr>
          <w:rFonts w:ascii="Arial" w:hAnsi="Arial" w:cs="Arial"/>
        </w:rPr>
      </w:pPr>
      <w:bookmarkStart w:id="458" w:name="_Toc94634605"/>
      <w:r w:rsidRPr="004342C6">
        <w:rPr>
          <w:rFonts w:ascii="Arial" w:hAnsi="Arial" w:cs="Arial"/>
        </w:rPr>
        <w:t>Basic Flow</w:t>
      </w:r>
      <w:bookmarkEnd w:id="458"/>
    </w:p>
    <w:p w14:paraId="63955BAA" w14:textId="1BDE1385" w:rsidR="00EF19C0" w:rsidRPr="004342C6" w:rsidRDefault="00EF19C0" w:rsidP="00320B54">
      <w:pPr>
        <w:pStyle w:val="NumberedNormal"/>
        <w:numPr>
          <w:ilvl w:val="0"/>
          <w:numId w:val="194"/>
        </w:numPr>
        <w:ind w:left="1260"/>
        <w:contextualSpacing/>
        <w:rPr>
          <w:rFonts w:ascii="Arial" w:eastAsiaTheme="minorHAnsi" w:hAnsi="Arial" w:cs="Arial"/>
          <w:sz w:val="22"/>
          <w:szCs w:val="22"/>
        </w:rPr>
      </w:pPr>
      <w:r w:rsidRPr="004342C6">
        <w:rPr>
          <w:rFonts w:ascii="Arial" w:eastAsiaTheme="minorHAnsi" w:hAnsi="Arial" w:cs="Arial"/>
          <w:sz w:val="22"/>
          <w:szCs w:val="22"/>
        </w:rPr>
        <w:t xml:space="preserve">The </w:t>
      </w:r>
      <w:r w:rsidRPr="004342C6">
        <w:rPr>
          <w:rFonts w:ascii="Arial" w:hAnsi="Arial" w:cs="Arial"/>
          <w:sz w:val="22"/>
          <w:szCs w:val="22"/>
        </w:rPr>
        <w:t xml:space="preserve">Individual/Agent/Assister </w:t>
      </w:r>
      <w:r w:rsidR="007D2C0A">
        <w:rPr>
          <w:rFonts w:ascii="Arial" w:eastAsiaTheme="minorHAnsi" w:hAnsi="Arial" w:cs="Arial"/>
          <w:sz w:val="22"/>
          <w:szCs w:val="22"/>
        </w:rPr>
        <w:t>u</w:t>
      </w:r>
      <w:r w:rsidRPr="004342C6">
        <w:rPr>
          <w:rFonts w:ascii="Arial" w:eastAsiaTheme="minorHAnsi" w:hAnsi="Arial" w:cs="Arial"/>
          <w:sz w:val="22"/>
          <w:szCs w:val="22"/>
        </w:rPr>
        <w:t>ser created and submitted the eligibility application, which resulted in RFI(s) and MassHealth provisional coverage for the individual.</w:t>
      </w:r>
    </w:p>
    <w:p w14:paraId="73EA6BE3" w14:textId="77777777" w:rsidR="00EF19C0" w:rsidRPr="004342C6" w:rsidRDefault="00EF19C0" w:rsidP="00320B54">
      <w:pPr>
        <w:pStyle w:val="NumberedNormal"/>
        <w:numPr>
          <w:ilvl w:val="0"/>
          <w:numId w:val="194"/>
        </w:numPr>
        <w:ind w:left="1260"/>
        <w:contextualSpacing/>
        <w:rPr>
          <w:rFonts w:ascii="Arial" w:eastAsiaTheme="minorHAnsi" w:hAnsi="Arial" w:cs="Arial"/>
          <w:sz w:val="22"/>
          <w:szCs w:val="22"/>
        </w:rPr>
      </w:pPr>
      <w:r w:rsidRPr="004342C6">
        <w:rPr>
          <w:rFonts w:ascii="Arial" w:eastAsiaTheme="minorHAnsi" w:hAnsi="Arial" w:cs="Arial"/>
          <w:sz w:val="22"/>
          <w:szCs w:val="22"/>
        </w:rPr>
        <w:t xml:space="preserve">The individual did not respond to the RFI(s) within the due date </w:t>
      </w:r>
    </w:p>
    <w:p w14:paraId="0339C939" w14:textId="77777777" w:rsidR="00EF19C0" w:rsidRPr="004342C6" w:rsidRDefault="00EF19C0" w:rsidP="00320B54">
      <w:pPr>
        <w:pStyle w:val="NumberedNormal"/>
        <w:numPr>
          <w:ilvl w:val="0"/>
          <w:numId w:val="194"/>
        </w:numPr>
        <w:ind w:left="1260"/>
        <w:contextualSpacing/>
        <w:rPr>
          <w:rFonts w:ascii="Arial" w:eastAsiaTheme="minorHAnsi" w:hAnsi="Arial" w:cs="Arial"/>
          <w:sz w:val="22"/>
          <w:szCs w:val="22"/>
        </w:rPr>
      </w:pPr>
      <w:r w:rsidRPr="004342C6">
        <w:rPr>
          <w:rFonts w:ascii="Arial" w:eastAsiaTheme="minorHAnsi" w:hAnsi="Arial" w:cs="Arial"/>
          <w:sz w:val="22"/>
          <w:szCs w:val="22"/>
        </w:rPr>
        <w:t>The system executed the time clock expiry rules and ran the program determination for eligibility based on the time clock expiry rules.</w:t>
      </w:r>
    </w:p>
    <w:p w14:paraId="5AE93698" w14:textId="6CF8A130" w:rsidR="00EF19C0" w:rsidRPr="004342C6" w:rsidRDefault="00EF19C0" w:rsidP="00320B54">
      <w:pPr>
        <w:pStyle w:val="NumberedNormal"/>
        <w:numPr>
          <w:ilvl w:val="0"/>
          <w:numId w:val="194"/>
        </w:numPr>
        <w:ind w:left="1260"/>
        <w:contextualSpacing/>
        <w:rPr>
          <w:rFonts w:ascii="Arial" w:eastAsiaTheme="minorHAnsi" w:hAnsi="Arial" w:cs="Arial"/>
          <w:sz w:val="22"/>
          <w:szCs w:val="22"/>
        </w:rPr>
      </w:pPr>
      <w:r w:rsidRPr="004342C6">
        <w:rPr>
          <w:rFonts w:ascii="Arial" w:eastAsiaTheme="minorHAnsi" w:hAnsi="Arial" w:cs="Arial"/>
          <w:sz w:val="22"/>
          <w:szCs w:val="22"/>
        </w:rPr>
        <w:t xml:space="preserve">The Individual User/Back Office User reports a change </w:t>
      </w:r>
      <w:r w:rsidR="007D2C0A">
        <w:rPr>
          <w:rFonts w:ascii="Arial" w:eastAsiaTheme="minorHAnsi" w:hAnsi="Arial" w:cs="Arial"/>
          <w:sz w:val="22"/>
          <w:szCs w:val="22"/>
        </w:rPr>
        <w:t>that</w:t>
      </w:r>
      <w:r w:rsidRPr="004342C6">
        <w:rPr>
          <w:rFonts w:ascii="Arial" w:eastAsiaTheme="minorHAnsi" w:hAnsi="Arial" w:cs="Arial"/>
          <w:sz w:val="22"/>
          <w:szCs w:val="22"/>
        </w:rPr>
        <w:t xml:space="preserve"> triggers a new program determination for the eligibility application</w:t>
      </w:r>
      <w:r w:rsidR="007D2C0A">
        <w:rPr>
          <w:rFonts w:ascii="Arial" w:eastAsiaTheme="minorHAnsi" w:hAnsi="Arial" w:cs="Arial"/>
          <w:sz w:val="22"/>
          <w:szCs w:val="22"/>
        </w:rPr>
        <w:t>,</w:t>
      </w:r>
      <w:r w:rsidRPr="004342C6">
        <w:rPr>
          <w:rFonts w:ascii="Arial" w:hAnsi="Arial" w:cs="Arial"/>
          <w:sz w:val="22"/>
          <w:szCs w:val="22"/>
        </w:rPr>
        <w:t xml:space="preserve"> </w:t>
      </w:r>
      <w:r w:rsidRPr="004342C6">
        <w:rPr>
          <w:rFonts w:ascii="Arial" w:eastAsiaTheme="minorHAnsi" w:hAnsi="Arial" w:cs="Arial"/>
          <w:sz w:val="22"/>
          <w:szCs w:val="22"/>
        </w:rPr>
        <w:t>and an income is unverified for the member.</w:t>
      </w:r>
    </w:p>
    <w:p w14:paraId="3FE0497A" w14:textId="28D854BF" w:rsidR="00EF19C0" w:rsidRPr="004342C6" w:rsidRDefault="007D2C0A" w:rsidP="00320B54">
      <w:pPr>
        <w:pStyle w:val="NumberedNormal"/>
        <w:numPr>
          <w:ilvl w:val="0"/>
          <w:numId w:val="194"/>
        </w:numPr>
        <w:ind w:left="1260"/>
        <w:contextualSpacing/>
        <w:rPr>
          <w:rFonts w:ascii="Arial" w:eastAsiaTheme="minorHAnsi" w:hAnsi="Arial" w:cs="Arial"/>
          <w:sz w:val="22"/>
          <w:szCs w:val="22"/>
        </w:rPr>
      </w:pPr>
      <w:r>
        <w:rPr>
          <w:rFonts w:ascii="Arial" w:eastAsiaTheme="minorHAnsi" w:hAnsi="Arial" w:cs="Arial"/>
          <w:sz w:val="22"/>
          <w:szCs w:val="22"/>
        </w:rPr>
        <w:t>The s</w:t>
      </w:r>
      <w:r w:rsidR="00EF19C0" w:rsidRPr="004342C6">
        <w:rPr>
          <w:rFonts w:ascii="Arial" w:eastAsiaTheme="minorHAnsi" w:hAnsi="Arial" w:cs="Arial"/>
          <w:sz w:val="22"/>
          <w:szCs w:val="22"/>
        </w:rPr>
        <w:t xml:space="preserve">ystem will check and run Second Provisional Restricted Rules </w:t>
      </w:r>
      <w:r w:rsidR="00EF19C0" w:rsidRPr="004342C6">
        <w:rPr>
          <w:rFonts w:ascii="Arial" w:eastAsiaTheme="minorHAnsi" w:hAnsi="Arial" w:cs="Arial"/>
          <w:strike/>
          <w:sz w:val="22"/>
          <w:szCs w:val="22"/>
        </w:rPr>
        <w:t>(HCR 223 and HCR 299)</w:t>
      </w:r>
      <w:r w:rsidR="00EF19C0" w:rsidRPr="004342C6">
        <w:rPr>
          <w:rFonts w:ascii="Arial" w:eastAsiaTheme="minorHAnsi" w:hAnsi="Arial" w:cs="Arial"/>
          <w:sz w:val="22"/>
          <w:szCs w:val="22"/>
        </w:rPr>
        <w:t>.</w:t>
      </w:r>
      <w:r w:rsidR="00EF19C0" w:rsidRPr="004342C6">
        <w:rPr>
          <w:rFonts w:ascii="Arial" w:hAnsi="Arial" w:cs="Arial"/>
          <w:sz w:val="22"/>
          <w:szCs w:val="22"/>
        </w:rPr>
        <w:t xml:space="preserve"> </w:t>
      </w:r>
    </w:p>
    <w:p w14:paraId="1A6F9926" w14:textId="2DD25497" w:rsidR="00EF19C0" w:rsidRPr="004342C6" w:rsidRDefault="00EF19C0" w:rsidP="00320B54">
      <w:pPr>
        <w:pStyle w:val="ListParagraph"/>
        <w:numPr>
          <w:ilvl w:val="0"/>
          <w:numId w:val="195"/>
        </w:numPr>
        <w:spacing w:before="120" w:after="120"/>
        <w:ind w:left="1890"/>
        <w:rPr>
          <w:rFonts w:cs="Arial"/>
        </w:rPr>
      </w:pPr>
      <w:r w:rsidRPr="004342C6">
        <w:rPr>
          <w:rFonts w:cs="Arial"/>
        </w:rPr>
        <w:t xml:space="preserve">If </w:t>
      </w:r>
      <w:r w:rsidR="007D2C0A">
        <w:rPr>
          <w:rFonts w:cs="Arial"/>
        </w:rPr>
        <w:t xml:space="preserve">the </w:t>
      </w:r>
      <w:r w:rsidRPr="004342C6">
        <w:rPr>
          <w:rFonts w:cs="Arial"/>
        </w:rPr>
        <w:t xml:space="preserve">member identified to be in second provisional MassHealth </w:t>
      </w:r>
      <w:r w:rsidR="004E59A8" w:rsidRPr="004342C6">
        <w:rPr>
          <w:rFonts w:cs="Arial"/>
        </w:rPr>
        <w:t>coverage,</w:t>
      </w:r>
      <w:r w:rsidRPr="004342C6">
        <w:rPr>
          <w:rFonts w:cs="Arial"/>
        </w:rPr>
        <w:t xml:space="preserve"> then proceed to Step 5 ii else move to Step 6.</w:t>
      </w:r>
    </w:p>
    <w:p w14:paraId="465319C0" w14:textId="0E37F80F" w:rsidR="00EF19C0" w:rsidRPr="004342C6" w:rsidRDefault="00EF19C0" w:rsidP="00320B54">
      <w:pPr>
        <w:pStyle w:val="ListParagraph"/>
        <w:numPr>
          <w:ilvl w:val="0"/>
          <w:numId w:val="195"/>
        </w:numPr>
        <w:spacing w:before="120" w:after="120"/>
        <w:ind w:left="1890"/>
        <w:rPr>
          <w:rFonts w:cs="Arial"/>
        </w:rPr>
      </w:pPr>
      <w:r w:rsidRPr="004342C6">
        <w:rPr>
          <w:rFonts w:cs="Arial"/>
        </w:rPr>
        <w:t xml:space="preserve">If </w:t>
      </w:r>
      <w:r w:rsidR="007D2C0A">
        <w:rPr>
          <w:rFonts w:cs="Arial"/>
        </w:rPr>
        <w:t xml:space="preserve">the </w:t>
      </w:r>
      <w:r w:rsidRPr="004342C6">
        <w:rPr>
          <w:rFonts w:cs="Arial"/>
        </w:rPr>
        <w:t>member is pregnant, set Second Provisional Restricted Flag to NO and move to Step 6, else, proceed to Step 5.iii.</w:t>
      </w:r>
    </w:p>
    <w:p w14:paraId="7D0FB782" w14:textId="6A8F4D57" w:rsidR="00EF19C0" w:rsidRPr="004342C6" w:rsidRDefault="00EF19C0" w:rsidP="00320B54">
      <w:pPr>
        <w:pStyle w:val="ListParagraph"/>
        <w:numPr>
          <w:ilvl w:val="0"/>
          <w:numId w:val="195"/>
        </w:numPr>
        <w:spacing w:before="120" w:after="120"/>
        <w:ind w:left="1890"/>
        <w:rPr>
          <w:rFonts w:cs="Arial"/>
        </w:rPr>
      </w:pPr>
      <w:r w:rsidRPr="004342C6">
        <w:rPr>
          <w:rFonts w:cs="Arial"/>
        </w:rPr>
        <w:t xml:space="preserve">If </w:t>
      </w:r>
      <w:r w:rsidR="007D2C0A">
        <w:rPr>
          <w:rFonts w:cs="Arial"/>
        </w:rPr>
        <w:t xml:space="preserve">the </w:t>
      </w:r>
      <w:r w:rsidRPr="004342C6">
        <w:rPr>
          <w:rFonts w:cs="Arial"/>
        </w:rPr>
        <w:t>member’s eligibility is determined to be an upgrade to a Full MH benefit, then Second Provisional Restricted Flag will be set to YES</w:t>
      </w:r>
      <w:r w:rsidR="007D2C0A">
        <w:rPr>
          <w:rFonts w:cs="Arial"/>
        </w:rPr>
        <w:t>,</w:t>
      </w:r>
      <w:r w:rsidRPr="004342C6">
        <w:rPr>
          <w:rFonts w:cs="Arial"/>
        </w:rPr>
        <w:t xml:space="preserve"> and the member’s eligibility upgrade will be restricted. Else set Second provisional restricted as “No” and move to Step 6.</w:t>
      </w:r>
    </w:p>
    <w:p w14:paraId="5EFFF17B" w14:textId="1696F7F2" w:rsidR="00EF19C0" w:rsidRPr="004342C6" w:rsidRDefault="00EF19C0" w:rsidP="00320B54">
      <w:pPr>
        <w:pStyle w:val="NumberedNormal"/>
        <w:numPr>
          <w:ilvl w:val="0"/>
          <w:numId w:val="194"/>
        </w:numPr>
        <w:ind w:left="1260"/>
        <w:contextualSpacing/>
        <w:rPr>
          <w:rFonts w:ascii="Arial" w:eastAsiaTheme="minorHAnsi" w:hAnsi="Arial" w:cs="Arial"/>
          <w:sz w:val="22"/>
          <w:szCs w:val="22"/>
        </w:rPr>
      </w:pPr>
      <w:r w:rsidRPr="004342C6">
        <w:rPr>
          <w:rFonts w:ascii="Arial" w:eastAsiaTheme="minorHAnsi" w:hAnsi="Arial" w:cs="Arial"/>
          <w:sz w:val="22"/>
          <w:szCs w:val="22"/>
        </w:rPr>
        <w:t xml:space="preserve">If </w:t>
      </w:r>
      <w:r w:rsidR="007D2C0A">
        <w:rPr>
          <w:rFonts w:ascii="Arial" w:eastAsiaTheme="minorHAnsi" w:hAnsi="Arial" w:cs="Arial"/>
          <w:sz w:val="22"/>
          <w:szCs w:val="22"/>
        </w:rPr>
        <w:t xml:space="preserve">the </w:t>
      </w:r>
      <w:r w:rsidRPr="004342C6">
        <w:rPr>
          <w:rFonts w:ascii="Arial" w:eastAsiaTheme="minorHAnsi" w:hAnsi="Arial" w:cs="Arial"/>
          <w:sz w:val="22"/>
          <w:szCs w:val="22"/>
        </w:rPr>
        <w:t>member is excluded as per MH pending rules, then MH Pending Flag will set to NO, else move to Step 7.</w:t>
      </w:r>
    </w:p>
    <w:p w14:paraId="1BDFF43F" w14:textId="45A4A810" w:rsidR="00EF19C0" w:rsidRPr="004342C6" w:rsidRDefault="00EF19C0" w:rsidP="00320B54">
      <w:pPr>
        <w:pStyle w:val="NumberedNormal"/>
        <w:numPr>
          <w:ilvl w:val="0"/>
          <w:numId w:val="194"/>
        </w:numPr>
        <w:ind w:left="1170"/>
        <w:contextualSpacing/>
        <w:rPr>
          <w:rFonts w:ascii="Arial" w:eastAsiaTheme="minorHAnsi" w:hAnsi="Arial" w:cs="Arial"/>
          <w:sz w:val="22"/>
          <w:szCs w:val="22"/>
        </w:rPr>
      </w:pPr>
      <w:r w:rsidRPr="004342C6">
        <w:rPr>
          <w:rFonts w:ascii="Arial" w:eastAsiaTheme="minorHAnsi" w:hAnsi="Arial" w:cs="Arial"/>
          <w:sz w:val="22"/>
          <w:szCs w:val="22"/>
        </w:rPr>
        <w:t xml:space="preserve">If </w:t>
      </w:r>
      <w:r w:rsidR="007D2C0A">
        <w:rPr>
          <w:rFonts w:ascii="Arial" w:eastAsiaTheme="minorHAnsi" w:hAnsi="Arial" w:cs="Arial"/>
          <w:sz w:val="22"/>
          <w:szCs w:val="22"/>
        </w:rPr>
        <w:t xml:space="preserve">the </w:t>
      </w:r>
      <w:r w:rsidRPr="004342C6">
        <w:rPr>
          <w:rFonts w:ascii="Arial" w:eastAsiaTheme="minorHAnsi" w:hAnsi="Arial" w:cs="Arial"/>
          <w:sz w:val="22"/>
          <w:szCs w:val="22"/>
        </w:rPr>
        <w:t>member’s eligibility is determined to be an upgrade to a</w:t>
      </w:r>
      <w:r w:rsidR="007D2C0A">
        <w:rPr>
          <w:rFonts w:ascii="Arial" w:eastAsiaTheme="minorHAnsi" w:hAnsi="Arial" w:cs="Arial"/>
          <w:sz w:val="22"/>
          <w:szCs w:val="22"/>
        </w:rPr>
        <w:t>n</w:t>
      </w:r>
      <w:r w:rsidRPr="004342C6">
        <w:rPr>
          <w:rFonts w:ascii="Arial" w:eastAsiaTheme="minorHAnsi" w:hAnsi="Arial" w:cs="Arial"/>
          <w:sz w:val="22"/>
          <w:szCs w:val="22"/>
        </w:rPr>
        <w:t xml:space="preserve"> MH benefit, then MH Pending Flag will be set to YES</w:t>
      </w:r>
      <w:r w:rsidR="007D2C0A">
        <w:rPr>
          <w:rFonts w:ascii="Arial" w:eastAsiaTheme="minorHAnsi" w:hAnsi="Arial" w:cs="Arial"/>
          <w:sz w:val="22"/>
          <w:szCs w:val="22"/>
        </w:rPr>
        <w:t>,</w:t>
      </w:r>
      <w:r w:rsidRPr="004342C6">
        <w:rPr>
          <w:rFonts w:ascii="Arial" w:eastAsiaTheme="minorHAnsi" w:hAnsi="Arial" w:cs="Arial"/>
          <w:sz w:val="22"/>
          <w:szCs w:val="22"/>
        </w:rPr>
        <w:t xml:space="preserve"> and the member’s eligibility will not be upgraded, else set MH Pending flag to NO. </w:t>
      </w:r>
    </w:p>
    <w:p w14:paraId="721FA137" w14:textId="5AFEDC9D" w:rsidR="007768B5" w:rsidRDefault="007768B5" w:rsidP="007768B5">
      <w:pPr>
        <w:pStyle w:val="ListParagraph"/>
        <w:ind w:left="1800"/>
        <w:contextualSpacing w:val="0"/>
        <w:jc w:val="both"/>
        <w:rPr>
          <w:rFonts w:cs="Arial"/>
        </w:rPr>
      </w:pPr>
    </w:p>
    <w:p w14:paraId="7E62660C" w14:textId="77777777" w:rsidR="009260EE" w:rsidRPr="004342C6" w:rsidRDefault="009260EE" w:rsidP="007768B5">
      <w:pPr>
        <w:pStyle w:val="ListParagraph"/>
        <w:ind w:left="1800"/>
        <w:contextualSpacing w:val="0"/>
        <w:jc w:val="both"/>
        <w:rPr>
          <w:rFonts w:cs="Arial"/>
        </w:rPr>
      </w:pPr>
    </w:p>
    <w:p w14:paraId="288A3BAC" w14:textId="77777777" w:rsidR="007768B5" w:rsidRPr="004342C6" w:rsidRDefault="007768B5" w:rsidP="008071D4">
      <w:pPr>
        <w:pStyle w:val="Heading3"/>
        <w:numPr>
          <w:ilvl w:val="3"/>
          <w:numId w:val="13"/>
        </w:numPr>
        <w:tabs>
          <w:tab w:val="left" w:pos="1890"/>
        </w:tabs>
        <w:rPr>
          <w:rFonts w:ascii="Arial" w:hAnsi="Arial" w:cs="Arial"/>
        </w:rPr>
      </w:pPr>
      <w:bookmarkStart w:id="459" w:name="_Toc94634606"/>
      <w:r w:rsidRPr="004342C6">
        <w:rPr>
          <w:rFonts w:ascii="Arial" w:hAnsi="Arial" w:cs="Arial"/>
        </w:rPr>
        <w:t>Alternate Flow-1</w:t>
      </w:r>
      <w:bookmarkEnd w:id="459"/>
    </w:p>
    <w:p w14:paraId="5A200C1A" w14:textId="54639EC2" w:rsidR="007768B5" w:rsidRPr="004342C6" w:rsidRDefault="001D361C" w:rsidP="001D361C">
      <w:pPr>
        <w:ind w:left="180" w:firstLine="720"/>
        <w:rPr>
          <w:rFonts w:cs="Arial"/>
        </w:rPr>
      </w:pPr>
      <w:r w:rsidRPr="004342C6">
        <w:rPr>
          <w:rFonts w:cs="Arial"/>
        </w:rPr>
        <w:lastRenderedPageBreak/>
        <w:t>Not Applicable</w:t>
      </w:r>
    </w:p>
    <w:p w14:paraId="1A7D1A63" w14:textId="77777777" w:rsidR="007768B5" w:rsidRPr="004342C6" w:rsidRDefault="007768B5" w:rsidP="007768B5">
      <w:pPr>
        <w:rPr>
          <w:rFonts w:cs="Arial"/>
        </w:rPr>
      </w:pPr>
    </w:p>
    <w:p w14:paraId="59870997" w14:textId="77777777" w:rsidR="007768B5" w:rsidRPr="004342C6" w:rsidRDefault="007768B5" w:rsidP="007768B5">
      <w:pPr>
        <w:pStyle w:val="Heading3"/>
        <w:numPr>
          <w:ilvl w:val="2"/>
          <w:numId w:val="13"/>
        </w:numPr>
        <w:rPr>
          <w:rFonts w:ascii="Arial" w:hAnsi="Arial" w:cs="Arial"/>
        </w:rPr>
      </w:pPr>
      <w:bookmarkStart w:id="460" w:name="_Toc94634607"/>
      <w:r w:rsidRPr="004342C6">
        <w:rPr>
          <w:rFonts w:ascii="Arial" w:hAnsi="Arial" w:cs="Arial"/>
        </w:rPr>
        <w:t>User Pages and Input</w:t>
      </w:r>
      <w:bookmarkEnd w:id="460"/>
    </w:p>
    <w:p w14:paraId="2C87DBDE"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30AB0B5" w14:textId="77777777" w:rsidR="007768B5" w:rsidRPr="004342C6" w:rsidRDefault="007768B5" w:rsidP="007768B5">
      <w:pPr>
        <w:pStyle w:val="Heading3"/>
        <w:numPr>
          <w:ilvl w:val="2"/>
          <w:numId w:val="13"/>
        </w:numPr>
        <w:rPr>
          <w:rFonts w:ascii="Arial" w:hAnsi="Arial" w:cs="Arial"/>
        </w:rPr>
      </w:pPr>
      <w:bookmarkStart w:id="461" w:name="_Toc94634608"/>
      <w:r w:rsidRPr="004342C6">
        <w:rPr>
          <w:rFonts w:ascii="Arial" w:hAnsi="Arial" w:cs="Arial"/>
        </w:rPr>
        <w:t>Functional Requirement(s)</w:t>
      </w:r>
      <w:bookmarkEnd w:id="461"/>
    </w:p>
    <w:p w14:paraId="61878BCC" w14:textId="0D4CAF2B" w:rsidR="002B0E81" w:rsidRPr="004342C6" w:rsidRDefault="002B0E81" w:rsidP="001D361C">
      <w:pPr>
        <w:pStyle w:val="Caption"/>
        <w:keepNext/>
        <w:jc w:val="center"/>
        <w:rPr>
          <w:rFonts w:cs="Arial"/>
        </w:rPr>
      </w:pPr>
      <w:bookmarkStart w:id="462" w:name="_Toc94635015"/>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19</w:t>
      </w:r>
      <w:r w:rsidR="006F59E4" w:rsidRPr="004342C6">
        <w:rPr>
          <w:rFonts w:cs="Arial"/>
          <w:noProof/>
        </w:rPr>
        <w:fldChar w:fldCharType="end"/>
      </w:r>
      <w:r w:rsidRPr="004342C6">
        <w:rPr>
          <w:rFonts w:cs="Arial"/>
        </w:rPr>
        <w:t xml:space="preserve"> Functional Requirements – UC.15</w:t>
      </w:r>
      <w:bookmarkEnd w:id="462"/>
    </w:p>
    <w:tbl>
      <w:tblPr>
        <w:tblW w:w="95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557"/>
        <w:gridCol w:w="7024"/>
      </w:tblGrid>
      <w:tr w:rsidR="007768B5" w:rsidRPr="004342C6" w14:paraId="0946B375" w14:textId="77777777" w:rsidTr="007768B5">
        <w:trPr>
          <w:trHeight w:val="300"/>
          <w:tblHeader/>
        </w:trPr>
        <w:tc>
          <w:tcPr>
            <w:tcW w:w="2557" w:type="dxa"/>
            <w:shd w:val="clear" w:color="auto" w:fill="4C8B3F" w:themeFill="background2"/>
            <w:vAlign w:val="center"/>
            <w:hideMark/>
          </w:tcPr>
          <w:p w14:paraId="7262D664"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54C79FB5"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EF19C0" w:rsidRPr="004342C6" w14:paraId="1F51ABB9" w14:textId="77777777" w:rsidTr="007768B5">
        <w:trPr>
          <w:trHeight w:val="314"/>
        </w:trPr>
        <w:tc>
          <w:tcPr>
            <w:tcW w:w="2557" w:type="dxa"/>
            <w:shd w:val="clear" w:color="000000" w:fill="FFFFFF"/>
          </w:tcPr>
          <w:p w14:paraId="785F34AA" w14:textId="22B2C52A" w:rsidR="00EF19C0" w:rsidRPr="004342C6" w:rsidRDefault="00EF19C0" w:rsidP="00EF19C0">
            <w:pPr>
              <w:contextualSpacing w:val="0"/>
              <w:jc w:val="center"/>
              <w:rPr>
                <w:rFonts w:eastAsia="Times New Roman" w:cs="Arial"/>
                <w:color w:val="000000"/>
              </w:rPr>
            </w:pPr>
            <w:r w:rsidRPr="004342C6">
              <w:rPr>
                <w:rFonts w:cs="Arial"/>
              </w:rPr>
              <w:t>EPE.FR.03.018</w:t>
            </w:r>
          </w:p>
        </w:tc>
        <w:tc>
          <w:tcPr>
            <w:tcW w:w="7024" w:type="dxa"/>
            <w:shd w:val="clear" w:color="000000" w:fill="FFFFFF"/>
          </w:tcPr>
          <w:p w14:paraId="79799AFB" w14:textId="58D05789" w:rsidR="00EF19C0" w:rsidRPr="004342C6" w:rsidRDefault="00EF19C0" w:rsidP="00EF19C0">
            <w:pPr>
              <w:spacing w:before="120" w:after="120"/>
              <w:rPr>
                <w:rFonts w:cs="Arial"/>
              </w:rPr>
            </w:pPr>
            <w:r w:rsidRPr="004342C6">
              <w:rPr>
                <w:rFonts w:cs="Arial"/>
              </w:rPr>
              <w:t xml:space="preserve">The system shall execute MH pending rules during </w:t>
            </w:r>
            <w:r w:rsidR="007D2C0A">
              <w:rPr>
                <w:rFonts w:cs="Arial"/>
              </w:rPr>
              <w:t xml:space="preserve">the </w:t>
            </w:r>
            <w:r w:rsidRPr="004342C6">
              <w:rPr>
                <w:rFonts w:cs="Arial"/>
              </w:rPr>
              <w:t>second Provisional period only for the members for which “Second Provisional restricted” Flag is No.</w:t>
            </w:r>
          </w:p>
          <w:p w14:paraId="493B84E5" w14:textId="77777777" w:rsidR="00EF19C0" w:rsidRPr="004342C6" w:rsidRDefault="00EF19C0" w:rsidP="00EF19C0">
            <w:pPr>
              <w:rPr>
                <w:rFonts w:cs="Arial"/>
              </w:rPr>
            </w:pPr>
          </w:p>
          <w:p w14:paraId="69D22FC8" w14:textId="3EC7629F" w:rsidR="00EF19C0" w:rsidRPr="004342C6" w:rsidRDefault="00EF19C0" w:rsidP="001D361C">
            <w:pPr>
              <w:rPr>
                <w:rFonts w:cs="Arial"/>
              </w:rPr>
            </w:pPr>
            <w:r w:rsidRPr="007D2C0A">
              <w:rPr>
                <w:rFonts w:cs="Arial"/>
                <w:b/>
                <w:bCs/>
              </w:rPr>
              <w:t>Note</w:t>
            </w:r>
            <w:r w:rsidRPr="004342C6">
              <w:rPr>
                <w:rFonts w:cs="Arial"/>
              </w:rPr>
              <w:t xml:space="preserve">: Second Provisional restricted “Yes” means that members MassHealth benefits are restricted because of Second provisional rules in Application reactivation </w:t>
            </w:r>
            <w:r w:rsidRPr="004342C6">
              <w:rPr>
                <w:rFonts w:cs="Arial"/>
                <w:strike/>
              </w:rPr>
              <w:t>(+ HCR 299)</w:t>
            </w:r>
          </w:p>
          <w:p w14:paraId="46CF71E8" w14:textId="3F429C79" w:rsidR="00EF19C0" w:rsidRPr="004342C6" w:rsidRDefault="00EF19C0" w:rsidP="00EF19C0">
            <w:pPr>
              <w:rPr>
                <w:rFonts w:cs="Arial"/>
              </w:rPr>
            </w:pPr>
          </w:p>
        </w:tc>
      </w:tr>
      <w:tr w:rsidR="00EF19C0" w:rsidRPr="004342C6" w14:paraId="1E4136F6" w14:textId="77777777" w:rsidTr="007768B5">
        <w:trPr>
          <w:trHeight w:val="314"/>
        </w:trPr>
        <w:tc>
          <w:tcPr>
            <w:tcW w:w="2557" w:type="dxa"/>
            <w:shd w:val="clear" w:color="000000" w:fill="FFFFFF"/>
          </w:tcPr>
          <w:p w14:paraId="1B3594E7" w14:textId="1A5B1F8C" w:rsidR="00EF19C0" w:rsidRPr="004342C6" w:rsidRDefault="00EF19C0" w:rsidP="00EF19C0">
            <w:pPr>
              <w:contextualSpacing w:val="0"/>
              <w:jc w:val="center"/>
              <w:rPr>
                <w:rFonts w:eastAsia="Times New Roman" w:cs="Arial"/>
                <w:color w:val="000000"/>
              </w:rPr>
            </w:pPr>
            <w:r w:rsidRPr="004342C6">
              <w:rPr>
                <w:rFonts w:eastAsia="Times New Roman" w:cs="Arial"/>
                <w:color w:val="000000"/>
              </w:rPr>
              <w:t>EPE.FR.03.009</w:t>
            </w:r>
          </w:p>
        </w:tc>
        <w:tc>
          <w:tcPr>
            <w:tcW w:w="7024" w:type="dxa"/>
            <w:shd w:val="clear" w:color="000000" w:fill="FFFFFF"/>
          </w:tcPr>
          <w:p w14:paraId="13440C1E" w14:textId="612BCAD0" w:rsidR="00EF19C0" w:rsidRPr="004342C6" w:rsidRDefault="00EF19C0" w:rsidP="00EF19C0">
            <w:pPr>
              <w:rPr>
                <w:rFonts w:cs="Arial"/>
              </w:rPr>
            </w:pPr>
            <w:r w:rsidRPr="004342C6">
              <w:rPr>
                <w:rFonts w:cs="Arial"/>
              </w:rPr>
              <w:t xml:space="preserve">The System shall pend the Upgraded MH benefit, either Full or Partial during </w:t>
            </w:r>
            <w:r w:rsidR="007D2C0A">
              <w:rPr>
                <w:rFonts w:cs="Arial"/>
              </w:rPr>
              <w:t xml:space="preserve">the </w:t>
            </w:r>
            <w:r w:rsidRPr="004342C6">
              <w:rPr>
                <w:rFonts w:cs="Arial"/>
              </w:rPr>
              <w:t>second or greater provisional period when the member fulfills the following conditions:</w:t>
            </w:r>
          </w:p>
          <w:p w14:paraId="349199EA" w14:textId="77777777" w:rsidR="00EF19C0" w:rsidRPr="004342C6" w:rsidRDefault="00EF19C0" w:rsidP="00EF19C0">
            <w:pPr>
              <w:rPr>
                <w:rFonts w:cs="Arial"/>
              </w:rPr>
            </w:pPr>
          </w:p>
          <w:p w14:paraId="50CA76A1" w14:textId="19FE56C7" w:rsidR="00EF19C0" w:rsidRPr="004342C6" w:rsidRDefault="00EF19C0" w:rsidP="00320B54">
            <w:pPr>
              <w:pStyle w:val="ListParagraph"/>
              <w:numPr>
                <w:ilvl w:val="0"/>
                <w:numId w:val="196"/>
              </w:numPr>
              <w:spacing w:before="120" w:after="120"/>
              <w:rPr>
                <w:rFonts w:cs="Arial"/>
              </w:rPr>
            </w:pPr>
            <w:r w:rsidRPr="004342C6">
              <w:rPr>
                <w:rFonts w:cs="Arial"/>
              </w:rPr>
              <w:t>Eligibility is permitted as per the second provisional rule</w:t>
            </w:r>
            <w:r w:rsidR="007D2C0A">
              <w:rPr>
                <w:rFonts w:cs="Arial"/>
              </w:rPr>
              <w:t>,</w:t>
            </w:r>
            <w:r w:rsidRPr="004342C6">
              <w:rPr>
                <w:rFonts w:cs="Arial"/>
              </w:rPr>
              <w:t xml:space="preserve"> i.e.</w:t>
            </w:r>
            <w:r w:rsidR="007D2C0A">
              <w:rPr>
                <w:rFonts w:cs="Arial"/>
              </w:rPr>
              <w:t>,</w:t>
            </w:r>
            <w:r w:rsidRPr="004342C6">
              <w:rPr>
                <w:rFonts w:cs="Arial"/>
              </w:rPr>
              <w:t xml:space="preserve"> Second Provisional restricted flag is "No</w:t>
            </w:r>
            <w:r w:rsidR="007D2C0A">
              <w:rPr>
                <w:rFonts w:cs="Arial"/>
              </w:rPr>
              <w:t>.</w:t>
            </w:r>
            <w:r w:rsidRPr="004342C6">
              <w:rPr>
                <w:rFonts w:cs="Arial"/>
              </w:rPr>
              <w:t>”</w:t>
            </w:r>
          </w:p>
          <w:p w14:paraId="0235E96A" w14:textId="77777777" w:rsidR="00EF19C0" w:rsidRPr="004342C6" w:rsidRDefault="00EF19C0" w:rsidP="00EF19C0">
            <w:pPr>
              <w:pStyle w:val="ListParagraph"/>
              <w:rPr>
                <w:rFonts w:cs="Arial"/>
              </w:rPr>
            </w:pPr>
            <w:r w:rsidRPr="004342C6">
              <w:rPr>
                <w:rFonts w:cs="Arial"/>
              </w:rPr>
              <w:t xml:space="preserve">AND </w:t>
            </w:r>
          </w:p>
          <w:p w14:paraId="694842B3" w14:textId="77777777" w:rsidR="00EF19C0" w:rsidRPr="004342C6" w:rsidRDefault="00EF19C0" w:rsidP="00320B54">
            <w:pPr>
              <w:pStyle w:val="ListParagraph"/>
              <w:numPr>
                <w:ilvl w:val="0"/>
                <w:numId w:val="196"/>
              </w:numPr>
              <w:rPr>
                <w:rFonts w:cs="Arial"/>
              </w:rPr>
            </w:pPr>
            <w:r w:rsidRPr="004342C6">
              <w:rPr>
                <w:rFonts w:cs="Arial"/>
              </w:rPr>
              <w:t xml:space="preserve">The member is </w:t>
            </w:r>
            <w:r w:rsidRPr="004342C6">
              <w:rPr>
                <w:rFonts w:cs="Arial"/>
                <w:b/>
              </w:rPr>
              <w:t>newly eligible</w:t>
            </w:r>
            <w:r w:rsidRPr="004342C6">
              <w:rPr>
                <w:rFonts w:cs="Arial"/>
              </w:rPr>
              <w:t xml:space="preserve"> for active MH benefit- Full or partial in HIX.</w:t>
            </w:r>
          </w:p>
          <w:p w14:paraId="1433B9E7" w14:textId="77777777" w:rsidR="00EF19C0" w:rsidRPr="004342C6" w:rsidRDefault="00EF19C0" w:rsidP="00EF19C0">
            <w:pPr>
              <w:pStyle w:val="ListParagraph"/>
              <w:rPr>
                <w:rFonts w:cs="Arial"/>
              </w:rPr>
            </w:pPr>
            <w:r w:rsidRPr="004342C6">
              <w:rPr>
                <w:rFonts w:cs="Arial"/>
              </w:rPr>
              <w:t>AND</w:t>
            </w:r>
          </w:p>
          <w:p w14:paraId="1F6F9A7A" w14:textId="77777777" w:rsidR="00EF19C0" w:rsidRPr="004342C6" w:rsidRDefault="00EF19C0" w:rsidP="00320B54">
            <w:pPr>
              <w:pStyle w:val="ListParagraph"/>
              <w:numPr>
                <w:ilvl w:val="0"/>
                <w:numId w:val="196"/>
              </w:numPr>
              <w:rPr>
                <w:rFonts w:cs="Arial"/>
              </w:rPr>
            </w:pPr>
            <w:r w:rsidRPr="004342C6">
              <w:rPr>
                <w:rFonts w:cs="Arial"/>
              </w:rPr>
              <w:t xml:space="preserve">Any member’s income used in this member’s MAGI HH is unverified </w:t>
            </w:r>
          </w:p>
          <w:p w14:paraId="1785FFB5" w14:textId="77777777" w:rsidR="00EF19C0" w:rsidRPr="004342C6" w:rsidRDefault="00EF19C0" w:rsidP="00EF19C0">
            <w:pPr>
              <w:pStyle w:val="ListParagraph"/>
              <w:rPr>
                <w:rFonts w:cs="Arial"/>
              </w:rPr>
            </w:pPr>
            <w:r w:rsidRPr="004342C6">
              <w:rPr>
                <w:rFonts w:cs="Arial"/>
              </w:rPr>
              <w:t>AND</w:t>
            </w:r>
          </w:p>
          <w:p w14:paraId="0AAF7DE0" w14:textId="77777777" w:rsidR="00EF19C0" w:rsidRPr="004342C6" w:rsidRDefault="00EF19C0" w:rsidP="00320B54">
            <w:pPr>
              <w:pStyle w:val="ListParagraph"/>
              <w:numPr>
                <w:ilvl w:val="0"/>
                <w:numId w:val="196"/>
              </w:numPr>
              <w:rPr>
                <w:rFonts w:cs="Arial"/>
              </w:rPr>
            </w:pPr>
            <w:r w:rsidRPr="004342C6">
              <w:rPr>
                <w:rFonts w:cs="Arial"/>
              </w:rPr>
              <w:t>The member is not part of the "excluded" population as per MH pending rules.</w:t>
            </w:r>
          </w:p>
          <w:p w14:paraId="59654CD4" w14:textId="34D61082" w:rsidR="00EF19C0" w:rsidRPr="004342C6" w:rsidRDefault="00EF19C0" w:rsidP="00EF19C0">
            <w:pPr>
              <w:rPr>
                <w:rFonts w:cs="Arial"/>
              </w:rPr>
            </w:pPr>
          </w:p>
        </w:tc>
      </w:tr>
      <w:tr w:rsidR="00EF19C0" w:rsidRPr="004342C6" w14:paraId="0A77B94E" w14:textId="77777777" w:rsidTr="007768B5">
        <w:trPr>
          <w:trHeight w:val="314"/>
        </w:trPr>
        <w:tc>
          <w:tcPr>
            <w:tcW w:w="2557" w:type="dxa"/>
            <w:shd w:val="clear" w:color="000000" w:fill="FFFFFF"/>
          </w:tcPr>
          <w:p w14:paraId="46E63BF5" w14:textId="4821B03E" w:rsidR="00EF19C0" w:rsidRPr="004342C6" w:rsidRDefault="00EF19C0" w:rsidP="00EF19C0">
            <w:pPr>
              <w:contextualSpacing w:val="0"/>
              <w:jc w:val="center"/>
              <w:rPr>
                <w:rFonts w:cs="Arial"/>
              </w:rPr>
            </w:pPr>
            <w:r w:rsidRPr="004342C6">
              <w:rPr>
                <w:rFonts w:eastAsia="Times New Roman" w:cs="Arial"/>
                <w:color w:val="000000"/>
              </w:rPr>
              <w:t>EPE.FR.03.010</w:t>
            </w:r>
          </w:p>
        </w:tc>
        <w:tc>
          <w:tcPr>
            <w:tcW w:w="7024" w:type="dxa"/>
            <w:shd w:val="clear" w:color="000000" w:fill="FFFFFF"/>
          </w:tcPr>
          <w:p w14:paraId="0EB59061" w14:textId="249DCACE" w:rsidR="00EF19C0" w:rsidRPr="004342C6" w:rsidRDefault="00EF19C0" w:rsidP="00EF19C0">
            <w:pPr>
              <w:spacing w:before="120" w:after="120"/>
              <w:rPr>
                <w:rFonts w:cs="Arial"/>
              </w:rPr>
            </w:pPr>
            <w:r w:rsidRPr="004342C6">
              <w:rPr>
                <w:rFonts w:cs="Arial"/>
              </w:rPr>
              <w:t xml:space="preserve">The system shall </w:t>
            </w:r>
            <w:r w:rsidRPr="004342C6">
              <w:rPr>
                <w:rFonts w:cs="Arial"/>
                <w:b/>
              </w:rPr>
              <w:t xml:space="preserve">not pend </w:t>
            </w:r>
            <w:r w:rsidRPr="004342C6">
              <w:rPr>
                <w:rFonts w:cs="Arial"/>
              </w:rPr>
              <w:t xml:space="preserve">re-determined MH benefits during </w:t>
            </w:r>
            <w:r w:rsidR="007D2C0A">
              <w:rPr>
                <w:rFonts w:cs="Arial"/>
              </w:rPr>
              <w:t xml:space="preserve">the </w:t>
            </w:r>
            <w:r w:rsidRPr="004342C6">
              <w:rPr>
                <w:rFonts w:cs="Arial"/>
              </w:rPr>
              <w:t>second or greater provisional period for a member when all the following conditions are met:</w:t>
            </w:r>
          </w:p>
          <w:p w14:paraId="66709F12" w14:textId="60C1E8A2" w:rsidR="00EF19C0" w:rsidRPr="004342C6" w:rsidRDefault="00EF19C0" w:rsidP="00320B54">
            <w:pPr>
              <w:pStyle w:val="ListParagraph"/>
              <w:numPr>
                <w:ilvl w:val="0"/>
                <w:numId w:val="197"/>
              </w:numPr>
              <w:spacing w:before="120" w:after="120"/>
              <w:rPr>
                <w:rFonts w:cs="Arial"/>
              </w:rPr>
            </w:pPr>
            <w:r w:rsidRPr="004342C6">
              <w:rPr>
                <w:rFonts w:cs="Arial"/>
              </w:rPr>
              <w:t>Eligibility is permitted as per the second provisional rule</w:t>
            </w:r>
            <w:r w:rsidR="007D2C0A">
              <w:rPr>
                <w:rFonts w:cs="Arial"/>
              </w:rPr>
              <w:t>,</w:t>
            </w:r>
            <w:r w:rsidRPr="004342C6">
              <w:rPr>
                <w:rFonts w:cs="Arial"/>
              </w:rPr>
              <w:t xml:space="preserve"> i.e.</w:t>
            </w:r>
            <w:r w:rsidR="007D2C0A">
              <w:rPr>
                <w:rFonts w:cs="Arial"/>
              </w:rPr>
              <w:t>,</w:t>
            </w:r>
            <w:r w:rsidRPr="004342C6">
              <w:rPr>
                <w:rFonts w:cs="Arial"/>
              </w:rPr>
              <w:t xml:space="preserve"> Second Provisional restricted is "No</w:t>
            </w:r>
            <w:r w:rsidR="007D2C0A">
              <w:rPr>
                <w:rFonts w:cs="Arial"/>
              </w:rPr>
              <w:t>.</w:t>
            </w:r>
            <w:r w:rsidRPr="004342C6">
              <w:rPr>
                <w:rFonts w:cs="Arial"/>
              </w:rPr>
              <w:t>”</w:t>
            </w:r>
          </w:p>
          <w:p w14:paraId="09935A79" w14:textId="77777777" w:rsidR="00EF19C0" w:rsidRPr="004342C6" w:rsidRDefault="00EF19C0" w:rsidP="00EF19C0">
            <w:pPr>
              <w:pStyle w:val="ListParagraph"/>
              <w:rPr>
                <w:rFonts w:cs="Arial"/>
              </w:rPr>
            </w:pPr>
            <w:r w:rsidRPr="004342C6">
              <w:rPr>
                <w:rFonts w:cs="Arial"/>
              </w:rPr>
              <w:t xml:space="preserve">AND </w:t>
            </w:r>
          </w:p>
          <w:p w14:paraId="75027AC4" w14:textId="0A067AC0" w:rsidR="00EF19C0" w:rsidRPr="004342C6" w:rsidRDefault="00EF19C0" w:rsidP="00320B54">
            <w:pPr>
              <w:pStyle w:val="ListParagraph"/>
              <w:numPr>
                <w:ilvl w:val="0"/>
                <w:numId w:val="197"/>
              </w:numPr>
              <w:spacing w:before="120" w:after="120"/>
              <w:rPr>
                <w:rFonts w:cs="Arial"/>
              </w:rPr>
            </w:pPr>
            <w:r w:rsidRPr="004342C6">
              <w:rPr>
                <w:rFonts w:cs="Arial"/>
              </w:rPr>
              <w:t>The member is currently receiving MH benefit</w:t>
            </w:r>
            <w:r w:rsidR="007D2C0A">
              <w:rPr>
                <w:rFonts w:cs="Arial"/>
              </w:rPr>
              <w:t>s</w:t>
            </w:r>
            <w:r w:rsidRPr="004342C6">
              <w:rPr>
                <w:rFonts w:cs="Arial"/>
              </w:rPr>
              <w:t>.</w:t>
            </w:r>
          </w:p>
          <w:p w14:paraId="7B2CB4D9" w14:textId="77777777" w:rsidR="00EF19C0" w:rsidRPr="004342C6" w:rsidRDefault="00EF19C0" w:rsidP="00EF19C0">
            <w:pPr>
              <w:pStyle w:val="ListParagraph"/>
              <w:spacing w:before="120" w:after="120"/>
              <w:rPr>
                <w:rFonts w:cs="Arial"/>
              </w:rPr>
            </w:pPr>
            <w:r w:rsidRPr="004342C6">
              <w:rPr>
                <w:rFonts w:cs="Arial"/>
              </w:rPr>
              <w:t>AND</w:t>
            </w:r>
          </w:p>
          <w:p w14:paraId="7D22EE93" w14:textId="77777777" w:rsidR="00EF19C0" w:rsidRPr="004342C6" w:rsidRDefault="00EF19C0" w:rsidP="00320B54">
            <w:pPr>
              <w:pStyle w:val="ListParagraph"/>
              <w:numPr>
                <w:ilvl w:val="0"/>
                <w:numId w:val="197"/>
              </w:numPr>
              <w:spacing w:before="120" w:after="120"/>
              <w:rPr>
                <w:rFonts w:cs="Arial"/>
              </w:rPr>
            </w:pPr>
            <w:r w:rsidRPr="004342C6">
              <w:rPr>
                <w:rFonts w:cs="Arial"/>
              </w:rPr>
              <w:t>The member is not part of the "excluded" population as per MH pending rules</w:t>
            </w:r>
          </w:p>
          <w:p w14:paraId="40278672" w14:textId="77777777" w:rsidR="00EF19C0" w:rsidRPr="004342C6" w:rsidRDefault="00EF19C0" w:rsidP="00EF19C0">
            <w:pPr>
              <w:pStyle w:val="ListParagraph"/>
              <w:jc w:val="both"/>
              <w:rPr>
                <w:rFonts w:cs="Arial"/>
              </w:rPr>
            </w:pPr>
            <w:r w:rsidRPr="004342C6">
              <w:rPr>
                <w:rFonts w:cs="Arial"/>
              </w:rPr>
              <w:t>AND</w:t>
            </w:r>
          </w:p>
          <w:p w14:paraId="475DA5CB" w14:textId="77777777" w:rsidR="00EF19C0" w:rsidRPr="004342C6" w:rsidRDefault="00EF19C0" w:rsidP="00320B54">
            <w:pPr>
              <w:pStyle w:val="ListParagraph"/>
              <w:numPr>
                <w:ilvl w:val="0"/>
                <w:numId w:val="197"/>
              </w:numPr>
              <w:jc w:val="both"/>
              <w:rPr>
                <w:rFonts w:cs="Arial"/>
              </w:rPr>
            </w:pPr>
            <w:r w:rsidRPr="004342C6">
              <w:rPr>
                <w:rFonts w:cs="Arial"/>
              </w:rPr>
              <w:t xml:space="preserve">Any member’s income used in this member’s MAGI HH is unverified </w:t>
            </w:r>
          </w:p>
          <w:p w14:paraId="6EAE498A" w14:textId="77777777" w:rsidR="00EF19C0" w:rsidRPr="004342C6" w:rsidRDefault="00EF19C0" w:rsidP="00EF19C0">
            <w:pPr>
              <w:pStyle w:val="ListParagraph"/>
              <w:spacing w:before="120" w:after="120"/>
              <w:rPr>
                <w:rFonts w:cs="Arial"/>
              </w:rPr>
            </w:pPr>
            <w:r w:rsidRPr="004342C6">
              <w:rPr>
                <w:rFonts w:cs="Arial"/>
              </w:rPr>
              <w:t>AND</w:t>
            </w:r>
          </w:p>
          <w:p w14:paraId="2F482972" w14:textId="3AD20FED" w:rsidR="00EF19C0" w:rsidRPr="004342C6" w:rsidRDefault="00EF19C0" w:rsidP="00320B54">
            <w:pPr>
              <w:pStyle w:val="ListParagraph"/>
              <w:numPr>
                <w:ilvl w:val="0"/>
                <w:numId w:val="197"/>
              </w:numPr>
              <w:spacing w:before="120" w:after="120"/>
              <w:rPr>
                <w:rFonts w:cs="Arial"/>
              </w:rPr>
            </w:pPr>
            <w:r w:rsidRPr="004342C6">
              <w:rPr>
                <w:rFonts w:cs="Arial"/>
              </w:rPr>
              <w:lastRenderedPageBreak/>
              <w:t xml:space="preserve">The new MH eligibility is identified either as </w:t>
            </w:r>
            <w:r w:rsidR="007D2C0A">
              <w:rPr>
                <w:rFonts w:cs="Arial"/>
              </w:rPr>
              <w:t xml:space="preserve">a </w:t>
            </w:r>
            <w:r w:rsidRPr="004342C6">
              <w:rPr>
                <w:rFonts w:cs="Arial"/>
                <w:b/>
              </w:rPr>
              <w:t>downgrade</w:t>
            </w:r>
            <w:r w:rsidR="007D2C0A">
              <w:rPr>
                <w:rFonts w:cs="Arial"/>
                <w:b/>
              </w:rPr>
              <w:t>,</w:t>
            </w:r>
            <w:r w:rsidRPr="004342C6">
              <w:rPr>
                <w:rFonts w:cs="Arial"/>
                <w:b/>
              </w:rPr>
              <w:t xml:space="preserve"> or same aid category</w:t>
            </w:r>
            <w:r w:rsidRPr="004342C6">
              <w:rPr>
                <w:rFonts w:cs="Arial"/>
              </w:rPr>
              <w:t xml:space="preserve"> as compared to the currently awarded MH benefits OR the member is eligible for QHP coverage with no MH</w:t>
            </w:r>
            <w:r w:rsidR="007D2C0A">
              <w:rPr>
                <w:rFonts w:cs="Arial"/>
              </w:rPr>
              <w:t>.</w:t>
            </w:r>
            <w:r w:rsidRPr="004342C6">
              <w:rPr>
                <w:rFonts w:cs="Arial"/>
              </w:rPr>
              <w:t>"</w:t>
            </w:r>
          </w:p>
          <w:p w14:paraId="546E6478" w14:textId="77777777" w:rsidR="001D361C" w:rsidRPr="004342C6" w:rsidRDefault="00EF19C0" w:rsidP="00EF19C0">
            <w:pPr>
              <w:rPr>
                <w:rFonts w:cs="Arial"/>
                <w:b/>
              </w:rPr>
            </w:pPr>
            <w:r w:rsidRPr="004342C6">
              <w:rPr>
                <w:rFonts w:cs="Arial"/>
                <w:b/>
              </w:rPr>
              <w:t>Note</w:t>
            </w:r>
            <w:r w:rsidR="001D361C" w:rsidRPr="004342C6">
              <w:rPr>
                <w:rFonts w:cs="Arial"/>
                <w:b/>
              </w:rPr>
              <w:t>s</w:t>
            </w:r>
            <w:r w:rsidRPr="004342C6">
              <w:rPr>
                <w:rFonts w:cs="Arial"/>
                <w:b/>
              </w:rPr>
              <w:t xml:space="preserve">: </w:t>
            </w:r>
          </w:p>
          <w:p w14:paraId="4C8251AF" w14:textId="77777777" w:rsidR="001D361C" w:rsidRPr="004342C6" w:rsidRDefault="00EF19C0" w:rsidP="00320B54">
            <w:pPr>
              <w:pStyle w:val="ListParagraph"/>
              <w:numPr>
                <w:ilvl w:val="0"/>
                <w:numId w:val="365"/>
              </w:numPr>
              <w:rPr>
                <w:rFonts w:cs="Arial"/>
              </w:rPr>
            </w:pPr>
            <w:r w:rsidRPr="004342C6">
              <w:rPr>
                <w:rFonts w:cs="Arial"/>
              </w:rPr>
              <w:t>The eligibility of MH benefit includes the eligibility via safe harbor rule.</w:t>
            </w:r>
          </w:p>
          <w:p w14:paraId="130B515D" w14:textId="77777777" w:rsidR="001D361C" w:rsidRPr="004342C6" w:rsidRDefault="00EF19C0" w:rsidP="00320B54">
            <w:pPr>
              <w:pStyle w:val="ListParagraph"/>
              <w:numPr>
                <w:ilvl w:val="0"/>
                <w:numId w:val="365"/>
              </w:numPr>
              <w:jc w:val="both"/>
              <w:rPr>
                <w:rFonts w:cs="Arial"/>
              </w:rPr>
            </w:pPr>
            <w:r w:rsidRPr="004342C6">
              <w:rPr>
                <w:rFonts w:cs="Arial"/>
              </w:rPr>
              <w:t>Submission of eligibility can due to any action. Example Re-Run eligibility, Any systematic determination.</w:t>
            </w:r>
          </w:p>
          <w:p w14:paraId="7E6F2F55" w14:textId="2A00F6C2" w:rsidR="00EF19C0" w:rsidRPr="004342C6" w:rsidRDefault="00EF19C0" w:rsidP="00320B54">
            <w:pPr>
              <w:pStyle w:val="ListParagraph"/>
              <w:numPr>
                <w:ilvl w:val="0"/>
                <w:numId w:val="365"/>
              </w:numPr>
              <w:jc w:val="both"/>
              <w:rPr>
                <w:rFonts w:cs="Arial"/>
              </w:rPr>
            </w:pPr>
            <w:r w:rsidRPr="004342C6">
              <w:rPr>
                <w:rFonts w:cs="Arial"/>
              </w:rPr>
              <w:t>The member will not be MH pended</w:t>
            </w:r>
            <w:r w:rsidR="007D2C0A">
              <w:rPr>
                <w:rFonts w:cs="Arial"/>
              </w:rPr>
              <w:t>,</w:t>
            </w:r>
            <w:r w:rsidRPr="004342C6">
              <w:rPr>
                <w:rFonts w:cs="Arial"/>
              </w:rPr>
              <w:t xml:space="preserve"> and “MH pending” status will be set as “No</w:t>
            </w:r>
            <w:r w:rsidR="007D2C0A">
              <w:rPr>
                <w:rFonts w:cs="Arial"/>
              </w:rPr>
              <w:t>.”</w:t>
            </w:r>
          </w:p>
        </w:tc>
      </w:tr>
      <w:tr w:rsidR="00EF19C0" w:rsidRPr="004342C6" w14:paraId="6EF221A8" w14:textId="77777777" w:rsidTr="007768B5">
        <w:trPr>
          <w:trHeight w:val="314"/>
        </w:trPr>
        <w:tc>
          <w:tcPr>
            <w:tcW w:w="2557" w:type="dxa"/>
            <w:shd w:val="clear" w:color="000000" w:fill="FFFFFF"/>
          </w:tcPr>
          <w:p w14:paraId="2E0CAEB1" w14:textId="50E417CA" w:rsidR="00EF19C0" w:rsidRPr="004342C6" w:rsidRDefault="00EF19C0" w:rsidP="00EF19C0">
            <w:pPr>
              <w:contextualSpacing w:val="0"/>
              <w:jc w:val="center"/>
              <w:rPr>
                <w:rFonts w:eastAsia="Times New Roman" w:cs="Arial"/>
                <w:color w:val="000000"/>
              </w:rPr>
            </w:pPr>
            <w:r w:rsidRPr="004342C6">
              <w:rPr>
                <w:rFonts w:eastAsia="Times New Roman" w:cs="Arial"/>
                <w:color w:val="000000"/>
              </w:rPr>
              <w:lastRenderedPageBreak/>
              <w:t>EPE.FR.03.011</w:t>
            </w:r>
          </w:p>
        </w:tc>
        <w:tc>
          <w:tcPr>
            <w:tcW w:w="7024" w:type="dxa"/>
            <w:shd w:val="clear" w:color="000000" w:fill="FFFFFF"/>
          </w:tcPr>
          <w:p w14:paraId="7486EA8D" w14:textId="02072D66" w:rsidR="00EF19C0" w:rsidRPr="004342C6" w:rsidRDefault="00EF19C0" w:rsidP="00EF19C0">
            <w:pPr>
              <w:jc w:val="both"/>
              <w:rPr>
                <w:rFonts w:cs="Arial"/>
              </w:rPr>
            </w:pPr>
            <w:r w:rsidRPr="004342C6">
              <w:rPr>
                <w:rFonts w:cs="Arial"/>
              </w:rPr>
              <w:t xml:space="preserve">The System shall </w:t>
            </w:r>
            <w:r w:rsidRPr="004342C6">
              <w:rPr>
                <w:rFonts w:cs="Arial"/>
                <w:b/>
              </w:rPr>
              <w:t>pend</w:t>
            </w:r>
            <w:r w:rsidRPr="004342C6">
              <w:rPr>
                <w:rFonts w:cs="Arial"/>
              </w:rPr>
              <w:t xml:space="preserve"> giving </w:t>
            </w:r>
            <w:r w:rsidRPr="004342C6">
              <w:rPr>
                <w:rFonts w:cs="Arial"/>
                <w:b/>
              </w:rPr>
              <w:t>upgraded MH benefit</w:t>
            </w:r>
            <w:r w:rsidRPr="004342C6">
              <w:rPr>
                <w:rFonts w:cs="Arial"/>
              </w:rPr>
              <w:t xml:space="preserve">, either Full or Partial during </w:t>
            </w:r>
            <w:r w:rsidR="007D2C0A">
              <w:rPr>
                <w:rFonts w:cs="Arial"/>
              </w:rPr>
              <w:t xml:space="preserve">the </w:t>
            </w:r>
            <w:r w:rsidRPr="004342C6">
              <w:rPr>
                <w:rFonts w:cs="Arial"/>
              </w:rPr>
              <w:t>second or greater provisional period, to a member when all the following conditions are met:</w:t>
            </w:r>
          </w:p>
          <w:p w14:paraId="76E12C57" w14:textId="26131FEB" w:rsidR="00EF19C0" w:rsidRPr="004342C6" w:rsidRDefault="00EF19C0" w:rsidP="00320B54">
            <w:pPr>
              <w:pStyle w:val="ListParagraph"/>
              <w:numPr>
                <w:ilvl w:val="0"/>
                <w:numId w:val="199"/>
              </w:numPr>
              <w:spacing w:before="120" w:after="120"/>
              <w:rPr>
                <w:rFonts w:cs="Arial"/>
              </w:rPr>
            </w:pPr>
            <w:r w:rsidRPr="004342C6">
              <w:rPr>
                <w:rFonts w:cs="Arial"/>
              </w:rPr>
              <w:t>Eligibility is permitted as per the second provisional rule</w:t>
            </w:r>
            <w:r w:rsidR="007D2C0A">
              <w:rPr>
                <w:rFonts w:cs="Arial"/>
              </w:rPr>
              <w:t>,</w:t>
            </w:r>
            <w:r w:rsidRPr="004342C6">
              <w:rPr>
                <w:rFonts w:cs="Arial"/>
              </w:rPr>
              <w:t xml:space="preserve"> i.e.</w:t>
            </w:r>
            <w:r w:rsidR="007D2C0A">
              <w:rPr>
                <w:rFonts w:cs="Arial"/>
              </w:rPr>
              <w:t>,</w:t>
            </w:r>
            <w:r w:rsidRPr="004342C6">
              <w:rPr>
                <w:rFonts w:cs="Arial"/>
              </w:rPr>
              <w:t xml:space="preserve"> Second Provisional restricted is "No</w:t>
            </w:r>
            <w:r w:rsidR="007D2C0A">
              <w:rPr>
                <w:rFonts w:cs="Arial"/>
              </w:rPr>
              <w:t>.</w:t>
            </w:r>
            <w:r w:rsidRPr="004342C6">
              <w:rPr>
                <w:rFonts w:cs="Arial"/>
              </w:rPr>
              <w:t>”</w:t>
            </w:r>
          </w:p>
          <w:p w14:paraId="376EEF08" w14:textId="77777777" w:rsidR="00EF19C0" w:rsidRPr="004342C6" w:rsidRDefault="00EF19C0" w:rsidP="00EF19C0">
            <w:pPr>
              <w:pStyle w:val="ListParagraph"/>
              <w:rPr>
                <w:rFonts w:cs="Arial"/>
              </w:rPr>
            </w:pPr>
            <w:r w:rsidRPr="004342C6">
              <w:rPr>
                <w:rFonts w:cs="Arial"/>
              </w:rPr>
              <w:t xml:space="preserve">AND </w:t>
            </w:r>
          </w:p>
          <w:p w14:paraId="35D4CF43" w14:textId="77777777" w:rsidR="00EF19C0" w:rsidRPr="004342C6" w:rsidRDefault="00EF19C0" w:rsidP="00320B54">
            <w:pPr>
              <w:pStyle w:val="ListParagraph"/>
              <w:numPr>
                <w:ilvl w:val="0"/>
                <w:numId w:val="199"/>
              </w:numPr>
              <w:spacing w:before="120" w:after="120"/>
              <w:rPr>
                <w:rFonts w:cs="Arial"/>
              </w:rPr>
            </w:pPr>
            <w:r w:rsidRPr="004342C6">
              <w:rPr>
                <w:rFonts w:cs="Arial"/>
              </w:rPr>
              <w:t>The member is eligible for active MH benefit in HIX.</w:t>
            </w:r>
          </w:p>
          <w:p w14:paraId="40201083" w14:textId="77777777" w:rsidR="00EF19C0" w:rsidRPr="004342C6" w:rsidRDefault="00EF19C0" w:rsidP="00EF19C0">
            <w:pPr>
              <w:pStyle w:val="ListParagraph"/>
              <w:spacing w:before="120" w:after="120"/>
              <w:rPr>
                <w:rFonts w:cs="Arial"/>
              </w:rPr>
            </w:pPr>
            <w:r w:rsidRPr="004342C6">
              <w:rPr>
                <w:rFonts w:cs="Arial"/>
              </w:rPr>
              <w:t>AND</w:t>
            </w:r>
          </w:p>
          <w:p w14:paraId="29263CE5" w14:textId="77777777" w:rsidR="00EF19C0" w:rsidRPr="004342C6" w:rsidRDefault="00EF19C0" w:rsidP="00320B54">
            <w:pPr>
              <w:pStyle w:val="ListParagraph"/>
              <w:numPr>
                <w:ilvl w:val="0"/>
                <w:numId w:val="199"/>
              </w:numPr>
              <w:spacing w:before="120" w:after="120"/>
              <w:rPr>
                <w:rFonts w:cs="Arial"/>
              </w:rPr>
            </w:pPr>
            <w:r w:rsidRPr="004342C6">
              <w:rPr>
                <w:rFonts w:cs="Arial"/>
              </w:rPr>
              <w:t>The member is not part of the "excluded" population as per MH pending rules</w:t>
            </w:r>
          </w:p>
          <w:p w14:paraId="3AFAE5B9" w14:textId="77777777" w:rsidR="00EF19C0" w:rsidRPr="004342C6" w:rsidRDefault="00EF19C0" w:rsidP="00EF19C0">
            <w:pPr>
              <w:pStyle w:val="ListParagraph"/>
              <w:spacing w:before="120" w:after="120"/>
              <w:rPr>
                <w:rFonts w:cs="Arial"/>
              </w:rPr>
            </w:pPr>
            <w:r w:rsidRPr="004342C6">
              <w:rPr>
                <w:rFonts w:cs="Arial"/>
              </w:rPr>
              <w:t>AND</w:t>
            </w:r>
          </w:p>
          <w:p w14:paraId="464BBD74" w14:textId="77777777" w:rsidR="00EF19C0" w:rsidRPr="004342C6" w:rsidRDefault="00EF19C0" w:rsidP="00320B54">
            <w:pPr>
              <w:pStyle w:val="ListParagraph"/>
              <w:numPr>
                <w:ilvl w:val="0"/>
                <w:numId w:val="199"/>
              </w:numPr>
              <w:spacing w:before="120" w:after="120"/>
              <w:rPr>
                <w:rFonts w:cs="Arial"/>
              </w:rPr>
            </w:pPr>
            <w:r w:rsidRPr="004342C6">
              <w:rPr>
                <w:rFonts w:cs="Arial"/>
              </w:rPr>
              <w:t>Any member’s income used in this member’s MAGI HH is unverified.</w:t>
            </w:r>
          </w:p>
          <w:p w14:paraId="62AFDD69" w14:textId="77777777" w:rsidR="00EF19C0" w:rsidRPr="004342C6" w:rsidRDefault="00EF19C0" w:rsidP="00EF19C0">
            <w:pPr>
              <w:pStyle w:val="ListParagraph"/>
              <w:spacing w:before="120" w:after="120"/>
              <w:rPr>
                <w:rFonts w:cs="Arial"/>
              </w:rPr>
            </w:pPr>
            <w:r w:rsidRPr="004342C6">
              <w:rPr>
                <w:rFonts w:cs="Arial"/>
              </w:rPr>
              <w:t>AND</w:t>
            </w:r>
          </w:p>
          <w:p w14:paraId="60462805" w14:textId="19880409" w:rsidR="00EF19C0" w:rsidRPr="004342C6" w:rsidRDefault="00EF19C0" w:rsidP="00320B54">
            <w:pPr>
              <w:pStyle w:val="ListParagraph"/>
              <w:numPr>
                <w:ilvl w:val="0"/>
                <w:numId w:val="199"/>
              </w:numPr>
              <w:spacing w:before="120" w:after="120"/>
              <w:jc w:val="both"/>
              <w:rPr>
                <w:rFonts w:cs="Arial"/>
              </w:rPr>
            </w:pPr>
            <w:r w:rsidRPr="004342C6">
              <w:rPr>
                <w:rFonts w:cs="Arial"/>
              </w:rPr>
              <w:t xml:space="preserve">The new MH eligibility benefit is identified as an </w:t>
            </w:r>
            <w:r w:rsidRPr="004342C6">
              <w:rPr>
                <w:rFonts w:cs="Arial"/>
                <w:b/>
              </w:rPr>
              <w:t xml:space="preserve">upgraded MH Benefit </w:t>
            </w:r>
            <w:r w:rsidRPr="004342C6">
              <w:rPr>
                <w:rFonts w:cs="Arial"/>
              </w:rPr>
              <w:t>as compared to the currently awarded MH benefits.</w:t>
            </w:r>
          </w:p>
          <w:p w14:paraId="7E7A4458" w14:textId="170D97AF" w:rsidR="00EF19C0" w:rsidRPr="004342C6" w:rsidRDefault="00EF19C0" w:rsidP="00EF19C0">
            <w:pPr>
              <w:jc w:val="both"/>
              <w:rPr>
                <w:rFonts w:cs="Arial"/>
              </w:rPr>
            </w:pPr>
            <w:r w:rsidRPr="004342C6">
              <w:rPr>
                <w:rFonts w:cs="Arial"/>
                <w:b/>
                <w:bCs/>
              </w:rPr>
              <w:t>Note</w:t>
            </w:r>
            <w:r w:rsidRPr="004342C6">
              <w:rPr>
                <w:rFonts w:cs="Arial"/>
              </w:rPr>
              <w:t>: The member will be determined “MH pending</w:t>
            </w:r>
            <w:r w:rsidR="007D2C0A">
              <w:rPr>
                <w:rFonts w:cs="Arial"/>
              </w:rPr>
              <w:t>,</w:t>
            </w:r>
            <w:r w:rsidRPr="004342C6">
              <w:rPr>
                <w:rFonts w:cs="Arial"/>
              </w:rPr>
              <w:t xml:space="preserve">” and </w:t>
            </w:r>
            <w:r w:rsidR="007D2C0A">
              <w:rPr>
                <w:rFonts w:cs="Arial"/>
              </w:rPr>
              <w:t xml:space="preserve">the </w:t>
            </w:r>
            <w:r w:rsidRPr="004342C6">
              <w:rPr>
                <w:rFonts w:cs="Arial"/>
              </w:rPr>
              <w:t xml:space="preserve">status of </w:t>
            </w:r>
            <w:r w:rsidR="007D2C0A">
              <w:rPr>
                <w:rFonts w:cs="Arial"/>
              </w:rPr>
              <w:t xml:space="preserve">the </w:t>
            </w:r>
            <w:r w:rsidRPr="004342C6">
              <w:rPr>
                <w:rFonts w:cs="Arial"/>
              </w:rPr>
              <w:t>“MH pending” flag will be set as “Yes</w:t>
            </w:r>
            <w:r w:rsidR="007D2C0A">
              <w:rPr>
                <w:rFonts w:cs="Arial"/>
              </w:rPr>
              <w:t>.”</w:t>
            </w:r>
          </w:p>
          <w:p w14:paraId="339CDFD4" w14:textId="77777777" w:rsidR="00EF19C0" w:rsidRPr="004342C6" w:rsidRDefault="00EF19C0" w:rsidP="00EF19C0">
            <w:pPr>
              <w:spacing w:before="120" w:after="120"/>
              <w:rPr>
                <w:rFonts w:cs="Arial"/>
              </w:rPr>
            </w:pPr>
          </w:p>
          <w:p w14:paraId="4D5B11A2" w14:textId="77777777" w:rsidR="00EF19C0" w:rsidRPr="004342C6" w:rsidRDefault="00EF19C0" w:rsidP="00EF19C0">
            <w:pPr>
              <w:spacing w:before="120" w:after="120"/>
              <w:rPr>
                <w:rFonts w:cs="Arial"/>
              </w:rPr>
            </w:pPr>
            <w:r w:rsidRPr="004342C6">
              <w:rPr>
                <w:rFonts w:cs="Arial"/>
              </w:rPr>
              <w:t xml:space="preserve">Example 1: </w:t>
            </w:r>
          </w:p>
          <w:p w14:paraId="39C04E97" w14:textId="0CA3D416" w:rsidR="00EF19C0" w:rsidRPr="004342C6" w:rsidRDefault="00EF19C0" w:rsidP="00EF19C0">
            <w:pPr>
              <w:rPr>
                <w:rFonts w:cs="Arial"/>
                <w:b/>
              </w:rPr>
            </w:pPr>
            <w:r w:rsidRPr="004342C6">
              <w:rPr>
                <w:rFonts w:cs="Arial"/>
                <w:b/>
              </w:rPr>
              <w:t>Second Provisional Case: When Second Provisional restricted is ‘No</w:t>
            </w:r>
            <w:r w:rsidR="007D2C0A">
              <w:rPr>
                <w:rFonts w:cs="Arial"/>
                <w:b/>
              </w:rPr>
              <w:t>.’</w:t>
            </w:r>
          </w:p>
          <w:p w14:paraId="3E893089" w14:textId="040BFBAE" w:rsidR="00EF19C0" w:rsidRPr="004342C6" w:rsidRDefault="00EF19C0" w:rsidP="00320B54">
            <w:pPr>
              <w:pStyle w:val="ListParagraph"/>
              <w:numPr>
                <w:ilvl w:val="0"/>
                <w:numId w:val="198"/>
              </w:numPr>
              <w:spacing w:before="120" w:after="120"/>
              <w:rPr>
                <w:rFonts w:cs="Arial"/>
              </w:rPr>
            </w:pPr>
            <w:r w:rsidRPr="004342C6">
              <w:rPr>
                <w:rFonts w:cs="Arial"/>
              </w:rPr>
              <w:t xml:space="preserve">Member comes to the system on 2/11, eligible for partial MH with 220% FPL with an RFI (except Income). Member considered to be in MH provisional coverage. </w:t>
            </w:r>
          </w:p>
          <w:p w14:paraId="3017CA7E" w14:textId="5AC2F1B7" w:rsidR="00EF19C0" w:rsidRPr="004342C6" w:rsidRDefault="00EF19C0" w:rsidP="00320B54">
            <w:pPr>
              <w:pStyle w:val="ListParagraph"/>
              <w:numPr>
                <w:ilvl w:val="0"/>
                <w:numId w:val="198"/>
              </w:numPr>
              <w:spacing w:before="120" w:after="120"/>
              <w:rPr>
                <w:rFonts w:cs="Arial"/>
              </w:rPr>
            </w:pPr>
            <w:r w:rsidRPr="004342C6">
              <w:rPr>
                <w:rFonts w:cs="Arial"/>
              </w:rPr>
              <w:t>RFI time clocks expired</w:t>
            </w:r>
            <w:r w:rsidR="007D2C0A">
              <w:rPr>
                <w:rFonts w:cs="Arial"/>
              </w:rPr>
              <w:t>,</w:t>
            </w:r>
            <w:r w:rsidRPr="004342C6">
              <w:rPr>
                <w:rFonts w:cs="Arial"/>
              </w:rPr>
              <w:t xml:space="preserve"> and eligibility is re-determined. </w:t>
            </w:r>
          </w:p>
          <w:p w14:paraId="1BC00BA2" w14:textId="03BFD978" w:rsidR="00EF19C0" w:rsidRPr="004342C6" w:rsidRDefault="00EF19C0" w:rsidP="00320B54">
            <w:pPr>
              <w:pStyle w:val="ListParagraph"/>
              <w:numPr>
                <w:ilvl w:val="0"/>
                <w:numId w:val="198"/>
              </w:numPr>
              <w:spacing w:before="120" w:after="120"/>
              <w:rPr>
                <w:rFonts w:cs="Arial"/>
              </w:rPr>
            </w:pPr>
            <w:r w:rsidRPr="004342C6">
              <w:rPr>
                <w:rFonts w:cs="Arial"/>
              </w:rPr>
              <w:t xml:space="preserve">The member reports a change on 5/16, MH MAGI FPL Used in PD is Incompatible as per MH FPL threshold check rule, so </w:t>
            </w:r>
            <w:r w:rsidR="007D2C0A">
              <w:rPr>
                <w:rFonts w:cs="Arial"/>
              </w:rPr>
              <w:t xml:space="preserve">the </w:t>
            </w:r>
            <w:r w:rsidRPr="004342C6">
              <w:rPr>
                <w:rFonts w:cs="Arial"/>
              </w:rPr>
              <w:t xml:space="preserve">member is determined to be in upgraded Partial MH. </w:t>
            </w:r>
          </w:p>
          <w:p w14:paraId="318B00BF" w14:textId="7D30ED4A" w:rsidR="00EF19C0" w:rsidRPr="004342C6" w:rsidRDefault="00EF19C0" w:rsidP="00320B54">
            <w:pPr>
              <w:pStyle w:val="ListParagraph"/>
              <w:numPr>
                <w:ilvl w:val="0"/>
                <w:numId w:val="198"/>
              </w:numPr>
              <w:spacing w:before="120" w:after="120"/>
              <w:rPr>
                <w:rFonts w:cs="Arial"/>
              </w:rPr>
            </w:pPr>
            <w:r w:rsidRPr="004342C6">
              <w:rPr>
                <w:rFonts w:cs="Arial"/>
              </w:rPr>
              <w:t>The member’s eligibility is NOT determined as “Second Provisional MassHealth coverage</w:t>
            </w:r>
            <w:r w:rsidR="007D2C0A">
              <w:rPr>
                <w:rFonts w:cs="Arial"/>
              </w:rPr>
              <w:t>,</w:t>
            </w:r>
            <w:r w:rsidRPr="004342C6">
              <w:rPr>
                <w:rFonts w:cs="Arial"/>
              </w:rPr>
              <w:t xml:space="preserve">” and “Second Provisional restricted flag is set as “No” as </w:t>
            </w:r>
            <w:r w:rsidR="007D2C0A">
              <w:rPr>
                <w:rFonts w:cs="Arial"/>
              </w:rPr>
              <w:t xml:space="preserve">the </w:t>
            </w:r>
            <w:r w:rsidRPr="004342C6">
              <w:rPr>
                <w:rFonts w:cs="Arial"/>
              </w:rPr>
              <w:t>member is upgraded for Partial MH only.</w:t>
            </w:r>
          </w:p>
          <w:p w14:paraId="3CA87062" w14:textId="6F1AF730" w:rsidR="00EF19C0" w:rsidRPr="004342C6" w:rsidRDefault="00EF19C0" w:rsidP="00320B54">
            <w:pPr>
              <w:pStyle w:val="ListParagraph"/>
              <w:numPr>
                <w:ilvl w:val="0"/>
                <w:numId w:val="198"/>
              </w:numPr>
              <w:spacing w:before="120" w:after="120"/>
              <w:rPr>
                <w:rFonts w:cs="Arial"/>
              </w:rPr>
            </w:pPr>
            <w:r w:rsidRPr="004342C6">
              <w:rPr>
                <w:rFonts w:cs="Arial"/>
              </w:rPr>
              <w:t xml:space="preserve">HCR 193 rules are </w:t>
            </w:r>
            <w:r w:rsidR="004E59A8" w:rsidRPr="004342C6">
              <w:rPr>
                <w:rFonts w:cs="Arial"/>
              </w:rPr>
              <w:t>executed,</w:t>
            </w:r>
            <w:r w:rsidRPr="004342C6">
              <w:rPr>
                <w:rFonts w:cs="Arial"/>
              </w:rPr>
              <w:t xml:space="preserve"> and member’s upgraded partial MH benefits are pending.</w:t>
            </w:r>
          </w:p>
          <w:p w14:paraId="24EC4701" w14:textId="40BDAED9" w:rsidR="00EF19C0" w:rsidRPr="004342C6" w:rsidRDefault="00EF19C0" w:rsidP="00320B54">
            <w:pPr>
              <w:pStyle w:val="ListParagraph"/>
              <w:numPr>
                <w:ilvl w:val="0"/>
                <w:numId w:val="198"/>
              </w:numPr>
              <w:spacing w:before="120" w:after="120"/>
              <w:rPr>
                <w:rFonts w:cs="Arial"/>
              </w:rPr>
            </w:pPr>
            <w:r w:rsidRPr="004342C6">
              <w:rPr>
                <w:rFonts w:cs="Arial"/>
              </w:rPr>
              <w:lastRenderedPageBreak/>
              <w:t>MH pending status is set as “Yes</w:t>
            </w:r>
            <w:r w:rsidR="007D2C0A">
              <w:rPr>
                <w:rFonts w:cs="Arial"/>
              </w:rPr>
              <w:t>.”</w:t>
            </w:r>
          </w:p>
          <w:p w14:paraId="176CBE51" w14:textId="47E98802" w:rsidR="00EF19C0" w:rsidRPr="004342C6" w:rsidRDefault="00EF19C0" w:rsidP="00320B54">
            <w:pPr>
              <w:pStyle w:val="ListParagraph"/>
              <w:numPr>
                <w:ilvl w:val="0"/>
                <w:numId w:val="198"/>
              </w:numPr>
              <w:spacing w:before="120" w:after="120"/>
              <w:rPr>
                <w:rFonts w:cs="Arial"/>
              </w:rPr>
            </w:pPr>
            <w:r w:rsidRPr="004342C6">
              <w:rPr>
                <w:rFonts w:cs="Arial"/>
              </w:rPr>
              <w:t>The member verifies the income on 5/20</w:t>
            </w:r>
            <w:r w:rsidR="007D2C0A">
              <w:rPr>
                <w:rFonts w:cs="Arial"/>
              </w:rPr>
              <w:t>,</w:t>
            </w:r>
            <w:r w:rsidRPr="004342C6">
              <w:rPr>
                <w:rFonts w:cs="Arial"/>
              </w:rPr>
              <w:t xml:space="preserve"> and the member is given upgraded partial MH benefit from 05/06 </w:t>
            </w:r>
          </w:p>
          <w:p w14:paraId="7EA3F0BD" w14:textId="77777777" w:rsidR="00EF19C0" w:rsidRPr="004342C6" w:rsidRDefault="00EF19C0" w:rsidP="00EF19C0">
            <w:pPr>
              <w:spacing w:before="120" w:after="120"/>
              <w:rPr>
                <w:rFonts w:cs="Arial"/>
              </w:rPr>
            </w:pPr>
            <w:r w:rsidRPr="004342C6">
              <w:rPr>
                <w:rFonts w:cs="Arial"/>
              </w:rPr>
              <w:t xml:space="preserve">Example 2: </w:t>
            </w:r>
          </w:p>
          <w:p w14:paraId="72576CAE" w14:textId="3AD55C66" w:rsidR="00EF19C0" w:rsidRPr="004342C6" w:rsidRDefault="00EF19C0" w:rsidP="00EF19C0">
            <w:pPr>
              <w:rPr>
                <w:rFonts w:cs="Arial"/>
                <w:b/>
              </w:rPr>
            </w:pPr>
            <w:r w:rsidRPr="004342C6">
              <w:rPr>
                <w:rFonts w:cs="Arial"/>
                <w:b/>
              </w:rPr>
              <w:t>Second Provisional Case: When Second Provisional restricted is ‘Yes</w:t>
            </w:r>
            <w:r w:rsidR="007D2C0A">
              <w:rPr>
                <w:rFonts w:cs="Arial"/>
                <w:b/>
              </w:rPr>
              <w:t>.’</w:t>
            </w:r>
          </w:p>
          <w:p w14:paraId="1EF15051" w14:textId="77777777" w:rsidR="00EF19C0" w:rsidRPr="004342C6" w:rsidRDefault="00EF19C0" w:rsidP="00EF19C0">
            <w:pPr>
              <w:rPr>
                <w:rFonts w:cs="Arial"/>
                <w:b/>
              </w:rPr>
            </w:pPr>
          </w:p>
          <w:p w14:paraId="2AA2E5B4" w14:textId="77777777" w:rsidR="00EF19C0" w:rsidRPr="004342C6" w:rsidRDefault="00EF19C0" w:rsidP="00320B54">
            <w:pPr>
              <w:pStyle w:val="ListParagraph"/>
              <w:numPr>
                <w:ilvl w:val="0"/>
                <w:numId w:val="198"/>
              </w:numPr>
              <w:spacing w:before="120" w:after="120"/>
              <w:rPr>
                <w:rFonts w:cs="Arial"/>
              </w:rPr>
            </w:pPr>
            <w:r w:rsidRPr="004342C6">
              <w:rPr>
                <w:rFonts w:cs="Arial"/>
              </w:rPr>
              <w:t>Member is eligible for partial MH with active Residency RFI on 1/11. Member is considered to be in provisional MH coverage with 220% FPL.</w:t>
            </w:r>
          </w:p>
          <w:p w14:paraId="4652FFA9" w14:textId="264690B2" w:rsidR="00EF19C0" w:rsidRPr="004342C6" w:rsidRDefault="00EF19C0" w:rsidP="00320B54">
            <w:pPr>
              <w:pStyle w:val="ListParagraph"/>
              <w:numPr>
                <w:ilvl w:val="0"/>
                <w:numId w:val="198"/>
              </w:numPr>
              <w:spacing w:before="120" w:after="120"/>
              <w:rPr>
                <w:rFonts w:cs="Arial"/>
              </w:rPr>
            </w:pPr>
            <w:r w:rsidRPr="004342C6">
              <w:rPr>
                <w:rFonts w:cs="Arial"/>
              </w:rPr>
              <w:t>Member comes to the system on 2/11, eligible for upgraded partial MH only with 145% FPL</w:t>
            </w:r>
            <w:r w:rsidR="007D2C0A">
              <w:rPr>
                <w:rFonts w:cs="Arial"/>
              </w:rPr>
              <w:t>,</w:t>
            </w:r>
            <w:r w:rsidRPr="004342C6">
              <w:rPr>
                <w:rFonts w:cs="Arial"/>
              </w:rPr>
              <w:t xml:space="preserve"> and MH MAGI FPL Used in PD is Incompatible as per MH FPL threshold check rule, and there is an existing ACTIVE Residency RFI. System Pends the benefits and assigns existing partial MH benefits to the Member as income is unverified for the member. </w:t>
            </w:r>
          </w:p>
          <w:p w14:paraId="7926C4FE" w14:textId="77777777" w:rsidR="00EF19C0" w:rsidRPr="004342C6" w:rsidRDefault="00EF19C0" w:rsidP="00320B54">
            <w:pPr>
              <w:pStyle w:val="ListParagraph"/>
              <w:numPr>
                <w:ilvl w:val="0"/>
                <w:numId w:val="198"/>
              </w:numPr>
              <w:spacing w:before="120" w:after="120"/>
              <w:rPr>
                <w:rFonts w:cs="Arial"/>
              </w:rPr>
            </w:pPr>
            <w:r w:rsidRPr="004342C6">
              <w:rPr>
                <w:rFonts w:cs="Arial"/>
              </w:rPr>
              <w:t>MH Pending Status is set as Yes.</w:t>
            </w:r>
          </w:p>
          <w:p w14:paraId="5F6032DE" w14:textId="672EBD0C" w:rsidR="00EF19C0" w:rsidRPr="004342C6" w:rsidRDefault="00EF19C0" w:rsidP="00320B54">
            <w:pPr>
              <w:pStyle w:val="ListParagraph"/>
              <w:numPr>
                <w:ilvl w:val="0"/>
                <w:numId w:val="198"/>
              </w:numPr>
              <w:spacing w:before="120" w:after="120"/>
              <w:rPr>
                <w:rFonts w:cs="Arial"/>
              </w:rPr>
            </w:pPr>
            <w:r w:rsidRPr="004342C6">
              <w:rPr>
                <w:rFonts w:cs="Arial"/>
              </w:rPr>
              <w:t>RFI time clock expires on 3/16 for Residency RFI</w:t>
            </w:r>
            <w:r w:rsidR="007D2C0A">
              <w:rPr>
                <w:rFonts w:cs="Arial"/>
              </w:rPr>
              <w:t>,</w:t>
            </w:r>
            <w:r w:rsidRPr="004342C6">
              <w:rPr>
                <w:rFonts w:cs="Arial"/>
              </w:rPr>
              <w:t xml:space="preserve"> and </w:t>
            </w:r>
            <w:r w:rsidR="007D2C0A">
              <w:rPr>
                <w:rFonts w:cs="Arial"/>
              </w:rPr>
              <w:t xml:space="preserve">the </w:t>
            </w:r>
            <w:r w:rsidRPr="004342C6">
              <w:rPr>
                <w:rFonts w:cs="Arial"/>
              </w:rPr>
              <w:t>member is determined to be Not Eligible</w:t>
            </w:r>
          </w:p>
          <w:p w14:paraId="088C4C63" w14:textId="07177305" w:rsidR="00EF19C0" w:rsidRPr="004342C6" w:rsidRDefault="00EF19C0" w:rsidP="00320B54">
            <w:pPr>
              <w:pStyle w:val="ListParagraph"/>
              <w:numPr>
                <w:ilvl w:val="0"/>
                <w:numId w:val="198"/>
              </w:numPr>
              <w:spacing w:before="120" w:after="120"/>
              <w:rPr>
                <w:rFonts w:cs="Arial"/>
              </w:rPr>
            </w:pPr>
            <w:r w:rsidRPr="004342C6">
              <w:rPr>
                <w:rFonts w:cs="Arial"/>
              </w:rPr>
              <w:t xml:space="preserve">The member reports a change on 5/16, MH MAGI FPL Used in PD is incompatible as per MH FPL threshold check rule, and </w:t>
            </w:r>
            <w:r w:rsidR="007D2C0A">
              <w:rPr>
                <w:rFonts w:cs="Arial"/>
              </w:rPr>
              <w:t xml:space="preserve">the </w:t>
            </w:r>
            <w:r w:rsidRPr="004342C6">
              <w:rPr>
                <w:rFonts w:cs="Arial"/>
              </w:rPr>
              <w:t>member is determined to be in Full MH with residency information as Electronically Verified upon this RAC.</w:t>
            </w:r>
          </w:p>
          <w:p w14:paraId="095B2E5C" w14:textId="6E6E2C2F" w:rsidR="00EF19C0" w:rsidRPr="004342C6" w:rsidRDefault="00EF19C0" w:rsidP="00320B54">
            <w:pPr>
              <w:pStyle w:val="ListParagraph"/>
              <w:numPr>
                <w:ilvl w:val="0"/>
                <w:numId w:val="198"/>
              </w:numPr>
              <w:spacing w:before="120" w:after="120"/>
              <w:rPr>
                <w:rFonts w:cs="Arial"/>
              </w:rPr>
            </w:pPr>
            <w:r w:rsidRPr="004342C6">
              <w:rPr>
                <w:rFonts w:cs="Arial"/>
              </w:rPr>
              <w:t>The member’s eligibility is determined to be in “Second Provisional MassHealth coverage</w:t>
            </w:r>
            <w:r w:rsidR="007D2C0A">
              <w:rPr>
                <w:rFonts w:cs="Arial"/>
              </w:rPr>
              <w:t>,</w:t>
            </w:r>
            <w:r w:rsidRPr="004342C6">
              <w:rPr>
                <w:rFonts w:cs="Arial"/>
              </w:rPr>
              <w:t xml:space="preserve">” and </w:t>
            </w:r>
            <w:r w:rsidR="007D2C0A">
              <w:rPr>
                <w:rFonts w:cs="Arial"/>
              </w:rPr>
              <w:t xml:space="preserve">the </w:t>
            </w:r>
            <w:r w:rsidRPr="004342C6">
              <w:rPr>
                <w:rFonts w:cs="Arial"/>
              </w:rPr>
              <w:t>“Second Provisional restricted flag” is set as “Yes</w:t>
            </w:r>
            <w:r w:rsidR="007D2C0A">
              <w:rPr>
                <w:rFonts w:cs="Arial"/>
              </w:rPr>
              <w:t>.”</w:t>
            </w:r>
            <w:r w:rsidRPr="004342C6">
              <w:rPr>
                <w:rFonts w:cs="Arial"/>
              </w:rPr>
              <w:t xml:space="preserve"> Member will remain Not Eligible.</w:t>
            </w:r>
          </w:p>
          <w:p w14:paraId="0A0E4256" w14:textId="67B11522" w:rsidR="00EF19C0" w:rsidRPr="004342C6" w:rsidRDefault="00EF19C0" w:rsidP="00320B54">
            <w:pPr>
              <w:pStyle w:val="ListParagraph"/>
              <w:numPr>
                <w:ilvl w:val="0"/>
                <w:numId w:val="198"/>
              </w:numPr>
              <w:spacing w:before="120" w:after="120"/>
              <w:rPr>
                <w:rFonts w:cs="Arial"/>
              </w:rPr>
            </w:pPr>
            <w:r w:rsidRPr="004342C6">
              <w:rPr>
                <w:rFonts w:cs="Arial"/>
              </w:rPr>
              <w:t>MH pending status is set as “No</w:t>
            </w:r>
            <w:r w:rsidR="007D2C0A">
              <w:rPr>
                <w:rFonts w:cs="Arial"/>
              </w:rPr>
              <w:t>.”</w:t>
            </w:r>
          </w:p>
          <w:p w14:paraId="60139895" w14:textId="736B9EB6" w:rsidR="00EF19C0" w:rsidRPr="004342C6" w:rsidRDefault="00EF19C0" w:rsidP="00320B54">
            <w:pPr>
              <w:pStyle w:val="ListParagraph"/>
              <w:numPr>
                <w:ilvl w:val="0"/>
                <w:numId w:val="198"/>
              </w:numPr>
              <w:spacing w:before="120" w:after="120"/>
              <w:rPr>
                <w:rFonts w:cs="Arial"/>
              </w:rPr>
            </w:pPr>
            <w:r w:rsidRPr="004342C6">
              <w:rPr>
                <w:rFonts w:cs="Arial"/>
              </w:rPr>
              <w:t xml:space="preserve">The member verifies the income on 5/20, FPL 110%.  The member is given Full MH benefit as per </w:t>
            </w:r>
            <w:r w:rsidR="007D2C0A">
              <w:rPr>
                <w:rFonts w:cs="Arial"/>
              </w:rPr>
              <w:t xml:space="preserve">the </w:t>
            </w:r>
            <w:r w:rsidRPr="004342C6">
              <w:rPr>
                <w:rFonts w:cs="Arial"/>
              </w:rPr>
              <w:t>document received date.</w:t>
            </w:r>
          </w:p>
          <w:p w14:paraId="4193B4A2" w14:textId="77777777" w:rsidR="00EF19C0" w:rsidRPr="004342C6" w:rsidRDefault="00EF19C0" w:rsidP="00EF19C0">
            <w:pPr>
              <w:rPr>
                <w:rFonts w:cs="Arial"/>
              </w:rPr>
            </w:pPr>
            <w:r w:rsidRPr="004342C6">
              <w:rPr>
                <w:rFonts w:cs="Arial"/>
                <w:b/>
              </w:rPr>
              <w:t xml:space="preserve">Note: </w:t>
            </w:r>
            <w:r w:rsidRPr="004342C6">
              <w:rPr>
                <w:rFonts w:cs="Arial"/>
              </w:rPr>
              <w:t>The</w:t>
            </w:r>
            <w:r w:rsidRPr="004342C6">
              <w:rPr>
                <w:rFonts w:cs="Arial"/>
                <w:b/>
              </w:rPr>
              <w:t xml:space="preserve"> </w:t>
            </w:r>
            <w:r w:rsidRPr="004342C6">
              <w:rPr>
                <w:rFonts w:cs="Arial"/>
              </w:rPr>
              <w:t>Provisional Period of a member will depend on current benefits. Not Eligible/CCA benefits are not considered as a Provisional Period for MassHealth.</w:t>
            </w:r>
          </w:p>
          <w:p w14:paraId="5A859267" w14:textId="77777777" w:rsidR="00EF19C0" w:rsidRPr="004342C6" w:rsidRDefault="00EF19C0" w:rsidP="00EF19C0">
            <w:pPr>
              <w:rPr>
                <w:rFonts w:cs="Arial"/>
              </w:rPr>
            </w:pPr>
          </w:p>
          <w:p w14:paraId="514E6B4F" w14:textId="4A7C7AD9" w:rsidR="00EF19C0" w:rsidRPr="004342C6" w:rsidRDefault="00EF19C0" w:rsidP="00EF19C0">
            <w:pPr>
              <w:rPr>
                <w:rFonts w:cs="Arial"/>
              </w:rPr>
            </w:pPr>
            <w:r w:rsidRPr="004342C6">
              <w:rPr>
                <w:rFonts w:cs="Arial"/>
              </w:rPr>
              <w:t xml:space="preserve">For example: If </w:t>
            </w:r>
            <w:r w:rsidR="007D2C0A">
              <w:rPr>
                <w:rFonts w:cs="Arial"/>
              </w:rPr>
              <w:t xml:space="preserve">the </w:t>
            </w:r>
            <w:r w:rsidRPr="004342C6">
              <w:rPr>
                <w:rFonts w:cs="Arial"/>
              </w:rPr>
              <w:t>member is Not Eligible for any MH benefits as his/her benefits are MH pended, then he or she is not considered to be in</w:t>
            </w:r>
            <w:r w:rsidRPr="004342C6">
              <w:rPr>
                <w:rFonts w:cs="Arial"/>
                <w:vertAlign w:val="superscript"/>
              </w:rPr>
              <w:t xml:space="preserve"> </w:t>
            </w:r>
            <w:r w:rsidRPr="004342C6">
              <w:rPr>
                <w:rFonts w:cs="Arial"/>
              </w:rPr>
              <w:t>the first Provisional period.</w:t>
            </w:r>
          </w:p>
          <w:p w14:paraId="48779322" w14:textId="77777777" w:rsidR="00EF19C0" w:rsidRPr="004342C6" w:rsidRDefault="00EF19C0" w:rsidP="00EF19C0">
            <w:pPr>
              <w:spacing w:before="120" w:after="120"/>
              <w:rPr>
                <w:rFonts w:cs="Arial"/>
              </w:rPr>
            </w:pPr>
          </w:p>
          <w:p w14:paraId="77D6FCF9" w14:textId="20F00ACD" w:rsidR="00EF19C0" w:rsidRPr="004342C6" w:rsidRDefault="00EF19C0" w:rsidP="00EF19C0">
            <w:pPr>
              <w:rPr>
                <w:rFonts w:cs="Arial"/>
                <w:b/>
              </w:rPr>
            </w:pPr>
            <w:r w:rsidRPr="004342C6">
              <w:rPr>
                <w:rFonts w:cs="Arial"/>
                <w:b/>
              </w:rPr>
              <w:t>Second Provisional Case: When Second Provisional restricted is ‘Yes</w:t>
            </w:r>
            <w:r w:rsidR="007D2C0A">
              <w:rPr>
                <w:rFonts w:cs="Arial"/>
                <w:b/>
              </w:rPr>
              <w:t>.’</w:t>
            </w:r>
          </w:p>
          <w:p w14:paraId="0DB3E308" w14:textId="77777777" w:rsidR="00EF19C0" w:rsidRPr="004342C6" w:rsidRDefault="00EF19C0" w:rsidP="00EF19C0">
            <w:pPr>
              <w:rPr>
                <w:rFonts w:cs="Arial"/>
                <w:b/>
              </w:rPr>
            </w:pPr>
          </w:p>
          <w:p w14:paraId="49196613" w14:textId="665D00BC" w:rsidR="00EF19C0" w:rsidRPr="004342C6" w:rsidRDefault="00EF19C0" w:rsidP="00320B54">
            <w:pPr>
              <w:pStyle w:val="ListParagraph"/>
              <w:numPr>
                <w:ilvl w:val="0"/>
                <w:numId w:val="198"/>
              </w:numPr>
              <w:spacing w:before="120" w:after="120"/>
              <w:rPr>
                <w:rFonts w:cs="Arial"/>
              </w:rPr>
            </w:pPr>
            <w:r w:rsidRPr="004342C6">
              <w:rPr>
                <w:rFonts w:cs="Arial"/>
              </w:rPr>
              <w:t xml:space="preserve">Member comes to the system on 2/11, eligible for partial MH with 220% FPL with Active residency RFI. Member </w:t>
            </w:r>
            <w:r w:rsidR="0054043B">
              <w:rPr>
                <w:rFonts w:cs="Arial"/>
              </w:rPr>
              <w:t xml:space="preserve">is </w:t>
            </w:r>
            <w:r w:rsidRPr="004342C6">
              <w:rPr>
                <w:rFonts w:cs="Arial"/>
              </w:rPr>
              <w:t xml:space="preserve">considered to be in MH provisional coverage. </w:t>
            </w:r>
          </w:p>
          <w:p w14:paraId="6E6DBB45" w14:textId="0869B7E3" w:rsidR="00EF19C0" w:rsidRPr="004342C6" w:rsidRDefault="00EF19C0" w:rsidP="00320B54">
            <w:pPr>
              <w:pStyle w:val="ListParagraph"/>
              <w:numPr>
                <w:ilvl w:val="0"/>
                <w:numId w:val="198"/>
              </w:numPr>
              <w:spacing w:before="120" w:after="120"/>
              <w:rPr>
                <w:rFonts w:cs="Arial"/>
              </w:rPr>
            </w:pPr>
            <w:r w:rsidRPr="004342C6">
              <w:rPr>
                <w:rFonts w:cs="Arial"/>
              </w:rPr>
              <w:lastRenderedPageBreak/>
              <w:t>RFI time clocks expired</w:t>
            </w:r>
            <w:r w:rsidR="007D2C0A">
              <w:rPr>
                <w:rFonts w:cs="Arial"/>
              </w:rPr>
              <w:t>,</w:t>
            </w:r>
            <w:r w:rsidRPr="004342C6">
              <w:rPr>
                <w:rFonts w:cs="Arial"/>
              </w:rPr>
              <w:t xml:space="preserve"> and eligibility is re-determined. Member is </w:t>
            </w:r>
            <w:r w:rsidR="007D2C0A">
              <w:rPr>
                <w:rFonts w:cs="Arial"/>
              </w:rPr>
              <w:t>n</w:t>
            </w:r>
            <w:r w:rsidRPr="004342C6">
              <w:rPr>
                <w:rFonts w:cs="Arial"/>
              </w:rPr>
              <w:t xml:space="preserve">ot eligible. </w:t>
            </w:r>
          </w:p>
          <w:p w14:paraId="02B63424" w14:textId="4AF6BFD8" w:rsidR="00EF19C0" w:rsidRPr="004342C6" w:rsidRDefault="00EF19C0" w:rsidP="00320B54">
            <w:pPr>
              <w:pStyle w:val="ListParagraph"/>
              <w:numPr>
                <w:ilvl w:val="0"/>
                <w:numId w:val="198"/>
              </w:numPr>
              <w:spacing w:before="120" w:after="120"/>
              <w:rPr>
                <w:rFonts w:cs="Arial"/>
              </w:rPr>
            </w:pPr>
            <w:r w:rsidRPr="004342C6">
              <w:rPr>
                <w:rFonts w:cs="Arial"/>
              </w:rPr>
              <w:t>The member reports a change on 5/16 with 110% FPL, MH MAGI FPL Used in PD is Incompatible as per MH FPL threshold check rule</w:t>
            </w:r>
            <w:r w:rsidR="007D2C0A">
              <w:rPr>
                <w:rFonts w:cs="Arial"/>
              </w:rPr>
              <w:t>,</w:t>
            </w:r>
            <w:r w:rsidRPr="004342C6">
              <w:rPr>
                <w:rFonts w:cs="Arial"/>
              </w:rPr>
              <w:t xml:space="preserve"> and </w:t>
            </w:r>
            <w:r w:rsidR="007D2C0A">
              <w:rPr>
                <w:rFonts w:cs="Arial"/>
              </w:rPr>
              <w:t xml:space="preserve">the </w:t>
            </w:r>
            <w:r w:rsidRPr="004342C6">
              <w:rPr>
                <w:rFonts w:cs="Arial"/>
              </w:rPr>
              <w:t>member is determined to be in upgraded Full MH benefits. Residency RFI is Electronically Verified upon this RAC. Member</w:t>
            </w:r>
            <w:r w:rsidR="007D2C0A">
              <w:rPr>
                <w:rFonts w:cs="Arial"/>
              </w:rPr>
              <w:t>’</w:t>
            </w:r>
            <w:r w:rsidRPr="004342C6">
              <w:rPr>
                <w:rFonts w:cs="Arial"/>
              </w:rPr>
              <w:t>s MH benefit</w:t>
            </w:r>
            <w:r w:rsidR="007D2C0A">
              <w:rPr>
                <w:rFonts w:cs="Arial"/>
              </w:rPr>
              <w:t>s</w:t>
            </w:r>
            <w:r w:rsidRPr="004342C6">
              <w:rPr>
                <w:rFonts w:cs="Arial"/>
              </w:rPr>
              <w:t xml:space="preserve"> will be restricted.</w:t>
            </w:r>
          </w:p>
          <w:p w14:paraId="22FAF61D" w14:textId="07211DA0" w:rsidR="00EF19C0" w:rsidRPr="004342C6" w:rsidRDefault="00EF19C0" w:rsidP="00320B54">
            <w:pPr>
              <w:pStyle w:val="ListParagraph"/>
              <w:numPr>
                <w:ilvl w:val="0"/>
                <w:numId w:val="198"/>
              </w:numPr>
              <w:spacing w:before="120" w:after="120"/>
              <w:rPr>
                <w:rFonts w:cs="Arial"/>
              </w:rPr>
            </w:pPr>
            <w:r w:rsidRPr="004342C6">
              <w:rPr>
                <w:rFonts w:cs="Arial"/>
              </w:rPr>
              <w:t>The member’s eligibility is determined to be in “Second Provisional MassHealth coverage</w:t>
            </w:r>
            <w:r w:rsidR="007D2C0A">
              <w:rPr>
                <w:rFonts w:cs="Arial"/>
              </w:rPr>
              <w:t>,</w:t>
            </w:r>
            <w:r w:rsidRPr="004342C6">
              <w:rPr>
                <w:rFonts w:cs="Arial"/>
              </w:rPr>
              <w:t>” and “Second Provisional restricted flag is set as “Yes</w:t>
            </w:r>
            <w:r w:rsidR="0054043B">
              <w:rPr>
                <w:rFonts w:cs="Arial"/>
              </w:rPr>
              <w:t>,”</w:t>
            </w:r>
            <w:r w:rsidRPr="004342C6">
              <w:rPr>
                <w:rFonts w:cs="Arial"/>
              </w:rPr>
              <w:t xml:space="preserve"> Member’s “MH Pended” flag is set as “No</w:t>
            </w:r>
            <w:r w:rsidR="0054043B">
              <w:rPr>
                <w:rFonts w:cs="Arial"/>
              </w:rPr>
              <w:t>.”</w:t>
            </w:r>
          </w:p>
          <w:p w14:paraId="10C07063" w14:textId="18F0723C" w:rsidR="00EF19C0" w:rsidRPr="004342C6" w:rsidRDefault="00EF19C0" w:rsidP="00320B54">
            <w:pPr>
              <w:pStyle w:val="ListParagraph"/>
              <w:numPr>
                <w:ilvl w:val="0"/>
                <w:numId w:val="198"/>
              </w:numPr>
              <w:spacing w:before="120" w:after="120"/>
              <w:rPr>
                <w:rFonts w:cs="Arial"/>
                <w:b/>
              </w:rPr>
            </w:pPr>
            <w:r w:rsidRPr="004342C6">
              <w:rPr>
                <w:rFonts w:cs="Arial"/>
              </w:rPr>
              <w:t>The member verifies the income on 5/20 with 110% FPL</w:t>
            </w:r>
            <w:r w:rsidR="0054043B">
              <w:rPr>
                <w:rFonts w:cs="Arial"/>
              </w:rPr>
              <w:t>,</w:t>
            </w:r>
            <w:r w:rsidRPr="004342C6">
              <w:rPr>
                <w:rFonts w:cs="Arial"/>
              </w:rPr>
              <w:t xml:space="preserve"> and the member is given upgraded full MH benefit as per </w:t>
            </w:r>
            <w:r w:rsidR="0054043B">
              <w:rPr>
                <w:rFonts w:cs="Arial"/>
              </w:rPr>
              <w:t xml:space="preserve">the </w:t>
            </w:r>
            <w:r w:rsidRPr="004342C6">
              <w:rPr>
                <w:rFonts w:cs="Arial"/>
              </w:rPr>
              <w:t>document received date.</w:t>
            </w:r>
          </w:p>
          <w:p w14:paraId="41A432C6" w14:textId="77777777" w:rsidR="00EF19C0" w:rsidRPr="004342C6" w:rsidRDefault="00EF19C0" w:rsidP="00EF19C0">
            <w:pPr>
              <w:rPr>
                <w:rFonts w:cs="Arial"/>
                <w:b/>
              </w:rPr>
            </w:pPr>
          </w:p>
          <w:p w14:paraId="01427E41" w14:textId="772AB155" w:rsidR="00EF19C0" w:rsidRPr="004342C6" w:rsidRDefault="00EF19C0" w:rsidP="009260EE">
            <w:pPr>
              <w:rPr>
                <w:rFonts w:cs="Arial"/>
              </w:rPr>
            </w:pPr>
            <w:r w:rsidRPr="004342C6">
              <w:rPr>
                <w:rFonts w:cs="Arial"/>
                <w:b/>
              </w:rPr>
              <w:t xml:space="preserve">Note: </w:t>
            </w:r>
            <w:r w:rsidRPr="004342C6">
              <w:rPr>
                <w:rFonts w:cs="Arial"/>
              </w:rPr>
              <w:t xml:space="preserve">Provisional MH coverage is dependent on </w:t>
            </w:r>
            <w:r w:rsidR="0054043B">
              <w:rPr>
                <w:rFonts w:cs="Arial"/>
              </w:rPr>
              <w:t xml:space="preserve">the </w:t>
            </w:r>
            <w:r w:rsidRPr="004342C6">
              <w:rPr>
                <w:rFonts w:cs="Arial"/>
              </w:rPr>
              <w:t>MH FPL threshold Check rule and not on just Active Income RFI when HCR-333 is ON.</w:t>
            </w:r>
          </w:p>
        </w:tc>
      </w:tr>
      <w:tr w:rsidR="00EF19C0" w:rsidRPr="004342C6" w14:paraId="2D48A11B" w14:textId="77777777" w:rsidTr="007768B5">
        <w:trPr>
          <w:trHeight w:val="314"/>
        </w:trPr>
        <w:tc>
          <w:tcPr>
            <w:tcW w:w="2557" w:type="dxa"/>
            <w:shd w:val="clear" w:color="000000" w:fill="FFFFFF"/>
          </w:tcPr>
          <w:p w14:paraId="5A022404" w14:textId="3C72EF2E" w:rsidR="00EF19C0" w:rsidRPr="004342C6" w:rsidRDefault="00EF19C0" w:rsidP="00EF19C0">
            <w:pPr>
              <w:contextualSpacing w:val="0"/>
              <w:jc w:val="center"/>
              <w:rPr>
                <w:rFonts w:cs="Arial"/>
                <w:lang w:eastAsia="en-IN"/>
              </w:rPr>
            </w:pPr>
            <w:r w:rsidRPr="004342C6">
              <w:rPr>
                <w:rFonts w:eastAsia="Times New Roman" w:cs="Arial"/>
                <w:color w:val="000000"/>
              </w:rPr>
              <w:lastRenderedPageBreak/>
              <w:t>EPE.FR.03.005</w:t>
            </w:r>
          </w:p>
        </w:tc>
        <w:tc>
          <w:tcPr>
            <w:tcW w:w="7024" w:type="dxa"/>
            <w:shd w:val="clear" w:color="000000" w:fill="FFFFFF"/>
          </w:tcPr>
          <w:p w14:paraId="0A605925" w14:textId="68991FBA" w:rsidR="00EF19C0" w:rsidRPr="004342C6" w:rsidRDefault="00EF19C0" w:rsidP="001D361C">
            <w:pPr>
              <w:jc w:val="both"/>
              <w:rPr>
                <w:rFonts w:cs="Arial"/>
                <w:lang w:eastAsia="en-IN"/>
              </w:rPr>
            </w:pPr>
            <w:r w:rsidRPr="004342C6">
              <w:rPr>
                <w:rFonts w:cs="Arial"/>
              </w:rPr>
              <w:t>When a member’s MH Pending status is “</w:t>
            </w:r>
            <w:r w:rsidR="004E59A8" w:rsidRPr="004342C6">
              <w:rPr>
                <w:rFonts w:cs="Arial"/>
              </w:rPr>
              <w:t>Yes “in</w:t>
            </w:r>
            <w:r w:rsidRPr="004342C6">
              <w:rPr>
                <w:rFonts w:cs="Arial"/>
              </w:rPr>
              <w:t xml:space="preserve"> 2</w:t>
            </w:r>
            <w:r w:rsidRPr="004342C6">
              <w:rPr>
                <w:rFonts w:cs="Arial"/>
                <w:vertAlign w:val="superscript"/>
              </w:rPr>
              <w:t>nd</w:t>
            </w:r>
            <w:r w:rsidRPr="004342C6">
              <w:rPr>
                <w:rFonts w:cs="Arial"/>
              </w:rPr>
              <w:t xml:space="preserve"> or greater provisional period, then the system shall maintain the currently awarded full MH coverage and shall not execute CCA rules for the individual, if the member's current eligibility is </w:t>
            </w:r>
            <w:r w:rsidRPr="004342C6">
              <w:rPr>
                <w:rFonts w:cs="Arial"/>
                <w:b/>
              </w:rPr>
              <w:t>full MassHealth.</w:t>
            </w:r>
          </w:p>
        </w:tc>
      </w:tr>
      <w:tr w:rsidR="00EF19C0" w:rsidRPr="004342C6" w14:paraId="1135791A" w14:textId="77777777" w:rsidTr="007768B5">
        <w:trPr>
          <w:trHeight w:val="314"/>
        </w:trPr>
        <w:tc>
          <w:tcPr>
            <w:tcW w:w="2557" w:type="dxa"/>
            <w:shd w:val="clear" w:color="000000" w:fill="FFFFFF"/>
          </w:tcPr>
          <w:p w14:paraId="56595948" w14:textId="4AD9F831" w:rsidR="00EF19C0" w:rsidRPr="004342C6" w:rsidRDefault="00EF19C0" w:rsidP="00EF19C0">
            <w:pPr>
              <w:contextualSpacing w:val="0"/>
              <w:jc w:val="center"/>
              <w:rPr>
                <w:rFonts w:eastAsia="Times New Roman" w:cs="Arial"/>
                <w:color w:val="000000"/>
              </w:rPr>
            </w:pPr>
            <w:r w:rsidRPr="004342C6">
              <w:rPr>
                <w:rFonts w:eastAsia="Times New Roman" w:cs="Arial"/>
                <w:color w:val="000000"/>
              </w:rPr>
              <w:t>EPE.FR.03.012</w:t>
            </w:r>
          </w:p>
        </w:tc>
        <w:tc>
          <w:tcPr>
            <w:tcW w:w="7024" w:type="dxa"/>
            <w:shd w:val="clear" w:color="000000" w:fill="FFFFFF"/>
          </w:tcPr>
          <w:p w14:paraId="558CAF7F" w14:textId="55631AD4" w:rsidR="00EF19C0" w:rsidRPr="004342C6" w:rsidRDefault="00EF19C0" w:rsidP="001D361C">
            <w:pPr>
              <w:jc w:val="both"/>
              <w:rPr>
                <w:rFonts w:cs="Arial"/>
                <w:lang w:eastAsia="en-IN"/>
              </w:rPr>
            </w:pPr>
            <w:r w:rsidRPr="004342C6">
              <w:rPr>
                <w:rFonts w:cs="Arial"/>
              </w:rPr>
              <w:t>When a member’s MH Pending status is “Yes” in 2</w:t>
            </w:r>
            <w:r w:rsidRPr="004342C6">
              <w:rPr>
                <w:rFonts w:cs="Arial"/>
                <w:vertAlign w:val="superscript"/>
              </w:rPr>
              <w:t>nd</w:t>
            </w:r>
            <w:r w:rsidRPr="004342C6">
              <w:rPr>
                <w:rFonts w:cs="Arial"/>
              </w:rPr>
              <w:t xml:space="preserve"> or greater provisional period, then the system shall maintain the current MassHealth (If applicable) eligibility, if the member's current eligibility is </w:t>
            </w:r>
            <w:r w:rsidRPr="004342C6">
              <w:rPr>
                <w:rFonts w:cs="Arial"/>
                <w:b/>
              </w:rPr>
              <w:t xml:space="preserve">not full MassHealth </w:t>
            </w:r>
            <w:r w:rsidRPr="004342C6">
              <w:rPr>
                <w:rFonts w:cs="Arial"/>
              </w:rPr>
              <w:t xml:space="preserve">AND will execute CCA rules as per </w:t>
            </w:r>
            <w:r w:rsidRPr="004342C6">
              <w:rPr>
                <w:rFonts w:eastAsia="Times New Roman" w:cs="Arial"/>
                <w:color w:val="000000"/>
              </w:rPr>
              <w:t>below.</w:t>
            </w:r>
          </w:p>
        </w:tc>
      </w:tr>
      <w:tr w:rsidR="00EF19C0" w:rsidRPr="004342C6" w14:paraId="17A5384F" w14:textId="77777777" w:rsidTr="007768B5">
        <w:trPr>
          <w:trHeight w:val="314"/>
        </w:trPr>
        <w:tc>
          <w:tcPr>
            <w:tcW w:w="2557" w:type="dxa"/>
            <w:shd w:val="clear" w:color="000000" w:fill="FFFFFF"/>
          </w:tcPr>
          <w:p w14:paraId="4B738561" w14:textId="7BA91CE8" w:rsidR="00EF19C0" w:rsidRPr="004342C6" w:rsidRDefault="00EF19C0" w:rsidP="00EF19C0">
            <w:pPr>
              <w:contextualSpacing w:val="0"/>
              <w:jc w:val="center"/>
              <w:rPr>
                <w:rFonts w:eastAsia="Times New Roman" w:cs="Arial"/>
                <w:color w:val="000000"/>
              </w:rPr>
            </w:pPr>
            <w:r w:rsidRPr="004342C6">
              <w:rPr>
                <w:rFonts w:eastAsia="Times New Roman" w:cs="Arial"/>
                <w:color w:val="000000"/>
              </w:rPr>
              <w:t>EPE.FR.03.015</w:t>
            </w:r>
          </w:p>
        </w:tc>
        <w:tc>
          <w:tcPr>
            <w:tcW w:w="7024" w:type="dxa"/>
            <w:shd w:val="clear" w:color="000000" w:fill="FFFFFF"/>
          </w:tcPr>
          <w:p w14:paraId="680D367A" w14:textId="6B527AF5" w:rsidR="00EF19C0" w:rsidRPr="004342C6" w:rsidRDefault="00EF19C0" w:rsidP="00EF19C0">
            <w:pPr>
              <w:rPr>
                <w:rFonts w:cs="Arial"/>
              </w:rPr>
            </w:pPr>
            <w:r w:rsidRPr="004342C6">
              <w:rPr>
                <w:rFonts w:cs="Arial"/>
              </w:rPr>
              <w:t>The system shall maintain the currently awarded “Partial MH” coverage and run CCA rules as per above if the member’s new benefit is pending for upgraded “Partial MH only” benefits during 2nd or greater provisional period a member’s MH Pending status is “Yes</w:t>
            </w:r>
            <w:r w:rsidR="0054043B">
              <w:rPr>
                <w:rFonts w:cs="Arial"/>
              </w:rPr>
              <w:t>.</w:t>
            </w:r>
            <w:r w:rsidRPr="004342C6">
              <w:rPr>
                <w:rFonts w:cs="Arial"/>
              </w:rPr>
              <w:t>”</w:t>
            </w:r>
          </w:p>
          <w:p w14:paraId="5DEFE7A5" w14:textId="77777777" w:rsidR="00EF19C0" w:rsidRPr="004342C6" w:rsidRDefault="00EF19C0" w:rsidP="00EF19C0">
            <w:pPr>
              <w:rPr>
                <w:rFonts w:cs="Arial"/>
              </w:rPr>
            </w:pPr>
          </w:p>
          <w:p w14:paraId="27D7AA19" w14:textId="5D47A99E" w:rsidR="00EF19C0" w:rsidRPr="004342C6" w:rsidRDefault="00EF19C0" w:rsidP="006B5DCC">
            <w:pPr>
              <w:rPr>
                <w:rFonts w:cs="Arial"/>
                <w:lang w:eastAsia="en-IN"/>
              </w:rPr>
            </w:pPr>
            <w:r w:rsidRPr="004342C6">
              <w:rPr>
                <w:rFonts w:cs="Arial"/>
              </w:rPr>
              <w:t xml:space="preserve"> Examples are listed in </w:t>
            </w:r>
            <w:r w:rsidR="0054043B">
              <w:rPr>
                <w:rFonts w:cs="Arial"/>
              </w:rPr>
              <w:t xml:space="preserve">the </w:t>
            </w:r>
            <w:hyperlink w:anchor="_Toc460933635" w:history="1">
              <w:r w:rsidRPr="004342C6">
                <w:rPr>
                  <w:rStyle w:val="Hyperlink"/>
                  <w:rFonts w:cs="Arial"/>
                </w:rPr>
                <w:t>scenario sheet</w:t>
              </w:r>
            </w:hyperlink>
            <w:r w:rsidRPr="004342C6">
              <w:rPr>
                <w:rFonts w:cs="Arial"/>
              </w:rPr>
              <w:t xml:space="preserve"> for reference</w:t>
            </w:r>
            <w:r w:rsidR="006B5DCC">
              <w:rPr>
                <w:rFonts w:cs="Arial"/>
              </w:rPr>
              <w:t>.</w:t>
            </w:r>
          </w:p>
        </w:tc>
      </w:tr>
      <w:tr w:rsidR="00EF19C0" w:rsidRPr="004342C6" w14:paraId="083BA489" w14:textId="77777777" w:rsidTr="007768B5">
        <w:trPr>
          <w:trHeight w:val="314"/>
        </w:trPr>
        <w:tc>
          <w:tcPr>
            <w:tcW w:w="2557" w:type="dxa"/>
            <w:shd w:val="clear" w:color="000000" w:fill="FFFFFF"/>
          </w:tcPr>
          <w:p w14:paraId="386DDD28" w14:textId="7FDED94E" w:rsidR="00EF19C0" w:rsidRPr="004342C6" w:rsidRDefault="00EF19C0" w:rsidP="00EF19C0">
            <w:pPr>
              <w:contextualSpacing w:val="0"/>
              <w:jc w:val="center"/>
              <w:rPr>
                <w:rFonts w:eastAsia="Times New Roman" w:cs="Arial"/>
                <w:szCs w:val="24"/>
                <w:lang w:eastAsia="en-IN"/>
              </w:rPr>
            </w:pPr>
            <w:r w:rsidRPr="004342C6">
              <w:rPr>
                <w:rFonts w:eastAsia="Times New Roman" w:cs="Arial"/>
                <w:color w:val="000000"/>
              </w:rPr>
              <w:t>EPE.FR.03.013</w:t>
            </w:r>
          </w:p>
        </w:tc>
        <w:tc>
          <w:tcPr>
            <w:tcW w:w="7024" w:type="dxa"/>
            <w:shd w:val="clear" w:color="000000" w:fill="FFFFFF"/>
          </w:tcPr>
          <w:p w14:paraId="709D6E7F" w14:textId="77777777" w:rsidR="00EF19C0" w:rsidRPr="004342C6" w:rsidRDefault="00EF19C0" w:rsidP="00EF19C0">
            <w:pPr>
              <w:jc w:val="both"/>
              <w:rPr>
                <w:rFonts w:cs="Arial"/>
                <w:b/>
              </w:rPr>
            </w:pPr>
            <w:r w:rsidRPr="004342C6">
              <w:rPr>
                <w:rFonts w:cs="Arial"/>
                <w:b/>
              </w:rPr>
              <w:t xml:space="preserve">CCA Eligibility rules: </w:t>
            </w:r>
          </w:p>
          <w:p w14:paraId="62A4E3E3" w14:textId="77777777" w:rsidR="00EF19C0" w:rsidRPr="004342C6" w:rsidRDefault="00EF19C0" w:rsidP="00EF19C0">
            <w:pPr>
              <w:rPr>
                <w:rFonts w:cs="Arial"/>
              </w:rPr>
            </w:pPr>
            <w:r w:rsidRPr="004342C6">
              <w:rPr>
                <w:rFonts w:cs="Arial"/>
              </w:rPr>
              <w:t>The system shall only reevaluate CCA eligibility for MH pended member’s when that member’s previous eligibility had any CCA benefit unless the member is no longer eligible for CCA in the latest eligibility</w:t>
            </w:r>
          </w:p>
          <w:p w14:paraId="6AC76F14" w14:textId="77777777" w:rsidR="00EF19C0" w:rsidRPr="004342C6" w:rsidRDefault="00EF19C0" w:rsidP="00EF19C0">
            <w:pPr>
              <w:jc w:val="both"/>
              <w:rPr>
                <w:rFonts w:cs="Arial"/>
              </w:rPr>
            </w:pPr>
          </w:p>
          <w:p w14:paraId="69CA12AF" w14:textId="63663074" w:rsidR="00EF19C0" w:rsidRPr="004342C6" w:rsidRDefault="00EF19C0" w:rsidP="001D361C">
            <w:pPr>
              <w:rPr>
                <w:rFonts w:cs="Arial"/>
                <w:lang w:eastAsia="en-IN"/>
              </w:rPr>
            </w:pPr>
            <w:r w:rsidRPr="004342C6">
              <w:rPr>
                <w:rFonts w:cs="Arial"/>
              </w:rPr>
              <w:t xml:space="preserve">Note: Please refer </w:t>
            </w:r>
            <w:r w:rsidR="0054043B">
              <w:rPr>
                <w:rFonts w:cs="Arial"/>
              </w:rPr>
              <w:t xml:space="preserve">to the </w:t>
            </w:r>
            <w:r w:rsidRPr="004342C6">
              <w:rPr>
                <w:rFonts w:cs="Arial"/>
              </w:rPr>
              <w:t xml:space="preserve">CCA re-evaluation Tab in </w:t>
            </w:r>
            <w:r w:rsidR="0054043B">
              <w:rPr>
                <w:rFonts w:cs="Arial"/>
              </w:rPr>
              <w:t xml:space="preserve">the </w:t>
            </w:r>
            <w:r w:rsidRPr="004342C6">
              <w:rPr>
                <w:rFonts w:cs="Arial"/>
              </w:rPr>
              <w:t xml:space="preserve">scenario sheet attached in </w:t>
            </w:r>
            <w:r w:rsidR="0054043B">
              <w:rPr>
                <w:rFonts w:cs="Arial"/>
              </w:rPr>
              <w:t xml:space="preserve">the </w:t>
            </w:r>
            <w:r w:rsidRPr="004342C6">
              <w:rPr>
                <w:rFonts w:cs="Arial"/>
              </w:rPr>
              <w:t>reference document</w:t>
            </w:r>
            <w:r w:rsidR="001D361C" w:rsidRPr="004342C6">
              <w:rPr>
                <w:rFonts w:cs="Arial"/>
              </w:rPr>
              <w:t>.</w:t>
            </w:r>
          </w:p>
        </w:tc>
      </w:tr>
      <w:tr w:rsidR="00EF19C0" w:rsidRPr="004342C6" w14:paraId="0201E1F0" w14:textId="77777777" w:rsidTr="007768B5">
        <w:trPr>
          <w:trHeight w:val="314"/>
        </w:trPr>
        <w:tc>
          <w:tcPr>
            <w:tcW w:w="2557" w:type="dxa"/>
            <w:shd w:val="clear" w:color="000000" w:fill="FFFFFF"/>
          </w:tcPr>
          <w:p w14:paraId="7323D0E4" w14:textId="71CB70C1" w:rsidR="00EF19C0" w:rsidRPr="004342C6" w:rsidRDefault="00EF19C0" w:rsidP="00EF19C0">
            <w:pPr>
              <w:contextualSpacing w:val="0"/>
              <w:jc w:val="center"/>
              <w:rPr>
                <w:rFonts w:eastAsia="Times New Roman" w:cs="Arial"/>
                <w:szCs w:val="24"/>
                <w:lang w:eastAsia="en-IN"/>
              </w:rPr>
            </w:pPr>
            <w:r w:rsidRPr="004342C6">
              <w:rPr>
                <w:rFonts w:eastAsia="Times New Roman" w:cs="Arial"/>
                <w:color w:val="000000"/>
              </w:rPr>
              <w:t>EPE.FR.03.016</w:t>
            </w:r>
          </w:p>
        </w:tc>
        <w:tc>
          <w:tcPr>
            <w:tcW w:w="7024" w:type="dxa"/>
            <w:shd w:val="clear" w:color="000000" w:fill="FFFFFF"/>
          </w:tcPr>
          <w:p w14:paraId="4D3F5BBE" w14:textId="77777777" w:rsidR="00EF19C0" w:rsidRPr="004342C6" w:rsidRDefault="00EF19C0" w:rsidP="00EF19C0">
            <w:pPr>
              <w:jc w:val="both"/>
              <w:rPr>
                <w:rFonts w:cs="Arial"/>
                <w:b/>
              </w:rPr>
            </w:pPr>
            <w:r w:rsidRPr="004342C6">
              <w:rPr>
                <w:rFonts w:cs="Arial"/>
              </w:rPr>
              <w:t xml:space="preserve"> </w:t>
            </w:r>
            <w:r w:rsidRPr="004342C6">
              <w:rPr>
                <w:rFonts w:cs="Arial"/>
                <w:b/>
              </w:rPr>
              <w:t>CCA Enrollment Extension rule:</w:t>
            </w:r>
          </w:p>
          <w:p w14:paraId="12AF54C1" w14:textId="325A9A87" w:rsidR="00EF19C0" w:rsidRPr="004342C6" w:rsidRDefault="00EF19C0" w:rsidP="00EF19C0">
            <w:pPr>
              <w:jc w:val="both"/>
              <w:rPr>
                <w:rFonts w:cs="Arial"/>
              </w:rPr>
            </w:pPr>
            <w:r w:rsidRPr="004342C6">
              <w:rPr>
                <w:rFonts w:cs="Arial"/>
              </w:rPr>
              <w:t xml:space="preserve">The system shall extend the member’s subsidized CCA enrollment till </w:t>
            </w:r>
            <w:r w:rsidR="0054043B">
              <w:rPr>
                <w:rFonts w:cs="Arial"/>
              </w:rPr>
              <w:t xml:space="preserve">the </w:t>
            </w:r>
            <w:r w:rsidRPr="004342C6">
              <w:rPr>
                <w:rFonts w:cs="Arial"/>
              </w:rPr>
              <w:t>end of next month (</w:t>
            </w:r>
            <w:r w:rsidR="009260EE">
              <w:rPr>
                <w:rFonts w:cs="Arial"/>
              </w:rPr>
              <w:t>with respect to</w:t>
            </w:r>
            <w:r w:rsidRPr="004342C6">
              <w:rPr>
                <w:rFonts w:cs="Arial"/>
              </w:rPr>
              <w:t xml:space="preserve"> the month in this program determination is happening) when Tax FPL is at or below 100%, if below conditions are meeting:</w:t>
            </w:r>
          </w:p>
          <w:p w14:paraId="6B532396" w14:textId="78397433" w:rsidR="00EF19C0" w:rsidRPr="004342C6" w:rsidRDefault="0054043B" w:rsidP="00320B54">
            <w:pPr>
              <w:numPr>
                <w:ilvl w:val="0"/>
                <w:numId w:val="200"/>
              </w:numPr>
              <w:contextualSpacing w:val="0"/>
              <w:textAlignment w:val="center"/>
              <w:rPr>
                <w:rFonts w:cs="Arial"/>
              </w:rPr>
            </w:pPr>
            <w:r>
              <w:rPr>
                <w:rFonts w:cs="Arial"/>
              </w:rPr>
              <w:t>The p</w:t>
            </w:r>
            <w:r w:rsidR="00EF19C0" w:rsidRPr="004342C6">
              <w:rPr>
                <w:rFonts w:cs="Arial"/>
              </w:rPr>
              <w:t xml:space="preserve">erson is currently enrolled in a Subsidized CCA Plan </w:t>
            </w:r>
          </w:p>
          <w:p w14:paraId="6F892986" w14:textId="77777777" w:rsidR="00EF19C0" w:rsidRPr="004342C6" w:rsidRDefault="00EF19C0" w:rsidP="00EF19C0">
            <w:pPr>
              <w:ind w:left="540"/>
              <w:rPr>
                <w:rFonts w:cs="Arial"/>
              </w:rPr>
            </w:pPr>
            <w:r w:rsidRPr="004342C6">
              <w:rPr>
                <w:rFonts w:cs="Arial"/>
              </w:rPr>
              <w:t>AND</w:t>
            </w:r>
          </w:p>
          <w:p w14:paraId="7C0AF994" w14:textId="5E58D8C0" w:rsidR="00EF19C0" w:rsidRPr="004342C6" w:rsidRDefault="0054043B" w:rsidP="00320B54">
            <w:pPr>
              <w:numPr>
                <w:ilvl w:val="0"/>
                <w:numId w:val="200"/>
              </w:numPr>
              <w:contextualSpacing w:val="0"/>
              <w:textAlignment w:val="center"/>
              <w:rPr>
                <w:rFonts w:cs="Arial"/>
              </w:rPr>
            </w:pPr>
            <w:r>
              <w:rPr>
                <w:rFonts w:cs="Arial"/>
              </w:rPr>
              <w:lastRenderedPageBreak/>
              <w:t>The p</w:t>
            </w:r>
            <w:r w:rsidR="00EF19C0" w:rsidRPr="004342C6">
              <w:rPr>
                <w:rFonts w:cs="Arial"/>
              </w:rPr>
              <w:t>erson should be MH pended (in Full MH)</w:t>
            </w:r>
          </w:p>
          <w:p w14:paraId="4C15A55D" w14:textId="77777777" w:rsidR="00EF19C0" w:rsidRPr="004342C6" w:rsidRDefault="00EF19C0" w:rsidP="00EF19C0">
            <w:pPr>
              <w:ind w:left="540"/>
              <w:rPr>
                <w:rFonts w:cs="Arial"/>
              </w:rPr>
            </w:pPr>
            <w:r w:rsidRPr="004342C6">
              <w:rPr>
                <w:rFonts w:cs="Arial"/>
              </w:rPr>
              <w:t>AND</w:t>
            </w:r>
          </w:p>
          <w:p w14:paraId="7575D1B3" w14:textId="3793F82B" w:rsidR="00EF19C0" w:rsidRPr="004342C6" w:rsidRDefault="0054043B" w:rsidP="00320B54">
            <w:pPr>
              <w:numPr>
                <w:ilvl w:val="0"/>
                <w:numId w:val="200"/>
              </w:numPr>
              <w:contextualSpacing w:val="0"/>
              <w:textAlignment w:val="center"/>
              <w:rPr>
                <w:rFonts w:cs="Arial"/>
              </w:rPr>
            </w:pPr>
            <w:r>
              <w:rPr>
                <w:rFonts w:cs="Arial"/>
              </w:rPr>
              <w:t>The p</w:t>
            </w:r>
            <w:r w:rsidR="00EF19C0" w:rsidRPr="004342C6">
              <w:rPr>
                <w:rFonts w:cs="Arial"/>
              </w:rPr>
              <w:t>erson should be eligible for Unsub QHP below 100%, just because of FPL (i.e.</w:t>
            </w:r>
            <w:r>
              <w:rPr>
                <w:rFonts w:cs="Arial"/>
              </w:rPr>
              <w:t>,</w:t>
            </w:r>
            <w:r w:rsidR="00EF19C0" w:rsidRPr="004342C6">
              <w:rPr>
                <w:rFonts w:cs="Arial"/>
              </w:rPr>
              <w:t xml:space="preserve"> if the same person has 101 %FPL, </w:t>
            </w:r>
            <w:r>
              <w:rPr>
                <w:rFonts w:cs="Arial"/>
              </w:rPr>
              <w:t xml:space="preserve">the </w:t>
            </w:r>
            <w:r w:rsidR="00EF19C0" w:rsidRPr="004342C6">
              <w:rPr>
                <w:rFonts w:cs="Arial"/>
              </w:rPr>
              <w:t>person should qualify for ConnectorCare</w:t>
            </w:r>
          </w:p>
          <w:p w14:paraId="43FAB5F7" w14:textId="77777777" w:rsidR="00EF19C0" w:rsidRPr="004342C6" w:rsidRDefault="00EF19C0" w:rsidP="00EF19C0">
            <w:pPr>
              <w:ind w:left="540"/>
              <w:rPr>
                <w:rFonts w:cs="Arial"/>
              </w:rPr>
            </w:pPr>
            <w:r w:rsidRPr="004342C6">
              <w:rPr>
                <w:rFonts w:cs="Arial"/>
              </w:rPr>
              <w:t>AND</w:t>
            </w:r>
          </w:p>
          <w:p w14:paraId="04239AFA" w14:textId="42A45AB2" w:rsidR="00EF19C0" w:rsidRPr="004342C6" w:rsidRDefault="00EF19C0" w:rsidP="00320B54">
            <w:pPr>
              <w:numPr>
                <w:ilvl w:val="0"/>
                <w:numId w:val="200"/>
              </w:numPr>
              <w:contextualSpacing w:val="0"/>
              <w:textAlignment w:val="center"/>
              <w:rPr>
                <w:rFonts w:cs="Arial"/>
              </w:rPr>
            </w:pPr>
            <w:r w:rsidRPr="004342C6">
              <w:rPr>
                <w:rFonts w:cs="Arial"/>
              </w:rPr>
              <w:t xml:space="preserve">Person's (or anybody in the household for which this person has pended) timeclock expiration due date is not in </w:t>
            </w:r>
            <w:r w:rsidR="0054043B">
              <w:rPr>
                <w:rFonts w:cs="Arial"/>
              </w:rPr>
              <w:t xml:space="preserve">the </w:t>
            </w:r>
            <w:r w:rsidRPr="004342C6">
              <w:rPr>
                <w:rFonts w:cs="Arial"/>
              </w:rPr>
              <w:t>current month.</w:t>
            </w:r>
          </w:p>
          <w:p w14:paraId="64FD1EEB" w14:textId="77777777" w:rsidR="00EF19C0" w:rsidRPr="004342C6" w:rsidRDefault="00EF19C0" w:rsidP="00EF19C0">
            <w:pPr>
              <w:contextualSpacing w:val="0"/>
              <w:textAlignment w:val="center"/>
              <w:rPr>
                <w:rFonts w:cs="Arial"/>
              </w:rPr>
            </w:pPr>
          </w:p>
          <w:p w14:paraId="5D97FCC1" w14:textId="1178B52F" w:rsidR="00EF19C0" w:rsidRPr="004342C6" w:rsidRDefault="00EF19C0" w:rsidP="00EF19C0">
            <w:pPr>
              <w:contextualSpacing w:val="0"/>
              <w:textAlignment w:val="center"/>
              <w:rPr>
                <w:rFonts w:cs="Arial"/>
              </w:rPr>
            </w:pPr>
            <w:r w:rsidRPr="0054043B">
              <w:rPr>
                <w:rFonts w:cs="Arial"/>
                <w:b/>
                <w:bCs/>
              </w:rPr>
              <w:t>Note</w:t>
            </w:r>
            <w:r w:rsidRPr="004342C6">
              <w:rPr>
                <w:rFonts w:cs="Arial"/>
              </w:rPr>
              <w:t>: There should not be any active Income RFI</w:t>
            </w:r>
            <w:r w:rsidR="0054043B">
              <w:rPr>
                <w:rFonts w:cs="Arial"/>
              </w:rPr>
              <w:t>,</w:t>
            </w:r>
            <w:r w:rsidRPr="004342C6">
              <w:rPr>
                <w:rFonts w:cs="Arial"/>
              </w:rPr>
              <w:t xml:space="preserve"> which is due within the same month when re-determination is being performed for any of the member</w:t>
            </w:r>
            <w:r w:rsidR="0054043B">
              <w:rPr>
                <w:rFonts w:cs="Arial"/>
              </w:rPr>
              <w:t>s</w:t>
            </w:r>
            <w:r w:rsidRPr="004342C6">
              <w:rPr>
                <w:rFonts w:cs="Arial"/>
              </w:rPr>
              <w:t xml:space="preserve"> in the MAGI household of the individual because of which the member in is MH pending status. </w:t>
            </w:r>
          </w:p>
          <w:p w14:paraId="20D86EA9" w14:textId="2142E7AB" w:rsidR="00EF19C0" w:rsidRPr="004342C6" w:rsidRDefault="00EF19C0" w:rsidP="001D361C">
            <w:pPr>
              <w:tabs>
                <w:tab w:val="left" w:pos="4565"/>
              </w:tabs>
              <w:contextualSpacing w:val="0"/>
              <w:textAlignment w:val="center"/>
              <w:rPr>
                <w:rFonts w:cs="Arial"/>
              </w:rPr>
            </w:pPr>
            <w:r w:rsidRPr="004342C6">
              <w:rPr>
                <w:rFonts w:cs="Arial"/>
              </w:rPr>
              <w:t xml:space="preserve">Detailed Examples around this rule are available in </w:t>
            </w:r>
            <w:r w:rsidR="0054043B">
              <w:rPr>
                <w:rFonts w:cs="Arial"/>
              </w:rPr>
              <w:t xml:space="preserve">the </w:t>
            </w:r>
            <w:r w:rsidRPr="004342C6">
              <w:rPr>
                <w:rFonts w:cs="Arial"/>
              </w:rPr>
              <w:t>“</w:t>
            </w:r>
            <w:hyperlink w:anchor="_Toc460933635" w:history="1">
              <w:r w:rsidRPr="004342C6">
                <w:rPr>
                  <w:rFonts w:cs="Arial"/>
                </w:rPr>
                <w:t>CCA Enrollment Changes</w:t>
              </w:r>
            </w:hyperlink>
            <w:r w:rsidRPr="004342C6">
              <w:rPr>
                <w:rFonts w:cs="Arial"/>
              </w:rPr>
              <w:t xml:space="preserve">” document attached in Reference Documents. </w:t>
            </w:r>
          </w:p>
          <w:p w14:paraId="4011B2B7" w14:textId="24B19F77" w:rsidR="00EF19C0" w:rsidRPr="004342C6" w:rsidRDefault="00EF19C0" w:rsidP="00EF19C0">
            <w:pPr>
              <w:pStyle w:val="BodyTextBullet"/>
              <w:numPr>
                <w:ilvl w:val="0"/>
                <w:numId w:val="0"/>
              </w:numPr>
              <w:rPr>
                <w:rFonts w:cs="Arial"/>
                <w:lang w:eastAsia="en-IN"/>
              </w:rPr>
            </w:pPr>
          </w:p>
        </w:tc>
      </w:tr>
      <w:tr w:rsidR="00EF19C0" w:rsidRPr="004342C6" w14:paraId="20A62655" w14:textId="77777777" w:rsidTr="007768B5">
        <w:trPr>
          <w:trHeight w:val="314"/>
        </w:trPr>
        <w:tc>
          <w:tcPr>
            <w:tcW w:w="2557" w:type="dxa"/>
            <w:shd w:val="clear" w:color="000000" w:fill="FFFFFF"/>
          </w:tcPr>
          <w:p w14:paraId="1D45644B" w14:textId="42DC95B1" w:rsidR="00EF19C0" w:rsidRPr="004342C6" w:rsidRDefault="00EF19C0" w:rsidP="00EF19C0">
            <w:pPr>
              <w:contextualSpacing w:val="0"/>
              <w:jc w:val="center"/>
              <w:rPr>
                <w:rStyle w:val="normaltextrun"/>
                <w:rFonts w:cs="Arial"/>
                <w:color w:val="000000"/>
              </w:rPr>
            </w:pPr>
            <w:r w:rsidRPr="004342C6">
              <w:rPr>
                <w:rFonts w:eastAsia="Times New Roman" w:cs="Arial"/>
                <w:color w:val="000000"/>
              </w:rPr>
              <w:lastRenderedPageBreak/>
              <w:t>EPE.FR.03.017</w:t>
            </w:r>
          </w:p>
        </w:tc>
        <w:tc>
          <w:tcPr>
            <w:tcW w:w="7024" w:type="dxa"/>
            <w:shd w:val="clear" w:color="000000" w:fill="FFFFFF"/>
          </w:tcPr>
          <w:p w14:paraId="5750370A" w14:textId="77777777" w:rsidR="00EF19C0" w:rsidRPr="004342C6" w:rsidRDefault="00EF19C0" w:rsidP="00FE7E87">
            <w:pPr>
              <w:rPr>
                <w:rFonts w:eastAsia="Times New Roman" w:cs="Arial"/>
                <w:color w:val="000000"/>
              </w:rPr>
            </w:pPr>
            <w:r w:rsidRPr="004342C6">
              <w:rPr>
                <w:rFonts w:eastAsia="Times New Roman" w:cs="Arial"/>
                <w:color w:val="000000"/>
              </w:rPr>
              <w:t>The system shall close the coverage at the end of the month using the existing rule if the MH Pending ends, even if CCA eligibility/enrollment was extended to the following month as per EPE.FR.03.016</w:t>
            </w:r>
          </w:p>
          <w:p w14:paraId="5CBB833A" w14:textId="236791C7" w:rsidR="00EF19C0" w:rsidRPr="004342C6" w:rsidRDefault="00EF19C0" w:rsidP="00EF19C0">
            <w:pPr>
              <w:pStyle w:val="BodyTextBullet"/>
              <w:numPr>
                <w:ilvl w:val="0"/>
                <w:numId w:val="0"/>
              </w:numPr>
              <w:rPr>
                <w:rStyle w:val="normaltextrun"/>
                <w:rFonts w:eastAsiaTheme="majorEastAsia" w:cs="Arial"/>
                <w:szCs w:val="22"/>
              </w:rPr>
            </w:pPr>
          </w:p>
        </w:tc>
      </w:tr>
    </w:tbl>
    <w:p w14:paraId="2AC56CD2" w14:textId="77777777" w:rsidR="007768B5" w:rsidRPr="004342C6" w:rsidRDefault="007768B5" w:rsidP="007768B5">
      <w:pPr>
        <w:pStyle w:val="Table"/>
        <w:rPr>
          <w:rFonts w:ascii="Arial" w:hAnsi="Arial" w:cs="Arial"/>
        </w:rPr>
      </w:pPr>
    </w:p>
    <w:p w14:paraId="72EC8848" w14:textId="77777777" w:rsidR="007768B5" w:rsidRPr="004342C6" w:rsidRDefault="007768B5" w:rsidP="007768B5">
      <w:pPr>
        <w:pStyle w:val="Heading3"/>
        <w:numPr>
          <w:ilvl w:val="2"/>
          <w:numId w:val="13"/>
        </w:numPr>
        <w:rPr>
          <w:rFonts w:ascii="Arial" w:hAnsi="Arial" w:cs="Arial"/>
        </w:rPr>
      </w:pPr>
      <w:bookmarkStart w:id="463" w:name="_Toc94634609"/>
      <w:r w:rsidRPr="004342C6">
        <w:rPr>
          <w:rFonts w:ascii="Arial" w:hAnsi="Arial" w:cs="Arial"/>
        </w:rPr>
        <w:t>Transaction /SSO Information</w:t>
      </w:r>
      <w:bookmarkEnd w:id="463"/>
    </w:p>
    <w:p w14:paraId="773523BF"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CA93E50" w14:textId="77777777" w:rsidR="007768B5" w:rsidRPr="004342C6" w:rsidRDefault="007768B5" w:rsidP="007768B5">
      <w:pPr>
        <w:pStyle w:val="Heading3"/>
        <w:numPr>
          <w:ilvl w:val="2"/>
          <w:numId w:val="13"/>
        </w:numPr>
        <w:rPr>
          <w:rFonts w:ascii="Arial" w:hAnsi="Arial" w:cs="Arial"/>
        </w:rPr>
      </w:pPr>
      <w:bookmarkStart w:id="464" w:name="_Toc94634610"/>
      <w:r w:rsidRPr="004342C6">
        <w:rPr>
          <w:rFonts w:ascii="Arial" w:hAnsi="Arial" w:cs="Arial"/>
        </w:rPr>
        <w:t>Special Design Consideration</w:t>
      </w:r>
      <w:bookmarkEnd w:id="464"/>
    </w:p>
    <w:p w14:paraId="66D130C3" w14:textId="77777777" w:rsidR="00FE7E87" w:rsidRPr="004342C6" w:rsidRDefault="00FE7E87" w:rsidP="00FE7E87">
      <w:pPr>
        <w:pStyle w:val="Hints"/>
        <w:spacing w:after="200"/>
        <w:ind w:left="360" w:firstLine="90"/>
        <w:rPr>
          <w:rFonts w:eastAsiaTheme="minorHAnsi" w:cs="Arial"/>
          <w:color w:val="auto"/>
          <w:sz w:val="22"/>
          <w:szCs w:val="22"/>
        </w:rPr>
      </w:pPr>
      <w:r w:rsidRPr="004342C6">
        <w:rPr>
          <w:rFonts w:eastAsiaTheme="minorHAnsi" w:cs="Arial"/>
          <w:color w:val="auto"/>
          <w:sz w:val="22"/>
          <w:szCs w:val="22"/>
        </w:rPr>
        <w:t>Not Applicable</w:t>
      </w:r>
    </w:p>
    <w:p w14:paraId="3DFBE81D" w14:textId="77777777" w:rsidR="007768B5" w:rsidRPr="004342C6" w:rsidRDefault="007768B5" w:rsidP="007768B5">
      <w:pPr>
        <w:pStyle w:val="Heading3"/>
        <w:numPr>
          <w:ilvl w:val="2"/>
          <w:numId w:val="13"/>
        </w:numPr>
        <w:rPr>
          <w:rFonts w:ascii="Arial" w:hAnsi="Arial" w:cs="Arial"/>
        </w:rPr>
      </w:pPr>
      <w:bookmarkStart w:id="465" w:name="_Toc94634611"/>
      <w:r w:rsidRPr="004342C6">
        <w:rPr>
          <w:rFonts w:ascii="Arial" w:hAnsi="Arial" w:cs="Arial"/>
        </w:rPr>
        <w:t>Acceptance Criteria</w:t>
      </w:r>
      <w:bookmarkEnd w:id="465"/>
    </w:p>
    <w:p w14:paraId="6FFE0A63" w14:textId="478067DB" w:rsidR="007768B5" w:rsidRPr="006B5DCC" w:rsidRDefault="00BF1D73" w:rsidP="00320B54">
      <w:pPr>
        <w:pStyle w:val="ListParagraph"/>
        <w:numPr>
          <w:ilvl w:val="0"/>
          <w:numId w:val="201"/>
        </w:numPr>
        <w:contextualSpacing w:val="0"/>
        <w:rPr>
          <w:rFonts w:cs="Arial"/>
        </w:rPr>
      </w:pPr>
      <w:r w:rsidRPr="006B5DCC">
        <w:rPr>
          <w:rFonts w:cs="Arial"/>
        </w:rPr>
        <w:t>The system should work as per the flow, UI design, functional requirements, and special design considerations defined above in the use case.</w:t>
      </w:r>
      <w:r w:rsidR="007768B5" w:rsidRPr="006B5DCC">
        <w:rPr>
          <w:rFonts w:cs="Arial"/>
        </w:rPr>
        <w:br w:type="page"/>
      </w:r>
    </w:p>
    <w:p w14:paraId="7FE158B2" w14:textId="7C660485" w:rsidR="007768B5" w:rsidRPr="004342C6" w:rsidRDefault="007768B5" w:rsidP="00DB6AEE">
      <w:pPr>
        <w:pStyle w:val="Heading2"/>
      </w:pPr>
      <w:bookmarkStart w:id="466" w:name="_Toc94634612"/>
      <w:r w:rsidRPr="004342C6">
        <w:lastRenderedPageBreak/>
        <w:t>Use Case Id: UC-</w:t>
      </w:r>
      <w:r w:rsidR="005B09BA" w:rsidRPr="004342C6">
        <w:t>16</w:t>
      </w:r>
      <w:r w:rsidRPr="004342C6">
        <w:t xml:space="preserve"> </w:t>
      </w:r>
      <w:r w:rsidR="00EF19C0" w:rsidRPr="004342C6">
        <w:t>Movement out of “MH Pending” status</w:t>
      </w:r>
      <w:r w:rsidR="00F93104" w:rsidRPr="004342C6">
        <w:t xml:space="preserve"> and </w:t>
      </w:r>
      <w:r w:rsidR="00B87DD8" w:rsidRPr="004342C6">
        <w:t>Retro coverage</w:t>
      </w:r>
      <w:r w:rsidR="00F93104" w:rsidRPr="004342C6">
        <w:t xml:space="preserve"> to M</w:t>
      </w:r>
      <w:r w:rsidR="00B87DD8" w:rsidRPr="004342C6">
        <w:t>H</w:t>
      </w:r>
      <w:r w:rsidR="00F93104" w:rsidRPr="004342C6">
        <w:t xml:space="preserve"> members</w:t>
      </w:r>
      <w:bookmarkEnd w:id="466"/>
    </w:p>
    <w:p w14:paraId="031491B0" w14:textId="77777777" w:rsidR="007768B5" w:rsidRPr="004342C6" w:rsidRDefault="007768B5" w:rsidP="007768B5">
      <w:pPr>
        <w:pStyle w:val="Heading3"/>
        <w:numPr>
          <w:ilvl w:val="2"/>
          <w:numId w:val="13"/>
        </w:numPr>
        <w:rPr>
          <w:rFonts w:ascii="Arial" w:hAnsi="Arial" w:cs="Arial"/>
        </w:rPr>
      </w:pPr>
      <w:bookmarkStart w:id="467" w:name="_Toc94634613"/>
      <w:r w:rsidRPr="004342C6">
        <w:rPr>
          <w:rFonts w:ascii="Arial" w:hAnsi="Arial" w:cs="Arial"/>
        </w:rPr>
        <w:t>Description</w:t>
      </w:r>
      <w:bookmarkEnd w:id="467"/>
    </w:p>
    <w:p w14:paraId="538C08E8" w14:textId="49302B49" w:rsidR="00EF19C0" w:rsidRPr="004342C6" w:rsidRDefault="00EF19C0" w:rsidP="00EF19C0">
      <w:pPr>
        <w:ind w:left="360"/>
        <w:rPr>
          <w:rFonts w:cs="Arial"/>
        </w:rPr>
      </w:pPr>
      <w:r w:rsidRPr="004342C6">
        <w:rPr>
          <w:rFonts w:cs="Arial"/>
        </w:rPr>
        <w:t xml:space="preserve">This use case defines how a member can move out of </w:t>
      </w:r>
      <w:r w:rsidR="0054043B">
        <w:rPr>
          <w:rFonts w:cs="Arial"/>
        </w:rPr>
        <w:t xml:space="preserve">the </w:t>
      </w:r>
      <w:r w:rsidRPr="004342C6">
        <w:rPr>
          <w:rFonts w:cs="Arial"/>
        </w:rPr>
        <w:t xml:space="preserve">“MH Pending” status and is only applicable for members with </w:t>
      </w:r>
      <w:r w:rsidR="0054043B">
        <w:rPr>
          <w:rFonts w:cs="Arial"/>
        </w:rPr>
        <w:t xml:space="preserve">the </w:t>
      </w:r>
      <w:r w:rsidRPr="004342C6">
        <w:rPr>
          <w:rFonts w:cs="Arial"/>
        </w:rPr>
        <w:t>“MH pending” flag as “yes</w:t>
      </w:r>
      <w:r w:rsidR="0054043B">
        <w:rPr>
          <w:rFonts w:cs="Arial"/>
        </w:rPr>
        <w:t>.”</w:t>
      </w:r>
      <w:r w:rsidR="00F93104" w:rsidRPr="004342C6">
        <w:rPr>
          <w:rFonts w:cs="Arial"/>
        </w:rPr>
        <w:t xml:space="preserve"> </w:t>
      </w:r>
      <w:r w:rsidR="0054043B">
        <w:rPr>
          <w:rFonts w:cs="Arial"/>
        </w:rPr>
        <w:t>It</w:t>
      </w:r>
      <w:r w:rsidR="00F93104" w:rsidRPr="004342C6">
        <w:rPr>
          <w:rFonts w:cs="Arial"/>
        </w:rPr>
        <w:t xml:space="preserve"> even explains the retro coverage logic for MH members.</w:t>
      </w:r>
    </w:p>
    <w:p w14:paraId="4725CB81" w14:textId="3E3E9807" w:rsidR="007768B5" w:rsidRPr="004342C6" w:rsidRDefault="007768B5" w:rsidP="007768B5">
      <w:pPr>
        <w:ind w:left="450"/>
        <w:rPr>
          <w:rFonts w:cs="Arial"/>
        </w:rPr>
      </w:pPr>
    </w:p>
    <w:p w14:paraId="0FFCE10C" w14:textId="77777777" w:rsidR="007768B5" w:rsidRPr="004342C6" w:rsidRDefault="007768B5" w:rsidP="007768B5">
      <w:pPr>
        <w:pStyle w:val="Heading3"/>
        <w:numPr>
          <w:ilvl w:val="2"/>
          <w:numId w:val="13"/>
        </w:numPr>
        <w:rPr>
          <w:rFonts w:ascii="Arial" w:hAnsi="Arial" w:cs="Arial"/>
        </w:rPr>
      </w:pPr>
      <w:bookmarkStart w:id="468" w:name="_Toc94634614"/>
      <w:r w:rsidRPr="004342C6">
        <w:rPr>
          <w:rFonts w:ascii="Arial" w:hAnsi="Arial" w:cs="Arial"/>
        </w:rPr>
        <w:t>Related Use case</w:t>
      </w:r>
      <w:bookmarkEnd w:id="468"/>
      <w:r w:rsidRPr="004342C6">
        <w:rPr>
          <w:rFonts w:ascii="Arial" w:hAnsi="Arial" w:cs="Arial"/>
        </w:rPr>
        <w:t xml:space="preserve"> </w:t>
      </w:r>
    </w:p>
    <w:p w14:paraId="735230EB" w14:textId="77777777" w:rsidR="007768B5" w:rsidRPr="004342C6" w:rsidRDefault="007768B5" w:rsidP="007768B5">
      <w:pPr>
        <w:ind w:firstLine="450"/>
        <w:rPr>
          <w:rFonts w:cs="Arial"/>
        </w:rPr>
      </w:pPr>
      <w:r w:rsidRPr="004342C6">
        <w:rPr>
          <w:rFonts w:cs="Arial"/>
        </w:rPr>
        <w:t>Not applicable</w:t>
      </w:r>
    </w:p>
    <w:p w14:paraId="332BA3FA" w14:textId="77777777" w:rsidR="007768B5" w:rsidRPr="004342C6" w:rsidRDefault="007768B5" w:rsidP="007768B5">
      <w:pPr>
        <w:rPr>
          <w:rFonts w:cs="Arial"/>
        </w:rPr>
      </w:pPr>
      <w:r w:rsidRPr="004342C6">
        <w:rPr>
          <w:rFonts w:cs="Arial"/>
          <w:i/>
          <w:color w:val="00B050"/>
        </w:rPr>
        <w:t xml:space="preserve">  </w:t>
      </w:r>
    </w:p>
    <w:p w14:paraId="2C3E8A5C" w14:textId="77777777" w:rsidR="007768B5" w:rsidRPr="004342C6" w:rsidRDefault="007768B5" w:rsidP="007768B5">
      <w:pPr>
        <w:pStyle w:val="Heading3"/>
        <w:numPr>
          <w:ilvl w:val="2"/>
          <w:numId w:val="13"/>
        </w:numPr>
        <w:rPr>
          <w:rFonts w:ascii="Arial" w:hAnsi="Arial" w:cs="Arial"/>
        </w:rPr>
      </w:pPr>
      <w:bookmarkStart w:id="469" w:name="_Toc94634615"/>
      <w:r w:rsidRPr="004342C6">
        <w:rPr>
          <w:rFonts w:ascii="Arial" w:hAnsi="Arial" w:cs="Arial"/>
        </w:rPr>
        <w:t>Actor(s)</w:t>
      </w:r>
      <w:bookmarkEnd w:id="469"/>
    </w:p>
    <w:p w14:paraId="764EAB68" w14:textId="77777777" w:rsidR="007768B5" w:rsidRPr="004342C6" w:rsidRDefault="007768B5" w:rsidP="00320B54">
      <w:pPr>
        <w:pStyle w:val="ListParagraph"/>
        <w:numPr>
          <w:ilvl w:val="0"/>
          <w:numId w:val="202"/>
        </w:numPr>
        <w:ind w:left="810"/>
        <w:contextualSpacing w:val="0"/>
        <w:rPr>
          <w:rFonts w:cs="Arial"/>
        </w:rPr>
      </w:pPr>
      <w:r w:rsidRPr="004342C6">
        <w:rPr>
          <w:rFonts w:cs="Arial"/>
        </w:rPr>
        <w:t>HIX System</w:t>
      </w:r>
    </w:p>
    <w:p w14:paraId="4312B9A1" w14:textId="77777777" w:rsidR="007768B5" w:rsidRPr="004342C6" w:rsidRDefault="007768B5" w:rsidP="00320B54">
      <w:pPr>
        <w:pStyle w:val="ListParagraph"/>
        <w:numPr>
          <w:ilvl w:val="0"/>
          <w:numId w:val="202"/>
        </w:numPr>
        <w:ind w:left="810"/>
        <w:contextualSpacing w:val="0"/>
        <w:rPr>
          <w:rFonts w:cs="Arial"/>
        </w:rPr>
      </w:pPr>
      <w:r w:rsidRPr="004342C6">
        <w:rPr>
          <w:rFonts w:cs="Arial"/>
        </w:rPr>
        <w:t>Individual User</w:t>
      </w:r>
    </w:p>
    <w:p w14:paraId="40683147" w14:textId="77777777" w:rsidR="007768B5" w:rsidRPr="004342C6" w:rsidRDefault="007768B5" w:rsidP="00320B54">
      <w:pPr>
        <w:pStyle w:val="ListParagraph"/>
        <w:numPr>
          <w:ilvl w:val="0"/>
          <w:numId w:val="202"/>
        </w:numPr>
        <w:ind w:left="810"/>
        <w:contextualSpacing w:val="0"/>
        <w:rPr>
          <w:rFonts w:cs="Arial"/>
        </w:rPr>
      </w:pPr>
      <w:r w:rsidRPr="004342C6">
        <w:rPr>
          <w:rFonts w:cs="Arial"/>
        </w:rPr>
        <w:t xml:space="preserve">Assistor portal users </w:t>
      </w:r>
    </w:p>
    <w:p w14:paraId="783737D2" w14:textId="77777777" w:rsidR="007768B5" w:rsidRPr="004342C6" w:rsidRDefault="007768B5" w:rsidP="0054043B">
      <w:pPr>
        <w:pStyle w:val="ListParagraph"/>
        <w:numPr>
          <w:ilvl w:val="0"/>
          <w:numId w:val="20"/>
        </w:numPr>
        <w:contextualSpacing w:val="0"/>
        <w:rPr>
          <w:rFonts w:cs="Arial"/>
        </w:rPr>
      </w:pPr>
      <w:r w:rsidRPr="004342C6">
        <w:rPr>
          <w:rFonts w:cs="Arial"/>
        </w:rPr>
        <w:t>CAC User</w:t>
      </w:r>
    </w:p>
    <w:p w14:paraId="79657AFB" w14:textId="77777777" w:rsidR="007768B5" w:rsidRPr="004342C6" w:rsidRDefault="007768B5" w:rsidP="0054043B">
      <w:pPr>
        <w:pStyle w:val="ListParagraph"/>
        <w:numPr>
          <w:ilvl w:val="0"/>
          <w:numId w:val="20"/>
        </w:numPr>
        <w:contextualSpacing w:val="0"/>
        <w:rPr>
          <w:rFonts w:cs="Arial"/>
        </w:rPr>
      </w:pPr>
      <w:r w:rsidRPr="004342C6">
        <w:rPr>
          <w:rFonts w:cs="Arial"/>
        </w:rPr>
        <w:t>Navigator User</w:t>
      </w:r>
    </w:p>
    <w:p w14:paraId="452BED96" w14:textId="77777777" w:rsidR="007768B5" w:rsidRPr="004342C6" w:rsidRDefault="007768B5" w:rsidP="00320B54">
      <w:pPr>
        <w:pStyle w:val="ListParagraph"/>
        <w:numPr>
          <w:ilvl w:val="0"/>
          <w:numId w:val="202"/>
        </w:numPr>
        <w:ind w:left="810"/>
        <w:contextualSpacing w:val="0"/>
        <w:rPr>
          <w:rFonts w:cs="Arial"/>
        </w:rPr>
      </w:pPr>
      <w:r w:rsidRPr="004342C6">
        <w:rPr>
          <w:rFonts w:cs="Arial"/>
        </w:rPr>
        <w:t>The following Agent Portal User(s):</w:t>
      </w:r>
    </w:p>
    <w:p w14:paraId="41467DD1" w14:textId="77777777" w:rsidR="007768B5" w:rsidRPr="004342C6" w:rsidRDefault="007768B5" w:rsidP="0054043B">
      <w:pPr>
        <w:pStyle w:val="ListParagraph"/>
        <w:numPr>
          <w:ilvl w:val="0"/>
          <w:numId w:val="20"/>
        </w:numPr>
        <w:contextualSpacing w:val="0"/>
        <w:rPr>
          <w:rFonts w:cs="Arial"/>
        </w:rPr>
      </w:pPr>
      <w:r w:rsidRPr="004342C6">
        <w:rPr>
          <w:rFonts w:cs="Arial"/>
        </w:rPr>
        <w:t>Back Office User</w:t>
      </w:r>
    </w:p>
    <w:p w14:paraId="48558B19" w14:textId="77777777" w:rsidR="007768B5" w:rsidRPr="004342C6" w:rsidRDefault="007768B5" w:rsidP="0054043B">
      <w:pPr>
        <w:pStyle w:val="ListParagraph"/>
        <w:numPr>
          <w:ilvl w:val="0"/>
          <w:numId w:val="20"/>
        </w:numPr>
        <w:contextualSpacing w:val="0"/>
        <w:rPr>
          <w:rFonts w:cs="Arial"/>
        </w:rPr>
      </w:pPr>
      <w:r w:rsidRPr="004342C6">
        <w:rPr>
          <w:rFonts w:cs="Arial"/>
        </w:rPr>
        <w:t>Super User/MED_BO User</w:t>
      </w:r>
    </w:p>
    <w:p w14:paraId="14C62590" w14:textId="77777777" w:rsidR="007768B5" w:rsidRPr="004342C6" w:rsidRDefault="007768B5" w:rsidP="0054043B">
      <w:pPr>
        <w:pStyle w:val="ListParagraph"/>
        <w:numPr>
          <w:ilvl w:val="0"/>
          <w:numId w:val="20"/>
        </w:numPr>
        <w:contextualSpacing w:val="0"/>
        <w:rPr>
          <w:rFonts w:cs="Arial"/>
        </w:rPr>
      </w:pPr>
      <w:r w:rsidRPr="004342C6">
        <w:rPr>
          <w:rFonts w:cs="Arial"/>
        </w:rPr>
        <w:t>CSR User</w:t>
      </w:r>
    </w:p>
    <w:p w14:paraId="109BB2DF" w14:textId="77777777" w:rsidR="007768B5" w:rsidRPr="004342C6" w:rsidRDefault="007768B5" w:rsidP="0054043B">
      <w:pPr>
        <w:pStyle w:val="ListParagraph"/>
        <w:numPr>
          <w:ilvl w:val="0"/>
          <w:numId w:val="20"/>
        </w:numPr>
        <w:contextualSpacing w:val="0"/>
        <w:rPr>
          <w:rFonts w:cs="Arial"/>
        </w:rPr>
      </w:pPr>
      <w:r w:rsidRPr="004342C6">
        <w:rPr>
          <w:rFonts w:cs="Arial"/>
        </w:rPr>
        <w:t>TPL User</w:t>
      </w:r>
    </w:p>
    <w:p w14:paraId="4029D946" w14:textId="77777777" w:rsidR="007768B5" w:rsidRPr="004342C6" w:rsidRDefault="007768B5" w:rsidP="0054043B">
      <w:pPr>
        <w:pStyle w:val="ListParagraph"/>
        <w:numPr>
          <w:ilvl w:val="0"/>
          <w:numId w:val="20"/>
        </w:numPr>
        <w:contextualSpacing w:val="0"/>
        <w:rPr>
          <w:rFonts w:cs="Arial"/>
        </w:rPr>
      </w:pPr>
      <w:r w:rsidRPr="004342C6">
        <w:rPr>
          <w:rFonts w:cs="Arial"/>
        </w:rPr>
        <w:t>TPL Super User</w:t>
      </w:r>
    </w:p>
    <w:p w14:paraId="2081181E" w14:textId="77777777" w:rsidR="007768B5" w:rsidRPr="004342C6" w:rsidRDefault="007768B5" w:rsidP="0054043B">
      <w:pPr>
        <w:pStyle w:val="ListParagraph"/>
        <w:numPr>
          <w:ilvl w:val="0"/>
          <w:numId w:val="20"/>
        </w:numPr>
        <w:contextualSpacing w:val="0"/>
        <w:rPr>
          <w:rFonts w:cs="Arial"/>
        </w:rPr>
      </w:pPr>
      <w:r w:rsidRPr="004342C6">
        <w:rPr>
          <w:rFonts w:cs="Arial"/>
        </w:rPr>
        <w:t>TPL_BO User</w:t>
      </w:r>
    </w:p>
    <w:p w14:paraId="1386E788" w14:textId="77777777" w:rsidR="007768B5" w:rsidRPr="004342C6" w:rsidRDefault="007768B5" w:rsidP="0054043B">
      <w:pPr>
        <w:pStyle w:val="ListParagraph"/>
        <w:numPr>
          <w:ilvl w:val="0"/>
          <w:numId w:val="20"/>
        </w:numPr>
        <w:contextualSpacing w:val="0"/>
        <w:rPr>
          <w:rFonts w:cs="Arial"/>
        </w:rPr>
      </w:pPr>
      <w:r w:rsidRPr="004342C6">
        <w:rPr>
          <w:rFonts w:cs="Arial"/>
        </w:rPr>
        <w:t>Advanced CSR User</w:t>
      </w:r>
    </w:p>
    <w:p w14:paraId="396CFB76" w14:textId="77777777" w:rsidR="007768B5" w:rsidRPr="004342C6" w:rsidRDefault="007768B5" w:rsidP="007768B5">
      <w:pPr>
        <w:rPr>
          <w:rFonts w:cs="Arial"/>
        </w:rPr>
      </w:pPr>
      <w:r w:rsidRPr="004342C6">
        <w:rPr>
          <w:rFonts w:cs="Arial"/>
          <w:i/>
          <w:color w:val="00B050"/>
        </w:rPr>
        <w:t xml:space="preserve">  </w:t>
      </w:r>
    </w:p>
    <w:p w14:paraId="24F7BA68" w14:textId="77777777" w:rsidR="007768B5" w:rsidRPr="004342C6" w:rsidRDefault="007768B5" w:rsidP="007768B5">
      <w:pPr>
        <w:pStyle w:val="Heading3"/>
        <w:numPr>
          <w:ilvl w:val="2"/>
          <w:numId w:val="13"/>
        </w:numPr>
        <w:rPr>
          <w:rFonts w:ascii="Arial" w:hAnsi="Arial" w:cs="Arial"/>
        </w:rPr>
      </w:pPr>
      <w:bookmarkStart w:id="470" w:name="_Toc94634616"/>
      <w:r w:rsidRPr="004342C6">
        <w:rPr>
          <w:rFonts w:ascii="Arial" w:hAnsi="Arial" w:cs="Arial"/>
        </w:rPr>
        <w:t>Trigger(s)</w:t>
      </w:r>
      <w:bookmarkEnd w:id="470"/>
    </w:p>
    <w:p w14:paraId="4EB6E7C5" w14:textId="1603E354" w:rsidR="007768B5" w:rsidRPr="004342C6" w:rsidRDefault="007768B5" w:rsidP="00320B54">
      <w:pPr>
        <w:pStyle w:val="ListParagraph"/>
        <w:numPr>
          <w:ilvl w:val="0"/>
          <w:numId w:val="203"/>
        </w:numPr>
        <w:ind w:left="810"/>
        <w:contextualSpacing w:val="0"/>
        <w:rPr>
          <w:rFonts w:cs="Arial"/>
        </w:rPr>
      </w:pPr>
      <w:r w:rsidRPr="004342C6">
        <w:rPr>
          <w:rFonts w:cs="Arial"/>
        </w:rPr>
        <w:t>Eligibility is determined/re-determined through any process</w:t>
      </w:r>
      <w:r w:rsidR="0054043B">
        <w:rPr>
          <w:rFonts w:cs="Arial"/>
        </w:rPr>
        <w:t>,</w:t>
      </w:r>
      <w:r w:rsidRPr="004342C6">
        <w:rPr>
          <w:rFonts w:cs="Arial"/>
        </w:rPr>
        <w:t xml:space="preserve"> e.g.</w:t>
      </w:r>
      <w:r w:rsidR="0054043B">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313965C1" w14:textId="77777777" w:rsidR="007768B5" w:rsidRPr="004342C6" w:rsidRDefault="007768B5" w:rsidP="007768B5">
      <w:pPr>
        <w:pStyle w:val="ListParagraph"/>
        <w:ind w:left="1080"/>
        <w:contextualSpacing w:val="0"/>
        <w:rPr>
          <w:rFonts w:cs="Arial"/>
        </w:rPr>
      </w:pPr>
    </w:p>
    <w:p w14:paraId="02015C48" w14:textId="77777777" w:rsidR="007768B5" w:rsidRPr="004342C6" w:rsidRDefault="007768B5" w:rsidP="007768B5">
      <w:pPr>
        <w:pStyle w:val="Heading3"/>
        <w:numPr>
          <w:ilvl w:val="2"/>
          <w:numId w:val="13"/>
        </w:numPr>
        <w:rPr>
          <w:rFonts w:ascii="Arial" w:hAnsi="Arial" w:cs="Arial"/>
        </w:rPr>
      </w:pPr>
      <w:bookmarkStart w:id="471" w:name="_Toc94634617"/>
      <w:r w:rsidRPr="004342C6">
        <w:rPr>
          <w:rFonts w:ascii="Arial" w:hAnsi="Arial" w:cs="Arial"/>
        </w:rPr>
        <w:t>Precondition(s)</w:t>
      </w:r>
      <w:bookmarkEnd w:id="471"/>
    </w:p>
    <w:p w14:paraId="6AA9BAC2" w14:textId="2E34DAD8" w:rsidR="00EF19C0" w:rsidRPr="004342C6" w:rsidRDefault="00EF19C0" w:rsidP="00320B54">
      <w:pPr>
        <w:pStyle w:val="ListParagraph"/>
        <w:numPr>
          <w:ilvl w:val="0"/>
          <w:numId w:val="204"/>
        </w:numPr>
        <w:ind w:left="810"/>
        <w:rPr>
          <w:rFonts w:cs="Arial"/>
        </w:rPr>
      </w:pPr>
      <w:r w:rsidRPr="004342C6">
        <w:rPr>
          <w:rFonts w:cs="Arial"/>
        </w:rPr>
        <w:t>The member’s current MH pending status is “yes</w:t>
      </w:r>
      <w:r w:rsidR="0054043B">
        <w:rPr>
          <w:rFonts w:cs="Arial"/>
        </w:rPr>
        <w:t>,</w:t>
      </w:r>
      <w:r w:rsidRPr="004342C6">
        <w:rPr>
          <w:rFonts w:cs="Arial"/>
        </w:rPr>
        <w:t>” and income is verified in this eligibility.</w:t>
      </w:r>
    </w:p>
    <w:p w14:paraId="0C6E92B3" w14:textId="77777777" w:rsidR="00EF19C0" w:rsidRPr="004342C6" w:rsidRDefault="00EF19C0" w:rsidP="0054043B">
      <w:pPr>
        <w:pStyle w:val="ListParagraph"/>
        <w:ind w:left="810"/>
        <w:rPr>
          <w:rFonts w:cs="Arial"/>
        </w:rPr>
      </w:pPr>
      <w:r w:rsidRPr="004342C6">
        <w:rPr>
          <w:rFonts w:cs="Arial"/>
        </w:rPr>
        <w:t xml:space="preserve">OR </w:t>
      </w:r>
    </w:p>
    <w:p w14:paraId="08FE97ED" w14:textId="49A3CCF5" w:rsidR="00EF19C0" w:rsidRPr="004342C6" w:rsidRDefault="00EF19C0" w:rsidP="00320B54">
      <w:pPr>
        <w:pStyle w:val="ListParagraph"/>
        <w:numPr>
          <w:ilvl w:val="0"/>
          <w:numId w:val="204"/>
        </w:numPr>
        <w:ind w:left="810"/>
        <w:rPr>
          <w:rFonts w:cs="Arial"/>
        </w:rPr>
      </w:pPr>
      <w:r w:rsidRPr="004342C6">
        <w:rPr>
          <w:rFonts w:cs="Arial"/>
        </w:rPr>
        <w:t>The member’s current MH pending status is “yes</w:t>
      </w:r>
      <w:r w:rsidR="0054043B">
        <w:rPr>
          <w:rFonts w:cs="Arial"/>
        </w:rPr>
        <w:t>,</w:t>
      </w:r>
      <w:r w:rsidRPr="004342C6">
        <w:rPr>
          <w:rFonts w:cs="Arial"/>
        </w:rPr>
        <w:t xml:space="preserve">” and due to any change in </w:t>
      </w:r>
      <w:r w:rsidR="0054043B">
        <w:rPr>
          <w:rFonts w:cs="Arial"/>
        </w:rPr>
        <w:t xml:space="preserve">the </w:t>
      </w:r>
      <w:r w:rsidRPr="004342C6">
        <w:rPr>
          <w:rFonts w:cs="Arial"/>
        </w:rPr>
        <w:t xml:space="preserve">application, </w:t>
      </w:r>
      <w:r w:rsidR="0054043B">
        <w:rPr>
          <w:rFonts w:cs="Arial"/>
        </w:rPr>
        <w:t xml:space="preserve">the </w:t>
      </w:r>
      <w:r w:rsidRPr="004342C6">
        <w:rPr>
          <w:rFonts w:cs="Arial"/>
        </w:rPr>
        <w:t>member is now in excluded population.</w:t>
      </w:r>
    </w:p>
    <w:p w14:paraId="2A1709BC" w14:textId="77777777" w:rsidR="00EF19C0" w:rsidRPr="004342C6" w:rsidRDefault="00EF19C0" w:rsidP="0054043B">
      <w:pPr>
        <w:pStyle w:val="ListParagraph"/>
        <w:ind w:left="810"/>
        <w:rPr>
          <w:rFonts w:cs="Arial"/>
        </w:rPr>
      </w:pPr>
      <w:r w:rsidRPr="004342C6">
        <w:rPr>
          <w:rFonts w:cs="Arial"/>
        </w:rPr>
        <w:t>OR</w:t>
      </w:r>
    </w:p>
    <w:p w14:paraId="50DD3255" w14:textId="2BFABC94" w:rsidR="00EF19C0" w:rsidRPr="004342C6" w:rsidRDefault="00EF19C0" w:rsidP="00320B54">
      <w:pPr>
        <w:pStyle w:val="ListParagraph"/>
        <w:numPr>
          <w:ilvl w:val="0"/>
          <w:numId w:val="204"/>
        </w:numPr>
        <w:ind w:left="810"/>
        <w:rPr>
          <w:rFonts w:cs="Arial"/>
        </w:rPr>
      </w:pPr>
      <w:r w:rsidRPr="004342C6">
        <w:rPr>
          <w:rFonts w:cs="Arial"/>
        </w:rPr>
        <w:t>The member’s current MH pending status is “yes</w:t>
      </w:r>
      <w:r w:rsidR="0054043B">
        <w:rPr>
          <w:rFonts w:cs="Arial"/>
        </w:rPr>
        <w:t>,</w:t>
      </w:r>
      <w:r w:rsidRPr="004342C6">
        <w:rPr>
          <w:rFonts w:cs="Arial"/>
        </w:rPr>
        <w:t xml:space="preserve">” and Income RFI is expired. </w:t>
      </w:r>
    </w:p>
    <w:p w14:paraId="50E0DA31" w14:textId="77777777" w:rsidR="00EF19C0" w:rsidRPr="004342C6" w:rsidRDefault="00EF19C0" w:rsidP="0054043B">
      <w:pPr>
        <w:pStyle w:val="ListParagraph"/>
        <w:ind w:left="810"/>
        <w:rPr>
          <w:rFonts w:cs="Arial"/>
        </w:rPr>
      </w:pPr>
      <w:r w:rsidRPr="004342C6">
        <w:rPr>
          <w:rFonts w:cs="Arial"/>
        </w:rPr>
        <w:t xml:space="preserve">OR </w:t>
      </w:r>
    </w:p>
    <w:p w14:paraId="5D1F788B" w14:textId="17C8F211" w:rsidR="00EF19C0" w:rsidRDefault="00EF19C0" w:rsidP="00320B54">
      <w:pPr>
        <w:pStyle w:val="ListParagraph"/>
        <w:numPr>
          <w:ilvl w:val="0"/>
          <w:numId w:val="204"/>
        </w:numPr>
        <w:ind w:left="810"/>
        <w:rPr>
          <w:rFonts w:cs="Arial"/>
        </w:rPr>
      </w:pPr>
      <w:r w:rsidRPr="004342C6">
        <w:rPr>
          <w:rFonts w:cs="Arial"/>
        </w:rPr>
        <w:t>Member’s current MH pending status is “yes” then becomes no longer MH eligible</w:t>
      </w:r>
      <w:r w:rsidR="00FE7E87" w:rsidRPr="004342C6">
        <w:rPr>
          <w:rFonts w:cs="Arial"/>
        </w:rPr>
        <w:t>.</w:t>
      </w:r>
    </w:p>
    <w:p w14:paraId="12FB2EF9" w14:textId="5E30186D" w:rsidR="009260EE" w:rsidRDefault="009260EE" w:rsidP="009260EE">
      <w:pPr>
        <w:rPr>
          <w:rFonts w:cs="Arial"/>
        </w:rPr>
      </w:pPr>
    </w:p>
    <w:p w14:paraId="7625EFE7" w14:textId="77777777" w:rsidR="009260EE" w:rsidRPr="009260EE" w:rsidRDefault="009260EE" w:rsidP="009260EE">
      <w:pPr>
        <w:rPr>
          <w:rFonts w:cs="Arial"/>
        </w:rPr>
      </w:pPr>
    </w:p>
    <w:p w14:paraId="6A1FBD2C" w14:textId="77777777" w:rsidR="007768B5" w:rsidRPr="004342C6" w:rsidRDefault="007768B5" w:rsidP="007768B5">
      <w:pPr>
        <w:pStyle w:val="Heading3"/>
        <w:numPr>
          <w:ilvl w:val="2"/>
          <w:numId w:val="13"/>
        </w:numPr>
        <w:pBdr>
          <w:bottom w:val="single" w:sz="12" w:space="5" w:color="4C8B3F"/>
        </w:pBdr>
        <w:rPr>
          <w:rFonts w:ascii="Arial" w:hAnsi="Arial" w:cs="Arial"/>
        </w:rPr>
      </w:pPr>
      <w:bookmarkStart w:id="472" w:name="_Toc94634618"/>
      <w:r w:rsidRPr="004342C6">
        <w:rPr>
          <w:rFonts w:ascii="Arial" w:hAnsi="Arial" w:cs="Arial"/>
        </w:rPr>
        <w:t>Postcondition(s)</w:t>
      </w:r>
      <w:bookmarkEnd w:id="472"/>
    </w:p>
    <w:p w14:paraId="294F5A43" w14:textId="360040CB" w:rsidR="00E7004D" w:rsidRPr="004342C6" w:rsidRDefault="00E7004D" w:rsidP="00320B54">
      <w:pPr>
        <w:pStyle w:val="ListParagraph"/>
        <w:numPr>
          <w:ilvl w:val="0"/>
          <w:numId w:val="205"/>
        </w:numPr>
        <w:ind w:left="810"/>
        <w:rPr>
          <w:rFonts w:cs="Arial"/>
          <w:i/>
        </w:rPr>
      </w:pPr>
      <w:r w:rsidRPr="004342C6">
        <w:rPr>
          <w:rFonts w:cs="Arial"/>
        </w:rPr>
        <w:lastRenderedPageBreak/>
        <w:t>The member received benefits as per current system rules</w:t>
      </w:r>
      <w:r w:rsidR="0054043B">
        <w:rPr>
          <w:rFonts w:cs="Arial"/>
        </w:rPr>
        <w:t>;</w:t>
      </w:r>
      <w:r w:rsidRPr="004342C6">
        <w:rPr>
          <w:rFonts w:cs="Arial"/>
        </w:rPr>
        <w:t xml:space="preserve"> when the member’s income was manually verified or electronically verified,</w:t>
      </w:r>
      <w:r w:rsidRPr="004342C6">
        <w:rPr>
          <w:rFonts w:cs="Arial"/>
          <w:i/>
        </w:rPr>
        <w:t xml:space="preserve"> </w:t>
      </w:r>
      <w:r w:rsidRPr="004342C6">
        <w:rPr>
          <w:rFonts w:cs="Arial"/>
        </w:rPr>
        <w:t xml:space="preserve">then </w:t>
      </w:r>
      <w:r w:rsidR="0054043B">
        <w:rPr>
          <w:rFonts w:cs="Arial"/>
        </w:rPr>
        <w:t xml:space="preserve">the </w:t>
      </w:r>
      <w:r w:rsidRPr="004342C6">
        <w:rPr>
          <w:rFonts w:cs="Arial"/>
        </w:rPr>
        <w:t>member will be no longer in MH Pending status.</w:t>
      </w:r>
    </w:p>
    <w:p w14:paraId="0280B0F3" w14:textId="63144502" w:rsidR="00E7004D" w:rsidRPr="004342C6" w:rsidRDefault="00E7004D" w:rsidP="00320B54">
      <w:pPr>
        <w:pStyle w:val="ListParagraph"/>
        <w:numPr>
          <w:ilvl w:val="0"/>
          <w:numId w:val="205"/>
        </w:numPr>
        <w:ind w:left="810"/>
        <w:rPr>
          <w:rFonts w:cs="Arial"/>
        </w:rPr>
      </w:pPr>
      <w:r w:rsidRPr="004342C6">
        <w:rPr>
          <w:rFonts w:cs="Arial"/>
        </w:rPr>
        <w:t>The member received benefits as per current system rules</w:t>
      </w:r>
      <w:r w:rsidR="0054043B">
        <w:rPr>
          <w:rFonts w:cs="Arial"/>
        </w:rPr>
        <w:t>;</w:t>
      </w:r>
      <w:r w:rsidRPr="004342C6">
        <w:rPr>
          <w:rFonts w:cs="Arial"/>
        </w:rPr>
        <w:t xml:space="preserve"> if RAC was reported and income was reasonably compatible (electronically verified), then </w:t>
      </w:r>
      <w:r w:rsidR="0054043B">
        <w:rPr>
          <w:rFonts w:cs="Arial"/>
        </w:rPr>
        <w:t xml:space="preserve">the </w:t>
      </w:r>
      <w:r w:rsidRPr="004342C6">
        <w:rPr>
          <w:rFonts w:cs="Arial"/>
        </w:rPr>
        <w:t>member will be no longer in MH pending status.</w:t>
      </w:r>
    </w:p>
    <w:p w14:paraId="68A184A3" w14:textId="7013D6B0" w:rsidR="00E7004D" w:rsidRPr="004342C6" w:rsidRDefault="00E7004D" w:rsidP="00320B54">
      <w:pPr>
        <w:pStyle w:val="ListParagraph"/>
        <w:numPr>
          <w:ilvl w:val="0"/>
          <w:numId w:val="205"/>
        </w:numPr>
        <w:ind w:left="810"/>
        <w:rPr>
          <w:rFonts w:cs="Arial"/>
        </w:rPr>
      </w:pPr>
      <w:r w:rsidRPr="004342C6">
        <w:rPr>
          <w:rFonts w:cs="Arial"/>
        </w:rPr>
        <w:t xml:space="preserve">The member received benefits as per current system rules when </w:t>
      </w:r>
      <w:r w:rsidR="0054043B">
        <w:rPr>
          <w:rFonts w:cs="Arial"/>
        </w:rPr>
        <w:t xml:space="preserve">the </w:t>
      </w:r>
      <w:r w:rsidRPr="004342C6">
        <w:rPr>
          <w:rFonts w:cs="Arial"/>
        </w:rPr>
        <w:t xml:space="preserve">member moved to </w:t>
      </w:r>
      <w:r w:rsidR="0054043B">
        <w:rPr>
          <w:rFonts w:cs="Arial"/>
        </w:rPr>
        <w:t xml:space="preserve">the </w:t>
      </w:r>
      <w:r w:rsidRPr="004342C6">
        <w:rPr>
          <w:rFonts w:cs="Arial"/>
        </w:rPr>
        <w:t>excluded population</w:t>
      </w:r>
      <w:r w:rsidR="0054043B">
        <w:rPr>
          <w:rFonts w:cs="Arial"/>
        </w:rPr>
        <w:t>;</w:t>
      </w:r>
      <w:r w:rsidRPr="004342C6">
        <w:rPr>
          <w:rFonts w:cs="Arial"/>
        </w:rPr>
        <w:t xml:space="preserve"> then</w:t>
      </w:r>
      <w:r w:rsidR="0054043B">
        <w:rPr>
          <w:rFonts w:cs="Arial"/>
        </w:rPr>
        <w:t>,</w:t>
      </w:r>
      <w:r w:rsidRPr="004342C6">
        <w:rPr>
          <w:rFonts w:cs="Arial"/>
        </w:rPr>
        <w:t xml:space="preserve"> </w:t>
      </w:r>
      <w:r w:rsidR="0054043B">
        <w:rPr>
          <w:rFonts w:cs="Arial"/>
        </w:rPr>
        <w:t xml:space="preserve">the </w:t>
      </w:r>
      <w:r w:rsidRPr="004342C6">
        <w:rPr>
          <w:rFonts w:cs="Arial"/>
        </w:rPr>
        <w:t>member will be no longer in MH pending status.</w:t>
      </w:r>
    </w:p>
    <w:p w14:paraId="176A4732" w14:textId="2EC252A1" w:rsidR="00E7004D" w:rsidRPr="004342C6" w:rsidRDefault="00E7004D" w:rsidP="00320B54">
      <w:pPr>
        <w:pStyle w:val="ListParagraph"/>
        <w:numPr>
          <w:ilvl w:val="0"/>
          <w:numId w:val="205"/>
        </w:numPr>
        <w:ind w:left="810"/>
        <w:rPr>
          <w:rFonts w:cs="Arial"/>
        </w:rPr>
      </w:pPr>
      <w:r w:rsidRPr="004342C6">
        <w:rPr>
          <w:rFonts w:cs="Arial"/>
        </w:rPr>
        <w:t>The member received benefits as per current system rules</w:t>
      </w:r>
      <w:r w:rsidR="0054043B">
        <w:rPr>
          <w:rFonts w:cs="Arial"/>
        </w:rPr>
        <w:t>;</w:t>
      </w:r>
      <w:r w:rsidRPr="004342C6">
        <w:rPr>
          <w:rFonts w:cs="Arial"/>
        </w:rPr>
        <w:t xml:space="preserve"> when member’s income RFI was expired after time clock expiration, then </w:t>
      </w:r>
      <w:r w:rsidR="0054043B">
        <w:rPr>
          <w:rFonts w:cs="Arial"/>
        </w:rPr>
        <w:t xml:space="preserve">the </w:t>
      </w:r>
      <w:r w:rsidRPr="004342C6">
        <w:rPr>
          <w:rFonts w:cs="Arial"/>
        </w:rPr>
        <w:t>member will be no longer in MH pending status.</w:t>
      </w:r>
    </w:p>
    <w:p w14:paraId="5EA934DC" w14:textId="51C536E6" w:rsidR="007768B5" w:rsidRPr="004342C6" w:rsidRDefault="00E7004D" w:rsidP="00320B54">
      <w:pPr>
        <w:pStyle w:val="ListParagraph"/>
        <w:numPr>
          <w:ilvl w:val="0"/>
          <w:numId w:val="205"/>
        </w:numPr>
        <w:ind w:left="810"/>
        <w:rPr>
          <w:rFonts w:cs="Arial"/>
        </w:rPr>
      </w:pPr>
      <w:r w:rsidRPr="004342C6">
        <w:rPr>
          <w:rFonts w:cs="Arial"/>
        </w:rPr>
        <w:t xml:space="preserve">The member received benefits as per current system rules when </w:t>
      </w:r>
      <w:r w:rsidR="0054043B">
        <w:rPr>
          <w:rFonts w:cs="Arial"/>
        </w:rPr>
        <w:t xml:space="preserve">the </w:t>
      </w:r>
      <w:r w:rsidRPr="004342C6">
        <w:rPr>
          <w:rFonts w:cs="Arial"/>
        </w:rPr>
        <w:t>member moved out of MH as per application data</w:t>
      </w:r>
      <w:r w:rsidR="0054043B">
        <w:rPr>
          <w:rFonts w:cs="Arial"/>
        </w:rPr>
        <w:t>;</w:t>
      </w:r>
      <w:r w:rsidRPr="004342C6">
        <w:rPr>
          <w:rFonts w:cs="Arial"/>
        </w:rPr>
        <w:t xml:space="preserve"> then</w:t>
      </w:r>
      <w:r w:rsidR="0054043B">
        <w:rPr>
          <w:rFonts w:cs="Arial"/>
        </w:rPr>
        <w:t>,</w:t>
      </w:r>
      <w:r w:rsidRPr="004342C6">
        <w:rPr>
          <w:rFonts w:cs="Arial"/>
        </w:rPr>
        <w:t xml:space="preserve"> </w:t>
      </w:r>
      <w:r w:rsidR="0054043B">
        <w:rPr>
          <w:rFonts w:cs="Arial"/>
        </w:rPr>
        <w:t xml:space="preserve">the </w:t>
      </w:r>
      <w:r w:rsidRPr="004342C6">
        <w:rPr>
          <w:rFonts w:cs="Arial"/>
        </w:rPr>
        <w:t>member will be no longer in MH pending status.</w:t>
      </w:r>
    </w:p>
    <w:p w14:paraId="691663D0" w14:textId="45C8DC40" w:rsidR="00F93104" w:rsidRPr="004342C6" w:rsidRDefault="00F93104" w:rsidP="00320B54">
      <w:pPr>
        <w:pStyle w:val="ListParagraph"/>
        <w:numPr>
          <w:ilvl w:val="0"/>
          <w:numId w:val="205"/>
        </w:numPr>
        <w:ind w:left="810"/>
        <w:rPr>
          <w:rFonts w:cs="Arial"/>
        </w:rPr>
      </w:pPr>
      <w:r w:rsidRPr="004342C6">
        <w:rPr>
          <w:rFonts w:cs="Arial"/>
        </w:rPr>
        <w:t xml:space="preserve">A member who was continuously pending for MH benefit will be retroactively provided the approved MH benefit when </w:t>
      </w:r>
      <w:r w:rsidR="0054043B">
        <w:rPr>
          <w:rFonts w:cs="Arial"/>
        </w:rPr>
        <w:t xml:space="preserve">the </w:t>
      </w:r>
      <w:r w:rsidRPr="004342C6">
        <w:rPr>
          <w:rFonts w:cs="Arial"/>
        </w:rPr>
        <w:t xml:space="preserve">member is no longer in </w:t>
      </w:r>
      <w:r w:rsidR="0054043B">
        <w:rPr>
          <w:rFonts w:cs="Arial"/>
        </w:rPr>
        <w:t xml:space="preserve">the </w:t>
      </w:r>
      <w:r w:rsidRPr="004342C6">
        <w:rPr>
          <w:rFonts w:cs="Arial"/>
        </w:rPr>
        <w:t>“MH Pending “state.</w:t>
      </w:r>
    </w:p>
    <w:p w14:paraId="104D3FD0" w14:textId="77777777" w:rsidR="00E7004D" w:rsidRPr="004342C6" w:rsidRDefault="00E7004D" w:rsidP="00E7004D">
      <w:pPr>
        <w:pStyle w:val="ListParagraph"/>
        <w:ind w:left="1080"/>
        <w:contextualSpacing w:val="0"/>
        <w:rPr>
          <w:rFonts w:cs="Arial"/>
        </w:rPr>
      </w:pPr>
    </w:p>
    <w:p w14:paraId="1C5DC56C" w14:textId="77777777" w:rsidR="007768B5" w:rsidRPr="004342C6" w:rsidRDefault="007768B5" w:rsidP="007768B5">
      <w:pPr>
        <w:pStyle w:val="Heading3"/>
        <w:numPr>
          <w:ilvl w:val="2"/>
          <w:numId w:val="13"/>
        </w:numPr>
        <w:rPr>
          <w:rFonts w:ascii="Arial" w:hAnsi="Arial" w:cs="Arial"/>
        </w:rPr>
      </w:pPr>
      <w:bookmarkStart w:id="473" w:name="_Toc94634619"/>
      <w:r w:rsidRPr="004342C6">
        <w:rPr>
          <w:rFonts w:ascii="Arial" w:hAnsi="Arial" w:cs="Arial"/>
        </w:rPr>
        <w:t>Flow of Event(s)</w:t>
      </w:r>
      <w:bookmarkEnd w:id="473"/>
    </w:p>
    <w:p w14:paraId="546B907B" w14:textId="77777777" w:rsidR="007768B5" w:rsidRPr="004342C6" w:rsidRDefault="007768B5" w:rsidP="007768B5">
      <w:pPr>
        <w:ind w:left="360"/>
        <w:rPr>
          <w:rFonts w:cs="Arial"/>
        </w:rPr>
      </w:pPr>
    </w:p>
    <w:p w14:paraId="3D92AD21" w14:textId="7B225474" w:rsidR="007768B5" w:rsidRPr="004342C6" w:rsidRDefault="007768B5" w:rsidP="008071D4">
      <w:pPr>
        <w:pStyle w:val="Heading3"/>
        <w:numPr>
          <w:ilvl w:val="3"/>
          <w:numId w:val="13"/>
        </w:numPr>
        <w:tabs>
          <w:tab w:val="left" w:pos="1890"/>
        </w:tabs>
        <w:rPr>
          <w:rFonts w:ascii="Arial" w:hAnsi="Arial" w:cs="Arial"/>
        </w:rPr>
      </w:pPr>
      <w:bookmarkStart w:id="474" w:name="_Toc94634620"/>
      <w:r w:rsidRPr="004342C6">
        <w:rPr>
          <w:rFonts w:ascii="Arial" w:hAnsi="Arial" w:cs="Arial"/>
        </w:rPr>
        <w:t>Basic Flow</w:t>
      </w:r>
      <w:bookmarkEnd w:id="474"/>
    </w:p>
    <w:p w14:paraId="7AFFA527" w14:textId="6F0BF431" w:rsidR="00E7004D" w:rsidRPr="004342C6" w:rsidRDefault="00E7004D" w:rsidP="00320B54">
      <w:pPr>
        <w:pStyle w:val="ListParagraph"/>
        <w:numPr>
          <w:ilvl w:val="0"/>
          <w:numId w:val="206"/>
        </w:numPr>
        <w:ind w:left="1260"/>
        <w:rPr>
          <w:rFonts w:cs="Arial"/>
        </w:rPr>
      </w:pPr>
      <w:r w:rsidRPr="004342C6">
        <w:rPr>
          <w:rFonts w:cs="Arial"/>
        </w:rPr>
        <w:t>The member’s MH pending status is “yes” due to unverified income used in member’s MAGI household.</w:t>
      </w:r>
    </w:p>
    <w:p w14:paraId="286A07D6" w14:textId="77777777" w:rsidR="00E7004D" w:rsidRPr="004342C6" w:rsidRDefault="00E7004D" w:rsidP="00320B54">
      <w:pPr>
        <w:pStyle w:val="ListParagraph"/>
        <w:numPr>
          <w:ilvl w:val="0"/>
          <w:numId w:val="206"/>
        </w:numPr>
        <w:ind w:left="1260"/>
        <w:rPr>
          <w:rFonts w:cs="Arial"/>
        </w:rPr>
      </w:pPr>
      <w:r w:rsidRPr="004342C6">
        <w:rPr>
          <w:rFonts w:cs="Arial"/>
        </w:rPr>
        <w:t>BO user verifies Income and re-runs the eligibility.</w:t>
      </w:r>
    </w:p>
    <w:p w14:paraId="4826FC04" w14:textId="63ACEAB8" w:rsidR="007768B5" w:rsidRPr="004342C6" w:rsidRDefault="00E7004D" w:rsidP="00320B54">
      <w:pPr>
        <w:pStyle w:val="ListParagraph"/>
        <w:numPr>
          <w:ilvl w:val="0"/>
          <w:numId w:val="206"/>
        </w:numPr>
        <w:ind w:left="1260"/>
        <w:rPr>
          <w:rFonts w:cs="Arial"/>
        </w:rPr>
      </w:pPr>
      <w:r w:rsidRPr="004342C6">
        <w:rPr>
          <w:rFonts w:cs="Arial"/>
        </w:rPr>
        <w:t>The member will be re-determined and will be no longer in MH Pending status</w:t>
      </w:r>
    </w:p>
    <w:p w14:paraId="7BB578DF" w14:textId="21B8181F" w:rsidR="00F93104" w:rsidRPr="004342C6" w:rsidRDefault="00F93104" w:rsidP="00320B54">
      <w:pPr>
        <w:pStyle w:val="ListParagraph"/>
        <w:numPr>
          <w:ilvl w:val="0"/>
          <w:numId w:val="206"/>
        </w:numPr>
        <w:ind w:left="1260"/>
        <w:rPr>
          <w:rFonts w:cs="Arial"/>
        </w:rPr>
      </w:pPr>
      <w:r w:rsidRPr="004342C6">
        <w:rPr>
          <w:rFonts w:cs="Arial"/>
        </w:rPr>
        <w:t xml:space="preserve">If </w:t>
      </w:r>
      <w:r w:rsidR="0054043B">
        <w:rPr>
          <w:rFonts w:cs="Arial"/>
        </w:rPr>
        <w:t xml:space="preserve">the </w:t>
      </w:r>
      <w:r w:rsidRPr="004342C6">
        <w:rPr>
          <w:rFonts w:cs="Arial"/>
        </w:rPr>
        <w:t>member is MassHealth eligible</w:t>
      </w:r>
      <w:r w:rsidR="0054043B">
        <w:rPr>
          <w:rFonts w:cs="Arial"/>
        </w:rPr>
        <w:t>,</w:t>
      </w:r>
      <w:r w:rsidRPr="004342C6">
        <w:rPr>
          <w:rFonts w:cs="Arial"/>
        </w:rPr>
        <w:t xml:space="preserve"> then coverage will be provided retroactively</w:t>
      </w:r>
      <w:r w:rsidR="00FE7E87" w:rsidRPr="004342C6">
        <w:rPr>
          <w:rFonts w:cs="Arial"/>
        </w:rPr>
        <w:t>.</w:t>
      </w:r>
    </w:p>
    <w:p w14:paraId="4BB35B23" w14:textId="77777777" w:rsidR="00E7004D" w:rsidRPr="004342C6" w:rsidRDefault="00E7004D" w:rsidP="00E7004D">
      <w:pPr>
        <w:pStyle w:val="ListParagraph"/>
        <w:ind w:left="1170"/>
        <w:rPr>
          <w:rFonts w:cs="Arial"/>
        </w:rPr>
      </w:pPr>
    </w:p>
    <w:p w14:paraId="1A9F0DFB" w14:textId="77777777" w:rsidR="007768B5" w:rsidRPr="004342C6" w:rsidRDefault="007768B5" w:rsidP="008071D4">
      <w:pPr>
        <w:pStyle w:val="Heading3"/>
        <w:numPr>
          <w:ilvl w:val="3"/>
          <w:numId w:val="13"/>
        </w:numPr>
        <w:tabs>
          <w:tab w:val="left" w:pos="1890"/>
        </w:tabs>
        <w:rPr>
          <w:rFonts w:ascii="Arial" w:hAnsi="Arial" w:cs="Arial"/>
        </w:rPr>
      </w:pPr>
      <w:bookmarkStart w:id="475" w:name="_Toc94634621"/>
      <w:r w:rsidRPr="004342C6">
        <w:rPr>
          <w:rFonts w:ascii="Arial" w:hAnsi="Arial" w:cs="Arial"/>
        </w:rPr>
        <w:t>Alternate Flow-1</w:t>
      </w:r>
      <w:bookmarkEnd w:id="475"/>
    </w:p>
    <w:p w14:paraId="6D52D443" w14:textId="2E8230CF" w:rsidR="00E7004D" w:rsidRPr="004342C6" w:rsidRDefault="00E7004D" w:rsidP="00320B54">
      <w:pPr>
        <w:pStyle w:val="ListParagraph"/>
        <w:numPr>
          <w:ilvl w:val="0"/>
          <w:numId w:val="207"/>
        </w:numPr>
        <w:ind w:left="1260"/>
        <w:rPr>
          <w:rFonts w:cs="Arial"/>
        </w:rPr>
      </w:pPr>
      <w:r w:rsidRPr="004342C6">
        <w:rPr>
          <w:rFonts w:cs="Arial"/>
        </w:rPr>
        <w:t>The member’s MH pending status is “yes</w:t>
      </w:r>
      <w:r w:rsidR="0054043B">
        <w:rPr>
          <w:rFonts w:cs="Arial"/>
        </w:rPr>
        <w:t>.</w:t>
      </w:r>
      <w:r w:rsidRPr="004342C6">
        <w:rPr>
          <w:rFonts w:cs="Arial"/>
        </w:rPr>
        <w:t>”</w:t>
      </w:r>
    </w:p>
    <w:p w14:paraId="1DA5EF00" w14:textId="77777777" w:rsidR="00E7004D" w:rsidRPr="004342C6" w:rsidRDefault="00E7004D" w:rsidP="00320B54">
      <w:pPr>
        <w:pStyle w:val="ListParagraph"/>
        <w:numPr>
          <w:ilvl w:val="0"/>
          <w:numId w:val="207"/>
        </w:numPr>
        <w:ind w:left="1260"/>
        <w:rPr>
          <w:rFonts w:cs="Arial"/>
        </w:rPr>
      </w:pPr>
      <w:r w:rsidRPr="004342C6">
        <w:rPr>
          <w:rFonts w:cs="Arial"/>
        </w:rPr>
        <w:t>The individual/BO user Reports a change in which income was updated and reasonably compatible (electronically verified).</w:t>
      </w:r>
    </w:p>
    <w:p w14:paraId="01CE92C5" w14:textId="587E1BEF" w:rsidR="00E7004D" w:rsidRPr="004342C6" w:rsidRDefault="00E7004D" w:rsidP="00320B54">
      <w:pPr>
        <w:pStyle w:val="ListParagraph"/>
        <w:numPr>
          <w:ilvl w:val="0"/>
          <w:numId w:val="207"/>
        </w:numPr>
        <w:ind w:left="1260"/>
        <w:rPr>
          <w:rFonts w:cs="Arial"/>
        </w:rPr>
      </w:pPr>
      <w:r w:rsidRPr="004342C6">
        <w:rPr>
          <w:rFonts w:cs="Arial"/>
        </w:rPr>
        <w:t xml:space="preserve">The member will </w:t>
      </w:r>
      <w:r w:rsidR="0054043B">
        <w:rPr>
          <w:rFonts w:cs="Arial"/>
        </w:rPr>
        <w:t>no longer be</w:t>
      </w:r>
      <w:r w:rsidRPr="004342C6">
        <w:rPr>
          <w:rFonts w:cs="Arial"/>
        </w:rPr>
        <w:t xml:space="preserve"> in MH Pending status.</w:t>
      </w:r>
    </w:p>
    <w:p w14:paraId="013E852D" w14:textId="6F7AFAFF" w:rsidR="00F93104" w:rsidRPr="004342C6" w:rsidRDefault="00F93104" w:rsidP="00320B54">
      <w:pPr>
        <w:pStyle w:val="ListParagraph"/>
        <w:numPr>
          <w:ilvl w:val="0"/>
          <w:numId w:val="207"/>
        </w:numPr>
        <w:ind w:left="1260"/>
        <w:rPr>
          <w:rFonts w:cs="Arial"/>
        </w:rPr>
      </w:pPr>
      <w:r w:rsidRPr="004342C6">
        <w:rPr>
          <w:rFonts w:cs="Arial"/>
        </w:rPr>
        <w:t xml:space="preserve">If </w:t>
      </w:r>
      <w:r w:rsidR="0054043B">
        <w:rPr>
          <w:rFonts w:cs="Arial"/>
        </w:rPr>
        <w:t xml:space="preserve">the </w:t>
      </w:r>
      <w:r w:rsidRPr="004342C6">
        <w:rPr>
          <w:rFonts w:cs="Arial"/>
        </w:rPr>
        <w:t>member is Masshealth eligible</w:t>
      </w:r>
      <w:r w:rsidR="0054043B">
        <w:rPr>
          <w:rFonts w:cs="Arial"/>
        </w:rPr>
        <w:t>,</w:t>
      </w:r>
      <w:r w:rsidRPr="004342C6">
        <w:rPr>
          <w:rFonts w:cs="Arial"/>
        </w:rPr>
        <w:t xml:space="preserve"> then coverage will be provided retroactively</w:t>
      </w:r>
      <w:r w:rsidR="00FE7E87" w:rsidRPr="004342C6">
        <w:rPr>
          <w:rFonts w:cs="Arial"/>
        </w:rPr>
        <w:t>.</w:t>
      </w:r>
    </w:p>
    <w:p w14:paraId="6CE132C8" w14:textId="77777777" w:rsidR="00E7004D" w:rsidRPr="004342C6" w:rsidRDefault="00E7004D" w:rsidP="00E7004D">
      <w:pPr>
        <w:pStyle w:val="ListParagraph"/>
        <w:ind w:left="1080"/>
        <w:rPr>
          <w:rFonts w:cs="Arial"/>
        </w:rPr>
      </w:pPr>
    </w:p>
    <w:p w14:paraId="16660ABD" w14:textId="74C3A6AB" w:rsidR="00E7004D" w:rsidRPr="004342C6" w:rsidRDefault="00E7004D" w:rsidP="008071D4">
      <w:pPr>
        <w:pStyle w:val="Heading3"/>
        <w:numPr>
          <w:ilvl w:val="3"/>
          <w:numId w:val="13"/>
        </w:numPr>
        <w:tabs>
          <w:tab w:val="left" w:pos="1890"/>
        </w:tabs>
        <w:rPr>
          <w:rFonts w:ascii="Arial" w:hAnsi="Arial" w:cs="Arial"/>
        </w:rPr>
      </w:pPr>
      <w:bookmarkStart w:id="476" w:name="_Toc94634622"/>
      <w:r w:rsidRPr="004342C6">
        <w:rPr>
          <w:rFonts w:ascii="Arial" w:hAnsi="Arial" w:cs="Arial"/>
        </w:rPr>
        <w:t>Alternate Flow 2</w:t>
      </w:r>
      <w:bookmarkEnd w:id="476"/>
    </w:p>
    <w:p w14:paraId="70C79F1C" w14:textId="6BE99482" w:rsidR="00E7004D" w:rsidRPr="004342C6" w:rsidRDefault="00E7004D" w:rsidP="00320B54">
      <w:pPr>
        <w:pStyle w:val="ListParagraph"/>
        <w:numPr>
          <w:ilvl w:val="0"/>
          <w:numId w:val="208"/>
        </w:numPr>
        <w:ind w:left="1260"/>
        <w:rPr>
          <w:rFonts w:cs="Arial"/>
        </w:rPr>
      </w:pPr>
      <w:r w:rsidRPr="004342C6">
        <w:rPr>
          <w:rFonts w:cs="Arial"/>
        </w:rPr>
        <w:t>The member’s MH pending status is “yes</w:t>
      </w:r>
      <w:r w:rsidR="0054043B">
        <w:rPr>
          <w:rFonts w:cs="Arial"/>
        </w:rPr>
        <w:t>.”</w:t>
      </w:r>
    </w:p>
    <w:p w14:paraId="352FE50A" w14:textId="3DDDB90D" w:rsidR="00E7004D" w:rsidRPr="004342C6" w:rsidRDefault="00E7004D" w:rsidP="00320B54">
      <w:pPr>
        <w:pStyle w:val="ListParagraph"/>
        <w:numPr>
          <w:ilvl w:val="0"/>
          <w:numId w:val="208"/>
        </w:numPr>
        <w:ind w:left="1260"/>
        <w:rPr>
          <w:rFonts w:cs="Arial"/>
        </w:rPr>
      </w:pPr>
      <w:r w:rsidRPr="004342C6">
        <w:rPr>
          <w:rFonts w:cs="Arial"/>
        </w:rPr>
        <w:t>Eligibility was re-determined</w:t>
      </w:r>
      <w:r w:rsidR="0054043B">
        <w:rPr>
          <w:rFonts w:cs="Arial"/>
        </w:rPr>
        <w:t>,</w:t>
      </w:r>
      <w:r w:rsidRPr="004342C6">
        <w:rPr>
          <w:rFonts w:cs="Arial"/>
        </w:rPr>
        <w:t xml:space="preserve"> which resulted</w:t>
      </w:r>
      <w:r w:rsidR="0054043B">
        <w:rPr>
          <w:rFonts w:cs="Arial"/>
        </w:rPr>
        <w:t xml:space="preserve"> in</w:t>
      </w:r>
      <w:r w:rsidRPr="004342C6">
        <w:rPr>
          <w:rFonts w:cs="Arial"/>
        </w:rPr>
        <w:t xml:space="preserve"> the member </w:t>
      </w:r>
      <w:r w:rsidR="0054043B">
        <w:rPr>
          <w:rFonts w:cs="Arial"/>
        </w:rPr>
        <w:t>being</w:t>
      </w:r>
      <w:r w:rsidRPr="004342C6">
        <w:rPr>
          <w:rFonts w:cs="Arial"/>
        </w:rPr>
        <w:t xml:space="preserve"> part of </w:t>
      </w:r>
      <w:r w:rsidR="0054043B">
        <w:rPr>
          <w:rFonts w:cs="Arial"/>
        </w:rPr>
        <w:t xml:space="preserve">the </w:t>
      </w:r>
      <w:r w:rsidRPr="004342C6">
        <w:rPr>
          <w:rFonts w:cs="Arial"/>
        </w:rPr>
        <w:t>Excluded population.</w:t>
      </w:r>
    </w:p>
    <w:p w14:paraId="097291D2" w14:textId="617D7104" w:rsidR="00E7004D" w:rsidRPr="004342C6" w:rsidRDefault="00E7004D" w:rsidP="00320B54">
      <w:pPr>
        <w:pStyle w:val="ListParagraph"/>
        <w:numPr>
          <w:ilvl w:val="0"/>
          <w:numId w:val="208"/>
        </w:numPr>
        <w:ind w:left="1260"/>
        <w:rPr>
          <w:rFonts w:cs="Arial"/>
        </w:rPr>
      </w:pPr>
      <w:r w:rsidRPr="004342C6">
        <w:rPr>
          <w:rFonts w:cs="Arial"/>
        </w:rPr>
        <w:t xml:space="preserve">The member will </w:t>
      </w:r>
      <w:r w:rsidR="0054043B">
        <w:rPr>
          <w:rFonts w:cs="Arial"/>
        </w:rPr>
        <w:t>no longer be</w:t>
      </w:r>
      <w:r w:rsidRPr="004342C6">
        <w:rPr>
          <w:rFonts w:cs="Arial"/>
        </w:rPr>
        <w:t xml:space="preserve"> in MH Pending status.</w:t>
      </w:r>
    </w:p>
    <w:p w14:paraId="71915126" w14:textId="67C06ED8" w:rsidR="00F93104" w:rsidRPr="004342C6" w:rsidRDefault="00F93104" w:rsidP="00320B54">
      <w:pPr>
        <w:pStyle w:val="ListParagraph"/>
        <w:numPr>
          <w:ilvl w:val="0"/>
          <w:numId w:val="208"/>
        </w:numPr>
        <w:ind w:left="1260"/>
        <w:rPr>
          <w:rFonts w:cs="Arial"/>
        </w:rPr>
      </w:pPr>
      <w:r w:rsidRPr="004342C6">
        <w:rPr>
          <w:rFonts w:cs="Arial"/>
        </w:rPr>
        <w:t xml:space="preserve">If </w:t>
      </w:r>
      <w:r w:rsidR="0054043B">
        <w:rPr>
          <w:rFonts w:cs="Arial"/>
        </w:rPr>
        <w:t xml:space="preserve">the </w:t>
      </w:r>
      <w:r w:rsidRPr="004342C6">
        <w:rPr>
          <w:rFonts w:cs="Arial"/>
        </w:rPr>
        <w:t>member is Masshealth eligible</w:t>
      </w:r>
      <w:r w:rsidR="0054043B">
        <w:rPr>
          <w:rFonts w:cs="Arial"/>
        </w:rPr>
        <w:t>,</w:t>
      </w:r>
      <w:r w:rsidRPr="004342C6">
        <w:rPr>
          <w:rFonts w:cs="Arial"/>
        </w:rPr>
        <w:t xml:space="preserve"> then coverage will be provided retroactively</w:t>
      </w:r>
      <w:r w:rsidR="00FE7E87" w:rsidRPr="004342C6">
        <w:rPr>
          <w:rFonts w:cs="Arial"/>
        </w:rPr>
        <w:t>.</w:t>
      </w:r>
    </w:p>
    <w:p w14:paraId="0B50C8F5" w14:textId="5C693BA5" w:rsidR="00E7004D" w:rsidRDefault="00E7004D" w:rsidP="00E7004D">
      <w:pPr>
        <w:rPr>
          <w:rFonts w:cs="Arial"/>
        </w:rPr>
      </w:pPr>
    </w:p>
    <w:p w14:paraId="4C22075A" w14:textId="77777777" w:rsidR="0054043B" w:rsidRPr="004342C6" w:rsidRDefault="0054043B" w:rsidP="00E7004D">
      <w:pPr>
        <w:rPr>
          <w:rFonts w:cs="Arial"/>
        </w:rPr>
      </w:pPr>
    </w:p>
    <w:p w14:paraId="353A242A" w14:textId="1F8E41D0" w:rsidR="00E7004D" w:rsidRPr="004342C6" w:rsidRDefault="00E7004D" w:rsidP="008071D4">
      <w:pPr>
        <w:pStyle w:val="Heading3"/>
        <w:numPr>
          <w:ilvl w:val="3"/>
          <w:numId w:val="13"/>
        </w:numPr>
        <w:tabs>
          <w:tab w:val="left" w:pos="1890"/>
        </w:tabs>
        <w:rPr>
          <w:rFonts w:ascii="Arial" w:hAnsi="Arial" w:cs="Arial"/>
        </w:rPr>
      </w:pPr>
      <w:bookmarkStart w:id="477" w:name="_Toc94634623"/>
      <w:r w:rsidRPr="004342C6">
        <w:rPr>
          <w:rFonts w:ascii="Arial" w:hAnsi="Arial" w:cs="Arial"/>
        </w:rPr>
        <w:t>Alternate Flow 3</w:t>
      </w:r>
      <w:bookmarkEnd w:id="477"/>
    </w:p>
    <w:p w14:paraId="59C07CA5" w14:textId="12E4B485" w:rsidR="00E7004D" w:rsidRPr="004342C6" w:rsidRDefault="00E7004D" w:rsidP="00320B54">
      <w:pPr>
        <w:pStyle w:val="ListParagraph"/>
        <w:numPr>
          <w:ilvl w:val="0"/>
          <w:numId w:val="209"/>
        </w:numPr>
        <w:ind w:left="1260"/>
        <w:rPr>
          <w:rFonts w:cs="Arial"/>
        </w:rPr>
      </w:pPr>
      <w:r w:rsidRPr="004342C6">
        <w:rPr>
          <w:rFonts w:cs="Arial"/>
        </w:rPr>
        <w:t>The member’s MH pending status is “yes</w:t>
      </w:r>
      <w:r w:rsidR="0054043B">
        <w:rPr>
          <w:rFonts w:cs="Arial"/>
        </w:rPr>
        <w:t>.”</w:t>
      </w:r>
      <w:r w:rsidRPr="004342C6" w:rsidDel="00A40C92">
        <w:rPr>
          <w:rFonts w:cs="Arial"/>
        </w:rPr>
        <w:t xml:space="preserve"> </w:t>
      </w:r>
    </w:p>
    <w:p w14:paraId="30280602" w14:textId="77777777" w:rsidR="00F93104" w:rsidRPr="004342C6" w:rsidRDefault="00E7004D" w:rsidP="00320B54">
      <w:pPr>
        <w:pStyle w:val="ListParagraph"/>
        <w:numPr>
          <w:ilvl w:val="0"/>
          <w:numId w:val="209"/>
        </w:numPr>
        <w:ind w:left="1260"/>
        <w:rPr>
          <w:rFonts w:cs="Arial"/>
        </w:rPr>
      </w:pPr>
      <w:r w:rsidRPr="004342C6">
        <w:rPr>
          <w:rFonts w:cs="Arial"/>
        </w:rPr>
        <w:t>Member’s Income RFI is expired.</w:t>
      </w:r>
    </w:p>
    <w:p w14:paraId="2E9B3F4C" w14:textId="77777777" w:rsidR="00F93104" w:rsidRPr="004342C6" w:rsidRDefault="00E7004D" w:rsidP="00320B54">
      <w:pPr>
        <w:pStyle w:val="ListParagraph"/>
        <w:numPr>
          <w:ilvl w:val="0"/>
          <w:numId w:val="209"/>
        </w:numPr>
        <w:ind w:left="1260"/>
        <w:rPr>
          <w:rFonts w:cs="Arial"/>
        </w:rPr>
      </w:pPr>
      <w:r w:rsidRPr="004342C6">
        <w:rPr>
          <w:rFonts w:cs="Arial"/>
        </w:rPr>
        <w:lastRenderedPageBreak/>
        <w:t>The member will be re-determined and will no longer be in MH Pending status.</w:t>
      </w:r>
    </w:p>
    <w:p w14:paraId="2515DA9F" w14:textId="4A3E38F3" w:rsidR="00F93104" w:rsidRPr="004342C6" w:rsidRDefault="00F93104" w:rsidP="00320B54">
      <w:pPr>
        <w:pStyle w:val="ListParagraph"/>
        <w:numPr>
          <w:ilvl w:val="0"/>
          <w:numId w:val="209"/>
        </w:numPr>
        <w:ind w:left="1260"/>
        <w:rPr>
          <w:rFonts w:cs="Arial"/>
        </w:rPr>
      </w:pPr>
      <w:r w:rsidRPr="004342C6">
        <w:rPr>
          <w:rFonts w:cs="Arial"/>
        </w:rPr>
        <w:t xml:space="preserve">If </w:t>
      </w:r>
      <w:r w:rsidR="0054043B">
        <w:rPr>
          <w:rFonts w:cs="Arial"/>
        </w:rPr>
        <w:t xml:space="preserve">the </w:t>
      </w:r>
      <w:r w:rsidRPr="004342C6">
        <w:rPr>
          <w:rFonts w:cs="Arial"/>
        </w:rPr>
        <w:t>member is Masshealth eligible</w:t>
      </w:r>
      <w:r w:rsidR="0054043B">
        <w:rPr>
          <w:rFonts w:cs="Arial"/>
        </w:rPr>
        <w:t>,</w:t>
      </w:r>
      <w:r w:rsidRPr="004342C6">
        <w:rPr>
          <w:rFonts w:cs="Arial"/>
        </w:rPr>
        <w:t xml:space="preserve"> then coverage will be provided retroactively</w:t>
      </w:r>
      <w:r w:rsidR="000F6619" w:rsidRPr="004342C6">
        <w:rPr>
          <w:rFonts w:cs="Arial"/>
        </w:rPr>
        <w:t>.</w:t>
      </w:r>
    </w:p>
    <w:p w14:paraId="7D037054" w14:textId="77777777" w:rsidR="007768B5" w:rsidRPr="004342C6" w:rsidRDefault="007768B5" w:rsidP="007768B5">
      <w:pPr>
        <w:rPr>
          <w:rFonts w:cs="Arial"/>
        </w:rPr>
      </w:pPr>
    </w:p>
    <w:p w14:paraId="7EDECC3F" w14:textId="77777777" w:rsidR="007768B5" w:rsidRPr="004342C6" w:rsidRDefault="007768B5" w:rsidP="007768B5">
      <w:pPr>
        <w:rPr>
          <w:rFonts w:cs="Arial"/>
        </w:rPr>
      </w:pPr>
    </w:p>
    <w:p w14:paraId="444E9B1A" w14:textId="77777777" w:rsidR="007768B5" w:rsidRPr="004342C6" w:rsidRDefault="007768B5" w:rsidP="007768B5">
      <w:pPr>
        <w:pStyle w:val="Heading3"/>
        <w:numPr>
          <w:ilvl w:val="2"/>
          <w:numId w:val="13"/>
        </w:numPr>
        <w:rPr>
          <w:rFonts w:ascii="Arial" w:hAnsi="Arial" w:cs="Arial"/>
        </w:rPr>
      </w:pPr>
      <w:bookmarkStart w:id="478" w:name="_Toc94634624"/>
      <w:r w:rsidRPr="004342C6">
        <w:rPr>
          <w:rFonts w:ascii="Arial" w:hAnsi="Arial" w:cs="Arial"/>
        </w:rPr>
        <w:t>User Pages and Input</w:t>
      </w:r>
      <w:bookmarkEnd w:id="478"/>
    </w:p>
    <w:p w14:paraId="16A104FF"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3A49683A" w14:textId="77777777" w:rsidR="007768B5" w:rsidRPr="004342C6" w:rsidRDefault="007768B5" w:rsidP="007768B5">
      <w:pPr>
        <w:pStyle w:val="Heading3"/>
        <w:numPr>
          <w:ilvl w:val="2"/>
          <w:numId w:val="13"/>
        </w:numPr>
        <w:rPr>
          <w:rFonts w:ascii="Arial" w:hAnsi="Arial" w:cs="Arial"/>
        </w:rPr>
      </w:pPr>
      <w:bookmarkStart w:id="479" w:name="_Toc94634625"/>
      <w:r w:rsidRPr="004342C6">
        <w:rPr>
          <w:rFonts w:ascii="Arial" w:hAnsi="Arial" w:cs="Arial"/>
        </w:rPr>
        <w:t>Functional Requirement(s)</w:t>
      </w:r>
      <w:bookmarkEnd w:id="479"/>
    </w:p>
    <w:p w14:paraId="3F55944E" w14:textId="2F34FBBD" w:rsidR="002B0E81" w:rsidRPr="004342C6" w:rsidRDefault="002B0E81" w:rsidP="000F6619">
      <w:pPr>
        <w:pStyle w:val="Caption"/>
        <w:keepNext/>
        <w:jc w:val="center"/>
        <w:rPr>
          <w:rFonts w:cs="Arial"/>
        </w:rPr>
      </w:pPr>
      <w:bookmarkStart w:id="480" w:name="_Toc94635016"/>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20</w:t>
      </w:r>
      <w:r w:rsidR="006F59E4" w:rsidRPr="004342C6">
        <w:rPr>
          <w:rFonts w:cs="Arial"/>
          <w:noProof/>
        </w:rPr>
        <w:fldChar w:fldCharType="end"/>
      </w:r>
      <w:r w:rsidRPr="004342C6">
        <w:rPr>
          <w:rFonts w:cs="Arial"/>
        </w:rPr>
        <w:t xml:space="preserve"> Functional Requirements – UC.16</w:t>
      </w:r>
      <w:bookmarkEnd w:id="480"/>
    </w:p>
    <w:tbl>
      <w:tblPr>
        <w:tblW w:w="95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557"/>
        <w:gridCol w:w="7024"/>
      </w:tblGrid>
      <w:tr w:rsidR="007768B5" w:rsidRPr="004342C6" w14:paraId="44096230" w14:textId="77777777" w:rsidTr="007768B5">
        <w:trPr>
          <w:trHeight w:val="300"/>
          <w:tblHeader/>
        </w:trPr>
        <w:tc>
          <w:tcPr>
            <w:tcW w:w="2557" w:type="dxa"/>
            <w:shd w:val="clear" w:color="auto" w:fill="4C8B3F" w:themeFill="background2"/>
            <w:vAlign w:val="center"/>
            <w:hideMark/>
          </w:tcPr>
          <w:p w14:paraId="33AFB1E2"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76480589"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E7004D" w:rsidRPr="004342C6" w14:paraId="18423BC7" w14:textId="77777777" w:rsidTr="007768B5">
        <w:trPr>
          <w:trHeight w:val="314"/>
        </w:trPr>
        <w:tc>
          <w:tcPr>
            <w:tcW w:w="2557" w:type="dxa"/>
            <w:shd w:val="clear" w:color="000000" w:fill="FFFFFF"/>
          </w:tcPr>
          <w:p w14:paraId="3708AA5F" w14:textId="1A7C0FA5" w:rsidR="00E7004D" w:rsidRPr="004342C6" w:rsidRDefault="00E7004D" w:rsidP="00E7004D">
            <w:pPr>
              <w:contextualSpacing w:val="0"/>
              <w:jc w:val="center"/>
              <w:rPr>
                <w:rFonts w:eastAsia="Times New Roman" w:cs="Arial"/>
                <w:color w:val="000000"/>
              </w:rPr>
            </w:pPr>
            <w:r w:rsidRPr="004342C6">
              <w:rPr>
                <w:rFonts w:eastAsia="Times New Roman" w:cs="Arial"/>
                <w:color w:val="000000"/>
              </w:rPr>
              <w:t>EPE.FR.04.001</w:t>
            </w:r>
          </w:p>
        </w:tc>
        <w:tc>
          <w:tcPr>
            <w:tcW w:w="7024" w:type="dxa"/>
            <w:shd w:val="clear" w:color="000000" w:fill="FFFFFF"/>
          </w:tcPr>
          <w:p w14:paraId="6B50DD2F" w14:textId="4F26F239" w:rsidR="00E7004D" w:rsidRPr="004342C6" w:rsidRDefault="00E7004D" w:rsidP="000F6619">
            <w:pPr>
              <w:rPr>
                <w:rFonts w:cs="Arial"/>
              </w:rPr>
            </w:pPr>
            <w:r w:rsidRPr="004342C6">
              <w:rPr>
                <w:rFonts w:eastAsia="Times New Roman" w:cs="Arial"/>
                <w:color w:val="000000"/>
              </w:rPr>
              <w:t xml:space="preserve">The system shall allow a member, whose MH benefit is pending, to receive </w:t>
            </w:r>
            <w:r w:rsidR="0054043B">
              <w:rPr>
                <w:rFonts w:eastAsia="Times New Roman" w:cs="Arial"/>
                <w:color w:val="000000"/>
              </w:rPr>
              <w:t xml:space="preserve">the </w:t>
            </w:r>
            <w:r w:rsidRPr="004342C6">
              <w:rPr>
                <w:rFonts w:eastAsia="Times New Roman" w:cs="Arial"/>
                <w:color w:val="000000"/>
              </w:rPr>
              <w:t>appropriate benefit as per system rule when the income used in the member’s MAGI HH is</w:t>
            </w:r>
            <w:r w:rsidRPr="004342C6">
              <w:rPr>
                <w:rFonts w:cs="Arial"/>
              </w:rPr>
              <w:t xml:space="preserve"> reasonably compatible (manually verified/ electronically verified)</w:t>
            </w:r>
            <w:r w:rsidRPr="004342C6">
              <w:rPr>
                <w:rFonts w:eastAsia="Times New Roman" w:cs="Arial"/>
                <w:color w:val="000000"/>
              </w:rPr>
              <w:t xml:space="preserve"> and eligibility has been re-determined.</w:t>
            </w:r>
          </w:p>
        </w:tc>
      </w:tr>
      <w:tr w:rsidR="00E7004D" w:rsidRPr="004342C6" w14:paraId="7B5093FF" w14:textId="77777777" w:rsidTr="007768B5">
        <w:trPr>
          <w:trHeight w:val="314"/>
        </w:trPr>
        <w:tc>
          <w:tcPr>
            <w:tcW w:w="2557" w:type="dxa"/>
            <w:shd w:val="clear" w:color="000000" w:fill="FFFFFF"/>
          </w:tcPr>
          <w:p w14:paraId="3FFC03C1" w14:textId="52ED5DF6" w:rsidR="00E7004D" w:rsidRPr="004342C6" w:rsidRDefault="00E7004D" w:rsidP="00E7004D">
            <w:pPr>
              <w:contextualSpacing w:val="0"/>
              <w:jc w:val="center"/>
              <w:rPr>
                <w:rFonts w:eastAsia="Times New Roman" w:cs="Arial"/>
                <w:color w:val="000000"/>
              </w:rPr>
            </w:pPr>
            <w:r w:rsidRPr="004342C6">
              <w:rPr>
                <w:rFonts w:eastAsia="Times New Roman" w:cs="Arial"/>
                <w:color w:val="000000"/>
              </w:rPr>
              <w:t>EPE.FR.04.002</w:t>
            </w:r>
          </w:p>
        </w:tc>
        <w:tc>
          <w:tcPr>
            <w:tcW w:w="7024" w:type="dxa"/>
            <w:shd w:val="clear" w:color="000000" w:fill="FFFFFF"/>
          </w:tcPr>
          <w:p w14:paraId="355AE6AF" w14:textId="1541C869" w:rsidR="00E7004D" w:rsidRPr="004342C6" w:rsidRDefault="00E7004D" w:rsidP="000F6619">
            <w:pPr>
              <w:rPr>
                <w:rFonts w:cs="Arial"/>
              </w:rPr>
            </w:pPr>
            <w:r w:rsidRPr="004342C6">
              <w:rPr>
                <w:rFonts w:eastAsia="Times New Roman" w:cs="Arial"/>
                <w:color w:val="000000"/>
              </w:rPr>
              <w:t xml:space="preserve">The system shall allow a member, whose MH benefit is pending, to receive </w:t>
            </w:r>
            <w:r w:rsidR="0054043B">
              <w:rPr>
                <w:rFonts w:eastAsia="Times New Roman" w:cs="Arial"/>
                <w:color w:val="000000"/>
              </w:rPr>
              <w:t xml:space="preserve">the </w:t>
            </w:r>
            <w:r w:rsidRPr="004342C6">
              <w:rPr>
                <w:rFonts w:eastAsia="Times New Roman" w:cs="Arial"/>
                <w:color w:val="000000"/>
              </w:rPr>
              <w:t xml:space="preserve">appropriate benefit as per system rule, when the user reported a change in </w:t>
            </w:r>
            <w:r w:rsidR="0054043B">
              <w:rPr>
                <w:rFonts w:eastAsia="Times New Roman" w:cs="Arial"/>
                <w:color w:val="000000"/>
              </w:rPr>
              <w:t xml:space="preserve">the </w:t>
            </w:r>
            <w:r w:rsidRPr="004342C6">
              <w:rPr>
                <w:rFonts w:eastAsia="Times New Roman" w:cs="Arial"/>
                <w:color w:val="000000"/>
              </w:rPr>
              <w:t xml:space="preserve">application and updated the income and income used in the member’s MAGI HH </w:t>
            </w:r>
            <w:r w:rsidRPr="004342C6">
              <w:rPr>
                <w:rFonts w:cs="Arial"/>
              </w:rPr>
              <w:t>reasonably compatible (electronically verified)</w:t>
            </w:r>
            <w:r w:rsidRPr="004342C6">
              <w:rPr>
                <w:rFonts w:eastAsia="Times New Roman" w:cs="Arial"/>
                <w:color w:val="000000"/>
              </w:rPr>
              <w:t>.</w:t>
            </w:r>
          </w:p>
        </w:tc>
      </w:tr>
      <w:tr w:rsidR="00E7004D" w:rsidRPr="004342C6" w14:paraId="5C298F13" w14:textId="77777777" w:rsidTr="007768B5">
        <w:trPr>
          <w:trHeight w:val="314"/>
        </w:trPr>
        <w:tc>
          <w:tcPr>
            <w:tcW w:w="2557" w:type="dxa"/>
            <w:shd w:val="clear" w:color="000000" w:fill="FFFFFF"/>
          </w:tcPr>
          <w:p w14:paraId="5D4AA854" w14:textId="17EB0557" w:rsidR="00E7004D" w:rsidRPr="004342C6" w:rsidRDefault="00E7004D" w:rsidP="00E7004D">
            <w:pPr>
              <w:contextualSpacing w:val="0"/>
              <w:jc w:val="center"/>
              <w:rPr>
                <w:rFonts w:cs="Arial"/>
              </w:rPr>
            </w:pPr>
            <w:r w:rsidRPr="004342C6">
              <w:rPr>
                <w:rFonts w:eastAsia="Times New Roman" w:cs="Arial"/>
                <w:color w:val="000000"/>
              </w:rPr>
              <w:t>EPE.FR.04.003</w:t>
            </w:r>
          </w:p>
        </w:tc>
        <w:tc>
          <w:tcPr>
            <w:tcW w:w="7024" w:type="dxa"/>
            <w:shd w:val="clear" w:color="000000" w:fill="FFFFFF"/>
          </w:tcPr>
          <w:p w14:paraId="70DFFE3E" w14:textId="2097131F" w:rsidR="00E7004D" w:rsidRPr="004342C6" w:rsidRDefault="00E7004D" w:rsidP="000F6619">
            <w:pPr>
              <w:rPr>
                <w:rFonts w:cs="Arial"/>
              </w:rPr>
            </w:pPr>
            <w:r w:rsidRPr="004342C6">
              <w:rPr>
                <w:rFonts w:eastAsia="Times New Roman" w:cs="Arial"/>
                <w:color w:val="000000"/>
              </w:rPr>
              <w:t xml:space="preserve">The system shall allow a member whose MH benefit is pending, to receive </w:t>
            </w:r>
            <w:r w:rsidR="0054043B">
              <w:rPr>
                <w:rFonts w:eastAsia="Times New Roman" w:cs="Arial"/>
                <w:color w:val="000000"/>
              </w:rPr>
              <w:t xml:space="preserve">the </w:t>
            </w:r>
            <w:r w:rsidRPr="004342C6">
              <w:rPr>
                <w:rFonts w:eastAsia="Times New Roman" w:cs="Arial"/>
                <w:color w:val="000000"/>
              </w:rPr>
              <w:t>appropriate benefit as per system rule when a change in the member’s application</w:t>
            </w:r>
            <w:r w:rsidR="0054043B">
              <w:rPr>
                <w:rFonts w:eastAsia="Times New Roman" w:cs="Arial"/>
                <w:color w:val="000000"/>
              </w:rPr>
              <w:t>,</w:t>
            </w:r>
            <w:r w:rsidRPr="004342C6">
              <w:rPr>
                <w:rFonts w:eastAsia="Times New Roman" w:cs="Arial"/>
                <w:color w:val="000000"/>
              </w:rPr>
              <w:t xml:space="preserve"> i.e.</w:t>
            </w:r>
            <w:r w:rsidR="0054043B">
              <w:rPr>
                <w:rFonts w:eastAsia="Times New Roman" w:cs="Arial"/>
                <w:color w:val="000000"/>
              </w:rPr>
              <w:t>,</w:t>
            </w:r>
            <w:r w:rsidRPr="004342C6">
              <w:rPr>
                <w:rFonts w:eastAsia="Times New Roman" w:cs="Arial"/>
                <w:color w:val="000000"/>
              </w:rPr>
              <w:t xml:space="preserve"> re-determination in the application due to any circumstances, moved the member in the excluded population group as per UC-01 or UC-03</w:t>
            </w:r>
            <w:r w:rsidR="000F6619" w:rsidRPr="004342C6">
              <w:rPr>
                <w:rFonts w:eastAsia="Times New Roman" w:cs="Arial"/>
                <w:color w:val="000000"/>
              </w:rPr>
              <w:t>.</w:t>
            </w:r>
          </w:p>
        </w:tc>
      </w:tr>
      <w:tr w:rsidR="00E7004D" w:rsidRPr="004342C6" w14:paraId="6BC13661" w14:textId="77777777" w:rsidTr="007768B5">
        <w:trPr>
          <w:trHeight w:val="314"/>
        </w:trPr>
        <w:tc>
          <w:tcPr>
            <w:tcW w:w="2557" w:type="dxa"/>
            <w:shd w:val="clear" w:color="000000" w:fill="FFFFFF"/>
          </w:tcPr>
          <w:p w14:paraId="4162C42A" w14:textId="24A25F22" w:rsidR="00E7004D" w:rsidRPr="004342C6" w:rsidRDefault="00E7004D" w:rsidP="00E7004D">
            <w:pPr>
              <w:contextualSpacing w:val="0"/>
              <w:jc w:val="center"/>
              <w:rPr>
                <w:rFonts w:eastAsia="Times New Roman" w:cs="Arial"/>
                <w:color w:val="000000"/>
              </w:rPr>
            </w:pPr>
            <w:r w:rsidRPr="004342C6">
              <w:rPr>
                <w:rFonts w:eastAsia="Times New Roman" w:cs="Arial"/>
                <w:color w:val="000000"/>
              </w:rPr>
              <w:t>EPE.FR.04.004</w:t>
            </w:r>
          </w:p>
        </w:tc>
        <w:tc>
          <w:tcPr>
            <w:tcW w:w="7024" w:type="dxa"/>
            <w:shd w:val="clear" w:color="000000" w:fill="FFFFFF"/>
          </w:tcPr>
          <w:p w14:paraId="0EB909FF" w14:textId="51029DA2" w:rsidR="00E7004D" w:rsidRPr="004342C6" w:rsidRDefault="00E7004D" w:rsidP="000F6619">
            <w:pPr>
              <w:rPr>
                <w:rFonts w:cs="Arial"/>
              </w:rPr>
            </w:pPr>
            <w:r w:rsidRPr="004342C6">
              <w:rPr>
                <w:rFonts w:eastAsia="Times New Roman" w:cs="Arial"/>
                <w:color w:val="000000"/>
              </w:rPr>
              <w:t xml:space="preserve">The system shall allow a member whose MH benefit is pending, to receive </w:t>
            </w:r>
            <w:r w:rsidR="0054043B">
              <w:rPr>
                <w:rFonts w:eastAsia="Times New Roman" w:cs="Arial"/>
                <w:color w:val="000000"/>
              </w:rPr>
              <w:t xml:space="preserve">the </w:t>
            </w:r>
            <w:r w:rsidRPr="004342C6">
              <w:rPr>
                <w:rFonts w:eastAsia="Times New Roman" w:cs="Arial"/>
                <w:color w:val="000000"/>
              </w:rPr>
              <w:t xml:space="preserve">appropriate benefit as per system rule, when the income RFI Time clock expires and eligibility is re-determined as per the verified data/hub data. </w:t>
            </w:r>
          </w:p>
        </w:tc>
      </w:tr>
      <w:tr w:rsidR="0020676C" w:rsidRPr="004342C6" w14:paraId="6BA032D2" w14:textId="77777777" w:rsidTr="007768B5">
        <w:trPr>
          <w:trHeight w:val="314"/>
        </w:trPr>
        <w:tc>
          <w:tcPr>
            <w:tcW w:w="2557" w:type="dxa"/>
            <w:shd w:val="clear" w:color="000000" w:fill="FFFFFF"/>
          </w:tcPr>
          <w:p w14:paraId="45320CC2" w14:textId="2D415532" w:rsidR="0020676C" w:rsidRPr="004342C6" w:rsidRDefault="0020676C" w:rsidP="0020676C">
            <w:pPr>
              <w:contextualSpacing w:val="0"/>
              <w:jc w:val="center"/>
              <w:rPr>
                <w:rFonts w:eastAsia="Times New Roman" w:cs="Arial"/>
                <w:color w:val="000000"/>
              </w:rPr>
            </w:pPr>
            <w:r w:rsidRPr="004342C6">
              <w:rPr>
                <w:rFonts w:eastAsia="Times New Roman" w:cs="Arial"/>
              </w:rPr>
              <w:t>EPE.FR.05.001</w:t>
            </w:r>
          </w:p>
        </w:tc>
        <w:tc>
          <w:tcPr>
            <w:tcW w:w="7024" w:type="dxa"/>
            <w:shd w:val="clear" w:color="000000" w:fill="FFFFFF"/>
          </w:tcPr>
          <w:p w14:paraId="3E6E1770" w14:textId="7A353CD4" w:rsidR="0020676C" w:rsidRPr="004342C6" w:rsidRDefault="0020676C" w:rsidP="0020676C">
            <w:pPr>
              <w:rPr>
                <w:rFonts w:cs="Arial"/>
              </w:rPr>
            </w:pPr>
            <w:r w:rsidRPr="004342C6">
              <w:rPr>
                <w:rFonts w:cs="Arial"/>
              </w:rPr>
              <w:t>The system shall provide MH Coverage retroactively to the member who was continuously in “MH Pending” Status</w:t>
            </w:r>
            <w:r w:rsidR="0054043B">
              <w:rPr>
                <w:rFonts w:cs="Arial"/>
              </w:rPr>
              <w:t>,</w:t>
            </w:r>
            <w:r w:rsidRPr="004342C6">
              <w:rPr>
                <w:rFonts w:cs="Arial"/>
              </w:rPr>
              <w:t xml:space="preserve"> and now income is verified in their MAGI HH because of any action taken by Individual or Back office user OR any action taken on eligibility moved the member out of MH pending status</w:t>
            </w:r>
            <w:r w:rsidR="0054043B">
              <w:rPr>
                <w:rFonts w:cs="Arial"/>
              </w:rPr>
              <w:t>,</w:t>
            </w:r>
            <w:r w:rsidRPr="004342C6">
              <w:rPr>
                <w:rFonts w:cs="Arial"/>
              </w:rPr>
              <w:t xml:space="preserve"> </w:t>
            </w:r>
            <w:r w:rsidR="004E59A8" w:rsidRPr="004342C6">
              <w:rPr>
                <w:rFonts w:cs="Arial"/>
              </w:rPr>
              <w:t>i.e.</w:t>
            </w:r>
            <w:r w:rsidR="0054043B">
              <w:rPr>
                <w:rFonts w:cs="Arial"/>
              </w:rPr>
              <w:t>,</w:t>
            </w:r>
            <w:r w:rsidRPr="004342C6">
              <w:rPr>
                <w:rFonts w:cs="Arial"/>
              </w:rPr>
              <w:t xml:space="preserve"> Status is “No</w:t>
            </w:r>
            <w:r w:rsidR="0054043B">
              <w:rPr>
                <w:rFonts w:cs="Arial"/>
              </w:rPr>
              <w:t>.</w:t>
            </w:r>
            <w:r w:rsidRPr="004342C6">
              <w:rPr>
                <w:rFonts w:cs="Arial"/>
              </w:rPr>
              <w:t>”</w:t>
            </w:r>
          </w:p>
          <w:p w14:paraId="2085E6FA" w14:textId="77777777" w:rsidR="0020676C" w:rsidRPr="004342C6" w:rsidRDefault="0020676C" w:rsidP="0020676C">
            <w:pPr>
              <w:rPr>
                <w:rFonts w:cs="Arial"/>
              </w:rPr>
            </w:pPr>
          </w:p>
          <w:p w14:paraId="4BFABCA4" w14:textId="77777777" w:rsidR="0020676C" w:rsidRPr="004342C6" w:rsidRDefault="0020676C" w:rsidP="0020676C">
            <w:pPr>
              <w:rPr>
                <w:rFonts w:cs="Arial"/>
              </w:rPr>
            </w:pPr>
            <w:r w:rsidRPr="004342C6">
              <w:rPr>
                <w:rFonts w:cs="Arial"/>
                <w:b/>
                <w:bCs/>
              </w:rPr>
              <w:t>Note</w:t>
            </w:r>
            <w:r w:rsidRPr="004342C6">
              <w:rPr>
                <w:rFonts w:cs="Arial"/>
              </w:rPr>
              <w:t>:  Actions can be:</w:t>
            </w:r>
          </w:p>
          <w:p w14:paraId="6D23C5C7" w14:textId="77777777" w:rsidR="0020676C" w:rsidRPr="004342C6" w:rsidRDefault="0020676C" w:rsidP="00320B54">
            <w:pPr>
              <w:pStyle w:val="ListParagraph"/>
              <w:numPr>
                <w:ilvl w:val="0"/>
                <w:numId w:val="211"/>
              </w:numPr>
              <w:rPr>
                <w:rFonts w:cs="Arial"/>
              </w:rPr>
            </w:pPr>
            <w:r w:rsidRPr="004342C6">
              <w:rPr>
                <w:rFonts w:cs="Arial"/>
              </w:rPr>
              <w:t>RAC reported by user and income is verified.</w:t>
            </w:r>
          </w:p>
          <w:p w14:paraId="10675A35" w14:textId="77777777" w:rsidR="0020676C" w:rsidRPr="004342C6" w:rsidRDefault="0020676C" w:rsidP="00320B54">
            <w:pPr>
              <w:pStyle w:val="ListParagraph"/>
              <w:numPr>
                <w:ilvl w:val="0"/>
                <w:numId w:val="211"/>
              </w:numPr>
              <w:rPr>
                <w:rFonts w:cs="Arial"/>
              </w:rPr>
            </w:pPr>
            <w:r w:rsidRPr="004342C6">
              <w:rPr>
                <w:rFonts w:cs="Arial"/>
              </w:rPr>
              <w:t xml:space="preserve">Income RFI verified by back office user on Document Verification screen and eligibility is re-determined.  </w:t>
            </w:r>
          </w:p>
          <w:p w14:paraId="67FC60EB" w14:textId="77777777" w:rsidR="0020676C" w:rsidRPr="004342C6" w:rsidRDefault="0020676C" w:rsidP="00320B54">
            <w:pPr>
              <w:pStyle w:val="ListParagraph"/>
              <w:numPr>
                <w:ilvl w:val="0"/>
                <w:numId w:val="211"/>
              </w:numPr>
              <w:rPr>
                <w:rFonts w:cs="Arial"/>
              </w:rPr>
            </w:pPr>
            <w:r w:rsidRPr="004342C6">
              <w:rPr>
                <w:rFonts w:cs="Arial"/>
              </w:rPr>
              <w:t>Income RFI Time clock expired and eligibility re-determined</w:t>
            </w:r>
          </w:p>
          <w:p w14:paraId="581F0404" w14:textId="77777777" w:rsidR="0020676C" w:rsidRPr="004342C6" w:rsidRDefault="0020676C" w:rsidP="0020676C">
            <w:pPr>
              <w:rPr>
                <w:rFonts w:cs="Arial"/>
              </w:rPr>
            </w:pPr>
          </w:p>
          <w:p w14:paraId="2C203BBB" w14:textId="64AEFA2C" w:rsidR="0020676C" w:rsidRPr="004342C6" w:rsidRDefault="0020676C" w:rsidP="000F6619">
            <w:pPr>
              <w:spacing w:before="120" w:after="120"/>
              <w:rPr>
                <w:rFonts w:eastAsia="Times New Roman" w:cs="Arial"/>
                <w:color w:val="000000"/>
              </w:rPr>
            </w:pPr>
            <w:r w:rsidRPr="004342C6">
              <w:rPr>
                <w:rFonts w:cs="Arial"/>
                <w:b/>
                <w:bCs/>
              </w:rPr>
              <w:t>Note</w:t>
            </w:r>
            <w:r w:rsidRPr="004342C6">
              <w:rPr>
                <w:rFonts w:cs="Arial"/>
              </w:rPr>
              <w:t xml:space="preserve">: During </w:t>
            </w:r>
            <w:r w:rsidR="0054043B">
              <w:rPr>
                <w:rFonts w:cs="Arial"/>
              </w:rPr>
              <w:t xml:space="preserve">the </w:t>
            </w:r>
            <w:r w:rsidRPr="004342C6">
              <w:rPr>
                <w:rFonts w:cs="Arial"/>
              </w:rPr>
              <w:t>active override Protection period</w:t>
            </w:r>
            <w:r w:rsidR="0054043B">
              <w:rPr>
                <w:rFonts w:cs="Arial"/>
              </w:rPr>
              <w:t>,</w:t>
            </w:r>
            <w:r w:rsidRPr="004342C6">
              <w:rPr>
                <w:rFonts w:cs="Arial"/>
              </w:rPr>
              <w:t xml:space="preserve"> even if the status of MH pending changes from Yes to No, Retroactive logic should not be used, as we will not change the eligibility results during that time.</w:t>
            </w:r>
          </w:p>
        </w:tc>
      </w:tr>
      <w:tr w:rsidR="0020676C" w:rsidRPr="004342C6" w14:paraId="47EE0FE2" w14:textId="77777777" w:rsidTr="007768B5">
        <w:trPr>
          <w:trHeight w:val="314"/>
        </w:trPr>
        <w:tc>
          <w:tcPr>
            <w:tcW w:w="2557" w:type="dxa"/>
            <w:shd w:val="clear" w:color="000000" w:fill="FFFFFF"/>
          </w:tcPr>
          <w:p w14:paraId="014F4F2A" w14:textId="56171F67" w:rsidR="0020676C" w:rsidRPr="004342C6" w:rsidRDefault="0020676C" w:rsidP="0020676C">
            <w:pPr>
              <w:contextualSpacing w:val="0"/>
              <w:jc w:val="center"/>
              <w:rPr>
                <w:rFonts w:eastAsia="Times New Roman" w:cs="Arial"/>
                <w:color w:val="000000"/>
              </w:rPr>
            </w:pPr>
            <w:r w:rsidRPr="004342C6">
              <w:rPr>
                <w:rFonts w:eastAsia="Times New Roman" w:cs="Arial"/>
                <w:color w:val="000000"/>
              </w:rPr>
              <w:t>EPE.FR.05.002</w:t>
            </w:r>
          </w:p>
        </w:tc>
        <w:tc>
          <w:tcPr>
            <w:tcW w:w="7024" w:type="dxa"/>
            <w:shd w:val="clear" w:color="000000" w:fill="FFFFFF"/>
          </w:tcPr>
          <w:p w14:paraId="501C9C84" w14:textId="77777777" w:rsidR="0020676C" w:rsidRPr="004342C6" w:rsidRDefault="0020676C" w:rsidP="0020676C">
            <w:pPr>
              <w:rPr>
                <w:rFonts w:cs="Arial"/>
              </w:rPr>
            </w:pPr>
            <w:r w:rsidRPr="004342C6">
              <w:rPr>
                <w:rFonts w:cs="Arial"/>
              </w:rPr>
              <w:t xml:space="preserve">The system shall provide appropriate eligibility if the individual/BO user verifies the income and eligibility is determined i.e. </w:t>
            </w:r>
          </w:p>
          <w:p w14:paraId="74AD5595" w14:textId="676B872D" w:rsidR="0020676C" w:rsidRPr="004342C6" w:rsidRDefault="0020676C" w:rsidP="00320B54">
            <w:pPr>
              <w:pStyle w:val="ListParagraph"/>
              <w:numPr>
                <w:ilvl w:val="0"/>
                <w:numId w:val="212"/>
              </w:numPr>
              <w:rPr>
                <w:rFonts w:cs="Arial"/>
              </w:rPr>
            </w:pPr>
            <w:r w:rsidRPr="004342C6">
              <w:rPr>
                <w:rFonts w:cs="Arial"/>
              </w:rPr>
              <w:t xml:space="preserve">If </w:t>
            </w:r>
            <w:r w:rsidR="0054043B">
              <w:rPr>
                <w:rFonts w:cs="Arial"/>
              </w:rPr>
              <w:t xml:space="preserve">the </w:t>
            </w:r>
            <w:r w:rsidRPr="004342C6">
              <w:rPr>
                <w:rFonts w:cs="Arial"/>
              </w:rPr>
              <w:t>member is MH eligible- Provide coverage retroactively</w:t>
            </w:r>
          </w:p>
          <w:p w14:paraId="38B928F8" w14:textId="232DB46C" w:rsidR="0020676C" w:rsidRPr="004342C6" w:rsidRDefault="0020676C" w:rsidP="00320B54">
            <w:pPr>
              <w:pStyle w:val="ListParagraph"/>
              <w:numPr>
                <w:ilvl w:val="0"/>
                <w:numId w:val="212"/>
              </w:numPr>
              <w:spacing w:line="360" w:lineRule="auto"/>
              <w:ind w:left="0" w:firstLine="360"/>
              <w:rPr>
                <w:rFonts w:cs="Arial"/>
              </w:rPr>
            </w:pPr>
            <w:r w:rsidRPr="004342C6">
              <w:rPr>
                <w:rFonts w:cs="Arial"/>
              </w:rPr>
              <w:lastRenderedPageBreak/>
              <w:t xml:space="preserve">If </w:t>
            </w:r>
            <w:r w:rsidR="0054043B">
              <w:rPr>
                <w:rFonts w:cs="Arial"/>
              </w:rPr>
              <w:t xml:space="preserve">the </w:t>
            </w:r>
            <w:r w:rsidRPr="004342C6">
              <w:rPr>
                <w:rFonts w:cs="Arial"/>
              </w:rPr>
              <w:t>member is CCA eligible- Provide coverage prospectively</w:t>
            </w:r>
          </w:p>
          <w:p w14:paraId="3265850A" w14:textId="77777777" w:rsidR="0020676C" w:rsidRPr="004342C6" w:rsidRDefault="0020676C" w:rsidP="0020676C">
            <w:pPr>
              <w:rPr>
                <w:rFonts w:eastAsia="Times New Roman" w:cs="Arial"/>
                <w:color w:val="000000"/>
              </w:rPr>
            </w:pPr>
          </w:p>
          <w:p w14:paraId="5A9CAEE3" w14:textId="7E955B1C" w:rsidR="0020676C" w:rsidRPr="004342C6" w:rsidRDefault="0020676C" w:rsidP="000F6619">
            <w:pPr>
              <w:rPr>
                <w:rFonts w:eastAsia="Times New Roman" w:cs="Arial"/>
                <w:color w:val="000000"/>
              </w:rPr>
            </w:pPr>
            <w:r w:rsidRPr="004342C6">
              <w:rPr>
                <w:rFonts w:eastAsia="Times New Roman" w:cs="Arial"/>
                <w:b/>
                <w:color w:val="000000"/>
              </w:rPr>
              <w:t>Note</w:t>
            </w:r>
            <w:r w:rsidRPr="004342C6">
              <w:rPr>
                <w:rFonts w:eastAsia="Times New Roman" w:cs="Arial"/>
                <w:color w:val="000000"/>
              </w:rPr>
              <w:t xml:space="preserve">: Eligibility effective date rules will remain </w:t>
            </w:r>
            <w:r w:rsidR="0054043B">
              <w:rPr>
                <w:rFonts w:eastAsia="Times New Roman" w:cs="Arial"/>
                <w:color w:val="000000"/>
              </w:rPr>
              <w:t xml:space="preserve">the </w:t>
            </w:r>
            <w:r w:rsidRPr="004342C6">
              <w:rPr>
                <w:rFonts w:eastAsia="Times New Roman" w:cs="Arial"/>
                <w:color w:val="000000"/>
              </w:rPr>
              <w:t xml:space="preserve">same even if the verified income is different from </w:t>
            </w:r>
            <w:r w:rsidR="0054043B">
              <w:rPr>
                <w:rFonts w:eastAsia="Times New Roman" w:cs="Arial"/>
                <w:color w:val="000000"/>
              </w:rPr>
              <w:t xml:space="preserve">the </w:t>
            </w:r>
            <w:r w:rsidRPr="004342C6">
              <w:rPr>
                <w:rFonts w:eastAsia="Times New Roman" w:cs="Arial"/>
                <w:color w:val="000000"/>
              </w:rPr>
              <w:t>Self</w:t>
            </w:r>
            <w:r w:rsidR="0054043B">
              <w:rPr>
                <w:rFonts w:eastAsia="Times New Roman" w:cs="Arial"/>
                <w:color w:val="000000"/>
              </w:rPr>
              <w:t>-</w:t>
            </w:r>
            <w:r w:rsidRPr="004342C6">
              <w:rPr>
                <w:rFonts w:eastAsia="Times New Roman" w:cs="Arial"/>
                <w:color w:val="000000"/>
              </w:rPr>
              <w:t>attested income provided.</w:t>
            </w:r>
          </w:p>
        </w:tc>
      </w:tr>
      <w:tr w:rsidR="0020676C" w:rsidRPr="004342C6" w14:paraId="7FC5884C" w14:textId="77777777" w:rsidTr="007768B5">
        <w:trPr>
          <w:trHeight w:val="314"/>
        </w:trPr>
        <w:tc>
          <w:tcPr>
            <w:tcW w:w="2557" w:type="dxa"/>
            <w:shd w:val="clear" w:color="000000" w:fill="FFFFFF"/>
          </w:tcPr>
          <w:p w14:paraId="14DD79C9" w14:textId="020BDCB1" w:rsidR="0020676C" w:rsidRPr="004342C6" w:rsidRDefault="0020676C" w:rsidP="0020676C">
            <w:pPr>
              <w:contextualSpacing w:val="0"/>
              <w:jc w:val="center"/>
              <w:rPr>
                <w:rFonts w:eastAsia="Times New Roman" w:cs="Arial"/>
                <w:color w:val="000000"/>
              </w:rPr>
            </w:pPr>
            <w:r w:rsidRPr="004342C6">
              <w:rPr>
                <w:rFonts w:eastAsia="Times New Roman" w:cs="Arial"/>
              </w:rPr>
              <w:lastRenderedPageBreak/>
              <w:t>EPE.FR.05.003</w:t>
            </w:r>
          </w:p>
        </w:tc>
        <w:tc>
          <w:tcPr>
            <w:tcW w:w="7024" w:type="dxa"/>
            <w:shd w:val="clear" w:color="000000" w:fill="FFFFFF"/>
          </w:tcPr>
          <w:p w14:paraId="1C1E2FBF" w14:textId="77777777" w:rsidR="0020676C" w:rsidRPr="004342C6" w:rsidRDefault="0020676C" w:rsidP="0020676C">
            <w:pPr>
              <w:rPr>
                <w:rFonts w:cs="Arial"/>
                <w:b/>
              </w:rPr>
            </w:pPr>
            <w:r w:rsidRPr="004342C6">
              <w:rPr>
                <w:rFonts w:cs="Arial"/>
                <w:b/>
              </w:rPr>
              <w:t xml:space="preserve">Retroactive Coverage Date Logic for MH eligible Members: </w:t>
            </w:r>
          </w:p>
          <w:p w14:paraId="4D1A63C4" w14:textId="77777777" w:rsidR="0020676C" w:rsidRPr="004342C6" w:rsidRDefault="0020676C" w:rsidP="0020676C">
            <w:pPr>
              <w:rPr>
                <w:rFonts w:cs="Arial"/>
              </w:rPr>
            </w:pPr>
          </w:p>
          <w:p w14:paraId="08723B96" w14:textId="0A1FBCA9" w:rsidR="0020676C" w:rsidRPr="004342C6" w:rsidRDefault="0020676C" w:rsidP="0020676C">
            <w:pPr>
              <w:rPr>
                <w:rFonts w:cs="Arial"/>
              </w:rPr>
            </w:pPr>
            <w:r w:rsidRPr="004342C6">
              <w:rPr>
                <w:rFonts w:cs="Arial"/>
              </w:rPr>
              <w:t>The system shall provide retro coverage to the member who was continuously in “MH Pending” Status (No More in MH pending Status) from the date when the member was marked “MH pending</w:t>
            </w:r>
            <w:r w:rsidR="0054043B">
              <w:rPr>
                <w:rFonts w:cs="Arial"/>
              </w:rPr>
              <w:t>.”</w:t>
            </w:r>
          </w:p>
          <w:p w14:paraId="2A8517AD" w14:textId="77777777" w:rsidR="0020676C" w:rsidRPr="004342C6" w:rsidRDefault="0020676C" w:rsidP="0020676C">
            <w:pPr>
              <w:rPr>
                <w:rFonts w:cs="Arial"/>
              </w:rPr>
            </w:pPr>
          </w:p>
          <w:p w14:paraId="4EEA030A" w14:textId="77777777" w:rsidR="0020676C" w:rsidRPr="004342C6" w:rsidRDefault="0020676C" w:rsidP="0020676C">
            <w:pPr>
              <w:rPr>
                <w:rFonts w:cs="Arial"/>
              </w:rPr>
            </w:pPr>
            <w:r w:rsidRPr="004342C6">
              <w:rPr>
                <w:rFonts w:cs="Arial"/>
                <w:b/>
                <w:bCs/>
              </w:rPr>
              <w:t>Note</w:t>
            </w:r>
            <w:r w:rsidRPr="004342C6">
              <w:rPr>
                <w:rFonts w:cs="Arial"/>
              </w:rPr>
              <w:t>: This Date will be used to derive the effective date as per the current system rules in case of Phone/other/Online.</w:t>
            </w:r>
          </w:p>
          <w:p w14:paraId="02838382" w14:textId="0082E104" w:rsidR="0020676C" w:rsidRPr="004342C6" w:rsidRDefault="0020676C" w:rsidP="0020676C">
            <w:pPr>
              <w:rPr>
                <w:rFonts w:cs="Arial"/>
              </w:rPr>
            </w:pPr>
            <w:r w:rsidRPr="004342C6">
              <w:rPr>
                <w:rFonts w:cs="Arial"/>
              </w:rPr>
              <w:t xml:space="preserve">Paper application received date will be used to derive the effective date as per the current system rules in case of </w:t>
            </w:r>
            <w:r w:rsidR="0054043B">
              <w:rPr>
                <w:rFonts w:cs="Arial"/>
              </w:rPr>
              <w:t xml:space="preserve">the </w:t>
            </w:r>
            <w:r w:rsidRPr="004342C6">
              <w:rPr>
                <w:rFonts w:cs="Arial"/>
              </w:rPr>
              <w:t>paper application.</w:t>
            </w:r>
          </w:p>
          <w:p w14:paraId="0A58C2C9" w14:textId="77777777" w:rsidR="0020676C" w:rsidRPr="004342C6" w:rsidRDefault="0020676C" w:rsidP="0020676C">
            <w:pPr>
              <w:rPr>
                <w:rFonts w:cs="Arial"/>
              </w:rPr>
            </w:pPr>
          </w:p>
          <w:p w14:paraId="0A35411D" w14:textId="58042ECE" w:rsidR="0020676C" w:rsidRPr="004342C6" w:rsidRDefault="0020676C" w:rsidP="0020676C">
            <w:pPr>
              <w:rPr>
                <w:rFonts w:cs="Arial"/>
              </w:rPr>
            </w:pPr>
            <w:r w:rsidRPr="004342C6">
              <w:rPr>
                <w:rFonts w:cs="Arial"/>
              </w:rPr>
              <w:t>(Please refer Change Transaction</w:t>
            </w:r>
            <w:r w:rsidR="002E18C4" w:rsidRPr="004342C6">
              <w:rPr>
                <w:rFonts w:cs="Arial"/>
              </w:rPr>
              <w:t xml:space="preserve"> </w:t>
            </w:r>
            <w:r w:rsidRPr="004342C6">
              <w:rPr>
                <w:rFonts w:cs="Arial"/>
              </w:rPr>
              <w:t xml:space="preserve">and </w:t>
            </w:r>
            <w:r w:rsidR="002E18C4" w:rsidRPr="004342C6">
              <w:rPr>
                <w:rFonts w:cs="Arial"/>
              </w:rPr>
              <w:t>E</w:t>
            </w:r>
            <w:r w:rsidRPr="004342C6">
              <w:rPr>
                <w:rFonts w:cs="Arial"/>
              </w:rPr>
              <w:t>ligibility begin date calculation use case for more details)</w:t>
            </w:r>
          </w:p>
          <w:p w14:paraId="0F95C57A" w14:textId="536024C0" w:rsidR="0020676C" w:rsidRPr="004342C6" w:rsidRDefault="0020676C" w:rsidP="000F6619">
            <w:pPr>
              <w:rPr>
                <w:rFonts w:eastAsia="Times New Roman" w:cs="Arial"/>
                <w:color w:val="000000"/>
              </w:rPr>
            </w:pPr>
            <w:r w:rsidRPr="004342C6">
              <w:rPr>
                <w:rFonts w:cs="Arial"/>
                <w:b/>
              </w:rPr>
              <w:t xml:space="preserve">Note: </w:t>
            </w:r>
            <w:r w:rsidRPr="004342C6">
              <w:rPr>
                <w:rFonts w:cs="Arial"/>
              </w:rPr>
              <w:t xml:space="preserve">For </w:t>
            </w:r>
            <w:r w:rsidR="0054043B">
              <w:rPr>
                <w:rFonts w:cs="Arial"/>
              </w:rPr>
              <w:t xml:space="preserve">the </w:t>
            </w:r>
            <w:r w:rsidRPr="004342C6">
              <w:rPr>
                <w:rFonts w:cs="Arial"/>
              </w:rPr>
              <w:t>second provisional restricted member’s system shall use the existing document received date logic</w:t>
            </w:r>
            <w:r w:rsidR="0054043B">
              <w:rPr>
                <w:rFonts w:cs="Arial"/>
              </w:rPr>
              <w:t>,</w:t>
            </w:r>
            <w:r w:rsidRPr="004342C6">
              <w:rPr>
                <w:rFonts w:cs="Arial"/>
              </w:rPr>
              <w:t xml:space="preserve"> </w:t>
            </w:r>
            <w:r w:rsidR="004E59A8" w:rsidRPr="004342C6">
              <w:rPr>
                <w:rFonts w:cs="Arial"/>
              </w:rPr>
              <w:t>i.e.</w:t>
            </w:r>
            <w:r w:rsidR="0054043B">
              <w:rPr>
                <w:rFonts w:cs="Arial"/>
              </w:rPr>
              <w:t>,</w:t>
            </w:r>
            <w:r w:rsidRPr="004342C6">
              <w:rPr>
                <w:rFonts w:cs="Arial"/>
              </w:rPr>
              <w:t xml:space="preserve"> if “Second provisional restricted” logic is “yes</w:t>
            </w:r>
            <w:r w:rsidR="0054043B">
              <w:rPr>
                <w:rFonts w:cs="Arial"/>
              </w:rPr>
              <w:t>,”</w:t>
            </w:r>
            <w:r w:rsidRPr="004342C6">
              <w:rPr>
                <w:rFonts w:cs="Arial"/>
              </w:rPr>
              <w:t xml:space="preserve"> then MH retro coverage will be based on Document received date.</w:t>
            </w:r>
            <w:r w:rsidRPr="004342C6">
              <w:rPr>
                <w:rFonts w:cs="Arial"/>
                <w:b/>
              </w:rPr>
              <w:t xml:space="preserve"> </w:t>
            </w:r>
          </w:p>
        </w:tc>
      </w:tr>
    </w:tbl>
    <w:p w14:paraId="41D3F7FA" w14:textId="77777777" w:rsidR="007768B5" w:rsidRPr="004342C6" w:rsidRDefault="007768B5" w:rsidP="007768B5">
      <w:pPr>
        <w:pStyle w:val="Table"/>
        <w:rPr>
          <w:rFonts w:ascii="Arial" w:hAnsi="Arial" w:cs="Arial"/>
        </w:rPr>
      </w:pPr>
    </w:p>
    <w:p w14:paraId="7BDD02F7" w14:textId="77777777" w:rsidR="007768B5" w:rsidRPr="004342C6" w:rsidRDefault="007768B5" w:rsidP="007768B5">
      <w:pPr>
        <w:pStyle w:val="Heading3"/>
        <w:numPr>
          <w:ilvl w:val="2"/>
          <w:numId w:val="13"/>
        </w:numPr>
        <w:rPr>
          <w:rFonts w:ascii="Arial" w:hAnsi="Arial" w:cs="Arial"/>
        </w:rPr>
      </w:pPr>
      <w:bookmarkStart w:id="481" w:name="_Toc94634626"/>
      <w:r w:rsidRPr="004342C6">
        <w:rPr>
          <w:rFonts w:ascii="Arial" w:hAnsi="Arial" w:cs="Arial"/>
        </w:rPr>
        <w:t>Transaction /SSO Information</w:t>
      </w:r>
      <w:bookmarkEnd w:id="481"/>
    </w:p>
    <w:p w14:paraId="68C7B311"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02D7E66" w14:textId="77777777" w:rsidR="007768B5" w:rsidRPr="004342C6" w:rsidRDefault="007768B5" w:rsidP="007768B5">
      <w:pPr>
        <w:pStyle w:val="Heading3"/>
        <w:numPr>
          <w:ilvl w:val="2"/>
          <w:numId w:val="13"/>
        </w:numPr>
        <w:rPr>
          <w:rFonts w:ascii="Arial" w:hAnsi="Arial" w:cs="Arial"/>
        </w:rPr>
      </w:pPr>
      <w:bookmarkStart w:id="482" w:name="_Toc94634627"/>
      <w:r w:rsidRPr="004342C6">
        <w:rPr>
          <w:rFonts w:ascii="Arial" w:hAnsi="Arial" w:cs="Arial"/>
        </w:rPr>
        <w:t>Special Design Consideration</w:t>
      </w:r>
      <w:bookmarkEnd w:id="482"/>
    </w:p>
    <w:p w14:paraId="501B6113" w14:textId="4A6C5ECE" w:rsidR="007768B5" w:rsidRPr="004342C6" w:rsidRDefault="000F6619" w:rsidP="000F6619">
      <w:pPr>
        <w:pStyle w:val="Hints"/>
        <w:spacing w:after="200"/>
        <w:ind w:left="450"/>
        <w:rPr>
          <w:rFonts w:cs="Arial"/>
          <w:color w:val="auto"/>
        </w:rPr>
      </w:pPr>
      <w:r w:rsidRPr="004342C6">
        <w:rPr>
          <w:rFonts w:eastAsiaTheme="minorHAnsi" w:cs="Arial"/>
          <w:color w:val="auto"/>
          <w:sz w:val="22"/>
          <w:szCs w:val="22"/>
        </w:rPr>
        <w:t>Not Applicable</w:t>
      </w:r>
    </w:p>
    <w:p w14:paraId="4567FC1B" w14:textId="77777777" w:rsidR="007768B5" w:rsidRPr="004342C6" w:rsidRDefault="007768B5" w:rsidP="007768B5">
      <w:pPr>
        <w:pStyle w:val="Heading3"/>
        <w:numPr>
          <w:ilvl w:val="2"/>
          <w:numId w:val="13"/>
        </w:numPr>
        <w:rPr>
          <w:rFonts w:ascii="Arial" w:hAnsi="Arial" w:cs="Arial"/>
        </w:rPr>
      </w:pPr>
      <w:bookmarkStart w:id="483" w:name="_Toc94634628"/>
      <w:r w:rsidRPr="004342C6">
        <w:rPr>
          <w:rFonts w:ascii="Arial" w:hAnsi="Arial" w:cs="Arial"/>
        </w:rPr>
        <w:t>Acceptance Criteria</w:t>
      </w:r>
      <w:bookmarkEnd w:id="483"/>
    </w:p>
    <w:p w14:paraId="413F685B" w14:textId="5FCB775F" w:rsidR="007768B5" w:rsidRPr="004342C6" w:rsidRDefault="00BF1D73" w:rsidP="00320B54">
      <w:pPr>
        <w:pStyle w:val="ListParagraph"/>
        <w:numPr>
          <w:ilvl w:val="0"/>
          <w:numId w:val="210"/>
        </w:numPr>
        <w:contextualSpacing w:val="0"/>
        <w:rPr>
          <w:rFonts w:cs="Arial"/>
        </w:rPr>
      </w:pPr>
      <w:r w:rsidRPr="004342C6">
        <w:rPr>
          <w:rFonts w:cs="Arial"/>
        </w:rPr>
        <w:t>The system should work as per the flow, UI design, functional requirements, and special design considerations defined above in the use case.</w:t>
      </w:r>
    </w:p>
    <w:p w14:paraId="38934F04" w14:textId="77777777" w:rsidR="007768B5" w:rsidRPr="004342C6" w:rsidRDefault="007768B5" w:rsidP="007768B5">
      <w:pPr>
        <w:contextualSpacing w:val="0"/>
        <w:rPr>
          <w:rFonts w:cs="Arial"/>
        </w:rPr>
      </w:pPr>
    </w:p>
    <w:p w14:paraId="080F4AB4" w14:textId="77777777" w:rsidR="007768B5" w:rsidRPr="004342C6" w:rsidRDefault="007768B5">
      <w:pPr>
        <w:contextualSpacing w:val="0"/>
        <w:rPr>
          <w:rFonts w:cs="Arial"/>
        </w:rPr>
      </w:pPr>
      <w:r w:rsidRPr="004342C6">
        <w:rPr>
          <w:rFonts w:cs="Arial"/>
        </w:rPr>
        <w:br w:type="page"/>
      </w:r>
    </w:p>
    <w:p w14:paraId="72A8D57B" w14:textId="5172C5C2" w:rsidR="00553C32" w:rsidRPr="004342C6" w:rsidRDefault="00553C32" w:rsidP="00DB6AEE">
      <w:pPr>
        <w:pStyle w:val="Heading2"/>
      </w:pPr>
      <w:bookmarkStart w:id="484" w:name="_Toc94634629"/>
      <w:r w:rsidRPr="004342C6">
        <w:lastRenderedPageBreak/>
        <w:t>Use Case Id: UC-</w:t>
      </w:r>
      <w:r w:rsidR="000B636F" w:rsidRPr="004342C6">
        <w:t>1</w:t>
      </w:r>
      <w:r w:rsidR="005B09BA" w:rsidRPr="004342C6">
        <w:t>7</w:t>
      </w:r>
      <w:r w:rsidRPr="004342C6">
        <w:t xml:space="preserve"> </w:t>
      </w:r>
      <w:r w:rsidR="004F625B" w:rsidRPr="004342C6">
        <w:t>Safe harbor Rule for MassHealth</w:t>
      </w:r>
      <w:bookmarkEnd w:id="484"/>
    </w:p>
    <w:p w14:paraId="5212B3F0" w14:textId="77777777" w:rsidR="00553C32" w:rsidRPr="004342C6" w:rsidRDefault="00553C32" w:rsidP="00553C32">
      <w:pPr>
        <w:pStyle w:val="Heading3"/>
        <w:numPr>
          <w:ilvl w:val="2"/>
          <w:numId w:val="13"/>
        </w:numPr>
        <w:rPr>
          <w:rFonts w:ascii="Arial" w:hAnsi="Arial" w:cs="Arial"/>
        </w:rPr>
      </w:pPr>
      <w:bookmarkStart w:id="485" w:name="_Toc94634630"/>
      <w:r w:rsidRPr="004342C6">
        <w:rPr>
          <w:rFonts w:ascii="Arial" w:hAnsi="Arial" w:cs="Arial"/>
        </w:rPr>
        <w:t>Description</w:t>
      </w:r>
      <w:bookmarkEnd w:id="485"/>
    </w:p>
    <w:p w14:paraId="328DD987" w14:textId="74452755" w:rsidR="00553C32" w:rsidRPr="004342C6" w:rsidRDefault="00553C32" w:rsidP="00553C32">
      <w:pPr>
        <w:ind w:left="450"/>
        <w:rPr>
          <w:rFonts w:cs="Arial"/>
        </w:rPr>
      </w:pPr>
      <w:r w:rsidRPr="004342C6">
        <w:rPr>
          <w:rFonts w:cs="Arial"/>
        </w:rPr>
        <w:t xml:space="preserve">This use case describes how </w:t>
      </w:r>
      <w:r w:rsidR="0054043B">
        <w:rPr>
          <w:rFonts w:cs="Arial"/>
        </w:rPr>
        <w:t xml:space="preserve">the </w:t>
      </w:r>
      <w:r w:rsidRPr="004342C6">
        <w:rPr>
          <w:rFonts w:cs="Arial"/>
        </w:rPr>
        <w:t xml:space="preserve">system </w:t>
      </w:r>
      <w:r w:rsidR="0054043B">
        <w:rPr>
          <w:rFonts w:cs="Arial"/>
        </w:rPr>
        <w:t xml:space="preserve">will </w:t>
      </w:r>
      <w:r w:rsidRPr="004342C6">
        <w:rPr>
          <w:rFonts w:cs="Arial"/>
        </w:rPr>
        <w:t xml:space="preserve">identify </w:t>
      </w:r>
      <w:r w:rsidR="004F625B" w:rsidRPr="004342C6">
        <w:rPr>
          <w:rFonts w:cs="Arial"/>
        </w:rPr>
        <w:t xml:space="preserve">MassHealth eligibility based on </w:t>
      </w:r>
      <w:r w:rsidR="0054043B">
        <w:rPr>
          <w:rFonts w:cs="Arial"/>
        </w:rPr>
        <w:t xml:space="preserve">the </w:t>
      </w:r>
      <w:r w:rsidR="004F625B" w:rsidRPr="004342C6">
        <w:rPr>
          <w:rFonts w:cs="Arial"/>
        </w:rPr>
        <w:t>Safe Harbor Rule.</w:t>
      </w:r>
    </w:p>
    <w:p w14:paraId="4A0C7C96" w14:textId="77777777" w:rsidR="004F625B" w:rsidRPr="004342C6" w:rsidRDefault="004F625B" w:rsidP="00553C32">
      <w:pPr>
        <w:ind w:left="450"/>
        <w:rPr>
          <w:rFonts w:cs="Arial"/>
        </w:rPr>
      </w:pPr>
    </w:p>
    <w:p w14:paraId="06DED3A2" w14:textId="77777777" w:rsidR="00553C32" w:rsidRPr="004342C6" w:rsidRDefault="00553C32" w:rsidP="00553C32">
      <w:pPr>
        <w:pStyle w:val="Heading3"/>
        <w:numPr>
          <w:ilvl w:val="2"/>
          <w:numId w:val="13"/>
        </w:numPr>
        <w:rPr>
          <w:rFonts w:ascii="Arial" w:hAnsi="Arial" w:cs="Arial"/>
        </w:rPr>
      </w:pPr>
      <w:bookmarkStart w:id="486" w:name="_Toc94634631"/>
      <w:r w:rsidRPr="004342C6">
        <w:rPr>
          <w:rFonts w:ascii="Arial" w:hAnsi="Arial" w:cs="Arial"/>
        </w:rPr>
        <w:t>Related Use case</w:t>
      </w:r>
      <w:bookmarkEnd w:id="486"/>
      <w:r w:rsidRPr="004342C6">
        <w:rPr>
          <w:rFonts w:ascii="Arial" w:hAnsi="Arial" w:cs="Arial"/>
        </w:rPr>
        <w:t xml:space="preserve"> </w:t>
      </w:r>
    </w:p>
    <w:p w14:paraId="2D699B2F" w14:textId="77777777" w:rsidR="00553C32" w:rsidRPr="004342C6" w:rsidRDefault="00553C32" w:rsidP="00553C32">
      <w:pPr>
        <w:ind w:firstLine="450"/>
        <w:rPr>
          <w:rFonts w:cs="Arial"/>
        </w:rPr>
      </w:pPr>
      <w:r w:rsidRPr="004342C6">
        <w:rPr>
          <w:rFonts w:cs="Arial"/>
        </w:rPr>
        <w:t>Not applicable</w:t>
      </w:r>
    </w:p>
    <w:p w14:paraId="47732FCB" w14:textId="77777777" w:rsidR="00553C32" w:rsidRPr="004342C6" w:rsidRDefault="00553C32" w:rsidP="00553C32">
      <w:pPr>
        <w:rPr>
          <w:rFonts w:cs="Arial"/>
        </w:rPr>
      </w:pPr>
      <w:r w:rsidRPr="004342C6">
        <w:rPr>
          <w:rFonts w:cs="Arial"/>
          <w:i/>
          <w:color w:val="00B050"/>
        </w:rPr>
        <w:t xml:space="preserve">  </w:t>
      </w:r>
    </w:p>
    <w:p w14:paraId="28FD50CB" w14:textId="77777777" w:rsidR="00553C32" w:rsidRPr="004342C6" w:rsidRDefault="00553C32" w:rsidP="00553C32">
      <w:pPr>
        <w:pStyle w:val="Heading3"/>
        <w:numPr>
          <w:ilvl w:val="2"/>
          <w:numId w:val="13"/>
        </w:numPr>
        <w:rPr>
          <w:rFonts w:ascii="Arial" w:hAnsi="Arial" w:cs="Arial"/>
        </w:rPr>
      </w:pPr>
      <w:bookmarkStart w:id="487" w:name="_Toc94634632"/>
      <w:r w:rsidRPr="004342C6">
        <w:rPr>
          <w:rFonts w:ascii="Arial" w:hAnsi="Arial" w:cs="Arial"/>
        </w:rPr>
        <w:t>Actor(s)</w:t>
      </w:r>
      <w:bookmarkEnd w:id="487"/>
    </w:p>
    <w:p w14:paraId="1911519E" w14:textId="77777777" w:rsidR="00553C32" w:rsidRPr="004342C6" w:rsidRDefault="00553C32" w:rsidP="001C1D81">
      <w:pPr>
        <w:pStyle w:val="ListParagraph"/>
        <w:numPr>
          <w:ilvl w:val="0"/>
          <w:numId w:val="68"/>
        </w:numPr>
        <w:ind w:left="810"/>
        <w:contextualSpacing w:val="0"/>
        <w:rPr>
          <w:rFonts w:cs="Arial"/>
        </w:rPr>
      </w:pPr>
      <w:r w:rsidRPr="004342C6">
        <w:rPr>
          <w:rFonts w:cs="Arial"/>
        </w:rPr>
        <w:t>HIX System</w:t>
      </w:r>
    </w:p>
    <w:p w14:paraId="4874D405" w14:textId="77777777" w:rsidR="00553C32" w:rsidRPr="004342C6" w:rsidRDefault="00553C32" w:rsidP="001C1D81">
      <w:pPr>
        <w:pStyle w:val="ListParagraph"/>
        <w:numPr>
          <w:ilvl w:val="0"/>
          <w:numId w:val="68"/>
        </w:numPr>
        <w:ind w:left="810"/>
        <w:contextualSpacing w:val="0"/>
        <w:rPr>
          <w:rFonts w:cs="Arial"/>
        </w:rPr>
      </w:pPr>
      <w:r w:rsidRPr="004342C6">
        <w:rPr>
          <w:rFonts w:cs="Arial"/>
        </w:rPr>
        <w:t>Individual User</w:t>
      </w:r>
    </w:p>
    <w:p w14:paraId="44F69171" w14:textId="77777777" w:rsidR="00553C32" w:rsidRPr="004342C6" w:rsidRDefault="00553C32" w:rsidP="001C1D81">
      <w:pPr>
        <w:pStyle w:val="ListParagraph"/>
        <w:numPr>
          <w:ilvl w:val="0"/>
          <w:numId w:val="68"/>
        </w:numPr>
        <w:ind w:left="810"/>
        <w:contextualSpacing w:val="0"/>
        <w:rPr>
          <w:rFonts w:cs="Arial"/>
        </w:rPr>
      </w:pPr>
      <w:r w:rsidRPr="004342C6">
        <w:rPr>
          <w:rFonts w:cs="Arial"/>
        </w:rPr>
        <w:t xml:space="preserve">Assistor portal users </w:t>
      </w:r>
    </w:p>
    <w:p w14:paraId="42367CC9" w14:textId="77777777" w:rsidR="00553C32" w:rsidRPr="004342C6" w:rsidRDefault="00553C32" w:rsidP="0054043B">
      <w:pPr>
        <w:pStyle w:val="ListParagraph"/>
        <w:numPr>
          <w:ilvl w:val="0"/>
          <w:numId w:val="20"/>
        </w:numPr>
        <w:contextualSpacing w:val="0"/>
        <w:rPr>
          <w:rFonts w:cs="Arial"/>
        </w:rPr>
      </w:pPr>
      <w:r w:rsidRPr="004342C6">
        <w:rPr>
          <w:rFonts w:cs="Arial"/>
        </w:rPr>
        <w:t>CAC User</w:t>
      </w:r>
    </w:p>
    <w:p w14:paraId="3F5DF19A" w14:textId="77777777" w:rsidR="00553C32" w:rsidRPr="004342C6" w:rsidRDefault="00553C32" w:rsidP="0054043B">
      <w:pPr>
        <w:pStyle w:val="ListParagraph"/>
        <w:numPr>
          <w:ilvl w:val="0"/>
          <w:numId w:val="20"/>
        </w:numPr>
        <w:contextualSpacing w:val="0"/>
        <w:rPr>
          <w:rFonts w:cs="Arial"/>
        </w:rPr>
      </w:pPr>
      <w:r w:rsidRPr="004342C6">
        <w:rPr>
          <w:rFonts w:cs="Arial"/>
        </w:rPr>
        <w:t>Navigator User</w:t>
      </w:r>
    </w:p>
    <w:p w14:paraId="120A7ED5" w14:textId="77777777" w:rsidR="00553C32" w:rsidRPr="004342C6" w:rsidRDefault="00553C32" w:rsidP="001C1D81">
      <w:pPr>
        <w:pStyle w:val="ListParagraph"/>
        <w:numPr>
          <w:ilvl w:val="0"/>
          <w:numId w:val="68"/>
        </w:numPr>
        <w:ind w:left="810"/>
        <w:contextualSpacing w:val="0"/>
        <w:rPr>
          <w:rFonts w:cs="Arial"/>
        </w:rPr>
      </w:pPr>
      <w:r w:rsidRPr="004342C6">
        <w:rPr>
          <w:rFonts w:cs="Arial"/>
        </w:rPr>
        <w:t>The following Agent Portal User(s):</w:t>
      </w:r>
    </w:p>
    <w:p w14:paraId="37B07BB5" w14:textId="77777777" w:rsidR="00553C32" w:rsidRPr="004342C6" w:rsidRDefault="00553C32" w:rsidP="0054043B">
      <w:pPr>
        <w:pStyle w:val="ListParagraph"/>
        <w:numPr>
          <w:ilvl w:val="0"/>
          <w:numId w:val="20"/>
        </w:numPr>
        <w:contextualSpacing w:val="0"/>
        <w:rPr>
          <w:rFonts w:cs="Arial"/>
        </w:rPr>
      </w:pPr>
      <w:r w:rsidRPr="004342C6">
        <w:rPr>
          <w:rFonts w:cs="Arial"/>
        </w:rPr>
        <w:t>Back Office User</w:t>
      </w:r>
    </w:p>
    <w:p w14:paraId="0886AFCA" w14:textId="77777777" w:rsidR="00553C32" w:rsidRPr="004342C6" w:rsidRDefault="00553C32" w:rsidP="0054043B">
      <w:pPr>
        <w:pStyle w:val="ListParagraph"/>
        <w:numPr>
          <w:ilvl w:val="0"/>
          <w:numId w:val="20"/>
        </w:numPr>
        <w:contextualSpacing w:val="0"/>
        <w:rPr>
          <w:rFonts w:cs="Arial"/>
        </w:rPr>
      </w:pPr>
      <w:r w:rsidRPr="004342C6">
        <w:rPr>
          <w:rFonts w:cs="Arial"/>
        </w:rPr>
        <w:t>Super User/MED_BO User</w:t>
      </w:r>
    </w:p>
    <w:p w14:paraId="3212947A" w14:textId="77777777" w:rsidR="00553C32" w:rsidRPr="004342C6" w:rsidRDefault="00553C32" w:rsidP="0054043B">
      <w:pPr>
        <w:pStyle w:val="ListParagraph"/>
        <w:numPr>
          <w:ilvl w:val="0"/>
          <w:numId w:val="20"/>
        </w:numPr>
        <w:contextualSpacing w:val="0"/>
        <w:rPr>
          <w:rFonts w:cs="Arial"/>
        </w:rPr>
      </w:pPr>
      <w:r w:rsidRPr="004342C6">
        <w:rPr>
          <w:rFonts w:cs="Arial"/>
        </w:rPr>
        <w:t>CSR User</w:t>
      </w:r>
    </w:p>
    <w:p w14:paraId="0DD6D9BA" w14:textId="77777777" w:rsidR="00553C32" w:rsidRPr="004342C6" w:rsidRDefault="00553C32" w:rsidP="0054043B">
      <w:pPr>
        <w:pStyle w:val="ListParagraph"/>
        <w:numPr>
          <w:ilvl w:val="0"/>
          <w:numId w:val="20"/>
        </w:numPr>
        <w:contextualSpacing w:val="0"/>
        <w:rPr>
          <w:rFonts w:cs="Arial"/>
        </w:rPr>
      </w:pPr>
      <w:r w:rsidRPr="004342C6">
        <w:rPr>
          <w:rFonts w:cs="Arial"/>
        </w:rPr>
        <w:t>TPL User</w:t>
      </w:r>
    </w:p>
    <w:p w14:paraId="066B5A0A" w14:textId="77777777" w:rsidR="00553C32" w:rsidRPr="004342C6" w:rsidRDefault="00553C32" w:rsidP="0054043B">
      <w:pPr>
        <w:pStyle w:val="ListParagraph"/>
        <w:numPr>
          <w:ilvl w:val="0"/>
          <w:numId w:val="20"/>
        </w:numPr>
        <w:contextualSpacing w:val="0"/>
        <w:rPr>
          <w:rFonts w:cs="Arial"/>
        </w:rPr>
      </w:pPr>
      <w:r w:rsidRPr="004342C6">
        <w:rPr>
          <w:rFonts w:cs="Arial"/>
        </w:rPr>
        <w:t>TPL Super User</w:t>
      </w:r>
    </w:p>
    <w:p w14:paraId="5F69DE37" w14:textId="77777777" w:rsidR="00553C32" w:rsidRPr="004342C6" w:rsidRDefault="00553C32" w:rsidP="0054043B">
      <w:pPr>
        <w:pStyle w:val="ListParagraph"/>
        <w:numPr>
          <w:ilvl w:val="0"/>
          <w:numId w:val="20"/>
        </w:numPr>
        <w:contextualSpacing w:val="0"/>
        <w:rPr>
          <w:rFonts w:cs="Arial"/>
        </w:rPr>
      </w:pPr>
      <w:r w:rsidRPr="004342C6">
        <w:rPr>
          <w:rFonts w:cs="Arial"/>
        </w:rPr>
        <w:t>TPL_BO User</w:t>
      </w:r>
    </w:p>
    <w:p w14:paraId="7B7EC0BD" w14:textId="77777777" w:rsidR="00553C32" w:rsidRPr="004342C6" w:rsidRDefault="00553C32" w:rsidP="0054043B">
      <w:pPr>
        <w:pStyle w:val="ListParagraph"/>
        <w:numPr>
          <w:ilvl w:val="0"/>
          <w:numId w:val="20"/>
        </w:numPr>
        <w:contextualSpacing w:val="0"/>
        <w:rPr>
          <w:rFonts w:cs="Arial"/>
        </w:rPr>
      </w:pPr>
      <w:r w:rsidRPr="004342C6">
        <w:rPr>
          <w:rFonts w:cs="Arial"/>
        </w:rPr>
        <w:t>Advanced CSR User</w:t>
      </w:r>
    </w:p>
    <w:p w14:paraId="48B50DEB" w14:textId="77777777" w:rsidR="00553C32" w:rsidRPr="004342C6" w:rsidRDefault="00553C32" w:rsidP="00553C32">
      <w:pPr>
        <w:rPr>
          <w:rFonts w:cs="Arial"/>
        </w:rPr>
      </w:pPr>
      <w:r w:rsidRPr="004342C6">
        <w:rPr>
          <w:rFonts w:cs="Arial"/>
          <w:i/>
          <w:color w:val="00B050"/>
        </w:rPr>
        <w:t xml:space="preserve">  </w:t>
      </w:r>
    </w:p>
    <w:p w14:paraId="64E3C291" w14:textId="77777777" w:rsidR="00553C32" w:rsidRPr="004342C6" w:rsidRDefault="00553C32" w:rsidP="00553C32">
      <w:pPr>
        <w:pStyle w:val="Heading3"/>
        <w:numPr>
          <w:ilvl w:val="2"/>
          <w:numId w:val="13"/>
        </w:numPr>
        <w:rPr>
          <w:rFonts w:ascii="Arial" w:hAnsi="Arial" w:cs="Arial"/>
        </w:rPr>
      </w:pPr>
      <w:bookmarkStart w:id="488" w:name="_Toc94634633"/>
      <w:r w:rsidRPr="004342C6">
        <w:rPr>
          <w:rFonts w:ascii="Arial" w:hAnsi="Arial" w:cs="Arial"/>
        </w:rPr>
        <w:t>Trigger(s)</w:t>
      </w:r>
      <w:bookmarkEnd w:id="488"/>
    </w:p>
    <w:p w14:paraId="10AC187C" w14:textId="6EEBC30C" w:rsidR="00553C32" w:rsidRPr="004342C6" w:rsidRDefault="00553C32" w:rsidP="001C1D81">
      <w:pPr>
        <w:pStyle w:val="ListParagraph"/>
        <w:numPr>
          <w:ilvl w:val="0"/>
          <w:numId w:val="69"/>
        </w:numPr>
        <w:ind w:left="810"/>
        <w:contextualSpacing w:val="0"/>
        <w:rPr>
          <w:rFonts w:cs="Arial"/>
        </w:rPr>
      </w:pPr>
      <w:r w:rsidRPr="004342C6">
        <w:rPr>
          <w:rFonts w:cs="Arial"/>
        </w:rPr>
        <w:t>Eligibility is determined/re-determined through any process</w:t>
      </w:r>
      <w:r w:rsidR="0054043B">
        <w:rPr>
          <w:rFonts w:cs="Arial"/>
        </w:rPr>
        <w:t>,</w:t>
      </w:r>
      <w:r w:rsidRPr="004342C6">
        <w:rPr>
          <w:rFonts w:cs="Arial"/>
        </w:rPr>
        <w:t xml:space="preserve"> e.g.</w:t>
      </w:r>
      <w:r w:rsidR="0054043B">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3533FE6D" w14:textId="77777777" w:rsidR="00553C32" w:rsidRPr="004342C6" w:rsidRDefault="00553C32" w:rsidP="00553C32">
      <w:pPr>
        <w:pStyle w:val="ListParagraph"/>
        <w:ind w:left="1080"/>
        <w:contextualSpacing w:val="0"/>
        <w:rPr>
          <w:rFonts w:cs="Arial"/>
        </w:rPr>
      </w:pPr>
    </w:p>
    <w:p w14:paraId="5AB3288A" w14:textId="77777777" w:rsidR="00553C32" w:rsidRPr="004342C6" w:rsidRDefault="00553C32" w:rsidP="00553C32">
      <w:pPr>
        <w:pStyle w:val="Heading3"/>
        <w:numPr>
          <w:ilvl w:val="2"/>
          <w:numId w:val="13"/>
        </w:numPr>
        <w:rPr>
          <w:rFonts w:ascii="Arial" w:hAnsi="Arial" w:cs="Arial"/>
        </w:rPr>
      </w:pPr>
      <w:bookmarkStart w:id="489" w:name="_Toc94634634"/>
      <w:r w:rsidRPr="004342C6">
        <w:rPr>
          <w:rFonts w:ascii="Arial" w:hAnsi="Arial" w:cs="Arial"/>
        </w:rPr>
        <w:t>Precondition(s)</w:t>
      </w:r>
      <w:bookmarkEnd w:id="489"/>
    </w:p>
    <w:p w14:paraId="1C58BF4C" w14:textId="77777777" w:rsidR="004F625B" w:rsidRPr="004342C6" w:rsidRDefault="004F625B" w:rsidP="00320B54">
      <w:pPr>
        <w:pStyle w:val="ListParagraph"/>
        <w:numPr>
          <w:ilvl w:val="0"/>
          <w:numId w:val="366"/>
        </w:numPr>
        <w:ind w:left="810"/>
        <w:contextualSpacing w:val="0"/>
        <w:rPr>
          <w:rFonts w:cs="Arial"/>
        </w:rPr>
      </w:pPr>
      <w:r w:rsidRPr="004342C6">
        <w:rPr>
          <w:rFonts w:cs="Arial"/>
        </w:rPr>
        <w:t>Member is &lt;65 years of age.</w:t>
      </w:r>
    </w:p>
    <w:p w14:paraId="13AF8793" w14:textId="50DAC0A1" w:rsidR="004F625B" w:rsidRPr="004342C6" w:rsidRDefault="004F625B" w:rsidP="00320B54">
      <w:pPr>
        <w:pStyle w:val="ListParagraph"/>
        <w:numPr>
          <w:ilvl w:val="0"/>
          <w:numId w:val="366"/>
        </w:numPr>
        <w:ind w:left="810"/>
        <w:contextualSpacing w:val="0"/>
        <w:rPr>
          <w:rFonts w:cs="Arial"/>
        </w:rPr>
      </w:pPr>
      <w:r w:rsidRPr="004342C6">
        <w:rPr>
          <w:rFonts w:cs="Arial"/>
        </w:rPr>
        <w:t>Member is not eligible for Full MH based on MH MAGI FPL</w:t>
      </w:r>
      <w:r w:rsidR="000F6619" w:rsidRPr="004342C6">
        <w:rPr>
          <w:rFonts w:cs="Arial"/>
        </w:rPr>
        <w:t>.</w:t>
      </w:r>
    </w:p>
    <w:p w14:paraId="4FF0D862" w14:textId="04238103" w:rsidR="004F625B" w:rsidRPr="004342C6" w:rsidRDefault="004F625B" w:rsidP="00320B54">
      <w:pPr>
        <w:pStyle w:val="ListParagraph"/>
        <w:numPr>
          <w:ilvl w:val="0"/>
          <w:numId w:val="366"/>
        </w:numPr>
        <w:ind w:left="810"/>
        <w:contextualSpacing w:val="0"/>
        <w:rPr>
          <w:rFonts w:cs="Arial"/>
        </w:rPr>
      </w:pPr>
      <w:r w:rsidRPr="004342C6">
        <w:rPr>
          <w:rFonts w:cs="Arial"/>
        </w:rPr>
        <w:t>Member meets all eligibility criteria for subsidized QHP</w:t>
      </w:r>
      <w:r w:rsidR="000F6619" w:rsidRPr="004342C6">
        <w:rPr>
          <w:rFonts w:cs="Arial"/>
        </w:rPr>
        <w:t xml:space="preserve"> </w:t>
      </w:r>
      <w:r w:rsidRPr="004342C6">
        <w:rPr>
          <w:rFonts w:cs="Arial"/>
        </w:rPr>
        <w:t>(ConnectorCare or QHP +APTC) except for their income</w:t>
      </w:r>
      <w:r w:rsidR="000F6619" w:rsidRPr="004342C6">
        <w:rPr>
          <w:rFonts w:cs="Arial"/>
        </w:rPr>
        <w:t>.</w:t>
      </w:r>
    </w:p>
    <w:p w14:paraId="65AA1A77" w14:textId="4000F522" w:rsidR="004F625B" w:rsidRPr="004342C6" w:rsidRDefault="004F625B" w:rsidP="00320B54">
      <w:pPr>
        <w:pStyle w:val="ListParagraph"/>
        <w:numPr>
          <w:ilvl w:val="0"/>
          <w:numId w:val="366"/>
        </w:numPr>
        <w:ind w:left="810"/>
        <w:contextualSpacing w:val="0"/>
        <w:rPr>
          <w:rFonts w:cs="Arial"/>
        </w:rPr>
      </w:pPr>
      <w:r w:rsidRPr="004342C6">
        <w:rPr>
          <w:rFonts w:cs="Arial"/>
        </w:rPr>
        <w:t xml:space="preserve">Member’s Tax FPL &lt;=100% based </w:t>
      </w:r>
      <w:r w:rsidR="0054043B">
        <w:rPr>
          <w:rFonts w:cs="Arial"/>
        </w:rPr>
        <w:t>o</w:t>
      </w:r>
      <w:r w:rsidRPr="004342C6">
        <w:rPr>
          <w:rFonts w:cs="Arial"/>
        </w:rPr>
        <w:t>n their Tax household.</w:t>
      </w:r>
    </w:p>
    <w:p w14:paraId="49C63287" w14:textId="2EB22ADF" w:rsidR="004F625B" w:rsidRPr="004342C6" w:rsidRDefault="004F625B" w:rsidP="00320B54">
      <w:pPr>
        <w:pStyle w:val="ListParagraph"/>
        <w:numPr>
          <w:ilvl w:val="0"/>
          <w:numId w:val="366"/>
        </w:numPr>
        <w:ind w:left="810"/>
        <w:contextualSpacing w:val="0"/>
        <w:rPr>
          <w:rFonts w:cs="Arial"/>
        </w:rPr>
      </w:pPr>
      <w:r w:rsidRPr="004342C6">
        <w:rPr>
          <w:rFonts w:cs="Arial"/>
        </w:rPr>
        <w:t>Immigration Status= CIT or QLP</w:t>
      </w:r>
      <w:r w:rsidR="000F6619" w:rsidRPr="004342C6">
        <w:rPr>
          <w:rFonts w:cs="Arial"/>
        </w:rPr>
        <w:t>.</w:t>
      </w:r>
    </w:p>
    <w:p w14:paraId="44C787AE" w14:textId="50EC98D9" w:rsidR="00553C32" w:rsidRPr="004342C6" w:rsidRDefault="004F625B" w:rsidP="00553C32">
      <w:pPr>
        <w:pStyle w:val="ListParagraph"/>
        <w:ind w:left="1170"/>
        <w:contextualSpacing w:val="0"/>
        <w:rPr>
          <w:rFonts w:cs="Arial"/>
        </w:rPr>
      </w:pPr>
      <w:r w:rsidRPr="004342C6">
        <w:rPr>
          <w:rFonts w:cs="Arial"/>
        </w:rPr>
        <w:t xml:space="preserve"> </w:t>
      </w:r>
    </w:p>
    <w:p w14:paraId="35ACF102" w14:textId="77777777" w:rsidR="00553C32" w:rsidRPr="004342C6" w:rsidRDefault="00553C32" w:rsidP="00553C32">
      <w:pPr>
        <w:pStyle w:val="Heading3"/>
        <w:numPr>
          <w:ilvl w:val="2"/>
          <w:numId w:val="13"/>
        </w:numPr>
        <w:pBdr>
          <w:bottom w:val="single" w:sz="12" w:space="5" w:color="4C8B3F"/>
        </w:pBdr>
        <w:rPr>
          <w:rFonts w:ascii="Arial" w:hAnsi="Arial" w:cs="Arial"/>
        </w:rPr>
      </w:pPr>
      <w:bookmarkStart w:id="490" w:name="_Toc94634635"/>
      <w:r w:rsidRPr="004342C6">
        <w:rPr>
          <w:rFonts w:ascii="Arial" w:hAnsi="Arial" w:cs="Arial"/>
        </w:rPr>
        <w:t>Postcondition(s)</w:t>
      </w:r>
      <w:bookmarkEnd w:id="490"/>
    </w:p>
    <w:p w14:paraId="4844FA67" w14:textId="77777777" w:rsidR="000F6619" w:rsidRPr="004342C6" w:rsidRDefault="004F625B" w:rsidP="001C1D81">
      <w:pPr>
        <w:pStyle w:val="NormalWeb"/>
        <w:numPr>
          <w:ilvl w:val="3"/>
          <w:numId w:val="70"/>
        </w:numPr>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 xml:space="preserve">The system granted MH eligibility based on their Tax FPL to the member whose age was &lt;65 </w:t>
      </w:r>
    </w:p>
    <w:p w14:paraId="5D9830DB" w14:textId="36391E1C"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AND</w:t>
      </w:r>
    </w:p>
    <w:p w14:paraId="32973A1F"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Member was not eligible for Full MH based on MH MAGI FPL</w:t>
      </w:r>
    </w:p>
    <w:p w14:paraId="6E9D74B3"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AND</w:t>
      </w:r>
    </w:p>
    <w:p w14:paraId="2992F522"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lastRenderedPageBreak/>
        <w:t>Member met all eligibility criteria for subsidized QHP (ConnectorCare or QHP +APTC) except for their income</w:t>
      </w:r>
    </w:p>
    <w:p w14:paraId="05D2E7CE"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AND</w:t>
      </w:r>
    </w:p>
    <w:p w14:paraId="07138422" w14:textId="6DC5877E"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 xml:space="preserve">Member’s Tax FPL &lt;=100% based </w:t>
      </w:r>
      <w:r w:rsidR="0054043B">
        <w:rPr>
          <w:rFonts w:ascii="Arial" w:eastAsiaTheme="minorHAnsi" w:hAnsi="Arial" w:cs="Arial"/>
          <w:sz w:val="22"/>
          <w:szCs w:val="22"/>
        </w:rPr>
        <w:t>o</w:t>
      </w:r>
      <w:r w:rsidRPr="004342C6">
        <w:rPr>
          <w:rFonts w:ascii="Arial" w:eastAsiaTheme="minorHAnsi" w:hAnsi="Arial" w:cs="Arial"/>
          <w:sz w:val="22"/>
          <w:szCs w:val="22"/>
        </w:rPr>
        <w:t>n their Tax household.</w:t>
      </w:r>
    </w:p>
    <w:p w14:paraId="12C0CBF8"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AND</w:t>
      </w:r>
    </w:p>
    <w:p w14:paraId="095DA4BE"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Immigration Status= CIT or QLP</w:t>
      </w:r>
    </w:p>
    <w:p w14:paraId="46A6A88D" w14:textId="54B17B4D" w:rsidR="00553C32" w:rsidRPr="004342C6" w:rsidRDefault="004F625B" w:rsidP="001C1D81">
      <w:pPr>
        <w:pStyle w:val="NormalWeb"/>
        <w:numPr>
          <w:ilvl w:val="3"/>
          <w:numId w:val="70"/>
        </w:numPr>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Safe harbor flag was displayed on Medicaid household summary screen as per new rule</w:t>
      </w:r>
      <w:r w:rsidR="00553C32" w:rsidRPr="004342C6">
        <w:rPr>
          <w:rFonts w:ascii="Arial" w:eastAsiaTheme="minorHAnsi" w:hAnsi="Arial" w:cs="Arial"/>
          <w:sz w:val="22"/>
          <w:szCs w:val="22"/>
        </w:rPr>
        <w:t xml:space="preserve"> </w:t>
      </w:r>
    </w:p>
    <w:p w14:paraId="029D065D" w14:textId="77777777" w:rsidR="00553C32" w:rsidRPr="004342C6" w:rsidRDefault="00553C32" w:rsidP="00553C32">
      <w:pPr>
        <w:contextualSpacing w:val="0"/>
        <w:rPr>
          <w:rFonts w:cs="Arial"/>
        </w:rPr>
      </w:pPr>
    </w:p>
    <w:p w14:paraId="5D09C8CB" w14:textId="77777777" w:rsidR="00553C32" w:rsidRPr="004342C6" w:rsidRDefault="00553C32" w:rsidP="00553C32">
      <w:pPr>
        <w:pStyle w:val="Heading3"/>
        <w:numPr>
          <w:ilvl w:val="2"/>
          <w:numId w:val="13"/>
        </w:numPr>
        <w:rPr>
          <w:rFonts w:ascii="Arial" w:hAnsi="Arial" w:cs="Arial"/>
        </w:rPr>
      </w:pPr>
      <w:bookmarkStart w:id="491" w:name="_Toc94634636"/>
      <w:r w:rsidRPr="004342C6">
        <w:rPr>
          <w:rFonts w:ascii="Arial" w:hAnsi="Arial" w:cs="Arial"/>
        </w:rPr>
        <w:t>Flow of Event(s)</w:t>
      </w:r>
      <w:bookmarkEnd w:id="491"/>
    </w:p>
    <w:p w14:paraId="5B68F7A0" w14:textId="77777777" w:rsidR="00553C32" w:rsidRPr="004342C6" w:rsidRDefault="00553C32" w:rsidP="00553C32">
      <w:pPr>
        <w:ind w:left="360"/>
        <w:rPr>
          <w:rFonts w:cs="Arial"/>
        </w:rPr>
      </w:pPr>
    </w:p>
    <w:p w14:paraId="64F0AAD6" w14:textId="7AAC93F0" w:rsidR="00553C32" w:rsidRPr="004342C6" w:rsidRDefault="00553C32" w:rsidP="008071D4">
      <w:pPr>
        <w:pStyle w:val="Heading3"/>
        <w:numPr>
          <w:ilvl w:val="3"/>
          <w:numId w:val="13"/>
        </w:numPr>
        <w:tabs>
          <w:tab w:val="left" w:pos="1890"/>
        </w:tabs>
        <w:rPr>
          <w:rFonts w:ascii="Arial" w:hAnsi="Arial" w:cs="Arial"/>
        </w:rPr>
      </w:pPr>
      <w:bookmarkStart w:id="492" w:name="_Toc94634637"/>
      <w:r w:rsidRPr="004342C6">
        <w:rPr>
          <w:rFonts w:ascii="Arial" w:hAnsi="Arial" w:cs="Arial"/>
        </w:rPr>
        <w:t>Basic Flow</w:t>
      </w:r>
      <w:bookmarkEnd w:id="492"/>
    </w:p>
    <w:p w14:paraId="3BB5D94C" w14:textId="1D96D21D" w:rsidR="000B366C" w:rsidRPr="004342C6" w:rsidRDefault="00E872C1" w:rsidP="00F725DA">
      <w:pPr>
        <w:pStyle w:val="ListParagraph"/>
        <w:numPr>
          <w:ilvl w:val="0"/>
          <w:numId w:val="153"/>
        </w:numPr>
        <w:ind w:left="1260"/>
        <w:rPr>
          <w:rFonts w:cs="Arial"/>
        </w:rPr>
      </w:pPr>
      <w:r w:rsidRPr="004342C6">
        <w:rPr>
          <w:rFonts w:cs="Arial"/>
        </w:rPr>
        <w:t>The individual user/Agent user/</w:t>
      </w:r>
      <w:r w:rsidR="008071D4" w:rsidRPr="004342C6">
        <w:rPr>
          <w:rFonts w:cs="Arial"/>
        </w:rPr>
        <w:t>Assistor</w:t>
      </w:r>
      <w:r w:rsidRPr="004342C6">
        <w:rPr>
          <w:rFonts w:cs="Arial"/>
        </w:rPr>
        <w:t xml:space="preserve"> has attested the below data for the members</w:t>
      </w:r>
    </w:p>
    <w:p w14:paraId="46F16F08" w14:textId="1806108E" w:rsidR="00C733C5" w:rsidRPr="004342C6" w:rsidRDefault="00C733C5" w:rsidP="00F725DA">
      <w:pPr>
        <w:pStyle w:val="ListParagraph"/>
        <w:numPr>
          <w:ilvl w:val="1"/>
          <w:numId w:val="153"/>
        </w:numPr>
        <w:ind w:left="1800"/>
        <w:rPr>
          <w:rFonts w:cs="Arial"/>
        </w:rPr>
      </w:pPr>
      <w:r w:rsidRPr="004342C6">
        <w:rPr>
          <w:rFonts w:cs="Arial"/>
        </w:rPr>
        <w:t xml:space="preserve">Member is &lt;65 years of age. </w:t>
      </w:r>
    </w:p>
    <w:p w14:paraId="373D62E5" w14:textId="77777777" w:rsidR="00C733C5" w:rsidRPr="004342C6" w:rsidRDefault="00C733C5" w:rsidP="00F725DA">
      <w:pPr>
        <w:pStyle w:val="ListParagraph"/>
        <w:numPr>
          <w:ilvl w:val="1"/>
          <w:numId w:val="153"/>
        </w:numPr>
        <w:ind w:left="1800"/>
        <w:rPr>
          <w:rFonts w:cs="Arial"/>
        </w:rPr>
      </w:pPr>
      <w:r w:rsidRPr="004342C6">
        <w:rPr>
          <w:rFonts w:cs="Arial"/>
        </w:rPr>
        <w:t xml:space="preserve">Member is not eligible for Full MH based on MH MAGI FPL </w:t>
      </w:r>
    </w:p>
    <w:p w14:paraId="4907AEA0" w14:textId="77777777" w:rsidR="00C733C5" w:rsidRPr="004342C6" w:rsidRDefault="00C733C5" w:rsidP="00F725DA">
      <w:pPr>
        <w:pStyle w:val="ListParagraph"/>
        <w:numPr>
          <w:ilvl w:val="1"/>
          <w:numId w:val="153"/>
        </w:numPr>
        <w:spacing w:before="120" w:after="120"/>
        <w:ind w:left="1800"/>
        <w:rPr>
          <w:rFonts w:cs="Arial"/>
        </w:rPr>
      </w:pPr>
      <w:r w:rsidRPr="004342C6">
        <w:rPr>
          <w:rFonts w:cs="Arial"/>
        </w:rPr>
        <w:t>Member meets all eligibility criteria for subsidized QHP (ConnectorCare or QHP +APTC) except for their income</w:t>
      </w:r>
    </w:p>
    <w:p w14:paraId="46C31C3F" w14:textId="6EC3E66E" w:rsidR="00C733C5" w:rsidRPr="004342C6" w:rsidRDefault="00C733C5" w:rsidP="00F725DA">
      <w:pPr>
        <w:pStyle w:val="ListParagraph"/>
        <w:numPr>
          <w:ilvl w:val="1"/>
          <w:numId w:val="153"/>
        </w:numPr>
        <w:spacing w:before="120" w:after="120"/>
        <w:ind w:left="1800"/>
        <w:rPr>
          <w:rFonts w:cs="Arial"/>
        </w:rPr>
      </w:pPr>
      <w:r w:rsidRPr="004342C6">
        <w:rPr>
          <w:rFonts w:cs="Arial"/>
        </w:rPr>
        <w:t xml:space="preserve">Member’s Tax FPL &lt;=100% based </w:t>
      </w:r>
      <w:r w:rsidR="0054043B">
        <w:rPr>
          <w:rFonts w:cs="Arial"/>
        </w:rPr>
        <w:t>o</w:t>
      </w:r>
      <w:r w:rsidRPr="004342C6">
        <w:rPr>
          <w:rFonts w:cs="Arial"/>
        </w:rPr>
        <w:t>n their Tax household.</w:t>
      </w:r>
    </w:p>
    <w:p w14:paraId="461F7AD9" w14:textId="77777777" w:rsidR="00C733C5" w:rsidRPr="004342C6" w:rsidRDefault="00C733C5" w:rsidP="00F725DA">
      <w:pPr>
        <w:pStyle w:val="ListParagraph"/>
        <w:numPr>
          <w:ilvl w:val="1"/>
          <w:numId w:val="153"/>
        </w:numPr>
        <w:spacing w:before="120" w:after="120"/>
        <w:ind w:left="1800"/>
        <w:rPr>
          <w:rFonts w:cs="Arial"/>
        </w:rPr>
      </w:pPr>
      <w:r w:rsidRPr="004342C6">
        <w:rPr>
          <w:rFonts w:cs="Arial"/>
        </w:rPr>
        <w:t>Immigration Status= CIT or QLP</w:t>
      </w:r>
    </w:p>
    <w:p w14:paraId="40B8A821" w14:textId="77777777" w:rsidR="00C733C5" w:rsidRPr="004342C6" w:rsidRDefault="00C733C5" w:rsidP="00F725DA">
      <w:pPr>
        <w:pStyle w:val="ListParagraph"/>
        <w:numPr>
          <w:ilvl w:val="0"/>
          <w:numId w:val="153"/>
        </w:numPr>
        <w:ind w:left="1260"/>
        <w:rPr>
          <w:rFonts w:cs="Arial"/>
        </w:rPr>
      </w:pPr>
      <w:r w:rsidRPr="004342C6">
        <w:rPr>
          <w:rFonts w:cs="Arial"/>
        </w:rPr>
        <w:t xml:space="preserve">The Individual/Agent/Assister User submits the eligibility. </w:t>
      </w:r>
    </w:p>
    <w:p w14:paraId="0716D6E7" w14:textId="77777777" w:rsidR="00C733C5" w:rsidRPr="004342C6" w:rsidRDefault="00C733C5" w:rsidP="00F725DA">
      <w:pPr>
        <w:pStyle w:val="ListParagraph"/>
        <w:numPr>
          <w:ilvl w:val="0"/>
          <w:numId w:val="153"/>
        </w:numPr>
        <w:ind w:left="1260"/>
        <w:rPr>
          <w:rFonts w:cs="Arial"/>
        </w:rPr>
      </w:pPr>
      <w:r w:rsidRPr="004342C6">
        <w:rPr>
          <w:rFonts w:cs="Arial"/>
        </w:rPr>
        <w:t>The member is granted MH eligibility based on their tax FPL.</w:t>
      </w:r>
    </w:p>
    <w:p w14:paraId="123F1863" w14:textId="244FF308" w:rsidR="00C733C5" w:rsidRPr="004342C6" w:rsidRDefault="00C733C5" w:rsidP="00F725DA">
      <w:pPr>
        <w:pStyle w:val="ListParagraph"/>
        <w:numPr>
          <w:ilvl w:val="0"/>
          <w:numId w:val="153"/>
        </w:numPr>
        <w:ind w:left="1260"/>
        <w:rPr>
          <w:rFonts w:cs="Arial"/>
        </w:rPr>
      </w:pPr>
      <w:r w:rsidRPr="004342C6">
        <w:rPr>
          <w:rFonts w:cs="Arial"/>
        </w:rPr>
        <w:t xml:space="preserve">Safe Harbor flag is displayed as “Yes” to the </w:t>
      </w:r>
      <w:r w:rsidR="009260EE" w:rsidRPr="004342C6">
        <w:rPr>
          <w:rFonts w:cs="Arial"/>
        </w:rPr>
        <w:t>Back-office</w:t>
      </w:r>
      <w:r w:rsidRPr="004342C6">
        <w:rPr>
          <w:rFonts w:cs="Arial"/>
        </w:rPr>
        <w:t xml:space="preserve"> user on </w:t>
      </w:r>
      <w:r w:rsidR="0054043B">
        <w:rPr>
          <w:rFonts w:cs="Arial"/>
        </w:rPr>
        <w:t xml:space="preserve">the </w:t>
      </w:r>
      <w:r w:rsidRPr="004342C6">
        <w:rPr>
          <w:rFonts w:cs="Arial"/>
        </w:rPr>
        <w:t>Medicaid household summary screen</w:t>
      </w:r>
      <w:r w:rsidR="0054043B">
        <w:rPr>
          <w:rFonts w:cs="Arial"/>
        </w:rPr>
        <w:t>.</w:t>
      </w:r>
    </w:p>
    <w:p w14:paraId="6BDC0722" w14:textId="77777777" w:rsidR="00553C32" w:rsidRPr="004342C6" w:rsidRDefault="00553C32" w:rsidP="00C733C5">
      <w:pPr>
        <w:pStyle w:val="ListParagraph"/>
        <w:ind w:left="1530"/>
        <w:rPr>
          <w:rFonts w:cs="Arial"/>
        </w:rPr>
      </w:pPr>
      <w:r w:rsidRPr="004342C6">
        <w:rPr>
          <w:rFonts w:cs="Arial"/>
        </w:rPr>
        <w:t xml:space="preserve"> </w:t>
      </w:r>
    </w:p>
    <w:p w14:paraId="730A89ED" w14:textId="2A2E5AF8" w:rsidR="00553C32" w:rsidRPr="004342C6" w:rsidRDefault="00553C32" w:rsidP="008071D4">
      <w:pPr>
        <w:pStyle w:val="Heading3"/>
        <w:numPr>
          <w:ilvl w:val="3"/>
          <w:numId w:val="13"/>
        </w:numPr>
        <w:tabs>
          <w:tab w:val="left" w:pos="1890"/>
        </w:tabs>
        <w:rPr>
          <w:rFonts w:ascii="Arial" w:hAnsi="Arial" w:cs="Arial"/>
        </w:rPr>
      </w:pPr>
      <w:bookmarkStart w:id="493" w:name="_Toc94634638"/>
      <w:r w:rsidRPr="004342C6">
        <w:rPr>
          <w:rFonts w:ascii="Arial" w:hAnsi="Arial" w:cs="Arial"/>
        </w:rPr>
        <w:t>Alternate Flow-1</w:t>
      </w:r>
      <w:bookmarkEnd w:id="493"/>
    </w:p>
    <w:p w14:paraId="4AF0026E" w14:textId="10F98A17" w:rsidR="00AB40B6" w:rsidRPr="004342C6" w:rsidRDefault="00AB40B6" w:rsidP="00F725DA">
      <w:pPr>
        <w:pStyle w:val="ListParagraph"/>
        <w:numPr>
          <w:ilvl w:val="0"/>
          <w:numId w:val="154"/>
        </w:numPr>
        <w:ind w:left="1260"/>
        <w:rPr>
          <w:rFonts w:cs="Arial"/>
        </w:rPr>
      </w:pPr>
      <w:r w:rsidRPr="004342C6">
        <w:rPr>
          <w:rFonts w:cs="Arial"/>
        </w:rPr>
        <w:t>The individual user/Agent user/Assistor has attested the below data for the members</w:t>
      </w:r>
    </w:p>
    <w:p w14:paraId="6D605781" w14:textId="77777777" w:rsidR="00C733C5" w:rsidRPr="004342C6" w:rsidRDefault="00C733C5" w:rsidP="00F725DA">
      <w:pPr>
        <w:pStyle w:val="ListParagraph"/>
        <w:numPr>
          <w:ilvl w:val="1"/>
          <w:numId w:val="154"/>
        </w:numPr>
        <w:ind w:left="1800"/>
        <w:rPr>
          <w:rFonts w:cs="Arial"/>
        </w:rPr>
      </w:pPr>
      <w:r w:rsidRPr="004342C6">
        <w:rPr>
          <w:rFonts w:cs="Arial"/>
        </w:rPr>
        <w:t xml:space="preserve">Member is &lt;65 years of age. </w:t>
      </w:r>
    </w:p>
    <w:p w14:paraId="2409CEE0" w14:textId="77777777" w:rsidR="00C733C5" w:rsidRPr="004342C6" w:rsidRDefault="00C733C5" w:rsidP="00F725DA">
      <w:pPr>
        <w:pStyle w:val="ListParagraph"/>
        <w:numPr>
          <w:ilvl w:val="1"/>
          <w:numId w:val="154"/>
        </w:numPr>
        <w:ind w:left="1800"/>
        <w:rPr>
          <w:rFonts w:cs="Arial"/>
        </w:rPr>
      </w:pPr>
      <w:r w:rsidRPr="004342C6">
        <w:rPr>
          <w:rFonts w:cs="Arial"/>
        </w:rPr>
        <w:t xml:space="preserve">Member is not eligible for Full MH based on MH MAGI FPL </w:t>
      </w:r>
    </w:p>
    <w:p w14:paraId="27522724" w14:textId="77777777" w:rsidR="00C733C5" w:rsidRPr="004342C6" w:rsidRDefault="00C733C5" w:rsidP="00F725DA">
      <w:pPr>
        <w:pStyle w:val="ListParagraph"/>
        <w:numPr>
          <w:ilvl w:val="1"/>
          <w:numId w:val="154"/>
        </w:numPr>
        <w:spacing w:before="120" w:after="120"/>
        <w:ind w:left="1800"/>
        <w:rPr>
          <w:rFonts w:cs="Arial"/>
        </w:rPr>
      </w:pPr>
      <w:r w:rsidRPr="004342C6">
        <w:rPr>
          <w:rFonts w:cs="Arial"/>
        </w:rPr>
        <w:t>Member meets all eligibility criteria for subsidized QHP (ConnectorCare or QHP +APTC) except for their income</w:t>
      </w:r>
    </w:p>
    <w:p w14:paraId="15B459A9" w14:textId="05817998" w:rsidR="00C733C5" w:rsidRPr="004342C6" w:rsidRDefault="00C733C5" w:rsidP="00F725DA">
      <w:pPr>
        <w:pStyle w:val="ListParagraph"/>
        <w:numPr>
          <w:ilvl w:val="1"/>
          <w:numId w:val="154"/>
        </w:numPr>
        <w:spacing w:before="120" w:after="120"/>
        <w:ind w:left="1800"/>
        <w:rPr>
          <w:rFonts w:cs="Arial"/>
        </w:rPr>
      </w:pPr>
      <w:r w:rsidRPr="004342C6">
        <w:rPr>
          <w:rFonts w:cs="Arial"/>
        </w:rPr>
        <w:t xml:space="preserve">Member’s Tax FPL &lt;=100% based </w:t>
      </w:r>
      <w:r w:rsidR="0054043B">
        <w:rPr>
          <w:rFonts w:cs="Arial"/>
        </w:rPr>
        <w:t>o</w:t>
      </w:r>
      <w:r w:rsidRPr="004342C6">
        <w:rPr>
          <w:rFonts w:cs="Arial"/>
        </w:rPr>
        <w:t>n their Tax household.</w:t>
      </w:r>
    </w:p>
    <w:p w14:paraId="42E06A1B" w14:textId="77777777" w:rsidR="00C733C5" w:rsidRPr="004342C6" w:rsidRDefault="00C733C5" w:rsidP="00F725DA">
      <w:pPr>
        <w:pStyle w:val="ListParagraph"/>
        <w:numPr>
          <w:ilvl w:val="1"/>
          <w:numId w:val="154"/>
        </w:numPr>
        <w:spacing w:before="120" w:after="120"/>
        <w:ind w:left="1800"/>
        <w:rPr>
          <w:rFonts w:cs="Arial"/>
        </w:rPr>
      </w:pPr>
      <w:r w:rsidRPr="004342C6">
        <w:rPr>
          <w:rFonts w:cs="Arial"/>
        </w:rPr>
        <w:t>Immigration Status= CIT or QLP</w:t>
      </w:r>
    </w:p>
    <w:p w14:paraId="3653731D" w14:textId="77777777" w:rsidR="00C733C5" w:rsidRPr="004342C6" w:rsidRDefault="00C733C5" w:rsidP="00F725DA">
      <w:pPr>
        <w:pStyle w:val="ListParagraph"/>
        <w:numPr>
          <w:ilvl w:val="0"/>
          <w:numId w:val="154"/>
        </w:numPr>
        <w:ind w:left="1260"/>
        <w:rPr>
          <w:rFonts w:cs="Arial"/>
        </w:rPr>
      </w:pPr>
      <w:r w:rsidRPr="004342C6">
        <w:rPr>
          <w:rFonts w:cs="Arial"/>
        </w:rPr>
        <w:t>The Individual/Agent/Assister User re-determines the eligibility.</w:t>
      </w:r>
    </w:p>
    <w:p w14:paraId="3A73E931" w14:textId="77777777" w:rsidR="00C733C5" w:rsidRPr="004342C6" w:rsidRDefault="00C733C5" w:rsidP="00F725DA">
      <w:pPr>
        <w:pStyle w:val="ListParagraph"/>
        <w:numPr>
          <w:ilvl w:val="0"/>
          <w:numId w:val="154"/>
        </w:numPr>
        <w:ind w:left="1260"/>
        <w:rPr>
          <w:rFonts w:cs="Arial"/>
        </w:rPr>
      </w:pPr>
      <w:r w:rsidRPr="004342C6">
        <w:rPr>
          <w:rFonts w:cs="Arial"/>
        </w:rPr>
        <w:t>The member is granted MH eligibility based on their tax FPL.</w:t>
      </w:r>
    </w:p>
    <w:p w14:paraId="0BC5C57C" w14:textId="53227E14" w:rsidR="00C733C5" w:rsidRPr="004342C6" w:rsidRDefault="00C733C5" w:rsidP="00F725DA">
      <w:pPr>
        <w:pStyle w:val="ListParagraph"/>
        <w:numPr>
          <w:ilvl w:val="0"/>
          <w:numId w:val="154"/>
        </w:numPr>
        <w:ind w:left="1260"/>
        <w:rPr>
          <w:rFonts w:cs="Arial"/>
        </w:rPr>
      </w:pPr>
      <w:r w:rsidRPr="004342C6">
        <w:rPr>
          <w:rFonts w:cs="Arial"/>
        </w:rPr>
        <w:t xml:space="preserve">Safe Harbor flag is displayed as “Yes” to the </w:t>
      </w:r>
      <w:r w:rsidR="000F6619" w:rsidRPr="004342C6">
        <w:rPr>
          <w:rFonts w:cs="Arial"/>
        </w:rPr>
        <w:t>Back-office</w:t>
      </w:r>
      <w:r w:rsidRPr="004342C6">
        <w:rPr>
          <w:rFonts w:cs="Arial"/>
        </w:rPr>
        <w:t xml:space="preserve"> user on </w:t>
      </w:r>
      <w:r w:rsidR="0054043B">
        <w:rPr>
          <w:rFonts w:cs="Arial"/>
        </w:rPr>
        <w:t xml:space="preserve">the </w:t>
      </w:r>
      <w:r w:rsidRPr="004342C6">
        <w:rPr>
          <w:rFonts w:cs="Arial"/>
        </w:rPr>
        <w:t>Medicaid household summary screen</w:t>
      </w:r>
      <w:r w:rsidR="000F6619" w:rsidRPr="004342C6">
        <w:rPr>
          <w:rFonts w:cs="Arial"/>
        </w:rPr>
        <w:t>.</w:t>
      </w:r>
    </w:p>
    <w:p w14:paraId="765A3C8F" w14:textId="77777777" w:rsidR="00553C32" w:rsidRPr="004342C6" w:rsidRDefault="00553C32" w:rsidP="00C733C5">
      <w:pPr>
        <w:pStyle w:val="ListParagraph"/>
        <w:ind w:left="1530"/>
        <w:rPr>
          <w:rFonts w:cs="Arial"/>
        </w:rPr>
      </w:pPr>
    </w:p>
    <w:p w14:paraId="4B599F92" w14:textId="61AC32FC" w:rsidR="00C733C5" w:rsidRPr="004342C6" w:rsidRDefault="00C733C5" w:rsidP="008071D4">
      <w:pPr>
        <w:pStyle w:val="Heading3"/>
        <w:numPr>
          <w:ilvl w:val="3"/>
          <w:numId w:val="13"/>
        </w:numPr>
        <w:tabs>
          <w:tab w:val="left" w:pos="1890"/>
        </w:tabs>
        <w:rPr>
          <w:rFonts w:ascii="Arial" w:hAnsi="Arial" w:cs="Arial"/>
        </w:rPr>
      </w:pPr>
      <w:bookmarkStart w:id="494" w:name="_Toc94634639"/>
      <w:r w:rsidRPr="004342C6">
        <w:rPr>
          <w:rFonts w:ascii="Arial" w:hAnsi="Arial" w:cs="Arial"/>
        </w:rPr>
        <w:t>Alternate Flow-2</w:t>
      </w:r>
      <w:bookmarkEnd w:id="494"/>
    </w:p>
    <w:p w14:paraId="50335A90" w14:textId="124AF8D8" w:rsidR="00AB40B6" w:rsidRPr="004342C6" w:rsidRDefault="00AB40B6" w:rsidP="00F725DA">
      <w:pPr>
        <w:pStyle w:val="ListParagraph"/>
        <w:numPr>
          <w:ilvl w:val="0"/>
          <w:numId w:val="155"/>
        </w:numPr>
        <w:ind w:left="1260"/>
        <w:rPr>
          <w:rFonts w:cs="Arial"/>
        </w:rPr>
      </w:pPr>
      <w:r w:rsidRPr="004342C6">
        <w:rPr>
          <w:rFonts w:cs="Arial"/>
        </w:rPr>
        <w:t>The individual user/Agent user/Assistor has attested the below data for the members</w:t>
      </w:r>
    </w:p>
    <w:p w14:paraId="6D1651FC" w14:textId="77777777" w:rsidR="00C733C5" w:rsidRPr="004342C6" w:rsidRDefault="00C733C5" w:rsidP="00F725DA">
      <w:pPr>
        <w:pStyle w:val="ListParagraph"/>
        <w:numPr>
          <w:ilvl w:val="1"/>
          <w:numId w:val="155"/>
        </w:numPr>
        <w:rPr>
          <w:rFonts w:cs="Arial"/>
        </w:rPr>
      </w:pPr>
      <w:r w:rsidRPr="004342C6">
        <w:rPr>
          <w:rFonts w:cs="Arial"/>
        </w:rPr>
        <w:t xml:space="preserve">Member is &lt;65 years of age. </w:t>
      </w:r>
    </w:p>
    <w:p w14:paraId="0C5424D7" w14:textId="77777777" w:rsidR="00C733C5" w:rsidRPr="004342C6" w:rsidRDefault="00C733C5" w:rsidP="00F725DA">
      <w:pPr>
        <w:pStyle w:val="ListParagraph"/>
        <w:numPr>
          <w:ilvl w:val="1"/>
          <w:numId w:val="155"/>
        </w:numPr>
        <w:rPr>
          <w:rFonts w:cs="Arial"/>
        </w:rPr>
      </w:pPr>
      <w:r w:rsidRPr="004342C6">
        <w:rPr>
          <w:rFonts w:cs="Arial"/>
        </w:rPr>
        <w:t xml:space="preserve">Member is not eligible for Full MH based on MH MAGI FPL </w:t>
      </w:r>
    </w:p>
    <w:p w14:paraId="1315FBFD" w14:textId="77777777" w:rsidR="00C733C5" w:rsidRPr="004342C6" w:rsidRDefault="00C733C5" w:rsidP="00F725DA">
      <w:pPr>
        <w:pStyle w:val="ListParagraph"/>
        <w:numPr>
          <w:ilvl w:val="1"/>
          <w:numId w:val="155"/>
        </w:numPr>
        <w:spacing w:before="120" w:after="120"/>
        <w:rPr>
          <w:rFonts w:cs="Arial"/>
        </w:rPr>
      </w:pPr>
      <w:r w:rsidRPr="004342C6">
        <w:rPr>
          <w:rFonts w:cs="Arial"/>
        </w:rPr>
        <w:t>Member meets all eligibility criteria for subsidized QHP (ConnectorCare or QHP +APTC) except for their income</w:t>
      </w:r>
    </w:p>
    <w:p w14:paraId="4D70CF02" w14:textId="69577C97" w:rsidR="00C733C5" w:rsidRPr="004342C6" w:rsidRDefault="00C733C5" w:rsidP="00F725DA">
      <w:pPr>
        <w:pStyle w:val="ListParagraph"/>
        <w:numPr>
          <w:ilvl w:val="1"/>
          <w:numId w:val="155"/>
        </w:numPr>
        <w:spacing w:before="120" w:after="120"/>
        <w:rPr>
          <w:rFonts w:cs="Arial"/>
        </w:rPr>
      </w:pPr>
      <w:r w:rsidRPr="004342C6">
        <w:rPr>
          <w:rFonts w:cs="Arial"/>
        </w:rPr>
        <w:lastRenderedPageBreak/>
        <w:t xml:space="preserve">Member’s Tax FPL &lt;=100% based </w:t>
      </w:r>
      <w:r w:rsidR="0054043B">
        <w:rPr>
          <w:rFonts w:cs="Arial"/>
        </w:rPr>
        <w:t>o</w:t>
      </w:r>
      <w:r w:rsidRPr="004342C6">
        <w:rPr>
          <w:rFonts w:cs="Arial"/>
        </w:rPr>
        <w:t>n their Tax household.</w:t>
      </w:r>
    </w:p>
    <w:p w14:paraId="7BC25F1B" w14:textId="77777777" w:rsidR="00C733C5" w:rsidRPr="004342C6" w:rsidRDefault="00C733C5" w:rsidP="00F725DA">
      <w:pPr>
        <w:pStyle w:val="ListParagraph"/>
        <w:numPr>
          <w:ilvl w:val="1"/>
          <w:numId w:val="155"/>
        </w:numPr>
        <w:spacing w:before="120" w:after="120"/>
        <w:rPr>
          <w:rFonts w:cs="Arial"/>
        </w:rPr>
      </w:pPr>
      <w:r w:rsidRPr="004342C6">
        <w:rPr>
          <w:rFonts w:cs="Arial"/>
        </w:rPr>
        <w:t>Immigration Status= CIT or QLP</w:t>
      </w:r>
    </w:p>
    <w:p w14:paraId="6AC797C6" w14:textId="77777777" w:rsidR="00C733C5" w:rsidRPr="004342C6" w:rsidRDefault="00C733C5" w:rsidP="00F725DA">
      <w:pPr>
        <w:pStyle w:val="ListParagraph"/>
        <w:numPr>
          <w:ilvl w:val="0"/>
          <w:numId w:val="155"/>
        </w:numPr>
        <w:ind w:left="1260"/>
        <w:rPr>
          <w:rFonts w:cs="Arial"/>
        </w:rPr>
      </w:pPr>
      <w:r w:rsidRPr="004342C6">
        <w:rPr>
          <w:rFonts w:cs="Arial"/>
        </w:rPr>
        <w:t>Eligibility was systematically determined/Re-determined.</w:t>
      </w:r>
    </w:p>
    <w:p w14:paraId="061688A2" w14:textId="77777777" w:rsidR="00C733C5" w:rsidRPr="004342C6" w:rsidRDefault="00C733C5" w:rsidP="00F725DA">
      <w:pPr>
        <w:pStyle w:val="ListParagraph"/>
        <w:numPr>
          <w:ilvl w:val="0"/>
          <w:numId w:val="155"/>
        </w:numPr>
        <w:ind w:left="1260"/>
        <w:rPr>
          <w:rFonts w:cs="Arial"/>
        </w:rPr>
      </w:pPr>
      <w:r w:rsidRPr="004342C6">
        <w:rPr>
          <w:rFonts w:cs="Arial"/>
        </w:rPr>
        <w:t>The member is granted MH eligibility based on their tax FPL.</w:t>
      </w:r>
    </w:p>
    <w:p w14:paraId="29847283" w14:textId="2D65B744" w:rsidR="00C733C5" w:rsidRPr="004342C6" w:rsidRDefault="00C733C5" w:rsidP="00F725DA">
      <w:pPr>
        <w:pStyle w:val="ListParagraph"/>
        <w:numPr>
          <w:ilvl w:val="0"/>
          <w:numId w:val="155"/>
        </w:numPr>
        <w:ind w:left="1260"/>
        <w:rPr>
          <w:rFonts w:cs="Arial"/>
        </w:rPr>
      </w:pPr>
      <w:r w:rsidRPr="004342C6">
        <w:rPr>
          <w:rFonts w:cs="Arial"/>
        </w:rPr>
        <w:t xml:space="preserve">Safe Harbor flag is displayed as “Yes” to the </w:t>
      </w:r>
      <w:r w:rsidR="009260EE" w:rsidRPr="004342C6">
        <w:rPr>
          <w:rFonts w:cs="Arial"/>
        </w:rPr>
        <w:t>Back-office</w:t>
      </w:r>
      <w:r w:rsidRPr="004342C6">
        <w:rPr>
          <w:rFonts w:cs="Arial"/>
        </w:rPr>
        <w:t xml:space="preserve"> user on </w:t>
      </w:r>
      <w:r w:rsidR="0054043B">
        <w:rPr>
          <w:rFonts w:cs="Arial"/>
        </w:rPr>
        <w:t xml:space="preserve">the </w:t>
      </w:r>
      <w:r w:rsidRPr="004342C6">
        <w:rPr>
          <w:rFonts w:cs="Arial"/>
        </w:rPr>
        <w:t>Medicaid household summary screen</w:t>
      </w:r>
      <w:r w:rsidR="0054043B">
        <w:rPr>
          <w:rFonts w:cs="Arial"/>
        </w:rPr>
        <w:t>.</w:t>
      </w:r>
    </w:p>
    <w:p w14:paraId="7ED236B4" w14:textId="77777777" w:rsidR="00553C32" w:rsidRPr="004342C6" w:rsidRDefault="00553C32" w:rsidP="00553C32">
      <w:pPr>
        <w:rPr>
          <w:rFonts w:cs="Arial"/>
        </w:rPr>
      </w:pPr>
    </w:p>
    <w:p w14:paraId="266EB6CC" w14:textId="77777777" w:rsidR="00553C32" w:rsidRPr="004342C6" w:rsidRDefault="00553C32" w:rsidP="00553C32">
      <w:pPr>
        <w:pStyle w:val="Heading3"/>
        <w:numPr>
          <w:ilvl w:val="2"/>
          <w:numId w:val="13"/>
        </w:numPr>
        <w:rPr>
          <w:rFonts w:ascii="Arial" w:hAnsi="Arial" w:cs="Arial"/>
        </w:rPr>
      </w:pPr>
      <w:bookmarkStart w:id="495" w:name="_Toc94634640"/>
      <w:r w:rsidRPr="004342C6">
        <w:rPr>
          <w:rFonts w:ascii="Arial" w:hAnsi="Arial" w:cs="Arial"/>
        </w:rPr>
        <w:t>User Pages and Input</w:t>
      </w:r>
      <w:bookmarkEnd w:id="495"/>
    </w:p>
    <w:p w14:paraId="006780A9"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1DBF90FD" w14:textId="77777777" w:rsidR="00553C32" w:rsidRPr="004342C6" w:rsidRDefault="00553C32" w:rsidP="00553C32">
      <w:pPr>
        <w:pStyle w:val="Heading3"/>
        <w:numPr>
          <w:ilvl w:val="2"/>
          <w:numId w:val="13"/>
        </w:numPr>
        <w:rPr>
          <w:rFonts w:ascii="Arial" w:hAnsi="Arial" w:cs="Arial"/>
        </w:rPr>
      </w:pPr>
      <w:bookmarkStart w:id="496" w:name="_Toc94634641"/>
      <w:r w:rsidRPr="004342C6">
        <w:rPr>
          <w:rFonts w:ascii="Arial" w:hAnsi="Arial" w:cs="Arial"/>
        </w:rPr>
        <w:t>Functional Requirement(s)</w:t>
      </w:r>
      <w:bookmarkEnd w:id="496"/>
    </w:p>
    <w:p w14:paraId="5B5F7FDC" w14:textId="57BABB63" w:rsidR="002B0E81" w:rsidRPr="004342C6" w:rsidRDefault="002B0E81" w:rsidP="000F6619">
      <w:pPr>
        <w:pStyle w:val="Caption"/>
        <w:keepNext/>
        <w:jc w:val="center"/>
        <w:rPr>
          <w:rFonts w:cs="Arial"/>
        </w:rPr>
      </w:pPr>
      <w:bookmarkStart w:id="497" w:name="_Toc94635017"/>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21</w:t>
      </w:r>
      <w:r w:rsidR="006F59E4" w:rsidRPr="004342C6">
        <w:rPr>
          <w:rFonts w:cs="Arial"/>
          <w:noProof/>
        </w:rPr>
        <w:fldChar w:fldCharType="end"/>
      </w:r>
      <w:r w:rsidRPr="004342C6">
        <w:rPr>
          <w:rFonts w:cs="Arial"/>
        </w:rPr>
        <w:t xml:space="preserve"> Functional Requirements – UC.17</w:t>
      </w:r>
      <w:bookmarkEnd w:id="497"/>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553C32" w:rsidRPr="004342C6" w14:paraId="5FF62194" w14:textId="77777777" w:rsidTr="00C868F2">
        <w:trPr>
          <w:trHeight w:val="300"/>
          <w:tblHeader/>
        </w:trPr>
        <w:tc>
          <w:tcPr>
            <w:tcW w:w="2246" w:type="dxa"/>
            <w:shd w:val="clear" w:color="auto" w:fill="4C8B3F" w:themeFill="background2"/>
            <w:vAlign w:val="center"/>
            <w:hideMark/>
          </w:tcPr>
          <w:p w14:paraId="3A4AFA97"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697C487F"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553C32" w:rsidRPr="004342C6" w14:paraId="4A5F167F" w14:textId="77777777" w:rsidTr="00C868F2">
        <w:trPr>
          <w:trHeight w:val="314"/>
        </w:trPr>
        <w:tc>
          <w:tcPr>
            <w:tcW w:w="2246" w:type="dxa"/>
            <w:shd w:val="clear" w:color="000000" w:fill="FFFFFF"/>
          </w:tcPr>
          <w:p w14:paraId="007304C2" w14:textId="7DE822C4" w:rsidR="00553C32" w:rsidRPr="004342C6" w:rsidRDefault="004F625B" w:rsidP="00C868F2">
            <w:pPr>
              <w:contextualSpacing w:val="0"/>
              <w:jc w:val="center"/>
              <w:rPr>
                <w:rFonts w:eastAsia="Times New Roman" w:cs="Arial"/>
                <w:color w:val="000000"/>
              </w:rPr>
            </w:pPr>
            <w:r w:rsidRPr="004342C6">
              <w:rPr>
                <w:rFonts w:cs="Arial"/>
                <w:color w:val="000000"/>
              </w:rPr>
              <w:t>PIE.FR.03.00</w:t>
            </w:r>
            <w:r w:rsidR="004F3DFE" w:rsidRPr="004342C6">
              <w:rPr>
                <w:rFonts w:cs="Arial"/>
                <w:color w:val="000000"/>
              </w:rPr>
              <w:t>1</w:t>
            </w:r>
          </w:p>
        </w:tc>
        <w:tc>
          <w:tcPr>
            <w:tcW w:w="7024" w:type="dxa"/>
            <w:shd w:val="clear" w:color="000000" w:fill="FFFFFF"/>
          </w:tcPr>
          <w:p w14:paraId="4F6E11F7" w14:textId="72481AEC" w:rsidR="004F625B" w:rsidRPr="004342C6" w:rsidRDefault="004F625B" w:rsidP="00C868F2">
            <w:pPr>
              <w:rPr>
                <w:rFonts w:cs="Arial"/>
                <w:color w:val="000000"/>
              </w:rPr>
            </w:pPr>
            <w:r w:rsidRPr="004342C6">
              <w:rPr>
                <w:rFonts w:cs="Arial"/>
                <w:color w:val="000000"/>
              </w:rPr>
              <w:t>The system shall trigger safe harbor rule for a member whose age is &lt;65 and grant the member MH eligibility based on their Tax FPL if the member satisfies the following conditions:</w:t>
            </w:r>
          </w:p>
          <w:p w14:paraId="6628D585" w14:textId="77777777" w:rsidR="004F625B" w:rsidRPr="004342C6" w:rsidRDefault="004F625B" w:rsidP="004F625B">
            <w:pPr>
              <w:ind w:left="720"/>
              <w:rPr>
                <w:rFonts w:cs="Arial"/>
                <w:color w:val="000000"/>
              </w:rPr>
            </w:pPr>
            <w:r w:rsidRPr="004342C6">
              <w:rPr>
                <w:rFonts w:cs="Arial"/>
                <w:color w:val="000000"/>
              </w:rPr>
              <w:t xml:space="preserve">Member is not eligible for Full MH based on MH MAGI FPL </w:t>
            </w:r>
          </w:p>
          <w:p w14:paraId="1DECA7D0" w14:textId="77777777" w:rsidR="004F625B" w:rsidRPr="004342C6" w:rsidRDefault="004F625B" w:rsidP="004F625B">
            <w:pPr>
              <w:ind w:left="720"/>
              <w:rPr>
                <w:rFonts w:cs="Arial"/>
                <w:color w:val="000000"/>
              </w:rPr>
            </w:pPr>
            <w:r w:rsidRPr="004342C6">
              <w:rPr>
                <w:rFonts w:cs="Arial"/>
                <w:color w:val="000000"/>
              </w:rPr>
              <w:t xml:space="preserve">AND </w:t>
            </w:r>
          </w:p>
          <w:p w14:paraId="0339799F" w14:textId="77777777" w:rsidR="004F625B" w:rsidRPr="004342C6" w:rsidRDefault="004F625B" w:rsidP="004F625B">
            <w:pPr>
              <w:ind w:left="720"/>
              <w:rPr>
                <w:rFonts w:cs="Arial"/>
                <w:color w:val="000000"/>
              </w:rPr>
            </w:pPr>
            <w:r w:rsidRPr="004342C6">
              <w:rPr>
                <w:rFonts w:cs="Arial"/>
                <w:color w:val="000000"/>
              </w:rPr>
              <w:t>Member meets all eligibility criteria for subsidized QHP (ConnectorCare or QHP +APTC) except for their income</w:t>
            </w:r>
          </w:p>
          <w:p w14:paraId="4DD3408D" w14:textId="4EFB8813" w:rsidR="004F625B" w:rsidRPr="004342C6" w:rsidRDefault="004F625B" w:rsidP="004F625B">
            <w:pPr>
              <w:ind w:left="720"/>
              <w:rPr>
                <w:rFonts w:cs="Arial"/>
                <w:color w:val="000000"/>
              </w:rPr>
            </w:pPr>
            <w:r w:rsidRPr="004342C6">
              <w:rPr>
                <w:rFonts w:cs="Arial"/>
                <w:color w:val="000000"/>
              </w:rPr>
              <w:t xml:space="preserve"> AND</w:t>
            </w:r>
          </w:p>
          <w:p w14:paraId="28F94921" w14:textId="025B95B1" w:rsidR="004F625B" w:rsidRPr="004342C6" w:rsidRDefault="004F625B" w:rsidP="004F625B">
            <w:pPr>
              <w:ind w:left="720"/>
              <w:rPr>
                <w:rFonts w:cs="Arial"/>
                <w:color w:val="000000"/>
              </w:rPr>
            </w:pPr>
            <w:r w:rsidRPr="004342C6">
              <w:rPr>
                <w:rFonts w:cs="Arial"/>
                <w:color w:val="000000"/>
              </w:rPr>
              <w:t xml:space="preserve">Member’s Tax FPL &lt;=100% based </w:t>
            </w:r>
            <w:r w:rsidR="0054043B">
              <w:rPr>
                <w:rFonts w:cs="Arial"/>
                <w:color w:val="000000"/>
              </w:rPr>
              <w:t>o</w:t>
            </w:r>
            <w:r w:rsidRPr="004342C6">
              <w:rPr>
                <w:rFonts w:cs="Arial"/>
                <w:color w:val="000000"/>
              </w:rPr>
              <w:t>n their Tax household.</w:t>
            </w:r>
          </w:p>
          <w:p w14:paraId="091579A3" w14:textId="77777777" w:rsidR="004F625B" w:rsidRPr="004342C6" w:rsidRDefault="004F625B" w:rsidP="004F625B">
            <w:pPr>
              <w:ind w:left="720"/>
              <w:rPr>
                <w:rFonts w:cs="Arial"/>
                <w:color w:val="000000"/>
              </w:rPr>
            </w:pPr>
            <w:r w:rsidRPr="004342C6">
              <w:rPr>
                <w:rFonts w:cs="Arial"/>
                <w:color w:val="000000"/>
              </w:rPr>
              <w:t xml:space="preserve"> AND</w:t>
            </w:r>
          </w:p>
          <w:p w14:paraId="471E5CBC" w14:textId="58A375CD" w:rsidR="006B5DCC" w:rsidRDefault="004F625B" w:rsidP="009260EE">
            <w:pPr>
              <w:ind w:left="720"/>
              <w:rPr>
                <w:rFonts w:cs="Arial"/>
                <w:b/>
                <w:color w:val="000000"/>
              </w:rPr>
            </w:pPr>
            <w:r w:rsidRPr="004342C6">
              <w:rPr>
                <w:rFonts w:cs="Arial"/>
                <w:color w:val="000000"/>
              </w:rPr>
              <w:t>Immigration Status= CIT or QLP</w:t>
            </w:r>
            <w:r w:rsidRPr="004342C6">
              <w:rPr>
                <w:rFonts w:cs="Arial"/>
              </w:rPr>
              <w:t xml:space="preserve"> </w:t>
            </w:r>
          </w:p>
          <w:p w14:paraId="6DBB6D5A" w14:textId="71CB50C1" w:rsidR="000A44C1" w:rsidRPr="004342C6" w:rsidRDefault="000A44C1" w:rsidP="000F6619">
            <w:pPr>
              <w:rPr>
                <w:rFonts w:cs="Arial"/>
                <w:color w:val="000000"/>
              </w:rPr>
            </w:pPr>
            <w:r w:rsidRPr="004342C6">
              <w:rPr>
                <w:rFonts w:cs="Arial"/>
                <w:b/>
                <w:color w:val="000000"/>
              </w:rPr>
              <w:t xml:space="preserve">Note: </w:t>
            </w:r>
            <w:r w:rsidRPr="004342C6">
              <w:rPr>
                <w:rFonts w:cs="Arial"/>
                <w:color w:val="000000"/>
              </w:rPr>
              <w:t>Safe harbor rule is not executed when Current Income is Null</w:t>
            </w:r>
            <w:r w:rsidR="000E240A">
              <w:rPr>
                <w:rFonts w:cs="Arial"/>
                <w:color w:val="000000"/>
              </w:rPr>
              <w:t xml:space="preserve"> or </w:t>
            </w:r>
            <w:r w:rsidR="00F718AD">
              <w:rPr>
                <w:rFonts w:cs="Arial"/>
                <w:color w:val="000000"/>
              </w:rPr>
              <w:t>member has an active ‘one time only’ Lottery and Gambling Winnings income</w:t>
            </w:r>
            <w:r w:rsidR="00D16D7D" w:rsidRPr="004342C6">
              <w:rPr>
                <w:rFonts w:cs="Arial"/>
                <w:color w:val="000000"/>
              </w:rPr>
              <w:t xml:space="preserve">. </w:t>
            </w:r>
          </w:p>
        </w:tc>
      </w:tr>
      <w:tr w:rsidR="004F625B" w:rsidRPr="004342C6" w14:paraId="11D7C4A1" w14:textId="77777777" w:rsidTr="00C868F2">
        <w:trPr>
          <w:trHeight w:val="314"/>
        </w:trPr>
        <w:tc>
          <w:tcPr>
            <w:tcW w:w="2246" w:type="dxa"/>
            <w:shd w:val="clear" w:color="000000" w:fill="FFFFFF"/>
          </w:tcPr>
          <w:p w14:paraId="3CEEE944" w14:textId="5A3AEE48" w:rsidR="004F625B" w:rsidRPr="004342C6" w:rsidRDefault="004F625B" w:rsidP="004F625B">
            <w:pPr>
              <w:contextualSpacing w:val="0"/>
              <w:jc w:val="center"/>
              <w:rPr>
                <w:rFonts w:eastAsia="Times New Roman" w:cs="Arial"/>
                <w:color w:val="000000"/>
              </w:rPr>
            </w:pPr>
            <w:r w:rsidRPr="004342C6">
              <w:rPr>
                <w:rFonts w:cs="Arial"/>
                <w:color w:val="000000"/>
                <w:szCs w:val="27"/>
              </w:rPr>
              <w:t>PIE.FR.03.002</w:t>
            </w:r>
          </w:p>
        </w:tc>
        <w:tc>
          <w:tcPr>
            <w:tcW w:w="7024" w:type="dxa"/>
            <w:shd w:val="clear" w:color="000000" w:fill="FFFFFF"/>
          </w:tcPr>
          <w:p w14:paraId="705F449A" w14:textId="2A2B4283" w:rsidR="006B5DCC" w:rsidRPr="004342C6" w:rsidRDefault="004F625B" w:rsidP="009260EE">
            <w:pPr>
              <w:rPr>
                <w:rFonts w:cs="Arial"/>
              </w:rPr>
            </w:pPr>
            <w:r w:rsidRPr="004342C6">
              <w:rPr>
                <w:rFonts w:cs="Arial"/>
                <w:color w:val="000000"/>
                <w:szCs w:val="27"/>
              </w:rPr>
              <w:t>The system shall apply the existing aid category hierarchy rules and give the member the best coverage if the member is eligible for partial MH (HSN, CMSP and Limited) based on MH MAGI FPL and are also considered for MH benefits based on Tax FPL (&lt;100%) as per Safe harbor rule</w:t>
            </w:r>
            <w:r w:rsidR="006B5DCC">
              <w:rPr>
                <w:rFonts w:cs="Arial"/>
                <w:color w:val="000000"/>
                <w:szCs w:val="27"/>
              </w:rPr>
              <w:t>.</w:t>
            </w:r>
          </w:p>
        </w:tc>
      </w:tr>
      <w:tr w:rsidR="00926F5B" w:rsidRPr="004342C6" w14:paraId="2D209154" w14:textId="77777777" w:rsidTr="00D104CD">
        <w:trPr>
          <w:trHeight w:val="314"/>
        </w:trPr>
        <w:tc>
          <w:tcPr>
            <w:tcW w:w="2246" w:type="dxa"/>
            <w:shd w:val="clear" w:color="000000" w:fill="FFFFFF"/>
            <w:vAlign w:val="center"/>
          </w:tcPr>
          <w:p w14:paraId="4A98BC4D" w14:textId="5BF7ADFD" w:rsidR="00926F5B" w:rsidRPr="004342C6" w:rsidRDefault="00926F5B" w:rsidP="00926F5B">
            <w:pPr>
              <w:contextualSpacing w:val="0"/>
              <w:jc w:val="center"/>
              <w:rPr>
                <w:rFonts w:cs="Arial"/>
                <w:color w:val="000000"/>
                <w:szCs w:val="27"/>
              </w:rPr>
            </w:pPr>
            <w:r w:rsidRPr="00926F5B">
              <w:rPr>
                <w:rFonts w:cs="Arial"/>
                <w:color w:val="000000"/>
                <w:szCs w:val="27"/>
              </w:rPr>
              <w:t>LAG.PCS.03.006</w:t>
            </w:r>
          </w:p>
        </w:tc>
        <w:tc>
          <w:tcPr>
            <w:tcW w:w="7024" w:type="dxa"/>
            <w:shd w:val="clear" w:color="000000" w:fill="FFFFFF"/>
          </w:tcPr>
          <w:p w14:paraId="47DA9FF9" w14:textId="77777777" w:rsidR="00926F5B" w:rsidRPr="00926F5B" w:rsidRDefault="00926F5B" w:rsidP="00926F5B">
            <w:pPr>
              <w:jc w:val="both"/>
              <w:rPr>
                <w:rFonts w:cs="Arial"/>
                <w:color w:val="000000"/>
                <w:szCs w:val="27"/>
              </w:rPr>
            </w:pPr>
            <w:r w:rsidRPr="00926F5B">
              <w:rPr>
                <w:rFonts w:cs="Arial"/>
                <w:color w:val="000000"/>
                <w:szCs w:val="27"/>
              </w:rPr>
              <w:t>The system shall not execute the safe harbor rule for the members who fulfill all of the below-mentioned criteria:</w:t>
            </w:r>
          </w:p>
          <w:p w14:paraId="2937F4DE" w14:textId="77777777" w:rsidR="00926F5B" w:rsidRPr="00926F5B" w:rsidRDefault="00926F5B" w:rsidP="00926F5B">
            <w:pPr>
              <w:jc w:val="both"/>
              <w:rPr>
                <w:rFonts w:cs="Arial"/>
                <w:color w:val="000000"/>
                <w:szCs w:val="27"/>
              </w:rPr>
            </w:pPr>
          </w:p>
          <w:p w14:paraId="62B9A138" w14:textId="77777777" w:rsidR="00926F5B" w:rsidRPr="00926F5B" w:rsidRDefault="00926F5B" w:rsidP="00320B54">
            <w:pPr>
              <w:pStyle w:val="ListParagraph"/>
              <w:numPr>
                <w:ilvl w:val="0"/>
                <w:numId w:val="443"/>
              </w:numPr>
              <w:contextualSpacing w:val="0"/>
              <w:jc w:val="both"/>
              <w:rPr>
                <w:rFonts w:cs="Arial"/>
                <w:color w:val="000000"/>
                <w:szCs w:val="27"/>
              </w:rPr>
            </w:pPr>
            <w:r w:rsidRPr="00926F5B">
              <w:rPr>
                <w:rFonts w:cs="Arial"/>
                <w:color w:val="000000"/>
                <w:szCs w:val="27"/>
              </w:rPr>
              <w:t>Member has *self-attested at least one instance of ‘one time only’ Lottery and Gambling Winnings Income</w:t>
            </w:r>
          </w:p>
          <w:p w14:paraId="066AC082" w14:textId="77777777" w:rsidR="00926F5B" w:rsidRPr="00926F5B" w:rsidRDefault="00926F5B" w:rsidP="00320B54">
            <w:pPr>
              <w:pStyle w:val="ListParagraph"/>
              <w:numPr>
                <w:ilvl w:val="0"/>
                <w:numId w:val="443"/>
              </w:numPr>
              <w:contextualSpacing w:val="0"/>
              <w:rPr>
                <w:rFonts w:cs="Arial"/>
                <w:color w:val="000000"/>
                <w:szCs w:val="27"/>
              </w:rPr>
            </w:pPr>
            <w:r w:rsidRPr="00926F5B">
              <w:rPr>
                <w:rFonts w:cs="Arial"/>
                <w:color w:val="000000"/>
                <w:szCs w:val="27"/>
              </w:rPr>
              <w:t>The instance of the ‘one time only’ Lottery and Gambling Winnings income distribution is active.</w:t>
            </w:r>
          </w:p>
          <w:p w14:paraId="4867E290" w14:textId="77777777" w:rsidR="00926F5B" w:rsidRPr="00926F5B" w:rsidRDefault="00926F5B" w:rsidP="00926F5B">
            <w:pPr>
              <w:jc w:val="both"/>
              <w:rPr>
                <w:rFonts w:cs="Arial"/>
                <w:color w:val="000000"/>
                <w:szCs w:val="27"/>
              </w:rPr>
            </w:pPr>
          </w:p>
          <w:p w14:paraId="546B9603" w14:textId="77777777" w:rsidR="00926F5B" w:rsidRPr="00926F5B" w:rsidRDefault="00926F5B" w:rsidP="00926F5B">
            <w:pPr>
              <w:jc w:val="both"/>
              <w:rPr>
                <w:rFonts w:cs="Arial"/>
                <w:color w:val="000000"/>
                <w:szCs w:val="27"/>
              </w:rPr>
            </w:pPr>
            <w:r w:rsidRPr="00926F5B">
              <w:rPr>
                <w:rFonts w:cs="Arial"/>
                <w:color w:val="000000"/>
                <w:szCs w:val="27"/>
              </w:rPr>
              <w:t xml:space="preserve">Note: </w:t>
            </w:r>
          </w:p>
          <w:p w14:paraId="3E66D9EA" w14:textId="77777777" w:rsidR="00926F5B" w:rsidRPr="00926F5B" w:rsidRDefault="00926F5B" w:rsidP="00320B54">
            <w:pPr>
              <w:pStyle w:val="ListParagraph"/>
              <w:numPr>
                <w:ilvl w:val="0"/>
                <w:numId w:val="444"/>
              </w:numPr>
              <w:contextualSpacing w:val="0"/>
              <w:jc w:val="both"/>
              <w:rPr>
                <w:rFonts w:cs="Arial"/>
                <w:color w:val="000000"/>
                <w:szCs w:val="27"/>
              </w:rPr>
            </w:pPr>
            <w:r w:rsidRPr="00926F5B">
              <w:rPr>
                <w:rFonts w:cs="Arial"/>
                <w:color w:val="000000"/>
                <w:szCs w:val="27"/>
              </w:rPr>
              <w:t>Active Lottery and Gambling winnings means that the divided Lottery and Gambling Winnings income installment is applicable in the current month and year.</w:t>
            </w:r>
          </w:p>
          <w:p w14:paraId="0AC2C445" w14:textId="77777777" w:rsidR="00926F5B" w:rsidRPr="00926F5B" w:rsidRDefault="00926F5B" w:rsidP="00320B54">
            <w:pPr>
              <w:pStyle w:val="ListParagraph"/>
              <w:numPr>
                <w:ilvl w:val="0"/>
                <w:numId w:val="444"/>
              </w:numPr>
              <w:contextualSpacing w:val="0"/>
              <w:jc w:val="both"/>
              <w:rPr>
                <w:rFonts w:cs="Arial"/>
                <w:color w:val="000000"/>
                <w:szCs w:val="27"/>
              </w:rPr>
            </w:pPr>
            <w:r w:rsidRPr="00926F5B">
              <w:rPr>
                <w:rFonts w:cs="Arial"/>
                <w:color w:val="000000"/>
                <w:szCs w:val="27"/>
              </w:rPr>
              <w:t>*Self-attested information is only captured via SSAP flow or Change Income screen in Agent Portal.</w:t>
            </w:r>
          </w:p>
          <w:p w14:paraId="607CC1B8" w14:textId="77777777" w:rsidR="00926F5B" w:rsidRPr="004342C6" w:rsidRDefault="00926F5B" w:rsidP="00926F5B">
            <w:pPr>
              <w:rPr>
                <w:rFonts w:cs="Arial"/>
                <w:color w:val="000000"/>
                <w:szCs w:val="27"/>
              </w:rPr>
            </w:pPr>
          </w:p>
        </w:tc>
      </w:tr>
      <w:tr w:rsidR="00D679EE" w:rsidRPr="004342C6" w14:paraId="7F3AF0B6" w14:textId="77777777" w:rsidTr="00D104CD">
        <w:trPr>
          <w:trHeight w:val="314"/>
        </w:trPr>
        <w:tc>
          <w:tcPr>
            <w:tcW w:w="2246" w:type="dxa"/>
            <w:shd w:val="clear" w:color="000000" w:fill="FFFFFF"/>
            <w:vAlign w:val="center"/>
          </w:tcPr>
          <w:p w14:paraId="4279B316" w14:textId="77777777" w:rsidR="00D679EE" w:rsidRDefault="00D679EE" w:rsidP="00D679EE">
            <w:pPr>
              <w:rPr>
                <w:color w:val="000000"/>
              </w:rPr>
            </w:pPr>
            <w:r>
              <w:rPr>
                <w:color w:val="000000"/>
              </w:rPr>
              <w:lastRenderedPageBreak/>
              <w:t>DIS.PCS.10</w:t>
            </w:r>
            <w:r w:rsidRPr="00651128">
              <w:rPr>
                <w:color w:val="000000"/>
              </w:rPr>
              <w:t>.0</w:t>
            </w:r>
            <w:r>
              <w:rPr>
                <w:color w:val="000000"/>
              </w:rPr>
              <w:t>09</w:t>
            </w:r>
          </w:p>
          <w:p w14:paraId="238BE227" w14:textId="77777777" w:rsidR="00D679EE" w:rsidRPr="00926F5B" w:rsidRDefault="00D679EE" w:rsidP="00D679EE">
            <w:pPr>
              <w:contextualSpacing w:val="0"/>
              <w:jc w:val="center"/>
              <w:rPr>
                <w:rFonts w:cs="Arial"/>
                <w:color w:val="000000"/>
                <w:szCs w:val="27"/>
              </w:rPr>
            </w:pPr>
          </w:p>
        </w:tc>
        <w:tc>
          <w:tcPr>
            <w:tcW w:w="7024" w:type="dxa"/>
            <w:shd w:val="clear" w:color="000000" w:fill="FFFFFF"/>
          </w:tcPr>
          <w:p w14:paraId="51D819FC" w14:textId="77777777" w:rsidR="00D679EE" w:rsidRDefault="00D679EE" w:rsidP="00D679EE">
            <w:pPr>
              <w:spacing w:line="276" w:lineRule="auto"/>
              <w:rPr>
                <w:rFonts w:eastAsia="Times New Roman"/>
              </w:rPr>
            </w:pPr>
            <w:r>
              <w:rPr>
                <w:rFonts w:eastAsia="Times New Roman"/>
              </w:rPr>
              <w:t>The system shall trigger safe harbor rule for a member whose Disabled adult household is created and grant the member Medicaid eligibility based on their Tax FPL if the member is not eligible for Full Medicaid based on FPL used in PD (MAGI FPL/Disabled adult household FPL).</w:t>
            </w:r>
          </w:p>
          <w:p w14:paraId="6A69C989" w14:textId="77777777" w:rsidR="00D679EE" w:rsidRDefault="00D679EE" w:rsidP="00D679EE">
            <w:pPr>
              <w:spacing w:line="276" w:lineRule="auto"/>
              <w:rPr>
                <w:rFonts w:eastAsia="Times New Roman"/>
              </w:rPr>
            </w:pPr>
          </w:p>
          <w:p w14:paraId="776589AC" w14:textId="77777777" w:rsidR="00D679EE" w:rsidRDefault="00D679EE" w:rsidP="00D679EE">
            <w:pPr>
              <w:spacing w:after="200" w:line="276" w:lineRule="auto"/>
            </w:pPr>
            <w:r w:rsidRPr="00F44B5A">
              <w:rPr>
                <w:rFonts w:eastAsia="Times New Roman"/>
                <w:b/>
                <w:bCs/>
              </w:rPr>
              <w:t>Note:</w:t>
            </w:r>
            <w:r>
              <w:rPr>
                <w:rFonts w:eastAsia="Times New Roman"/>
              </w:rPr>
              <w:t xml:space="preserve"> </w:t>
            </w:r>
            <w:r>
              <w:t>All the other existing rules of safe-harbor will remain AS-IS.</w:t>
            </w:r>
          </w:p>
          <w:p w14:paraId="486FAC89" w14:textId="77777777" w:rsidR="00D679EE" w:rsidRPr="00926F5B" w:rsidRDefault="00D679EE" w:rsidP="00D679EE">
            <w:pPr>
              <w:jc w:val="both"/>
              <w:rPr>
                <w:rFonts w:cs="Arial"/>
                <w:color w:val="000000"/>
                <w:szCs w:val="27"/>
              </w:rPr>
            </w:pPr>
          </w:p>
        </w:tc>
      </w:tr>
    </w:tbl>
    <w:p w14:paraId="508EB9A4" w14:textId="77777777" w:rsidR="00553C32" w:rsidRPr="004342C6" w:rsidRDefault="00553C32" w:rsidP="00553C32">
      <w:pPr>
        <w:pStyle w:val="Table"/>
        <w:rPr>
          <w:rFonts w:ascii="Arial" w:hAnsi="Arial" w:cs="Arial"/>
        </w:rPr>
      </w:pPr>
    </w:p>
    <w:p w14:paraId="0E74A977" w14:textId="77777777" w:rsidR="00553C32" w:rsidRPr="004342C6" w:rsidRDefault="00553C32" w:rsidP="00553C32">
      <w:pPr>
        <w:pStyle w:val="Heading3"/>
        <w:numPr>
          <w:ilvl w:val="2"/>
          <w:numId w:val="13"/>
        </w:numPr>
        <w:rPr>
          <w:rFonts w:ascii="Arial" w:hAnsi="Arial" w:cs="Arial"/>
        </w:rPr>
      </w:pPr>
      <w:bookmarkStart w:id="498" w:name="_Toc94634642"/>
      <w:r w:rsidRPr="004342C6">
        <w:rPr>
          <w:rFonts w:ascii="Arial" w:hAnsi="Arial" w:cs="Arial"/>
        </w:rPr>
        <w:t>Transaction /SSO Information</w:t>
      </w:r>
      <w:bookmarkEnd w:id="498"/>
    </w:p>
    <w:p w14:paraId="2C95E863"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0E00F39C" w14:textId="77777777" w:rsidR="00553C32" w:rsidRPr="004342C6" w:rsidRDefault="00553C32" w:rsidP="00553C32">
      <w:pPr>
        <w:pStyle w:val="Heading3"/>
        <w:numPr>
          <w:ilvl w:val="2"/>
          <w:numId w:val="13"/>
        </w:numPr>
        <w:rPr>
          <w:rFonts w:ascii="Arial" w:hAnsi="Arial" w:cs="Arial"/>
        </w:rPr>
      </w:pPr>
      <w:bookmarkStart w:id="499" w:name="_Toc94634643"/>
      <w:r w:rsidRPr="004342C6">
        <w:rPr>
          <w:rFonts w:ascii="Arial" w:hAnsi="Arial" w:cs="Arial"/>
        </w:rPr>
        <w:t>Special Design Consideration</w:t>
      </w:r>
      <w:bookmarkEnd w:id="499"/>
    </w:p>
    <w:p w14:paraId="130415C5" w14:textId="77777777" w:rsidR="000F6619" w:rsidRPr="004342C6" w:rsidRDefault="000F6619" w:rsidP="000F6619">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B2FDDF7" w14:textId="77777777" w:rsidR="00553C32" w:rsidRPr="004342C6" w:rsidRDefault="00553C32" w:rsidP="00553C32">
      <w:pPr>
        <w:pStyle w:val="Heading3"/>
        <w:numPr>
          <w:ilvl w:val="2"/>
          <w:numId w:val="13"/>
        </w:numPr>
        <w:rPr>
          <w:rFonts w:ascii="Arial" w:hAnsi="Arial" w:cs="Arial"/>
        </w:rPr>
      </w:pPr>
      <w:bookmarkStart w:id="500" w:name="_Toc94634644"/>
      <w:r w:rsidRPr="004342C6">
        <w:rPr>
          <w:rFonts w:ascii="Arial" w:hAnsi="Arial" w:cs="Arial"/>
        </w:rPr>
        <w:t>Acceptance Criteria</w:t>
      </w:r>
      <w:bookmarkEnd w:id="500"/>
    </w:p>
    <w:p w14:paraId="55B3EB2C" w14:textId="63A1E99D" w:rsidR="00553C32" w:rsidRPr="009260EE" w:rsidRDefault="00BF1D73" w:rsidP="00F725DA">
      <w:pPr>
        <w:pStyle w:val="ListParagraph"/>
        <w:numPr>
          <w:ilvl w:val="0"/>
          <w:numId w:val="156"/>
        </w:numPr>
        <w:contextualSpacing w:val="0"/>
        <w:rPr>
          <w:rFonts w:cs="Arial"/>
        </w:rPr>
      </w:pPr>
      <w:r w:rsidRPr="009260EE">
        <w:rPr>
          <w:rFonts w:cs="Arial"/>
        </w:rPr>
        <w:t>The system should work as per the flow, UI design, functional requirements, and special design considerations defined above in the use case.</w:t>
      </w:r>
      <w:r w:rsidR="00553C32" w:rsidRPr="009260EE">
        <w:rPr>
          <w:rFonts w:cs="Arial"/>
        </w:rPr>
        <w:br w:type="page"/>
      </w:r>
    </w:p>
    <w:p w14:paraId="4A8260C5" w14:textId="108969B3" w:rsidR="00553C32" w:rsidRPr="004342C6" w:rsidRDefault="5BF7CE20" w:rsidP="00DB6AEE">
      <w:pPr>
        <w:pStyle w:val="Heading2"/>
      </w:pPr>
      <w:bookmarkStart w:id="501" w:name="_Toc94634645"/>
      <w:ins w:id="502" w:author="Author">
        <w:r>
          <w:lastRenderedPageBreak/>
          <w:t xml:space="preserve">FFormer </w:t>
        </w:r>
      </w:ins>
      <w:r w:rsidR="00553C32">
        <w:t>Use Case Id: UC-</w:t>
      </w:r>
      <w:r w:rsidR="005B09BA">
        <w:t>18</w:t>
      </w:r>
      <w:r w:rsidR="00553C32">
        <w:t xml:space="preserve"> Rules </w:t>
      </w:r>
      <w:r w:rsidR="00C868F2">
        <w:t>for Child Born to MH Mother</w:t>
      </w:r>
      <w:bookmarkEnd w:id="501"/>
    </w:p>
    <w:p w14:paraId="06C73704" w14:textId="77777777" w:rsidR="00553C32" w:rsidRPr="004342C6" w:rsidRDefault="00553C32" w:rsidP="00553C32">
      <w:pPr>
        <w:pStyle w:val="Heading3"/>
        <w:numPr>
          <w:ilvl w:val="2"/>
          <w:numId w:val="13"/>
        </w:numPr>
        <w:rPr>
          <w:rFonts w:ascii="Arial" w:hAnsi="Arial" w:cs="Arial"/>
        </w:rPr>
      </w:pPr>
      <w:bookmarkStart w:id="503" w:name="_Toc94634646"/>
      <w:r w:rsidRPr="004342C6">
        <w:rPr>
          <w:rFonts w:ascii="Arial" w:hAnsi="Arial" w:cs="Arial"/>
        </w:rPr>
        <w:t>Description</w:t>
      </w:r>
      <w:bookmarkEnd w:id="503"/>
    </w:p>
    <w:p w14:paraId="239658F1" w14:textId="0893E14E" w:rsidR="00553C32" w:rsidRPr="004342C6" w:rsidRDefault="00553C32" w:rsidP="00553C32">
      <w:pPr>
        <w:ind w:left="450"/>
        <w:rPr>
          <w:rFonts w:cs="Arial"/>
        </w:rPr>
      </w:pPr>
      <w:r w:rsidRPr="004342C6">
        <w:rPr>
          <w:rFonts w:cs="Arial"/>
        </w:rPr>
        <w:t xml:space="preserve">This use case describes </w:t>
      </w:r>
      <w:r w:rsidR="00C868F2" w:rsidRPr="004342C6">
        <w:rPr>
          <w:rFonts w:cs="Arial"/>
        </w:rPr>
        <w:t xml:space="preserve">system rules for </w:t>
      </w:r>
      <w:r w:rsidR="0054043B">
        <w:rPr>
          <w:rFonts w:cs="Arial"/>
        </w:rPr>
        <w:t xml:space="preserve">a </w:t>
      </w:r>
      <w:r w:rsidR="00C868F2" w:rsidRPr="004342C6">
        <w:rPr>
          <w:rFonts w:cs="Arial"/>
        </w:rPr>
        <w:t xml:space="preserve">child born to </w:t>
      </w:r>
      <w:r w:rsidR="0054043B">
        <w:rPr>
          <w:rFonts w:cs="Arial"/>
        </w:rPr>
        <w:t xml:space="preserve">an </w:t>
      </w:r>
      <w:r w:rsidR="00C868F2" w:rsidRPr="004342C6">
        <w:rPr>
          <w:rFonts w:cs="Arial"/>
        </w:rPr>
        <w:t>MH mother</w:t>
      </w:r>
      <w:r w:rsidR="000F6619" w:rsidRPr="004342C6">
        <w:rPr>
          <w:rFonts w:cs="Arial"/>
        </w:rPr>
        <w:t>.</w:t>
      </w:r>
    </w:p>
    <w:p w14:paraId="6C538C7A" w14:textId="77777777" w:rsidR="00C868F2" w:rsidRPr="004342C6" w:rsidRDefault="00C868F2" w:rsidP="00553C32">
      <w:pPr>
        <w:ind w:left="450"/>
        <w:rPr>
          <w:rFonts w:cs="Arial"/>
        </w:rPr>
      </w:pPr>
    </w:p>
    <w:p w14:paraId="59DEC9C6" w14:textId="77777777" w:rsidR="00553C32" w:rsidRPr="004342C6" w:rsidRDefault="00553C32" w:rsidP="00553C32">
      <w:pPr>
        <w:pStyle w:val="Heading3"/>
        <w:numPr>
          <w:ilvl w:val="2"/>
          <w:numId w:val="13"/>
        </w:numPr>
        <w:rPr>
          <w:rFonts w:ascii="Arial" w:hAnsi="Arial" w:cs="Arial"/>
        </w:rPr>
      </w:pPr>
      <w:bookmarkStart w:id="504" w:name="_Toc94634647"/>
      <w:r w:rsidRPr="004342C6">
        <w:rPr>
          <w:rFonts w:ascii="Arial" w:hAnsi="Arial" w:cs="Arial"/>
        </w:rPr>
        <w:t>Related Use case</w:t>
      </w:r>
      <w:bookmarkEnd w:id="504"/>
      <w:r w:rsidRPr="004342C6">
        <w:rPr>
          <w:rFonts w:ascii="Arial" w:hAnsi="Arial" w:cs="Arial"/>
        </w:rPr>
        <w:t xml:space="preserve"> </w:t>
      </w:r>
    </w:p>
    <w:p w14:paraId="52EFA1EC" w14:textId="77777777" w:rsidR="00553C32" w:rsidRPr="004342C6" w:rsidRDefault="00553C32" w:rsidP="00553C32">
      <w:pPr>
        <w:ind w:firstLine="450"/>
        <w:rPr>
          <w:rFonts w:cs="Arial"/>
        </w:rPr>
      </w:pPr>
      <w:r w:rsidRPr="004342C6">
        <w:rPr>
          <w:rFonts w:cs="Arial"/>
        </w:rPr>
        <w:t>Not applicable</w:t>
      </w:r>
    </w:p>
    <w:p w14:paraId="4E23B147" w14:textId="77777777" w:rsidR="00553C32" w:rsidRPr="004342C6" w:rsidRDefault="00553C32" w:rsidP="00553C32">
      <w:pPr>
        <w:rPr>
          <w:rFonts w:cs="Arial"/>
        </w:rPr>
      </w:pPr>
      <w:r w:rsidRPr="004342C6">
        <w:rPr>
          <w:rFonts w:cs="Arial"/>
          <w:i/>
          <w:color w:val="00B050"/>
        </w:rPr>
        <w:t xml:space="preserve">  </w:t>
      </w:r>
    </w:p>
    <w:p w14:paraId="4A54C2C4" w14:textId="77777777" w:rsidR="00553C32" w:rsidRPr="004342C6" w:rsidRDefault="00553C32" w:rsidP="00553C32">
      <w:pPr>
        <w:pStyle w:val="Heading3"/>
        <w:numPr>
          <w:ilvl w:val="2"/>
          <w:numId w:val="13"/>
        </w:numPr>
        <w:rPr>
          <w:rFonts w:ascii="Arial" w:hAnsi="Arial" w:cs="Arial"/>
        </w:rPr>
      </w:pPr>
      <w:bookmarkStart w:id="505" w:name="_Toc94634648"/>
      <w:r w:rsidRPr="004342C6">
        <w:rPr>
          <w:rFonts w:ascii="Arial" w:hAnsi="Arial" w:cs="Arial"/>
        </w:rPr>
        <w:t>Actor(s)</w:t>
      </w:r>
      <w:bookmarkEnd w:id="505"/>
    </w:p>
    <w:p w14:paraId="30C0A81B" w14:textId="77777777" w:rsidR="00553C32" w:rsidRPr="004342C6" w:rsidRDefault="00553C32" w:rsidP="001C1D81">
      <w:pPr>
        <w:pStyle w:val="ListParagraph"/>
        <w:numPr>
          <w:ilvl w:val="0"/>
          <w:numId w:val="72"/>
        </w:numPr>
        <w:ind w:left="810"/>
        <w:contextualSpacing w:val="0"/>
        <w:rPr>
          <w:rFonts w:cs="Arial"/>
        </w:rPr>
      </w:pPr>
      <w:r w:rsidRPr="004342C6">
        <w:rPr>
          <w:rFonts w:cs="Arial"/>
        </w:rPr>
        <w:t>HIX System</w:t>
      </w:r>
    </w:p>
    <w:p w14:paraId="69FDD18C" w14:textId="77777777" w:rsidR="00553C32" w:rsidRPr="004342C6" w:rsidRDefault="00553C32" w:rsidP="001C1D81">
      <w:pPr>
        <w:pStyle w:val="ListParagraph"/>
        <w:numPr>
          <w:ilvl w:val="0"/>
          <w:numId w:val="72"/>
        </w:numPr>
        <w:ind w:left="810"/>
        <w:contextualSpacing w:val="0"/>
        <w:rPr>
          <w:rFonts w:cs="Arial"/>
        </w:rPr>
      </w:pPr>
      <w:r w:rsidRPr="004342C6">
        <w:rPr>
          <w:rFonts w:cs="Arial"/>
        </w:rPr>
        <w:t>Individual User</w:t>
      </w:r>
    </w:p>
    <w:p w14:paraId="495CDB79" w14:textId="77777777" w:rsidR="00553C32" w:rsidRPr="004342C6" w:rsidRDefault="00553C32" w:rsidP="001C1D81">
      <w:pPr>
        <w:pStyle w:val="ListParagraph"/>
        <w:numPr>
          <w:ilvl w:val="0"/>
          <w:numId w:val="72"/>
        </w:numPr>
        <w:ind w:left="810"/>
        <w:contextualSpacing w:val="0"/>
        <w:rPr>
          <w:rFonts w:cs="Arial"/>
        </w:rPr>
      </w:pPr>
      <w:r w:rsidRPr="004342C6">
        <w:rPr>
          <w:rFonts w:cs="Arial"/>
        </w:rPr>
        <w:t xml:space="preserve">Assistor portal users </w:t>
      </w:r>
    </w:p>
    <w:p w14:paraId="0A5C9537" w14:textId="77777777" w:rsidR="00553C32" w:rsidRPr="004342C6" w:rsidRDefault="00553C32" w:rsidP="0054043B">
      <w:pPr>
        <w:pStyle w:val="ListParagraph"/>
        <w:numPr>
          <w:ilvl w:val="0"/>
          <w:numId w:val="20"/>
        </w:numPr>
        <w:contextualSpacing w:val="0"/>
        <w:rPr>
          <w:rFonts w:cs="Arial"/>
        </w:rPr>
      </w:pPr>
      <w:r w:rsidRPr="004342C6">
        <w:rPr>
          <w:rFonts w:cs="Arial"/>
        </w:rPr>
        <w:t>CAC User</w:t>
      </w:r>
    </w:p>
    <w:p w14:paraId="1CD513CF" w14:textId="77777777" w:rsidR="00553C32" w:rsidRPr="004342C6" w:rsidRDefault="00553C32" w:rsidP="0054043B">
      <w:pPr>
        <w:pStyle w:val="ListParagraph"/>
        <w:numPr>
          <w:ilvl w:val="0"/>
          <w:numId w:val="20"/>
        </w:numPr>
        <w:contextualSpacing w:val="0"/>
        <w:rPr>
          <w:rFonts w:cs="Arial"/>
        </w:rPr>
      </w:pPr>
      <w:r w:rsidRPr="004342C6">
        <w:rPr>
          <w:rFonts w:cs="Arial"/>
        </w:rPr>
        <w:t>Navigator User</w:t>
      </w:r>
    </w:p>
    <w:p w14:paraId="3565A1D9" w14:textId="77777777" w:rsidR="00553C32" w:rsidRPr="004342C6" w:rsidRDefault="00553C32" w:rsidP="001C1D81">
      <w:pPr>
        <w:pStyle w:val="ListParagraph"/>
        <w:numPr>
          <w:ilvl w:val="0"/>
          <w:numId w:val="72"/>
        </w:numPr>
        <w:ind w:left="810"/>
        <w:contextualSpacing w:val="0"/>
        <w:rPr>
          <w:rFonts w:cs="Arial"/>
        </w:rPr>
      </w:pPr>
      <w:r w:rsidRPr="004342C6">
        <w:rPr>
          <w:rFonts w:cs="Arial"/>
        </w:rPr>
        <w:t>The following Agent Portal User(s):</w:t>
      </w:r>
    </w:p>
    <w:p w14:paraId="16FEDDC6" w14:textId="77777777" w:rsidR="00553C32" w:rsidRPr="004342C6" w:rsidRDefault="00553C32" w:rsidP="0054043B">
      <w:pPr>
        <w:pStyle w:val="ListParagraph"/>
        <w:numPr>
          <w:ilvl w:val="0"/>
          <w:numId w:val="20"/>
        </w:numPr>
        <w:contextualSpacing w:val="0"/>
        <w:rPr>
          <w:rFonts w:cs="Arial"/>
        </w:rPr>
      </w:pPr>
      <w:r w:rsidRPr="004342C6">
        <w:rPr>
          <w:rFonts w:cs="Arial"/>
        </w:rPr>
        <w:t>Back Office User</w:t>
      </w:r>
    </w:p>
    <w:p w14:paraId="4A8EA389" w14:textId="77777777" w:rsidR="00553C32" w:rsidRPr="004342C6" w:rsidRDefault="00553C32" w:rsidP="0054043B">
      <w:pPr>
        <w:pStyle w:val="ListParagraph"/>
        <w:numPr>
          <w:ilvl w:val="0"/>
          <w:numId w:val="20"/>
        </w:numPr>
        <w:contextualSpacing w:val="0"/>
        <w:rPr>
          <w:rFonts w:cs="Arial"/>
        </w:rPr>
      </w:pPr>
      <w:r w:rsidRPr="004342C6">
        <w:rPr>
          <w:rFonts w:cs="Arial"/>
        </w:rPr>
        <w:t>Super User/MED_BO User</w:t>
      </w:r>
    </w:p>
    <w:p w14:paraId="5D2497DC" w14:textId="77777777" w:rsidR="00553C32" w:rsidRPr="004342C6" w:rsidRDefault="00553C32" w:rsidP="0054043B">
      <w:pPr>
        <w:pStyle w:val="ListParagraph"/>
        <w:numPr>
          <w:ilvl w:val="0"/>
          <w:numId w:val="20"/>
        </w:numPr>
        <w:contextualSpacing w:val="0"/>
        <w:rPr>
          <w:rFonts w:cs="Arial"/>
        </w:rPr>
      </w:pPr>
      <w:r w:rsidRPr="004342C6">
        <w:rPr>
          <w:rFonts w:cs="Arial"/>
        </w:rPr>
        <w:t>CSR User</w:t>
      </w:r>
    </w:p>
    <w:p w14:paraId="5FE2ABA3" w14:textId="77777777" w:rsidR="00553C32" w:rsidRPr="004342C6" w:rsidRDefault="00553C32" w:rsidP="0054043B">
      <w:pPr>
        <w:pStyle w:val="ListParagraph"/>
        <w:numPr>
          <w:ilvl w:val="0"/>
          <w:numId w:val="20"/>
        </w:numPr>
        <w:contextualSpacing w:val="0"/>
        <w:rPr>
          <w:rFonts w:cs="Arial"/>
        </w:rPr>
      </w:pPr>
      <w:r w:rsidRPr="004342C6">
        <w:rPr>
          <w:rFonts w:cs="Arial"/>
        </w:rPr>
        <w:t>TPL User</w:t>
      </w:r>
    </w:p>
    <w:p w14:paraId="15DF6874" w14:textId="77777777" w:rsidR="00553C32" w:rsidRPr="004342C6" w:rsidRDefault="00553C32" w:rsidP="0054043B">
      <w:pPr>
        <w:pStyle w:val="ListParagraph"/>
        <w:numPr>
          <w:ilvl w:val="0"/>
          <w:numId w:val="20"/>
        </w:numPr>
        <w:contextualSpacing w:val="0"/>
        <w:rPr>
          <w:rFonts w:cs="Arial"/>
        </w:rPr>
      </w:pPr>
      <w:r w:rsidRPr="004342C6">
        <w:rPr>
          <w:rFonts w:cs="Arial"/>
        </w:rPr>
        <w:t>TPL Super User</w:t>
      </w:r>
    </w:p>
    <w:p w14:paraId="36B6F49F" w14:textId="77777777" w:rsidR="00553C32" w:rsidRPr="004342C6" w:rsidRDefault="00553C32" w:rsidP="0054043B">
      <w:pPr>
        <w:pStyle w:val="ListParagraph"/>
        <w:numPr>
          <w:ilvl w:val="0"/>
          <w:numId w:val="20"/>
        </w:numPr>
        <w:contextualSpacing w:val="0"/>
        <w:rPr>
          <w:rFonts w:cs="Arial"/>
        </w:rPr>
      </w:pPr>
      <w:r w:rsidRPr="004342C6">
        <w:rPr>
          <w:rFonts w:cs="Arial"/>
        </w:rPr>
        <w:t>TPL_BO User</w:t>
      </w:r>
    </w:p>
    <w:p w14:paraId="23D3405F" w14:textId="77777777" w:rsidR="00553C32" w:rsidRPr="004342C6" w:rsidRDefault="00553C32" w:rsidP="0054043B">
      <w:pPr>
        <w:pStyle w:val="ListParagraph"/>
        <w:numPr>
          <w:ilvl w:val="0"/>
          <w:numId w:val="20"/>
        </w:numPr>
        <w:contextualSpacing w:val="0"/>
        <w:rPr>
          <w:rFonts w:cs="Arial"/>
        </w:rPr>
      </w:pPr>
      <w:r w:rsidRPr="004342C6">
        <w:rPr>
          <w:rFonts w:cs="Arial"/>
        </w:rPr>
        <w:t>Advanced CSR User</w:t>
      </w:r>
    </w:p>
    <w:p w14:paraId="7A59305C" w14:textId="77777777" w:rsidR="00553C32" w:rsidRPr="004342C6" w:rsidRDefault="00553C32" w:rsidP="00553C32">
      <w:pPr>
        <w:rPr>
          <w:rFonts w:cs="Arial"/>
        </w:rPr>
      </w:pPr>
      <w:r w:rsidRPr="004342C6">
        <w:rPr>
          <w:rFonts w:cs="Arial"/>
          <w:i/>
          <w:color w:val="00B050"/>
        </w:rPr>
        <w:t xml:space="preserve">  </w:t>
      </w:r>
    </w:p>
    <w:p w14:paraId="4AA12DEF" w14:textId="77777777" w:rsidR="00553C32" w:rsidRPr="004342C6" w:rsidRDefault="00553C32" w:rsidP="00553C32">
      <w:pPr>
        <w:pStyle w:val="Heading3"/>
        <w:numPr>
          <w:ilvl w:val="2"/>
          <w:numId w:val="13"/>
        </w:numPr>
        <w:rPr>
          <w:rFonts w:ascii="Arial" w:hAnsi="Arial" w:cs="Arial"/>
        </w:rPr>
      </w:pPr>
      <w:bookmarkStart w:id="506" w:name="_Toc94634649"/>
      <w:r w:rsidRPr="004342C6">
        <w:rPr>
          <w:rFonts w:ascii="Arial" w:hAnsi="Arial" w:cs="Arial"/>
        </w:rPr>
        <w:t>Trigger(s)</w:t>
      </w:r>
      <w:bookmarkEnd w:id="506"/>
    </w:p>
    <w:p w14:paraId="246C150C" w14:textId="4463BB95" w:rsidR="00553C32" w:rsidRPr="004342C6" w:rsidRDefault="00553C32" w:rsidP="001C1D81">
      <w:pPr>
        <w:pStyle w:val="ListParagraph"/>
        <w:numPr>
          <w:ilvl w:val="0"/>
          <w:numId w:val="73"/>
        </w:numPr>
        <w:ind w:left="810"/>
        <w:contextualSpacing w:val="0"/>
        <w:rPr>
          <w:rFonts w:cs="Arial"/>
        </w:rPr>
      </w:pPr>
      <w:r w:rsidRPr="004342C6">
        <w:rPr>
          <w:rFonts w:cs="Arial"/>
        </w:rPr>
        <w:t>Eligibility is determined/re-determined through any process</w:t>
      </w:r>
      <w:r w:rsidR="0054043B">
        <w:rPr>
          <w:rFonts w:cs="Arial"/>
        </w:rPr>
        <w:t>,</w:t>
      </w:r>
      <w:r w:rsidRPr="004342C6">
        <w:rPr>
          <w:rFonts w:cs="Arial"/>
        </w:rPr>
        <w:t xml:space="preserve"> e.g.</w:t>
      </w:r>
      <w:r w:rsidR="0054043B">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696CCCF6" w14:textId="77777777" w:rsidR="00553C32" w:rsidRPr="004342C6" w:rsidRDefault="00553C32" w:rsidP="00553C32">
      <w:pPr>
        <w:pStyle w:val="ListParagraph"/>
        <w:ind w:left="1080"/>
        <w:contextualSpacing w:val="0"/>
        <w:rPr>
          <w:rFonts w:cs="Arial"/>
        </w:rPr>
      </w:pPr>
    </w:p>
    <w:p w14:paraId="0DFFE019" w14:textId="77777777" w:rsidR="00553C32" w:rsidRPr="004342C6" w:rsidRDefault="00553C32" w:rsidP="00553C32">
      <w:pPr>
        <w:pStyle w:val="Heading3"/>
        <w:numPr>
          <w:ilvl w:val="2"/>
          <w:numId w:val="13"/>
        </w:numPr>
        <w:rPr>
          <w:rFonts w:ascii="Arial" w:hAnsi="Arial" w:cs="Arial"/>
        </w:rPr>
      </w:pPr>
      <w:bookmarkStart w:id="507" w:name="_Toc94634650"/>
      <w:r w:rsidRPr="004342C6">
        <w:rPr>
          <w:rFonts w:ascii="Arial" w:hAnsi="Arial" w:cs="Arial"/>
        </w:rPr>
        <w:t>Precondition(s)</w:t>
      </w:r>
      <w:bookmarkEnd w:id="507"/>
    </w:p>
    <w:p w14:paraId="2C44D3AF" w14:textId="6A850683" w:rsidR="00553C32" w:rsidRPr="004342C6" w:rsidRDefault="00553C32" w:rsidP="001C1D81">
      <w:pPr>
        <w:pStyle w:val="ListParagraph"/>
        <w:numPr>
          <w:ilvl w:val="0"/>
          <w:numId w:val="74"/>
        </w:numPr>
        <w:ind w:left="810"/>
        <w:contextualSpacing w:val="0"/>
        <w:rPr>
          <w:rFonts w:cs="Arial"/>
        </w:rPr>
      </w:pPr>
      <w:r w:rsidRPr="004342C6">
        <w:rPr>
          <w:rFonts w:cs="Arial"/>
        </w:rPr>
        <w:t>Eligibility is determined/ re-determined</w:t>
      </w:r>
      <w:r w:rsidR="000F6619" w:rsidRPr="004342C6">
        <w:rPr>
          <w:rFonts w:cs="Arial"/>
        </w:rPr>
        <w:t>.</w:t>
      </w:r>
    </w:p>
    <w:p w14:paraId="6779A7AE" w14:textId="77777777" w:rsidR="00553C32" w:rsidRPr="004342C6" w:rsidRDefault="00553C32" w:rsidP="00553C32">
      <w:pPr>
        <w:pStyle w:val="ListParagraph"/>
        <w:ind w:left="1170"/>
        <w:contextualSpacing w:val="0"/>
        <w:rPr>
          <w:rFonts w:cs="Arial"/>
        </w:rPr>
      </w:pPr>
    </w:p>
    <w:p w14:paraId="4122A683" w14:textId="77777777" w:rsidR="00553C32" w:rsidRPr="004342C6" w:rsidRDefault="00553C32" w:rsidP="00553C32">
      <w:pPr>
        <w:pStyle w:val="Heading3"/>
        <w:numPr>
          <w:ilvl w:val="2"/>
          <w:numId w:val="13"/>
        </w:numPr>
        <w:pBdr>
          <w:bottom w:val="single" w:sz="12" w:space="5" w:color="4C8B3F"/>
        </w:pBdr>
        <w:rPr>
          <w:rFonts w:ascii="Arial" w:hAnsi="Arial" w:cs="Arial"/>
        </w:rPr>
      </w:pPr>
      <w:bookmarkStart w:id="508" w:name="_Toc94634651"/>
      <w:r w:rsidRPr="004342C6">
        <w:rPr>
          <w:rFonts w:ascii="Arial" w:hAnsi="Arial" w:cs="Arial"/>
        </w:rPr>
        <w:t>Postcondition(s)</w:t>
      </w:r>
      <w:bookmarkEnd w:id="508"/>
    </w:p>
    <w:p w14:paraId="1B677293" w14:textId="43E5D2D0" w:rsidR="00D06DC6" w:rsidRPr="004342C6" w:rsidRDefault="00D06DC6" w:rsidP="001C1D81">
      <w:pPr>
        <w:pStyle w:val="ListParagraph"/>
        <w:numPr>
          <w:ilvl w:val="0"/>
          <w:numId w:val="71"/>
        </w:numPr>
        <w:ind w:left="810"/>
        <w:contextualSpacing w:val="0"/>
        <w:rPr>
          <w:rFonts w:cs="Arial"/>
        </w:rPr>
      </w:pPr>
      <w:r w:rsidRPr="004342C6">
        <w:rPr>
          <w:rFonts w:cs="Arial"/>
        </w:rPr>
        <w:t>“Born MassHealth Eligible” flag was set for the child who is under age 1</w:t>
      </w:r>
      <w:r w:rsidR="0054043B">
        <w:rPr>
          <w:rFonts w:cs="Arial"/>
        </w:rPr>
        <w:t>,</w:t>
      </w:r>
      <w:r w:rsidRPr="004342C6">
        <w:rPr>
          <w:rFonts w:cs="Arial"/>
        </w:rPr>
        <w:t xml:space="preserve"> AND the child’s mother was receiving a MassHealth benefit of Standard, CarePlus, Family Assistance, CommonHealth or Limited on the child’s date of birth.</w:t>
      </w:r>
    </w:p>
    <w:p w14:paraId="64772698" w14:textId="095B7DAB" w:rsidR="00D06DC6" w:rsidRPr="004342C6" w:rsidRDefault="00D06DC6" w:rsidP="001C1D81">
      <w:pPr>
        <w:pStyle w:val="ListParagraph"/>
        <w:numPr>
          <w:ilvl w:val="0"/>
          <w:numId w:val="71"/>
        </w:numPr>
        <w:ind w:left="810"/>
        <w:contextualSpacing w:val="0"/>
        <w:rPr>
          <w:rFonts w:cs="Arial"/>
        </w:rPr>
      </w:pPr>
      <w:r w:rsidRPr="004342C6">
        <w:rPr>
          <w:rFonts w:cs="Arial"/>
        </w:rPr>
        <w:t xml:space="preserve">The child under age 1 who was flagged as “Born MassHealth Eligible” </w:t>
      </w:r>
      <w:r w:rsidR="00C714D0" w:rsidRPr="004342C6">
        <w:rPr>
          <w:rFonts w:cs="Arial"/>
        </w:rPr>
        <w:t>was</w:t>
      </w:r>
      <w:r w:rsidRPr="004342C6">
        <w:rPr>
          <w:rFonts w:cs="Arial"/>
        </w:rPr>
        <w:t xml:space="preserve"> determined for MassHealth Standard (aid cat 40), regardless of income, as long as the child continues to meet all other </w:t>
      </w:r>
      <w:hyperlink w:anchor="_Use_Case_Id:_1" w:history="1">
        <w:r w:rsidRPr="004342C6">
          <w:rPr>
            <w:rStyle w:val="Hyperlink"/>
            <w:rFonts w:cs="Arial"/>
          </w:rPr>
          <w:t>MassHealth participation factors</w:t>
        </w:r>
      </w:hyperlink>
      <w:r w:rsidR="00C714D0" w:rsidRPr="004342C6">
        <w:rPr>
          <w:rFonts w:cs="Arial"/>
        </w:rPr>
        <w:t>.</w:t>
      </w:r>
    </w:p>
    <w:p w14:paraId="135267B6" w14:textId="558C1190" w:rsidR="00D06DC6" w:rsidRDefault="00D06DC6" w:rsidP="001C1D81">
      <w:pPr>
        <w:pStyle w:val="ListParagraph"/>
        <w:numPr>
          <w:ilvl w:val="0"/>
          <w:numId w:val="71"/>
        </w:numPr>
        <w:spacing w:after="240"/>
        <w:ind w:left="806"/>
        <w:contextualSpacing w:val="0"/>
        <w:rPr>
          <w:rFonts w:cs="Arial"/>
        </w:rPr>
      </w:pPr>
      <w:r w:rsidRPr="004342C6">
        <w:rPr>
          <w:rFonts w:cs="Arial"/>
        </w:rPr>
        <w:t xml:space="preserve">Normal eligibility rules were executed upon </w:t>
      </w:r>
      <w:r w:rsidR="0054043B">
        <w:rPr>
          <w:rFonts w:cs="Arial"/>
        </w:rPr>
        <w:t xml:space="preserve">the </w:t>
      </w:r>
      <w:r w:rsidRPr="004342C6">
        <w:rPr>
          <w:rFonts w:cs="Arial"/>
        </w:rPr>
        <w:t>child’s first birthday.</w:t>
      </w:r>
    </w:p>
    <w:p w14:paraId="798A9FDE" w14:textId="77777777" w:rsidR="009260EE" w:rsidRPr="009260EE" w:rsidRDefault="009260EE" w:rsidP="009260EE">
      <w:pPr>
        <w:spacing w:after="240"/>
        <w:contextualSpacing w:val="0"/>
        <w:rPr>
          <w:rFonts w:cs="Arial"/>
        </w:rPr>
      </w:pPr>
    </w:p>
    <w:p w14:paraId="0DE3D2FE" w14:textId="77777777" w:rsidR="00553C32" w:rsidRPr="004342C6" w:rsidRDefault="00553C32" w:rsidP="00553C32">
      <w:pPr>
        <w:pStyle w:val="Heading3"/>
        <w:numPr>
          <w:ilvl w:val="2"/>
          <w:numId w:val="13"/>
        </w:numPr>
        <w:rPr>
          <w:rFonts w:ascii="Arial" w:hAnsi="Arial" w:cs="Arial"/>
        </w:rPr>
      </w:pPr>
      <w:bookmarkStart w:id="509" w:name="_Toc94634652"/>
      <w:r w:rsidRPr="004342C6">
        <w:rPr>
          <w:rFonts w:ascii="Arial" w:hAnsi="Arial" w:cs="Arial"/>
        </w:rPr>
        <w:t>Flow of Event(s)</w:t>
      </w:r>
      <w:bookmarkEnd w:id="509"/>
    </w:p>
    <w:p w14:paraId="78220A86" w14:textId="77777777" w:rsidR="00553C32" w:rsidRPr="004342C6" w:rsidRDefault="00553C32" w:rsidP="00553C32">
      <w:pPr>
        <w:ind w:left="360"/>
        <w:rPr>
          <w:rFonts w:cs="Arial"/>
        </w:rPr>
      </w:pPr>
    </w:p>
    <w:p w14:paraId="4CFAB5FB" w14:textId="6D12A9FC" w:rsidR="00553C32" w:rsidRPr="004342C6" w:rsidRDefault="00553C32" w:rsidP="00AB40B6">
      <w:pPr>
        <w:pStyle w:val="Heading3"/>
        <w:numPr>
          <w:ilvl w:val="3"/>
          <w:numId w:val="13"/>
        </w:numPr>
        <w:tabs>
          <w:tab w:val="left" w:pos="1890"/>
        </w:tabs>
        <w:rPr>
          <w:rFonts w:ascii="Arial" w:hAnsi="Arial" w:cs="Arial"/>
        </w:rPr>
      </w:pPr>
      <w:bookmarkStart w:id="510" w:name="_Toc94634653"/>
      <w:r w:rsidRPr="004342C6">
        <w:rPr>
          <w:rFonts w:ascii="Arial" w:hAnsi="Arial" w:cs="Arial"/>
        </w:rPr>
        <w:t>Basic Flow</w:t>
      </w:r>
      <w:bookmarkEnd w:id="510"/>
    </w:p>
    <w:p w14:paraId="1106E781" w14:textId="5D46070D" w:rsidR="00553C32" w:rsidRPr="004342C6" w:rsidRDefault="00AB40B6" w:rsidP="00320B54">
      <w:pPr>
        <w:pStyle w:val="ListParagraph"/>
        <w:numPr>
          <w:ilvl w:val="0"/>
          <w:numId w:val="321"/>
        </w:numPr>
        <w:rPr>
          <w:rFonts w:cs="Arial"/>
        </w:rPr>
      </w:pPr>
      <w:r w:rsidRPr="004342C6">
        <w:rPr>
          <w:rFonts w:cs="Arial"/>
        </w:rPr>
        <w:t>The individual/assistor/agent portal user</w:t>
      </w:r>
      <w:r w:rsidR="0054043B">
        <w:rPr>
          <w:rFonts w:cs="Arial"/>
        </w:rPr>
        <w:t>-</w:t>
      </w:r>
      <w:r w:rsidR="00D06DC6" w:rsidRPr="004342C6">
        <w:rPr>
          <w:rFonts w:cs="Arial"/>
        </w:rPr>
        <w:t>determined</w:t>
      </w:r>
      <w:r w:rsidR="0022503F" w:rsidRPr="004342C6">
        <w:rPr>
          <w:rFonts w:cs="Arial"/>
        </w:rPr>
        <w:t>/ Re-Determined</w:t>
      </w:r>
      <w:r w:rsidRPr="004342C6">
        <w:rPr>
          <w:rFonts w:cs="Arial"/>
        </w:rPr>
        <w:t xml:space="preserve"> eligibility</w:t>
      </w:r>
    </w:p>
    <w:p w14:paraId="0AF7365D" w14:textId="62896439" w:rsidR="00F33928" w:rsidRPr="004342C6" w:rsidRDefault="00D06DC6" w:rsidP="00320B54">
      <w:pPr>
        <w:pStyle w:val="ListParagraph"/>
        <w:numPr>
          <w:ilvl w:val="0"/>
          <w:numId w:val="321"/>
        </w:numPr>
        <w:rPr>
          <w:rFonts w:cs="Arial"/>
        </w:rPr>
      </w:pPr>
      <w:r w:rsidRPr="004342C6">
        <w:rPr>
          <w:rFonts w:cs="Arial"/>
        </w:rPr>
        <w:t xml:space="preserve">Mother was </w:t>
      </w:r>
      <w:r w:rsidR="0022503F" w:rsidRPr="004342C6">
        <w:rPr>
          <w:rFonts w:cs="Arial"/>
        </w:rPr>
        <w:t>receiving a MassHealth benefit of Standard, CarePlus, Family Assistance, CommonHealth</w:t>
      </w:r>
      <w:r w:rsidR="0054043B">
        <w:rPr>
          <w:rFonts w:cs="Arial"/>
        </w:rPr>
        <w:t>,</w:t>
      </w:r>
      <w:r w:rsidR="0022503F" w:rsidRPr="004342C6">
        <w:rPr>
          <w:rFonts w:cs="Arial"/>
        </w:rPr>
        <w:t xml:space="preserve"> or Limited </w:t>
      </w:r>
      <w:r w:rsidR="00F33928" w:rsidRPr="004342C6">
        <w:rPr>
          <w:rFonts w:cs="Arial"/>
        </w:rPr>
        <w:t xml:space="preserve">eligible. </w:t>
      </w:r>
    </w:p>
    <w:p w14:paraId="1908802F" w14:textId="4EA88781" w:rsidR="00F33928" w:rsidRPr="004342C6" w:rsidRDefault="00F33928" w:rsidP="00320B54">
      <w:pPr>
        <w:pStyle w:val="ListParagraph"/>
        <w:numPr>
          <w:ilvl w:val="0"/>
          <w:numId w:val="321"/>
        </w:numPr>
        <w:rPr>
          <w:rFonts w:cs="Arial"/>
        </w:rPr>
      </w:pPr>
      <w:r w:rsidRPr="004342C6">
        <w:rPr>
          <w:rFonts w:cs="Arial"/>
        </w:rPr>
        <w:t xml:space="preserve">Member RAC and added a child such that </w:t>
      </w:r>
      <w:r w:rsidR="00C714D0" w:rsidRPr="004342C6">
        <w:rPr>
          <w:rFonts w:cs="Arial"/>
        </w:rPr>
        <w:t>Child’s</w:t>
      </w:r>
      <w:r w:rsidRPr="004342C6">
        <w:rPr>
          <w:rFonts w:cs="Arial"/>
        </w:rPr>
        <w:t xml:space="preserve"> birth date lies between Mother’s </w:t>
      </w:r>
      <w:r w:rsidR="0022503F" w:rsidRPr="004342C6">
        <w:rPr>
          <w:rFonts w:cs="Arial"/>
        </w:rPr>
        <w:t>eligibility begin date and end date</w:t>
      </w:r>
    </w:p>
    <w:p w14:paraId="2F8F481E" w14:textId="6574E1FF" w:rsidR="00D06DC6" w:rsidRPr="004342C6" w:rsidRDefault="00D06DC6" w:rsidP="00320B54">
      <w:pPr>
        <w:pStyle w:val="ListParagraph"/>
        <w:numPr>
          <w:ilvl w:val="0"/>
          <w:numId w:val="321"/>
        </w:numPr>
        <w:rPr>
          <w:rFonts w:cs="Arial"/>
        </w:rPr>
      </w:pPr>
      <w:r w:rsidRPr="004342C6">
        <w:rPr>
          <w:rFonts w:cs="Arial"/>
        </w:rPr>
        <w:t xml:space="preserve">“Born MassHealth eligible” flag is </w:t>
      </w:r>
      <w:r w:rsidR="00C714D0" w:rsidRPr="004342C6">
        <w:rPr>
          <w:rFonts w:cs="Arial"/>
        </w:rPr>
        <w:t>s</w:t>
      </w:r>
      <w:r w:rsidRPr="004342C6">
        <w:rPr>
          <w:rFonts w:cs="Arial"/>
        </w:rPr>
        <w:t>et for the child</w:t>
      </w:r>
    </w:p>
    <w:p w14:paraId="56BBB393" w14:textId="0A3B8476" w:rsidR="0022503F" w:rsidRPr="004342C6" w:rsidRDefault="0054043B" w:rsidP="00320B54">
      <w:pPr>
        <w:pStyle w:val="ListParagraph"/>
        <w:numPr>
          <w:ilvl w:val="0"/>
          <w:numId w:val="321"/>
        </w:numPr>
        <w:rPr>
          <w:rFonts w:cs="Arial"/>
        </w:rPr>
      </w:pPr>
      <w:r>
        <w:rPr>
          <w:rFonts w:cs="Arial"/>
        </w:rPr>
        <w:t>The c</w:t>
      </w:r>
      <w:r w:rsidR="0022503F" w:rsidRPr="004342C6">
        <w:rPr>
          <w:rFonts w:cs="Arial"/>
        </w:rPr>
        <w:t>hild is eligible for MH standard as long as the child continues to meet all other MassHealth participation factors</w:t>
      </w:r>
      <w:r w:rsidR="000F6619" w:rsidRPr="004342C6">
        <w:rPr>
          <w:rFonts w:cs="Arial"/>
        </w:rPr>
        <w:t>.</w:t>
      </w:r>
    </w:p>
    <w:p w14:paraId="64E1BC7D" w14:textId="77777777" w:rsidR="00C714D0" w:rsidRPr="004342C6" w:rsidRDefault="00C714D0" w:rsidP="00C714D0">
      <w:pPr>
        <w:pStyle w:val="ListParagraph"/>
        <w:ind w:left="1530"/>
        <w:rPr>
          <w:rFonts w:cs="Arial"/>
        </w:rPr>
      </w:pPr>
    </w:p>
    <w:p w14:paraId="50EC0579" w14:textId="77777777" w:rsidR="00553C32" w:rsidRPr="004342C6" w:rsidRDefault="00553C32" w:rsidP="00AB40B6">
      <w:pPr>
        <w:pStyle w:val="Heading3"/>
        <w:numPr>
          <w:ilvl w:val="3"/>
          <w:numId w:val="13"/>
        </w:numPr>
        <w:tabs>
          <w:tab w:val="left" w:pos="1890"/>
        </w:tabs>
        <w:rPr>
          <w:rFonts w:ascii="Arial" w:hAnsi="Arial" w:cs="Arial"/>
        </w:rPr>
      </w:pPr>
      <w:bookmarkStart w:id="511" w:name="_Toc94634654"/>
      <w:r w:rsidRPr="004342C6">
        <w:rPr>
          <w:rFonts w:ascii="Arial" w:hAnsi="Arial" w:cs="Arial"/>
        </w:rPr>
        <w:t>Alternate Flow-1</w:t>
      </w:r>
      <w:bookmarkEnd w:id="511"/>
    </w:p>
    <w:p w14:paraId="2DCC186C" w14:textId="6EDDE89E" w:rsidR="00AB40B6" w:rsidRPr="004342C6" w:rsidRDefault="00AB40B6" w:rsidP="00320B54">
      <w:pPr>
        <w:pStyle w:val="ListParagraph"/>
        <w:numPr>
          <w:ilvl w:val="0"/>
          <w:numId w:val="322"/>
        </w:numPr>
        <w:rPr>
          <w:rFonts w:cs="Arial"/>
        </w:rPr>
      </w:pPr>
      <w:r w:rsidRPr="004342C6">
        <w:rPr>
          <w:rFonts w:cs="Arial"/>
        </w:rPr>
        <w:t>The individual/assistor/agent portal user</w:t>
      </w:r>
      <w:r w:rsidR="0054043B">
        <w:rPr>
          <w:rFonts w:cs="Arial"/>
        </w:rPr>
        <w:t>-</w:t>
      </w:r>
      <w:r w:rsidRPr="004342C6">
        <w:rPr>
          <w:rFonts w:cs="Arial"/>
        </w:rPr>
        <w:t>determined/ Re-Determined eligibility</w:t>
      </w:r>
    </w:p>
    <w:p w14:paraId="02EBC481" w14:textId="5231F081" w:rsidR="0022503F" w:rsidRPr="004342C6" w:rsidRDefault="0022503F" w:rsidP="00320B54">
      <w:pPr>
        <w:pStyle w:val="ListParagraph"/>
        <w:numPr>
          <w:ilvl w:val="0"/>
          <w:numId w:val="322"/>
        </w:numPr>
        <w:rPr>
          <w:rFonts w:cs="Arial"/>
        </w:rPr>
      </w:pPr>
      <w:r w:rsidRPr="004342C6">
        <w:rPr>
          <w:rFonts w:cs="Arial"/>
        </w:rPr>
        <w:t>Mother was receiving a MassHealth benefit of Standard, CarePlus, Family Assistance, CommonHealth</w:t>
      </w:r>
      <w:r w:rsidR="0054043B">
        <w:rPr>
          <w:rFonts w:cs="Arial"/>
        </w:rPr>
        <w:t>,</w:t>
      </w:r>
      <w:r w:rsidRPr="004342C6">
        <w:rPr>
          <w:rFonts w:cs="Arial"/>
        </w:rPr>
        <w:t xml:space="preserve"> or Limited eligible. </w:t>
      </w:r>
    </w:p>
    <w:p w14:paraId="29DE35AC" w14:textId="48373709" w:rsidR="0022503F" w:rsidRPr="004342C6" w:rsidRDefault="0022503F" w:rsidP="00320B54">
      <w:pPr>
        <w:pStyle w:val="ListParagraph"/>
        <w:numPr>
          <w:ilvl w:val="0"/>
          <w:numId w:val="322"/>
        </w:numPr>
        <w:rPr>
          <w:rFonts w:cs="Arial"/>
        </w:rPr>
      </w:pPr>
      <w:r w:rsidRPr="004342C6">
        <w:rPr>
          <w:rFonts w:cs="Arial"/>
        </w:rPr>
        <w:t xml:space="preserve">Member RAC and added a child such that </w:t>
      </w:r>
      <w:r w:rsidR="00C714D0" w:rsidRPr="004342C6">
        <w:rPr>
          <w:rFonts w:cs="Arial"/>
        </w:rPr>
        <w:t>Child’s</w:t>
      </w:r>
      <w:r w:rsidRPr="004342C6">
        <w:rPr>
          <w:rFonts w:cs="Arial"/>
        </w:rPr>
        <w:t xml:space="preserve"> birth date Doesn’t lies between Mother’s eligibility begin date and end date</w:t>
      </w:r>
    </w:p>
    <w:p w14:paraId="4CBDD2CA" w14:textId="3695D418" w:rsidR="0022503F" w:rsidRPr="004342C6" w:rsidRDefault="0022503F" w:rsidP="00320B54">
      <w:pPr>
        <w:pStyle w:val="ListParagraph"/>
        <w:numPr>
          <w:ilvl w:val="0"/>
          <w:numId w:val="322"/>
        </w:numPr>
        <w:rPr>
          <w:rFonts w:cs="Arial"/>
        </w:rPr>
      </w:pPr>
      <w:r w:rsidRPr="004342C6">
        <w:rPr>
          <w:rFonts w:cs="Arial"/>
        </w:rPr>
        <w:t xml:space="preserve">“Born MassHealth eligible” flag is NOT </w:t>
      </w:r>
      <w:r w:rsidR="0054043B">
        <w:rPr>
          <w:rFonts w:cs="Arial"/>
        </w:rPr>
        <w:t>s</w:t>
      </w:r>
      <w:r w:rsidRPr="004342C6">
        <w:rPr>
          <w:rFonts w:cs="Arial"/>
        </w:rPr>
        <w:t>et for the child</w:t>
      </w:r>
      <w:r w:rsidR="000F6619" w:rsidRPr="004342C6">
        <w:rPr>
          <w:rFonts w:cs="Arial"/>
        </w:rPr>
        <w:t>.</w:t>
      </w:r>
    </w:p>
    <w:p w14:paraId="1136F0BA" w14:textId="794E175A" w:rsidR="00553C32" w:rsidRPr="004342C6" w:rsidRDefault="00553C32" w:rsidP="00553C32">
      <w:pPr>
        <w:rPr>
          <w:rFonts w:cs="Arial"/>
        </w:rPr>
      </w:pPr>
    </w:p>
    <w:p w14:paraId="15FB26D4" w14:textId="1DA926AD" w:rsidR="00C714D0" w:rsidRPr="004342C6" w:rsidRDefault="00C714D0" w:rsidP="00AB40B6">
      <w:pPr>
        <w:pStyle w:val="Heading3"/>
        <w:numPr>
          <w:ilvl w:val="3"/>
          <w:numId w:val="13"/>
        </w:numPr>
        <w:tabs>
          <w:tab w:val="left" w:pos="1890"/>
        </w:tabs>
        <w:rPr>
          <w:rFonts w:ascii="Arial" w:hAnsi="Arial" w:cs="Arial"/>
        </w:rPr>
      </w:pPr>
      <w:bookmarkStart w:id="512" w:name="_Toc94634655"/>
      <w:r w:rsidRPr="004342C6">
        <w:rPr>
          <w:rFonts w:ascii="Arial" w:hAnsi="Arial" w:cs="Arial"/>
        </w:rPr>
        <w:t>Alternate Flow-2</w:t>
      </w:r>
      <w:bookmarkEnd w:id="512"/>
    </w:p>
    <w:p w14:paraId="355FE9D1" w14:textId="05C1E28A" w:rsidR="00AB40B6" w:rsidRPr="004342C6" w:rsidRDefault="00AB40B6" w:rsidP="00320B54">
      <w:pPr>
        <w:pStyle w:val="ListParagraph"/>
        <w:numPr>
          <w:ilvl w:val="0"/>
          <w:numId w:val="323"/>
        </w:numPr>
        <w:rPr>
          <w:rFonts w:cs="Arial"/>
        </w:rPr>
      </w:pPr>
      <w:r w:rsidRPr="004342C6">
        <w:rPr>
          <w:rFonts w:cs="Arial"/>
        </w:rPr>
        <w:t>The individual/assistor/agent portal user</w:t>
      </w:r>
      <w:r w:rsidR="0054043B">
        <w:rPr>
          <w:rFonts w:cs="Arial"/>
        </w:rPr>
        <w:t>-</w:t>
      </w:r>
      <w:r w:rsidRPr="004342C6">
        <w:rPr>
          <w:rFonts w:cs="Arial"/>
        </w:rPr>
        <w:t>determined/ Re-Determined eligibility</w:t>
      </w:r>
    </w:p>
    <w:p w14:paraId="7900DDFC" w14:textId="7A1C7E4E" w:rsidR="00C714D0" w:rsidRPr="004342C6" w:rsidRDefault="00C714D0" w:rsidP="00320B54">
      <w:pPr>
        <w:pStyle w:val="ListParagraph"/>
        <w:numPr>
          <w:ilvl w:val="0"/>
          <w:numId w:val="323"/>
        </w:numPr>
        <w:rPr>
          <w:rFonts w:cs="Arial"/>
        </w:rPr>
      </w:pPr>
      <w:r w:rsidRPr="004342C6">
        <w:rPr>
          <w:rFonts w:cs="Arial"/>
        </w:rPr>
        <w:t>Mother was receiving a MassHealth benefit of Standard, CarePlus, Family Assistance, CommonHealth</w:t>
      </w:r>
      <w:r w:rsidR="0054043B">
        <w:rPr>
          <w:rFonts w:cs="Arial"/>
        </w:rPr>
        <w:t>,</w:t>
      </w:r>
      <w:r w:rsidRPr="004342C6">
        <w:rPr>
          <w:rFonts w:cs="Arial"/>
        </w:rPr>
        <w:t xml:space="preserve"> or Limited eligible. </w:t>
      </w:r>
    </w:p>
    <w:p w14:paraId="31510AE1" w14:textId="77777777" w:rsidR="00C714D0" w:rsidRPr="004342C6" w:rsidRDefault="00C714D0" w:rsidP="00320B54">
      <w:pPr>
        <w:pStyle w:val="ListParagraph"/>
        <w:numPr>
          <w:ilvl w:val="0"/>
          <w:numId w:val="323"/>
        </w:numPr>
        <w:rPr>
          <w:rFonts w:cs="Arial"/>
        </w:rPr>
      </w:pPr>
      <w:r w:rsidRPr="004342C6">
        <w:rPr>
          <w:rFonts w:cs="Arial"/>
        </w:rPr>
        <w:t>Member RAC and added a child such that Child’s birth date lies between Mother’s eligibility begin date and end date</w:t>
      </w:r>
    </w:p>
    <w:p w14:paraId="0D1B16CF" w14:textId="77777777" w:rsidR="00C714D0" w:rsidRPr="004342C6" w:rsidRDefault="00C714D0" w:rsidP="00320B54">
      <w:pPr>
        <w:pStyle w:val="ListParagraph"/>
        <w:numPr>
          <w:ilvl w:val="0"/>
          <w:numId w:val="323"/>
        </w:numPr>
        <w:rPr>
          <w:rFonts w:cs="Arial"/>
        </w:rPr>
      </w:pPr>
      <w:r w:rsidRPr="004342C6">
        <w:rPr>
          <w:rFonts w:cs="Arial"/>
        </w:rPr>
        <w:t>“Born MassHealth eligible” flag is set for the child</w:t>
      </w:r>
    </w:p>
    <w:p w14:paraId="6346B819" w14:textId="04BEAA93" w:rsidR="00C714D0" w:rsidRPr="004342C6" w:rsidRDefault="0054043B" w:rsidP="00320B54">
      <w:pPr>
        <w:pStyle w:val="ListParagraph"/>
        <w:numPr>
          <w:ilvl w:val="0"/>
          <w:numId w:val="323"/>
        </w:numPr>
        <w:rPr>
          <w:rFonts w:cs="Arial"/>
        </w:rPr>
      </w:pPr>
      <w:r>
        <w:rPr>
          <w:rFonts w:cs="Arial"/>
        </w:rPr>
        <w:t>The c</w:t>
      </w:r>
      <w:r w:rsidR="00C714D0" w:rsidRPr="004342C6">
        <w:rPr>
          <w:rFonts w:cs="Arial"/>
        </w:rPr>
        <w:t>hild is eligible for MH standard as long as the child continues to meet all other MassHealth participation factors</w:t>
      </w:r>
      <w:r w:rsidR="000F6619" w:rsidRPr="004342C6">
        <w:rPr>
          <w:rFonts w:cs="Arial"/>
        </w:rPr>
        <w:t>.</w:t>
      </w:r>
    </w:p>
    <w:p w14:paraId="3D10E609" w14:textId="2C0C65C4" w:rsidR="00C714D0" w:rsidRPr="004342C6" w:rsidRDefault="00C714D0" w:rsidP="00AB40B6">
      <w:pPr>
        <w:pStyle w:val="ListParagraph"/>
        <w:ind w:left="1080"/>
        <w:rPr>
          <w:rFonts w:cs="Arial"/>
        </w:rPr>
      </w:pPr>
    </w:p>
    <w:p w14:paraId="7B4D5FE7" w14:textId="77777777" w:rsidR="00553C32" w:rsidRPr="004342C6" w:rsidRDefault="00553C32" w:rsidP="00553C32">
      <w:pPr>
        <w:pStyle w:val="Heading3"/>
        <w:numPr>
          <w:ilvl w:val="2"/>
          <w:numId w:val="13"/>
        </w:numPr>
        <w:rPr>
          <w:rFonts w:ascii="Arial" w:hAnsi="Arial" w:cs="Arial"/>
        </w:rPr>
      </w:pPr>
      <w:bookmarkStart w:id="513" w:name="_Toc94634656"/>
      <w:r w:rsidRPr="004342C6">
        <w:rPr>
          <w:rFonts w:ascii="Arial" w:hAnsi="Arial" w:cs="Arial"/>
        </w:rPr>
        <w:t>User Pages and Input</w:t>
      </w:r>
      <w:bookmarkEnd w:id="513"/>
    </w:p>
    <w:p w14:paraId="6265211E"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CB47402" w14:textId="77777777" w:rsidR="00553C32" w:rsidRPr="004342C6" w:rsidRDefault="00553C32" w:rsidP="00553C32">
      <w:pPr>
        <w:pStyle w:val="Heading3"/>
        <w:numPr>
          <w:ilvl w:val="2"/>
          <w:numId w:val="13"/>
        </w:numPr>
        <w:rPr>
          <w:rFonts w:ascii="Arial" w:hAnsi="Arial" w:cs="Arial"/>
        </w:rPr>
      </w:pPr>
      <w:bookmarkStart w:id="514" w:name="_Toc94634657"/>
      <w:r w:rsidRPr="004342C6">
        <w:rPr>
          <w:rFonts w:ascii="Arial" w:hAnsi="Arial" w:cs="Arial"/>
        </w:rPr>
        <w:t>Functional Requirement(s)</w:t>
      </w:r>
      <w:bookmarkEnd w:id="514"/>
    </w:p>
    <w:p w14:paraId="11D35116" w14:textId="470C1F86" w:rsidR="00553C32" w:rsidRPr="004342C6" w:rsidRDefault="00553C32" w:rsidP="000F6619">
      <w:pPr>
        <w:pStyle w:val="Caption"/>
        <w:keepNext/>
        <w:jc w:val="center"/>
        <w:rPr>
          <w:rFonts w:cs="Arial"/>
        </w:rPr>
      </w:pPr>
      <w:bookmarkStart w:id="515" w:name="_Toc94635018"/>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22</w:t>
      </w:r>
      <w:r w:rsidRPr="004342C6">
        <w:rPr>
          <w:rFonts w:cs="Arial"/>
          <w:noProof/>
        </w:rPr>
        <w:fldChar w:fldCharType="end"/>
      </w:r>
      <w:r w:rsidRPr="004342C6">
        <w:rPr>
          <w:rFonts w:cs="Arial"/>
        </w:rPr>
        <w:t>. Functional Requirements – UC.</w:t>
      </w:r>
      <w:r w:rsidR="00EB5889" w:rsidRPr="004342C6">
        <w:rPr>
          <w:rFonts w:cs="Arial"/>
        </w:rPr>
        <w:t>18</w:t>
      </w:r>
      <w:bookmarkEnd w:id="515"/>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515"/>
        <w:gridCol w:w="6755"/>
      </w:tblGrid>
      <w:tr w:rsidR="00553C32" w:rsidRPr="004342C6" w14:paraId="22013A13" w14:textId="77777777" w:rsidTr="7002B805">
        <w:trPr>
          <w:trHeight w:val="300"/>
          <w:tblHeader/>
        </w:trPr>
        <w:tc>
          <w:tcPr>
            <w:tcW w:w="2515" w:type="dxa"/>
            <w:shd w:val="clear" w:color="auto" w:fill="4C8B3F" w:themeFill="background2"/>
            <w:vAlign w:val="center"/>
            <w:hideMark/>
          </w:tcPr>
          <w:p w14:paraId="72DA8318"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755" w:type="dxa"/>
            <w:shd w:val="clear" w:color="auto" w:fill="4C8B3F" w:themeFill="background2"/>
            <w:vAlign w:val="center"/>
            <w:hideMark/>
          </w:tcPr>
          <w:p w14:paraId="43E42236"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553C32" w:rsidRPr="004342C6" w14:paraId="6BDCCE67" w14:textId="77777777" w:rsidTr="7002B805">
        <w:trPr>
          <w:trHeight w:val="314"/>
        </w:trPr>
        <w:tc>
          <w:tcPr>
            <w:tcW w:w="2515" w:type="dxa"/>
            <w:shd w:val="clear" w:color="auto" w:fill="FFFFFF" w:themeFill="background1"/>
          </w:tcPr>
          <w:p w14:paraId="71235695" w14:textId="0FC9CB4B" w:rsidR="00553C32" w:rsidRPr="004342C6" w:rsidRDefault="00553C32" w:rsidP="00C868F2">
            <w:pPr>
              <w:contextualSpacing w:val="0"/>
              <w:jc w:val="center"/>
              <w:rPr>
                <w:rFonts w:cs="Arial"/>
              </w:rPr>
            </w:pPr>
            <w:r w:rsidRPr="004342C6">
              <w:rPr>
                <w:rFonts w:cs="Arial"/>
              </w:rPr>
              <w:t>MHPD</w:t>
            </w:r>
            <w:r w:rsidR="00A502F7" w:rsidRPr="004342C6">
              <w:rPr>
                <w:rFonts w:cs="Arial"/>
              </w:rPr>
              <w:t>.</w:t>
            </w:r>
            <w:r w:rsidRPr="004342C6">
              <w:rPr>
                <w:rFonts w:cs="Arial"/>
              </w:rPr>
              <w:t>FR.</w:t>
            </w:r>
            <w:r w:rsidR="00A502F7" w:rsidRPr="004342C6">
              <w:rPr>
                <w:rFonts w:cs="Arial"/>
              </w:rPr>
              <w:t>1</w:t>
            </w:r>
            <w:r w:rsidR="00E1647B" w:rsidRPr="004342C6">
              <w:rPr>
                <w:rFonts w:cs="Arial"/>
              </w:rPr>
              <w:t>8</w:t>
            </w:r>
            <w:r w:rsidRPr="004342C6">
              <w:rPr>
                <w:rFonts w:cs="Arial"/>
              </w:rPr>
              <w:t>.00</w:t>
            </w:r>
            <w:r w:rsidR="00A502F7" w:rsidRPr="004342C6">
              <w:rPr>
                <w:rFonts w:cs="Arial"/>
              </w:rPr>
              <w:t>1</w:t>
            </w:r>
          </w:p>
        </w:tc>
        <w:tc>
          <w:tcPr>
            <w:tcW w:w="6755" w:type="dxa"/>
            <w:shd w:val="clear" w:color="auto" w:fill="FFFFFF" w:themeFill="background1"/>
          </w:tcPr>
          <w:p w14:paraId="6663B44A" w14:textId="77777777" w:rsidR="004E1516" w:rsidRPr="004E1516" w:rsidRDefault="004E1516" w:rsidP="004E1516">
            <w:pPr>
              <w:rPr>
                <w:rFonts w:cs="Arial"/>
              </w:rPr>
            </w:pPr>
            <w:r w:rsidRPr="004E1516">
              <w:rPr>
                <w:rFonts w:cs="Arial"/>
              </w:rPr>
              <w:t xml:space="preserve">The system shall identify and systematically set the “Born MassHealth Eligible” flag for any child in the application who satisfies all the following criteria during the program determination. </w:t>
            </w:r>
          </w:p>
          <w:p w14:paraId="1A086C4A" w14:textId="77777777" w:rsidR="004E1516" w:rsidRPr="004E1516" w:rsidRDefault="004E1516" w:rsidP="004E1516">
            <w:pPr>
              <w:rPr>
                <w:rFonts w:cs="Arial"/>
              </w:rPr>
            </w:pPr>
            <w:r w:rsidRPr="004E1516">
              <w:rPr>
                <w:rFonts w:cs="Arial"/>
              </w:rPr>
              <w:t>1. Child should be applying for financial assistance.</w:t>
            </w:r>
          </w:p>
          <w:p w14:paraId="502F162B" w14:textId="77777777" w:rsidR="004E1516" w:rsidRPr="004E1516" w:rsidRDefault="004E1516" w:rsidP="004E1516">
            <w:pPr>
              <w:rPr>
                <w:rFonts w:cs="Arial"/>
              </w:rPr>
            </w:pPr>
            <w:r w:rsidRPr="004E1516">
              <w:rPr>
                <w:rFonts w:cs="Arial"/>
              </w:rPr>
              <w:t>2. Child's age should be less than 1.</w:t>
            </w:r>
          </w:p>
          <w:p w14:paraId="39724DCF" w14:textId="42CA2F71" w:rsidR="004E1516" w:rsidRDefault="004E1516" w:rsidP="004E1516">
            <w:pPr>
              <w:rPr>
                <w:rFonts w:cs="Arial"/>
              </w:rPr>
            </w:pPr>
            <w:r w:rsidRPr="004E1516">
              <w:rPr>
                <w:rFonts w:cs="Arial"/>
              </w:rPr>
              <w:t xml:space="preserve">3. Child's mother in the application should be receiving any of the following MassHealth benefits - MassHealth Standard, CarePlus, </w:t>
            </w:r>
            <w:r w:rsidRPr="004E1516">
              <w:rPr>
                <w:rFonts w:cs="Arial"/>
              </w:rPr>
              <w:lastRenderedPageBreak/>
              <w:t>Family Assistance, CommonHealth or Limited in MMIS</w:t>
            </w:r>
            <w:r w:rsidR="00BF0436">
              <w:rPr>
                <w:rFonts w:cs="Arial"/>
              </w:rPr>
              <w:t xml:space="preserve"> or HIX</w:t>
            </w:r>
            <w:r w:rsidRPr="004E1516">
              <w:rPr>
                <w:rFonts w:cs="Arial"/>
              </w:rPr>
              <w:t xml:space="preserve"> on the child’s date of birth.</w:t>
            </w:r>
          </w:p>
          <w:p w14:paraId="711FBE09" w14:textId="77777777" w:rsidR="004E1516" w:rsidRPr="004E1516" w:rsidRDefault="004E1516" w:rsidP="004E1516">
            <w:pPr>
              <w:rPr>
                <w:rFonts w:cs="Arial"/>
              </w:rPr>
            </w:pPr>
          </w:p>
          <w:p w14:paraId="69CA562E" w14:textId="77777777" w:rsidR="004E1516" w:rsidRPr="004E1516" w:rsidRDefault="004E1516" w:rsidP="004E1516">
            <w:pPr>
              <w:rPr>
                <w:rFonts w:cs="Arial"/>
              </w:rPr>
            </w:pPr>
          </w:p>
          <w:p w14:paraId="125906BE" w14:textId="77777777" w:rsidR="004E1516" w:rsidRPr="004E1516" w:rsidRDefault="004E1516" w:rsidP="004E1516">
            <w:pPr>
              <w:rPr>
                <w:rFonts w:cs="Arial"/>
              </w:rPr>
            </w:pPr>
            <w:r w:rsidRPr="004E1516">
              <w:rPr>
                <w:rFonts w:cs="Arial"/>
              </w:rPr>
              <w:t>Note:</w:t>
            </w:r>
          </w:p>
          <w:p w14:paraId="7C646D4E" w14:textId="76689555" w:rsidR="004E1516" w:rsidRPr="004E1516" w:rsidRDefault="004E1516" w:rsidP="004E1516">
            <w:pPr>
              <w:rPr>
                <w:rFonts w:cs="Arial"/>
              </w:rPr>
            </w:pPr>
            <w:r w:rsidRPr="004E1516">
              <w:rPr>
                <w:rFonts w:cs="Arial"/>
              </w:rPr>
              <w:t xml:space="preserve">1. CommonHealth is not currently determined in </w:t>
            </w:r>
            <w:r>
              <w:rPr>
                <w:rFonts w:cs="Arial"/>
              </w:rPr>
              <w:t>HIX</w:t>
            </w:r>
          </w:p>
          <w:p w14:paraId="3B49A74D" w14:textId="53ADA8EB" w:rsidR="004E1516" w:rsidRDefault="004E1516" w:rsidP="004E1516">
            <w:pPr>
              <w:rPr>
                <w:rFonts w:cs="Arial"/>
              </w:rPr>
            </w:pPr>
            <w:r w:rsidRPr="004E1516">
              <w:rPr>
                <w:rFonts w:cs="Arial"/>
              </w:rPr>
              <w:t>2. Refer to the attached list of aid cats that the system will use to determine whether the mother is receiving eligible MassHealth benefits.</w:t>
            </w:r>
          </w:p>
          <w:p w14:paraId="483633F6" w14:textId="44A8A549" w:rsidR="004E1516" w:rsidRDefault="005B0845" w:rsidP="004E1516">
            <w:pPr>
              <w:rPr>
                <w:rFonts w:cs="Arial"/>
              </w:rPr>
            </w:pPr>
            <w:r>
              <w:rPr>
                <w:rFonts w:cs="Arial"/>
                <w:noProof/>
              </w:rPr>
              <w:object w:dxaOrig="1534" w:dyaOrig="991" w14:anchorId="624CA168">
                <v:shape id="_x0000_i1044" type="#_x0000_t75" alt="" style="width:76.7pt;height:46.05pt;mso-width-percent:0;mso-height-percent:0;mso-width-percent:0;mso-height-percent:0" o:ole="">
                  <v:imagedata r:id="rId58" o:title=""/>
                </v:shape>
                <o:OLEObject Type="Embed" ProgID="Excel.Sheet.12" ShapeID="_x0000_i1044" DrawAspect="Icon" ObjectID="_1843025970" r:id="rId59"/>
              </w:object>
            </w:r>
          </w:p>
          <w:p w14:paraId="47DF7533" w14:textId="2D7A0E8A" w:rsidR="00CA7A91" w:rsidRPr="004342C6" w:rsidRDefault="004E1516" w:rsidP="004E1516">
            <w:pPr>
              <w:rPr>
                <w:rFonts w:cs="Arial"/>
              </w:rPr>
            </w:pPr>
            <w:r>
              <w:rPr>
                <w:rFonts w:cs="Arial"/>
              </w:rPr>
              <w:t xml:space="preserve">3. </w:t>
            </w:r>
            <w:r w:rsidR="00904546" w:rsidRPr="004342C6">
              <w:rPr>
                <w:rFonts w:cs="Arial"/>
              </w:rPr>
              <w:t>Pre-</w:t>
            </w:r>
            <w:r w:rsidR="00CA7A91" w:rsidRPr="004342C6">
              <w:rPr>
                <w:rFonts w:cs="Arial"/>
              </w:rPr>
              <w:t xml:space="preserve"> MMIS</w:t>
            </w:r>
            <w:r w:rsidR="00904546" w:rsidRPr="004342C6">
              <w:rPr>
                <w:rFonts w:cs="Arial"/>
              </w:rPr>
              <w:t xml:space="preserve"> response</w:t>
            </w:r>
            <w:r w:rsidR="00CA7A91" w:rsidRPr="004342C6">
              <w:rPr>
                <w:rFonts w:cs="Arial"/>
              </w:rPr>
              <w:t xml:space="preserve"> on the child’s date of birth</w:t>
            </w:r>
            <w:r w:rsidR="0054043B">
              <w:rPr>
                <w:rFonts w:cs="Arial"/>
              </w:rPr>
              <w:t>,</w:t>
            </w:r>
            <w:r w:rsidR="00F33928" w:rsidRPr="004342C6">
              <w:rPr>
                <w:rFonts w:cs="Arial"/>
              </w:rPr>
              <w:t xml:space="preserve"> i.e.</w:t>
            </w:r>
            <w:r w:rsidR="0054043B">
              <w:rPr>
                <w:rFonts w:cs="Arial"/>
              </w:rPr>
              <w:t>,</w:t>
            </w:r>
            <w:r w:rsidR="00F33928" w:rsidRPr="004342C6">
              <w:rPr>
                <w:rFonts w:cs="Arial"/>
              </w:rPr>
              <w:t xml:space="preserve"> Childs birth date should lie between Mother</w:t>
            </w:r>
            <w:r w:rsidR="00A64ADE" w:rsidRPr="004342C6">
              <w:rPr>
                <w:rFonts w:cs="Arial"/>
              </w:rPr>
              <w:t>’s MH</w:t>
            </w:r>
            <w:r w:rsidR="00F33928" w:rsidRPr="004342C6">
              <w:rPr>
                <w:rFonts w:cs="Arial"/>
              </w:rPr>
              <w:t xml:space="preserve"> eligibility begin date and End date</w:t>
            </w:r>
          </w:p>
          <w:p w14:paraId="622DA6C2" w14:textId="0380805F" w:rsidR="00553C32" w:rsidRDefault="004E1516" w:rsidP="000F6619">
            <w:pPr>
              <w:rPr>
                <w:rFonts w:cs="Arial"/>
              </w:rPr>
            </w:pPr>
            <w:r>
              <w:rPr>
                <w:rFonts w:cs="Arial"/>
              </w:rPr>
              <w:t>4.</w:t>
            </w:r>
            <w:r w:rsidR="00F33928" w:rsidRPr="004342C6">
              <w:rPr>
                <w:rFonts w:cs="Arial"/>
              </w:rPr>
              <w:t xml:space="preserve"> Mother’s Masshealth benefits are calculated as per eligibility Begin date and end date</w:t>
            </w:r>
            <w:r w:rsidR="000F6619" w:rsidRPr="004342C6">
              <w:rPr>
                <w:rFonts w:cs="Arial"/>
              </w:rPr>
              <w:t>.</w:t>
            </w:r>
          </w:p>
          <w:p w14:paraId="73C974DB" w14:textId="77777777" w:rsidR="00D679EE" w:rsidRDefault="00D679EE" w:rsidP="000F6619">
            <w:pPr>
              <w:rPr>
                <w:rFonts w:cs="Arial"/>
              </w:rPr>
            </w:pPr>
          </w:p>
          <w:p w14:paraId="4861D2B2" w14:textId="05B3EA3C" w:rsidR="004E1516" w:rsidRPr="004342C6" w:rsidRDefault="004E1516" w:rsidP="000F6619">
            <w:pPr>
              <w:rPr>
                <w:rFonts w:cs="Arial"/>
              </w:rPr>
            </w:pPr>
          </w:p>
        </w:tc>
      </w:tr>
      <w:tr w:rsidR="00553C32" w:rsidRPr="004342C6" w14:paraId="67399526" w14:textId="77777777" w:rsidTr="7002B805">
        <w:trPr>
          <w:trHeight w:val="314"/>
        </w:trPr>
        <w:tc>
          <w:tcPr>
            <w:tcW w:w="2515" w:type="dxa"/>
            <w:shd w:val="clear" w:color="auto" w:fill="FFFFFF" w:themeFill="background1"/>
          </w:tcPr>
          <w:p w14:paraId="10E73A29" w14:textId="57230E5C" w:rsidR="00553C32" w:rsidRPr="004342C6" w:rsidRDefault="00553C32" w:rsidP="00C868F2">
            <w:pPr>
              <w:contextualSpacing w:val="0"/>
              <w:jc w:val="center"/>
              <w:rPr>
                <w:rFonts w:eastAsia="Times New Roman" w:cs="Arial"/>
                <w:color w:val="000000"/>
              </w:rPr>
            </w:pPr>
            <w:r w:rsidRPr="004342C6">
              <w:rPr>
                <w:rFonts w:eastAsia="Times New Roman" w:cs="Arial"/>
                <w:color w:val="000000"/>
              </w:rPr>
              <w:lastRenderedPageBreak/>
              <w:t>MHPD.FR.0</w:t>
            </w:r>
            <w:r w:rsidR="00E1647B" w:rsidRPr="004342C6">
              <w:rPr>
                <w:rFonts w:eastAsia="Times New Roman" w:cs="Arial"/>
                <w:color w:val="000000"/>
              </w:rPr>
              <w:t>18</w:t>
            </w:r>
            <w:r w:rsidRPr="004342C6">
              <w:rPr>
                <w:rFonts w:eastAsia="Times New Roman" w:cs="Arial"/>
                <w:color w:val="000000"/>
              </w:rPr>
              <w:t>.00</w:t>
            </w:r>
            <w:r w:rsidR="00E1647B" w:rsidRPr="004342C6">
              <w:rPr>
                <w:rFonts w:eastAsia="Times New Roman" w:cs="Arial"/>
                <w:color w:val="000000"/>
              </w:rPr>
              <w:t>2</w:t>
            </w:r>
          </w:p>
        </w:tc>
        <w:tc>
          <w:tcPr>
            <w:tcW w:w="6755" w:type="dxa"/>
            <w:shd w:val="clear" w:color="auto" w:fill="FFFFFF" w:themeFill="background1"/>
          </w:tcPr>
          <w:p w14:paraId="0141AE60" w14:textId="21428EC8" w:rsidR="00CA7A91" w:rsidRPr="004342C6" w:rsidRDefault="00CA7A91" w:rsidP="00CA7A91">
            <w:pPr>
              <w:rPr>
                <w:rFonts w:cs="Arial"/>
              </w:rPr>
            </w:pPr>
            <w:r w:rsidRPr="004342C6">
              <w:rPr>
                <w:rFonts w:cs="Arial"/>
              </w:rPr>
              <w:t>The system shall determine the child under age 1 who are flagged as “Born MassHealth Eligible” for MassHealth Standard (aid cat 40), regardless of income, as long as the child continues to meet all other MassHealth participation factors (i.e.</w:t>
            </w:r>
            <w:r w:rsidR="0054043B">
              <w:rPr>
                <w:rFonts w:cs="Arial"/>
              </w:rPr>
              <w:t>,</w:t>
            </w:r>
            <w:r w:rsidRPr="004342C6">
              <w:rPr>
                <w:rFonts w:cs="Arial"/>
              </w:rPr>
              <w:t xml:space="preserve"> residency).</w:t>
            </w:r>
          </w:p>
          <w:p w14:paraId="6AC58FAB" w14:textId="6255DB65" w:rsidR="00CA7A91" w:rsidRPr="004342C6" w:rsidRDefault="00C73ECB" w:rsidP="00C73ECB">
            <w:pPr>
              <w:tabs>
                <w:tab w:val="left" w:pos="3944"/>
              </w:tabs>
              <w:rPr>
                <w:rFonts w:cs="Arial"/>
              </w:rPr>
            </w:pPr>
            <w:r w:rsidRPr="004342C6">
              <w:rPr>
                <w:rFonts w:cs="Arial"/>
              </w:rPr>
              <w:tab/>
            </w:r>
          </w:p>
          <w:p w14:paraId="23D23F67" w14:textId="02B5F292" w:rsidR="00CA7A91" w:rsidRPr="004342C6" w:rsidRDefault="00CA7A91" w:rsidP="00CA7A91">
            <w:pPr>
              <w:rPr>
                <w:rFonts w:cs="Arial"/>
                <w:iCs/>
              </w:rPr>
            </w:pPr>
            <w:r w:rsidRPr="004342C6">
              <w:rPr>
                <w:rFonts w:cs="Arial"/>
                <w:b/>
                <w:bCs/>
                <w:iCs/>
              </w:rPr>
              <w:t>Note</w:t>
            </w:r>
            <w:r w:rsidR="000F6619" w:rsidRPr="004342C6">
              <w:rPr>
                <w:rFonts w:cs="Arial"/>
                <w:iCs/>
              </w:rPr>
              <w:t>:</w:t>
            </w:r>
            <w:r w:rsidR="00AA2A02" w:rsidRPr="004342C6">
              <w:rPr>
                <w:rFonts w:cs="Arial"/>
                <w:iCs/>
              </w:rPr>
              <w:t xml:space="preserve"> </w:t>
            </w:r>
            <w:r w:rsidRPr="004342C6">
              <w:rPr>
                <w:rFonts w:cs="Arial"/>
                <w:iCs/>
              </w:rPr>
              <w:t>The system shall execute Child born to MH mother rule in the end so that all Evaluation for MH has been completed</w:t>
            </w:r>
            <w:r w:rsidR="0054043B">
              <w:rPr>
                <w:rFonts w:cs="Arial"/>
                <w:iCs/>
              </w:rPr>
              <w:t>,</w:t>
            </w:r>
            <w:r w:rsidRPr="004342C6">
              <w:rPr>
                <w:rFonts w:cs="Arial"/>
                <w:iCs/>
              </w:rPr>
              <w:t xml:space="preserve"> and </w:t>
            </w:r>
            <w:r w:rsidR="0054043B">
              <w:rPr>
                <w:rFonts w:cs="Arial"/>
                <w:iCs/>
              </w:rPr>
              <w:t xml:space="preserve">the </w:t>
            </w:r>
            <w:r w:rsidRPr="004342C6">
              <w:rPr>
                <w:rFonts w:cs="Arial"/>
                <w:iCs/>
              </w:rPr>
              <w:t xml:space="preserve">member is not denied MH because of any participation factors.   </w:t>
            </w:r>
          </w:p>
          <w:p w14:paraId="34BD8F92" w14:textId="6F2D6ED9" w:rsidR="00553C32" w:rsidRPr="004342C6" w:rsidRDefault="00CA7A91" w:rsidP="00AA2A02">
            <w:pPr>
              <w:rPr>
                <w:rFonts w:cs="Arial"/>
              </w:rPr>
            </w:pPr>
            <w:r w:rsidRPr="004342C6">
              <w:rPr>
                <w:rFonts w:cs="Arial"/>
                <w:iCs/>
              </w:rPr>
              <w:t xml:space="preserve">Example: Non ESI MEC coverage denial of CMSP should not impact </w:t>
            </w:r>
            <w:r w:rsidR="0054043B">
              <w:rPr>
                <w:rFonts w:cs="Arial"/>
                <w:iCs/>
              </w:rPr>
              <w:t xml:space="preserve">a </w:t>
            </w:r>
            <w:r w:rsidRPr="004342C6">
              <w:rPr>
                <w:rFonts w:cs="Arial"/>
                <w:iCs/>
              </w:rPr>
              <w:t xml:space="preserve">child born to </w:t>
            </w:r>
            <w:r w:rsidR="0054043B">
              <w:rPr>
                <w:rFonts w:cs="Arial"/>
                <w:iCs/>
              </w:rPr>
              <w:t xml:space="preserve">an </w:t>
            </w:r>
            <w:r w:rsidRPr="004342C6">
              <w:rPr>
                <w:rFonts w:cs="Arial"/>
                <w:iCs/>
              </w:rPr>
              <w:t>MH mother.</w:t>
            </w:r>
          </w:p>
        </w:tc>
      </w:tr>
      <w:tr w:rsidR="00553C32" w:rsidRPr="004342C6" w14:paraId="5C3797A5" w14:textId="77777777" w:rsidTr="7002B805">
        <w:trPr>
          <w:trHeight w:val="314"/>
        </w:trPr>
        <w:tc>
          <w:tcPr>
            <w:tcW w:w="2515" w:type="dxa"/>
            <w:shd w:val="clear" w:color="auto" w:fill="FFFFFF" w:themeFill="background1"/>
          </w:tcPr>
          <w:p w14:paraId="271BCD17" w14:textId="2661CA8C" w:rsidR="00553C32" w:rsidRPr="004342C6" w:rsidRDefault="00553C32" w:rsidP="00C868F2">
            <w:pPr>
              <w:contextualSpacing w:val="0"/>
              <w:jc w:val="center"/>
              <w:rPr>
                <w:rFonts w:cs="Arial"/>
                <w:lang w:eastAsia="en-IN"/>
              </w:rPr>
            </w:pPr>
            <w:r w:rsidRPr="004342C6">
              <w:rPr>
                <w:rFonts w:eastAsia="Times New Roman" w:cs="Arial"/>
                <w:color w:val="000000"/>
              </w:rPr>
              <w:t>MHPD.FR.0</w:t>
            </w:r>
            <w:r w:rsidR="00E1647B" w:rsidRPr="004342C6">
              <w:rPr>
                <w:rFonts w:eastAsia="Times New Roman" w:cs="Arial"/>
                <w:color w:val="000000"/>
              </w:rPr>
              <w:t>18</w:t>
            </w:r>
            <w:r w:rsidRPr="004342C6">
              <w:rPr>
                <w:rFonts w:eastAsia="Times New Roman" w:cs="Arial"/>
                <w:color w:val="000000"/>
              </w:rPr>
              <w:t>.00</w:t>
            </w:r>
            <w:r w:rsidR="00E1647B" w:rsidRPr="004342C6">
              <w:rPr>
                <w:rFonts w:eastAsia="Times New Roman" w:cs="Arial"/>
                <w:color w:val="000000"/>
              </w:rPr>
              <w:t>3</w:t>
            </w:r>
          </w:p>
        </w:tc>
        <w:tc>
          <w:tcPr>
            <w:tcW w:w="6755" w:type="dxa"/>
            <w:shd w:val="clear" w:color="auto" w:fill="FFFFFF" w:themeFill="background1"/>
          </w:tcPr>
          <w:p w14:paraId="44D1D583" w14:textId="183961A5" w:rsidR="00553C32" w:rsidRPr="004342C6" w:rsidRDefault="00CA7A91" w:rsidP="00CA7A91">
            <w:pPr>
              <w:rPr>
                <w:rFonts w:cs="Arial"/>
              </w:rPr>
            </w:pPr>
            <w:r w:rsidRPr="004342C6">
              <w:rPr>
                <w:rFonts w:cs="Arial"/>
              </w:rPr>
              <w:t>The system shall systematically</w:t>
            </w:r>
            <w:r w:rsidR="00771263" w:rsidRPr="004342C6">
              <w:rPr>
                <w:rFonts w:cs="Arial"/>
              </w:rPr>
              <w:t xml:space="preserve"> (through batch)</w:t>
            </w:r>
            <w:r w:rsidRPr="004342C6">
              <w:rPr>
                <w:rFonts w:cs="Arial"/>
              </w:rPr>
              <w:t xml:space="preserve"> re-determine and run normal eligibility rules</w:t>
            </w:r>
            <w:r w:rsidR="0054043B">
              <w:rPr>
                <w:rFonts w:cs="Arial"/>
              </w:rPr>
              <w:t>.</w:t>
            </w:r>
            <w:r w:rsidRPr="004342C6">
              <w:rPr>
                <w:rFonts w:cs="Arial"/>
              </w:rPr>
              <w:t xml:space="preserve"> Upon the child’s first birthday.</w:t>
            </w:r>
          </w:p>
          <w:p w14:paraId="736DF407" w14:textId="78CBFDBB" w:rsidR="00CA7A91" w:rsidRPr="004342C6" w:rsidRDefault="00CA7A91" w:rsidP="00CA7A91">
            <w:pPr>
              <w:rPr>
                <w:rFonts w:cs="Arial"/>
                <w:lang w:eastAsia="en-IN"/>
              </w:rPr>
            </w:pPr>
          </w:p>
        </w:tc>
      </w:tr>
      <w:tr w:rsidR="00CE448E" w:rsidRPr="004342C6" w14:paraId="1619F0C0" w14:textId="77777777" w:rsidTr="7002B805">
        <w:trPr>
          <w:trHeight w:val="314"/>
        </w:trPr>
        <w:tc>
          <w:tcPr>
            <w:tcW w:w="2515" w:type="dxa"/>
            <w:shd w:val="clear" w:color="auto" w:fill="FFFFFF" w:themeFill="background1"/>
          </w:tcPr>
          <w:p w14:paraId="3A113EA3" w14:textId="1F8255E2" w:rsidR="00CE448E" w:rsidRPr="004342C6" w:rsidRDefault="00CE448E" w:rsidP="00C868F2">
            <w:pPr>
              <w:contextualSpacing w:val="0"/>
              <w:jc w:val="center"/>
              <w:rPr>
                <w:rFonts w:eastAsia="Times New Roman" w:cs="Arial"/>
                <w:color w:val="000000"/>
              </w:rPr>
            </w:pPr>
            <w:r w:rsidRPr="004342C6">
              <w:rPr>
                <w:rFonts w:eastAsia="Times New Roman" w:cs="Arial"/>
                <w:color w:val="000000"/>
              </w:rPr>
              <w:t>MHPD.FR.018.00</w:t>
            </w:r>
            <w:r>
              <w:rPr>
                <w:rFonts w:eastAsia="Times New Roman" w:cs="Arial"/>
                <w:color w:val="000000"/>
              </w:rPr>
              <w:t>4</w:t>
            </w:r>
          </w:p>
        </w:tc>
        <w:tc>
          <w:tcPr>
            <w:tcW w:w="6755" w:type="dxa"/>
            <w:shd w:val="clear" w:color="auto" w:fill="FFFFFF" w:themeFill="background1"/>
          </w:tcPr>
          <w:p w14:paraId="429CD812" w14:textId="32CC3AAE" w:rsidR="00CE448E" w:rsidRPr="004342C6" w:rsidRDefault="00CE448E" w:rsidP="00CA7A91">
            <w:pPr>
              <w:rPr>
                <w:rFonts w:cs="Arial"/>
              </w:rPr>
            </w:pPr>
            <w:r w:rsidRPr="00CE448E">
              <w:rPr>
                <w:rFonts w:cs="Arial"/>
              </w:rPr>
              <w:t>'The system shall determine the child's eligibility start date to child's Date of Birth for the child who is flagged as "Born MassHealth Eligible" and determined by the system for MassHealth Standard (aid cat 40).</w:t>
            </w:r>
          </w:p>
        </w:tc>
      </w:tr>
      <w:tr w:rsidR="00D679EE" w:rsidRPr="004342C6" w14:paraId="4066682B" w14:textId="77777777" w:rsidTr="7002B805">
        <w:trPr>
          <w:trHeight w:val="314"/>
        </w:trPr>
        <w:tc>
          <w:tcPr>
            <w:tcW w:w="2515" w:type="dxa"/>
            <w:shd w:val="clear" w:color="auto" w:fill="FFFFFF" w:themeFill="background1"/>
            <w:vAlign w:val="center"/>
          </w:tcPr>
          <w:p w14:paraId="637E3372" w14:textId="46BDC8FB" w:rsidR="00D679EE" w:rsidRPr="004342C6" w:rsidRDefault="00D679EE" w:rsidP="00D679EE">
            <w:pPr>
              <w:contextualSpacing w:val="0"/>
              <w:jc w:val="center"/>
              <w:rPr>
                <w:rFonts w:eastAsia="Times New Roman" w:cs="Arial"/>
                <w:color w:val="000000"/>
              </w:rPr>
            </w:pPr>
            <w:r>
              <w:t>DIS.PCS.10</w:t>
            </w:r>
            <w:r w:rsidRPr="007150CE">
              <w:t>.00</w:t>
            </w:r>
            <w:r>
              <w:t>1</w:t>
            </w:r>
          </w:p>
        </w:tc>
        <w:tc>
          <w:tcPr>
            <w:tcW w:w="6755" w:type="dxa"/>
            <w:shd w:val="clear" w:color="auto" w:fill="FFFFFF" w:themeFill="background1"/>
          </w:tcPr>
          <w:p w14:paraId="79D4191A" w14:textId="77777777" w:rsidR="00D679EE" w:rsidRPr="007150CE" w:rsidRDefault="00D679EE" w:rsidP="00D679EE">
            <w:pPr>
              <w:spacing w:after="160" w:line="252" w:lineRule="auto"/>
              <w:rPr>
                <w:rFonts w:eastAsia="Times New Roman"/>
              </w:rPr>
            </w:pPr>
            <w:r w:rsidRPr="007150CE">
              <w:rPr>
                <w:rFonts w:eastAsia="Times New Roman"/>
              </w:rPr>
              <w:t xml:space="preserve">The system shall check that Child’s Mother is receiving </w:t>
            </w:r>
            <w:r>
              <w:rPr>
                <w:rFonts w:eastAsia="Times New Roman"/>
              </w:rPr>
              <w:t xml:space="preserve">aid categories 38, </w:t>
            </w:r>
            <w:r w:rsidRPr="00CD75C2">
              <w:t>52, 53, H9, LV, P1</w:t>
            </w:r>
            <w:r>
              <w:t xml:space="preserve"> and P5</w:t>
            </w:r>
            <w:r w:rsidRPr="007150CE">
              <w:rPr>
                <w:rFonts w:eastAsia="Times New Roman"/>
              </w:rPr>
              <w:t xml:space="preserve"> </w:t>
            </w:r>
            <w:r>
              <w:rPr>
                <w:rFonts w:eastAsia="Times New Roman"/>
              </w:rPr>
              <w:t>in the HIX</w:t>
            </w:r>
            <w:r w:rsidRPr="007150CE">
              <w:rPr>
                <w:rFonts w:eastAsia="Times New Roman"/>
              </w:rPr>
              <w:t xml:space="preserve"> </w:t>
            </w:r>
            <w:r>
              <w:rPr>
                <w:rFonts w:eastAsia="Times New Roman"/>
              </w:rPr>
              <w:t xml:space="preserve">system </w:t>
            </w:r>
            <w:r w:rsidRPr="007150CE">
              <w:rPr>
                <w:rFonts w:eastAsia="Times New Roman"/>
              </w:rPr>
              <w:t>while evaluating the “</w:t>
            </w:r>
            <w:r>
              <w:rPr>
                <w:rFonts w:eastAsia="Times New Roman"/>
              </w:rPr>
              <w:t xml:space="preserve">Child </w:t>
            </w:r>
            <w:r w:rsidRPr="007150CE">
              <w:rPr>
                <w:rFonts w:cs="Arial"/>
              </w:rPr>
              <w:t>Born M</w:t>
            </w:r>
            <w:r>
              <w:rPr>
                <w:rFonts w:cs="Arial"/>
              </w:rPr>
              <w:t xml:space="preserve">edicaid </w:t>
            </w:r>
            <w:r w:rsidRPr="007150CE">
              <w:rPr>
                <w:rFonts w:cs="Arial"/>
              </w:rPr>
              <w:t>Eligible”</w:t>
            </w:r>
            <w:r w:rsidRPr="007150CE">
              <w:rPr>
                <w:rFonts w:eastAsia="Times New Roman"/>
              </w:rPr>
              <w:t xml:space="preserve"> flag for the child. </w:t>
            </w:r>
          </w:p>
          <w:p w14:paraId="58D3E511" w14:textId="77777777" w:rsidR="00D679EE" w:rsidRPr="007150CE" w:rsidRDefault="00D679EE" w:rsidP="00D679EE">
            <w:pPr>
              <w:spacing w:after="160" w:line="252" w:lineRule="auto"/>
              <w:rPr>
                <w:rFonts w:eastAsia="Times New Roman"/>
              </w:rPr>
            </w:pPr>
          </w:p>
          <w:p w14:paraId="7B888BC1" w14:textId="5407A94C" w:rsidR="00D679EE" w:rsidRPr="00CE448E" w:rsidRDefault="00D679EE" w:rsidP="00D679EE">
            <w:pPr>
              <w:rPr>
                <w:rFonts w:cs="Arial"/>
              </w:rPr>
            </w:pPr>
            <w:r w:rsidRPr="007150CE">
              <w:rPr>
                <w:rFonts w:eastAsia="Times New Roman"/>
                <w:b/>
                <w:bCs/>
              </w:rPr>
              <w:t>Note:</w:t>
            </w:r>
            <w:r>
              <w:rPr>
                <w:rFonts w:eastAsia="Times New Roman"/>
              </w:rPr>
              <w:t xml:space="preserve"> </w:t>
            </w:r>
            <w:r w:rsidRPr="007150CE">
              <w:rPr>
                <w:rFonts w:eastAsia="Times New Roman"/>
              </w:rPr>
              <w:t>All other existing rules to identify and set the “</w:t>
            </w:r>
            <w:r>
              <w:rPr>
                <w:rFonts w:eastAsia="Times New Roman"/>
              </w:rPr>
              <w:t xml:space="preserve">Child </w:t>
            </w:r>
            <w:r w:rsidRPr="007150CE">
              <w:rPr>
                <w:rFonts w:eastAsia="Times New Roman"/>
              </w:rPr>
              <w:t>Born M</w:t>
            </w:r>
            <w:r>
              <w:rPr>
                <w:rFonts w:eastAsia="Times New Roman"/>
              </w:rPr>
              <w:t>edicaid</w:t>
            </w:r>
            <w:r w:rsidRPr="007150CE">
              <w:rPr>
                <w:rFonts w:eastAsia="Times New Roman"/>
              </w:rPr>
              <w:t xml:space="preserve"> Eligible” flag for the child will remain AS-IS.</w:t>
            </w:r>
          </w:p>
        </w:tc>
      </w:tr>
    </w:tbl>
    <w:p w14:paraId="1A6611F3" w14:textId="77777777" w:rsidR="00553C32" w:rsidRPr="004342C6" w:rsidRDefault="00553C32" w:rsidP="00553C32">
      <w:pPr>
        <w:pStyle w:val="Table"/>
        <w:rPr>
          <w:rFonts w:ascii="Arial" w:hAnsi="Arial" w:cs="Arial"/>
        </w:rPr>
      </w:pPr>
    </w:p>
    <w:p w14:paraId="58CB48A7" w14:textId="77777777" w:rsidR="00553C32" w:rsidRPr="004342C6" w:rsidRDefault="00553C32" w:rsidP="00553C32">
      <w:pPr>
        <w:pStyle w:val="Heading3"/>
        <w:numPr>
          <w:ilvl w:val="2"/>
          <w:numId w:val="13"/>
        </w:numPr>
        <w:rPr>
          <w:rFonts w:ascii="Arial" w:hAnsi="Arial" w:cs="Arial"/>
        </w:rPr>
      </w:pPr>
      <w:bookmarkStart w:id="516" w:name="_Toc94634658"/>
      <w:r w:rsidRPr="004342C6">
        <w:rPr>
          <w:rFonts w:ascii="Arial" w:hAnsi="Arial" w:cs="Arial"/>
        </w:rPr>
        <w:t>Transaction /SSO Information</w:t>
      </w:r>
      <w:bookmarkEnd w:id="516"/>
    </w:p>
    <w:p w14:paraId="09AF2369"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EEE2679" w14:textId="77777777" w:rsidR="00553C32" w:rsidRPr="004342C6" w:rsidRDefault="00553C32" w:rsidP="00553C32">
      <w:pPr>
        <w:pStyle w:val="Heading3"/>
        <w:numPr>
          <w:ilvl w:val="2"/>
          <w:numId w:val="13"/>
        </w:numPr>
        <w:rPr>
          <w:rFonts w:ascii="Arial" w:hAnsi="Arial" w:cs="Arial"/>
        </w:rPr>
      </w:pPr>
      <w:bookmarkStart w:id="517" w:name="_Toc94634659"/>
      <w:r w:rsidRPr="004342C6">
        <w:rPr>
          <w:rFonts w:ascii="Arial" w:hAnsi="Arial" w:cs="Arial"/>
        </w:rPr>
        <w:lastRenderedPageBreak/>
        <w:t>Special Design Consideration</w:t>
      </w:r>
      <w:bookmarkEnd w:id="517"/>
    </w:p>
    <w:p w14:paraId="7C402B6F" w14:textId="00750602" w:rsidR="00AA2A02" w:rsidRPr="004342C6" w:rsidRDefault="00AA2A02" w:rsidP="00AA2A0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7B4016B" w14:textId="77777777" w:rsidR="00553C32" w:rsidRPr="004342C6" w:rsidRDefault="00553C32" w:rsidP="00553C32">
      <w:pPr>
        <w:pStyle w:val="Heading3"/>
        <w:numPr>
          <w:ilvl w:val="2"/>
          <w:numId w:val="13"/>
        </w:numPr>
        <w:rPr>
          <w:rFonts w:ascii="Arial" w:hAnsi="Arial" w:cs="Arial"/>
        </w:rPr>
      </w:pPr>
      <w:bookmarkStart w:id="518" w:name="_Toc94634660"/>
      <w:r w:rsidRPr="004342C6">
        <w:rPr>
          <w:rFonts w:ascii="Arial" w:hAnsi="Arial" w:cs="Arial"/>
        </w:rPr>
        <w:t>Acceptance Criteria</w:t>
      </w:r>
      <w:bookmarkEnd w:id="518"/>
    </w:p>
    <w:p w14:paraId="5FA74554" w14:textId="627097DA" w:rsidR="00553C32" w:rsidRPr="004342C6" w:rsidRDefault="00BF1D73" w:rsidP="00320B54">
      <w:pPr>
        <w:pStyle w:val="ListParagraph"/>
        <w:numPr>
          <w:ilvl w:val="0"/>
          <w:numId w:val="168"/>
        </w:numPr>
        <w:contextualSpacing w:val="0"/>
        <w:rPr>
          <w:rFonts w:cs="Arial"/>
        </w:rPr>
      </w:pPr>
      <w:r w:rsidRPr="004342C6">
        <w:rPr>
          <w:rFonts w:cs="Arial"/>
        </w:rPr>
        <w:t>The system should work as per the flow, UI design, functional requirements, and special design considerations defined above in the use case.</w:t>
      </w:r>
    </w:p>
    <w:p w14:paraId="2F1B9117" w14:textId="77777777" w:rsidR="00553C32" w:rsidRPr="004342C6" w:rsidRDefault="00553C32" w:rsidP="00553C32">
      <w:pPr>
        <w:contextualSpacing w:val="0"/>
        <w:rPr>
          <w:rFonts w:cs="Arial"/>
        </w:rPr>
      </w:pPr>
    </w:p>
    <w:p w14:paraId="4F99F692" w14:textId="77777777" w:rsidR="00553C32" w:rsidRPr="004342C6" w:rsidRDefault="00553C32" w:rsidP="00553C32">
      <w:pPr>
        <w:contextualSpacing w:val="0"/>
        <w:rPr>
          <w:rFonts w:cs="Arial"/>
        </w:rPr>
      </w:pPr>
      <w:r w:rsidRPr="004342C6">
        <w:rPr>
          <w:rFonts w:cs="Arial"/>
        </w:rPr>
        <w:br w:type="page"/>
      </w:r>
    </w:p>
    <w:p w14:paraId="5560A4F5" w14:textId="7123AF09" w:rsidR="00553C32" w:rsidRPr="004342C6" w:rsidRDefault="00553C32" w:rsidP="00DB6AEE">
      <w:pPr>
        <w:pStyle w:val="Heading2"/>
      </w:pPr>
      <w:bookmarkStart w:id="519" w:name="_Use_Case_Id:_8"/>
      <w:bookmarkStart w:id="520" w:name="_Toc94634661"/>
      <w:bookmarkEnd w:id="519"/>
      <w:r w:rsidRPr="004342C6">
        <w:lastRenderedPageBreak/>
        <w:t>Use Case Id: UC-</w:t>
      </w:r>
      <w:r w:rsidR="005B09BA" w:rsidRPr="004342C6">
        <w:t>19</w:t>
      </w:r>
      <w:r w:rsidRPr="004342C6">
        <w:t xml:space="preserve"> </w:t>
      </w:r>
      <w:r w:rsidR="00CA7A91" w:rsidRPr="004342C6">
        <w:t>Transitional Medical Assistance (TMA)</w:t>
      </w:r>
      <w:r w:rsidR="00E1647B" w:rsidRPr="004342C6">
        <w:t xml:space="preserve"> Eligibility calculation</w:t>
      </w:r>
      <w:bookmarkEnd w:id="520"/>
    </w:p>
    <w:p w14:paraId="77A5327A" w14:textId="77777777" w:rsidR="00553C32" w:rsidRPr="004342C6" w:rsidRDefault="00553C32" w:rsidP="00553C32">
      <w:pPr>
        <w:pStyle w:val="Heading3"/>
        <w:numPr>
          <w:ilvl w:val="2"/>
          <w:numId w:val="13"/>
        </w:numPr>
        <w:rPr>
          <w:rFonts w:ascii="Arial" w:hAnsi="Arial" w:cs="Arial"/>
        </w:rPr>
      </w:pPr>
      <w:bookmarkStart w:id="521" w:name="_Toc94634662"/>
      <w:r w:rsidRPr="004342C6">
        <w:rPr>
          <w:rFonts w:ascii="Arial" w:hAnsi="Arial" w:cs="Arial"/>
        </w:rPr>
        <w:t>Description</w:t>
      </w:r>
      <w:bookmarkEnd w:id="521"/>
    </w:p>
    <w:p w14:paraId="178E6C9B" w14:textId="749F8D5E" w:rsidR="00553C32" w:rsidRPr="004342C6" w:rsidRDefault="00553C32" w:rsidP="00553C32">
      <w:pPr>
        <w:ind w:left="450"/>
        <w:rPr>
          <w:rFonts w:cs="Arial"/>
        </w:rPr>
      </w:pPr>
      <w:r w:rsidRPr="004342C6">
        <w:rPr>
          <w:rFonts w:cs="Arial"/>
        </w:rPr>
        <w:t xml:space="preserve">This use case describes how </w:t>
      </w:r>
      <w:r w:rsidR="0054043B">
        <w:rPr>
          <w:rFonts w:cs="Arial"/>
        </w:rPr>
        <w:t xml:space="preserve">the </w:t>
      </w:r>
      <w:r w:rsidR="00451A42" w:rsidRPr="004342C6">
        <w:rPr>
          <w:rFonts w:cs="Arial"/>
        </w:rPr>
        <w:t xml:space="preserve">system </w:t>
      </w:r>
      <w:r w:rsidR="0054043B">
        <w:rPr>
          <w:rFonts w:cs="Arial"/>
        </w:rPr>
        <w:t xml:space="preserve">will </w:t>
      </w:r>
      <w:r w:rsidR="00451A42" w:rsidRPr="004342C6">
        <w:rPr>
          <w:rFonts w:cs="Arial"/>
        </w:rPr>
        <w:t>determine MH eligibility based on Transitional Medical Assistance (TMA)</w:t>
      </w:r>
    </w:p>
    <w:p w14:paraId="4423C51A" w14:textId="77777777" w:rsidR="00451A42" w:rsidRPr="004342C6" w:rsidRDefault="00451A42" w:rsidP="00553C32">
      <w:pPr>
        <w:ind w:left="450"/>
        <w:rPr>
          <w:rFonts w:cs="Arial"/>
        </w:rPr>
      </w:pPr>
    </w:p>
    <w:p w14:paraId="4DE93A91" w14:textId="77777777" w:rsidR="00553C32" w:rsidRPr="004342C6" w:rsidRDefault="00553C32" w:rsidP="00553C32">
      <w:pPr>
        <w:pStyle w:val="Heading3"/>
        <w:numPr>
          <w:ilvl w:val="2"/>
          <w:numId w:val="13"/>
        </w:numPr>
        <w:rPr>
          <w:rFonts w:ascii="Arial" w:hAnsi="Arial" w:cs="Arial"/>
        </w:rPr>
      </w:pPr>
      <w:bookmarkStart w:id="522" w:name="_Toc94634663"/>
      <w:r w:rsidRPr="004342C6">
        <w:rPr>
          <w:rFonts w:ascii="Arial" w:hAnsi="Arial" w:cs="Arial"/>
        </w:rPr>
        <w:t>Related Use case</w:t>
      </w:r>
      <w:bookmarkEnd w:id="522"/>
      <w:r w:rsidRPr="004342C6">
        <w:rPr>
          <w:rFonts w:ascii="Arial" w:hAnsi="Arial" w:cs="Arial"/>
        </w:rPr>
        <w:t xml:space="preserve"> </w:t>
      </w:r>
    </w:p>
    <w:p w14:paraId="0778B8BA" w14:textId="77777777" w:rsidR="00553C32" w:rsidRPr="004342C6" w:rsidRDefault="00553C32" w:rsidP="00553C32">
      <w:pPr>
        <w:ind w:firstLine="450"/>
        <w:rPr>
          <w:rFonts w:cs="Arial"/>
        </w:rPr>
      </w:pPr>
      <w:r w:rsidRPr="004342C6">
        <w:rPr>
          <w:rFonts w:cs="Arial"/>
        </w:rPr>
        <w:t>Not applicable</w:t>
      </w:r>
    </w:p>
    <w:p w14:paraId="3D536833" w14:textId="77777777" w:rsidR="00553C32" w:rsidRPr="004342C6" w:rsidRDefault="00553C32" w:rsidP="00553C32">
      <w:pPr>
        <w:rPr>
          <w:rFonts w:cs="Arial"/>
        </w:rPr>
      </w:pPr>
      <w:r w:rsidRPr="004342C6">
        <w:rPr>
          <w:rFonts w:cs="Arial"/>
          <w:i/>
          <w:color w:val="00B050"/>
        </w:rPr>
        <w:t xml:space="preserve">  </w:t>
      </w:r>
    </w:p>
    <w:p w14:paraId="43D141F2" w14:textId="77777777" w:rsidR="00553C32" w:rsidRPr="004342C6" w:rsidRDefault="00553C32" w:rsidP="00553C32">
      <w:pPr>
        <w:pStyle w:val="Heading3"/>
        <w:numPr>
          <w:ilvl w:val="2"/>
          <w:numId w:val="13"/>
        </w:numPr>
        <w:rPr>
          <w:rFonts w:ascii="Arial" w:hAnsi="Arial" w:cs="Arial"/>
        </w:rPr>
      </w:pPr>
      <w:bookmarkStart w:id="523" w:name="_Toc94634664"/>
      <w:r w:rsidRPr="004342C6">
        <w:rPr>
          <w:rFonts w:ascii="Arial" w:hAnsi="Arial" w:cs="Arial"/>
        </w:rPr>
        <w:t>Actor(s)</w:t>
      </w:r>
      <w:bookmarkEnd w:id="523"/>
    </w:p>
    <w:p w14:paraId="4DDBBD73" w14:textId="77777777" w:rsidR="00553C32" w:rsidRPr="004342C6" w:rsidRDefault="00553C32" w:rsidP="001C1D81">
      <w:pPr>
        <w:pStyle w:val="ListParagraph"/>
        <w:numPr>
          <w:ilvl w:val="0"/>
          <w:numId w:val="76"/>
        </w:numPr>
        <w:ind w:left="810"/>
        <w:contextualSpacing w:val="0"/>
        <w:rPr>
          <w:rFonts w:cs="Arial"/>
        </w:rPr>
      </w:pPr>
      <w:r w:rsidRPr="004342C6">
        <w:rPr>
          <w:rFonts w:cs="Arial"/>
        </w:rPr>
        <w:t>HIX System</w:t>
      </w:r>
    </w:p>
    <w:p w14:paraId="01FFCB22" w14:textId="77777777" w:rsidR="00553C32" w:rsidRPr="004342C6" w:rsidRDefault="00553C32" w:rsidP="001C1D81">
      <w:pPr>
        <w:pStyle w:val="ListParagraph"/>
        <w:numPr>
          <w:ilvl w:val="0"/>
          <w:numId w:val="76"/>
        </w:numPr>
        <w:ind w:left="810"/>
        <w:contextualSpacing w:val="0"/>
        <w:rPr>
          <w:rFonts w:cs="Arial"/>
        </w:rPr>
      </w:pPr>
      <w:r w:rsidRPr="004342C6">
        <w:rPr>
          <w:rFonts w:cs="Arial"/>
        </w:rPr>
        <w:t>Individual User</w:t>
      </w:r>
    </w:p>
    <w:p w14:paraId="4D208F79" w14:textId="77777777" w:rsidR="00553C32" w:rsidRPr="004342C6" w:rsidRDefault="00553C32" w:rsidP="001C1D81">
      <w:pPr>
        <w:pStyle w:val="ListParagraph"/>
        <w:numPr>
          <w:ilvl w:val="0"/>
          <w:numId w:val="76"/>
        </w:numPr>
        <w:ind w:left="810"/>
        <w:contextualSpacing w:val="0"/>
        <w:rPr>
          <w:rFonts w:cs="Arial"/>
        </w:rPr>
      </w:pPr>
      <w:r w:rsidRPr="004342C6">
        <w:rPr>
          <w:rFonts w:cs="Arial"/>
        </w:rPr>
        <w:t xml:space="preserve">Assistor portal users </w:t>
      </w:r>
    </w:p>
    <w:p w14:paraId="752CF0AB" w14:textId="77777777" w:rsidR="00553C32" w:rsidRPr="004342C6" w:rsidRDefault="00553C32" w:rsidP="0054043B">
      <w:pPr>
        <w:pStyle w:val="ListParagraph"/>
        <w:numPr>
          <w:ilvl w:val="0"/>
          <w:numId w:val="20"/>
        </w:numPr>
        <w:contextualSpacing w:val="0"/>
        <w:rPr>
          <w:rFonts w:cs="Arial"/>
        </w:rPr>
      </w:pPr>
      <w:r w:rsidRPr="004342C6">
        <w:rPr>
          <w:rFonts w:cs="Arial"/>
        </w:rPr>
        <w:t>CAC User</w:t>
      </w:r>
    </w:p>
    <w:p w14:paraId="5819CD8D" w14:textId="77777777" w:rsidR="00553C32" w:rsidRPr="004342C6" w:rsidRDefault="00553C32" w:rsidP="0054043B">
      <w:pPr>
        <w:pStyle w:val="ListParagraph"/>
        <w:numPr>
          <w:ilvl w:val="0"/>
          <w:numId w:val="20"/>
        </w:numPr>
        <w:contextualSpacing w:val="0"/>
        <w:rPr>
          <w:rFonts w:cs="Arial"/>
        </w:rPr>
      </w:pPr>
      <w:r w:rsidRPr="004342C6">
        <w:rPr>
          <w:rFonts w:cs="Arial"/>
        </w:rPr>
        <w:t>Navigator User</w:t>
      </w:r>
    </w:p>
    <w:p w14:paraId="70EF76C2" w14:textId="77777777" w:rsidR="00553C32" w:rsidRPr="004342C6" w:rsidRDefault="00553C32" w:rsidP="001C1D81">
      <w:pPr>
        <w:pStyle w:val="ListParagraph"/>
        <w:numPr>
          <w:ilvl w:val="0"/>
          <w:numId w:val="76"/>
        </w:numPr>
        <w:ind w:left="810"/>
        <w:contextualSpacing w:val="0"/>
        <w:rPr>
          <w:rFonts w:cs="Arial"/>
        </w:rPr>
      </w:pPr>
      <w:r w:rsidRPr="004342C6">
        <w:rPr>
          <w:rFonts w:cs="Arial"/>
        </w:rPr>
        <w:t>The following Agent Portal User(s):</w:t>
      </w:r>
    </w:p>
    <w:p w14:paraId="2DABD6D4" w14:textId="77777777" w:rsidR="00553C32" w:rsidRPr="004342C6" w:rsidRDefault="00553C32" w:rsidP="0054043B">
      <w:pPr>
        <w:pStyle w:val="ListParagraph"/>
        <w:numPr>
          <w:ilvl w:val="0"/>
          <w:numId w:val="20"/>
        </w:numPr>
        <w:contextualSpacing w:val="0"/>
        <w:rPr>
          <w:rFonts w:cs="Arial"/>
        </w:rPr>
      </w:pPr>
      <w:r w:rsidRPr="004342C6">
        <w:rPr>
          <w:rFonts w:cs="Arial"/>
        </w:rPr>
        <w:t>Back Office User</w:t>
      </w:r>
    </w:p>
    <w:p w14:paraId="345D61A7" w14:textId="77777777" w:rsidR="00553C32" w:rsidRPr="004342C6" w:rsidRDefault="00553C32" w:rsidP="0054043B">
      <w:pPr>
        <w:pStyle w:val="ListParagraph"/>
        <w:numPr>
          <w:ilvl w:val="0"/>
          <w:numId w:val="20"/>
        </w:numPr>
        <w:contextualSpacing w:val="0"/>
        <w:rPr>
          <w:rFonts w:cs="Arial"/>
        </w:rPr>
      </w:pPr>
      <w:r w:rsidRPr="004342C6">
        <w:rPr>
          <w:rFonts w:cs="Arial"/>
        </w:rPr>
        <w:t>Super User/MED_BO User</w:t>
      </w:r>
    </w:p>
    <w:p w14:paraId="7D7806F3" w14:textId="77777777" w:rsidR="00553C32" w:rsidRPr="004342C6" w:rsidRDefault="00553C32" w:rsidP="0054043B">
      <w:pPr>
        <w:pStyle w:val="ListParagraph"/>
        <w:numPr>
          <w:ilvl w:val="0"/>
          <w:numId w:val="20"/>
        </w:numPr>
        <w:contextualSpacing w:val="0"/>
        <w:rPr>
          <w:rFonts w:cs="Arial"/>
        </w:rPr>
      </w:pPr>
      <w:r w:rsidRPr="004342C6">
        <w:rPr>
          <w:rFonts w:cs="Arial"/>
        </w:rPr>
        <w:t>CSR User</w:t>
      </w:r>
    </w:p>
    <w:p w14:paraId="00AF9CD4" w14:textId="77777777" w:rsidR="00553C32" w:rsidRPr="004342C6" w:rsidRDefault="00553C32" w:rsidP="0054043B">
      <w:pPr>
        <w:pStyle w:val="ListParagraph"/>
        <w:numPr>
          <w:ilvl w:val="0"/>
          <w:numId w:val="20"/>
        </w:numPr>
        <w:contextualSpacing w:val="0"/>
        <w:rPr>
          <w:rFonts w:cs="Arial"/>
        </w:rPr>
      </w:pPr>
      <w:r w:rsidRPr="004342C6">
        <w:rPr>
          <w:rFonts w:cs="Arial"/>
        </w:rPr>
        <w:t>TPL User</w:t>
      </w:r>
    </w:p>
    <w:p w14:paraId="6C2030ED" w14:textId="77777777" w:rsidR="00553C32" w:rsidRPr="004342C6" w:rsidRDefault="00553C32" w:rsidP="0054043B">
      <w:pPr>
        <w:pStyle w:val="ListParagraph"/>
        <w:numPr>
          <w:ilvl w:val="0"/>
          <w:numId w:val="20"/>
        </w:numPr>
        <w:contextualSpacing w:val="0"/>
        <w:rPr>
          <w:rFonts w:cs="Arial"/>
        </w:rPr>
      </w:pPr>
      <w:r w:rsidRPr="004342C6">
        <w:rPr>
          <w:rFonts w:cs="Arial"/>
        </w:rPr>
        <w:t>TPL Super User</w:t>
      </w:r>
    </w:p>
    <w:p w14:paraId="2A01F1FB" w14:textId="77777777" w:rsidR="00553C32" w:rsidRPr="004342C6" w:rsidRDefault="00553C32" w:rsidP="0054043B">
      <w:pPr>
        <w:pStyle w:val="ListParagraph"/>
        <w:numPr>
          <w:ilvl w:val="0"/>
          <w:numId w:val="20"/>
        </w:numPr>
        <w:contextualSpacing w:val="0"/>
        <w:rPr>
          <w:rFonts w:cs="Arial"/>
        </w:rPr>
      </w:pPr>
      <w:r w:rsidRPr="004342C6">
        <w:rPr>
          <w:rFonts w:cs="Arial"/>
        </w:rPr>
        <w:t>TPL_BO User</w:t>
      </w:r>
    </w:p>
    <w:p w14:paraId="27ACEF32" w14:textId="77777777" w:rsidR="00553C32" w:rsidRPr="004342C6" w:rsidRDefault="00553C32" w:rsidP="0054043B">
      <w:pPr>
        <w:pStyle w:val="ListParagraph"/>
        <w:numPr>
          <w:ilvl w:val="0"/>
          <w:numId w:val="20"/>
        </w:numPr>
        <w:contextualSpacing w:val="0"/>
        <w:rPr>
          <w:rFonts w:cs="Arial"/>
        </w:rPr>
      </w:pPr>
      <w:r w:rsidRPr="004342C6">
        <w:rPr>
          <w:rFonts w:cs="Arial"/>
        </w:rPr>
        <w:t>Advanced CSR User</w:t>
      </w:r>
    </w:p>
    <w:p w14:paraId="30610FCE" w14:textId="77777777" w:rsidR="00553C32" w:rsidRPr="004342C6" w:rsidRDefault="00553C32" w:rsidP="00553C32">
      <w:pPr>
        <w:rPr>
          <w:rFonts w:cs="Arial"/>
        </w:rPr>
      </w:pPr>
      <w:r w:rsidRPr="004342C6">
        <w:rPr>
          <w:rFonts w:cs="Arial"/>
          <w:i/>
          <w:color w:val="00B050"/>
        </w:rPr>
        <w:t xml:space="preserve">  </w:t>
      </w:r>
    </w:p>
    <w:p w14:paraId="16A825FC" w14:textId="77777777" w:rsidR="00553C32" w:rsidRPr="004342C6" w:rsidRDefault="00553C32" w:rsidP="00553C32">
      <w:pPr>
        <w:pStyle w:val="Heading3"/>
        <w:numPr>
          <w:ilvl w:val="2"/>
          <w:numId w:val="13"/>
        </w:numPr>
        <w:rPr>
          <w:rFonts w:ascii="Arial" w:hAnsi="Arial" w:cs="Arial"/>
        </w:rPr>
      </w:pPr>
      <w:bookmarkStart w:id="524" w:name="_Toc94634665"/>
      <w:r w:rsidRPr="004342C6">
        <w:rPr>
          <w:rFonts w:ascii="Arial" w:hAnsi="Arial" w:cs="Arial"/>
        </w:rPr>
        <w:t>Trigger(s)</w:t>
      </w:r>
      <w:bookmarkEnd w:id="524"/>
    </w:p>
    <w:p w14:paraId="4BC5E759" w14:textId="7972055B" w:rsidR="00553C32" w:rsidRDefault="00553C32" w:rsidP="001C1D81">
      <w:pPr>
        <w:pStyle w:val="ListParagraph"/>
        <w:numPr>
          <w:ilvl w:val="0"/>
          <w:numId w:val="75"/>
        </w:numPr>
        <w:ind w:left="810"/>
        <w:contextualSpacing w:val="0"/>
        <w:rPr>
          <w:rFonts w:cs="Arial"/>
        </w:rPr>
      </w:pPr>
      <w:r w:rsidRPr="004342C6">
        <w:rPr>
          <w:rFonts w:cs="Arial"/>
        </w:rPr>
        <w:t>Eligibility is determined/re-determined through any process</w:t>
      </w:r>
      <w:r w:rsidR="0054043B">
        <w:rPr>
          <w:rFonts w:cs="Arial"/>
        </w:rPr>
        <w:t>,</w:t>
      </w:r>
      <w:r w:rsidRPr="004342C6">
        <w:rPr>
          <w:rFonts w:cs="Arial"/>
        </w:rPr>
        <w:t xml:space="preserve"> e.g.</w:t>
      </w:r>
      <w:r w:rsidR="0054043B">
        <w:rPr>
          <w:rFonts w:cs="Arial"/>
        </w:rPr>
        <w:t>,</w:t>
      </w:r>
      <w:r w:rsidRPr="004342C6">
        <w:rPr>
          <w:rFonts w:cs="Arial"/>
        </w:rPr>
        <w:t xml:space="preserve"> </w:t>
      </w:r>
      <w:r w:rsidR="00004265" w:rsidRPr="004342C6">
        <w:rPr>
          <w:rFonts w:cs="Arial"/>
        </w:rPr>
        <w:t>Batch/BO determination, online SSAP flow, Renewals, PDM, eligibility RFI timeclock expiration.</w:t>
      </w:r>
    </w:p>
    <w:p w14:paraId="47B872C5" w14:textId="77777777" w:rsidR="00E7709B" w:rsidRPr="004342C6" w:rsidRDefault="00E7709B" w:rsidP="00E7709B">
      <w:pPr>
        <w:pStyle w:val="ListParagraph"/>
        <w:ind w:left="810"/>
        <w:contextualSpacing w:val="0"/>
        <w:rPr>
          <w:rFonts w:cs="Arial"/>
        </w:rPr>
      </w:pPr>
    </w:p>
    <w:p w14:paraId="5592A1E5" w14:textId="77777777" w:rsidR="00553C32" w:rsidRPr="004342C6" w:rsidRDefault="00553C32" w:rsidP="00553C32">
      <w:pPr>
        <w:pStyle w:val="ListParagraph"/>
        <w:ind w:left="1080"/>
        <w:contextualSpacing w:val="0"/>
        <w:rPr>
          <w:rFonts w:cs="Arial"/>
        </w:rPr>
      </w:pPr>
    </w:p>
    <w:p w14:paraId="7559AA46" w14:textId="77777777" w:rsidR="00553C32" w:rsidRPr="004342C6" w:rsidRDefault="00553C32" w:rsidP="00553C32">
      <w:pPr>
        <w:pStyle w:val="Heading3"/>
        <w:numPr>
          <w:ilvl w:val="2"/>
          <w:numId w:val="13"/>
        </w:numPr>
        <w:rPr>
          <w:rFonts w:ascii="Arial" w:hAnsi="Arial" w:cs="Arial"/>
        </w:rPr>
      </w:pPr>
      <w:bookmarkStart w:id="525" w:name="_Toc94634666"/>
      <w:r w:rsidRPr="004342C6">
        <w:rPr>
          <w:rFonts w:ascii="Arial" w:hAnsi="Arial" w:cs="Arial"/>
        </w:rPr>
        <w:t>Precondition(s)</w:t>
      </w:r>
      <w:bookmarkEnd w:id="525"/>
    </w:p>
    <w:p w14:paraId="0BE648B4" w14:textId="27478CE4" w:rsidR="00553C32" w:rsidRPr="001C36E0" w:rsidRDefault="001C36E0" w:rsidP="00320B54">
      <w:pPr>
        <w:pStyle w:val="NumberedNormal"/>
        <w:numPr>
          <w:ilvl w:val="0"/>
          <w:numId w:val="427"/>
        </w:numPr>
        <w:ind w:left="810"/>
        <w:contextualSpacing/>
        <w:rPr>
          <w:rFonts w:ascii="Arial" w:eastAsiaTheme="minorHAnsi" w:hAnsi="Arial" w:cs="Arial"/>
          <w:sz w:val="22"/>
          <w:szCs w:val="22"/>
        </w:rPr>
      </w:pPr>
      <w:r w:rsidRPr="001C36E0">
        <w:rPr>
          <w:rFonts w:ascii="Arial" w:eastAsiaTheme="minorHAnsi" w:hAnsi="Arial" w:cs="Arial"/>
          <w:sz w:val="22"/>
          <w:szCs w:val="22"/>
        </w:rPr>
        <w:t>The user reports a change in the application or eligibility is re-determined via any manual or systematic process.</w:t>
      </w:r>
    </w:p>
    <w:p w14:paraId="5624293A" w14:textId="77777777" w:rsidR="0053080C" w:rsidRPr="00451E4B" w:rsidRDefault="0053080C" w:rsidP="00320B54">
      <w:pPr>
        <w:pStyle w:val="NumberedNormal"/>
        <w:numPr>
          <w:ilvl w:val="0"/>
          <w:numId w:val="427"/>
        </w:numPr>
        <w:ind w:left="810"/>
        <w:contextualSpacing/>
        <w:rPr>
          <w:rFonts w:ascii="Arial" w:eastAsiaTheme="minorHAnsi" w:hAnsi="Arial" w:cs="Arial"/>
          <w:sz w:val="22"/>
          <w:szCs w:val="22"/>
        </w:rPr>
      </w:pPr>
      <w:r w:rsidRPr="00451E4B">
        <w:rPr>
          <w:rFonts w:ascii="Arial" w:eastAsiaTheme="minorHAnsi" w:hAnsi="Arial" w:cs="Arial"/>
          <w:sz w:val="22"/>
          <w:szCs w:val="22"/>
        </w:rPr>
        <w:t>The member has Medicaid Standard or Standard Plus buy-in benefits.</w:t>
      </w:r>
    </w:p>
    <w:p w14:paraId="444E7DA9" w14:textId="77777777" w:rsidR="0053080C" w:rsidRPr="00451E4B" w:rsidRDefault="0053080C" w:rsidP="00320B54">
      <w:pPr>
        <w:pStyle w:val="NumberedNormal"/>
        <w:numPr>
          <w:ilvl w:val="0"/>
          <w:numId w:val="427"/>
        </w:numPr>
        <w:ind w:left="810"/>
        <w:contextualSpacing/>
        <w:rPr>
          <w:rFonts w:ascii="Arial" w:eastAsiaTheme="minorHAnsi" w:hAnsi="Arial" w:cs="Arial"/>
          <w:sz w:val="22"/>
          <w:szCs w:val="22"/>
        </w:rPr>
      </w:pPr>
      <w:r w:rsidRPr="00451E4B">
        <w:rPr>
          <w:rFonts w:ascii="Arial" w:eastAsiaTheme="minorHAnsi" w:hAnsi="Arial" w:cs="Arial"/>
          <w:sz w:val="22"/>
          <w:szCs w:val="22"/>
        </w:rPr>
        <w:t>The Medicaid household continues to include a child younger than age 19 living with a parent/caretaker relative.</w:t>
      </w:r>
    </w:p>
    <w:p w14:paraId="123787A0" w14:textId="77777777" w:rsidR="0053080C" w:rsidRPr="00451E4B" w:rsidRDefault="0053080C" w:rsidP="00320B54">
      <w:pPr>
        <w:pStyle w:val="NumberedNormal"/>
        <w:numPr>
          <w:ilvl w:val="0"/>
          <w:numId w:val="427"/>
        </w:numPr>
        <w:ind w:left="810"/>
        <w:contextualSpacing/>
        <w:rPr>
          <w:rFonts w:ascii="Arial" w:eastAsiaTheme="minorHAnsi" w:hAnsi="Arial" w:cs="Arial"/>
          <w:sz w:val="22"/>
          <w:szCs w:val="22"/>
        </w:rPr>
      </w:pPr>
      <w:r w:rsidRPr="00451E4B">
        <w:rPr>
          <w:rFonts w:ascii="Arial" w:eastAsiaTheme="minorHAnsi" w:hAnsi="Arial" w:cs="Arial"/>
          <w:sz w:val="22"/>
          <w:szCs w:val="22"/>
        </w:rPr>
        <w:t>The income should be verified in the latest eligibility.</w:t>
      </w:r>
    </w:p>
    <w:p w14:paraId="775AC6AF" w14:textId="77777777" w:rsidR="0053080C" w:rsidRDefault="0053080C" w:rsidP="00320B54">
      <w:pPr>
        <w:pStyle w:val="NumberedNormal"/>
        <w:numPr>
          <w:ilvl w:val="0"/>
          <w:numId w:val="427"/>
        </w:numPr>
        <w:ind w:left="810"/>
        <w:contextualSpacing/>
        <w:rPr>
          <w:rFonts w:ascii="Arial" w:eastAsiaTheme="minorHAnsi" w:hAnsi="Arial" w:cs="Arial"/>
          <w:sz w:val="22"/>
          <w:szCs w:val="22"/>
        </w:rPr>
      </w:pPr>
      <w:r w:rsidRPr="00451E4B">
        <w:rPr>
          <w:rFonts w:ascii="Arial" w:eastAsiaTheme="minorHAnsi" w:hAnsi="Arial" w:cs="Arial"/>
          <w:sz w:val="22"/>
          <w:szCs w:val="22"/>
        </w:rPr>
        <w:t>A parent or caretaker relative continues to be employed.</w:t>
      </w:r>
    </w:p>
    <w:p w14:paraId="3732D17C" w14:textId="77777777" w:rsidR="00E1647B" w:rsidRPr="004342C6" w:rsidRDefault="00E1647B" w:rsidP="00E1647B">
      <w:pPr>
        <w:pStyle w:val="NumberedNormal"/>
        <w:ind w:left="1170" w:firstLine="0"/>
        <w:contextualSpacing/>
        <w:rPr>
          <w:rFonts w:ascii="Arial" w:eastAsiaTheme="minorHAnsi" w:hAnsi="Arial" w:cs="Arial"/>
          <w:sz w:val="22"/>
          <w:szCs w:val="22"/>
        </w:rPr>
      </w:pPr>
    </w:p>
    <w:p w14:paraId="6DBD29D6" w14:textId="77777777" w:rsidR="00553C32" w:rsidRPr="004342C6" w:rsidRDefault="00553C32" w:rsidP="00553C32">
      <w:pPr>
        <w:pStyle w:val="Heading3"/>
        <w:numPr>
          <w:ilvl w:val="2"/>
          <w:numId w:val="13"/>
        </w:numPr>
        <w:pBdr>
          <w:bottom w:val="single" w:sz="12" w:space="5" w:color="4C8B3F"/>
        </w:pBdr>
        <w:rPr>
          <w:rFonts w:ascii="Arial" w:hAnsi="Arial" w:cs="Arial"/>
        </w:rPr>
      </w:pPr>
      <w:bookmarkStart w:id="526" w:name="_Toc94634667"/>
      <w:r w:rsidRPr="004342C6">
        <w:rPr>
          <w:rFonts w:ascii="Arial" w:hAnsi="Arial" w:cs="Arial"/>
        </w:rPr>
        <w:t>Postcondition(s)</w:t>
      </w:r>
      <w:bookmarkEnd w:id="526"/>
    </w:p>
    <w:p w14:paraId="34F50961" w14:textId="3A754517" w:rsidR="00E1647B" w:rsidRPr="004342C6" w:rsidRDefault="00E1647B" w:rsidP="00320B54">
      <w:pPr>
        <w:pStyle w:val="NumberedNormal"/>
        <w:numPr>
          <w:ilvl w:val="4"/>
          <w:numId w:val="245"/>
        </w:numPr>
        <w:ind w:left="810"/>
        <w:contextualSpacing/>
        <w:rPr>
          <w:rFonts w:ascii="Arial" w:hAnsi="Arial" w:cs="Arial"/>
          <w:sz w:val="22"/>
          <w:szCs w:val="22"/>
        </w:rPr>
      </w:pPr>
      <w:r w:rsidRPr="004342C6">
        <w:rPr>
          <w:rFonts w:ascii="Arial" w:hAnsi="Arial" w:cs="Arial"/>
          <w:sz w:val="22"/>
          <w:szCs w:val="22"/>
        </w:rPr>
        <w:t>The system will run the rules defined in the Function</w:t>
      </w:r>
      <w:r w:rsidR="009260EE">
        <w:rPr>
          <w:rFonts w:ascii="Arial" w:hAnsi="Arial" w:cs="Arial"/>
          <w:sz w:val="22"/>
          <w:szCs w:val="22"/>
        </w:rPr>
        <w:t>al</w:t>
      </w:r>
      <w:r w:rsidRPr="004342C6">
        <w:rPr>
          <w:rFonts w:ascii="Arial" w:hAnsi="Arial" w:cs="Arial"/>
          <w:sz w:val="22"/>
          <w:szCs w:val="22"/>
        </w:rPr>
        <w:t xml:space="preserve"> Requirement </w:t>
      </w:r>
      <w:r w:rsidR="0030145C" w:rsidRPr="0030145C">
        <w:rPr>
          <w:rFonts w:ascii="Arial" w:hAnsi="Arial" w:cs="Arial"/>
          <w:sz w:val="22"/>
          <w:szCs w:val="22"/>
        </w:rPr>
        <w:t>TMA.PCS.02.001</w:t>
      </w:r>
      <w:r w:rsidRPr="004342C6">
        <w:rPr>
          <w:rFonts w:ascii="Arial" w:hAnsi="Arial" w:cs="Arial"/>
          <w:sz w:val="22"/>
          <w:szCs w:val="22"/>
        </w:rPr>
        <w:t>to determine the TMA eligibility for the MassHealth member.</w:t>
      </w:r>
    </w:p>
    <w:p w14:paraId="220F6A64" w14:textId="68A0368B" w:rsidR="00E1647B" w:rsidRPr="004342C6" w:rsidRDefault="00E1647B" w:rsidP="00320B54">
      <w:pPr>
        <w:pStyle w:val="NumberedNormal"/>
        <w:numPr>
          <w:ilvl w:val="4"/>
          <w:numId w:val="245"/>
        </w:numPr>
        <w:ind w:left="810"/>
        <w:contextualSpacing/>
        <w:rPr>
          <w:rFonts w:ascii="Arial" w:hAnsi="Arial" w:cs="Arial"/>
          <w:sz w:val="22"/>
          <w:szCs w:val="22"/>
        </w:rPr>
      </w:pPr>
      <w:r w:rsidRPr="004342C6">
        <w:rPr>
          <w:rFonts w:ascii="Arial" w:hAnsi="Arial" w:cs="Arial"/>
          <w:sz w:val="22"/>
          <w:szCs w:val="22"/>
        </w:rPr>
        <w:lastRenderedPageBreak/>
        <w:t xml:space="preserve">The system will not automatically redetermine the TMA eligibility when </w:t>
      </w:r>
      <w:r w:rsidR="0054043B">
        <w:rPr>
          <w:rFonts w:ascii="Arial" w:hAnsi="Arial" w:cs="Arial"/>
          <w:sz w:val="22"/>
          <w:szCs w:val="22"/>
        </w:rPr>
        <w:t xml:space="preserve">the </w:t>
      </w:r>
      <w:r w:rsidRPr="004342C6">
        <w:rPr>
          <w:rFonts w:ascii="Arial" w:hAnsi="Arial" w:cs="Arial"/>
          <w:sz w:val="22"/>
          <w:szCs w:val="22"/>
        </w:rPr>
        <w:t>child turns age 19 or older</w:t>
      </w:r>
      <w:r w:rsidR="00902118">
        <w:rPr>
          <w:rFonts w:ascii="Arial" w:hAnsi="Arial" w:cs="Arial"/>
          <w:sz w:val="22"/>
          <w:szCs w:val="22"/>
        </w:rPr>
        <w:t>.</w:t>
      </w:r>
    </w:p>
    <w:p w14:paraId="261DAA1C" w14:textId="1982F886" w:rsidR="00592867" w:rsidRDefault="00E1647B" w:rsidP="00320B54">
      <w:pPr>
        <w:pStyle w:val="NumberedNormal"/>
        <w:numPr>
          <w:ilvl w:val="4"/>
          <w:numId w:val="245"/>
        </w:numPr>
        <w:ind w:left="810"/>
        <w:contextualSpacing/>
        <w:rPr>
          <w:rFonts w:ascii="Arial" w:hAnsi="Arial" w:cs="Arial"/>
          <w:sz w:val="22"/>
          <w:szCs w:val="22"/>
        </w:rPr>
      </w:pPr>
      <w:r w:rsidRPr="004342C6">
        <w:rPr>
          <w:rFonts w:ascii="Arial" w:hAnsi="Arial" w:cs="Arial"/>
          <w:sz w:val="22"/>
          <w:szCs w:val="22"/>
        </w:rPr>
        <w:t xml:space="preserve">The system will assign the TMA period to the individual who is TMA eligible whether </w:t>
      </w:r>
      <w:r w:rsidR="0054043B">
        <w:rPr>
          <w:rFonts w:ascii="Arial" w:hAnsi="Arial" w:cs="Arial"/>
          <w:sz w:val="22"/>
          <w:szCs w:val="22"/>
        </w:rPr>
        <w:t xml:space="preserve">an </w:t>
      </w:r>
      <w:r w:rsidRPr="004342C6">
        <w:rPr>
          <w:rFonts w:ascii="Arial" w:hAnsi="Arial" w:cs="Arial"/>
          <w:sz w:val="22"/>
          <w:szCs w:val="22"/>
        </w:rPr>
        <w:t xml:space="preserve">individual is eligible/not eligible to get </w:t>
      </w:r>
      <w:r w:rsidR="0054043B">
        <w:rPr>
          <w:rFonts w:ascii="Arial" w:hAnsi="Arial" w:cs="Arial"/>
          <w:sz w:val="22"/>
          <w:szCs w:val="22"/>
        </w:rPr>
        <w:t xml:space="preserve">the </w:t>
      </w:r>
      <w:r w:rsidRPr="004342C6">
        <w:rPr>
          <w:rFonts w:ascii="Arial" w:hAnsi="Arial" w:cs="Arial"/>
          <w:sz w:val="22"/>
          <w:szCs w:val="22"/>
        </w:rPr>
        <w:t>TMA aid category based on system aid category rules.</w:t>
      </w:r>
    </w:p>
    <w:p w14:paraId="5B13B7FB" w14:textId="77777777" w:rsidR="00592867" w:rsidRDefault="00592867" w:rsidP="00320B54">
      <w:pPr>
        <w:pStyle w:val="NumberedNormal"/>
        <w:numPr>
          <w:ilvl w:val="4"/>
          <w:numId w:val="245"/>
        </w:numPr>
        <w:ind w:left="810"/>
        <w:contextualSpacing/>
        <w:rPr>
          <w:rFonts w:ascii="Arial" w:hAnsi="Arial" w:cs="Arial"/>
          <w:sz w:val="22"/>
          <w:szCs w:val="22"/>
        </w:rPr>
      </w:pPr>
      <w:r w:rsidRPr="00E55984">
        <w:rPr>
          <w:rFonts w:ascii="Arial" w:hAnsi="Arial" w:cs="Arial"/>
          <w:sz w:val="22"/>
          <w:szCs w:val="22"/>
        </w:rPr>
        <w:t>The system awards TMA eligibility if the system also determines that the MAGI FPL of the member who receives Medicaid Standard/Standard Plus Buy-In has increased above 133% due to any reason.</w:t>
      </w:r>
    </w:p>
    <w:p w14:paraId="39DEE921" w14:textId="77777777" w:rsidR="00592867" w:rsidRPr="0050629F" w:rsidRDefault="00592867" w:rsidP="00320B54">
      <w:pPr>
        <w:pStyle w:val="NumberedNormal"/>
        <w:numPr>
          <w:ilvl w:val="4"/>
          <w:numId w:val="245"/>
        </w:numPr>
        <w:ind w:left="810"/>
        <w:contextualSpacing/>
        <w:rPr>
          <w:rFonts w:ascii="Arial" w:hAnsi="Arial" w:cs="Arial"/>
          <w:sz w:val="22"/>
          <w:szCs w:val="22"/>
        </w:rPr>
      </w:pPr>
      <w:r w:rsidRPr="0050629F">
        <w:rPr>
          <w:rFonts w:ascii="Arial" w:hAnsi="Arial" w:cs="Arial"/>
          <w:sz w:val="22"/>
          <w:szCs w:val="22"/>
        </w:rPr>
        <w:t>The system evaluated and calculated the TMA period.</w:t>
      </w:r>
    </w:p>
    <w:p w14:paraId="37A26943" w14:textId="77777777" w:rsidR="00592867" w:rsidRPr="0050629F" w:rsidRDefault="00592867" w:rsidP="00320B54">
      <w:pPr>
        <w:pStyle w:val="NumberedNormal"/>
        <w:numPr>
          <w:ilvl w:val="4"/>
          <w:numId w:val="245"/>
        </w:numPr>
        <w:ind w:left="810"/>
        <w:contextualSpacing/>
        <w:rPr>
          <w:rFonts w:ascii="Arial" w:hAnsi="Arial" w:cs="Arial"/>
          <w:sz w:val="22"/>
          <w:szCs w:val="22"/>
        </w:rPr>
      </w:pPr>
      <w:r w:rsidRPr="0050629F">
        <w:rPr>
          <w:rFonts w:ascii="Arial" w:hAnsi="Arial" w:cs="Arial"/>
          <w:sz w:val="22"/>
          <w:szCs w:val="22"/>
        </w:rPr>
        <w:t>The system calculated the TMA period start date based on the Event Date or paper application date (if available), else PD submission date in case of any event change.</w:t>
      </w:r>
    </w:p>
    <w:p w14:paraId="200C76DC" w14:textId="77777777" w:rsidR="00484BE7" w:rsidRPr="00484BE7" w:rsidRDefault="00484BE7" w:rsidP="00320B54">
      <w:pPr>
        <w:pStyle w:val="NumberedNormal"/>
        <w:numPr>
          <w:ilvl w:val="4"/>
          <w:numId w:val="245"/>
        </w:numPr>
        <w:ind w:left="810"/>
        <w:contextualSpacing/>
        <w:rPr>
          <w:rFonts w:ascii="Arial" w:hAnsi="Arial" w:cs="Arial"/>
          <w:sz w:val="22"/>
          <w:szCs w:val="22"/>
        </w:rPr>
      </w:pPr>
      <w:r w:rsidRPr="00484BE7">
        <w:rPr>
          <w:rFonts w:ascii="Arial" w:hAnsi="Arial" w:cs="Arial"/>
          <w:sz w:val="22"/>
          <w:szCs w:val="22"/>
        </w:rPr>
        <w:t>The system calculated the TMA Period End Date as the last day of the 12th month from the TMA period start date.</w:t>
      </w:r>
    </w:p>
    <w:p w14:paraId="5492D544" w14:textId="77777777" w:rsidR="00484BE7" w:rsidRPr="0050629F" w:rsidRDefault="00484BE7" w:rsidP="00484BE7">
      <w:pPr>
        <w:pStyle w:val="NumberedNormal"/>
        <w:ind w:left="810" w:firstLine="0"/>
        <w:contextualSpacing/>
        <w:rPr>
          <w:rFonts w:ascii="Arial" w:hAnsi="Arial" w:cs="Arial"/>
          <w:sz w:val="22"/>
          <w:szCs w:val="22"/>
        </w:rPr>
      </w:pPr>
    </w:p>
    <w:p w14:paraId="7BFED3C3" w14:textId="77777777" w:rsidR="00592867" w:rsidRPr="004342C6" w:rsidRDefault="00592867" w:rsidP="00592867">
      <w:pPr>
        <w:pStyle w:val="NumberedNormal"/>
        <w:ind w:left="810" w:firstLine="0"/>
        <w:contextualSpacing/>
        <w:rPr>
          <w:rFonts w:ascii="Arial" w:hAnsi="Arial" w:cs="Arial"/>
          <w:sz w:val="22"/>
          <w:szCs w:val="22"/>
        </w:rPr>
      </w:pPr>
    </w:p>
    <w:p w14:paraId="028CCF64" w14:textId="21773E0C" w:rsidR="008A3F5E" w:rsidRPr="004342C6" w:rsidRDefault="008A3F5E" w:rsidP="0016005A">
      <w:pPr>
        <w:pStyle w:val="NumberedNormal"/>
        <w:ind w:left="1170" w:firstLine="0"/>
        <w:contextualSpacing/>
        <w:rPr>
          <w:rFonts w:ascii="Arial" w:hAnsi="Arial" w:cs="Arial"/>
          <w:sz w:val="22"/>
          <w:szCs w:val="22"/>
        </w:rPr>
      </w:pPr>
    </w:p>
    <w:p w14:paraId="12B45589" w14:textId="77777777" w:rsidR="00553C32" w:rsidRPr="004342C6" w:rsidRDefault="00553C32" w:rsidP="00553C32">
      <w:pPr>
        <w:pStyle w:val="Heading3"/>
        <w:numPr>
          <w:ilvl w:val="2"/>
          <w:numId w:val="13"/>
        </w:numPr>
        <w:rPr>
          <w:rFonts w:ascii="Arial" w:hAnsi="Arial" w:cs="Arial"/>
        </w:rPr>
      </w:pPr>
      <w:bookmarkStart w:id="527" w:name="_Toc94634668"/>
      <w:r w:rsidRPr="004342C6">
        <w:rPr>
          <w:rFonts w:ascii="Arial" w:hAnsi="Arial" w:cs="Arial"/>
        </w:rPr>
        <w:t>Flow of Event(s)</w:t>
      </w:r>
      <w:bookmarkEnd w:id="527"/>
    </w:p>
    <w:p w14:paraId="2B421BA6" w14:textId="77777777" w:rsidR="00553C32" w:rsidRPr="004342C6" w:rsidRDefault="00553C32" w:rsidP="00553C32">
      <w:pPr>
        <w:ind w:left="360"/>
        <w:rPr>
          <w:rFonts w:cs="Arial"/>
        </w:rPr>
      </w:pPr>
    </w:p>
    <w:p w14:paraId="222B6F98" w14:textId="707F807D" w:rsidR="00553C32" w:rsidRPr="004342C6" w:rsidRDefault="00553C32" w:rsidP="001444D9">
      <w:pPr>
        <w:pStyle w:val="Heading3"/>
        <w:numPr>
          <w:ilvl w:val="3"/>
          <w:numId w:val="13"/>
        </w:numPr>
        <w:tabs>
          <w:tab w:val="left" w:pos="1890"/>
        </w:tabs>
        <w:rPr>
          <w:rFonts w:ascii="Arial" w:hAnsi="Arial" w:cs="Arial"/>
        </w:rPr>
      </w:pPr>
      <w:bookmarkStart w:id="528" w:name="_Toc94634669"/>
      <w:r w:rsidRPr="004342C6">
        <w:rPr>
          <w:rFonts w:ascii="Arial" w:hAnsi="Arial" w:cs="Arial"/>
        </w:rPr>
        <w:t>Basic Flow</w:t>
      </w:r>
      <w:bookmarkEnd w:id="528"/>
    </w:p>
    <w:p w14:paraId="301B2F49" w14:textId="36F342CA" w:rsidR="00680348" w:rsidRPr="00A879D3" w:rsidRDefault="00680348" w:rsidP="00F725DA">
      <w:pPr>
        <w:pStyle w:val="NumberedNormal"/>
        <w:numPr>
          <w:ilvl w:val="4"/>
          <w:numId w:val="143"/>
        </w:numPr>
        <w:ind w:left="1332"/>
        <w:contextualSpacing/>
        <w:rPr>
          <w:rFonts w:ascii="Arial" w:hAnsi="Arial" w:cs="Arial"/>
          <w:sz w:val="22"/>
          <w:szCs w:val="22"/>
        </w:rPr>
      </w:pPr>
      <w:r w:rsidRPr="00A879D3">
        <w:rPr>
          <w:rFonts w:ascii="Arial" w:hAnsi="Arial" w:cs="Arial"/>
          <w:sz w:val="22"/>
          <w:szCs w:val="22"/>
        </w:rPr>
        <w:t>Precondition(s) 6.19.</w:t>
      </w:r>
      <w:r w:rsidR="00A70690">
        <w:rPr>
          <w:rFonts w:ascii="Arial" w:hAnsi="Arial" w:cs="Arial"/>
          <w:sz w:val="22"/>
          <w:szCs w:val="22"/>
        </w:rPr>
        <w:t>1</w:t>
      </w:r>
      <w:r w:rsidRPr="00A879D3">
        <w:rPr>
          <w:rFonts w:ascii="Arial" w:hAnsi="Arial" w:cs="Arial"/>
          <w:sz w:val="22"/>
          <w:szCs w:val="22"/>
        </w:rPr>
        <w:t xml:space="preserve"> to 6.19.</w:t>
      </w:r>
      <w:r w:rsidR="00546F07">
        <w:rPr>
          <w:rFonts w:ascii="Arial" w:hAnsi="Arial" w:cs="Arial"/>
          <w:sz w:val="22"/>
          <w:szCs w:val="22"/>
        </w:rPr>
        <w:t>7</w:t>
      </w:r>
      <w:r w:rsidRPr="00A879D3">
        <w:rPr>
          <w:rFonts w:ascii="Arial" w:hAnsi="Arial" w:cs="Arial"/>
          <w:sz w:val="22"/>
          <w:szCs w:val="22"/>
        </w:rPr>
        <w:t xml:space="preserve"> applies.</w:t>
      </w:r>
    </w:p>
    <w:p w14:paraId="7BC47292" w14:textId="785E93FD" w:rsidR="001E1C09" w:rsidRPr="001E1C09" w:rsidRDefault="001E1C09" w:rsidP="00F725DA">
      <w:pPr>
        <w:pStyle w:val="NumberedNormal"/>
        <w:numPr>
          <w:ilvl w:val="4"/>
          <w:numId w:val="143"/>
        </w:numPr>
        <w:ind w:left="1332"/>
        <w:contextualSpacing/>
        <w:rPr>
          <w:rFonts w:ascii="Arial" w:hAnsi="Arial" w:cs="Arial"/>
          <w:sz w:val="22"/>
          <w:szCs w:val="22"/>
        </w:rPr>
      </w:pPr>
      <w:r w:rsidRPr="001E1C09">
        <w:rPr>
          <w:rFonts w:ascii="Arial" w:hAnsi="Arial" w:cs="Arial"/>
          <w:sz w:val="22"/>
          <w:szCs w:val="22"/>
        </w:rPr>
        <w:t>Member was determined eligible for TMA due to an increase in income (via SSAP flow or Agent portal “Change Income” screen) and Individual User/Agent Portal User/Assistor Portal User entered an Income Effective Date.</w:t>
      </w:r>
    </w:p>
    <w:p w14:paraId="3A6C4FBD" w14:textId="28506C55" w:rsidR="001E1C09" w:rsidRPr="001E1C09" w:rsidRDefault="001E1C09" w:rsidP="00F725DA">
      <w:pPr>
        <w:pStyle w:val="NumberedNormal"/>
        <w:numPr>
          <w:ilvl w:val="4"/>
          <w:numId w:val="143"/>
        </w:numPr>
        <w:ind w:left="1332"/>
        <w:contextualSpacing/>
        <w:rPr>
          <w:rFonts w:ascii="Arial" w:hAnsi="Arial" w:cs="Arial"/>
          <w:sz w:val="22"/>
          <w:szCs w:val="22"/>
        </w:rPr>
      </w:pPr>
      <w:r w:rsidRPr="001E1C09">
        <w:rPr>
          <w:rFonts w:ascii="Arial" w:hAnsi="Arial" w:cs="Arial"/>
          <w:sz w:val="22"/>
          <w:szCs w:val="22"/>
        </w:rPr>
        <w:t xml:space="preserve">The MAGI FPL goes above 133% due to a change in </w:t>
      </w:r>
      <w:r w:rsidRPr="00A879D3">
        <w:rPr>
          <w:rFonts w:ascii="Arial" w:hAnsi="Arial" w:cs="Arial"/>
          <w:sz w:val="22"/>
          <w:szCs w:val="22"/>
        </w:rPr>
        <w:t>income</w:t>
      </w:r>
      <w:r w:rsidRPr="001E1C09">
        <w:rPr>
          <w:rFonts w:ascii="Arial" w:hAnsi="Arial" w:cs="Arial"/>
          <w:sz w:val="22"/>
          <w:szCs w:val="22"/>
        </w:rPr>
        <w:t>.</w:t>
      </w:r>
    </w:p>
    <w:p w14:paraId="683BD382" w14:textId="3058C4C8" w:rsidR="001E1C09" w:rsidRPr="001E1C09" w:rsidRDefault="001E1C09" w:rsidP="00F725DA">
      <w:pPr>
        <w:pStyle w:val="NumberedNormal"/>
        <w:numPr>
          <w:ilvl w:val="4"/>
          <w:numId w:val="143"/>
        </w:numPr>
        <w:ind w:left="1332"/>
        <w:contextualSpacing/>
        <w:rPr>
          <w:rFonts w:ascii="Arial" w:hAnsi="Arial" w:cs="Arial"/>
          <w:sz w:val="22"/>
          <w:szCs w:val="22"/>
        </w:rPr>
      </w:pPr>
      <w:r w:rsidRPr="001E1C09">
        <w:rPr>
          <w:rFonts w:ascii="Arial" w:hAnsi="Arial" w:cs="Arial"/>
          <w:sz w:val="22"/>
          <w:szCs w:val="22"/>
        </w:rPr>
        <w:t>The TMA period start date is calculated based on the Income Effective Date for income sources.</w:t>
      </w:r>
    </w:p>
    <w:p w14:paraId="5A2E17DD" w14:textId="77777777" w:rsidR="001E1C09" w:rsidRPr="001E1C09" w:rsidRDefault="001E1C09" w:rsidP="00F725DA">
      <w:pPr>
        <w:pStyle w:val="NumberedNormal"/>
        <w:numPr>
          <w:ilvl w:val="4"/>
          <w:numId w:val="143"/>
        </w:numPr>
        <w:ind w:left="1332"/>
        <w:contextualSpacing/>
        <w:rPr>
          <w:rFonts w:ascii="Arial" w:hAnsi="Arial" w:cs="Arial"/>
          <w:sz w:val="22"/>
          <w:szCs w:val="22"/>
        </w:rPr>
      </w:pPr>
      <w:r w:rsidRPr="001E1C09">
        <w:rPr>
          <w:rFonts w:ascii="Arial" w:hAnsi="Arial" w:cs="Arial"/>
          <w:sz w:val="22"/>
          <w:szCs w:val="22"/>
        </w:rPr>
        <w:t>The TMA period end date is calculated as the last day of the 12th month from the TMA period start date</w:t>
      </w:r>
    </w:p>
    <w:p w14:paraId="355659DE" w14:textId="77777777" w:rsidR="001E1C09" w:rsidRPr="001E1C09" w:rsidRDefault="001E1C09" w:rsidP="00F725DA">
      <w:pPr>
        <w:pStyle w:val="NumberedNormal"/>
        <w:numPr>
          <w:ilvl w:val="4"/>
          <w:numId w:val="143"/>
        </w:numPr>
        <w:ind w:left="1332"/>
        <w:contextualSpacing/>
        <w:rPr>
          <w:rFonts w:ascii="Arial" w:hAnsi="Arial" w:cs="Arial"/>
          <w:sz w:val="22"/>
          <w:szCs w:val="22"/>
        </w:rPr>
      </w:pPr>
      <w:r w:rsidRPr="001E1C09">
        <w:rPr>
          <w:rFonts w:ascii="Arial" w:hAnsi="Arial" w:cs="Arial"/>
          <w:sz w:val="22"/>
          <w:szCs w:val="22"/>
        </w:rPr>
        <w:t xml:space="preserve">The system runs TMA eligibility rules and </w:t>
      </w:r>
      <w:r>
        <w:rPr>
          <w:rFonts w:ascii="Arial" w:hAnsi="Arial" w:cs="Arial"/>
          <w:sz w:val="22"/>
          <w:szCs w:val="22"/>
        </w:rPr>
        <w:t xml:space="preserve">the </w:t>
      </w:r>
      <w:r w:rsidRPr="004342C6">
        <w:rPr>
          <w:rFonts w:ascii="Arial" w:hAnsi="Arial" w:cs="Arial"/>
          <w:sz w:val="22"/>
          <w:szCs w:val="22"/>
        </w:rPr>
        <w:t xml:space="preserve">TMA aid category is assigned as per </w:t>
      </w:r>
      <w:r>
        <w:rPr>
          <w:rFonts w:ascii="Arial" w:hAnsi="Arial" w:cs="Arial"/>
          <w:sz w:val="22"/>
          <w:szCs w:val="22"/>
        </w:rPr>
        <w:t xml:space="preserve">the </w:t>
      </w:r>
      <w:r w:rsidRPr="004342C6">
        <w:rPr>
          <w:rFonts w:ascii="Arial" w:hAnsi="Arial" w:cs="Arial"/>
          <w:sz w:val="22"/>
          <w:szCs w:val="22"/>
        </w:rPr>
        <w:t>aid category sheet.</w:t>
      </w:r>
    </w:p>
    <w:p w14:paraId="3EAFE1FB" w14:textId="0B467ACE" w:rsidR="0016005A" w:rsidRPr="004342C6" w:rsidRDefault="0016005A" w:rsidP="00F725DA">
      <w:pPr>
        <w:pStyle w:val="NumberedNormal"/>
        <w:numPr>
          <w:ilvl w:val="4"/>
          <w:numId w:val="143"/>
        </w:numPr>
        <w:ind w:left="1332"/>
        <w:contextualSpacing/>
        <w:rPr>
          <w:rFonts w:ascii="Arial" w:hAnsi="Arial" w:cs="Arial"/>
          <w:sz w:val="22"/>
          <w:szCs w:val="22"/>
        </w:rPr>
      </w:pPr>
      <w:r w:rsidRPr="004342C6">
        <w:rPr>
          <w:rFonts w:ascii="Arial" w:hAnsi="Arial" w:cs="Arial"/>
          <w:sz w:val="22"/>
          <w:szCs w:val="22"/>
        </w:rPr>
        <w:t>.</w:t>
      </w:r>
    </w:p>
    <w:p w14:paraId="38A9F803" w14:textId="77777777" w:rsidR="009D4666" w:rsidRPr="004342C6" w:rsidRDefault="009D4666" w:rsidP="009D4666">
      <w:pPr>
        <w:pStyle w:val="NumberedNormal"/>
        <w:ind w:left="1782" w:firstLine="0"/>
        <w:contextualSpacing/>
        <w:rPr>
          <w:rFonts w:ascii="Arial" w:hAnsi="Arial" w:cs="Arial"/>
        </w:rPr>
      </w:pPr>
    </w:p>
    <w:p w14:paraId="23082F5E" w14:textId="77777777" w:rsidR="003F57FB" w:rsidRDefault="003F57FB" w:rsidP="00B26C2C">
      <w:pPr>
        <w:contextualSpacing w:val="0"/>
      </w:pPr>
    </w:p>
    <w:p w14:paraId="31C2D8B3" w14:textId="77777777" w:rsidR="00680348" w:rsidRPr="0094640A" w:rsidRDefault="00680348" w:rsidP="00680348">
      <w:pPr>
        <w:contextualSpacing w:val="0"/>
      </w:pPr>
    </w:p>
    <w:p w14:paraId="498639DA" w14:textId="77777777" w:rsidR="003F57FB" w:rsidRDefault="003F57FB" w:rsidP="003F57FB">
      <w:pPr>
        <w:pStyle w:val="ListParagraph"/>
        <w:ind w:left="1400"/>
        <w:contextualSpacing w:val="0"/>
      </w:pPr>
    </w:p>
    <w:p w14:paraId="3D663803" w14:textId="48A17FB9" w:rsidR="003F57FB" w:rsidRPr="004342C6" w:rsidRDefault="003F57FB" w:rsidP="003F57FB">
      <w:pPr>
        <w:pStyle w:val="Heading3"/>
        <w:numPr>
          <w:ilvl w:val="3"/>
          <w:numId w:val="13"/>
        </w:numPr>
        <w:tabs>
          <w:tab w:val="left" w:pos="1890"/>
        </w:tabs>
        <w:rPr>
          <w:rFonts w:ascii="Arial" w:hAnsi="Arial" w:cs="Arial"/>
        </w:rPr>
      </w:pPr>
      <w:bookmarkStart w:id="529" w:name="_Toc94634670"/>
      <w:r w:rsidRPr="004342C6">
        <w:rPr>
          <w:rFonts w:ascii="Arial" w:hAnsi="Arial" w:cs="Arial"/>
        </w:rPr>
        <w:t>Alternate Flow-</w:t>
      </w:r>
      <w:r w:rsidR="005C0682">
        <w:rPr>
          <w:rFonts w:ascii="Arial" w:hAnsi="Arial" w:cs="Arial"/>
        </w:rPr>
        <w:t>2</w:t>
      </w:r>
      <w:bookmarkEnd w:id="529"/>
    </w:p>
    <w:p w14:paraId="157FA070" w14:textId="0067E269" w:rsidR="003F57FB" w:rsidRPr="00F046C3" w:rsidRDefault="003F57FB" w:rsidP="00320B54">
      <w:pPr>
        <w:pStyle w:val="ListParagraph"/>
        <w:numPr>
          <w:ilvl w:val="0"/>
          <w:numId w:val="428"/>
        </w:numPr>
        <w:contextualSpacing w:val="0"/>
      </w:pPr>
      <w:r w:rsidRPr="000D0538">
        <w:t xml:space="preserve">Precondition(s) </w:t>
      </w:r>
      <w:r w:rsidR="008F1EEC">
        <w:rPr>
          <w:rFonts w:eastAsia="Calibri" w:cs="Times New Roman"/>
        </w:rPr>
        <w:t>6</w:t>
      </w:r>
      <w:r w:rsidR="008F1EEC" w:rsidRPr="005B6B36">
        <w:rPr>
          <w:rFonts w:eastAsia="Calibri" w:cs="Times New Roman"/>
        </w:rPr>
        <w:t>.</w:t>
      </w:r>
      <w:r w:rsidR="008F1EEC">
        <w:rPr>
          <w:rFonts w:eastAsia="Calibri" w:cs="Times New Roman"/>
        </w:rPr>
        <w:t>19</w:t>
      </w:r>
      <w:r w:rsidR="008F1EEC" w:rsidRPr="005B6B36">
        <w:rPr>
          <w:rFonts w:eastAsia="Calibri" w:cs="Times New Roman"/>
        </w:rPr>
        <w:t>.</w:t>
      </w:r>
      <w:r w:rsidR="00A70690">
        <w:rPr>
          <w:rFonts w:eastAsia="Calibri" w:cs="Times New Roman"/>
        </w:rPr>
        <w:t>1</w:t>
      </w:r>
      <w:r w:rsidR="008F1EEC" w:rsidRPr="005B6B36">
        <w:rPr>
          <w:rFonts w:eastAsia="Calibri" w:cs="Times New Roman"/>
        </w:rPr>
        <w:t xml:space="preserve"> </w:t>
      </w:r>
      <w:r w:rsidR="008F1EEC">
        <w:rPr>
          <w:rFonts w:eastAsia="Calibri" w:cs="Times New Roman"/>
        </w:rPr>
        <w:t>to</w:t>
      </w:r>
      <w:r w:rsidR="008F1EEC" w:rsidRPr="005B6B36">
        <w:rPr>
          <w:rFonts w:eastAsia="Calibri" w:cs="Times New Roman"/>
        </w:rPr>
        <w:t xml:space="preserve"> </w:t>
      </w:r>
      <w:r w:rsidR="008F1EEC">
        <w:rPr>
          <w:rFonts w:eastAsia="Calibri" w:cs="Times New Roman"/>
        </w:rPr>
        <w:t>6</w:t>
      </w:r>
      <w:r w:rsidR="008F1EEC" w:rsidRPr="005B6B36">
        <w:rPr>
          <w:rFonts w:eastAsia="Calibri" w:cs="Times New Roman"/>
        </w:rPr>
        <w:t>.</w:t>
      </w:r>
      <w:r w:rsidR="008F1EEC">
        <w:rPr>
          <w:rFonts w:eastAsia="Calibri" w:cs="Times New Roman"/>
        </w:rPr>
        <w:t>19</w:t>
      </w:r>
      <w:r w:rsidR="008F1EEC" w:rsidRPr="005B6B36">
        <w:rPr>
          <w:rFonts w:eastAsia="Calibri" w:cs="Times New Roman"/>
        </w:rPr>
        <w:t>.</w:t>
      </w:r>
      <w:r w:rsidR="00546F07">
        <w:rPr>
          <w:rFonts w:eastAsia="Calibri" w:cs="Times New Roman"/>
        </w:rPr>
        <w:t>7</w:t>
      </w:r>
      <w:r w:rsidR="008F1EEC" w:rsidRPr="005B6B36">
        <w:rPr>
          <w:rFonts w:eastAsia="Calibri" w:cs="Times New Roman"/>
        </w:rPr>
        <w:t xml:space="preserve"> </w:t>
      </w:r>
      <w:r w:rsidR="00C811AF">
        <w:t>applies</w:t>
      </w:r>
      <w:r w:rsidRPr="00F046C3">
        <w:rPr>
          <w:rFonts w:eastAsia="Calibri" w:cs="Times New Roman"/>
        </w:rPr>
        <w:t>.</w:t>
      </w:r>
    </w:p>
    <w:p w14:paraId="25163D06" w14:textId="4DE08F88" w:rsidR="00B51396" w:rsidRPr="00357376" w:rsidRDefault="00B51396" w:rsidP="00320B54">
      <w:pPr>
        <w:pStyle w:val="ListParagraph"/>
        <w:numPr>
          <w:ilvl w:val="0"/>
          <w:numId w:val="428"/>
        </w:numPr>
        <w:contextualSpacing w:val="0"/>
        <w:rPr>
          <w:rFonts w:eastAsia="Times New Roman"/>
        </w:rPr>
      </w:pPr>
      <w:r>
        <w:t>Member was determined eligible for TMA due to change in Medicaid household composition via SSAP flow (Adding a member, Removal of a member, etc.) and Individual User/Agent Portal User/Assistor Portal User entered a date for the event of household composition change.</w:t>
      </w:r>
    </w:p>
    <w:p w14:paraId="3AEF33DE" w14:textId="12E4C79B" w:rsidR="00357376" w:rsidRPr="00357376" w:rsidRDefault="00357376" w:rsidP="00320B54">
      <w:pPr>
        <w:pStyle w:val="ListParagraph"/>
        <w:numPr>
          <w:ilvl w:val="0"/>
          <w:numId w:val="428"/>
        </w:numPr>
        <w:contextualSpacing w:val="0"/>
      </w:pPr>
      <w:r>
        <w:t>The MAGI FPL goes above 133% due to a change in Medicaid household composition.</w:t>
      </w:r>
    </w:p>
    <w:p w14:paraId="612FC979" w14:textId="77777777" w:rsidR="00B51396" w:rsidRPr="00BD3B7D" w:rsidRDefault="00B51396" w:rsidP="00320B54">
      <w:pPr>
        <w:pStyle w:val="ListParagraph"/>
        <w:numPr>
          <w:ilvl w:val="0"/>
          <w:numId w:val="428"/>
        </w:numPr>
        <w:contextualSpacing w:val="0"/>
        <w:rPr>
          <w:rFonts w:eastAsia="Times New Roman"/>
        </w:rPr>
      </w:pPr>
      <w:r w:rsidRPr="00E9472C">
        <w:t xml:space="preserve">The </w:t>
      </w:r>
      <w:r w:rsidRPr="0094640A">
        <w:t xml:space="preserve">TMA </w:t>
      </w:r>
      <w:r>
        <w:t>p</w:t>
      </w:r>
      <w:r w:rsidRPr="0094640A">
        <w:t>eriod</w:t>
      </w:r>
      <w:r>
        <w:t xml:space="preserve"> start date is </w:t>
      </w:r>
      <w:r w:rsidRPr="0094640A">
        <w:t>calculated</w:t>
      </w:r>
      <w:r>
        <w:t xml:space="preserve"> based on the </w:t>
      </w:r>
      <w:r w:rsidRPr="008F00AA">
        <w:t xml:space="preserve">Event Date </w:t>
      </w:r>
      <w:r>
        <w:t xml:space="preserve">or </w:t>
      </w:r>
      <w:r w:rsidRPr="008F00AA">
        <w:t>paper application date (if available), else PD submission date.</w:t>
      </w:r>
      <w:r w:rsidRPr="008F00AA" w:rsidDel="00C220DF">
        <w:t xml:space="preserve"> </w:t>
      </w:r>
    </w:p>
    <w:p w14:paraId="01510CF0" w14:textId="77777777" w:rsidR="00B51396" w:rsidRPr="00024AB8" w:rsidRDefault="00B51396" w:rsidP="00320B54">
      <w:pPr>
        <w:pStyle w:val="ListParagraph"/>
        <w:numPr>
          <w:ilvl w:val="0"/>
          <w:numId w:val="428"/>
        </w:numPr>
        <w:contextualSpacing w:val="0"/>
      </w:pPr>
      <w:r>
        <w:rPr>
          <w:rFonts w:eastAsia="Times New Roman"/>
          <w:color w:val="000000"/>
        </w:rPr>
        <w:t xml:space="preserve">The </w:t>
      </w:r>
      <w:r w:rsidRPr="00A162D0">
        <w:rPr>
          <w:rFonts w:eastAsia="Times New Roman"/>
          <w:color w:val="000000"/>
        </w:rPr>
        <w:t xml:space="preserve">TMA </w:t>
      </w:r>
      <w:r>
        <w:rPr>
          <w:rFonts w:eastAsia="Times New Roman"/>
          <w:color w:val="000000"/>
        </w:rPr>
        <w:t>p</w:t>
      </w:r>
      <w:r w:rsidRPr="00A162D0">
        <w:rPr>
          <w:rFonts w:eastAsia="Times New Roman"/>
          <w:color w:val="000000"/>
        </w:rPr>
        <w:t xml:space="preserve">eriod </w:t>
      </w:r>
      <w:r>
        <w:rPr>
          <w:rFonts w:eastAsia="Times New Roman"/>
          <w:color w:val="000000"/>
        </w:rPr>
        <w:t>e</w:t>
      </w:r>
      <w:r w:rsidRPr="00A162D0">
        <w:rPr>
          <w:rFonts w:eastAsia="Times New Roman"/>
          <w:color w:val="000000"/>
        </w:rPr>
        <w:t xml:space="preserve">nd </w:t>
      </w:r>
      <w:r>
        <w:rPr>
          <w:rFonts w:eastAsia="Times New Roman"/>
          <w:color w:val="000000"/>
        </w:rPr>
        <w:t>d</w:t>
      </w:r>
      <w:r w:rsidRPr="00A162D0">
        <w:rPr>
          <w:rFonts w:eastAsia="Times New Roman"/>
          <w:color w:val="000000"/>
        </w:rPr>
        <w:t>ate</w:t>
      </w:r>
      <w:r>
        <w:rPr>
          <w:rFonts w:eastAsia="Times New Roman"/>
          <w:color w:val="000000"/>
        </w:rPr>
        <w:t xml:space="preserve"> is calculated</w:t>
      </w:r>
      <w:r w:rsidRPr="00A162D0">
        <w:rPr>
          <w:rFonts w:eastAsia="Times New Roman"/>
          <w:color w:val="000000"/>
        </w:rPr>
        <w:t xml:space="preserve"> as the last day of the 12</w:t>
      </w:r>
      <w:r w:rsidRPr="00A162D0">
        <w:rPr>
          <w:rFonts w:eastAsia="Times New Roman"/>
          <w:color w:val="000000"/>
          <w:vertAlign w:val="superscript"/>
        </w:rPr>
        <w:t>th</w:t>
      </w:r>
      <w:r w:rsidRPr="00A162D0">
        <w:rPr>
          <w:rFonts w:eastAsia="Times New Roman"/>
          <w:color w:val="000000"/>
        </w:rPr>
        <w:t xml:space="preserve"> month from the TMA</w:t>
      </w:r>
      <w:r>
        <w:rPr>
          <w:rFonts w:eastAsia="Times New Roman"/>
          <w:color w:val="000000"/>
        </w:rPr>
        <w:t>.</w:t>
      </w:r>
    </w:p>
    <w:p w14:paraId="12B00D0A" w14:textId="77777777" w:rsidR="00903B2C" w:rsidRDefault="00903B2C" w:rsidP="00320B54">
      <w:pPr>
        <w:pStyle w:val="ListParagraph"/>
        <w:numPr>
          <w:ilvl w:val="0"/>
          <w:numId w:val="428"/>
        </w:numPr>
        <w:contextualSpacing w:val="0"/>
      </w:pPr>
      <w:r>
        <w:lastRenderedPageBreak/>
        <w:t xml:space="preserve">The system runs </w:t>
      </w:r>
      <w:r w:rsidRPr="0094640A">
        <w:t xml:space="preserve">TMA </w:t>
      </w:r>
      <w:r>
        <w:t>eligibility</w:t>
      </w:r>
      <w:r w:rsidRPr="0094640A">
        <w:t xml:space="preserve"> </w:t>
      </w:r>
      <w:r>
        <w:t xml:space="preserve">rules and </w:t>
      </w:r>
      <w:r>
        <w:rPr>
          <w:rFonts w:cs="Arial"/>
        </w:rPr>
        <w:t xml:space="preserve">the </w:t>
      </w:r>
      <w:r w:rsidRPr="004342C6">
        <w:rPr>
          <w:rFonts w:cs="Arial"/>
        </w:rPr>
        <w:t xml:space="preserve">TMA aid category is assigned as per </w:t>
      </w:r>
      <w:r>
        <w:rPr>
          <w:rFonts w:cs="Arial"/>
        </w:rPr>
        <w:t xml:space="preserve">the </w:t>
      </w:r>
      <w:r w:rsidRPr="004342C6">
        <w:rPr>
          <w:rFonts w:cs="Arial"/>
        </w:rPr>
        <w:t>aid category sheet.</w:t>
      </w:r>
    </w:p>
    <w:p w14:paraId="500980D9" w14:textId="17A0F72D" w:rsidR="00B470B2" w:rsidRDefault="00B470B2" w:rsidP="00B470B2">
      <w:pPr>
        <w:pStyle w:val="ListParagraph"/>
        <w:ind w:left="1400"/>
        <w:contextualSpacing w:val="0"/>
      </w:pPr>
    </w:p>
    <w:p w14:paraId="01CDA02C" w14:textId="30B37203" w:rsidR="00B470B2" w:rsidRPr="004342C6" w:rsidRDefault="00B470B2" w:rsidP="00B470B2">
      <w:pPr>
        <w:pStyle w:val="Heading3"/>
        <w:numPr>
          <w:ilvl w:val="3"/>
          <w:numId w:val="13"/>
        </w:numPr>
        <w:tabs>
          <w:tab w:val="left" w:pos="1890"/>
        </w:tabs>
        <w:rPr>
          <w:rFonts w:ascii="Arial" w:hAnsi="Arial" w:cs="Arial"/>
        </w:rPr>
      </w:pPr>
      <w:bookmarkStart w:id="530" w:name="_Toc94634671"/>
      <w:r w:rsidRPr="004342C6">
        <w:rPr>
          <w:rFonts w:ascii="Arial" w:hAnsi="Arial" w:cs="Arial"/>
        </w:rPr>
        <w:t>Alternate Flow-</w:t>
      </w:r>
      <w:r w:rsidR="00720A04">
        <w:rPr>
          <w:rFonts w:ascii="Arial" w:hAnsi="Arial" w:cs="Arial"/>
        </w:rPr>
        <w:t>3</w:t>
      </w:r>
      <w:bookmarkEnd w:id="530"/>
    </w:p>
    <w:p w14:paraId="48866744" w14:textId="4C04A577" w:rsidR="00B470B2" w:rsidRDefault="00B470B2" w:rsidP="00320B54">
      <w:pPr>
        <w:pStyle w:val="ListParagraph"/>
        <w:numPr>
          <w:ilvl w:val="0"/>
          <w:numId w:val="442"/>
        </w:numPr>
        <w:contextualSpacing w:val="0"/>
        <w:rPr>
          <w:rFonts w:eastAsia="Calibri" w:cs="Times New Roman"/>
        </w:rPr>
      </w:pPr>
      <w:r w:rsidRPr="00634696">
        <w:rPr>
          <w:rFonts w:eastAsia="Calibri" w:cs="Times New Roman"/>
        </w:rPr>
        <w:t>Precondition</w:t>
      </w:r>
      <w:r>
        <w:rPr>
          <w:rFonts w:eastAsia="Calibri" w:cs="Times New Roman"/>
        </w:rPr>
        <w:t>(s)</w:t>
      </w:r>
      <w:r w:rsidRPr="00634696">
        <w:rPr>
          <w:rFonts w:eastAsia="Calibri" w:cs="Times New Roman"/>
        </w:rPr>
        <w:t xml:space="preserve"> </w:t>
      </w:r>
      <w:r>
        <w:rPr>
          <w:rFonts w:eastAsia="Calibri" w:cs="Times New Roman"/>
        </w:rPr>
        <w:t>6</w:t>
      </w:r>
      <w:r w:rsidRPr="005B6B36">
        <w:rPr>
          <w:rFonts w:eastAsia="Calibri" w:cs="Times New Roman"/>
        </w:rPr>
        <w:t>.</w:t>
      </w:r>
      <w:r>
        <w:rPr>
          <w:rFonts w:eastAsia="Calibri" w:cs="Times New Roman"/>
        </w:rPr>
        <w:t>19</w:t>
      </w:r>
      <w:r w:rsidRPr="005B6B36">
        <w:rPr>
          <w:rFonts w:eastAsia="Calibri" w:cs="Times New Roman"/>
        </w:rPr>
        <w:t>.</w:t>
      </w:r>
      <w:r>
        <w:rPr>
          <w:rFonts w:eastAsia="Calibri" w:cs="Times New Roman"/>
        </w:rPr>
        <w:t>1</w:t>
      </w:r>
      <w:r w:rsidRPr="005B6B36">
        <w:rPr>
          <w:rFonts w:eastAsia="Calibri" w:cs="Times New Roman"/>
        </w:rPr>
        <w:t xml:space="preserve"> </w:t>
      </w:r>
      <w:r>
        <w:rPr>
          <w:rFonts w:eastAsia="Calibri" w:cs="Times New Roman"/>
        </w:rPr>
        <w:t>to</w:t>
      </w:r>
      <w:r w:rsidRPr="005B6B36">
        <w:rPr>
          <w:rFonts w:eastAsia="Calibri" w:cs="Times New Roman"/>
        </w:rPr>
        <w:t xml:space="preserve"> </w:t>
      </w:r>
      <w:r>
        <w:rPr>
          <w:rFonts w:eastAsia="Calibri" w:cs="Times New Roman"/>
        </w:rPr>
        <w:t>6</w:t>
      </w:r>
      <w:r w:rsidRPr="005B6B36">
        <w:rPr>
          <w:rFonts w:eastAsia="Calibri" w:cs="Times New Roman"/>
        </w:rPr>
        <w:t>.</w:t>
      </w:r>
      <w:r>
        <w:rPr>
          <w:rFonts w:eastAsia="Calibri" w:cs="Times New Roman"/>
        </w:rPr>
        <w:t>19</w:t>
      </w:r>
      <w:r w:rsidRPr="005B6B36">
        <w:rPr>
          <w:rFonts w:eastAsia="Calibri" w:cs="Times New Roman"/>
        </w:rPr>
        <w:t>.</w:t>
      </w:r>
      <w:r w:rsidR="00546F07">
        <w:rPr>
          <w:rFonts w:eastAsia="Calibri" w:cs="Times New Roman"/>
        </w:rPr>
        <w:t>7</w:t>
      </w:r>
      <w:r w:rsidRPr="005B6B36">
        <w:rPr>
          <w:rFonts w:eastAsia="Calibri" w:cs="Times New Roman"/>
        </w:rPr>
        <w:t xml:space="preserve"> </w:t>
      </w:r>
      <w:r>
        <w:t>applies</w:t>
      </w:r>
      <w:r w:rsidRPr="00F046C3">
        <w:rPr>
          <w:rFonts w:eastAsia="Calibri" w:cs="Times New Roman"/>
        </w:rPr>
        <w:t>.</w:t>
      </w:r>
    </w:p>
    <w:p w14:paraId="673466C8" w14:textId="268D2EB8" w:rsidR="00B470B2" w:rsidRDefault="00B470B2" w:rsidP="00320B54">
      <w:pPr>
        <w:pStyle w:val="ListParagraph"/>
        <w:numPr>
          <w:ilvl w:val="0"/>
          <w:numId w:val="442"/>
        </w:numPr>
        <w:contextualSpacing w:val="0"/>
      </w:pPr>
      <w:r>
        <w:t xml:space="preserve">Member was determined eligible for TMA due to change in Medicaid household composition (Adding a member, Removal of a member, etc.) and also change in </w:t>
      </w:r>
      <w:r w:rsidR="00D0519D">
        <w:t>earned/</w:t>
      </w:r>
      <w:r>
        <w:t>unearned income via SSAP flow and Individual User/Agent Portal User/Assistor Portal User entered a date for the event of household composition change along with Income Effective Date.</w:t>
      </w:r>
    </w:p>
    <w:p w14:paraId="1145FFC5" w14:textId="3B5B11F9" w:rsidR="00D41376" w:rsidRDefault="00D41376" w:rsidP="00320B54">
      <w:pPr>
        <w:pStyle w:val="ListParagraph"/>
        <w:numPr>
          <w:ilvl w:val="0"/>
          <w:numId w:val="442"/>
        </w:numPr>
        <w:contextualSpacing w:val="0"/>
      </w:pPr>
      <w:r>
        <w:t>The MAGI FPL goes above 133% due to a change in income or change in household composition.</w:t>
      </w:r>
    </w:p>
    <w:p w14:paraId="6057F7A5" w14:textId="77777777" w:rsidR="00B470B2" w:rsidRDefault="00B470B2" w:rsidP="00320B54">
      <w:pPr>
        <w:pStyle w:val="ListParagraph"/>
        <w:numPr>
          <w:ilvl w:val="0"/>
          <w:numId w:val="442"/>
        </w:numPr>
        <w:contextualSpacing w:val="0"/>
      </w:pPr>
      <w:r w:rsidRPr="00E9472C">
        <w:t xml:space="preserve">The </w:t>
      </w:r>
      <w:r w:rsidRPr="0094640A">
        <w:t xml:space="preserve">TMA </w:t>
      </w:r>
      <w:r>
        <w:t>p</w:t>
      </w:r>
      <w:r w:rsidRPr="0094640A">
        <w:t>eriod</w:t>
      </w:r>
      <w:r>
        <w:t xml:space="preserve"> start date is </w:t>
      </w:r>
      <w:r w:rsidRPr="0094640A">
        <w:t>calculated</w:t>
      </w:r>
      <w:r>
        <w:t xml:space="preserve"> based on the earliest date from all the applicable dates reported.</w:t>
      </w:r>
    </w:p>
    <w:p w14:paraId="29C471D9" w14:textId="4865CCFC" w:rsidR="00B470B2" w:rsidRPr="00A9548B" w:rsidRDefault="00B470B2" w:rsidP="00320B54">
      <w:pPr>
        <w:pStyle w:val="ListParagraph"/>
        <w:numPr>
          <w:ilvl w:val="0"/>
          <w:numId w:val="442"/>
        </w:numPr>
        <w:contextualSpacing w:val="0"/>
      </w:pPr>
      <w:r w:rsidRPr="009F0ACC">
        <w:rPr>
          <w:rFonts w:eastAsia="Times New Roman"/>
          <w:color w:val="000000"/>
        </w:rPr>
        <w:t>The TMA period end date is calculated as the last day of the 12</w:t>
      </w:r>
      <w:r w:rsidRPr="009F0ACC">
        <w:rPr>
          <w:rFonts w:eastAsia="Times New Roman"/>
          <w:color w:val="000000"/>
          <w:vertAlign w:val="superscript"/>
        </w:rPr>
        <w:t>th</w:t>
      </w:r>
      <w:r w:rsidRPr="009F0ACC">
        <w:rPr>
          <w:rFonts w:eastAsia="Times New Roman"/>
          <w:color w:val="000000"/>
        </w:rPr>
        <w:t xml:space="preserve"> month from the TMA period start date.</w:t>
      </w:r>
    </w:p>
    <w:p w14:paraId="38F8BD10" w14:textId="77777777" w:rsidR="00A9548B" w:rsidRDefault="00A9548B" w:rsidP="00320B54">
      <w:pPr>
        <w:pStyle w:val="ListParagraph"/>
        <w:numPr>
          <w:ilvl w:val="0"/>
          <w:numId w:val="442"/>
        </w:numPr>
        <w:contextualSpacing w:val="0"/>
      </w:pPr>
      <w:r>
        <w:t xml:space="preserve">The system runs </w:t>
      </w:r>
      <w:r w:rsidRPr="0094640A">
        <w:t xml:space="preserve">TMA </w:t>
      </w:r>
      <w:r>
        <w:t>eligibility</w:t>
      </w:r>
      <w:r w:rsidRPr="0094640A">
        <w:t xml:space="preserve"> </w:t>
      </w:r>
      <w:r>
        <w:t xml:space="preserve">rules and </w:t>
      </w:r>
      <w:r w:rsidRPr="000716DC">
        <w:rPr>
          <w:rFonts w:cs="Arial"/>
        </w:rPr>
        <w:t>the TMA aid category is assigned as per the aid category sheet.</w:t>
      </w:r>
    </w:p>
    <w:p w14:paraId="0475BE8F" w14:textId="77777777" w:rsidR="00A9548B" w:rsidRDefault="00A9548B" w:rsidP="00A9548B">
      <w:pPr>
        <w:pStyle w:val="ListParagraph"/>
        <w:ind w:left="1400"/>
        <w:contextualSpacing w:val="0"/>
      </w:pPr>
    </w:p>
    <w:p w14:paraId="153733DF" w14:textId="77777777" w:rsidR="00B470B2" w:rsidRDefault="00B470B2" w:rsidP="00B470B2">
      <w:pPr>
        <w:pStyle w:val="ListParagraph"/>
        <w:ind w:left="1400"/>
        <w:contextualSpacing w:val="0"/>
      </w:pPr>
    </w:p>
    <w:p w14:paraId="7CD205FA" w14:textId="77777777" w:rsidR="00024AB8" w:rsidRPr="0094640A" w:rsidRDefault="00024AB8" w:rsidP="00024AB8">
      <w:pPr>
        <w:pStyle w:val="ListParagraph"/>
        <w:ind w:left="1400"/>
        <w:contextualSpacing w:val="0"/>
      </w:pPr>
    </w:p>
    <w:p w14:paraId="5FF33CDC" w14:textId="77777777" w:rsidR="003F57FB" w:rsidRDefault="003F57FB" w:rsidP="003F57FB">
      <w:pPr>
        <w:pStyle w:val="ListParagraph"/>
        <w:ind w:left="1400"/>
        <w:contextualSpacing w:val="0"/>
      </w:pPr>
    </w:p>
    <w:p w14:paraId="1172BEF5" w14:textId="5CB5B689" w:rsidR="003F57FB" w:rsidRPr="004342C6" w:rsidRDefault="003F57FB" w:rsidP="003F57FB">
      <w:pPr>
        <w:pStyle w:val="Heading3"/>
        <w:numPr>
          <w:ilvl w:val="3"/>
          <w:numId w:val="13"/>
        </w:numPr>
        <w:tabs>
          <w:tab w:val="left" w:pos="1890"/>
        </w:tabs>
        <w:rPr>
          <w:rFonts w:ascii="Arial" w:hAnsi="Arial" w:cs="Arial"/>
        </w:rPr>
      </w:pPr>
      <w:bookmarkStart w:id="531" w:name="_Toc94634672"/>
      <w:r w:rsidRPr="004342C6">
        <w:rPr>
          <w:rFonts w:ascii="Arial" w:hAnsi="Arial" w:cs="Arial"/>
        </w:rPr>
        <w:t>Alternate Flow-</w:t>
      </w:r>
      <w:r w:rsidR="00720A04">
        <w:rPr>
          <w:rFonts w:ascii="Arial" w:hAnsi="Arial" w:cs="Arial"/>
        </w:rPr>
        <w:t>4</w:t>
      </w:r>
      <w:bookmarkEnd w:id="531"/>
    </w:p>
    <w:p w14:paraId="7A147A38" w14:textId="70783964" w:rsidR="003F57FB" w:rsidRPr="007C4761" w:rsidRDefault="003F57FB" w:rsidP="00320B54">
      <w:pPr>
        <w:pStyle w:val="ListParagraph"/>
        <w:numPr>
          <w:ilvl w:val="0"/>
          <w:numId w:val="502"/>
        </w:numPr>
        <w:contextualSpacing w:val="0"/>
      </w:pPr>
      <w:r w:rsidRPr="007C4761">
        <w:t xml:space="preserve">Precondition(s) </w:t>
      </w:r>
      <w:r w:rsidR="008F1EEC" w:rsidRPr="007C4761">
        <w:t>6.19.</w:t>
      </w:r>
      <w:r w:rsidR="00A70690" w:rsidRPr="007C4761">
        <w:t>1</w:t>
      </w:r>
      <w:r w:rsidR="008F1EEC" w:rsidRPr="007C4761">
        <w:t xml:space="preserve"> to 6.19.</w:t>
      </w:r>
      <w:r w:rsidR="00546F07">
        <w:t>7</w:t>
      </w:r>
      <w:r w:rsidR="008F1EEC" w:rsidRPr="007C4761">
        <w:t xml:space="preserve"> </w:t>
      </w:r>
      <w:r w:rsidR="00C811AF">
        <w:t>applies</w:t>
      </w:r>
      <w:r w:rsidRPr="007C4761">
        <w:t>.</w:t>
      </w:r>
    </w:p>
    <w:p w14:paraId="7EA19F8A" w14:textId="77777777" w:rsidR="003F57FB" w:rsidRPr="006B2CCA" w:rsidRDefault="003F57FB" w:rsidP="00320B54">
      <w:pPr>
        <w:pStyle w:val="ListParagraph"/>
        <w:numPr>
          <w:ilvl w:val="0"/>
          <w:numId w:val="502"/>
        </w:numPr>
        <w:contextualSpacing w:val="0"/>
      </w:pPr>
      <w:r>
        <w:t>The</w:t>
      </w:r>
      <w:r w:rsidRPr="006B2CCA">
        <w:t xml:space="preserve"> system determines that member’s </w:t>
      </w:r>
      <w:r>
        <w:t>information</w:t>
      </w:r>
      <w:r w:rsidRPr="006B2CCA">
        <w:t xml:space="preserve"> was changed du</w:t>
      </w:r>
      <w:r>
        <w:t>ring</w:t>
      </w:r>
      <w:r w:rsidRPr="006B2CCA">
        <w:t xml:space="preserve"> any of the following events:</w:t>
      </w:r>
    </w:p>
    <w:p w14:paraId="1972723D" w14:textId="5BAAAD69" w:rsidR="003F57FB" w:rsidRPr="007C4761" w:rsidRDefault="003F57FB" w:rsidP="00320B54">
      <w:pPr>
        <w:pStyle w:val="ListParagraph"/>
        <w:numPr>
          <w:ilvl w:val="0"/>
          <w:numId w:val="503"/>
        </w:numPr>
        <w:contextualSpacing w:val="0"/>
      </w:pPr>
      <w:r w:rsidRPr="007C4761">
        <w:t>Medicaid Renewal</w:t>
      </w:r>
    </w:p>
    <w:p w14:paraId="56954070" w14:textId="3DCB785A" w:rsidR="003F57FB" w:rsidRPr="007C4761" w:rsidRDefault="003F57FB" w:rsidP="00320B54">
      <w:pPr>
        <w:pStyle w:val="ListParagraph"/>
        <w:numPr>
          <w:ilvl w:val="0"/>
          <w:numId w:val="503"/>
        </w:numPr>
        <w:contextualSpacing w:val="0"/>
      </w:pPr>
      <w:r w:rsidRPr="007C4761">
        <w:t>QHP &amp; Mixed HH Renewal</w:t>
      </w:r>
    </w:p>
    <w:p w14:paraId="36D5DDF5" w14:textId="41D4DB0E" w:rsidR="003F57FB" w:rsidRPr="007C4761" w:rsidRDefault="003F57FB" w:rsidP="00320B54">
      <w:pPr>
        <w:pStyle w:val="ListParagraph"/>
        <w:numPr>
          <w:ilvl w:val="0"/>
          <w:numId w:val="503"/>
        </w:numPr>
        <w:contextualSpacing w:val="0"/>
      </w:pPr>
      <w:r w:rsidRPr="007C4761">
        <w:t>Income Time clock Expiry</w:t>
      </w:r>
    </w:p>
    <w:p w14:paraId="45B0CE9B" w14:textId="33877B77" w:rsidR="003F57FB" w:rsidRPr="007C4761" w:rsidRDefault="003F57FB" w:rsidP="00320B54">
      <w:pPr>
        <w:pStyle w:val="ListParagraph"/>
        <w:numPr>
          <w:ilvl w:val="0"/>
          <w:numId w:val="503"/>
        </w:numPr>
        <w:contextualSpacing w:val="0"/>
      </w:pPr>
      <w:r w:rsidRPr="007C4761">
        <w:t xml:space="preserve">Admin Closure </w:t>
      </w:r>
    </w:p>
    <w:p w14:paraId="2AF2D88B" w14:textId="30D8637B" w:rsidR="003F57FB" w:rsidRDefault="003F57FB" w:rsidP="00320B54">
      <w:pPr>
        <w:pStyle w:val="ListParagraph"/>
        <w:numPr>
          <w:ilvl w:val="0"/>
          <w:numId w:val="503"/>
        </w:numPr>
        <w:contextualSpacing w:val="0"/>
      </w:pPr>
      <w:r w:rsidRPr="007C4761">
        <w:t>Any other program determination</w:t>
      </w:r>
    </w:p>
    <w:p w14:paraId="786D4045" w14:textId="38D19859" w:rsidR="00E50F8F" w:rsidRPr="007C4761" w:rsidRDefault="00E50F8F" w:rsidP="00320B54">
      <w:pPr>
        <w:pStyle w:val="ListParagraph"/>
        <w:numPr>
          <w:ilvl w:val="0"/>
          <w:numId w:val="502"/>
        </w:numPr>
        <w:contextualSpacing w:val="0"/>
      </w:pPr>
      <w:r>
        <w:t>The MAGI FPL goes above 133% due to a change in income or change in household composition.</w:t>
      </w:r>
    </w:p>
    <w:p w14:paraId="782C1B2F" w14:textId="6185E98C" w:rsidR="007C4761" w:rsidRDefault="007C4761" w:rsidP="00320B54">
      <w:pPr>
        <w:pStyle w:val="ListParagraph"/>
        <w:numPr>
          <w:ilvl w:val="0"/>
          <w:numId w:val="502"/>
        </w:numPr>
        <w:contextualSpacing w:val="0"/>
      </w:pPr>
      <w:r w:rsidRPr="00E9472C">
        <w:t xml:space="preserve">The </w:t>
      </w:r>
      <w:r w:rsidRPr="0094640A">
        <w:t xml:space="preserve">TMA </w:t>
      </w:r>
      <w:r>
        <w:t>p</w:t>
      </w:r>
      <w:r w:rsidRPr="0094640A">
        <w:t>eriod</w:t>
      </w:r>
      <w:r>
        <w:t xml:space="preserve"> start date is calculated based on the earliest date from all the applicable event types. </w:t>
      </w:r>
    </w:p>
    <w:p w14:paraId="4F1BD9AD" w14:textId="77777777" w:rsidR="007C4761" w:rsidRPr="0094640A" w:rsidRDefault="007C4761" w:rsidP="00320B54">
      <w:pPr>
        <w:pStyle w:val="ListParagraph"/>
        <w:numPr>
          <w:ilvl w:val="0"/>
          <w:numId w:val="502"/>
        </w:numPr>
        <w:contextualSpacing w:val="0"/>
      </w:pPr>
      <w:r w:rsidRPr="007C4761">
        <w:t>The TMA period end date is calculated as the last day of the 12th month from the TMA period start date.</w:t>
      </w:r>
    </w:p>
    <w:p w14:paraId="105214A9" w14:textId="7051B0A8" w:rsidR="007C4761" w:rsidRDefault="003F57FB" w:rsidP="00320B54">
      <w:pPr>
        <w:pStyle w:val="ListParagraph"/>
        <w:numPr>
          <w:ilvl w:val="0"/>
          <w:numId w:val="502"/>
        </w:numPr>
        <w:contextualSpacing w:val="0"/>
      </w:pPr>
      <w:r>
        <w:t xml:space="preserve">The system runs </w:t>
      </w:r>
      <w:r w:rsidRPr="0094640A">
        <w:t xml:space="preserve">TMA </w:t>
      </w:r>
      <w:r>
        <w:t>eligibility</w:t>
      </w:r>
      <w:r w:rsidRPr="0094640A">
        <w:t xml:space="preserve"> </w:t>
      </w:r>
      <w:r>
        <w:t xml:space="preserve">rules </w:t>
      </w:r>
      <w:r w:rsidR="000B5192">
        <w:t xml:space="preserve">and </w:t>
      </w:r>
      <w:r w:rsidR="000B5192" w:rsidRPr="000B5192">
        <w:t>the TMA aid category is assigned as per the aid category sheet.</w:t>
      </w:r>
    </w:p>
    <w:p w14:paraId="321DDEB2" w14:textId="77777777" w:rsidR="003F57FB" w:rsidRPr="007C4761" w:rsidRDefault="003F57FB" w:rsidP="007C4761">
      <w:pPr>
        <w:pStyle w:val="ListParagraph"/>
        <w:ind w:left="1400"/>
        <w:contextualSpacing w:val="0"/>
        <w:rPr>
          <w:rFonts w:eastAsia="Calibri" w:cs="Times New Roman"/>
        </w:rPr>
      </w:pPr>
    </w:p>
    <w:p w14:paraId="3EF50E02" w14:textId="77777777" w:rsidR="003F57FB" w:rsidRPr="00B47B3F" w:rsidRDefault="003F57FB" w:rsidP="003F57FB">
      <w:pPr>
        <w:pStyle w:val="ListParagraph"/>
        <w:ind w:left="1400"/>
        <w:contextualSpacing w:val="0"/>
      </w:pPr>
    </w:p>
    <w:p w14:paraId="5A27372B" w14:textId="050082D0" w:rsidR="003F57FB" w:rsidRPr="004342C6" w:rsidRDefault="003F57FB" w:rsidP="003F57FB">
      <w:pPr>
        <w:pStyle w:val="Heading3"/>
        <w:numPr>
          <w:ilvl w:val="3"/>
          <w:numId w:val="13"/>
        </w:numPr>
        <w:tabs>
          <w:tab w:val="left" w:pos="1890"/>
        </w:tabs>
        <w:rPr>
          <w:rFonts w:ascii="Arial" w:hAnsi="Arial" w:cs="Arial"/>
        </w:rPr>
      </w:pPr>
      <w:bookmarkStart w:id="532" w:name="_Toc94634673"/>
      <w:r w:rsidRPr="004342C6">
        <w:rPr>
          <w:rFonts w:ascii="Arial" w:hAnsi="Arial" w:cs="Arial"/>
        </w:rPr>
        <w:t>Alternate Flow-</w:t>
      </w:r>
      <w:r w:rsidR="00720A04">
        <w:rPr>
          <w:rFonts w:ascii="Arial" w:hAnsi="Arial" w:cs="Arial"/>
        </w:rPr>
        <w:t>5</w:t>
      </w:r>
      <w:bookmarkEnd w:id="532"/>
    </w:p>
    <w:p w14:paraId="0383B016" w14:textId="1CD92EA2" w:rsidR="00BF6851" w:rsidRPr="00C0486B" w:rsidRDefault="00BF6851" w:rsidP="00320B54">
      <w:pPr>
        <w:pStyle w:val="ListParagraph"/>
        <w:numPr>
          <w:ilvl w:val="0"/>
          <w:numId w:val="429"/>
        </w:numPr>
        <w:contextualSpacing w:val="0"/>
      </w:pPr>
      <w:r w:rsidRPr="00C0486B">
        <w:t>Steps 1</w:t>
      </w:r>
      <w:r w:rsidR="008346AA">
        <w:t xml:space="preserve"> </w:t>
      </w:r>
      <w:r w:rsidRPr="00C0486B">
        <w:t xml:space="preserve">and </w:t>
      </w:r>
      <w:r w:rsidR="008346AA">
        <w:t>2</w:t>
      </w:r>
      <w:r w:rsidRPr="00C0486B">
        <w:t xml:space="preserve"> from </w:t>
      </w:r>
      <w:r>
        <w:t xml:space="preserve">Basic </w:t>
      </w:r>
      <w:r w:rsidRPr="00C0486B">
        <w:t>Flow applies.</w:t>
      </w:r>
    </w:p>
    <w:p w14:paraId="75A2D99F" w14:textId="1B629D2A" w:rsidR="00BF6851" w:rsidRDefault="00BF6851" w:rsidP="00BF6851">
      <w:pPr>
        <w:pStyle w:val="ListParagraph"/>
        <w:ind w:left="1400"/>
        <w:contextualSpacing w:val="0"/>
      </w:pPr>
      <w:r>
        <w:t>OR</w:t>
      </w:r>
    </w:p>
    <w:p w14:paraId="2D7C61A9" w14:textId="78624D10" w:rsidR="003F57FB" w:rsidRPr="00C0486B" w:rsidRDefault="003F57FB" w:rsidP="00320B54">
      <w:pPr>
        <w:pStyle w:val="ListParagraph"/>
        <w:numPr>
          <w:ilvl w:val="0"/>
          <w:numId w:val="429"/>
        </w:numPr>
        <w:contextualSpacing w:val="0"/>
      </w:pPr>
      <w:r w:rsidRPr="00C0486B">
        <w:t xml:space="preserve">Steps </w:t>
      </w:r>
      <w:r w:rsidR="00564065" w:rsidRPr="00C0486B">
        <w:t>1</w:t>
      </w:r>
      <w:r w:rsidR="00564065">
        <w:t xml:space="preserve"> </w:t>
      </w:r>
      <w:r w:rsidR="00564065" w:rsidRPr="00C0486B">
        <w:t xml:space="preserve">and </w:t>
      </w:r>
      <w:r w:rsidR="00564065">
        <w:t>2</w:t>
      </w:r>
      <w:r w:rsidR="00564065" w:rsidRPr="00C0486B">
        <w:t xml:space="preserve"> </w:t>
      </w:r>
      <w:r w:rsidRPr="00C0486B">
        <w:t>from Alternate Flow-</w:t>
      </w:r>
      <w:r w:rsidR="00FE0A9C">
        <w:t>1</w:t>
      </w:r>
      <w:r w:rsidRPr="00C0486B">
        <w:t xml:space="preserve"> applies.</w:t>
      </w:r>
    </w:p>
    <w:p w14:paraId="0A4F23D6" w14:textId="663B1E68" w:rsidR="003F57FB" w:rsidRPr="00BF6851" w:rsidRDefault="003F57FB" w:rsidP="00320B54">
      <w:pPr>
        <w:pStyle w:val="ListParagraph"/>
        <w:numPr>
          <w:ilvl w:val="0"/>
          <w:numId w:val="429"/>
        </w:numPr>
        <w:contextualSpacing w:val="0"/>
      </w:pPr>
      <w:r>
        <w:rPr>
          <w:rFonts w:eastAsia="Calibri" w:cs="Times New Roman"/>
        </w:rPr>
        <w:t xml:space="preserve">OR </w:t>
      </w:r>
      <w:r w:rsidRPr="00BF6851">
        <w:t xml:space="preserve">Steps </w:t>
      </w:r>
      <w:r w:rsidR="00564065" w:rsidRPr="00C0486B">
        <w:t>1</w:t>
      </w:r>
      <w:r w:rsidR="00564065">
        <w:t xml:space="preserve"> </w:t>
      </w:r>
      <w:r w:rsidR="00564065" w:rsidRPr="00C0486B">
        <w:t xml:space="preserve">and </w:t>
      </w:r>
      <w:r w:rsidR="00564065">
        <w:t>2</w:t>
      </w:r>
      <w:r w:rsidR="00564065" w:rsidRPr="00C0486B">
        <w:t xml:space="preserve"> </w:t>
      </w:r>
      <w:r w:rsidRPr="00BF6851">
        <w:t>from Alternate Flow-</w:t>
      </w:r>
      <w:r w:rsidR="00FE0A9C">
        <w:t>2</w:t>
      </w:r>
      <w:r w:rsidRPr="00BF6851">
        <w:t xml:space="preserve"> applies.</w:t>
      </w:r>
    </w:p>
    <w:p w14:paraId="191E8583" w14:textId="77777777" w:rsidR="003F57FB" w:rsidRPr="00BF6851" w:rsidRDefault="003F57FB" w:rsidP="00BF6851">
      <w:pPr>
        <w:pStyle w:val="ListParagraph"/>
        <w:ind w:left="1400"/>
        <w:contextualSpacing w:val="0"/>
      </w:pPr>
      <w:r w:rsidRPr="00BF6851">
        <w:t xml:space="preserve">OR </w:t>
      </w:r>
    </w:p>
    <w:p w14:paraId="42F4B1FB" w14:textId="6B7D47A7" w:rsidR="003F57FB" w:rsidRDefault="003F57FB" w:rsidP="00320B54">
      <w:pPr>
        <w:pStyle w:val="ListParagraph"/>
        <w:numPr>
          <w:ilvl w:val="0"/>
          <w:numId w:val="429"/>
        </w:numPr>
        <w:contextualSpacing w:val="0"/>
      </w:pPr>
      <w:r w:rsidRPr="00BF6851">
        <w:lastRenderedPageBreak/>
        <w:t xml:space="preserve">Steps </w:t>
      </w:r>
      <w:r w:rsidR="00564065" w:rsidRPr="00C0486B">
        <w:t>1</w:t>
      </w:r>
      <w:r w:rsidR="00564065">
        <w:t xml:space="preserve"> </w:t>
      </w:r>
      <w:r w:rsidR="00564065" w:rsidRPr="00C0486B">
        <w:t xml:space="preserve">and </w:t>
      </w:r>
      <w:r w:rsidR="00564065">
        <w:t>2</w:t>
      </w:r>
      <w:r w:rsidR="00564065" w:rsidRPr="00C0486B">
        <w:t xml:space="preserve"> </w:t>
      </w:r>
      <w:r w:rsidRPr="00BF6851">
        <w:t>from Alternate Flow-</w:t>
      </w:r>
      <w:r w:rsidR="00FE0A9C">
        <w:t>3</w:t>
      </w:r>
      <w:r w:rsidRPr="00BF6851">
        <w:t xml:space="preserve"> applies.</w:t>
      </w:r>
    </w:p>
    <w:p w14:paraId="79B89AEA" w14:textId="23BF1468" w:rsidR="00B52D30" w:rsidRDefault="00B52D30" w:rsidP="00B52D30">
      <w:pPr>
        <w:pStyle w:val="ListParagraph"/>
        <w:ind w:left="1400"/>
        <w:contextualSpacing w:val="0"/>
      </w:pPr>
      <w:r>
        <w:t>OR</w:t>
      </w:r>
    </w:p>
    <w:p w14:paraId="747E9B31" w14:textId="77777777" w:rsidR="00B52D30" w:rsidRPr="00BF6851" w:rsidRDefault="00B52D30" w:rsidP="00B52D30">
      <w:pPr>
        <w:pStyle w:val="ListParagraph"/>
        <w:ind w:left="1400"/>
        <w:contextualSpacing w:val="0"/>
      </w:pPr>
    </w:p>
    <w:p w14:paraId="65D9D39A" w14:textId="293EC3FC" w:rsidR="00B52D30" w:rsidRDefault="00B52D30" w:rsidP="00320B54">
      <w:pPr>
        <w:pStyle w:val="ListParagraph"/>
        <w:numPr>
          <w:ilvl w:val="0"/>
          <w:numId w:val="429"/>
        </w:numPr>
        <w:contextualSpacing w:val="0"/>
      </w:pPr>
      <w:r w:rsidRPr="00BF6851">
        <w:t>Steps 1 and 2 from Alternate Flow-</w:t>
      </w:r>
      <w:r w:rsidR="00E418CC">
        <w:t>4</w:t>
      </w:r>
      <w:r w:rsidRPr="00BF6851">
        <w:t xml:space="preserve"> applies.</w:t>
      </w:r>
    </w:p>
    <w:p w14:paraId="405CB749" w14:textId="08E21F5C" w:rsidR="003F57FB" w:rsidRDefault="003F57FB" w:rsidP="00320B54">
      <w:pPr>
        <w:pStyle w:val="ListParagraph"/>
        <w:numPr>
          <w:ilvl w:val="0"/>
          <w:numId w:val="429"/>
        </w:numPr>
        <w:contextualSpacing w:val="0"/>
      </w:pPr>
      <w:r>
        <w:t>The MAGI FPL does not go above 133%.</w:t>
      </w:r>
    </w:p>
    <w:p w14:paraId="3FF041D6" w14:textId="29D9EFE5" w:rsidR="003F57FB" w:rsidRDefault="003F57FB" w:rsidP="00320B54">
      <w:pPr>
        <w:pStyle w:val="ListParagraph"/>
        <w:numPr>
          <w:ilvl w:val="0"/>
          <w:numId w:val="429"/>
        </w:numPr>
        <w:contextualSpacing w:val="0"/>
      </w:pPr>
      <w:r w:rsidRPr="006507B7">
        <w:rPr>
          <w:rFonts w:cs="Arial"/>
        </w:rPr>
        <w:t xml:space="preserve">The </w:t>
      </w:r>
      <w:r>
        <w:rPr>
          <w:rFonts w:cs="Arial"/>
        </w:rPr>
        <w:t xml:space="preserve">system determines that </w:t>
      </w:r>
      <w:r w:rsidRPr="006507B7">
        <w:rPr>
          <w:rFonts w:cs="Arial"/>
        </w:rPr>
        <w:t xml:space="preserve">member is not eligible for the </w:t>
      </w:r>
      <w:r>
        <w:t>TMA benefits.</w:t>
      </w:r>
    </w:p>
    <w:p w14:paraId="28D4DBB5" w14:textId="77777777" w:rsidR="00024AB8" w:rsidRDefault="00024AB8" w:rsidP="00024AB8">
      <w:pPr>
        <w:pStyle w:val="ListParagraph"/>
        <w:ind w:left="1400"/>
        <w:contextualSpacing w:val="0"/>
      </w:pPr>
    </w:p>
    <w:p w14:paraId="5FCBC4D4" w14:textId="274AF09A" w:rsidR="00024AB8" w:rsidRDefault="00024AB8" w:rsidP="00024AB8">
      <w:pPr>
        <w:pStyle w:val="ListParagraph"/>
        <w:ind w:left="1400"/>
        <w:contextualSpacing w:val="0"/>
        <w:rPr>
          <w:rFonts w:cs="Arial"/>
        </w:rPr>
      </w:pPr>
    </w:p>
    <w:p w14:paraId="12E17CDC" w14:textId="6F7FAFFA" w:rsidR="00024AB8" w:rsidRDefault="00024AB8" w:rsidP="00024AB8">
      <w:pPr>
        <w:pStyle w:val="ListParagraph"/>
        <w:ind w:left="1400"/>
        <w:contextualSpacing w:val="0"/>
      </w:pPr>
    </w:p>
    <w:p w14:paraId="0724CD05" w14:textId="1F8AF6A8" w:rsidR="00024AB8" w:rsidRDefault="00024AB8" w:rsidP="00024AB8">
      <w:pPr>
        <w:contextualSpacing w:val="0"/>
      </w:pPr>
    </w:p>
    <w:p w14:paraId="22690250" w14:textId="64C38044" w:rsidR="00024AB8" w:rsidRDefault="00024AB8" w:rsidP="004D46A1">
      <w:pPr>
        <w:pStyle w:val="ListParagraph"/>
        <w:ind w:left="1400"/>
        <w:contextualSpacing w:val="0"/>
      </w:pPr>
    </w:p>
    <w:p w14:paraId="3B1C8EE3" w14:textId="77777777" w:rsidR="004D46A1" w:rsidRDefault="004D46A1" w:rsidP="004D46A1">
      <w:pPr>
        <w:pStyle w:val="ListParagraph"/>
        <w:ind w:left="1400"/>
        <w:contextualSpacing w:val="0"/>
      </w:pPr>
    </w:p>
    <w:p w14:paraId="7D3E18CA" w14:textId="77777777" w:rsidR="0016005A" w:rsidRPr="004342C6" w:rsidRDefault="0016005A" w:rsidP="00024AB8">
      <w:pPr>
        <w:pStyle w:val="NumberedNormal"/>
        <w:ind w:left="0" w:firstLine="0"/>
        <w:contextualSpacing/>
        <w:rPr>
          <w:rFonts w:ascii="Arial" w:hAnsi="Arial" w:cs="Arial"/>
          <w:sz w:val="22"/>
          <w:szCs w:val="22"/>
        </w:rPr>
      </w:pPr>
    </w:p>
    <w:p w14:paraId="62E2FB00" w14:textId="77777777" w:rsidR="00553C32" w:rsidRPr="004342C6" w:rsidRDefault="00553C32" w:rsidP="00553C32">
      <w:pPr>
        <w:pStyle w:val="Heading3"/>
        <w:numPr>
          <w:ilvl w:val="2"/>
          <w:numId w:val="13"/>
        </w:numPr>
        <w:rPr>
          <w:rFonts w:ascii="Arial" w:hAnsi="Arial" w:cs="Arial"/>
        </w:rPr>
      </w:pPr>
      <w:bookmarkStart w:id="533" w:name="_Toc94634674"/>
      <w:r w:rsidRPr="004342C6">
        <w:rPr>
          <w:rFonts w:ascii="Arial" w:hAnsi="Arial" w:cs="Arial"/>
        </w:rPr>
        <w:t>User Pages and Input</w:t>
      </w:r>
      <w:bookmarkEnd w:id="533"/>
    </w:p>
    <w:p w14:paraId="00309D67" w14:textId="51E2E686" w:rsidR="009260EE"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853DB12" w14:textId="77777777" w:rsidR="00553C32" w:rsidRPr="004342C6" w:rsidRDefault="00553C32" w:rsidP="00553C32">
      <w:pPr>
        <w:pStyle w:val="Heading3"/>
        <w:numPr>
          <w:ilvl w:val="2"/>
          <w:numId w:val="13"/>
        </w:numPr>
        <w:rPr>
          <w:rFonts w:ascii="Arial" w:hAnsi="Arial" w:cs="Arial"/>
        </w:rPr>
      </w:pPr>
      <w:bookmarkStart w:id="534" w:name="_Functional_Requirement(s)_1"/>
      <w:bookmarkStart w:id="535" w:name="_Toc94634675"/>
      <w:bookmarkEnd w:id="534"/>
      <w:r w:rsidRPr="004342C6">
        <w:rPr>
          <w:rFonts w:ascii="Arial" w:hAnsi="Arial" w:cs="Arial"/>
        </w:rPr>
        <w:t>Functional Requirement(s)</w:t>
      </w:r>
      <w:bookmarkEnd w:id="535"/>
    </w:p>
    <w:p w14:paraId="2408306F" w14:textId="4B0125B0" w:rsidR="00553C32" w:rsidRPr="004342C6" w:rsidRDefault="00553C32" w:rsidP="00AA2A02">
      <w:pPr>
        <w:pStyle w:val="Caption"/>
        <w:keepNext/>
        <w:jc w:val="center"/>
        <w:rPr>
          <w:rFonts w:cs="Arial"/>
        </w:rPr>
      </w:pPr>
      <w:bookmarkStart w:id="536" w:name="_Toc94635019"/>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23</w:t>
      </w:r>
      <w:r w:rsidRPr="004342C6">
        <w:rPr>
          <w:rFonts w:cs="Arial"/>
          <w:noProof/>
        </w:rPr>
        <w:fldChar w:fldCharType="end"/>
      </w:r>
      <w:r w:rsidRPr="004342C6">
        <w:rPr>
          <w:rFonts w:cs="Arial"/>
        </w:rPr>
        <w:t>. Functional Requirements – UC.</w:t>
      </w:r>
      <w:r w:rsidR="002B0E81" w:rsidRPr="004342C6">
        <w:rPr>
          <w:rFonts w:cs="Arial"/>
        </w:rPr>
        <w:t>19</w:t>
      </w:r>
      <w:bookmarkEnd w:id="536"/>
    </w:p>
    <w:tbl>
      <w:tblPr>
        <w:tblW w:w="9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075"/>
        <w:gridCol w:w="7205"/>
      </w:tblGrid>
      <w:tr w:rsidR="00553C32" w:rsidRPr="004342C6" w14:paraId="1B709579" w14:textId="77777777" w:rsidTr="00232CDA">
        <w:trPr>
          <w:trHeight w:val="300"/>
          <w:tblHeader/>
        </w:trPr>
        <w:tc>
          <w:tcPr>
            <w:tcW w:w="2075" w:type="dxa"/>
            <w:shd w:val="clear" w:color="auto" w:fill="4C8B3F" w:themeFill="background2"/>
            <w:vAlign w:val="center"/>
            <w:hideMark/>
          </w:tcPr>
          <w:p w14:paraId="6936E591"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205" w:type="dxa"/>
            <w:shd w:val="clear" w:color="auto" w:fill="4C8B3F" w:themeFill="background2"/>
            <w:vAlign w:val="center"/>
            <w:hideMark/>
          </w:tcPr>
          <w:p w14:paraId="7A11E44F"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2F126E" w:rsidRPr="004342C6" w14:paraId="0E2E7F95" w14:textId="77777777" w:rsidTr="00232CDA">
        <w:trPr>
          <w:trHeight w:val="314"/>
        </w:trPr>
        <w:tc>
          <w:tcPr>
            <w:tcW w:w="2075" w:type="dxa"/>
            <w:shd w:val="clear" w:color="000000" w:fill="FFFFFF"/>
            <w:vAlign w:val="center"/>
          </w:tcPr>
          <w:p w14:paraId="0297AD07" w14:textId="36BC19CE" w:rsidR="002F126E" w:rsidRPr="004342C6" w:rsidRDefault="00A43475" w:rsidP="00451A42">
            <w:pPr>
              <w:contextualSpacing w:val="0"/>
              <w:jc w:val="center"/>
              <w:rPr>
                <w:rFonts w:cs="Arial"/>
              </w:rPr>
            </w:pPr>
            <w:r>
              <w:rPr>
                <w:color w:val="000000"/>
              </w:rPr>
              <w:t>TMA.PCS.</w:t>
            </w:r>
            <w:r w:rsidRPr="00651128">
              <w:rPr>
                <w:color w:val="000000"/>
              </w:rPr>
              <w:t>0</w:t>
            </w:r>
            <w:r>
              <w:rPr>
                <w:color w:val="000000"/>
              </w:rPr>
              <w:t>2</w:t>
            </w:r>
            <w:r w:rsidRPr="00651128">
              <w:rPr>
                <w:color w:val="000000"/>
              </w:rPr>
              <w:t>.001</w:t>
            </w:r>
          </w:p>
        </w:tc>
        <w:tc>
          <w:tcPr>
            <w:tcW w:w="7205" w:type="dxa"/>
            <w:shd w:val="clear" w:color="000000" w:fill="FFFFFF"/>
          </w:tcPr>
          <w:p w14:paraId="72661860" w14:textId="77777777" w:rsidR="002F126E" w:rsidRDefault="002F126E" w:rsidP="002F126E">
            <w:pPr>
              <w:rPr>
                <w:rFonts w:eastAsia="Times New Roman"/>
                <w:szCs w:val="24"/>
              </w:rPr>
            </w:pPr>
            <w:r>
              <w:t>The system shall run the following rules to calculate TMA eligibility for an individual:</w:t>
            </w:r>
          </w:p>
          <w:p w14:paraId="51C2044C" w14:textId="77777777" w:rsidR="002F126E" w:rsidRDefault="002F126E" w:rsidP="00320B54">
            <w:pPr>
              <w:pStyle w:val="ListParagraph"/>
              <w:numPr>
                <w:ilvl w:val="0"/>
                <w:numId w:val="431"/>
              </w:numPr>
              <w:contextualSpacing w:val="0"/>
              <w:rPr>
                <w:rFonts w:cs="Arial"/>
              </w:rPr>
            </w:pPr>
            <w:r w:rsidRPr="00A146CD">
              <w:rPr>
                <w:rFonts w:cs="Arial"/>
              </w:rPr>
              <w:t>The M</w:t>
            </w:r>
            <w:r>
              <w:rPr>
                <w:rFonts w:cs="Arial"/>
              </w:rPr>
              <w:t>edicaid</w:t>
            </w:r>
            <w:r w:rsidRPr="00A146CD">
              <w:rPr>
                <w:rFonts w:cs="Arial"/>
              </w:rPr>
              <w:t xml:space="preserve"> household continues to include a child younger than age 19 living with the parent or caretaker</w:t>
            </w:r>
            <w:r>
              <w:rPr>
                <w:rFonts w:cs="Arial"/>
              </w:rPr>
              <w:t>.</w:t>
            </w:r>
            <w:r w:rsidRPr="00A146CD">
              <w:rPr>
                <w:rFonts w:cs="Arial"/>
              </w:rPr>
              <w:t xml:space="preserve"> </w:t>
            </w:r>
          </w:p>
          <w:p w14:paraId="1B2BC754" w14:textId="77777777" w:rsidR="002F126E" w:rsidRPr="00892A25" w:rsidRDefault="002F126E" w:rsidP="002F126E">
            <w:pPr>
              <w:rPr>
                <w:rFonts w:cs="Arial"/>
              </w:rPr>
            </w:pPr>
            <w:r>
              <w:rPr>
                <w:rFonts w:cs="Arial"/>
              </w:rPr>
              <w:t xml:space="preserve">               </w:t>
            </w:r>
            <w:r w:rsidRPr="00892A25">
              <w:rPr>
                <w:rFonts w:cs="Arial"/>
              </w:rPr>
              <w:t>AND</w:t>
            </w:r>
          </w:p>
          <w:p w14:paraId="798AB4AF" w14:textId="77777777" w:rsidR="002F126E" w:rsidRDefault="002F126E" w:rsidP="00320B54">
            <w:pPr>
              <w:pStyle w:val="ListParagraph"/>
              <w:numPr>
                <w:ilvl w:val="0"/>
                <w:numId w:val="431"/>
              </w:numPr>
              <w:contextualSpacing w:val="0"/>
              <w:rPr>
                <w:rFonts w:cs="Arial"/>
              </w:rPr>
            </w:pPr>
            <w:r w:rsidRPr="00A146CD">
              <w:rPr>
                <w:rFonts w:cs="Arial"/>
              </w:rPr>
              <w:t>A parent or caretaker relative continues to be employed</w:t>
            </w:r>
            <w:r>
              <w:rPr>
                <w:rFonts w:cs="Arial"/>
              </w:rPr>
              <w:t>.</w:t>
            </w:r>
            <w:r w:rsidRPr="00A146CD">
              <w:rPr>
                <w:rFonts w:cs="Arial"/>
              </w:rPr>
              <w:t xml:space="preserve"> </w:t>
            </w:r>
          </w:p>
          <w:p w14:paraId="59428F3D" w14:textId="77777777" w:rsidR="002F126E" w:rsidRPr="00892A25" w:rsidRDefault="002F126E" w:rsidP="002F126E">
            <w:pPr>
              <w:rPr>
                <w:rFonts w:cs="Arial"/>
              </w:rPr>
            </w:pPr>
            <w:r>
              <w:rPr>
                <w:rFonts w:cs="Arial"/>
              </w:rPr>
              <w:t xml:space="preserve">               </w:t>
            </w:r>
            <w:r w:rsidRPr="00892A25">
              <w:rPr>
                <w:rFonts w:cs="Arial"/>
              </w:rPr>
              <w:t>AND</w:t>
            </w:r>
          </w:p>
          <w:p w14:paraId="697E0620" w14:textId="77777777" w:rsidR="002F126E" w:rsidRDefault="002F126E" w:rsidP="00320B54">
            <w:pPr>
              <w:pStyle w:val="ListParagraph"/>
              <w:numPr>
                <w:ilvl w:val="0"/>
                <w:numId w:val="431"/>
              </w:numPr>
              <w:contextualSpacing w:val="0"/>
              <w:rPr>
                <w:rFonts w:cs="Arial"/>
              </w:rPr>
            </w:pPr>
            <w:r w:rsidRPr="00662B46">
              <w:rPr>
                <w:rFonts w:cs="Arial"/>
              </w:rPr>
              <w:t>The member has a verified income in the latest eligibility</w:t>
            </w:r>
            <w:r>
              <w:rPr>
                <w:rFonts w:cs="Arial"/>
              </w:rPr>
              <w:t>.</w:t>
            </w:r>
            <w:r w:rsidRPr="00662B46">
              <w:rPr>
                <w:rFonts w:cs="Arial"/>
              </w:rPr>
              <w:t xml:space="preserve"> </w:t>
            </w:r>
          </w:p>
          <w:p w14:paraId="22BDFA34" w14:textId="77777777" w:rsidR="002F126E" w:rsidRPr="00892A25" w:rsidRDefault="002F126E" w:rsidP="002F126E">
            <w:pPr>
              <w:rPr>
                <w:rFonts w:cs="Arial"/>
              </w:rPr>
            </w:pPr>
            <w:r>
              <w:rPr>
                <w:rFonts w:cs="Arial"/>
              </w:rPr>
              <w:t xml:space="preserve">               </w:t>
            </w:r>
            <w:r w:rsidRPr="00892A25">
              <w:rPr>
                <w:rFonts w:cs="Arial"/>
              </w:rPr>
              <w:t>AND</w:t>
            </w:r>
          </w:p>
          <w:p w14:paraId="6D346B0A" w14:textId="77777777" w:rsidR="002F126E" w:rsidRPr="00FA50D3" w:rsidRDefault="002F126E" w:rsidP="00320B54">
            <w:pPr>
              <w:pStyle w:val="ListParagraph"/>
              <w:numPr>
                <w:ilvl w:val="0"/>
                <w:numId w:val="431"/>
              </w:numPr>
              <w:contextualSpacing w:val="0"/>
              <w:rPr>
                <w:rFonts w:cs="Arial"/>
              </w:rPr>
            </w:pPr>
            <w:r w:rsidRPr="00FA50D3">
              <w:rPr>
                <w:rFonts w:cs="Arial"/>
              </w:rPr>
              <w:t>The MAGI FPL of the member who receives Medicaid Standard/Standard Plus Buy-In has increased above 133% due to any reason</w:t>
            </w:r>
            <w:r>
              <w:rPr>
                <w:rFonts w:cs="Arial"/>
              </w:rPr>
              <w:t>.</w:t>
            </w:r>
          </w:p>
          <w:p w14:paraId="0EFB49C9" w14:textId="77777777" w:rsidR="002F126E" w:rsidRDefault="002F126E" w:rsidP="002F126E">
            <w:pPr>
              <w:rPr>
                <w:rFonts w:eastAsia="Times New Roman"/>
                <w:szCs w:val="24"/>
              </w:rPr>
            </w:pPr>
            <w:r w:rsidRPr="004729FE">
              <w:rPr>
                <w:rFonts w:eastAsia="Times New Roman"/>
                <w:b/>
                <w:bCs/>
                <w:szCs w:val="24"/>
              </w:rPr>
              <w:t>Note</w:t>
            </w:r>
            <w:r w:rsidRPr="005A7851">
              <w:rPr>
                <w:rFonts w:eastAsia="Times New Roman"/>
                <w:szCs w:val="24"/>
              </w:rPr>
              <w:t>:</w:t>
            </w:r>
            <w:r w:rsidRPr="00E247D9">
              <w:rPr>
                <w:rFonts w:eastAsia="Times New Roman"/>
                <w:szCs w:val="24"/>
              </w:rPr>
              <w:t xml:space="preserve"> </w:t>
            </w:r>
          </w:p>
          <w:p w14:paraId="4E850C71" w14:textId="77777777" w:rsidR="00A62EC5" w:rsidRPr="004342C6" w:rsidRDefault="00A62EC5" w:rsidP="00320B54">
            <w:pPr>
              <w:pStyle w:val="ListParagraph"/>
              <w:numPr>
                <w:ilvl w:val="0"/>
                <w:numId w:val="367"/>
              </w:numPr>
              <w:ind w:left="724"/>
              <w:rPr>
                <w:rFonts w:cs="Arial"/>
              </w:rPr>
            </w:pPr>
            <w:r w:rsidRPr="004342C6">
              <w:rPr>
                <w:rFonts w:cs="Arial"/>
              </w:rPr>
              <w:t>In point (a)</w:t>
            </w:r>
            <w:r>
              <w:rPr>
                <w:rFonts w:cs="Arial"/>
              </w:rPr>
              <w:t>,</w:t>
            </w:r>
            <w:r w:rsidRPr="004342C6">
              <w:rPr>
                <w:rFonts w:cs="Arial"/>
              </w:rPr>
              <w:t xml:space="preserve"> the thumb rule to be used is, “There should be at least one Parent Caretaker and at least one Child &lt;19 in the MH Household”.</w:t>
            </w:r>
          </w:p>
          <w:p w14:paraId="613B1FDE" w14:textId="77777777" w:rsidR="00A62EC5" w:rsidRPr="004342C6" w:rsidRDefault="00A62EC5" w:rsidP="00320B54">
            <w:pPr>
              <w:pStyle w:val="ListParagraph"/>
              <w:numPr>
                <w:ilvl w:val="0"/>
                <w:numId w:val="367"/>
              </w:numPr>
              <w:ind w:left="724"/>
              <w:rPr>
                <w:rFonts w:cs="Arial"/>
              </w:rPr>
            </w:pPr>
            <w:r w:rsidRPr="004342C6">
              <w:rPr>
                <w:rFonts w:cs="Arial"/>
              </w:rPr>
              <w:t>In point (b) Employed means Member should have at least one earned income from the sources below:</w:t>
            </w:r>
          </w:p>
          <w:p w14:paraId="3442792A" w14:textId="77777777" w:rsidR="00A62EC5" w:rsidRPr="004342C6" w:rsidRDefault="00A62EC5" w:rsidP="00320B54">
            <w:pPr>
              <w:pStyle w:val="NumberedNormal"/>
              <w:numPr>
                <w:ilvl w:val="0"/>
                <w:numId w:val="368"/>
              </w:numPr>
              <w:contextualSpacing/>
              <w:rPr>
                <w:rFonts w:ascii="Arial" w:eastAsia="Arial" w:hAnsi="Arial" w:cs="Arial"/>
                <w:sz w:val="22"/>
                <w:szCs w:val="22"/>
              </w:rPr>
            </w:pPr>
            <w:r w:rsidRPr="004342C6">
              <w:rPr>
                <w:rFonts w:ascii="Arial" w:eastAsia="Arial" w:hAnsi="Arial" w:cs="Arial"/>
                <w:sz w:val="22"/>
                <w:szCs w:val="22"/>
              </w:rPr>
              <w:t xml:space="preserve">Job income </w:t>
            </w:r>
          </w:p>
          <w:p w14:paraId="752F2136" w14:textId="77777777" w:rsidR="00A62EC5" w:rsidRPr="004342C6" w:rsidRDefault="00A62EC5" w:rsidP="00320B54">
            <w:pPr>
              <w:pStyle w:val="NumberedNormal"/>
              <w:numPr>
                <w:ilvl w:val="0"/>
                <w:numId w:val="368"/>
              </w:numPr>
              <w:contextualSpacing/>
              <w:rPr>
                <w:rFonts w:ascii="Arial" w:eastAsia="Arial" w:hAnsi="Arial" w:cs="Arial"/>
                <w:sz w:val="22"/>
                <w:szCs w:val="22"/>
              </w:rPr>
            </w:pPr>
            <w:r w:rsidRPr="004342C6">
              <w:rPr>
                <w:rFonts w:ascii="Arial" w:eastAsia="Arial" w:hAnsi="Arial" w:cs="Arial"/>
                <w:sz w:val="22"/>
                <w:szCs w:val="22"/>
              </w:rPr>
              <w:t>Self-employment/s-Corporation/partnership income</w:t>
            </w:r>
          </w:p>
          <w:p w14:paraId="2C1A1678" w14:textId="77777777" w:rsidR="00A62EC5" w:rsidRPr="004342C6" w:rsidRDefault="00A62EC5" w:rsidP="00320B54">
            <w:pPr>
              <w:pStyle w:val="NumberedNormal"/>
              <w:numPr>
                <w:ilvl w:val="0"/>
                <w:numId w:val="368"/>
              </w:numPr>
              <w:contextualSpacing/>
              <w:rPr>
                <w:rFonts w:ascii="Arial" w:eastAsia="Arial" w:hAnsi="Arial" w:cs="Arial"/>
                <w:sz w:val="22"/>
                <w:szCs w:val="22"/>
              </w:rPr>
            </w:pPr>
            <w:r w:rsidRPr="004342C6">
              <w:rPr>
                <w:rFonts w:ascii="Arial" w:eastAsia="Arial" w:hAnsi="Arial" w:cs="Arial"/>
                <w:sz w:val="22"/>
                <w:szCs w:val="22"/>
              </w:rPr>
              <w:t>Seasonal job income</w:t>
            </w:r>
          </w:p>
          <w:p w14:paraId="7FDCCB30" w14:textId="77777777" w:rsidR="00A62EC5" w:rsidRPr="004342C6" w:rsidRDefault="00A62EC5" w:rsidP="00320B54">
            <w:pPr>
              <w:pStyle w:val="NumberedNormal"/>
              <w:numPr>
                <w:ilvl w:val="0"/>
                <w:numId w:val="368"/>
              </w:numPr>
              <w:contextualSpacing/>
              <w:rPr>
                <w:rFonts w:ascii="Arial" w:eastAsia="Arial" w:hAnsi="Arial" w:cs="Arial"/>
                <w:sz w:val="22"/>
                <w:szCs w:val="22"/>
              </w:rPr>
            </w:pPr>
            <w:r w:rsidRPr="004342C6">
              <w:rPr>
                <w:rFonts w:ascii="Arial" w:eastAsia="Arial" w:hAnsi="Arial" w:cs="Arial"/>
                <w:sz w:val="22"/>
                <w:szCs w:val="22"/>
              </w:rPr>
              <w:t>Farming and Fishing</w:t>
            </w:r>
          </w:p>
          <w:p w14:paraId="546BE939" w14:textId="77777777" w:rsidR="00A62EC5" w:rsidRPr="004342C6" w:rsidRDefault="00A62EC5" w:rsidP="00320B54">
            <w:pPr>
              <w:pStyle w:val="ListParagraph"/>
              <w:numPr>
                <w:ilvl w:val="0"/>
                <w:numId w:val="367"/>
              </w:numPr>
              <w:ind w:left="724"/>
              <w:rPr>
                <w:rFonts w:cs="Arial"/>
              </w:rPr>
            </w:pPr>
            <w:r w:rsidRPr="004342C6">
              <w:rPr>
                <w:rFonts w:cs="Arial"/>
              </w:rPr>
              <w:t>In point (c) system should check if income is verified for all members of MH MAGI Household.</w:t>
            </w:r>
          </w:p>
          <w:p w14:paraId="4ADF020E" w14:textId="77777777" w:rsidR="00A62EC5" w:rsidRDefault="00A62EC5" w:rsidP="00320B54">
            <w:pPr>
              <w:pStyle w:val="ListParagraph"/>
              <w:numPr>
                <w:ilvl w:val="0"/>
                <w:numId w:val="430"/>
              </w:numPr>
            </w:pPr>
            <w:r w:rsidRPr="004342C6">
              <w:rPr>
                <w:rFonts w:cs="Arial"/>
              </w:rPr>
              <w:t>In point (d)</w:t>
            </w:r>
            <w:r>
              <w:rPr>
                <w:rFonts w:cs="Arial"/>
              </w:rPr>
              <w:t xml:space="preserve"> t</w:t>
            </w:r>
            <w:r w:rsidRPr="002033E1">
              <w:rPr>
                <w:rFonts w:eastAsia="Times New Roman"/>
                <w:szCs w:val="24"/>
              </w:rPr>
              <w:t xml:space="preserve">he increase in the MAGI FPL can be due to any reason such as </w:t>
            </w:r>
            <w:r>
              <w:rPr>
                <w:rFonts w:eastAsia="Times New Roman"/>
                <w:szCs w:val="24"/>
              </w:rPr>
              <w:t xml:space="preserve">a </w:t>
            </w:r>
            <w:r w:rsidRPr="002033E1">
              <w:rPr>
                <w:rFonts w:eastAsia="Times New Roman"/>
                <w:szCs w:val="24"/>
              </w:rPr>
              <w:t xml:space="preserve">change in earned or unearned income, change in household composition, Income RFI time clock expiry, manual verification of income, QHP &amp; Mixed HH renewal </w:t>
            </w:r>
            <w:r w:rsidRPr="002033E1">
              <w:rPr>
                <w:rFonts w:eastAsia="Times New Roman"/>
                <w:szCs w:val="24"/>
              </w:rPr>
              <w:lastRenderedPageBreak/>
              <w:t>process, Medicaid renewal process</w:t>
            </w:r>
            <w:r>
              <w:rPr>
                <w:rFonts w:eastAsia="Times New Roman"/>
                <w:szCs w:val="24"/>
              </w:rPr>
              <w:t>,</w:t>
            </w:r>
            <w:r w:rsidRPr="002033E1">
              <w:rPr>
                <w:rFonts w:eastAsia="Times New Roman"/>
                <w:szCs w:val="24"/>
              </w:rPr>
              <w:t xml:space="preserve"> or </w:t>
            </w:r>
            <w:r w:rsidRPr="00DA5505">
              <w:t xml:space="preserve">any </w:t>
            </w:r>
            <w:r>
              <w:t xml:space="preserve">other program </w:t>
            </w:r>
            <w:r w:rsidRPr="00DA5505">
              <w:t>determination</w:t>
            </w:r>
            <w:r>
              <w:t>.</w:t>
            </w:r>
          </w:p>
          <w:p w14:paraId="685E9E76" w14:textId="77777777" w:rsidR="00A62EC5" w:rsidRPr="004342C6" w:rsidRDefault="00A62EC5" w:rsidP="00320B54">
            <w:pPr>
              <w:pStyle w:val="ListParagraph"/>
              <w:numPr>
                <w:ilvl w:val="0"/>
                <w:numId w:val="367"/>
              </w:numPr>
              <w:ind w:left="724"/>
              <w:rPr>
                <w:rFonts w:cs="Arial"/>
              </w:rPr>
            </w:pPr>
            <w:r>
              <w:rPr>
                <w:rFonts w:cs="Arial"/>
              </w:rPr>
              <w:t>Along with increase in the MAGI FPL,</w:t>
            </w:r>
            <w:r w:rsidRPr="004342C6">
              <w:rPr>
                <w:rFonts w:cs="Arial"/>
              </w:rPr>
              <w:t xml:space="preserve"> “Newly Added earned income of an Existing Member” or “Newly Added Earned income of a New Member” if raising someone’s MH HH FPL above 133% may qualify members to get TMA.</w:t>
            </w:r>
          </w:p>
          <w:p w14:paraId="0FD58A7C" w14:textId="77777777" w:rsidR="002F126E" w:rsidRPr="004342C6" w:rsidRDefault="002F126E" w:rsidP="00232CDA">
            <w:pPr>
              <w:rPr>
                <w:rFonts w:cs="Arial"/>
              </w:rPr>
            </w:pPr>
          </w:p>
        </w:tc>
      </w:tr>
      <w:tr w:rsidR="00232CDA" w:rsidRPr="004342C6" w14:paraId="2F8C3E29" w14:textId="77777777" w:rsidTr="00232CDA">
        <w:trPr>
          <w:trHeight w:val="314"/>
        </w:trPr>
        <w:tc>
          <w:tcPr>
            <w:tcW w:w="2075" w:type="dxa"/>
            <w:shd w:val="clear" w:color="000000" w:fill="FFFFFF"/>
            <w:vAlign w:val="center"/>
          </w:tcPr>
          <w:p w14:paraId="62E45857" w14:textId="68E3CA52" w:rsidR="00232CDA" w:rsidRPr="004342C6" w:rsidRDefault="00232CDA" w:rsidP="00232CDA">
            <w:pPr>
              <w:contextualSpacing w:val="0"/>
              <w:jc w:val="center"/>
              <w:rPr>
                <w:rFonts w:eastAsia="Times New Roman" w:cs="Arial"/>
                <w:szCs w:val="24"/>
              </w:rPr>
            </w:pPr>
            <w:r w:rsidRPr="004342C6">
              <w:rPr>
                <w:rFonts w:eastAsia="Times New Roman" w:cs="Arial"/>
                <w:szCs w:val="24"/>
              </w:rPr>
              <w:lastRenderedPageBreak/>
              <w:t>TMA.0001.003</w:t>
            </w:r>
          </w:p>
        </w:tc>
        <w:tc>
          <w:tcPr>
            <w:tcW w:w="7205" w:type="dxa"/>
            <w:shd w:val="clear" w:color="000000" w:fill="FFFFFF"/>
          </w:tcPr>
          <w:p w14:paraId="4B4E7FBC" w14:textId="77777777" w:rsidR="00232CDA" w:rsidRPr="004342C6" w:rsidRDefault="00232CDA" w:rsidP="00232CDA">
            <w:pPr>
              <w:pStyle w:val="NumberedNormal"/>
              <w:ind w:left="0" w:firstLine="0"/>
              <w:rPr>
                <w:rFonts w:ascii="Arial" w:hAnsi="Arial" w:cs="Arial"/>
                <w:sz w:val="22"/>
              </w:rPr>
            </w:pPr>
            <w:r w:rsidRPr="004342C6">
              <w:rPr>
                <w:rFonts w:ascii="Arial" w:hAnsi="Arial" w:cs="Arial"/>
                <w:sz w:val="22"/>
              </w:rPr>
              <w:t>The system will not assign TMA period if Member is Pregnant/Postpartum with immigration status ILP or QAB</w:t>
            </w:r>
          </w:p>
          <w:p w14:paraId="67914124" w14:textId="77777777" w:rsidR="00A36BDD" w:rsidRPr="004342C6" w:rsidRDefault="00A36BDD" w:rsidP="00232CDA">
            <w:pPr>
              <w:pStyle w:val="NumberedNormal"/>
              <w:ind w:left="0" w:firstLine="0"/>
              <w:rPr>
                <w:rFonts w:ascii="Arial" w:hAnsi="Arial" w:cs="Arial"/>
                <w:sz w:val="22"/>
              </w:rPr>
            </w:pPr>
          </w:p>
          <w:p w14:paraId="76F1B249" w14:textId="77777777" w:rsidR="00C86B33" w:rsidRDefault="00CC3A6B" w:rsidP="00232CDA">
            <w:pPr>
              <w:pStyle w:val="NumberedNormal"/>
              <w:ind w:left="0" w:firstLine="0"/>
              <w:rPr>
                <w:rFonts w:ascii="Arial" w:hAnsi="Arial" w:cs="Arial"/>
                <w:sz w:val="22"/>
              </w:rPr>
            </w:pPr>
            <w:r w:rsidRPr="004342C6">
              <w:rPr>
                <w:rFonts w:ascii="Arial" w:hAnsi="Arial" w:cs="Arial"/>
                <w:b/>
                <w:bCs/>
                <w:sz w:val="22"/>
              </w:rPr>
              <w:t>Note</w:t>
            </w:r>
            <w:r w:rsidRPr="004342C6">
              <w:rPr>
                <w:rFonts w:ascii="Arial" w:hAnsi="Arial" w:cs="Arial"/>
                <w:sz w:val="22"/>
              </w:rPr>
              <w:t xml:space="preserve">: </w:t>
            </w:r>
          </w:p>
          <w:p w14:paraId="5B6EA7AA" w14:textId="77777777" w:rsidR="00CC3A6B" w:rsidRDefault="00CC3A6B" w:rsidP="00320B54">
            <w:pPr>
              <w:pStyle w:val="NumberedNormal"/>
              <w:numPr>
                <w:ilvl w:val="0"/>
                <w:numId w:val="367"/>
              </w:numPr>
              <w:ind w:left="781" w:hanging="450"/>
              <w:rPr>
                <w:rFonts w:ascii="Arial" w:hAnsi="Arial" w:cs="Arial"/>
                <w:sz w:val="22"/>
              </w:rPr>
            </w:pPr>
            <w:r w:rsidRPr="004342C6">
              <w:rPr>
                <w:rFonts w:ascii="Arial" w:hAnsi="Arial" w:cs="Arial"/>
                <w:sz w:val="22"/>
              </w:rPr>
              <w:t>The system shall not assign TMA period to the aid category H1 and J1</w:t>
            </w:r>
          </w:p>
          <w:p w14:paraId="266A701D" w14:textId="77777777" w:rsidR="00C86B33" w:rsidRPr="00FE5B55" w:rsidRDefault="00C86B33" w:rsidP="00320B54">
            <w:pPr>
              <w:pStyle w:val="ListParagraph"/>
              <w:numPr>
                <w:ilvl w:val="0"/>
                <w:numId w:val="367"/>
              </w:numPr>
              <w:ind w:left="781" w:hanging="450"/>
              <w:contextualSpacing w:val="0"/>
              <w:rPr>
                <w:rFonts w:asciiTheme="minorHAnsi" w:hAnsiTheme="minorHAnsi"/>
              </w:rPr>
            </w:pPr>
            <w:r w:rsidRPr="00FE5B55">
              <w:rPr>
                <w:rFonts w:asciiTheme="minorHAnsi" w:hAnsiTheme="minorHAnsi"/>
              </w:rPr>
              <w:t xml:space="preserve">The system shall not assign TMA period to the aid category H1, J1, </w:t>
            </w:r>
            <w:r w:rsidRPr="00FE5B55">
              <w:rPr>
                <w:rFonts w:asciiTheme="minorHAnsi" w:hAnsiTheme="minorHAnsi"/>
                <w:b/>
                <w:bCs/>
              </w:rPr>
              <w:t>K2 and K3</w:t>
            </w:r>
            <w:r w:rsidRPr="00FE5B55">
              <w:rPr>
                <w:rFonts w:asciiTheme="minorHAnsi" w:hAnsiTheme="minorHAnsi"/>
              </w:rPr>
              <w:t>.</w:t>
            </w:r>
          </w:p>
          <w:p w14:paraId="5C5BBF15" w14:textId="77777777" w:rsidR="00C86B33" w:rsidRPr="00FE5B55" w:rsidRDefault="00C86B33" w:rsidP="00320B54">
            <w:pPr>
              <w:pStyle w:val="ListParagraph"/>
              <w:numPr>
                <w:ilvl w:val="0"/>
                <w:numId w:val="367"/>
              </w:numPr>
              <w:ind w:left="781" w:hanging="450"/>
              <w:contextualSpacing w:val="0"/>
              <w:rPr>
                <w:rFonts w:asciiTheme="minorHAnsi" w:hAnsiTheme="minorHAnsi"/>
                <w:color w:val="000000"/>
              </w:rPr>
            </w:pPr>
            <w:r w:rsidRPr="00FE5B55">
              <w:rPr>
                <w:rFonts w:asciiTheme="minorHAnsi" w:hAnsiTheme="minorHAnsi"/>
                <w:color w:val="000000"/>
              </w:rPr>
              <w:t>The existing TMA functionality will remain AS-IS and it is only extended to cover the newly added postpartum aid categories K2 and K3.</w:t>
            </w:r>
          </w:p>
          <w:p w14:paraId="6D1DE94E" w14:textId="2A60B78F" w:rsidR="00C86B33" w:rsidRPr="004342C6" w:rsidRDefault="00C86B33" w:rsidP="00C86B33">
            <w:pPr>
              <w:pStyle w:val="NumberedNormal"/>
              <w:ind w:left="421" w:firstLine="0"/>
              <w:rPr>
                <w:rFonts w:ascii="Arial" w:hAnsi="Arial" w:cs="Arial"/>
                <w:sz w:val="22"/>
              </w:rPr>
            </w:pPr>
          </w:p>
        </w:tc>
      </w:tr>
      <w:tr w:rsidR="007E7B65" w:rsidRPr="004342C6" w14:paraId="7EAE677D" w14:textId="77777777" w:rsidTr="00232CDA">
        <w:trPr>
          <w:trHeight w:val="314"/>
        </w:trPr>
        <w:tc>
          <w:tcPr>
            <w:tcW w:w="2075" w:type="dxa"/>
            <w:shd w:val="clear" w:color="000000" w:fill="FFFFFF"/>
            <w:vAlign w:val="center"/>
          </w:tcPr>
          <w:p w14:paraId="23801FCC" w14:textId="56AD2141" w:rsidR="007E7B65" w:rsidRPr="004342C6" w:rsidRDefault="007E7B65" w:rsidP="007E7B65">
            <w:pPr>
              <w:contextualSpacing w:val="0"/>
              <w:jc w:val="center"/>
              <w:rPr>
                <w:rFonts w:eastAsia="Times New Roman" w:cs="Arial"/>
                <w:szCs w:val="24"/>
              </w:rPr>
            </w:pPr>
            <w:r>
              <w:rPr>
                <w:color w:val="000000"/>
              </w:rPr>
              <w:t>TMA.PCS.</w:t>
            </w:r>
            <w:r w:rsidRPr="00651128">
              <w:rPr>
                <w:color w:val="000000"/>
              </w:rPr>
              <w:t>0</w:t>
            </w:r>
            <w:r>
              <w:rPr>
                <w:color w:val="000000"/>
              </w:rPr>
              <w:t>3</w:t>
            </w:r>
            <w:r w:rsidRPr="00651128">
              <w:rPr>
                <w:color w:val="000000"/>
              </w:rPr>
              <w:t>.001</w:t>
            </w:r>
          </w:p>
        </w:tc>
        <w:tc>
          <w:tcPr>
            <w:tcW w:w="7205" w:type="dxa"/>
            <w:shd w:val="clear" w:color="000000" w:fill="FFFFFF"/>
          </w:tcPr>
          <w:p w14:paraId="1EE9E00D" w14:textId="492E0346" w:rsidR="007E7B65" w:rsidRDefault="007E7B65" w:rsidP="007E7B65">
            <w:pPr>
              <w:rPr>
                <w:rFonts w:eastAsia="Times New Roman"/>
                <w:color w:val="000000"/>
              </w:rPr>
            </w:pPr>
            <w:r w:rsidRPr="001D6C6A">
              <w:rPr>
                <w:rFonts w:eastAsia="Times New Roman"/>
                <w:color w:val="000000"/>
              </w:rPr>
              <w:t xml:space="preserve">The system shall use </w:t>
            </w:r>
            <w:r>
              <w:rPr>
                <w:rFonts w:eastAsia="Times New Roman"/>
                <w:color w:val="000000"/>
              </w:rPr>
              <w:t xml:space="preserve">the </w:t>
            </w:r>
            <w:hyperlink w:anchor="TMA_Calc" w:history="1">
              <w:r w:rsidRPr="00F309EE">
                <w:rPr>
                  <w:rStyle w:val="Hyperlink"/>
                  <w:rFonts w:eastAsia="Times New Roman"/>
                </w:rPr>
                <w:t xml:space="preserve">TMA </w:t>
              </w:r>
              <w:r w:rsidRPr="00F309EE">
                <w:rPr>
                  <w:rStyle w:val="Hyperlink"/>
                </w:rPr>
                <w:t>Period</w:t>
              </w:r>
              <w:r w:rsidRPr="00F309EE">
                <w:rPr>
                  <w:rStyle w:val="Hyperlink"/>
                  <w:rFonts w:eastAsia="Times New Roman"/>
                </w:rPr>
                <w:t xml:space="preserve"> start date calculation </w:t>
              </w:r>
              <w:r w:rsidR="00F309EE" w:rsidRPr="00F309EE">
                <w:rPr>
                  <w:rStyle w:val="Hyperlink"/>
                  <w:rFonts w:eastAsia="Times New Roman"/>
                </w:rPr>
                <w:t>rules</w:t>
              </w:r>
            </w:hyperlink>
            <w:r w:rsidR="00F309EE">
              <w:rPr>
                <w:rFonts w:eastAsia="Times New Roman"/>
                <w:color w:val="000000"/>
              </w:rPr>
              <w:t xml:space="preserve"> </w:t>
            </w:r>
            <w:r w:rsidRPr="001D6C6A">
              <w:rPr>
                <w:rFonts w:eastAsia="Times New Roman"/>
                <w:color w:val="000000"/>
              </w:rPr>
              <w:t xml:space="preserve">sheet </w:t>
            </w:r>
            <w:ins w:id="537" w:author="Author">
              <w:r w:rsidR="00AB5CFE" w:rsidRPr="007372B9">
                <w:t>to calculate the TMA period start date when the M</w:t>
              </w:r>
              <w:r w:rsidR="00AB5CFE">
                <w:t>edicaid</w:t>
              </w:r>
              <w:r w:rsidR="00AB5CFE" w:rsidRPr="007372B9">
                <w:t xml:space="preserve"> FPL goes above 133% through any program determination process</w:t>
              </w:r>
            </w:ins>
            <w:del w:id="538" w:author="Author">
              <w:r w:rsidRPr="001D6C6A" w:rsidDel="00AB5CFE">
                <w:rPr>
                  <w:rFonts w:eastAsia="Times New Roman"/>
                  <w:color w:val="000000"/>
                </w:rPr>
                <w:delText>to calculate the TMA period start date when the MAGI FPL go</w:delText>
              </w:r>
              <w:r w:rsidDel="00AB5CFE">
                <w:rPr>
                  <w:rFonts w:eastAsia="Times New Roman"/>
                  <w:color w:val="000000"/>
                </w:rPr>
                <w:delText>es</w:delText>
              </w:r>
              <w:r w:rsidRPr="001D6C6A" w:rsidDel="00AB5CFE">
                <w:rPr>
                  <w:rFonts w:eastAsia="Times New Roman"/>
                  <w:color w:val="000000"/>
                </w:rPr>
                <w:delText xml:space="preserve"> above 133% through any program determination process</w:delText>
              </w:r>
            </w:del>
            <w:r>
              <w:rPr>
                <w:rFonts w:eastAsia="Times New Roman"/>
                <w:color w:val="000000"/>
              </w:rPr>
              <w:t>.</w:t>
            </w:r>
            <w:r w:rsidRPr="001D6C6A">
              <w:rPr>
                <w:rFonts w:eastAsia="Times New Roman"/>
                <w:color w:val="000000"/>
              </w:rPr>
              <w:t xml:space="preserve"> </w:t>
            </w:r>
          </w:p>
          <w:p w14:paraId="0D452094" w14:textId="09BC2196" w:rsidR="007E7B65" w:rsidRDefault="007E7B65" w:rsidP="007E7B65">
            <w:pPr>
              <w:ind w:left="288"/>
              <w:rPr>
                <w:rFonts w:eastAsia="Times New Roman"/>
                <w:color w:val="000000"/>
              </w:rPr>
            </w:pPr>
          </w:p>
          <w:p w14:paraId="2FFF76AE" w14:textId="77777777" w:rsidR="007E7B65" w:rsidRPr="001D6C6A" w:rsidRDefault="007E7B65" w:rsidP="007E7B65">
            <w:pPr>
              <w:rPr>
                <w:rFonts w:eastAsia="Times New Roman"/>
                <w:b/>
                <w:bCs/>
                <w:color w:val="000000"/>
              </w:rPr>
            </w:pPr>
            <w:r w:rsidRPr="001D6C6A">
              <w:rPr>
                <w:rFonts w:eastAsia="Times New Roman"/>
                <w:b/>
                <w:bCs/>
                <w:color w:val="000000"/>
              </w:rPr>
              <w:t>Note:</w:t>
            </w:r>
          </w:p>
          <w:p w14:paraId="7678AB6D" w14:textId="77777777" w:rsidR="007E7B65" w:rsidRPr="00217620" w:rsidRDefault="007E7B65" w:rsidP="00AB5CFE">
            <w:pPr>
              <w:pStyle w:val="ListParagraph"/>
              <w:numPr>
                <w:ilvl w:val="0"/>
                <w:numId w:val="432"/>
              </w:numPr>
              <w:contextualSpacing w:val="0"/>
              <w:textAlignment w:val="center"/>
              <w:rPr>
                <w:rFonts w:eastAsia="Times New Roman"/>
              </w:rPr>
            </w:pPr>
            <w:r w:rsidRPr="004D7E39">
              <w:rPr>
                <w:rFonts w:eastAsia="Times New Roman"/>
                <w:color w:val="000000"/>
              </w:rPr>
              <w:t>The system shall use the earliest date to calculate the TMA Period Start Date in case of multiple reported events</w:t>
            </w:r>
            <w:r>
              <w:rPr>
                <w:rFonts w:eastAsia="Times New Roman"/>
                <w:color w:val="000000"/>
              </w:rPr>
              <w:t>.</w:t>
            </w:r>
            <w:r w:rsidRPr="004D7E39">
              <w:rPr>
                <w:rFonts w:eastAsia="Times New Roman"/>
                <w:color w:val="000000"/>
              </w:rPr>
              <w:t xml:space="preserve"> </w:t>
            </w:r>
          </w:p>
          <w:p w14:paraId="0E5579F9" w14:textId="77777777" w:rsidR="007E7B65" w:rsidRPr="00217620" w:rsidRDefault="007E7B65" w:rsidP="00AB5CFE">
            <w:pPr>
              <w:pStyle w:val="ListParagraph"/>
              <w:numPr>
                <w:ilvl w:val="0"/>
                <w:numId w:val="432"/>
              </w:numPr>
              <w:contextualSpacing w:val="0"/>
              <w:textAlignment w:val="center"/>
              <w:rPr>
                <w:rFonts w:eastAsia="Times New Roman"/>
                <w:color w:val="000000"/>
              </w:rPr>
            </w:pPr>
            <w:r>
              <w:rPr>
                <w:rFonts w:eastAsia="Times New Roman"/>
                <w:color w:val="000000"/>
              </w:rPr>
              <w:t>The d</w:t>
            </w:r>
            <w:r w:rsidRPr="00217620">
              <w:rPr>
                <w:rFonts w:eastAsia="Times New Roman"/>
                <w:color w:val="000000"/>
              </w:rPr>
              <w:t xml:space="preserve">ate used to calculate the TMA period start date for each event type will be configurable.  </w:t>
            </w:r>
          </w:p>
          <w:p w14:paraId="0D16254A" w14:textId="77777777" w:rsidR="007E7B65" w:rsidRDefault="007E7B65" w:rsidP="00AB5CFE">
            <w:pPr>
              <w:pStyle w:val="ListParagraph"/>
              <w:numPr>
                <w:ilvl w:val="0"/>
                <w:numId w:val="432"/>
              </w:numPr>
              <w:contextualSpacing w:val="0"/>
              <w:rPr>
                <w:rFonts w:eastAsia="Times New Roman"/>
                <w:color w:val="000000"/>
              </w:rPr>
            </w:pPr>
            <w:r w:rsidRPr="00A35F19">
              <w:rPr>
                <w:rFonts w:eastAsia="Times New Roman"/>
                <w:color w:val="000000"/>
              </w:rPr>
              <w:t xml:space="preserve">The system shall use </w:t>
            </w:r>
            <w:r>
              <w:rPr>
                <w:rFonts w:eastAsia="Times New Roman"/>
                <w:color w:val="000000"/>
              </w:rPr>
              <w:t xml:space="preserve">the </w:t>
            </w:r>
            <w:r w:rsidRPr="00F11F00">
              <w:t xml:space="preserve">Income Effective Date </w:t>
            </w:r>
            <w:r w:rsidRPr="00A35F19">
              <w:rPr>
                <w:rFonts w:eastAsia="Times New Roman"/>
                <w:color w:val="000000"/>
              </w:rPr>
              <w:t xml:space="preserve">of </w:t>
            </w:r>
            <w:r>
              <w:rPr>
                <w:rFonts w:eastAsia="Times New Roman"/>
                <w:color w:val="000000"/>
              </w:rPr>
              <w:t xml:space="preserve">the </w:t>
            </w:r>
            <w:r w:rsidRPr="00A35F19">
              <w:rPr>
                <w:rFonts w:eastAsia="Times New Roman"/>
                <w:color w:val="000000"/>
              </w:rPr>
              <w:t xml:space="preserve">One-time Lottery and Gambling Winnings income when this distributed income amount is active for the member. Please refer </w:t>
            </w:r>
            <w:r>
              <w:rPr>
                <w:rFonts w:eastAsia="Times New Roman"/>
                <w:color w:val="000000"/>
              </w:rPr>
              <w:t xml:space="preserve">to </w:t>
            </w:r>
            <w:r w:rsidRPr="00A35F19">
              <w:rPr>
                <w:rFonts w:eastAsia="Times New Roman"/>
                <w:color w:val="000000"/>
              </w:rPr>
              <w:t xml:space="preserve">Lottery and gambling PRSD for rules/logic to consider member's income as active or </w:t>
            </w:r>
            <w:r>
              <w:rPr>
                <w:rFonts w:eastAsia="Times New Roman"/>
                <w:color w:val="000000"/>
              </w:rPr>
              <w:t>inactive.</w:t>
            </w:r>
          </w:p>
          <w:p w14:paraId="25A14999" w14:textId="77777777" w:rsidR="007E7B65" w:rsidRDefault="007E7B65" w:rsidP="00AB5CFE">
            <w:pPr>
              <w:pStyle w:val="ListParagraph"/>
              <w:numPr>
                <w:ilvl w:val="0"/>
                <w:numId w:val="432"/>
              </w:numPr>
              <w:contextualSpacing w:val="0"/>
              <w:rPr>
                <w:ins w:id="539" w:author="Author"/>
                <w:rFonts w:eastAsia="Times New Roman"/>
                <w:color w:val="000000"/>
              </w:rPr>
            </w:pPr>
            <w:r>
              <w:rPr>
                <w:rFonts w:eastAsia="Times New Roman"/>
                <w:color w:val="000000"/>
              </w:rPr>
              <w:t>T</w:t>
            </w:r>
            <w:r w:rsidRPr="00107FB4">
              <w:rPr>
                <w:rFonts w:eastAsia="Times New Roman"/>
                <w:color w:val="000000"/>
              </w:rPr>
              <w:t xml:space="preserve">he system shall continue to use the Income Effective Date to calculate the TMA </w:t>
            </w:r>
            <w:r>
              <w:rPr>
                <w:rFonts w:eastAsia="Times New Roman"/>
                <w:color w:val="000000"/>
              </w:rPr>
              <w:t>Period Start</w:t>
            </w:r>
            <w:r w:rsidRPr="00107FB4">
              <w:rPr>
                <w:rFonts w:eastAsia="Times New Roman"/>
                <w:color w:val="000000"/>
              </w:rPr>
              <w:t xml:space="preserve"> Date if the Month of the One-Time Income source is the current month in which the member is evaluated for TMA</w:t>
            </w:r>
            <w:r>
              <w:rPr>
                <w:rFonts w:eastAsia="Times New Roman"/>
                <w:color w:val="000000"/>
              </w:rPr>
              <w:t xml:space="preserve"> for all other one-time income sources.</w:t>
            </w:r>
          </w:p>
          <w:p w14:paraId="3B11B06B" w14:textId="4227E4C3" w:rsidR="00AB5CFE" w:rsidRDefault="00AB5CFE" w:rsidP="00AB5CFE">
            <w:pPr>
              <w:pStyle w:val="ListParagraph"/>
              <w:numPr>
                <w:ilvl w:val="0"/>
                <w:numId w:val="432"/>
              </w:numPr>
              <w:spacing w:after="160" w:line="259" w:lineRule="auto"/>
              <w:rPr>
                <w:ins w:id="540" w:author="Author"/>
              </w:rPr>
            </w:pPr>
            <w:ins w:id="541" w:author="Author">
              <w:r>
                <w:t xml:space="preserve">The </w:t>
              </w:r>
              <w:r w:rsidRPr="00E41F25">
                <w:t>system will only consider the earliest doc</w:t>
              </w:r>
              <w:r>
                <w:t>ument</w:t>
              </w:r>
              <w:r w:rsidRPr="00E41F25">
                <w:t xml:space="preserve"> </w:t>
              </w:r>
              <w:r>
                <w:t>received</w:t>
              </w:r>
              <w:r w:rsidRPr="00E41F25">
                <w:t xml:space="preserve"> dates </w:t>
              </w:r>
              <w:r w:rsidRPr="00403C28">
                <w:t>for the income sources that were manually verified</w:t>
              </w:r>
              <w:r>
                <w:t xml:space="preserve"> </w:t>
              </w:r>
              <w:r w:rsidRPr="00403C28">
                <w:t>where the TMA period is being established</w:t>
              </w:r>
              <w:r>
                <w:t xml:space="preserve"> </w:t>
              </w:r>
              <w:r w:rsidRPr="00E41F25">
                <w:t xml:space="preserve">of the </w:t>
              </w:r>
              <w:r>
                <w:t>members</w:t>
              </w:r>
              <w:r w:rsidRPr="00E41F25">
                <w:t> within the individual's MAGI HH to calculate the TMA start date.</w:t>
              </w:r>
            </w:ins>
          </w:p>
          <w:p w14:paraId="66D73C60" w14:textId="77777777" w:rsidR="00AB5CFE" w:rsidRDefault="00AB5CFE" w:rsidP="00AB5CFE">
            <w:pPr>
              <w:pStyle w:val="ListParagraph"/>
              <w:numPr>
                <w:ilvl w:val="0"/>
                <w:numId w:val="432"/>
              </w:numPr>
              <w:spacing w:after="160" w:line="259" w:lineRule="auto"/>
              <w:rPr>
                <w:ins w:id="542" w:author="Author"/>
              </w:rPr>
            </w:pPr>
            <w:ins w:id="543" w:author="Author">
              <w:r>
                <w:t>The s</w:t>
              </w:r>
              <w:r w:rsidRPr="00403C28">
                <w:t>ystem shall not update the TMA Period once the TMA period has been established</w:t>
              </w:r>
              <w:r>
                <w:t>.</w:t>
              </w:r>
            </w:ins>
          </w:p>
          <w:p w14:paraId="67D8E3ED" w14:textId="6D8EF47D" w:rsidR="00AB5CFE" w:rsidRPr="00BF29DB" w:rsidRDefault="00AB5CFE" w:rsidP="00AB5CFE">
            <w:pPr>
              <w:pStyle w:val="ListParagraph"/>
              <w:numPr>
                <w:ilvl w:val="0"/>
                <w:numId w:val="432"/>
              </w:numPr>
              <w:contextualSpacing w:val="0"/>
              <w:rPr>
                <w:rFonts w:eastAsia="Times New Roman"/>
                <w:color w:val="000000"/>
              </w:rPr>
            </w:pPr>
            <w:ins w:id="544" w:author="Author">
              <w:r>
                <w:t>All other TMA eligibility criteria will remain AS-IS</w:t>
              </w:r>
            </w:ins>
          </w:p>
          <w:p w14:paraId="37913FE6" w14:textId="77777777" w:rsidR="007E7B65" w:rsidRPr="00A35F19" w:rsidRDefault="007E7B65" w:rsidP="007E7B65">
            <w:pPr>
              <w:pStyle w:val="ListParagraph"/>
              <w:ind w:left="864"/>
              <w:rPr>
                <w:rFonts w:eastAsia="Times New Roman"/>
                <w:color w:val="000000"/>
              </w:rPr>
            </w:pPr>
          </w:p>
          <w:p w14:paraId="5A4D3687" w14:textId="77777777" w:rsidR="007E7B65" w:rsidRDefault="007E7B65" w:rsidP="007E7B65">
            <w:pPr>
              <w:textAlignment w:val="center"/>
              <w:rPr>
                <w:rFonts w:eastAsia="Times New Roman"/>
              </w:rPr>
            </w:pPr>
          </w:p>
          <w:p w14:paraId="5F31C4A3" w14:textId="77777777" w:rsidR="007E7B65" w:rsidRDefault="007E7B65" w:rsidP="007E7B65">
            <w:pPr>
              <w:textAlignment w:val="center"/>
              <w:rPr>
                <w:rFonts w:eastAsia="Times New Roman"/>
              </w:rPr>
            </w:pPr>
          </w:p>
          <w:p w14:paraId="13519B20" w14:textId="77777777" w:rsidR="007E7B65" w:rsidRPr="004D7E39" w:rsidRDefault="007E7B65" w:rsidP="007E7B65">
            <w:pPr>
              <w:rPr>
                <w:rFonts w:eastAsia="Times New Roman"/>
                <w:color w:val="000000"/>
              </w:rPr>
            </w:pPr>
            <w:r w:rsidRPr="004D7E39">
              <w:rPr>
                <w:rFonts w:eastAsia="Times New Roman"/>
                <w:b/>
                <w:bCs/>
                <w:color w:val="000000"/>
              </w:rPr>
              <w:lastRenderedPageBreak/>
              <w:t xml:space="preserve">Example 1: TMA </w:t>
            </w:r>
            <w:r>
              <w:rPr>
                <w:rFonts w:eastAsia="Times New Roman"/>
                <w:b/>
                <w:bCs/>
                <w:color w:val="000000"/>
              </w:rPr>
              <w:t xml:space="preserve">period </w:t>
            </w:r>
            <w:r w:rsidRPr="004D7E39">
              <w:rPr>
                <w:rFonts w:eastAsia="Times New Roman"/>
                <w:b/>
                <w:bCs/>
                <w:color w:val="000000"/>
              </w:rPr>
              <w:t xml:space="preserve">calculation based on </w:t>
            </w:r>
            <w:r>
              <w:rPr>
                <w:rFonts w:eastAsia="Times New Roman"/>
                <w:b/>
                <w:bCs/>
                <w:color w:val="000000"/>
              </w:rPr>
              <w:t>income effective date when the user adds</w:t>
            </w:r>
            <w:r w:rsidRPr="004D7E39">
              <w:rPr>
                <w:rFonts w:eastAsia="Times New Roman"/>
                <w:b/>
                <w:bCs/>
                <w:color w:val="000000"/>
              </w:rPr>
              <w:t xml:space="preserve"> a</w:t>
            </w:r>
            <w:r>
              <w:rPr>
                <w:rFonts w:eastAsia="Times New Roman"/>
                <w:b/>
                <w:bCs/>
                <w:color w:val="000000"/>
              </w:rPr>
              <w:t>n unearned income source</w:t>
            </w:r>
            <w:r w:rsidRPr="004D7E39">
              <w:rPr>
                <w:rFonts w:eastAsia="Times New Roman"/>
                <w:b/>
                <w:bCs/>
                <w:color w:val="000000"/>
              </w:rPr>
              <w:t xml:space="preserve"> in the SSAP flow.</w:t>
            </w:r>
          </w:p>
          <w:p w14:paraId="3CB8E268" w14:textId="77777777" w:rsidR="007E7B65" w:rsidRPr="004D7E39" w:rsidRDefault="007E7B65" w:rsidP="007E7B65">
            <w:pPr>
              <w:ind w:left="288"/>
              <w:rPr>
                <w:rFonts w:eastAsia="Times New Roman"/>
                <w:color w:val="000000"/>
              </w:rPr>
            </w:pPr>
            <w:r w:rsidRPr="004D7E39">
              <w:rPr>
                <w:rFonts w:eastAsia="Times New Roman"/>
                <w:b/>
                <w:bCs/>
                <w:color w:val="000000"/>
              </w:rPr>
              <w:t> </w:t>
            </w:r>
          </w:p>
          <w:p w14:paraId="1BD28A13" w14:textId="77777777" w:rsidR="007E7B65" w:rsidRDefault="007E7B65" w:rsidP="00AB5CFE">
            <w:pPr>
              <w:numPr>
                <w:ilvl w:val="0"/>
                <w:numId w:val="721"/>
              </w:numPr>
              <w:contextualSpacing w:val="0"/>
              <w:textAlignment w:val="center"/>
              <w:rPr>
                <w:rFonts w:eastAsia="Times New Roman"/>
                <w:color w:val="000000"/>
              </w:rPr>
            </w:pPr>
            <w:r>
              <w:rPr>
                <w:rFonts w:eastAsia="Times New Roman"/>
                <w:color w:val="000000"/>
              </w:rPr>
              <w:t>On 01/01/2021, a</w:t>
            </w:r>
            <w:r w:rsidRPr="004D7E39">
              <w:rPr>
                <w:rFonts w:eastAsia="Times New Roman"/>
                <w:color w:val="000000"/>
              </w:rPr>
              <w:t>n application is submitted for three members: John (HOH, P</w:t>
            </w:r>
            <w:r>
              <w:rPr>
                <w:rFonts w:eastAsia="Times New Roman"/>
                <w:color w:val="000000"/>
              </w:rPr>
              <w:t>arent caretaker</w:t>
            </w:r>
            <w:r w:rsidRPr="004D7E39">
              <w:rPr>
                <w:rFonts w:eastAsia="Times New Roman"/>
                <w:color w:val="000000"/>
              </w:rPr>
              <w:t>), Jane (Spouse)</w:t>
            </w:r>
            <w:r>
              <w:rPr>
                <w:rFonts w:eastAsia="Times New Roman"/>
                <w:color w:val="000000"/>
              </w:rPr>
              <w:t>,</w:t>
            </w:r>
            <w:r w:rsidRPr="004D7E39">
              <w:rPr>
                <w:rFonts w:eastAsia="Times New Roman"/>
                <w:color w:val="000000"/>
              </w:rPr>
              <w:t xml:space="preserve"> and Jack (Child&lt;19 Age)</w:t>
            </w:r>
            <w:r>
              <w:rPr>
                <w:rFonts w:eastAsia="Times New Roman"/>
                <w:color w:val="000000"/>
              </w:rPr>
              <w:t>.</w:t>
            </w:r>
          </w:p>
          <w:p w14:paraId="7707A9A8" w14:textId="77777777" w:rsidR="007E7B65" w:rsidRDefault="007E7B65" w:rsidP="00AB5CFE">
            <w:pPr>
              <w:pStyle w:val="ListParagraph"/>
              <w:numPr>
                <w:ilvl w:val="0"/>
                <w:numId w:val="721"/>
              </w:numPr>
              <w:contextualSpacing w:val="0"/>
              <w:jc w:val="both"/>
            </w:pPr>
            <w:r w:rsidRPr="006F330F">
              <w:t>J</w:t>
            </w:r>
            <w:r>
              <w:t>ohn has</w:t>
            </w:r>
            <w:r w:rsidRPr="006F330F">
              <w:t xml:space="preserve"> </w:t>
            </w:r>
            <w:r>
              <w:t xml:space="preserve">a self-attested </w:t>
            </w:r>
            <w:r w:rsidRPr="006F330F">
              <w:t>income</w:t>
            </w:r>
            <w:r>
              <w:t xml:space="preserve"> </w:t>
            </w:r>
            <w:r w:rsidRPr="006F330F">
              <w:t>of $</w:t>
            </w:r>
            <w:r>
              <w:t>12</w:t>
            </w:r>
            <w:r w:rsidRPr="006F330F">
              <w:t>,000</w:t>
            </w:r>
            <w:r>
              <w:t xml:space="preserve"> as Job Income (Earned income) with frequency as Yearly.</w:t>
            </w:r>
          </w:p>
          <w:p w14:paraId="7C04790E" w14:textId="77777777" w:rsidR="007E7B65" w:rsidRDefault="007E7B65" w:rsidP="00AB5CFE">
            <w:pPr>
              <w:pStyle w:val="ListParagraph"/>
              <w:numPr>
                <w:ilvl w:val="0"/>
                <w:numId w:val="721"/>
              </w:numPr>
              <w:contextualSpacing w:val="0"/>
              <w:jc w:val="both"/>
            </w:pPr>
            <w:r>
              <w:t xml:space="preserve"> Jane and Jack do not report any income.</w:t>
            </w:r>
          </w:p>
          <w:p w14:paraId="52A504FF" w14:textId="77777777" w:rsidR="007E7B65" w:rsidRPr="00A10781" w:rsidRDefault="007E7B65" w:rsidP="00AB5CFE">
            <w:pPr>
              <w:pStyle w:val="ListParagraph"/>
              <w:numPr>
                <w:ilvl w:val="0"/>
                <w:numId w:val="721"/>
              </w:numPr>
              <w:contextualSpacing w:val="0"/>
              <w:jc w:val="both"/>
            </w:pPr>
            <w:r>
              <w:t>The MAGI FPL for all the members is &lt;133%.</w:t>
            </w:r>
          </w:p>
          <w:p w14:paraId="1FBD8EAB" w14:textId="77777777" w:rsidR="007E7B65" w:rsidRPr="00463E3A" w:rsidRDefault="007E7B65" w:rsidP="00AB5CFE">
            <w:pPr>
              <w:numPr>
                <w:ilvl w:val="0"/>
                <w:numId w:val="721"/>
              </w:numPr>
              <w:contextualSpacing w:val="0"/>
              <w:textAlignment w:val="center"/>
              <w:rPr>
                <w:rFonts w:eastAsia="Times New Roman"/>
              </w:rPr>
            </w:pPr>
            <w:r>
              <w:rPr>
                <w:rFonts w:eastAsia="Times New Roman"/>
              </w:rPr>
              <w:t>All are eligible for Medicaid standard.</w:t>
            </w:r>
          </w:p>
          <w:p w14:paraId="4616FC67" w14:textId="77777777" w:rsidR="007E7B65" w:rsidRPr="004D7E39" w:rsidRDefault="007E7B65" w:rsidP="00AB5CFE">
            <w:pPr>
              <w:numPr>
                <w:ilvl w:val="0"/>
                <w:numId w:val="721"/>
              </w:numPr>
              <w:contextualSpacing w:val="0"/>
              <w:textAlignment w:val="center"/>
              <w:rPr>
                <w:rFonts w:eastAsia="Times New Roman"/>
              </w:rPr>
            </w:pPr>
            <w:r w:rsidRPr="004D7E39">
              <w:rPr>
                <w:rFonts w:eastAsia="Times New Roman"/>
                <w:color w:val="000000"/>
              </w:rPr>
              <w:t>On 02/15/2021,</w:t>
            </w:r>
            <w:r>
              <w:rPr>
                <w:rFonts w:eastAsia="Times New Roman"/>
                <w:color w:val="000000"/>
              </w:rPr>
              <w:t xml:space="preserve"> John</w:t>
            </w:r>
            <w:r w:rsidRPr="004D7E39">
              <w:rPr>
                <w:rFonts w:eastAsia="Times New Roman"/>
                <w:color w:val="000000"/>
              </w:rPr>
              <w:t xml:space="preserve"> </w:t>
            </w:r>
            <w:r>
              <w:rPr>
                <w:rFonts w:eastAsia="Times New Roman"/>
                <w:color w:val="000000"/>
              </w:rPr>
              <w:t>reported an income</w:t>
            </w:r>
            <w:r w:rsidRPr="004D7E39">
              <w:rPr>
                <w:rFonts w:eastAsia="Times New Roman"/>
                <w:color w:val="000000"/>
              </w:rPr>
              <w:t xml:space="preserve"> change </w:t>
            </w:r>
            <w:r>
              <w:rPr>
                <w:rFonts w:eastAsia="Times New Roman"/>
                <w:color w:val="000000"/>
              </w:rPr>
              <w:t>with the following details:</w:t>
            </w:r>
          </w:p>
          <w:p w14:paraId="7ADDE3CA" w14:textId="77777777" w:rsidR="007E7B65" w:rsidRPr="006F1275" w:rsidRDefault="007E7B65" w:rsidP="00AB5CFE">
            <w:pPr>
              <w:numPr>
                <w:ilvl w:val="1"/>
                <w:numId w:val="721"/>
              </w:numPr>
              <w:contextualSpacing w:val="0"/>
              <w:textAlignment w:val="center"/>
              <w:rPr>
                <w:rFonts w:eastAsia="Times New Roman"/>
                <w:color w:val="000000"/>
              </w:rPr>
            </w:pPr>
            <w:r w:rsidRPr="004D7E39">
              <w:rPr>
                <w:rFonts w:eastAsia="Times New Roman"/>
                <w:color w:val="000000"/>
              </w:rPr>
              <w:t xml:space="preserve">Added a new unearned income source </w:t>
            </w:r>
            <w:r>
              <w:rPr>
                <w:rFonts w:eastAsia="Times New Roman"/>
                <w:color w:val="000000"/>
              </w:rPr>
              <w:t>with the Income e</w:t>
            </w:r>
            <w:r w:rsidRPr="004D7E39">
              <w:rPr>
                <w:rFonts w:eastAsia="Times New Roman"/>
                <w:color w:val="000000"/>
              </w:rPr>
              <w:t>ffective date as</w:t>
            </w:r>
            <w:r>
              <w:rPr>
                <w:rFonts w:eastAsia="Times New Roman"/>
                <w:color w:val="000000"/>
              </w:rPr>
              <w:t xml:space="preserve"> of</w:t>
            </w:r>
            <w:r w:rsidRPr="004D7E39">
              <w:rPr>
                <w:rFonts w:eastAsia="Times New Roman"/>
                <w:color w:val="000000"/>
              </w:rPr>
              <w:t xml:space="preserve"> 01/</w:t>
            </w:r>
            <w:r>
              <w:rPr>
                <w:rFonts w:eastAsia="Times New Roman"/>
                <w:color w:val="000000"/>
              </w:rPr>
              <w:t>15</w:t>
            </w:r>
            <w:r w:rsidRPr="004D7E39">
              <w:rPr>
                <w:rFonts w:eastAsia="Times New Roman"/>
                <w:color w:val="000000"/>
              </w:rPr>
              <w:t>/2021</w:t>
            </w:r>
            <w:r>
              <w:rPr>
                <w:rFonts w:eastAsia="Times New Roman"/>
                <w:color w:val="000000"/>
              </w:rPr>
              <w:t>.</w:t>
            </w:r>
            <w:r w:rsidRPr="004D7E39">
              <w:rPr>
                <w:rFonts w:eastAsia="Times New Roman"/>
                <w:color w:val="000000"/>
              </w:rPr>
              <w:t xml:space="preserve"> </w:t>
            </w:r>
          </w:p>
          <w:p w14:paraId="2D78BD90" w14:textId="77777777" w:rsidR="007E7B65" w:rsidRPr="004D7E39" w:rsidRDefault="007E7B65" w:rsidP="00AB5CFE">
            <w:pPr>
              <w:numPr>
                <w:ilvl w:val="1"/>
                <w:numId w:val="721"/>
              </w:numPr>
              <w:contextualSpacing w:val="0"/>
              <w:textAlignment w:val="center"/>
              <w:rPr>
                <w:rFonts w:eastAsia="Times New Roman"/>
              </w:rPr>
            </w:pPr>
            <w:r w:rsidRPr="004D7E39">
              <w:rPr>
                <w:rFonts w:eastAsia="Times New Roman"/>
                <w:color w:val="000000"/>
              </w:rPr>
              <w:t>Submitted the application, which results in MAGI FPL to go above 133%</w:t>
            </w:r>
          </w:p>
          <w:p w14:paraId="0C0CF67C" w14:textId="77777777" w:rsidR="007E7B65" w:rsidRPr="004D7E39" w:rsidRDefault="007E7B65" w:rsidP="00AB5CFE">
            <w:pPr>
              <w:numPr>
                <w:ilvl w:val="0"/>
                <w:numId w:val="721"/>
              </w:numPr>
              <w:contextualSpacing w:val="0"/>
              <w:textAlignment w:val="center"/>
              <w:rPr>
                <w:rFonts w:eastAsia="Times New Roman"/>
              </w:rPr>
            </w:pPr>
            <w:r w:rsidRPr="004D7E39">
              <w:rPr>
                <w:rFonts w:eastAsia="Times New Roman"/>
                <w:color w:val="000000"/>
              </w:rPr>
              <w:t xml:space="preserve">The system </w:t>
            </w:r>
            <w:r>
              <w:rPr>
                <w:rFonts w:eastAsia="Times New Roman"/>
                <w:color w:val="000000"/>
              </w:rPr>
              <w:t>determined that</w:t>
            </w:r>
            <w:r w:rsidRPr="004D7E39">
              <w:rPr>
                <w:rFonts w:eastAsia="Times New Roman"/>
                <w:color w:val="000000"/>
              </w:rPr>
              <w:t xml:space="preserve"> John (HOH</w:t>
            </w:r>
            <w:r>
              <w:rPr>
                <w:rFonts w:eastAsia="Times New Roman"/>
                <w:color w:val="000000"/>
              </w:rPr>
              <w:t>, Parent caretaker</w:t>
            </w:r>
            <w:r w:rsidRPr="004D7E39">
              <w:rPr>
                <w:rFonts w:eastAsia="Times New Roman"/>
                <w:color w:val="000000"/>
              </w:rPr>
              <w:t>)</w:t>
            </w:r>
            <w:r>
              <w:rPr>
                <w:rFonts w:eastAsia="Times New Roman"/>
                <w:color w:val="000000"/>
              </w:rPr>
              <w:t xml:space="preserve">, Jane (Spouse), </w:t>
            </w:r>
            <w:r w:rsidRPr="004D7E39">
              <w:rPr>
                <w:rFonts w:eastAsia="Times New Roman"/>
                <w:color w:val="000000"/>
              </w:rPr>
              <w:t xml:space="preserve">and Jack (Child &lt;19 Age) are </w:t>
            </w:r>
            <w:r>
              <w:rPr>
                <w:rFonts w:eastAsia="Times New Roman"/>
                <w:color w:val="000000"/>
              </w:rPr>
              <w:t>meeting the TMA eligibility criteria and are eligible for the TMA benefits.</w:t>
            </w:r>
          </w:p>
          <w:p w14:paraId="6858BD39" w14:textId="77777777" w:rsidR="007E7B65" w:rsidRPr="004D7E39" w:rsidRDefault="007E7B65" w:rsidP="007E7B65">
            <w:pPr>
              <w:ind w:left="1080"/>
              <w:rPr>
                <w:rFonts w:eastAsia="Times New Roman"/>
                <w:color w:val="000000"/>
                <w:sz w:val="20"/>
                <w:szCs w:val="20"/>
              </w:rPr>
            </w:pPr>
            <w:r w:rsidRPr="004D7E39">
              <w:rPr>
                <w:rFonts w:eastAsia="Times New Roman"/>
                <w:color w:val="000000"/>
                <w:sz w:val="20"/>
                <w:szCs w:val="20"/>
              </w:rPr>
              <w:t> </w:t>
            </w:r>
          </w:p>
          <w:p w14:paraId="2F602D2B" w14:textId="77777777" w:rsidR="007E7B65" w:rsidRDefault="007E7B65" w:rsidP="007E7B65">
            <w:pPr>
              <w:ind w:left="288"/>
              <w:rPr>
                <w:rFonts w:eastAsia="Times New Roman"/>
                <w:b/>
                <w:bCs/>
                <w:color w:val="000000"/>
              </w:rPr>
            </w:pPr>
          </w:p>
          <w:p w14:paraId="17B18EF5" w14:textId="77777777" w:rsidR="007E7B65" w:rsidRPr="004D7E39" w:rsidRDefault="007E7B65" w:rsidP="007E7B65">
            <w:pPr>
              <w:rPr>
                <w:rFonts w:eastAsia="Times New Roman"/>
                <w:color w:val="000000"/>
              </w:rPr>
            </w:pPr>
            <w:r w:rsidRPr="004D7E39">
              <w:rPr>
                <w:rFonts w:eastAsia="Times New Roman"/>
                <w:b/>
                <w:bCs/>
                <w:color w:val="000000"/>
              </w:rPr>
              <w:t>Conclusion</w:t>
            </w:r>
            <w:r>
              <w:rPr>
                <w:rFonts w:eastAsia="Times New Roman"/>
                <w:b/>
                <w:bCs/>
                <w:color w:val="000000"/>
              </w:rPr>
              <w:t xml:space="preserve"> </w:t>
            </w:r>
            <w:r w:rsidRPr="004D7E39">
              <w:rPr>
                <w:rFonts w:eastAsia="Times New Roman"/>
                <w:color w:val="000000"/>
              </w:rPr>
              <w:t xml:space="preserve">- The system will </w:t>
            </w:r>
            <w:r>
              <w:rPr>
                <w:rFonts w:eastAsia="Times New Roman"/>
                <w:color w:val="000000"/>
              </w:rPr>
              <w:t>use the income effective date (</w:t>
            </w:r>
            <w:r w:rsidRPr="004D7E39">
              <w:rPr>
                <w:rFonts w:eastAsia="Times New Roman"/>
                <w:color w:val="000000"/>
              </w:rPr>
              <w:t>01/15/2021</w:t>
            </w:r>
            <w:r>
              <w:rPr>
                <w:rFonts w:eastAsia="Times New Roman"/>
                <w:color w:val="000000"/>
              </w:rPr>
              <w:t xml:space="preserve">) to </w:t>
            </w:r>
            <w:r w:rsidRPr="004D7E39">
              <w:rPr>
                <w:rFonts w:eastAsia="Times New Roman"/>
                <w:color w:val="000000"/>
              </w:rPr>
              <w:t>calculate the TMA period start date</w:t>
            </w:r>
            <w:r>
              <w:rPr>
                <w:rFonts w:eastAsia="Times New Roman"/>
                <w:color w:val="000000"/>
              </w:rPr>
              <w:t>. TMA period end date will be 01/31/2022.</w:t>
            </w:r>
          </w:p>
          <w:p w14:paraId="11C619A9" w14:textId="77777777" w:rsidR="007E7B65" w:rsidRPr="004D7E39" w:rsidRDefault="007E7B65" w:rsidP="007E7B65">
            <w:pPr>
              <w:ind w:left="288"/>
              <w:rPr>
                <w:rFonts w:eastAsia="Times New Roman"/>
              </w:rPr>
            </w:pPr>
            <w:r w:rsidRPr="004D7E39">
              <w:rPr>
                <w:rFonts w:eastAsia="Times New Roman"/>
              </w:rPr>
              <w:t> </w:t>
            </w:r>
          </w:p>
          <w:p w14:paraId="77D314E6" w14:textId="77777777" w:rsidR="007E7B65" w:rsidRDefault="007E7B65" w:rsidP="007E7B65">
            <w:pPr>
              <w:rPr>
                <w:rFonts w:eastAsia="Times New Roman"/>
                <w:b/>
                <w:bCs/>
                <w:color w:val="000000"/>
              </w:rPr>
            </w:pPr>
          </w:p>
          <w:p w14:paraId="77D5B7B5" w14:textId="77777777" w:rsidR="007E7B65" w:rsidRPr="004D7E39" w:rsidRDefault="007E7B65" w:rsidP="007E7B65">
            <w:pPr>
              <w:rPr>
                <w:rFonts w:eastAsia="Times New Roman"/>
                <w:color w:val="000000"/>
              </w:rPr>
            </w:pPr>
            <w:r w:rsidRPr="004D7E39">
              <w:rPr>
                <w:rFonts w:eastAsia="Times New Roman"/>
                <w:b/>
                <w:bCs/>
                <w:color w:val="000000"/>
              </w:rPr>
              <w:t xml:space="preserve">Example </w:t>
            </w:r>
            <w:r>
              <w:rPr>
                <w:rFonts w:eastAsia="Times New Roman"/>
                <w:b/>
                <w:bCs/>
                <w:color w:val="000000"/>
              </w:rPr>
              <w:t>2</w:t>
            </w:r>
            <w:r w:rsidRPr="004D7E39">
              <w:rPr>
                <w:rFonts w:eastAsia="Times New Roman"/>
                <w:b/>
                <w:bCs/>
                <w:color w:val="000000"/>
              </w:rPr>
              <w:t xml:space="preserve">: TMA </w:t>
            </w:r>
            <w:r>
              <w:rPr>
                <w:rFonts w:eastAsia="Times New Roman"/>
                <w:b/>
                <w:bCs/>
                <w:color w:val="000000"/>
              </w:rPr>
              <w:t xml:space="preserve">period </w:t>
            </w:r>
            <w:r w:rsidRPr="004D7E39">
              <w:rPr>
                <w:rFonts w:eastAsia="Times New Roman"/>
                <w:b/>
                <w:bCs/>
                <w:color w:val="000000"/>
              </w:rPr>
              <w:t xml:space="preserve">calculation based on Admin closure effective date in case </w:t>
            </w:r>
            <w:r>
              <w:rPr>
                <w:rFonts w:eastAsia="Times New Roman"/>
                <w:b/>
                <w:bCs/>
                <w:color w:val="000000"/>
              </w:rPr>
              <w:t>closure reason</w:t>
            </w:r>
            <w:r w:rsidRPr="004D7E39">
              <w:rPr>
                <w:rFonts w:eastAsia="Times New Roman"/>
                <w:b/>
                <w:bCs/>
                <w:color w:val="000000"/>
              </w:rPr>
              <w:t xml:space="preserve"> is being applied.</w:t>
            </w:r>
          </w:p>
          <w:p w14:paraId="5CF59A35" w14:textId="77777777" w:rsidR="007E7B65" w:rsidRPr="004D7E39" w:rsidRDefault="007E7B65" w:rsidP="007E7B65">
            <w:pPr>
              <w:ind w:left="288"/>
              <w:rPr>
                <w:rFonts w:eastAsia="Times New Roman"/>
              </w:rPr>
            </w:pPr>
            <w:r w:rsidRPr="004D7E39">
              <w:rPr>
                <w:rFonts w:eastAsia="Times New Roman"/>
                <w:b/>
                <w:bCs/>
              </w:rPr>
              <w:t> </w:t>
            </w:r>
          </w:p>
          <w:p w14:paraId="5529BC0B" w14:textId="77777777" w:rsidR="007E7B65" w:rsidRDefault="007E7B65" w:rsidP="00AB5CFE">
            <w:pPr>
              <w:numPr>
                <w:ilvl w:val="0"/>
                <w:numId w:val="721"/>
              </w:numPr>
              <w:contextualSpacing w:val="0"/>
              <w:textAlignment w:val="center"/>
              <w:rPr>
                <w:rFonts w:eastAsia="Times New Roman"/>
                <w:color w:val="000000"/>
              </w:rPr>
            </w:pPr>
            <w:r>
              <w:rPr>
                <w:rFonts w:eastAsia="Times New Roman"/>
                <w:color w:val="000000"/>
              </w:rPr>
              <w:t>On 01/01/2021, a</w:t>
            </w:r>
            <w:r w:rsidRPr="004D7E39">
              <w:rPr>
                <w:rFonts w:eastAsia="Times New Roman"/>
                <w:color w:val="000000"/>
              </w:rPr>
              <w:t>n application is submitted for three members: John (HOH, P</w:t>
            </w:r>
            <w:r>
              <w:rPr>
                <w:rFonts w:eastAsia="Times New Roman"/>
                <w:color w:val="000000"/>
              </w:rPr>
              <w:t>arent caretaker</w:t>
            </w:r>
            <w:r w:rsidRPr="004D7E39">
              <w:rPr>
                <w:rFonts w:eastAsia="Times New Roman"/>
                <w:color w:val="000000"/>
              </w:rPr>
              <w:t>), Jane (Spouse)</w:t>
            </w:r>
            <w:r>
              <w:rPr>
                <w:rFonts w:eastAsia="Times New Roman"/>
                <w:color w:val="000000"/>
              </w:rPr>
              <w:t>,</w:t>
            </w:r>
            <w:r w:rsidRPr="004D7E39">
              <w:rPr>
                <w:rFonts w:eastAsia="Times New Roman"/>
                <w:color w:val="000000"/>
              </w:rPr>
              <w:t xml:space="preserve"> and Jack (Child&lt;19 Age)</w:t>
            </w:r>
            <w:r>
              <w:rPr>
                <w:rFonts w:eastAsia="Times New Roman"/>
                <w:color w:val="000000"/>
              </w:rPr>
              <w:t>.</w:t>
            </w:r>
          </w:p>
          <w:p w14:paraId="3D1FD534" w14:textId="77777777" w:rsidR="007E7B65" w:rsidRDefault="007E7B65" w:rsidP="00AB5CFE">
            <w:pPr>
              <w:pStyle w:val="ListParagraph"/>
              <w:numPr>
                <w:ilvl w:val="0"/>
                <w:numId w:val="721"/>
              </w:numPr>
              <w:contextualSpacing w:val="0"/>
              <w:jc w:val="both"/>
            </w:pPr>
            <w:r w:rsidRPr="006F330F">
              <w:t>J</w:t>
            </w:r>
            <w:r>
              <w:t>ohn has</w:t>
            </w:r>
            <w:r w:rsidRPr="006F330F">
              <w:t xml:space="preserve"> </w:t>
            </w:r>
            <w:r>
              <w:t xml:space="preserve">a self-attested </w:t>
            </w:r>
            <w:r w:rsidRPr="006F330F">
              <w:t>income</w:t>
            </w:r>
            <w:r>
              <w:t xml:space="preserve"> </w:t>
            </w:r>
            <w:r w:rsidRPr="006F330F">
              <w:t>of $</w:t>
            </w:r>
            <w:r>
              <w:t>12</w:t>
            </w:r>
            <w:r w:rsidRPr="006F330F">
              <w:t>,000</w:t>
            </w:r>
            <w:r>
              <w:t xml:space="preserve"> as Job Income (Earned income) with frequency as Yearly.</w:t>
            </w:r>
          </w:p>
          <w:p w14:paraId="0942F241" w14:textId="77777777" w:rsidR="007E7B65" w:rsidRDefault="007E7B65" w:rsidP="00AB5CFE">
            <w:pPr>
              <w:pStyle w:val="ListParagraph"/>
              <w:numPr>
                <w:ilvl w:val="0"/>
                <w:numId w:val="721"/>
              </w:numPr>
              <w:contextualSpacing w:val="0"/>
              <w:jc w:val="both"/>
            </w:pPr>
            <w:r>
              <w:t xml:space="preserve"> Jane and Jack do not report any income.</w:t>
            </w:r>
          </w:p>
          <w:p w14:paraId="68544A3A" w14:textId="77777777" w:rsidR="007E7B65" w:rsidRPr="00776C76" w:rsidRDefault="007E7B65" w:rsidP="00AB5CFE">
            <w:pPr>
              <w:pStyle w:val="ListParagraph"/>
              <w:numPr>
                <w:ilvl w:val="0"/>
                <w:numId w:val="721"/>
              </w:numPr>
              <w:contextualSpacing w:val="0"/>
              <w:jc w:val="both"/>
            </w:pPr>
            <w:r>
              <w:t>The MAGI FPL for all the members is &lt;133%.</w:t>
            </w:r>
          </w:p>
          <w:p w14:paraId="04B09021" w14:textId="77777777" w:rsidR="007E7B65" w:rsidRPr="00463E3A" w:rsidRDefault="007E7B65" w:rsidP="00AB5CFE">
            <w:pPr>
              <w:numPr>
                <w:ilvl w:val="0"/>
                <w:numId w:val="721"/>
              </w:numPr>
              <w:contextualSpacing w:val="0"/>
              <w:textAlignment w:val="center"/>
              <w:rPr>
                <w:rFonts w:eastAsia="Times New Roman"/>
              </w:rPr>
            </w:pPr>
            <w:r>
              <w:rPr>
                <w:rFonts w:eastAsia="Times New Roman"/>
              </w:rPr>
              <w:t>All are eligible for Medicaid standard.</w:t>
            </w:r>
          </w:p>
          <w:p w14:paraId="0495FB8A" w14:textId="77777777" w:rsidR="007E7B65" w:rsidRPr="004D7E39" w:rsidRDefault="007E7B65" w:rsidP="00AB5CFE">
            <w:pPr>
              <w:numPr>
                <w:ilvl w:val="0"/>
                <w:numId w:val="721"/>
              </w:numPr>
              <w:contextualSpacing w:val="0"/>
              <w:textAlignment w:val="center"/>
              <w:rPr>
                <w:rFonts w:eastAsia="Times New Roman"/>
                <w:color w:val="000000"/>
              </w:rPr>
            </w:pPr>
            <w:r w:rsidRPr="004D7E39">
              <w:rPr>
                <w:rFonts w:eastAsia="Times New Roman"/>
                <w:color w:val="000000"/>
              </w:rPr>
              <w:t xml:space="preserve">On 02/15/2021, </w:t>
            </w:r>
            <w:r>
              <w:rPr>
                <w:rFonts w:eastAsia="Times New Roman"/>
                <w:color w:val="000000"/>
              </w:rPr>
              <w:t>the Closure code reason is being applied via the Admin closure screen:</w:t>
            </w:r>
          </w:p>
          <w:p w14:paraId="08DF7D6E" w14:textId="77777777" w:rsidR="007E7B65" w:rsidRPr="00495F6F" w:rsidRDefault="007E7B65" w:rsidP="00AB5CFE">
            <w:pPr>
              <w:numPr>
                <w:ilvl w:val="1"/>
                <w:numId w:val="721"/>
              </w:numPr>
              <w:contextualSpacing w:val="0"/>
              <w:textAlignment w:val="center"/>
              <w:rPr>
                <w:rFonts w:eastAsia="Times New Roman"/>
                <w:color w:val="000000"/>
              </w:rPr>
            </w:pPr>
            <w:r>
              <w:rPr>
                <w:rFonts w:eastAsia="Times New Roman"/>
                <w:color w:val="000000"/>
              </w:rPr>
              <w:t>Closure code reason</w:t>
            </w:r>
            <w:r w:rsidRPr="004D7E39">
              <w:rPr>
                <w:rFonts w:eastAsia="Times New Roman"/>
                <w:color w:val="000000"/>
              </w:rPr>
              <w:t xml:space="preserve"> “49 – Deceased” on Jane (Spouse) with the</w:t>
            </w:r>
            <w:r>
              <w:rPr>
                <w:rFonts w:eastAsia="Times New Roman"/>
                <w:color w:val="000000"/>
              </w:rPr>
              <w:t xml:space="preserve"> </w:t>
            </w:r>
            <w:r w:rsidRPr="00495F6F">
              <w:rPr>
                <w:rFonts w:eastAsia="Times New Roman"/>
                <w:color w:val="000000"/>
              </w:rPr>
              <w:t xml:space="preserve">Effective start date as </w:t>
            </w:r>
            <w:r>
              <w:rPr>
                <w:rFonts w:eastAsia="Times New Roman"/>
                <w:color w:val="000000"/>
              </w:rPr>
              <w:t xml:space="preserve">of </w:t>
            </w:r>
            <w:r w:rsidRPr="00495F6F">
              <w:rPr>
                <w:rFonts w:eastAsia="Times New Roman"/>
                <w:color w:val="000000"/>
              </w:rPr>
              <w:t xml:space="preserve">01/01/2021 </w:t>
            </w:r>
          </w:p>
          <w:p w14:paraId="00DBA375" w14:textId="77777777" w:rsidR="007E7B65" w:rsidRPr="004D7E39" w:rsidRDefault="007E7B65" w:rsidP="00AB5CFE">
            <w:pPr>
              <w:numPr>
                <w:ilvl w:val="1"/>
                <w:numId w:val="721"/>
              </w:numPr>
              <w:contextualSpacing w:val="0"/>
              <w:textAlignment w:val="center"/>
              <w:rPr>
                <w:rFonts w:eastAsia="Times New Roman"/>
                <w:color w:val="000000"/>
              </w:rPr>
            </w:pPr>
            <w:r>
              <w:rPr>
                <w:rFonts w:eastAsia="Times New Roman"/>
                <w:color w:val="000000"/>
              </w:rPr>
              <w:t>Eligibility is redetermined</w:t>
            </w:r>
            <w:r w:rsidRPr="004D7E39">
              <w:rPr>
                <w:rFonts w:eastAsia="Times New Roman"/>
                <w:color w:val="000000"/>
              </w:rPr>
              <w:t xml:space="preserve">, which results in MAGI FPL </w:t>
            </w:r>
            <w:r>
              <w:rPr>
                <w:rFonts w:eastAsia="Times New Roman"/>
                <w:color w:val="000000"/>
              </w:rPr>
              <w:t>going</w:t>
            </w:r>
            <w:r w:rsidRPr="004D7E39">
              <w:rPr>
                <w:rFonts w:eastAsia="Times New Roman"/>
                <w:color w:val="000000"/>
              </w:rPr>
              <w:t xml:space="preserve"> above 133%</w:t>
            </w:r>
          </w:p>
          <w:p w14:paraId="051A5F5A" w14:textId="77777777" w:rsidR="007E7B65" w:rsidRPr="004D7E39" w:rsidRDefault="007E7B65" w:rsidP="00AB5CFE">
            <w:pPr>
              <w:numPr>
                <w:ilvl w:val="0"/>
                <w:numId w:val="721"/>
              </w:numPr>
              <w:contextualSpacing w:val="0"/>
              <w:textAlignment w:val="center"/>
              <w:rPr>
                <w:rFonts w:eastAsia="Times New Roman"/>
              </w:rPr>
            </w:pPr>
            <w:r w:rsidRPr="004D7E39">
              <w:rPr>
                <w:rFonts w:eastAsia="Times New Roman"/>
                <w:color w:val="000000"/>
              </w:rPr>
              <w:t xml:space="preserve">The system </w:t>
            </w:r>
            <w:r>
              <w:rPr>
                <w:rFonts w:eastAsia="Times New Roman"/>
                <w:color w:val="000000"/>
              </w:rPr>
              <w:t>determined that</w:t>
            </w:r>
            <w:r w:rsidRPr="004D7E39">
              <w:rPr>
                <w:rFonts w:eastAsia="Times New Roman"/>
                <w:color w:val="000000"/>
              </w:rPr>
              <w:t xml:space="preserve"> John (HOH, P</w:t>
            </w:r>
            <w:r>
              <w:rPr>
                <w:rFonts w:eastAsia="Times New Roman"/>
                <w:color w:val="000000"/>
              </w:rPr>
              <w:t>arent caretaker</w:t>
            </w:r>
            <w:r w:rsidRPr="004D7E39">
              <w:rPr>
                <w:rFonts w:eastAsia="Times New Roman"/>
                <w:color w:val="000000"/>
              </w:rPr>
              <w:t>)</w:t>
            </w:r>
            <w:r>
              <w:rPr>
                <w:rFonts w:eastAsia="Times New Roman"/>
                <w:color w:val="000000"/>
              </w:rPr>
              <w:t xml:space="preserve"> </w:t>
            </w:r>
            <w:r w:rsidRPr="004D7E39">
              <w:rPr>
                <w:rFonts w:eastAsia="Times New Roman"/>
                <w:color w:val="000000"/>
              </w:rPr>
              <w:t xml:space="preserve">and Jack (Child &lt;19 Age) are </w:t>
            </w:r>
            <w:r>
              <w:rPr>
                <w:rFonts w:eastAsia="Times New Roman"/>
                <w:color w:val="000000"/>
              </w:rPr>
              <w:t>meeting the TMA eligibility criteria and are eligible for the TMA benefits.</w:t>
            </w:r>
          </w:p>
          <w:p w14:paraId="5FC8BABD" w14:textId="77777777" w:rsidR="007E7B65" w:rsidRPr="004D7E39" w:rsidRDefault="007E7B65" w:rsidP="007E7B65">
            <w:pPr>
              <w:ind w:left="1080"/>
              <w:rPr>
                <w:rFonts w:eastAsia="Times New Roman"/>
              </w:rPr>
            </w:pPr>
            <w:r w:rsidRPr="004D7E39">
              <w:rPr>
                <w:rFonts w:eastAsia="Times New Roman"/>
              </w:rPr>
              <w:t> </w:t>
            </w:r>
          </w:p>
          <w:p w14:paraId="32B0CF18" w14:textId="77777777" w:rsidR="007E7B65" w:rsidRDefault="007E7B65" w:rsidP="007E7B65">
            <w:pPr>
              <w:rPr>
                <w:rFonts w:eastAsia="Times New Roman"/>
                <w:color w:val="000000"/>
              </w:rPr>
            </w:pPr>
            <w:r w:rsidRPr="004D7E39">
              <w:rPr>
                <w:rFonts w:eastAsia="Times New Roman"/>
                <w:b/>
                <w:bCs/>
                <w:color w:val="000000"/>
              </w:rPr>
              <w:lastRenderedPageBreak/>
              <w:t>Conclusion</w:t>
            </w:r>
            <w:r>
              <w:rPr>
                <w:rFonts w:eastAsia="Times New Roman"/>
                <w:b/>
                <w:bCs/>
                <w:color w:val="000000"/>
              </w:rPr>
              <w:t xml:space="preserve"> </w:t>
            </w:r>
            <w:r w:rsidRPr="004D7E39">
              <w:rPr>
                <w:rFonts w:eastAsia="Times New Roman"/>
                <w:color w:val="000000"/>
              </w:rPr>
              <w:t xml:space="preserve">- The system will </w:t>
            </w:r>
            <w:r>
              <w:rPr>
                <w:rFonts w:eastAsia="Times New Roman"/>
                <w:color w:val="000000"/>
              </w:rPr>
              <w:t>use the effective start date (</w:t>
            </w:r>
            <w:r w:rsidRPr="004D7E39">
              <w:rPr>
                <w:rFonts w:eastAsia="Times New Roman"/>
                <w:color w:val="000000"/>
              </w:rPr>
              <w:t>01/</w:t>
            </w:r>
            <w:r>
              <w:rPr>
                <w:rFonts w:eastAsia="Times New Roman"/>
                <w:color w:val="000000"/>
              </w:rPr>
              <w:t>01</w:t>
            </w:r>
            <w:r w:rsidRPr="004D7E39">
              <w:rPr>
                <w:rFonts w:eastAsia="Times New Roman"/>
                <w:color w:val="000000"/>
              </w:rPr>
              <w:t>/2021</w:t>
            </w:r>
            <w:r>
              <w:rPr>
                <w:rFonts w:eastAsia="Times New Roman"/>
                <w:color w:val="000000"/>
              </w:rPr>
              <w:t xml:space="preserve">) to </w:t>
            </w:r>
            <w:r w:rsidRPr="004D7E39">
              <w:rPr>
                <w:rFonts w:eastAsia="Times New Roman"/>
                <w:color w:val="000000"/>
              </w:rPr>
              <w:t>calculate the TMA period start date</w:t>
            </w:r>
            <w:r>
              <w:rPr>
                <w:rFonts w:eastAsia="Times New Roman"/>
                <w:color w:val="000000"/>
              </w:rPr>
              <w:t>.</w:t>
            </w:r>
            <w:r w:rsidRPr="004D7E39">
              <w:rPr>
                <w:rFonts w:eastAsia="Times New Roman"/>
                <w:color w:val="000000"/>
              </w:rPr>
              <w:t xml:space="preserve"> </w:t>
            </w:r>
            <w:r>
              <w:rPr>
                <w:rFonts w:eastAsia="Times New Roman"/>
                <w:color w:val="000000"/>
              </w:rPr>
              <w:t>TMA period end date will be 01/31/2022.</w:t>
            </w:r>
          </w:p>
          <w:p w14:paraId="44058B8F" w14:textId="77777777" w:rsidR="007E7B65" w:rsidRPr="004D7E39" w:rsidRDefault="007E7B65" w:rsidP="007E7B65">
            <w:pPr>
              <w:ind w:left="288"/>
              <w:rPr>
                <w:rFonts w:eastAsia="Times New Roman"/>
                <w:color w:val="000000"/>
              </w:rPr>
            </w:pPr>
          </w:p>
          <w:p w14:paraId="23C7BD80" w14:textId="77777777" w:rsidR="007E7B65" w:rsidRPr="004D7E39" w:rsidRDefault="007E7B65" w:rsidP="007E7B65">
            <w:pPr>
              <w:ind w:left="288"/>
              <w:rPr>
                <w:rFonts w:eastAsia="Times New Roman"/>
              </w:rPr>
            </w:pPr>
            <w:r w:rsidRPr="004D7E39">
              <w:rPr>
                <w:rFonts w:eastAsia="Times New Roman"/>
              </w:rPr>
              <w:t> </w:t>
            </w:r>
          </w:p>
          <w:p w14:paraId="40BD9517" w14:textId="77777777" w:rsidR="007E7B65" w:rsidRPr="004D7E39" w:rsidRDefault="007E7B65" w:rsidP="007E7B65">
            <w:pPr>
              <w:rPr>
                <w:rFonts w:eastAsia="Times New Roman"/>
                <w:color w:val="000000"/>
              </w:rPr>
            </w:pPr>
            <w:r w:rsidRPr="004D7E39">
              <w:rPr>
                <w:rFonts w:eastAsia="Times New Roman"/>
                <w:b/>
                <w:bCs/>
                <w:color w:val="000000"/>
              </w:rPr>
              <w:t xml:space="preserve">Example </w:t>
            </w:r>
            <w:r>
              <w:rPr>
                <w:rFonts w:eastAsia="Times New Roman"/>
                <w:b/>
                <w:bCs/>
                <w:color w:val="000000"/>
              </w:rPr>
              <w:t>3</w:t>
            </w:r>
            <w:r w:rsidRPr="004D7E39">
              <w:rPr>
                <w:rFonts w:eastAsia="Times New Roman"/>
                <w:b/>
                <w:bCs/>
                <w:color w:val="000000"/>
              </w:rPr>
              <w:t xml:space="preserve">: TMA </w:t>
            </w:r>
            <w:r>
              <w:rPr>
                <w:rFonts w:eastAsia="Times New Roman"/>
                <w:b/>
                <w:bCs/>
                <w:color w:val="000000"/>
              </w:rPr>
              <w:t xml:space="preserve">period </w:t>
            </w:r>
            <w:r w:rsidRPr="004D7E39">
              <w:rPr>
                <w:rFonts w:eastAsia="Times New Roman"/>
                <w:b/>
                <w:bCs/>
                <w:color w:val="000000"/>
              </w:rPr>
              <w:t xml:space="preserve">calculation based on the earliest date if </w:t>
            </w:r>
            <w:r>
              <w:rPr>
                <w:rFonts w:eastAsia="Times New Roman"/>
                <w:b/>
                <w:bCs/>
                <w:color w:val="000000"/>
              </w:rPr>
              <w:t xml:space="preserve">the </w:t>
            </w:r>
            <w:r w:rsidRPr="004D7E39">
              <w:rPr>
                <w:rFonts w:eastAsia="Times New Roman"/>
                <w:b/>
                <w:bCs/>
                <w:color w:val="000000"/>
              </w:rPr>
              <w:t>user reports multiple changes in the SSAP flow.</w:t>
            </w:r>
          </w:p>
          <w:p w14:paraId="440D7909" w14:textId="77777777" w:rsidR="007E7B65" w:rsidRPr="004D7E39" w:rsidRDefault="007E7B65" w:rsidP="007E7B65">
            <w:pPr>
              <w:ind w:left="288"/>
              <w:rPr>
                <w:rFonts w:eastAsia="Times New Roman"/>
                <w:color w:val="000000"/>
              </w:rPr>
            </w:pPr>
            <w:r w:rsidRPr="004D7E39">
              <w:rPr>
                <w:rFonts w:eastAsia="Times New Roman"/>
                <w:b/>
                <w:bCs/>
                <w:color w:val="000000"/>
              </w:rPr>
              <w:t> </w:t>
            </w:r>
          </w:p>
          <w:p w14:paraId="53E91467" w14:textId="77777777" w:rsidR="007E7B65" w:rsidRDefault="007E7B65" w:rsidP="00AB5CFE">
            <w:pPr>
              <w:numPr>
                <w:ilvl w:val="0"/>
                <w:numId w:val="721"/>
              </w:numPr>
              <w:contextualSpacing w:val="0"/>
              <w:textAlignment w:val="center"/>
              <w:rPr>
                <w:rFonts w:eastAsia="Times New Roman"/>
                <w:color w:val="000000"/>
              </w:rPr>
            </w:pPr>
            <w:r>
              <w:rPr>
                <w:rFonts w:eastAsia="Times New Roman"/>
                <w:color w:val="000000"/>
              </w:rPr>
              <w:t>On 01/01/2021, a</w:t>
            </w:r>
            <w:r w:rsidRPr="004D7E39">
              <w:rPr>
                <w:rFonts w:eastAsia="Times New Roman"/>
                <w:color w:val="000000"/>
              </w:rPr>
              <w:t>n application is submitted for three members: John (HOH, P</w:t>
            </w:r>
            <w:r>
              <w:rPr>
                <w:rFonts w:eastAsia="Times New Roman"/>
                <w:color w:val="000000"/>
              </w:rPr>
              <w:t>arent caretaker</w:t>
            </w:r>
            <w:r w:rsidRPr="004D7E39">
              <w:rPr>
                <w:rFonts w:eastAsia="Times New Roman"/>
                <w:color w:val="000000"/>
              </w:rPr>
              <w:t>), Jane (Spouse)</w:t>
            </w:r>
            <w:r>
              <w:rPr>
                <w:rFonts w:eastAsia="Times New Roman"/>
                <w:color w:val="000000"/>
              </w:rPr>
              <w:t>,</w:t>
            </w:r>
            <w:r w:rsidRPr="004D7E39">
              <w:rPr>
                <w:rFonts w:eastAsia="Times New Roman"/>
                <w:color w:val="000000"/>
              </w:rPr>
              <w:t xml:space="preserve"> and Jack (Child&lt;19 Age)</w:t>
            </w:r>
            <w:r>
              <w:rPr>
                <w:rFonts w:eastAsia="Times New Roman"/>
                <w:color w:val="000000"/>
              </w:rPr>
              <w:t>.</w:t>
            </w:r>
          </w:p>
          <w:p w14:paraId="2FC08DDC" w14:textId="77777777" w:rsidR="007E7B65" w:rsidRDefault="007E7B65" w:rsidP="00AB5CFE">
            <w:pPr>
              <w:pStyle w:val="ListParagraph"/>
              <w:numPr>
                <w:ilvl w:val="0"/>
                <w:numId w:val="721"/>
              </w:numPr>
              <w:contextualSpacing w:val="0"/>
              <w:jc w:val="both"/>
            </w:pPr>
            <w:r w:rsidRPr="006F330F">
              <w:t>J</w:t>
            </w:r>
            <w:r>
              <w:t>ohn has</w:t>
            </w:r>
            <w:r w:rsidRPr="006F330F">
              <w:t xml:space="preserve"> </w:t>
            </w:r>
            <w:r>
              <w:t xml:space="preserve">a self-attested </w:t>
            </w:r>
            <w:r w:rsidRPr="006F330F">
              <w:t>income</w:t>
            </w:r>
            <w:r>
              <w:t xml:space="preserve"> </w:t>
            </w:r>
            <w:r w:rsidRPr="006F330F">
              <w:t>of $</w:t>
            </w:r>
            <w:r>
              <w:t>12</w:t>
            </w:r>
            <w:r w:rsidRPr="006F330F">
              <w:t>,000</w:t>
            </w:r>
            <w:r>
              <w:t xml:space="preserve"> as Job Income (Earned income) with frequency as Yearly. </w:t>
            </w:r>
          </w:p>
          <w:p w14:paraId="090EED9E" w14:textId="77777777" w:rsidR="007E7B65" w:rsidRDefault="007E7B65" w:rsidP="00AB5CFE">
            <w:pPr>
              <w:pStyle w:val="ListParagraph"/>
              <w:numPr>
                <w:ilvl w:val="0"/>
                <w:numId w:val="721"/>
              </w:numPr>
              <w:contextualSpacing w:val="0"/>
              <w:jc w:val="both"/>
            </w:pPr>
            <w:r>
              <w:t xml:space="preserve">Jane and Jack do not report any income. </w:t>
            </w:r>
          </w:p>
          <w:p w14:paraId="1CBE7ED2" w14:textId="77777777" w:rsidR="007E7B65" w:rsidRPr="006B6EBD" w:rsidRDefault="007E7B65" w:rsidP="00AB5CFE">
            <w:pPr>
              <w:pStyle w:val="ListParagraph"/>
              <w:numPr>
                <w:ilvl w:val="0"/>
                <w:numId w:val="721"/>
              </w:numPr>
              <w:contextualSpacing w:val="0"/>
              <w:jc w:val="both"/>
            </w:pPr>
            <w:r>
              <w:t>The MAGI FPL for all the members is &lt;133%.</w:t>
            </w:r>
          </w:p>
          <w:p w14:paraId="53140F83" w14:textId="77777777" w:rsidR="007E7B65" w:rsidRPr="009366A7" w:rsidRDefault="007E7B65" w:rsidP="00AB5CFE">
            <w:pPr>
              <w:numPr>
                <w:ilvl w:val="0"/>
                <w:numId w:val="721"/>
              </w:numPr>
              <w:contextualSpacing w:val="0"/>
              <w:textAlignment w:val="center"/>
              <w:rPr>
                <w:rFonts w:eastAsia="Times New Roman"/>
              </w:rPr>
            </w:pPr>
            <w:r>
              <w:rPr>
                <w:rFonts w:eastAsia="Times New Roman"/>
              </w:rPr>
              <w:t>All are eligible for Medicaid standard.</w:t>
            </w:r>
          </w:p>
          <w:p w14:paraId="43A3EA88" w14:textId="77777777" w:rsidR="007E7B65" w:rsidRPr="004D7E39" w:rsidRDefault="007E7B65" w:rsidP="00AB5CFE">
            <w:pPr>
              <w:numPr>
                <w:ilvl w:val="0"/>
                <w:numId w:val="721"/>
              </w:numPr>
              <w:contextualSpacing w:val="0"/>
              <w:textAlignment w:val="center"/>
              <w:rPr>
                <w:rFonts w:eastAsia="Times New Roman"/>
              </w:rPr>
            </w:pPr>
            <w:r w:rsidRPr="004D7E39">
              <w:rPr>
                <w:rFonts w:eastAsia="Times New Roman"/>
                <w:color w:val="000000"/>
              </w:rPr>
              <w:t>On 02/15/2021,</w:t>
            </w:r>
            <w:r>
              <w:rPr>
                <w:rFonts w:eastAsia="Times New Roman"/>
                <w:color w:val="000000"/>
              </w:rPr>
              <w:t xml:space="preserve"> John</w:t>
            </w:r>
            <w:r w:rsidRPr="004D7E39">
              <w:rPr>
                <w:rFonts w:eastAsia="Times New Roman"/>
                <w:color w:val="000000"/>
              </w:rPr>
              <w:t xml:space="preserve"> </w:t>
            </w:r>
            <w:r>
              <w:rPr>
                <w:rFonts w:eastAsia="Times New Roman"/>
                <w:color w:val="000000"/>
              </w:rPr>
              <w:t>reported two</w:t>
            </w:r>
            <w:r w:rsidRPr="004D7E39">
              <w:rPr>
                <w:rFonts w:eastAsia="Times New Roman"/>
                <w:color w:val="000000"/>
              </w:rPr>
              <w:t xml:space="preserve"> changes, add</w:t>
            </w:r>
            <w:r>
              <w:rPr>
                <w:rFonts w:eastAsia="Times New Roman"/>
                <w:color w:val="000000"/>
              </w:rPr>
              <w:t>ed</w:t>
            </w:r>
            <w:r w:rsidRPr="004D7E39">
              <w:rPr>
                <w:rFonts w:eastAsia="Times New Roman"/>
                <w:color w:val="000000"/>
              </w:rPr>
              <w:t xml:space="preserve"> a new member</w:t>
            </w:r>
            <w:r>
              <w:rPr>
                <w:rFonts w:eastAsia="Times New Roman"/>
                <w:color w:val="000000"/>
              </w:rPr>
              <w:t>,</w:t>
            </w:r>
            <w:r w:rsidRPr="004D7E39">
              <w:rPr>
                <w:rFonts w:eastAsia="Times New Roman"/>
                <w:color w:val="000000"/>
              </w:rPr>
              <w:t xml:space="preserve"> and</w:t>
            </w:r>
            <w:r>
              <w:rPr>
                <w:rFonts w:eastAsia="Times New Roman"/>
                <w:color w:val="000000"/>
              </w:rPr>
              <w:t xml:space="preserve"> </w:t>
            </w:r>
            <w:r w:rsidRPr="004D7E39">
              <w:rPr>
                <w:rFonts w:eastAsia="Times New Roman"/>
                <w:color w:val="000000"/>
              </w:rPr>
              <w:t>change</w:t>
            </w:r>
            <w:r>
              <w:rPr>
                <w:rFonts w:eastAsia="Times New Roman"/>
                <w:color w:val="000000"/>
              </w:rPr>
              <w:t>d</w:t>
            </w:r>
            <w:r w:rsidRPr="004D7E39">
              <w:rPr>
                <w:rFonts w:eastAsia="Times New Roman"/>
                <w:color w:val="000000"/>
              </w:rPr>
              <w:t xml:space="preserve"> </w:t>
            </w:r>
            <w:r>
              <w:rPr>
                <w:rFonts w:eastAsia="Times New Roman"/>
                <w:color w:val="000000"/>
              </w:rPr>
              <w:t>the</w:t>
            </w:r>
            <w:r w:rsidRPr="004D7E39">
              <w:rPr>
                <w:rFonts w:eastAsia="Times New Roman"/>
                <w:color w:val="000000"/>
              </w:rPr>
              <w:t xml:space="preserve"> income </w:t>
            </w:r>
            <w:r>
              <w:rPr>
                <w:rFonts w:eastAsia="Times New Roman"/>
                <w:color w:val="000000"/>
              </w:rPr>
              <w:t>with the following details:</w:t>
            </w:r>
          </w:p>
          <w:p w14:paraId="02694A5D" w14:textId="77777777" w:rsidR="007E7B65" w:rsidRPr="0004600E" w:rsidRDefault="007E7B65" w:rsidP="00AB5CFE">
            <w:pPr>
              <w:numPr>
                <w:ilvl w:val="1"/>
                <w:numId w:val="721"/>
              </w:numPr>
              <w:contextualSpacing w:val="0"/>
              <w:textAlignment w:val="center"/>
              <w:rPr>
                <w:rFonts w:eastAsia="Times New Roman"/>
              </w:rPr>
            </w:pPr>
            <w:r>
              <w:rPr>
                <w:rFonts w:eastAsia="Times New Roman"/>
                <w:color w:val="000000"/>
              </w:rPr>
              <w:t>The r</w:t>
            </w:r>
            <w:r w:rsidRPr="004D7E39">
              <w:rPr>
                <w:rFonts w:eastAsia="Times New Roman"/>
                <w:color w:val="000000"/>
              </w:rPr>
              <w:t xml:space="preserve">eason as "Birth” </w:t>
            </w:r>
          </w:p>
          <w:p w14:paraId="1C5674EE" w14:textId="77777777" w:rsidR="007E7B65" w:rsidRPr="004D7E39" w:rsidRDefault="007E7B65" w:rsidP="00AB5CFE">
            <w:pPr>
              <w:numPr>
                <w:ilvl w:val="1"/>
                <w:numId w:val="721"/>
              </w:numPr>
              <w:contextualSpacing w:val="0"/>
              <w:textAlignment w:val="center"/>
              <w:rPr>
                <w:rFonts w:eastAsia="Times New Roman"/>
              </w:rPr>
            </w:pPr>
            <w:r>
              <w:rPr>
                <w:rFonts w:eastAsia="Times New Roman"/>
                <w:color w:val="000000"/>
              </w:rPr>
              <w:t>The d</w:t>
            </w:r>
            <w:r w:rsidRPr="004D7E39">
              <w:rPr>
                <w:rFonts w:eastAsia="Times New Roman"/>
                <w:color w:val="000000"/>
              </w:rPr>
              <w:t xml:space="preserve">ate of birth of </w:t>
            </w:r>
            <w:r>
              <w:rPr>
                <w:rFonts w:eastAsia="Times New Roman"/>
                <w:color w:val="000000"/>
              </w:rPr>
              <w:t xml:space="preserve"> Jill (newborn)</w:t>
            </w:r>
            <w:r w:rsidRPr="004D7E39">
              <w:rPr>
                <w:rFonts w:eastAsia="Times New Roman"/>
                <w:color w:val="000000"/>
              </w:rPr>
              <w:t xml:space="preserve"> </w:t>
            </w:r>
            <w:r>
              <w:rPr>
                <w:rFonts w:eastAsia="Times New Roman"/>
                <w:color w:val="000000"/>
              </w:rPr>
              <w:t xml:space="preserve">is </w:t>
            </w:r>
            <w:r w:rsidRPr="004D7E39">
              <w:rPr>
                <w:rFonts w:eastAsia="Times New Roman"/>
                <w:color w:val="000000"/>
              </w:rPr>
              <w:t>02/01/2021</w:t>
            </w:r>
            <w:r>
              <w:rPr>
                <w:rFonts w:eastAsia="Times New Roman"/>
                <w:color w:val="000000"/>
              </w:rPr>
              <w:t>.</w:t>
            </w:r>
          </w:p>
          <w:p w14:paraId="3BD08935" w14:textId="77777777" w:rsidR="007E7B65" w:rsidRPr="004D7E39" w:rsidRDefault="007E7B65" w:rsidP="00AB5CFE">
            <w:pPr>
              <w:numPr>
                <w:ilvl w:val="1"/>
                <w:numId w:val="721"/>
              </w:numPr>
              <w:contextualSpacing w:val="0"/>
              <w:textAlignment w:val="center"/>
              <w:rPr>
                <w:rFonts w:eastAsia="Times New Roman"/>
              </w:rPr>
            </w:pPr>
            <w:r>
              <w:rPr>
                <w:rFonts w:eastAsia="Times New Roman"/>
                <w:color w:val="000000"/>
              </w:rPr>
              <w:t xml:space="preserve">John reported </w:t>
            </w:r>
            <w:r w:rsidRPr="004D7E39">
              <w:rPr>
                <w:rFonts w:eastAsia="Times New Roman"/>
                <w:color w:val="000000"/>
              </w:rPr>
              <w:t>a new unearned income source with Income effective date as current Date (02/15/2021)</w:t>
            </w:r>
          </w:p>
          <w:p w14:paraId="4A2C9051" w14:textId="77777777" w:rsidR="007E7B65" w:rsidRPr="004D7E39" w:rsidRDefault="007E7B65" w:rsidP="00AB5CFE">
            <w:pPr>
              <w:numPr>
                <w:ilvl w:val="1"/>
                <w:numId w:val="721"/>
              </w:numPr>
              <w:contextualSpacing w:val="0"/>
              <w:textAlignment w:val="center"/>
              <w:rPr>
                <w:rFonts w:eastAsia="Times New Roman"/>
              </w:rPr>
            </w:pPr>
            <w:r w:rsidRPr="004D7E39">
              <w:rPr>
                <w:rFonts w:eastAsia="Times New Roman"/>
                <w:color w:val="000000"/>
              </w:rPr>
              <w:t>Submitted the application, which results in MAGI FPL to go above 133%</w:t>
            </w:r>
          </w:p>
          <w:p w14:paraId="2AA95A01" w14:textId="77777777" w:rsidR="007E7B65" w:rsidRPr="004D7E39" w:rsidRDefault="007E7B65" w:rsidP="00AB5CFE">
            <w:pPr>
              <w:numPr>
                <w:ilvl w:val="0"/>
                <w:numId w:val="721"/>
              </w:numPr>
              <w:contextualSpacing w:val="0"/>
              <w:textAlignment w:val="center"/>
              <w:rPr>
                <w:rFonts w:eastAsia="Times New Roman"/>
              </w:rPr>
            </w:pPr>
            <w:r w:rsidRPr="004D7E39">
              <w:rPr>
                <w:rFonts w:eastAsia="Times New Roman"/>
                <w:color w:val="000000"/>
              </w:rPr>
              <w:t xml:space="preserve">The system </w:t>
            </w:r>
            <w:r>
              <w:rPr>
                <w:rFonts w:eastAsia="Times New Roman"/>
                <w:color w:val="000000"/>
              </w:rPr>
              <w:t>determined that</w:t>
            </w:r>
            <w:r w:rsidRPr="004D7E39">
              <w:rPr>
                <w:rFonts w:eastAsia="Times New Roman"/>
                <w:color w:val="000000"/>
              </w:rPr>
              <w:t xml:space="preserve"> John (HOH</w:t>
            </w:r>
            <w:r>
              <w:rPr>
                <w:rFonts w:eastAsia="Times New Roman"/>
                <w:color w:val="000000"/>
              </w:rPr>
              <w:t>, Parent caretaker</w:t>
            </w:r>
            <w:r w:rsidRPr="004D7E39">
              <w:rPr>
                <w:rFonts w:eastAsia="Times New Roman"/>
                <w:color w:val="000000"/>
              </w:rPr>
              <w:t>), Jane (Spouse)</w:t>
            </w:r>
            <w:r>
              <w:rPr>
                <w:rFonts w:eastAsia="Times New Roman"/>
                <w:color w:val="000000"/>
              </w:rPr>
              <w:t>,</w:t>
            </w:r>
            <w:r w:rsidRPr="004D7E39">
              <w:rPr>
                <w:rFonts w:eastAsia="Times New Roman"/>
                <w:color w:val="000000"/>
              </w:rPr>
              <w:t xml:space="preserve"> and Jack (Child &lt;19 Age) are </w:t>
            </w:r>
            <w:r>
              <w:rPr>
                <w:rFonts w:eastAsia="Times New Roman"/>
                <w:color w:val="000000"/>
              </w:rPr>
              <w:t>meeting the TMA eligibility criteria and are eligible for the TMA benefits.</w:t>
            </w:r>
          </w:p>
          <w:p w14:paraId="3DEEA564" w14:textId="77777777" w:rsidR="007E7B65" w:rsidRPr="004D7E39" w:rsidRDefault="007E7B65" w:rsidP="007E7B65">
            <w:pPr>
              <w:ind w:left="1080"/>
              <w:rPr>
                <w:rFonts w:eastAsia="Times New Roman"/>
                <w:color w:val="000000"/>
                <w:sz w:val="20"/>
                <w:szCs w:val="20"/>
              </w:rPr>
            </w:pPr>
            <w:r w:rsidRPr="004D7E39">
              <w:rPr>
                <w:rFonts w:eastAsia="Times New Roman"/>
                <w:color w:val="000000"/>
                <w:sz w:val="20"/>
                <w:szCs w:val="20"/>
              </w:rPr>
              <w:t> </w:t>
            </w:r>
          </w:p>
          <w:p w14:paraId="074BBCAE" w14:textId="77777777" w:rsidR="007E7B65" w:rsidRDefault="007E7B65" w:rsidP="007E7B65">
            <w:pPr>
              <w:rPr>
                <w:rFonts w:eastAsia="Times New Roman"/>
                <w:color w:val="000000"/>
              </w:rPr>
            </w:pPr>
            <w:r w:rsidRPr="004D7E39">
              <w:rPr>
                <w:rFonts w:eastAsia="Times New Roman"/>
                <w:b/>
                <w:bCs/>
                <w:color w:val="000000"/>
              </w:rPr>
              <w:t>Conclusion</w:t>
            </w:r>
            <w:r>
              <w:rPr>
                <w:rFonts w:eastAsia="Times New Roman"/>
                <w:b/>
                <w:bCs/>
                <w:color w:val="000000"/>
              </w:rPr>
              <w:t xml:space="preserve"> </w:t>
            </w:r>
            <w:r w:rsidRPr="004D7E39">
              <w:rPr>
                <w:rFonts w:eastAsia="Times New Roman"/>
                <w:color w:val="000000"/>
              </w:rPr>
              <w:t xml:space="preserve">- The system will </w:t>
            </w:r>
            <w:r>
              <w:rPr>
                <w:rFonts w:eastAsia="Times New Roman"/>
                <w:color w:val="000000"/>
              </w:rPr>
              <w:t>use the earliest date which is the Date of birth (</w:t>
            </w:r>
            <w:r w:rsidRPr="004D7E39">
              <w:rPr>
                <w:rFonts w:eastAsia="Times New Roman"/>
                <w:color w:val="000000"/>
              </w:rPr>
              <w:t>0</w:t>
            </w:r>
            <w:r>
              <w:rPr>
                <w:rFonts w:eastAsia="Times New Roman"/>
                <w:color w:val="000000"/>
              </w:rPr>
              <w:t>2</w:t>
            </w:r>
            <w:r w:rsidRPr="004D7E39">
              <w:rPr>
                <w:rFonts w:eastAsia="Times New Roman"/>
                <w:color w:val="000000"/>
              </w:rPr>
              <w:t>/</w:t>
            </w:r>
            <w:r>
              <w:rPr>
                <w:rFonts w:eastAsia="Times New Roman"/>
                <w:color w:val="000000"/>
              </w:rPr>
              <w:t>01</w:t>
            </w:r>
            <w:r w:rsidRPr="004D7E39">
              <w:rPr>
                <w:rFonts w:eastAsia="Times New Roman"/>
                <w:color w:val="000000"/>
              </w:rPr>
              <w:t>/2021</w:t>
            </w:r>
            <w:r>
              <w:rPr>
                <w:rFonts w:eastAsia="Times New Roman"/>
                <w:color w:val="000000"/>
              </w:rPr>
              <w:t xml:space="preserve">) to </w:t>
            </w:r>
            <w:r w:rsidRPr="004D7E39">
              <w:rPr>
                <w:rFonts w:eastAsia="Times New Roman"/>
                <w:color w:val="000000"/>
              </w:rPr>
              <w:t>calculate the TMA period start date</w:t>
            </w:r>
            <w:r>
              <w:rPr>
                <w:rFonts w:eastAsia="Times New Roman"/>
                <w:color w:val="000000"/>
              </w:rPr>
              <w:t>. TMA period end date will be 02/28/2022.</w:t>
            </w:r>
          </w:p>
          <w:p w14:paraId="7F922065" w14:textId="77777777" w:rsidR="007E7B65" w:rsidRDefault="007E7B65" w:rsidP="007E7B65">
            <w:pPr>
              <w:rPr>
                <w:rFonts w:eastAsia="Times New Roman"/>
                <w:color w:val="000000"/>
              </w:rPr>
            </w:pPr>
          </w:p>
          <w:p w14:paraId="23F1C3F2" w14:textId="77777777" w:rsidR="007E7B65" w:rsidRDefault="007E7B65" w:rsidP="007E7B65">
            <w:pPr>
              <w:jc w:val="both"/>
            </w:pPr>
            <w:r w:rsidRPr="006F330F">
              <w:rPr>
                <w:b/>
                <w:bCs/>
              </w:rPr>
              <w:t xml:space="preserve">Example </w:t>
            </w:r>
            <w:r>
              <w:rPr>
                <w:b/>
                <w:bCs/>
              </w:rPr>
              <w:t>4</w:t>
            </w:r>
            <w:r w:rsidRPr="006F330F">
              <w:t xml:space="preserve">: </w:t>
            </w:r>
            <w:r w:rsidRPr="0099778D">
              <w:rPr>
                <w:b/>
                <w:bCs/>
              </w:rPr>
              <w:t xml:space="preserve">TMA </w:t>
            </w:r>
            <w:r>
              <w:rPr>
                <w:b/>
                <w:bCs/>
              </w:rPr>
              <w:t xml:space="preserve">period </w:t>
            </w:r>
            <w:r w:rsidRPr="0099778D">
              <w:rPr>
                <w:b/>
                <w:bCs/>
              </w:rPr>
              <w:t>calculation when the user reports a change and adds a one-time</w:t>
            </w:r>
            <w:r w:rsidRPr="0099778D">
              <w:rPr>
                <w:rFonts w:eastAsia="Times New Roman"/>
                <w:b/>
                <w:bCs/>
                <w:color w:val="000000"/>
              </w:rPr>
              <w:t xml:space="preserve"> </w:t>
            </w:r>
            <w:r w:rsidRPr="0099778D">
              <w:rPr>
                <w:b/>
                <w:bCs/>
              </w:rPr>
              <w:t>Lottery and Gambling winnings income with Income Effective Date as the current date.</w:t>
            </w:r>
          </w:p>
          <w:p w14:paraId="0CF6DB22" w14:textId="77777777" w:rsidR="007E7B65" w:rsidRPr="006F330F" w:rsidRDefault="007E7B65" w:rsidP="007E7B65">
            <w:pPr>
              <w:jc w:val="both"/>
            </w:pPr>
          </w:p>
          <w:p w14:paraId="75414E03" w14:textId="77777777" w:rsidR="007E7B65" w:rsidRPr="00A56256" w:rsidRDefault="007E7B65" w:rsidP="00AB5CFE">
            <w:pPr>
              <w:numPr>
                <w:ilvl w:val="0"/>
                <w:numId w:val="721"/>
              </w:numPr>
              <w:contextualSpacing w:val="0"/>
              <w:textAlignment w:val="center"/>
              <w:rPr>
                <w:rFonts w:eastAsia="Times New Roman"/>
              </w:rPr>
            </w:pPr>
            <w:r>
              <w:rPr>
                <w:rFonts w:eastAsia="Times New Roman"/>
                <w:color w:val="000000"/>
              </w:rPr>
              <w:t>On 01/01/2021, a</w:t>
            </w:r>
            <w:r w:rsidRPr="004D7E39">
              <w:rPr>
                <w:rFonts w:eastAsia="Times New Roman"/>
                <w:color w:val="000000"/>
              </w:rPr>
              <w:t xml:space="preserve">n application is submitted for two members: </w:t>
            </w:r>
            <w:r w:rsidRPr="006F330F">
              <w:t>Justine</w:t>
            </w:r>
            <w:r w:rsidRPr="004D7E39">
              <w:rPr>
                <w:rFonts w:eastAsia="Times New Roman"/>
                <w:color w:val="000000"/>
              </w:rPr>
              <w:t xml:space="preserve"> (HOH</w:t>
            </w:r>
            <w:r>
              <w:rPr>
                <w:rFonts w:eastAsia="Times New Roman"/>
                <w:color w:val="000000"/>
              </w:rPr>
              <w:t>, Parent caretaker)</w:t>
            </w:r>
            <w:r w:rsidRPr="004D7E39">
              <w:rPr>
                <w:rFonts w:eastAsia="Times New Roman"/>
                <w:color w:val="000000"/>
              </w:rPr>
              <w:t xml:space="preserve"> and </w:t>
            </w:r>
            <w:r w:rsidRPr="006F330F">
              <w:t>Oscar</w:t>
            </w:r>
            <w:r w:rsidRPr="004D7E39">
              <w:rPr>
                <w:rFonts w:eastAsia="Times New Roman"/>
                <w:color w:val="000000"/>
              </w:rPr>
              <w:t xml:space="preserve"> (</w:t>
            </w:r>
            <w:r>
              <w:rPr>
                <w:rFonts w:eastAsia="Times New Roman"/>
                <w:color w:val="000000"/>
              </w:rPr>
              <w:t>Child&lt;19).</w:t>
            </w:r>
          </w:p>
          <w:p w14:paraId="655ABECD" w14:textId="77777777" w:rsidR="007E7B65" w:rsidRDefault="007E7B65" w:rsidP="00AB5CFE">
            <w:pPr>
              <w:pStyle w:val="ListParagraph"/>
              <w:numPr>
                <w:ilvl w:val="0"/>
                <w:numId w:val="721"/>
              </w:numPr>
              <w:contextualSpacing w:val="0"/>
              <w:jc w:val="both"/>
            </w:pPr>
            <w:r w:rsidRPr="006F330F">
              <w:t xml:space="preserve">Justine </w:t>
            </w:r>
            <w:r>
              <w:t>has</w:t>
            </w:r>
            <w:r w:rsidRPr="006F330F">
              <w:t xml:space="preserve"> </w:t>
            </w:r>
            <w:r>
              <w:t xml:space="preserve">a self-attested </w:t>
            </w:r>
            <w:r w:rsidRPr="006F330F">
              <w:t>income</w:t>
            </w:r>
            <w:r>
              <w:t xml:space="preserve"> </w:t>
            </w:r>
            <w:r w:rsidRPr="006F330F">
              <w:t>of $</w:t>
            </w:r>
            <w:r>
              <w:t>1</w:t>
            </w:r>
            <w:r w:rsidRPr="006F330F">
              <w:t>,000</w:t>
            </w:r>
            <w:r>
              <w:t xml:space="preserve"> as Job Income (Earned income) with frequency as Monthly.</w:t>
            </w:r>
          </w:p>
          <w:p w14:paraId="6556A619" w14:textId="77777777" w:rsidR="007E7B65" w:rsidRDefault="007E7B65" w:rsidP="00AB5CFE">
            <w:pPr>
              <w:pStyle w:val="ListParagraph"/>
              <w:numPr>
                <w:ilvl w:val="0"/>
                <w:numId w:val="721"/>
              </w:numPr>
              <w:contextualSpacing w:val="0"/>
              <w:jc w:val="both"/>
            </w:pPr>
            <w:r>
              <w:t>Oscar does not report any income.</w:t>
            </w:r>
          </w:p>
          <w:p w14:paraId="482EEEF0" w14:textId="77777777" w:rsidR="007E7B65" w:rsidRDefault="007E7B65" w:rsidP="00AB5CFE">
            <w:pPr>
              <w:pStyle w:val="ListParagraph"/>
              <w:numPr>
                <w:ilvl w:val="0"/>
                <w:numId w:val="721"/>
              </w:numPr>
              <w:contextualSpacing w:val="0"/>
              <w:jc w:val="both"/>
            </w:pPr>
            <w:r>
              <w:t>The MAGI FPL for both the members is &lt;133%.</w:t>
            </w:r>
          </w:p>
          <w:p w14:paraId="4B914F91" w14:textId="77777777" w:rsidR="007E7B65" w:rsidRPr="00EE1A66" w:rsidRDefault="007E7B65" w:rsidP="00AB5CFE">
            <w:pPr>
              <w:numPr>
                <w:ilvl w:val="0"/>
                <w:numId w:val="721"/>
              </w:numPr>
              <w:contextualSpacing w:val="0"/>
              <w:textAlignment w:val="center"/>
              <w:rPr>
                <w:rFonts w:eastAsia="Times New Roman"/>
              </w:rPr>
            </w:pPr>
            <w:r>
              <w:rPr>
                <w:rFonts w:eastAsia="Times New Roman"/>
              </w:rPr>
              <w:t>Both are eligible for Medicaid standard.</w:t>
            </w:r>
          </w:p>
          <w:p w14:paraId="20A65A79" w14:textId="77777777" w:rsidR="007E7B65" w:rsidRDefault="007E7B65" w:rsidP="00AB5CFE">
            <w:pPr>
              <w:pStyle w:val="ListParagraph"/>
              <w:numPr>
                <w:ilvl w:val="0"/>
                <w:numId w:val="721"/>
              </w:numPr>
              <w:contextualSpacing w:val="0"/>
              <w:jc w:val="both"/>
            </w:pPr>
            <w:r>
              <w:t>Both Justine and Oscar are in each other’s MAGI Household.</w:t>
            </w:r>
          </w:p>
          <w:p w14:paraId="28E9A3E8" w14:textId="77777777" w:rsidR="007E7B65" w:rsidRPr="00F41B0A" w:rsidRDefault="007E7B65" w:rsidP="00AB5CFE">
            <w:pPr>
              <w:numPr>
                <w:ilvl w:val="0"/>
                <w:numId w:val="721"/>
              </w:numPr>
              <w:contextualSpacing w:val="0"/>
              <w:textAlignment w:val="center"/>
              <w:rPr>
                <w:rFonts w:eastAsia="Times New Roman"/>
              </w:rPr>
            </w:pPr>
            <w:r w:rsidRPr="004D7E39">
              <w:rPr>
                <w:rFonts w:eastAsia="Times New Roman"/>
                <w:color w:val="000000"/>
              </w:rPr>
              <w:t>On 0</w:t>
            </w:r>
            <w:r>
              <w:rPr>
                <w:rFonts w:eastAsia="Times New Roman"/>
                <w:color w:val="000000"/>
              </w:rPr>
              <w:t>4</w:t>
            </w:r>
            <w:r w:rsidRPr="004D7E39">
              <w:rPr>
                <w:rFonts w:eastAsia="Times New Roman"/>
                <w:color w:val="000000"/>
              </w:rPr>
              <w:t>/1</w:t>
            </w:r>
            <w:r>
              <w:rPr>
                <w:rFonts w:eastAsia="Times New Roman"/>
                <w:color w:val="000000"/>
              </w:rPr>
              <w:t>4</w:t>
            </w:r>
            <w:r w:rsidRPr="004D7E39">
              <w:rPr>
                <w:rFonts w:eastAsia="Times New Roman"/>
                <w:color w:val="000000"/>
              </w:rPr>
              <w:t>/2021,</w:t>
            </w:r>
            <w:r>
              <w:rPr>
                <w:rFonts w:eastAsia="Times New Roman"/>
                <w:color w:val="000000"/>
              </w:rPr>
              <w:t xml:space="preserve"> </w:t>
            </w:r>
            <w:r w:rsidRPr="006F330F">
              <w:t xml:space="preserve">Justine </w:t>
            </w:r>
            <w:r>
              <w:t xml:space="preserve">reports a change and adds a new </w:t>
            </w:r>
            <w:r>
              <w:rPr>
                <w:rFonts w:eastAsia="Times New Roman"/>
                <w:color w:val="000000"/>
              </w:rPr>
              <w:t xml:space="preserve">one-time </w:t>
            </w:r>
            <w:r w:rsidRPr="006F330F">
              <w:t>Lottery and</w:t>
            </w:r>
            <w:r>
              <w:t xml:space="preserve"> Gambling winnings income source</w:t>
            </w:r>
            <w:r>
              <w:rPr>
                <w:rFonts w:eastAsia="Times New Roman"/>
                <w:color w:val="000000"/>
              </w:rPr>
              <w:t xml:space="preserve"> with the following details:</w:t>
            </w:r>
          </w:p>
          <w:p w14:paraId="2641CDDB" w14:textId="77777777" w:rsidR="007E7B65" w:rsidRDefault="007E7B65" w:rsidP="00AB5CFE">
            <w:pPr>
              <w:numPr>
                <w:ilvl w:val="1"/>
                <w:numId w:val="721"/>
              </w:numPr>
              <w:contextualSpacing w:val="0"/>
              <w:textAlignment w:val="center"/>
              <w:rPr>
                <w:rFonts w:eastAsia="Times New Roman"/>
                <w:color w:val="000000"/>
              </w:rPr>
            </w:pPr>
            <w:r>
              <w:rPr>
                <w:rFonts w:eastAsia="Times New Roman"/>
                <w:color w:val="000000"/>
              </w:rPr>
              <w:t xml:space="preserve">One-time income month and year = Apr 2021 and </w:t>
            </w:r>
          </w:p>
          <w:p w14:paraId="4583047A" w14:textId="77777777" w:rsidR="007E7B65" w:rsidRPr="006214B0" w:rsidRDefault="007E7B65" w:rsidP="00AB5CFE">
            <w:pPr>
              <w:numPr>
                <w:ilvl w:val="1"/>
                <w:numId w:val="721"/>
              </w:numPr>
              <w:contextualSpacing w:val="0"/>
              <w:textAlignment w:val="center"/>
              <w:rPr>
                <w:rFonts w:eastAsia="Times New Roman"/>
                <w:color w:val="000000"/>
              </w:rPr>
            </w:pPr>
            <w:r w:rsidRPr="00F11F00">
              <w:t xml:space="preserve">Income Effective Date </w:t>
            </w:r>
            <w:r>
              <w:rPr>
                <w:rFonts w:eastAsia="Times New Roman"/>
                <w:color w:val="000000"/>
              </w:rPr>
              <w:t>=</w:t>
            </w:r>
            <w:r w:rsidRPr="00F41B0A">
              <w:rPr>
                <w:rFonts w:eastAsia="Times New Roman"/>
                <w:color w:val="000000"/>
              </w:rPr>
              <w:t xml:space="preserve"> 0</w:t>
            </w:r>
            <w:r>
              <w:rPr>
                <w:rFonts w:eastAsia="Times New Roman"/>
                <w:color w:val="000000"/>
              </w:rPr>
              <w:t>4</w:t>
            </w:r>
            <w:r w:rsidRPr="00F41B0A">
              <w:rPr>
                <w:rFonts w:eastAsia="Times New Roman"/>
                <w:color w:val="000000"/>
              </w:rPr>
              <w:t>/</w:t>
            </w:r>
            <w:r>
              <w:rPr>
                <w:rFonts w:eastAsia="Times New Roman"/>
                <w:color w:val="000000"/>
              </w:rPr>
              <w:t>14</w:t>
            </w:r>
            <w:r w:rsidRPr="00F41B0A">
              <w:rPr>
                <w:rFonts w:eastAsia="Times New Roman"/>
                <w:color w:val="000000"/>
              </w:rPr>
              <w:t xml:space="preserve">/2021 </w:t>
            </w:r>
            <w:r>
              <w:rPr>
                <w:rFonts w:eastAsia="Times New Roman"/>
                <w:color w:val="000000"/>
              </w:rPr>
              <w:t>and</w:t>
            </w:r>
          </w:p>
          <w:p w14:paraId="4E4FA5D2" w14:textId="77777777" w:rsidR="007E7B65" w:rsidRPr="00C81EAE" w:rsidRDefault="007E7B65" w:rsidP="00AB5CFE">
            <w:pPr>
              <w:pStyle w:val="ListParagraph"/>
              <w:numPr>
                <w:ilvl w:val="1"/>
                <w:numId w:val="721"/>
              </w:numPr>
              <w:contextualSpacing w:val="0"/>
              <w:jc w:val="both"/>
            </w:pPr>
            <w:r>
              <w:rPr>
                <w:rFonts w:eastAsia="Times New Roman"/>
                <w:color w:val="000000"/>
              </w:rPr>
              <w:lastRenderedPageBreak/>
              <w:t>Amount = $120,000 (</w:t>
            </w:r>
            <w:r w:rsidRPr="006F330F">
              <w:t>Lottery winning amount $120,000 is distributed into 6 equal installments</w:t>
            </w:r>
            <w:r>
              <w:t xml:space="preserve"> (Apr 2021 -Sep 2021)</w:t>
            </w:r>
            <w:r w:rsidRPr="006F330F">
              <w:t xml:space="preserve"> of $20,000 each</w:t>
            </w:r>
            <w:r>
              <w:t xml:space="preserve"> month as per LG system logic)</w:t>
            </w:r>
          </w:p>
          <w:p w14:paraId="60993989" w14:textId="77777777" w:rsidR="007E7B65" w:rsidRPr="00123646" w:rsidRDefault="007E7B65" w:rsidP="00AB5CFE">
            <w:pPr>
              <w:pStyle w:val="ListParagraph"/>
              <w:numPr>
                <w:ilvl w:val="0"/>
                <w:numId w:val="721"/>
              </w:numPr>
              <w:contextualSpacing w:val="0"/>
              <w:textAlignment w:val="center"/>
              <w:rPr>
                <w:rFonts w:eastAsia="Times New Roman"/>
                <w:color w:val="000000"/>
              </w:rPr>
            </w:pPr>
            <w:r>
              <w:t xml:space="preserve">After submitting the application, the MAGI Household income </w:t>
            </w:r>
            <w:r w:rsidRPr="006F330F">
              <w:t xml:space="preserve">for </w:t>
            </w:r>
            <w:r>
              <w:t>Justine and Oscar will be calculated as follows:</w:t>
            </w:r>
          </w:p>
          <w:p w14:paraId="71412B36" w14:textId="77777777" w:rsidR="007E7B65" w:rsidRPr="00036FDC" w:rsidRDefault="007E7B65" w:rsidP="00AB5CFE">
            <w:pPr>
              <w:pStyle w:val="ListParagraph"/>
              <w:numPr>
                <w:ilvl w:val="1"/>
                <w:numId w:val="721"/>
              </w:numPr>
              <w:contextualSpacing w:val="0"/>
              <w:textAlignment w:val="center"/>
              <w:rPr>
                <w:rFonts w:eastAsia="Times New Roman"/>
                <w:color w:val="000000"/>
              </w:rPr>
            </w:pPr>
            <w:r w:rsidRPr="006F330F">
              <w:t>Oscar’s MAGI-based income (current income) is calculated as $</w:t>
            </w:r>
            <w:r>
              <w:t>1</w:t>
            </w:r>
            <w:r w:rsidRPr="006F330F">
              <w:t>20,000 +$</w:t>
            </w:r>
            <w:r>
              <w:t>1</w:t>
            </w:r>
            <w:r w:rsidRPr="006F330F">
              <w:t>000= $</w:t>
            </w:r>
            <w:r>
              <w:t>1</w:t>
            </w:r>
            <w:r w:rsidRPr="006F330F">
              <w:t>2</w:t>
            </w:r>
            <w:r>
              <w:t>1</w:t>
            </w:r>
            <w:r w:rsidRPr="006F330F">
              <w:t>,000</w:t>
            </w:r>
            <w:r w:rsidRPr="00FE55ED">
              <w:t xml:space="preserve"> </w:t>
            </w:r>
            <w:r>
              <w:t>as the entire one-time</w:t>
            </w:r>
            <w:r w:rsidRPr="004C338E">
              <w:t xml:space="preserve"> </w:t>
            </w:r>
            <w:r>
              <w:t xml:space="preserve">amount of </w:t>
            </w:r>
            <w:r w:rsidRPr="006F330F">
              <w:t>Lottery and</w:t>
            </w:r>
            <w:r>
              <w:t xml:space="preserve"> Gambling</w:t>
            </w:r>
            <w:r w:rsidRPr="006F330F">
              <w:t xml:space="preserve"> winnings</w:t>
            </w:r>
            <w:r>
              <w:t xml:space="preserve"> income will be active in April 2021, </w:t>
            </w:r>
            <w:r w:rsidRPr="004D7E39">
              <w:rPr>
                <w:rFonts w:eastAsia="Times New Roman"/>
                <w:color w:val="000000"/>
              </w:rPr>
              <w:t xml:space="preserve">which results in MAGI FPL </w:t>
            </w:r>
            <w:r>
              <w:rPr>
                <w:rFonts w:eastAsia="Times New Roman"/>
                <w:color w:val="000000"/>
              </w:rPr>
              <w:t>going</w:t>
            </w:r>
            <w:r w:rsidRPr="004D7E39">
              <w:rPr>
                <w:rFonts w:eastAsia="Times New Roman"/>
                <w:color w:val="000000"/>
              </w:rPr>
              <w:t xml:space="preserve"> above 133%</w:t>
            </w:r>
            <w:r>
              <w:rPr>
                <w:rFonts w:eastAsia="Times New Roman"/>
                <w:color w:val="000000"/>
              </w:rPr>
              <w:t xml:space="preserve"> </w:t>
            </w:r>
          </w:p>
          <w:p w14:paraId="6C23ACC7" w14:textId="77777777" w:rsidR="007E7B65" w:rsidRPr="004D7E39" w:rsidRDefault="007E7B65" w:rsidP="00AB5CFE">
            <w:pPr>
              <w:numPr>
                <w:ilvl w:val="1"/>
                <w:numId w:val="721"/>
              </w:numPr>
              <w:contextualSpacing w:val="0"/>
              <w:textAlignment w:val="center"/>
              <w:rPr>
                <w:rFonts w:eastAsia="Times New Roman"/>
              </w:rPr>
            </w:pPr>
            <w:r w:rsidRPr="006F330F">
              <w:t>Justine’s MAGI income (current income) is calculated as $20,000 +$</w:t>
            </w:r>
            <w:r>
              <w:t>1</w:t>
            </w:r>
            <w:r w:rsidRPr="006F330F">
              <w:t>000= $2</w:t>
            </w:r>
            <w:r>
              <w:t>1</w:t>
            </w:r>
            <w:r w:rsidRPr="006F330F">
              <w:t>,000</w:t>
            </w:r>
            <w:r w:rsidRPr="00FE55ED">
              <w:t xml:space="preserve"> </w:t>
            </w:r>
            <w:r>
              <w:t xml:space="preserve">as the distributed amount of </w:t>
            </w:r>
            <w:r w:rsidRPr="006F330F">
              <w:t>Lottery and</w:t>
            </w:r>
            <w:r>
              <w:t xml:space="preserve"> Gambling</w:t>
            </w:r>
            <w:r w:rsidRPr="006F330F">
              <w:t xml:space="preserve"> winnings</w:t>
            </w:r>
            <w:r>
              <w:t xml:space="preserve"> income will be active in April 2021, </w:t>
            </w:r>
            <w:r w:rsidRPr="004D7E39">
              <w:rPr>
                <w:rFonts w:eastAsia="Times New Roman"/>
                <w:color w:val="000000"/>
              </w:rPr>
              <w:t xml:space="preserve">which results in MAGI FPL </w:t>
            </w:r>
            <w:r>
              <w:rPr>
                <w:rFonts w:eastAsia="Times New Roman"/>
                <w:color w:val="000000"/>
              </w:rPr>
              <w:t>going</w:t>
            </w:r>
            <w:r w:rsidRPr="004D7E39">
              <w:rPr>
                <w:rFonts w:eastAsia="Times New Roman"/>
                <w:color w:val="000000"/>
              </w:rPr>
              <w:t xml:space="preserve"> above 133%</w:t>
            </w:r>
            <w:r>
              <w:rPr>
                <w:rFonts w:eastAsia="Times New Roman"/>
                <w:color w:val="000000"/>
              </w:rPr>
              <w:t xml:space="preserve"> </w:t>
            </w:r>
          </w:p>
          <w:p w14:paraId="2FA8395E" w14:textId="77777777" w:rsidR="007E7B65" w:rsidRPr="00140A30" w:rsidRDefault="007E7B65" w:rsidP="00AB5CFE">
            <w:pPr>
              <w:pStyle w:val="ListParagraph"/>
              <w:numPr>
                <w:ilvl w:val="0"/>
                <w:numId w:val="721"/>
              </w:numPr>
              <w:contextualSpacing w:val="0"/>
              <w:jc w:val="both"/>
              <w:textAlignment w:val="center"/>
              <w:rPr>
                <w:rFonts w:eastAsia="Times New Roman"/>
                <w:color w:val="000000"/>
              </w:rPr>
            </w:pPr>
            <w:r w:rsidRPr="00140A30">
              <w:rPr>
                <w:rFonts w:eastAsia="Times New Roman"/>
                <w:color w:val="000000"/>
              </w:rPr>
              <w:t>The system determined that Oscar and Justine both are meeting the TMA eligibility criteria and are eligible for the TMA benefits</w:t>
            </w:r>
            <w:r>
              <w:rPr>
                <w:rFonts w:eastAsia="Times New Roman"/>
                <w:color w:val="000000"/>
              </w:rPr>
              <w:t>.</w:t>
            </w:r>
          </w:p>
          <w:p w14:paraId="63AD945A" w14:textId="77777777" w:rsidR="007E7B65" w:rsidRPr="00140A30" w:rsidRDefault="007E7B65" w:rsidP="007E7B65">
            <w:pPr>
              <w:pStyle w:val="ListParagraph"/>
              <w:ind w:left="864"/>
              <w:jc w:val="both"/>
              <w:textAlignment w:val="center"/>
              <w:rPr>
                <w:rFonts w:eastAsia="Times New Roman"/>
                <w:color w:val="000000"/>
              </w:rPr>
            </w:pPr>
          </w:p>
          <w:p w14:paraId="15212C4C" w14:textId="77777777" w:rsidR="007E7B65" w:rsidRDefault="007E7B65" w:rsidP="007E7B65">
            <w:pPr>
              <w:rPr>
                <w:rFonts w:eastAsia="Times New Roman"/>
                <w:color w:val="000000"/>
              </w:rPr>
            </w:pPr>
            <w:r w:rsidRPr="004D7E39">
              <w:rPr>
                <w:rFonts w:eastAsia="Times New Roman"/>
                <w:b/>
                <w:bCs/>
                <w:color w:val="000000"/>
              </w:rPr>
              <w:t>Conclusion</w:t>
            </w:r>
            <w:r>
              <w:rPr>
                <w:rFonts w:eastAsia="Times New Roman"/>
                <w:b/>
                <w:bCs/>
                <w:color w:val="000000"/>
              </w:rPr>
              <w:t xml:space="preserve"> </w:t>
            </w:r>
            <w:r w:rsidRPr="004D7E39">
              <w:rPr>
                <w:rFonts w:eastAsia="Times New Roman"/>
                <w:color w:val="000000"/>
              </w:rPr>
              <w:t xml:space="preserve">- The system will </w:t>
            </w:r>
            <w:r>
              <w:rPr>
                <w:rFonts w:eastAsia="Times New Roman"/>
                <w:color w:val="000000"/>
              </w:rPr>
              <w:t xml:space="preserve">use the </w:t>
            </w:r>
            <w:r w:rsidRPr="00F11F00">
              <w:t xml:space="preserve">Income Effective Date </w:t>
            </w:r>
            <w:r>
              <w:rPr>
                <w:rFonts w:eastAsia="Times New Roman"/>
                <w:color w:val="000000"/>
              </w:rPr>
              <w:t>(</w:t>
            </w:r>
            <w:r w:rsidRPr="004D7E39">
              <w:rPr>
                <w:rFonts w:eastAsia="Times New Roman"/>
                <w:color w:val="000000"/>
              </w:rPr>
              <w:t>0</w:t>
            </w:r>
            <w:r>
              <w:rPr>
                <w:rFonts w:eastAsia="Times New Roman"/>
                <w:color w:val="000000"/>
              </w:rPr>
              <w:t>4</w:t>
            </w:r>
            <w:r w:rsidRPr="004D7E39">
              <w:rPr>
                <w:rFonts w:eastAsia="Times New Roman"/>
                <w:color w:val="000000"/>
              </w:rPr>
              <w:t>/</w:t>
            </w:r>
            <w:r>
              <w:rPr>
                <w:rFonts w:eastAsia="Times New Roman"/>
                <w:color w:val="000000"/>
              </w:rPr>
              <w:t>14</w:t>
            </w:r>
            <w:r w:rsidRPr="004D7E39">
              <w:rPr>
                <w:rFonts w:eastAsia="Times New Roman"/>
                <w:color w:val="000000"/>
              </w:rPr>
              <w:t>/2021</w:t>
            </w:r>
            <w:r>
              <w:rPr>
                <w:rFonts w:eastAsia="Times New Roman"/>
                <w:color w:val="000000"/>
              </w:rPr>
              <w:t xml:space="preserve">) to </w:t>
            </w:r>
            <w:r w:rsidRPr="004D7E39">
              <w:rPr>
                <w:rFonts w:eastAsia="Times New Roman"/>
                <w:color w:val="000000"/>
              </w:rPr>
              <w:t>calculate the TMA period start date</w:t>
            </w:r>
            <w:r>
              <w:rPr>
                <w:rFonts w:eastAsia="Times New Roman"/>
                <w:color w:val="000000"/>
              </w:rPr>
              <w:t xml:space="preserve"> for both Oscar and Justine.</w:t>
            </w:r>
            <w:r w:rsidRPr="004D7E39">
              <w:rPr>
                <w:rFonts w:eastAsia="Times New Roman"/>
                <w:color w:val="000000"/>
              </w:rPr>
              <w:t xml:space="preserve"> </w:t>
            </w:r>
            <w:r>
              <w:rPr>
                <w:rFonts w:eastAsia="Times New Roman"/>
                <w:color w:val="000000"/>
              </w:rPr>
              <w:t>TMA period end date will be 04/30/2022.</w:t>
            </w:r>
          </w:p>
          <w:p w14:paraId="34AD0CCB" w14:textId="77777777" w:rsidR="007E7B65" w:rsidRPr="00EC0A6E" w:rsidRDefault="007E7B65" w:rsidP="007E7B65">
            <w:pPr>
              <w:rPr>
                <w:rFonts w:eastAsia="Times New Roman"/>
                <w:color w:val="000000"/>
              </w:rPr>
            </w:pPr>
          </w:p>
          <w:p w14:paraId="6DD08F86" w14:textId="77777777" w:rsidR="007E7B65" w:rsidRPr="0099778D" w:rsidRDefault="007E7B65" w:rsidP="007E7B65">
            <w:pPr>
              <w:jc w:val="both"/>
              <w:rPr>
                <w:b/>
                <w:bCs/>
              </w:rPr>
            </w:pPr>
            <w:r w:rsidRPr="006F330F">
              <w:rPr>
                <w:b/>
                <w:bCs/>
              </w:rPr>
              <w:t xml:space="preserve">Example </w:t>
            </w:r>
            <w:r>
              <w:rPr>
                <w:b/>
                <w:bCs/>
              </w:rPr>
              <w:t>5</w:t>
            </w:r>
            <w:r w:rsidRPr="006F330F">
              <w:t xml:space="preserve">: </w:t>
            </w:r>
            <w:r w:rsidRPr="009A0F77">
              <w:rPr>
                <w:b/>
                <w:bCs/>
              </w:rPr>
              <w:t>TMA</w:t>
            </w:r>
            <w:r>
              <w:rPr>
                <w:b/>
                <w:bCs/>
              </w:rPr>
              <w:t xml:space="preserve"> period</w:t>
            </w:r>
            <w:r w:rsidRPr="009A0F77">
              <w:rPr>
                <w:b/>
                <w:bCs/>
              </w:rPr>
              <w:t xml:space="preserve"> calculation when the user reports a change and adds a one-time</w:t>
            </w:r>
            <w:r w:rsidRPr="009A0F77">
              <w:rPr>
                <w:rFonts w:eastAsia="Times New Roman"/>
                <w:b/>
                <w:bCs/>
                <w:color w:val="000000"/>
              </w:rPr>
              <w:t xml:space="preserve"> </w:t>
            </w:r>
            <w:r w:rsidRPr="009A0F77">
              <w:rPr>
                <w:b/>
                <w:bCs/>
              </w:rPr>
              <w:t xml:space="preserve">Lottery and Gambling winnings income with </w:t>
            </w:r>
            <w:r w:rsidRPr="0099778D">
              <w:rPr>
                <w:b/>
                <w:bCs/>
              </w:rPr>
              <w:t>Income Effective Date within 12 months in the past.</w:t>
            </w:r>
          </w:p>
          <w:p w14:paraId="751F0854" w14:textId="77777777" w:rsidR="007E7B65" w:rsidRPr="006F330F" w:rsidRDefault="007E7B65" w:rsidP="007E7B65">
            <w:pPr>
              <w:jc w:val="both"/>
            </w:pPr>
          </w:p>
          <w:p w14:paraId="428F7A13" w14:textId="77777777" w:rsidR="007E7B65" w:rsidRPr="00A56256" w:rsidRDefault="007E7B65" w:rsidP="00AB5CFE">
            <w:pPr>
              <w:numPr>
                <w:ilvl w:val="0"/>
                <w:numId w:val="721"/>
              </w:numPr>
              <w:contextualSpacing w:val="0"/>
              <w:textAlignment w:val="center"/>
              <w:rPr>
                <w:rFonts w:eastAsia="Times New Roman"/>
              </w:rPr>
            </w:pPr>
            <w:r>
              <w:rPr>
                <w:rFonts w:eastAsia="Times New Roman"/>
                <w:color w:val="000000"/>
              </w:rPr>
              <w:t>On 01/01/2021, a</w:t>
            </w:r>
            <w:r w:rsidRPr="004D7E39">
              <w:rPr>
                <w:rFonts w:eastAsia="Times New Roman"/>
                <w:color w:val="000000"/>
              </w:rPr>
              <w:t xml:space="preserve">n application is submitted for two members: </w:t>
            </w:r>
            <w:r w:rsidRPr="006F330F">
              <w:t>Justine</w:t>
            </w:r>
            <w:r w:rsidRPr="004D7E39">
              <w:rPr>
                <w:rFonts w:eastAsia="Times New Roman"/>
                <w:color w:val="000000"/>
              </w:rPr>
              <w:t xml:space="preserve"> (HOH</w:t>
            </w:r>
            <w:r>
              <w:rPr>
                <w:rFonts w:eastAsia="Times New Roman"/>
                <w:color w:val="000000"/>
              </w:rPr>
              <w:t>, Parent caretaker)</w:t>
            </w:r>
            <w:r w:rsidRPr="004D7E39">
              <w:rPr>
                <w:rFonts w:eastAsia="Times New Roman"/>
                <w:color w:val="000000"/>
              </w:rPr>
              <w:t xml:space="preserve"> and </w:t>
            </w:r>
            <w:r w:rsidRPr="006F330F">
              <w:t>Oscar</w:t>
            </w:r>
            <w:r w:rsidRPr="004D7E39">
              <w:rPr>
                <w:rFonts w:eastAsia="Times New Roman"/>
                <w:color w:val="000000"/>
              </w:rPr>
              <w:t xml:space="preserve"> (</w:t>
            </w:r>
            <w:r>
              <w:rPr>
                <w:rFonts w:eastAsia="Times New Roman"/>
                <w:color w:val="000000"/>
              </w:rPr>
              <w:t>Child&lt;19).</w:t>
            </w:r>
          </w:p>
          <w:p w14:paraId="154AF29D" w14:textId="77777777" w:rsidR="007E7B65" w:rsidRDefault="007E7B65" w:rsidP="00AB5CFE">
            <w:pPr>
              <w:pStyle w:val="ListParagraph"/>
              <w:numPr>
                <w:ilvl w:val="0"/>
                <w:numId w:val="721"/>
              </w:numPr>
              <w:contextualSpacing w:val="0"/>
              <w:jc w:val="both"/>
            </w:pPr>
            <w:r w:rsidRPr="006F330F">
              <w:t xml:space="preserve">Justine </w:t>
            </w:r>
            <w:r>
              <w:t>has</w:t>
            </w:r>
            <w:r w:rsidRPr="006F330F">
              <w:t xml:space="preserve"> </w:t>
            </w:r>
            <w:r>
              <w:t xml:space="preserve">a self-attested </w:t>
            </w:r>
            <w:r w:rsidRPr="006F330F">
              <w:t>income</w:t>
            </w:r>
            <w:r>
              <w:t xml:space="preserve"> </w:t>
            </w:r>
            <w:r w:rsidRPr="006F330F">
              <w:t>of $</w:t>
            </w:r>
            <w:r>
              <w:t>1</w:t>
            </w:r>
            <w:r w:rsidRPr="006F330F">
              <w:t>,000</w:t>
            </w:r>
            <w:r>
              <w:t xml:space="preserve"> as Job Income (Earned income) with frequency as Monthly.</w:t>
            </w:r>
          </w:p>
          <w:p w14:paraId="774A1DFD" w14:textId="77777777" w:rsidR="007E7B65" w:rsidRDefault="007E7B65" w:rsidP="00AB5CFE">
            <w:pPr>
              <w:pStyle w:val="ListParagraph"/>
              <w:numPr>
                <w:ilvl w:val="0"/>
                <w:numId w:val="721"/>
              </w:numPr>
              <w:contextualSpacing w:val="0"/>
              <w:jc w:val="both"/>
            </w:pPr>
            <w:r>
              <w:t>Oscar does not report any income.</w:t>
            </w:r>
          </w:p>
          <w:p w14:paraId="716D7283" w14:textId="77777777" w:rsidR="007E7B65" w:rsidRDefault="007E7B65" w:rsidP="00AB5CFE">
            <w:pPr>
              <w:pStyle w:val="ListParagraph"/>
              <w:numPr>
                <w:ilvl w:val="0"/>
                <w:numId w:val="721"/>
              </w:numPr>
              <w:contextualSpacing w:val="0"/>
              <w:jc w:val="both"/>
            </w:pPr>
            <w:r>
              <w:t>The MAGI FPL for both the members is &lt;133%.</w:t>
            </w:r>
          </w:p>
          <w:p w14:paraId="0ECEF252" w14:textId="77777777" w:rsidR="007E7B65" w:rsidRPr="00EE1A66" w:rsidRDefault="007E7B65" w:rsidP="00AB5CFE">
            <w:pPr>
              <w:numPr>
                <w:ilvl w:val="0"/>
                <w:numId w:val="721"/>
              </w:numPr>
              <w:contextualSpacing w:val="0"/>
              <w:textAlignment w:val="center"/>
              <w:rPr>
                <w:rFonts w:eastAsia="Times New Roman"/>
              </w:rPr>
            </w:pPr>
            <w:r>
              <w:rPr>
                <w:rFonts w:eastAsia="Times New Roman"/>
              </w:rPr>
              <w:t>Both are eligible for Medicaid standard.</w:t>
            </w:r>
          </w:p>
          <w:p w14:paraId="3432E877" w14:textId="77777777" w:rsidR="007E7B65" w:rsidRDefault="007E7B65" w:rsidP="00AB5CFE">
            <w:pPr>
              <w:pStyle w:val="ListParagraph"/>
              <w:numPr>
                <w:ilvl w:val="0"/>
                <w:numId w:val="721"/>
              </w:numPr>
              <w:contextualSpacing w:val="0"/>
              <w:jc w:val="both"/>
            </w:pPr>
            <w:r>
              <w:t>Both Justine and Oscar are in each other’s MAGI Household.</w:t>
            </w:r>
          </w:p>
          <w:p w14:paraId="200CEB4F" w14:textId="77777777" w:rsidR="007E7B65" w:rsidRPr="00F41B0A" w:rsidRDefault="007E7B65" w:rsidP="00AB5CFE">
            <w:pPr>
              <w:numPr>
                <w:ilvl w:val="0"/>
                <w:numId w:val="721"/>
              </w:numPr>
              <w:contextualSpacing w:val="0"/>
              <w:textAlignment w:val="center"/>
              <w:rPr>
                <w:rFonts w:eastAsia="Times New Roman"/>
              </w:rPr>
            </w:pPr>
            <w:r w:rsidRPr="004D7E39">
              <w:rPr>
                <w:rFonts w:eastAsia="Times New Roman"/>
                <w:color w:val="000000"/>
              </w:rPr>
              <w:t>On 0</w:t>
            </w:r>
            <w:r>
              <w:rPr>
                <w:rFonts w:eastAsia="Times New Roman"/>
                <w:color w:val="000000"/>
              </w:rPr>
              <w:t>4</w:t>
            </w:r>
            <w:r w:rsidRPr="004D7E39">
              <w:rPr>
                <w:rFonts w:eastAsia="Times New Roman"/>
                <w:color w:val="000000"/>
              </w:rPr>
              <w:t>/1</w:t>
            </w:r>
            <w:r>
              <w:rPr>
                <w:rFonts w:eastAsia="Times New Roman"/>
                <w:color w:val="000000"/>
              </w:rPr>
              <w:t>4</w:t>
            </w:r>
            <w:r w:rsidRPr="004D7E39">
              <w:rPr>
                <w:rFonts w:eastAsia="Times New Roman"/>
                <w:color w:val="000000"/>
              </w:rPr>
              <w:t>/2021,</w:t>
            </w:r>
            <w:r>
              <w:rPr>
                <w:rFonts w:eastAsia="Times New Roman"/>
                <w:color w:val="000000"/>
              </w:rPr>
              <w:t xml:space="preserve"> </w:t>
            </w:r>
            <w:r w:rsidRPr="006F330F">
              <w:t xml:space="preserve">Justine </w:t>
            </w:r>
            <w:r>
              <w:t xml:space="preserve">reports a change and adds a new </w:t>
            </w:r>
            <w:r>
              <w:rPr>
                <w:rFonts w:eastAsia="Times New Roman"/>
                <w:color w:val="000000"/>
              </w:rPr>
              <w:t xml:space="preserve">one-time </w:t>
            </w:r>
            <w:r w:rsidRPr="006F330F">
              <w:t>Lottery and</w:t>
            </w:r>
            <w:r>
              <w:t xml:space="preserve"> Gambling winnings income source</w:t>
            </w:r>
            <w:r>
              <w:rPr>
                <w:rFonts w:eastAsia="Times New Roman"/>
                <w:color w:val="000000"/>
              </w:rPr>
              <w:t xml:space="preserve"> with the following details:</w:t>
            </w:r>
          </w:p>
          <w:p w14:paraId="2AABF384" w14:textId="77777777" w:rsidR="007E7B65" w:rsidRDefault="007E7B65" w:rsidP="00AB5CFE">
            <w:pPr>
              <w:numPr>
                <w:ilvl w:val="1"/>
                <w:numId w:val="721"/>
              </w:numPr>
              <w:contextualSpacing w:val="0"/>
              <w:textAlignment w:val="center"/>
              <w:rPr>
                <w:rFonts w:eastAsia="Times New Roman"/>
                <w:color w:val="000000"/>
              </w:rPr>
            </w:pPr>
            <w:r>
              <w:rPr>
                <w:rFonts w:eastAsia="Times New Roman"/>
                <w:color w:val="000000"/>
              </w:rPr>
              <w:t xml:space="preserve">One-time income month and year = Jan 2021 and </w:t>
            </w:r>
          </w:p>
          <w:p w14:paraId="21A9E32D" w14:textId="77777777" w:rsidR="007E7B65" w:rsidRPr="006214B0" w:rsidRDefault="007E7B65" w:rsidP="00AB5CFE">
            <w:pPr>
              <w:numPr>
                <w:ilvl w:val="1"/>
                <w:numId w:val="721"/>
              </w:numPr>
              <w:contextualSpacing w:val="0"/>
              <w:textAlignment w:val="center"/>
              <w:rPr>
                <w:rFonts w:eastAsia="Times New Roman"/>
                <w:color w:val="000000"/>
              </w:rPr>
            </w:pPr>
            <w:r w:rsidRPr="00F11F00">
              <w:t xml:space="preserve">Income Effective Date </w:t>
            </w:r>
            <w:r>
              <w:rPr>
                <w:rFonts w:eastAsia="Times New Roman"/>
                <w:color w:val="000000"/>
              </w:rPr>
              <w:t>=</w:t>
            </w:r>
            <w:r w:rsidRPr="00F41B0A">
              <w:rPr>
                <w:rFonts w:eastAsia="Times New Roman"/>
                <w:color w:val="000000"/>
              </w:rPr>
              <w:t xml:space="preserve"> 0</w:t>
            </w:r>
            <w:r>
              <w:rPr>
                <w:rFonts w:eastAsia="Times New Roman"/>
                <w:color w:val="000000"/>
              </w:rPr>
              <w:t>1</w:t>
            </w:r>
            <w:r w:rsidRPr="00F41B0A">
              <w:rPr>
                <w:rFonts w:eastAsia="Times New Roman"/>
                <w:color w:val="000000"/>
              </w:rPr>
              <w:t>/</w:t>
            </w:r>
            <w:r>
              <w:rPr>
                <w:rFonts w:eastAsia="Times New Roman"/>
                <w:color w:val="000000"/>
              </w:rPr>
              <w:t>14</w:t>
            </w:r>
            <w:r w:rsidRPr="00F41B0A">
              <w:rPr>
                <w:rFonts w:eastAsia="Times New Roman"/>
                <w:color w:val="000000"/>
              </w:rPr>
              <w:t xml:space="preserve">/2021 </w:t>
            </w:r>
            <w:r>
              <w:rPr>
                <w:rFonts w:eastAsia="Times New Roman"/>
                <w:color w:val="000000"/>
              </w:rPr>
              <w:t xml:space="preserve">and </w:t>
            </w:r>
          </w:p>
          <w:p w14:paraId="0D7CEF1F" w14:textId="77777777" w:rsidR="007E7B65" w:rsidRPr="00C81EAE" w:rsidRDefault="007E7B65" w:rsidP="00AB5CFE">
            <w:pPr>
              <w:pStyle w:val="ListParagraph"/>
              <w:numPr>
                <w:ilvl w:val="1"/>
                <w:numId w:val="721"/>
              </w:numPr>
              <w:contextualSpacing w:val="0"/>
              <w:jc w:val="both"/>
            </w:pPr>
            <w:r>
              <w:rPr>
                <w:rFonts w:eastAsia="Times New Roman"/>
                <w:color w:val="000000"/>
              </w:rPr>
              <w:t>Amount = $120,000 (</w:t>
            </w:r>
            <w:r w:rsidRPr="006F330F">
              <w:t>Lottery winning amount $120,000 is distributed into 6 equal installments</w:t>
            </w:r>
            <w:r>
              <w:t xml:space="preserve"> (Jan 2021 -Jun 2021)</w:t>
            </w:r>
            <w:r w:rsidRPr="006F330F">
              <w:t xml:space="preserve"> of $20,000 each</w:t>
            </w:r>
            <w:r>
              <w:t xml:space="preserve"> month as per LG system logic)</w:t>
            </w:r>
          </w:p>
          <w:p w14:paraId="0CEE2D77" w14:textId="77777777" w:rsidR="007E7B65" w:rsidRPr="00123646" w:rsidRDefault="007E7B65" w:rsidP="00AB5CFE">
            <w:pPr>
              <w:pStyle w:val="ListParagraph"/>
              <w:numPr>
                <w:ilvl w:val="0"/>
                <w:numId w:val="721"/>
              </w:numPr>
              <w:contextualSpacing w:val="0"/>
              <w:textAlignment w:val="center"/>
              <w:rPr>
                <w:rFonts w:eastAsia="Times New Roman"/>
                <w:color w:val="000000"/>
              </w:rPr>
            </w:pPr>
            <w:r>
              <w:t xml:space="preserve">After submitting the application, the MAGI Household income </w:t>
            </w:r>
            <w:r w:rsidRPr="006F330F">
              <w:t xml:space="preserve">for </w:t>
            </w:r>
            <w:r>
              <w:t>Justine and Oscar will be calculated as follows:</w:t>
            </w:r>
          </w:p>
          <w:p w14:paraId="2852E05C" w14:textId="77777777" w:rsidR="007E7B65" w:rsidRDefault="007E7B65" w:rsidP="00AB5CFE">
            <w:pPr>
              <w:pStyle w:val="ListParagraph"/>
              <w:numPr>
                <w:ilvl w:val="1"/>
                <w:numId w:val="721"/>
              </w:numPr>
              <w:contextualSpacing w:val="0"/>
              <w:textAlignment w:val="center"/>
              <w:rPr>
                <w:rFonts w:eastAsia="Times New Roman"/>
                <w:color w:val="000000"/>
              </w:rPr>
            </w:pPr>
            <w:r w:rsidRPr="006F330F">
              <w:t>Oscar’s MAGI-based income (current income) will</w:t>
            </w:r>
            <w:r>
              <w:t xml:space="preserve"> only</w:t>
            </w:r>
            <w:r w:rsidRPr="006F330F">
              <w:t xml:space="preserve"> be $</w:t>
            </w:r>
            <w:r>
              <w:t>1</w:t>
            </w:r>
            <w:r w:rsidRPr="006F330F">
              <w:t>,000</w:t>
            </w:r>
            <w:r>
              <w:t xml:space="preserve"> as the distributed amount of </w:t>
            </w:r>
            <w:r w:rsidRPr="006F330F">
              <w:t>Lottery and</w:t>
            </w:r>
            <w:r>
              <w:t xml:space="preserve"> Gambling</w:t>
            </w:r>
            <w:r w:rsidRPr="006F330F">
              <w:t xml:space="preserve"> winnings</w:t>
            </w:r>
            <w:r>
              <w:t xml:space="preserve"> income will be inactive in April </w:t>
            </w:r>
            <w:r>
              <w:lastRenderedPageBreak/>
              <w:t xml:space="preserve">2021, which does not result in </w:t>
            </w:r>
            <w:r w:rsidRPr="004D7E39">
              <w:rPr>
                <w:rFonts w:eastAsia="Times New Roman"/>
                <w:color w:val="000000"/>
              </w:rPr>
              <w:t xml:space="preserve">MAGI FPL </w:t>
            </w:r>
            <w:r>
              <w:rPr>
                <w:rFonts w:eastAsia="Times New Roman"/>
                <w:color w:val="000000"/>
              </w:rPr>
              <w:t>going</w:t>
            </w:r>
            <w:r w:rsidRPr="004D7E39">
              <w:rPr>
                <w:rFonts w:eastAsia="Times New Roman"/>
                <w:color w:val="000000"/>
              </w:rPr>
              <w:t xml:space="preserve"> above 133%</w:t>
            </w:r>
            <w:r>
              <w:rPr>
                <w:rFonts w:eastAsia="Times New Roman"/>
                <w:color w:val="000000"/>
              </w:rPr>
              <w:t xml:space="preserve"> </w:t>
            </w:r>
          </w:p>
          <w:p w14:paraId="0E75F0C2" w14:textId="77777777" w:rsidR="007E7B65" w:rsidRPr="00D02BD3" w:rsidRDefault="007E7B65" w:rsidP="00AB5CFE">
            <w:pPr>
              <w:pStyle w:val="ListParagraph"/>
              <w:numPr>
                <w:ilvl w:val="1"/>
                <w:numId w:val="721"/>
              </w:numPr>
              <w:contextualSpacing w:val="0"/>
              <w:textAlignment w:val="center"/>
              <w:rPr>
                <w:rFonts w:eastAsia="Times New Roman"/>
                <w:color w:val="000000"/>
              </w:rPr>
            </w:pPr>
            <w:r w:rsidRPr="006F330F">
              <w:t>Justine’s MAGI income (current income) is calculated as $20,000 +$</w:t>
            </w:r>
            <w:r>
              <w:t>1</w:t>
            </w:r>
            <w:r w:rsidRPr="006F330F">
              <w:t>000= $2</w:t>
            </w:r>
            <w:r>
              <w:t>1</w:t>
            </w:r>
            <w:r w:rsidRPr="006F330F">
              <w:t>,000</w:t>
            </w:r>
            <w:r w:rsidRPr="00FE55ED">
              <w:t xml:space="preserve"> </w:t>
            </w:r>
            <w:r>
              <w:t xml:space="preserve">as the distributed amount of </w:t>
            </w:r>
            <w:r w:rsidRPr="006F330F">
              <w:t>Lottery and</w:t>
            </w:r>
            <w:r>
              <w:t xml:space="preserve"> Gambling</w:t>
            </w:r>
            <w:r w:rsidRPr="006F330F">
              <w:t xml:space="preserve"> winnings</w:t>
            </w:r>
            <w:r>
              <w:t xml:space="preserve"> income will be active in April</w:t>
            </w:r>
            <w:r w:rsidRPr="0058137D">
              <w:t xml:space="preserve"> </w:t>
            </w:r>
            <w:r>
              <w:t xml:space="preserve">2021, which results in </w:t>
            </w:r>
            <w:r w:rsidRPr="004D7E39">
              <w:rPr>
                <w:rFonts w:eastAsia="Times New Roman"/>
                <w:color w:val="000000"/>
              </w:rPr>
              <w:t xml:space="preserve">MAGI FPL </w:t>
            </w:r>
            <w:r>
              <w:rPr>
                <w:rFonts w:eastAsia="Times New Roman"/>
                <w:color w:val="000000"/>
              </w:rPr>
              <w:t>going</w:t>
            </w:r>
            <w:r w:rsidRPr="004D7E39">
              <w:rPr>
                <w:rFonts w:eastAsia="Times New Roman"/>
                <w:color w:val="000000"/>
              </w:rPr>
              <w:t xml:space="preserve"> above 133%</w:t>
            </w:r>
            <w:r>
              <w:rPr>
                <w:rFonts w:eastAsia="Times New Roman"/>
                <w:color w:val="000000"/>
              </w:rPr>
              <w:t xml:space="preserve"> </w:t>
            </w:r>
          </w:p>
          <w:p w14:paraId="5DA1F2F4" w14:textId="77777777" w:rsidR="007E7B65" w:rsidRPr="0008674D" w:rsidRDefault="007E7B65" w:rsidP="00AB5CFE">
            <w:pPr>
              <w:pStyle w:val="ListParagraph"/>
              <w:numPr>
                <w:ilvl w:val="0"/>
                <w:numId w:val="721"/>
              </w:numPr>
              <w:contextualSpacing w:val="0"/>
              <w:jc w:val="both"/>
              <w:textAlignment w:val="center"/>
            </w:pPr>
            <w:r w:rsidRPr="0008674D">
              <w:t xml:space="preserve">The system determined that only Justine is meeting the TMA eligibility criteria and </w:t>
            </w:r>
            <w:r>
              <w:t>is</w:t>
            </w:r>
            <w:r w:rsidRPr="0008674D">
              <w:t xml:space="preserve"> eligible for the TMA benefits</w:t>
            </w:r>
            <w:r>
              <w:t>.</w:t>
            </w:r>
          </w:p>
          <w:p w14:paraId="28F2687D" w14:textId="77777777" w:rsidR="007E7B65" w:rsidRPr="00D22D3D" w:rsidRDefault="007E7B65" w:rsidP="007E7B65">
            <w:pPr>
              <w:textAlignment w:val="center"/>
              <w:rPr>
                <w:rFonts w:eastAsia="Times New Roman"/>
                <w:color w:val="000000"/>
              </w:rPr>
            </w:pPr>
            <w:r w:rsidRPr="004D7E39">
              <w:rPr>
                <w:rFonts w:eastAsia="Times New Roman"/>
                <w:b/>
                <w:bCs/>
                <w:color w:val="000000"/>
              </w:rPr>
              <w:t>Conclusion</w:t>
            </w:r>
            <w:r>
              <w:rPr>
                <w:rFonts w:eastAsia="Times New Roman"/>
                <w:b/>
                <w:bCs/>
                <w:color w:val="000000"/>
              </w:rPr>
              <w:t xml:space="preserve"> </w:t>
            </w:r>
            <w:r w:rsidRPr="004D7E39">
              <w:rPr>
                <w:rFonts w:eastAsia="Times New Roman"/>
                <w:color w:val="000000"/>
              </w:rPr>
              <w:t xml:space="preserve">- The system will </w:t>
            </w:r>
            <w:r>
              <w:rPr>
                <w:rFonts w:eastAsia="Times New Roman"/>
                <w:color w:val="000000"/>
              </w:rPr>
              <w:t xml:space="preserve">use the </w:t>
            </w:r>
            <w:r w:rsidRPr="00F11F00">
              <w:t xml:space="preserve">Income Effective Date </w:t>
            </w:r>
            <w:r>
              <w:rPr>
                <w:rFonts w:eastAsia="Times New Roman"/>
                <w:color w:val="000000"/>
              </w:rPr>
              <w:t>(</w:t>
            </w:r>
            <w:r w:rsidRPr="004D7E39">
              <w:rPr>
                <w:rFonts w:eastAsia="Times New Roman"/>
                <w:color w:val="000000"/>
              </w:rPr>
              <w:t>0</w:t>
            </w:r>
            <w:r>
              <w:rPr>
                <w:rFonts w:eastAsia="Times New Roman"/>
                <w:color w:val="000000"/>
              </w:rPr>
              <w:t>1</w:t>
            </w:r>
            <w:r w:rsidRPr="004D7E39">
              <w:rPr>
                <w:rFonts w:eastAsia="Times New Roman"/>
                <w:color w:val="000000"/>
              </w:rPr>
              <w:t>/</w:t>
            </w:r>
            <w:r>
              <w:rPr>
                <w:rFonts w:eastAsia="Times New Roman"/>
                <w:color w:val="000000"/>
              </w:rPr>
              <w:t>14</w:t>
            </w:r>
            <w:r w:rsidRPr="004D7E39">
              <w:rPr>
                <w:rFonts w:eastAsia="Times New Roman"/>
                <w:color w:val="000000"/>
              </w:rPr>
              <w:t>/2021</w:t>
            </w:r>
            <w:r>
              <w:rPr>
                <w:rFonts w:eastAsia="Times New Roman"/>
                <w:color w:val="000000"/>
              </w:rPr>
              <w:t xml:space="preserve">) to </w:t>
            </w:r>
            <w:r w:rsidRPr="004D7E39">
              <w:rPr>
                <w:rFonts w:eastAsia="Times New Roman"/>
                <w:color w:val="000000"/>
              </w:rPr>
              <w:t xml:space="preserve">calculate the TMA </w:t>
            </w:r>
            <w:r>
              <w:rPr>
                <w:rFonts w:eastAsia="Times New Roman"/>
                <w:color w:val="000000"/>
              </w:rPr>
              <w:t>p</w:t>
            </w:r>
            <w:r w:rsidRPr="004D7E39">
              <w:rPr>
                <w:rFonts w:eastAsia="Times New Roman"/>
                <w:color w:val="000000"/>
              </w:rPr>
              <w:t>eriod start date</w:t>
            </w:r>
            <w:r>
              <w:rPr>
                <w:rFonts w:eastAsia="Times New Roman"/>
                <w:color w:val="000000"/>
              </w:rPr>
              <w:t xml:space="preserve"> for Justine only. TMA period end date will be 01/31/2022.</w:t>
            </w:r>
          </w:p>
          <w:p w14:paraId="05508FEF" w14:textId="77777777" w:rsidR="007E7B65" w:rsidRPr="004342C6" w:rsidRDefault="007E7B65" w:rsidP="007E7B65">
            <w:pPr>
              <w:pStyle w:val="NumberedNormal"/>
              <w:ind w:left="0" w:firstLine="0"/>
              <w:rPr>
                <w:rFonts w:ascii="Arial" w:hAnsi="Arial" w:cs="Arial"/>
                <w:strike/>
                <w:sz w:val="22"/>
              </w:rPr>
            </w:pPr>
          </w:p>
        </w:tc>
      </w:tr>
      <w:tr w:rsidR="00ED0380" w:rsidRPr="004342C6" w:rsidDel="00DF792E" w14:paraId="4A39C93A" w14:textId="5B706C64" w:rsidTr="00232CDA">
        <w:trPr>
          <w:trHeight w:val="314"/>
          <w:del w:id="545" w:author="Author"/>
        </w:trPr>
        <w:tc>
          <w:tcPr>
            <w:tcW w:w="2075" w:type="dxa"/>
            <w:shd w:val="clear" w:color="000000" w:fill="FFFFFF"/>
            <w:vAlign w:val="center"/>
          </w:tcPr>
          <w:p w14:paraId="78041186" w14:textId="0E5551B4" w:rsidR="00ED0380" w:rsidDel="00DF792E" w:rsidRDefault="007B52A6" w:rsidP="007E7B65">
            <w:pPr>
              <w:contextualSpacing w:val="0"/>
              <w:jc w:val="center"/>
              <w:rPr>
                <w:del w:id="546" w:author="Author"/>
                <w:color w:val="000000"/>
              </w:rPr>
            </w:pPr>
            <w:del w:id="547" w:author="Author">
              <w:r w:rsidRPr="00B90269" w:rsidDel="00DF792E">
                <w:lastRenderedPageBreak/>
                <w:delText>PS</w:delText>
              </w:r>
              <w:r w:rsidDel="00DF792E">
                <w:delText>.TMA.001a</w:delText>
              </w:r>
            </w:del>
          </w:p>
        </w:tc>
        <w:tc>
          <w:tcPr>
            <w:tcW w:w="7205" w:type="dxa"/>
            <w:shd w:val="clear" w:color="000000" w:fill="FFFFFF"/>
          </w:tcPr>
          <w:p w14:paraId="6118375B" w14:textId="2B86F566" w:rsidR="00EF73CD" w:rsidRPr="007372B9" w:rsidDel="00DF792E" w:rsidRDefault="00EF73CD" w:rsidP="00DF792E">
            <w:pPr>
              <w:spacing w:after="160" w:line="259" w:lineRule="auto"/>
              <w:rPr>
                <w:del w:id="548" w:author="Author"/>
              </w:rPr>
            </w:pPr>
            <w:del w:id="549" w:author="Author">
              <w:r w:rsidRPr="007372B9" w:rsidDel="00DF792E">
                <w:delText>The system shall use the </w:delText>
              </w:r>
              <w:r w:rsidDel="00DF792E">
                <w:fldChar w:fldCharType="begin"/>
              </w:r>
              <w:r w:rsidDel="00DF792E">
                <w:delInstrText>HYPERLINK \l "_Reference_Document"</w:delInstrText>
              </w:r>
              <w:r w:rsidDel="00DF792E">
                <w:fldChar w:fldCharType="separate"/>
              </w:r>
              <w:r w:rsidRPr="007372B9" w:rsidDel="00DF792E">
                <w:rPr>
                  <w:rStyle w:val="Hyperlink"/>
                </w:rPr>
                <w:delText>TMA Period start date calculation sheet</w:delText>
              </w:r>
              <w:r w:rsidDel="00DF792E">
                <w:fldChar w:fldCharType="end"/>
              </w:r>
              <w:r w:rsidRPr="007372B9" w:rsidDel="00DF792E">
                <w:delText xml:space="preserve"> to calculate the TMA period start date when the M</w:delText>
              </w:r>
              <w:r w:rsidDel="00DF792E">
                <w:delText>edicaid</w:delText>
              </w:r>
              <w:r w:rsidRPr="007372B9" w:rsidDel="00DF792E">
                <w:delText xml:space="preserve"> FPL goes above 133% through any program determination process</w:delText>
              </w:r>
            </w:del>
          </w:p>
          <w:p w14:paraId="73493740" w14:textId="30C4AE7C" w:rsidR="00BA3809" w:rsidDel="00DF792E" w:rsidRDefault="00BA3809" w:rsidP="00BA3809">
            <w:pPr>
              <w:pStyle w:val="ListParagraph"/>
              <w:spacing w:after="160" w:line="259" w:lineRule="auto"/>
              <w:ind w:left="360"/>
              <w:rPr>
                <w:del w:id="550" w:author="Author"/>
              </w:rPr>
            </w:pPr>
            <w:del w:id="551" w:author="Author">
              <w:r w:rsidRPr="00F77BD4" w:rsidDel="00DF792E">
                <w:rPr>
                  <w:b/>
                  <w:bCs/>
                </w:rPr>
                <w:delText>Note:</w:delText>
              </w:r>
              <w:r w:rsidDel="00DF792E">
                <w:delText xml:space="preserve"> </w:delText>
              </w:r>
            </w:del>
          </w:p>
          <w:p w14:paraId="5AD97B00" w14:textId="0F945B27" w:rsidR="00BA3809" w:rsidDel="00DF792E" w:rsidRDefault="00BA3809" w:rsidP="0079429D">
            <w:pPr>
              <w:pStyle w:val="ListParagraph"/>
              <w:numPr>
                <w:ilvl w:val="0"/>
                <w:numId w:val="715"/>
              </w:numPr>
              <w:spacing w:after="160" w:line="259" w:lineRule="auto"/>
              <w:rPr>
                <w:del w:id="552" w:author="Author"/>
              </w:rPr>
            </w:pPr>
            <w:del w:id="553" w:author="Author">
              <w:r w:rsidDel="00DF792E">
                <w:delText xml:space="preserve">The </w:delText>
              </w:r>
              <w:r w:rsidRPr="00E41F25" w:rsidDel="00DF792E">
                <w:delText>system will only consider the earliest doc</w:delText>
              </w:r>
              <w:r w:rsidDel="00DF792E">
                <w:delText>ument</w:delText>
              </w:r>
              <w:r w:rsidRPr="00E41F25" w:rsidDel="00DF792E">
                <w:delText xml:space="preserve"> </w:delText>
              </w:r>
              <w:r w:rsidDel="00DF792E">
                <w:delText>received</w:delText>
              </w:r>
              <w:r w:rsidRPr="00E41F25" w:rsidDel="00DF792E">
                <w:delText xml:space="preserve"> dates </w:delText>
              </w:r>
              <w:r w:rsidRPr="00403C28" w:rsidDel="00DF792E">
                <w:delText>for the income sources that were manually verified</w:delText>
              </w:r>
              <w:r w:rsidDel="00DF792E">
                <w:delText xml:space="preserve"> </w:delText>
              </w:r>
              <w:r w:rsidRPr="00403C28" w:rsidDel="00DF792E">
                <w:delText>where the TMA period is being established</w:delText>
              </w:r>
              <w:r w:rsidDel="00DF792E">
                <w:delText xml:space="preserve"> </w:delText>
              </w:r>
              <w:r w:rsidRPr="00E41F25" w:rsidDel="00DF792E">
                <w:delText xml:space="preserve">of the </w:delText>
              </w:r>
              <w:r w:rsidDel="00DF792E">
                <w:delText>members</w:delText>
              </w:r>
              <w:r w:rsidRPr="00E41F25" w:rsidDel="00DF792E">
                <w:delText> within the individual's MAGI HH to calculate the TMA start date.</w:delText>
              </w:r>
            </w:del>
          </w:p>
          <w:p w14:paraId="645091D4" w14:textId="24A8E3F1" w:rsidR="00BA3809" w:rsidDel="00DF792E" w:rsidRDefault="00BA3809" w:rsidP="0079429D">
            <w:pPr>
              <w:pStyle w:val="ListParagraph"/>
              <w:numPr>
                <w:ilvl w:val="0"/>
                <w:numId w:val="715"/>
              </w:numPr>
              <w:spacing w:after="160" w:line="259" w:lineRule="auto"/>
              <w:rPr>
                <w:del w:id="554" w:author="Author"/>
              </w:rPr>
            </w:pPr>
            <w:del w:id="555" w:author="Author">
              <w:r w:rsidDel="00DF792E">
                <w:delText xml:space="preserve">The </w:delText>
              </w:r>
              <w:r w:rsidRPr="00403C28" w:rsidDel="00DF792E">
                <w:delText>system shall use the earliest date to calculate the TMA Period Start Date in case of multiple reported events</w:delText>
              </w:r>
              <w:r w:rsidDel="00DF792E">
                <w:delText>.</w:delText>
              </w:r>
            </w:del>
          </w:p>
          <w:p w14:paraId="01F76243" w14:textId="73D714BB" w:rsidR="00BA3809" w:rsidDel="00DF792E" w:rsidRDefault="00BA3809" w:rsidP="0079429D">
            <w:pPr>
              <w:pStyle w:val="ListParagraph"/>
              <w:numPr>
                <w:ilvl w:val="0"/>
                <w:numId w:val="715"/>
              </w:numPr>
              <w:spacing w:after="160" w:line="259" w:lineRule="auto"/>
              <w:rPr>
                <w:del w:id="556" w:author="Author"/>
              </w:rPr>
            </w:pPr>
            <w:del w:id="557" w:author="Author">
              <w:r w:rsidDel="00DF792E">
                <w:delText xml:space="preserve">The </w:delText>
              </w:r>
              <w:r w:rsidRPr="00403C28" w:rsidDel="00DF792E">
                <w:delText>date used to calculate the TMA period start date for each event type will be configurable</w:delText>
              </w:r>
              <w:r w:rsidDel="00DF792E">
                <w:delText>.</w:delText>
              </w:r>
            </w:del>
          </w:p>
          <w:p w14:paraId="0A815B91" w14:textId="291F5152" w:rsidR="00BA3809" w:rsidDel="00DF792E" w:rsidRDefault="00BA3809" w:rsidP="0079429D">
            <w:pPr>
              <w:pStyle w:val="ListParagraph"/>
              <w:numPr>
                <w:ilvl w:val="0"/>
                <w:numId w:val="715"/>
              </w:numPr>
              <w:spacing w:after="160" w:line="259" w:lineRule="auto"/>
              <w:rPr>
                <w:del w:id="558" w:author="Author"/>
              </w:rPr>
            </w:pPr>
            <w:del w:id="559" w:author="Author">
              <w:r w:rsidDel="00DF792E">
                <w:delText>The s</w:delText>
              </w:r>
              <w:r w:rsidRPr="00403C28" w:rsidDel="00DF792E">
                <w:delText>ystem shall not update the TMA Period once the TMA period has been established</w:delText>
              </w:r>
              <w:r w:rsidDel="00DF792E">
                <w:delText>.</w:delText>
              </w:r>
            </w:del>
          </w:p>
          <w:p w14:paraId="1FA27823" w14:textId="4A3BB979" w:rsidR="00BA3809" w:rsidDel="00DF792E" w:rsidRDefault="00BA3809" w:rsidP="0079429D">
            <w:pPr>
              <w:pStyle w:val="ListParagraph"/>
              <w:numPr>
                <w:ilvl w:val="0"/>
                <w:numId w:val="715"/>
              </w:numPr>
              <w:spacing w:after="160" w:line="259" w:lineRule="auto"/>
              <w:rPr>
                <w:del w:id="560" w:author="Author"/>
              </w:rPr>
            </w:pPr>
            <w:del w:id="561" w:author="Author">
              <w:r w:rsidDel="00DF792E">
                <w:delText xml:space="preserve">The </w:delText>
              </w:r>
              <w:r w:rsidRPr="00403C28" w:rsidDel="00DF792E">
                <w:delText>system shall consider the One-time Lottery and Gambling Winnings income to determine TMA eligibility when this distributed income amount is active for the member. Please refer to Lottery and gambling PRSD for rules/logic to consider member's income as active or inactive</w:delText>
              </w:r>
              <w:r w:rsidDel="00DF792E">
                <w:delText>.</w:delText>
              </w:r>
            </w:del>
          </w:p>
          <w:p w14:paraId="36E79280" w14:textId="7710A94E" w:rsidR="00BA3809" w:rsidDel="00DF792E" w:rsidRDefault="00BA3809" w:rsidP="0079429D">
            <w:pPr>
              <w:pStyle w:val="ListParagraph"/>
              <w:numPr>
                <w:ilvl w:val="0"/>
                <w:numId w:val="715"/>
              </w:numPr>
              <w:spacing w:after="160" w:line="259" w:lineRule="auto"/>
              <w:rPr>
                <w:del w:id="562" w:author="Author"/>
              </w:rPr>
            </w:pPr>
            <w:del w:id="563" w:author="Author">
              <w:r w:rsidDel="00DF792E">
                <w:delText>All other TMA eligibility criteria will remain AS-IS.</w:delText>
              </w:r>
            </w:del>
          </w:p>
          <w:p w14:paraId="2D22EC0E" w14:textId="78FCCFF3" w:rsidR="004A574D" w:rsidDel="00DF792E" w:rsidRDefault="004A574D" w:rsidP="004A574D">
            <w:pPr>
              <w:pStyle w:val="ListParagraph"/>
              <w:spacing w:after="160" w:line="259" w:lineRule="auto"/>
              <w:ind w:left="360"/>
              <w:rPr>
                <w:del w:id="564" w:author="Author"/>
                <w:b/>
                <w:bCs/>
              </w:rPr>
            </w:pPr>
            <w:del w:id="565" w:author="Author">
              <w:r w:rsidDel="00DF792E">
                <w:rPr>
                  <w:b/>
                  <w:bCs/>
                </w:rPr>
                <w:delText>Example 1: RAC with multiple events involving Income RAC and Member Addition</w:delText>
              </w:r>
            </w:del>
          </w:p>
          <w:p w14:paraId="2FC68DE2" w14:textId="6382F1CF" w:rsidR="004A574D" w:rsidRPr="0041650B" w:rsidDel="00DF792E" w:rsidRDefault="004A574D" w:rsidP="004A574D">
            <w:pPr>
              <w:pStyle w:val="ListParagraph"/>
              <w:spacing w:after="160" w:line="259" w:lineRule="auto"/>
              <w:ind w:left="360"/>
              <w:rPr>
                <w:del w:id="566" w:author="Author"/>
              </w:rPr>
            </w:pPr>
            <w:del w:id="567" w:author="Author">
              <w:r w:rsidRPr="0041650B" w:rsidDel="00DF792E">
                <w:delText>Initial Application</w:delText>
              </w:r>
              <w:r w:rsidDel="00DF792E">
                <w:delText xml:space="preserve"> with t</w:delText>
              </w:r>
              <w:r w:rsidRPr="0041650B" w:rsidDel="00DF792E">
                <w:delText xml:space="preserve">wo member HH, </w:delText>
              </w:r>
              <w:r w:rsidDel="00DF792E">
                <w:delText xml:space="preserve">tax-filer </w:delText>
              </w:r>
              <w:r w:rsidRPr="0041650B" w:rsidDel="00DF792E">
                <w:delText>Grandparent (M1) claiming Grandchild (M2) as a tax dependent, living together in MA</w:delText>
              </w:r>
              <w:r w:rsidDel="00DF792E">
                <w:delText xml:space="preserve"> submitted on 10 April 2024.</w:delText>
              </w:r>
              <w:r w:rsidRPr="0041650B" w:rsidDel="00DF792E">
                <w:delText> </w:delText>
              </w:r>
            </w:del>
          </w:p>
          <w:p w14:paraId="6F3DE4CD" w14:textId="55806F82" w:rsidR="004A574D" w:rsidDel="00DF792E" w:rsidRDefault="004A574D" w:rsidP="0079429D">
            <w:pPr>
              <w:pStyle w:val="ListParagraph"/>
              <w:numPr>
                <w:ilvl w:val="0"/>
                <w:numId w:val="716"/>
              </w:numPr>
              <w:spacing w:after="160" w:line="259" w:lineRule="auto"/>
              <w:rPr>
                <w:del w:id="568" w:author="Author"/>
              </w:rPr>
            </w:pPr>
            <w:del w:id="569" w:author="Author">
              <w:r w:rsidRPr="0041650B" w:rsidDel="00DF792E">
                <w:delText>M1</w:delText>
              </w:r>
              <w:r w:rsidDel="00DF792E">
                <w:delText xml:space="preserve"> (</w:delText>
              </w:r>
              <w:r w:rsidRPr="0041650B" w:rsidDel="00DF792E">
                <w:delText>M1 is parent caretaker of M2</w:delText>
              </w:r>
              <w:r w:rsidDel="00DF792E">
                <w:delText>)</w:delText>
              </w:r>
              <w:r w:rsidRPr="0041650B" w:rsidDel="00DF792E">
                <w:delText xml:space="preserve">: Age 50, CIT, Self Attests $10,000/yearly </w:delText>
              </w:r>
              <w:r w:rsidDel="00DF792E">
                <w:delText>job income</w:delText>
              </w:r>
              <w:r w:rsidRPr="0041650B" w:rsidDel="00DF792E">
                <w:delText xml:space="preserve"> (earned income)</w:delText>
              </w:r>
              <w:r w:rsidDel="00DF792E">
                <w:delText xml:space="preserve"> w</w:delText>
              </w:r>
              <w:r w:rsidRPr="0041650B" w:rsidDel="00DF792E">
                <w:delText>ith income effective date 03/01/</w:delText>
              </w:r>
              <w:r w:rsidDel="00DF792E">
                <w:delText>2024</w:delText>
              </w:r>
            </w:del>
          </w:p>
          <w:p w14:paraId="347F742D" w14:textId="51B659C6" w:rsidR="004A574D" w:rsidRPr="0041650B" w:rsidDel="00DF792E" w:rsidRDefault="004A574D" w:rsidP="0079429D">
            <w:pPr>
              <w:pStyle w:val="ListParagraph"/>
              <w:numPr>
                <w:ilvl w:val="0"/>
                <w:numId w:val="716"/>
              </w:numPr>
              <w:spacing w:after="160" w:line="259" w:lineRule="auto"/>
              <w:rPr>
                <w:del w:id="570" w:author="Author"/>
              </w:rPr>
            </w:pPr>
            <w:del w:id="571" w:author="Author">
              <w:r w:rsidRPr="0041650B" w:rsidDel="00DF792E">
                <w:delText>M2: Age 10, CIT, Self</w:delText>
              </w:r>
              <w:r w:rsidDel="00DF792E">
                <w:delText xml:space="preserve">-attests </w:delText>
              </w:r>
              <w:r w:rsidRPr="0041650B" w:rsidDel="00DF792E">
                <w:delText>no income</w:delText>
              </w:r>
            </w:del>
          </w:p>
          <w:p w14:paraId="1898A4D0" w14:textId="5B9EF31E" w:rsidR="004A574D" w:rsidDel="00DF792E" w:rsidRDefault="004A574D" w:rsidP="004A574D">
            <w:pPr>
              <w:pStyle w:val="ListParagraph"/>
              <w:spacing w:after="160" w:line="259" w:lineRule="auto"/>
              <w:ind w:left="360"/>
              <w:rPr>
                <w:del w:id="572" w:author="Author"/>
              </w:rPr>
            </w:pPr>
          </w:p>
          <w:p w14:paraId="32F77776" w14:textId="15C767C3" w:rsidR="004A574D" w:rsidRPr="0041650B" w:rsidDel="00DF792E" w:rsidRDefault="004A574D" w:rsidP="004A574D">
            <w:pPr>
              <w:pStyle w:val="ListParagraph"/>
              <w:spacing w:after="160" w:line="259" w:lineRule="auto"/>
              <w:ind w:left="360"/>
              <w:rPr>
                <w:del w:id="573" w:author="Author"/>
              </w:rPr>
            </w:pPr>
            <w:del w:id="574" w:author="Author">
              <w:r w:rsidRPr="0041650B" w:rsidDel="00DF792E">
                <w:delText>Eligibility created with below details:-</w:delText>
              </w:r>
              <w:r w:rsidRPr="0041650B" w:rsidDel="00DF792E">
                <w:br/>
                <w:delText>M1 :- MH Standard with aid cat 40</w:delText>
              </w:r>
              <w:r w:rsidDel="00DF792E">
                <w:delText xml:space="preserve"> and </w:delText>
              </w:r>
              <w:r w:rsidRPr="0041650B" w:rsidDel="00DF792E">
                <w:delText>MAGI FPL is &lt;133</w:delText>
              </w:r>
              <w:r w:rsidRPr="0041650B" w:rsidDel="00DF792E">
                <w:br/>
                <w:delText>M2 :- MH Standard with aid cat 40</w:delText>
              </w:r>
              <w:r w:rsidDel="00DF792E">
                <w:delText xml:space="preserve"> and </w:delText>
              </w:r>
              <w:r w:rsidRPr="0041650B" w:rsidDel="00DF792E">
                <w:delText>MAGI FPL is 0</w:delText>
              </w:r>
            </w:del>
          </w:p>
          <w:p w14:paraId="5A043D5E" w14:textId="40892B35" w:rsidR="004830EC" w:rsidRPr="005F7C5D" w:rsidDel="00DF792E" w:rsidRDefault="004830EC" w:rsidP="004830EC">
            <w:pPr>
              <w:pStyle w:val="ListParagraph"/>
              <w:spacing w:after="160" w:line="259" w:lineRule="auto"/>
              <w:ind w:left="360"/>
              <w:rPr>
                <w:del w:id="575" w:author="Author"/>
              </w:rPr>
            </w:pPr>
            <w:del w:id="576" w:author="Author">
              <w:r w:rsidDel="00DF792E">
                <w:delText>On 1 May 2024, both addition of a</w:delText>
              </w:r>
              <w:r w:rsidRPr="005F7C5D" w:rsidDel="00DF792E">
                <w:delText xml:space="preserve"> member and Income RAC with below details</w:delText>
              </w:r>
              <w:r w:rsidDel="00DF792E">
                <w:delText xml:space="preserve"> using paper application date of 25 April 2024. </w:delText>
              </w:r>
            </w:del>
          </w:p>
          <w:p w14:paraId="6FB3299E" w14:textId="16E28878" w:rsidR="004830EC" w:rsidRPr="005F7C5D" w:rsidDel="00DF792E" w:rsidRDefault="004830EC" w:rsidP="004830EC">
            <w:pPr>
              <w:pStyle w:val="ListParagraph"/>
              <w:spacing w:after="160" w:line="259" w:lineRule="auto"/>
              <w:ind w:left="360"/>
              <w:rPr>
                <w:del w:id="577" w:author="Author"/>
              </w:rPr>
            </w:pPr>
            <w:del w:id="578" w:author="Author">
              <w:r w:rsidRPr="005F7C5D" w:rsidDel="00DF792E">
                <w:delText xml:space="preserve">M3 added in </w:delText>
              </w:r>
              <w:r w:rsidDel="00DF792E">
                <w:delText>application</w:delText>
              </w:r>
              <w:r w:rsidRPr="005F7C5D" w:rsidDel="00DF792E">
                <w:delText xml:space="preserve"> with reason "Court order to provide health coverage" with </w:delText>
              </w:r>
              <w:r w:rsidRPr="00195F93" w:rsidDel="00DF792E">
                <w:rPr>
                  <w:b/>
                  <w:bCs/>
                </w:rPr>
                <w:delText xml:space="preserve">event date as 10 </w:delText>
              </w:r>
              <w:r w:rsidDel="00DF792E">
                <w:rPr>
                  <w:b/>
                  <w:bCs/>
                </w:rPr>
                <w:delText>March</w:delText>
              </w:r>
              <w:r w:rsidRPr="00195F93" w:rsidDel="00DF792E">
                <w:rPr>
                  <w:b/>
                  <w:bCs/>
                </w:rPr>
                <w:delText xml:space="preserve"> 202</w:delText>
              </w:r>
              <w:r w:rsidRPr="005F7C5D" w:rsidDel="00DF792E">
                <w:rPr>
                  <w:b/>
                  <w:bCs/>
                </w:rPr>
                <w:delText>4</w:delText>
              </w:r>
              <w:r w:rsidDel="00DF792E">
                <w:delText>.</w:delText>
              </w:r>
            </w:del>
          </w:p>
          <w:p w14:paraId="475096DF" w14:textId="6DC73056" w:rsidR="004830EC" w:rsidRPr="005F7C5D" w:rsidDel="00DF792E" w:rsidRDefault="004830EC" w:rsidP="0079429D">
            <w:pPr>
              <w:pStyle w:val="ListParagraph"/>
              <w:numPr>
                <w:ilvl w:val="0"/>
                <w:numId w:val="717"/>
              </w:numPr>
              <w:spacing w:after="160" w:line="259" w:lineRule="auto"/>
              <w:rPr>
                <w:del w:id="579" w:author="Author"/>
              </w:rPr>
            </w:pPr>
            <w:del w:id="580" w:author="Author">
              <w:r w:rsidRPr="005F7C5D" w:rsidDel="00DF792E">
                <w:delText>M3</w:delText>
              </w:r>
              <w:r w:rsidDel="00DF792E">
                <w:delText xml:space="preserve"> (tax dependent)</w:delText>
              </w:r>
              <w:r w:rsidRPr="005F7C5D" w:rsidDel="00DF792E">
                <w:delText xml:space="preserve"> is Child of M1</w:delText>
              </w:r>
              <w:r w:rsidDel="00DF792E">
                <w:delText xml:space="preserve"> (tax filer)</w:delText>
              </w:r>
              <w:r w:rsidRPr="005F7C5D" w:rsidDel="00DF792E">
                <w:delText xml:space="preserve"> and parent of M2</w:delText>
              </w:r>
              <w:r w:rsidDel="00DF792E">
                <w:delText xml:space="preserve"> (tax dependent)</w:delText>
              </w:r>
            </w:del>
          </w:p>
          <w:p w14:paraId="79B8C83E" w14:textId="58011122" w:rsidR="004830EC" w:rsidRPr="005F7C5D" w:rsidDel="00DF792E" w:rsidRDefault="004830EC" w:rsidP="0079429D">
            <w:pPr>
              <w:pStyle w:val="ListParagraph"/>
              <w:numPr>
                <w:ilvl w:val="0"/>
                <w:numId w:val="717"/>
              </w:numPr>
              <w:spacing w:after="160" w:line="259" w:lineRule="auto"/>
              <w:rPr>
                <w:del w:id="581" w:author="Author"/>
              </w:rPr>
            </w:pPr>
            <w:del w:id="582" w:author="Author">
              <w:r w:rsidRPr="005F7C5D" w:rsidDel="00DF792E">
                <w:delText>M3 is parent caretaker of M2</w:delText>
              </w:r>
            </w:del>
          </w:p>
          <w:p w14:paraId="40E6ED8E" w14:textId="56482BE8" w:rsidR="004830EC" w:rsidDel="00DF792E" w:rsidRDefault="004830EC" w:rsidP="0079429D">
            <w:pPr>
              <w:pStyle w:val="ListParagraph"/>
              <w:numPr>
                <w:ilvl w:val="0"/>
                <w:numId w:val="717"/>
              </w:numPr>
              <w:spacing w:after="160" w:line="259" w:lineRule="auto"/>
              <w:rPr>
                <w:del w:id="583" w:author="Author"/>
              </w:rPr>
            </w:pPr>
            <w:del w:id="584" w:author="Author">
              <w:r w:rsidRPr="005F7C5D" w:rsidDel="00DF792E">
                <w:delText>M3 age is 40 with self</w:delText>
              </w:r>
              <w:r w:rsidDel="00DF792E">
                <w:delText>-</w:delText>
              </w:r>
              <w:r w:rsidRPr="005F7C5D" w:rsidDel="00DF792E">
                <w:delText xml:space="preserve">attested $50,000/yearly Rental and Royality income (unearned) with </w:delText>
              </w:r>
              <w:r w:rsidRPr="00195F93" w:rsidDel="00DF792E">
                <w:rPr>
                  <w:b/>
                  <w:bCs/>
                </w:rPr>
                <w:delText>income effective date as 01 April 202</w:delText>
              </w:r>
              <w:r w:rsidDel="00DF792E">
                <w:rPr>
                  <w:b/>
                  <w:bCs/>
                </w:rPr>
                <w:delText>4</w:delText>
              </w:r>
              <w:r w:rsidDel="00DF792E">
                <w:delText>.</w:delText>
              </w:r>
            </w:del>
          </w:p>
          <w:p w14:paraId="76344450" w14:textId="29C94E81" w:rsidR="004830EC" w:rsidDel="00DF792E" w:rsidRDefault="004830EC" w:rsidP="004830EC">
            <w:pPr>
              <w:pStyle w:val="ListParagraph"/>
              <w:spacing w:after="160" w:line="259" w:lineRule="auto"/>
              <w:ind w:left="360"/>
              <w:rPr>
                <w:del w:id="585" w:author="Author"/>
              </w:rPr>
            </w:pPr>
          </w:p>
          <w:p w14:paraId="4E2DA833" w14:textId="5BE663D9" w:rsidR="004830EC" w:rsidRPr="00B646CA" w:rsidDel="00DF792E" w:rsidRDefault="004830EC" w:rsidP="004830EC">
            <w:pPr>
              <w:pStyle w:val="ListParagraph"/>
              <w:spacing w:after="160" w:line="259" w:lineRule="auto"/>
              <w:ind w:left="360"/>
              <w:rPr>
                <w:del w:id="586" w:author="Author"/>
              </w:rPr>
            </w:pPr>
            <w:del w:id="587" w:author="Author">
              <w:r w:rsidRPr="00B646CA" w:rsidDel="00DF792E">
                <w:delText>All the conditions for TMA are satisfied.</w:delText>
              </w:r>
            </w:del>
          </w:p>
          <w:p w14:paraId="489A7F2C" w14:textId="7F2552D8" w:rsidR="004830EC" w:rsidRPr="00901A21" w:rsidDel="00DF792E" w:rsidRDefault="004830EC" w:rsidP="004830EC">
            <w:pPr>
              <w:pStyle w:val="ListParagraph"/>
              <w:spacing w:after="160" w:line="259" w:lineRule="auto"/>
              <w:ind w:left="360"/>
              <w:rPr>
                <w:del w:id="588" w:author="Author"/>
                <w:b/>
                <w:bCs/>
              </w:rPr>
            </w:pPr>
            <w:del w:id="589" w:author="Author">
              <w:r w:rsidRPr="005F7C5D" w:rsidDel="00DF792E">
                <w:rPr>
                  <w:b/>
                  <w:bCs/>
                </w:rPr>
                <w:delText xml:space="preserve">TMA start calculated for M1 as </w:delText>
              </w:r>
              <w:r w:rsidDel="00DF792E">
                <w:rPr>
                  <w:b/>
                  <w:bCs/>
                </w:rPr>
                <w:delText xml:space="preserve">25 </w:delText>
              </w:r>
              <w:r w:rsidRPr="005F7C5D" w:rsidDel="00DF792E">
                <w:rPr>
                  <w:b/>
                  <w:bCs/>
                </w:rPr>
                <w:delText>April 202</w:delText>
              </w:r>
              <w:r w:rsidDel="00DF792E">
                <w:rPr>
                  <w:b/>
                  <w:bCs/>
                </w:rPr>
                <w:delText>4</w:delText>
              </w:r>
              <w:r w:rsidRPr="005F7C5D" w:rsidDel="00DF792E">
                <w:rPr>
                  <w:b/>
                  <w:bCs/>
                </w:rPr>
                <w:delText> </w:delText>
              </w:r>
              <w:r w:rsidDel="00DF792E">
                <w:rPr>
                  <w:b/>
                  <w:bCs/>
                </w:rPr>
                <w:delText>using the paper application date and not the</w:delText>
              </w:r>
              <w:r w:rsidRPr="005F7C5D" w:rsidDel="00DF792E">
                <w:rPr>
                  <w:b/>
                  <w:bCs/>
                </w:rPr>
                <w:delText xml:space="preserve"> earliest event date.</w:delText>
              </w:r>
            </w:del>
          </w:p>
          <w:p w14:paraId="6A0DA23C" w14:textId="55E82154" w:rsidR="004830EC" w:rsidDel="00DF792E" w:rsidRDefault="004830EC" w:rsidP="004830EC">
            <w:pPr>
              <w:pStyle w:val="ListParagraph"/>
              <w:spacing w:after="160" w:line="259" w:lineRule="auto"/>
              <w:ind w:left="360"/>
              <w:rPr>
                <w:del w:id="590" w:author="Author"/>
              </w:rPr>
            </w:pPr>
          </w:p>
          <w:p w14:paraId="2815BD2D" w14:textId="2C85CE82" w:rsidR="004830EC" w:rsidDel="00DF792E" w:rsidRDefault="004830EC" w:rsidP="004830EC">
            <w:pPr>
              <w:pStyle w:val="ListParagraph"/>
              <w:spacing w:after="160" w:line="259" w:lineRule="auto"/>
              <w:ind w:left="360"/>
              <w:rPr>
                <w:del w:id="591" w:author="Author"/>
                <w:b/>
                <w:bCs/>
              </w:rPr>
            </w:pPr>
            <w:del w:id="592" w:author="Author">
              <w:r w:rsidDel="00DF792E">
                <w:rPr>
                  <w:b/>
                  <w:bCs/>
                </w:rPr>
                <w:delText>Example 2: TMA with document received date</w:delText>
              </w:r>
            </w:del>
          </w:p>
          <w:p w14:paraId="650737F8" w14:textId="46A92D55" w:rsidR="004830EC" w:rsidRPr="0041650B" w:rsidDel="00DF792E" w:rsidRDefault="004830EC" w:rsidP="004830EC">
            <w:pPr>
              <w:pStyle w:val="ListParagraph"/>
              <w:spacing w:after="160" w:line="259" w:lineRule="auto"/>
              <w:ind w:left="360"/>
              <w:rPr>
                <w:del w:id="593" w:author="Author"/>
              </w:rPr>
            </w:pPr>
            <w:del w:id="594" w:author="Author">
              <w:r w:rsidRPr="0041650B" w:rsidDel="00DF792E">
                <w:delText>Initial Application</w:delText>
              </w:r>
              <w:r w:rsidDel="00DF792E">
                <w:delText xml:space="preserve"> with t</w:delText>
              </w:r>
              <w:r w:rsidRPr="0041650B" w:rsidDel="00DF792E">
                <w:delText>wo member HH, Grandparent (M1) claiming Grandchild (M2) as a tax dependent, living together in MA</w:delText>
              </w:r>
              <w:r w:rsidDel="00DF792E">
                <w:delText xml:space="preserve"> submitted on 10 April 2024.</w:delText>
              </w:r>
              <w:r w:rsidRPr="0041650B" w:rsidDel="00DF792E">
                <w:delText> </w:delText>
              </w:r>
            </w:del>
          </w:p>
          <w:p w14:paraId="60FB1004" w14:textId="15FBDE7D" w:rsidR="004830EC" w:rsidDel="00DF792E" w:rsidRDefault="004830EC" w:rsidP="0079429D">
            <w:pPr>
              <w:pStyle w:val="ListParagraph"/>
              <w:numPr>
                <w:ilvl w:val="0"/>
                <w:numId w:val="716"/>
              </w:numPr>
              <w:spacing w:after="160" w:line="259" w:lineRule="auto"/>
              <w:rPr>
                <w:del w:id="595" w:author="Author"/>
              </w:rPr>
            </w:pPr>
            <w:del w:id="596" w:author="Author">
              <w:r w:rsidRPr="0041650B" w:rsidDel="00DF792E">
                <w:delText>M1</w:delText>
              </w:r>
              <w:r w:rsidDel="00DF792E">
                <w:delText xml:space="preserve"> (</w:delText>
              </w:r>
              <w:r w:rsidRPr="0041650B" w:rsidDel="00DF792E">
                <w:delText>M1 is parent caretaker of M2</w:delText>
              </w:r>
              <w:r w:rsidDel="00DF792E">
                <w:delText>)</w:delText>
              </w:r>
              <w:r w:rsidRPr="0041650B" w:rsidDel="00DF792E">
                <w:delText xml:space="preserve">: Age 50, CIT, Self Attests $10,000/yearly </w:delText>
              </w:r>
              <w:r w:rsidDel="00DF792E">
                <w:delText>job income</w:delText>
              </w:r>
              <w:r w:rsidRPr="0041650B" w:rsidDel="00DF792E">
                <w:delText xml:space="preserve"> (earned income)</w:delText>
              </w:r>
              <w:r w:rsidDel="00DF792E">
                <w:delText xml:space="preserve"> w</w:delText>
              </w:r>
              <w:r w:rsidRPr="0041650B" w:rsidDel="00DF792E">
                <w:delText>ith income effective date 03/01/</w:delText>
              </w:r>
              <w:r w:rsidDel="00DF792E">
                <w:delText>2024</w:delText>
              </w:r>
            </w:del>
          </w:p>
          <w:p w14:paraId="1AA24B03" w14:textId="69B95187" w:rsidR="004830EC" w:rsidRPr="0041650B" w:rsidDel="00DF792E" w:rsidRDefault="004830EC" w:rsidP="0079429D">
            <w:pPr>
              <w:pStyle w:val="ListParagraph"/>
              <w:numPr>
                <w:ilvl w:val="0"/>
                <w:numId w:val="716"/>
              </w:numPr>
              <w:spacing w:after="160" w:line="259" w:lineRule="auto"/>
              <w:rPr>
                <w:del w:id="597" w:author="Author"/>
              </w:rPr>
            </w:pPr>
            <w:del w:id="598" w:author="Author">
              <w:r w:rsidRPr="0041650B" w:rsidDel="00DF792E">
                <w:delText>M2: Age 10, CIT, Self</w:delText>
              </w:r>
              <w:r w:rsidDel="00DF792E">
                <w:delText xml:space="preserve">-attests </w:delText>
              </w:r>
              <w:r w:rsidRPr="0041650B" w:rsidDel="00DF792E">
                <w:delText>no income</w:delText>
              </w:r>
            </w:del>
          </w:p>
          <w:p w14:paraId="5F247899" w14:textId="05798A6D" w:rsidR="004830EC" w:rsidDel="00DF792E" w:rsidRDefault="004830EC" w:rsidP="004830EC">
            <w:pPr>
              <w:pStyle w:val="ListParagraph"/>
              <w:spacing w:after="160" w:line="259" w:lineRule="auto"/>
              <w:ind w:left="360"/>
              <w:rPr>
                <w:del w:id="599" w:author="Author"/>
              </w:rPr>
            </w:pPr>
          </w:p>
          <w:p w14:paraId="15335C80" w14:textId="4FE2C8CB" w:rsidR="004830EC" w:rsidRPr="0041650B" w:rsidDel="00DF792E" w:rsidRDefault="004830EC" w:rsidP="004830EC">
            <w:pPr>
              <w:pStyle w:val="ListParagraph"/>
              <w:spacing w:after="160" w:line="259" w:lineRule="auto"/>
              <w:ind w:left="360"/>
              <w:rPr>
                <w:del w:id="600" w:author="Author"/>
              </w:rPr>
            </w:pPr>
            <w:del w:id="601" w:author="Author">
              <w:r w:rsidRPr="0041650B" w:rsidDel="00DF792E">
                <w:delText>Eligibility created with below details:-</w:delText>
              </w:r>
              <w:r w:rsidRPr="0041650B" w:rsidDel="00DF792E">
                <w:br/>
                <w:delText>M1 :- MH Standard with aid cat 40</w:delText>
              </w:r>
              <w:r w:rsidDel="00DF792E">
                <w:delText xml:space="preserve"> and </w:delText>
              </w:r>
              <w:r w:rsidRPr="0041650B" w:rsidDel="00DF792E">
                <w:delText>MAGI FPL is &lt;133</w:delText>
              </w:r>
              <w:r w:rsidRPr="0041650B" w:rsidDel="00DF792E">
                <w:br/>
                <w:delText>M2 :- MH Standard with aid cat 40</w:delText>
              </w:r>
              <w:r w:rsidDel="00DF792E">
                <w:delText xml:space="preserve"> and </w:delText>
              </w:r>
              <w:r w:rsidRPr="0041650B" w:rsidDel="00DF792E">
                <w:delText>MAGI FPL is 0</w:delText>
              </w:r>
            </w:del>
          </w:p>
          <w:p w14:paraId="755E73AD" w14:textId="4748C8B6" w:rsidR="007C5829" w:rsidRPr="00B646CA" w:rsidDel="00DF792E" w:rsidRDefault="007C5829" w:rsidP="007C5829">
            <w:pPr>
              <w:spacing w:after="160" w:line="259" w:lineRule="auto"/>
              <w:ind w:left="360"/>
              <w:textAlignment w:val="center"/>
              <w:rPr>
                <w:del w:id="602" w:author="Author"/>
                <w:rFonts w:eastAsia="Times New Roman"/>
              </w:rPr>
            </w:pPr>
            <w:del w:id="603" w:author="Author">
              <w:r w:rsidRPr="00B646CA" w:rsidDel="00DF792E">
                <w:rPr>
                  <w:rFonts w:eastAsia="Times New Roman"/>
                  <w:color w:val="000000"/>
                </w:rPr>
                <w:delText>On 06/15/2024, agent user manually verifies a new unearned income document of M1 for $10,000 per year that was received on 04/20/2024.</w:delText>
              </w:r>
            </w:del>
          </w:p>
          <w:p w14:paraId="4388A85C" w14:textId="5B36FC23" w:rsidR="007C5829" w:rsidRPr="00B646CA" w:rsidDel="00DF792E" w:rsidRDefault="007C5829" w:rsidP="007C5829">
            <w:pPr>
              <w:spacing w:after="160" w:line="259" w:lineRule="auto"/>
              <w:ind w:left="360"/>
              <w:textAlignment w:val="center"/>
              <w:rPr>
                <w:del w:id="604" w:author="Author"/>
                <w:rFonts w:eastAsia="Times New Roman"/>
              </w:rPr>
            </w:pPr>
            <w:del w:id="605" w:author="Author">
              <w:r w:rsidRPr="00B646CA" w:rsidDel="00DF792E">
                <w:rPr>
                  <w:rFonts w:eastAsia="Times New Roman"/>
                  <w:color w:val="000000"/>
                </w:rPr>
                <w:delText>On 06/15/2024, agent user manually verifies a new earned income document of M2 for $15,000 for every 6 months that was received on 05/10/2024.</w:delText>
              </w:r>
            </w:del>
          </w:p>
          <w:p w14:paraId="6CAFBCA4" w14:textId="5D00904A" w:rsidR="007C5829" w:rsidRPr="00B646CA" w:rsidDel="00DF792E" w:rsidRDefault="007C5829" w:rsidP="007C5829">
            <w:pPr>
              <w:pStyle w:val="ListParagraph"/>
              <w:spacing w:after="160" w:line="259" w:lineRule="auto"/>
              <w:ind w:left="360"/>
              <w:rPr>
                <w:del w:id="606" w:author="Author"/>
                <w:rFonts w:eastAsia="Times New Roman"/>
                <w:color w:val="000000"/>
              </w:rPr>
            </w:pPr>
            <w:del w:id="607" w:author="Author">
              <w:r w:rsidRPr="00B646CA" w:rsidDel="00DF792E">
                <w:rPr>
                  <w:rFonts w:eastAsia="Times New Roman"/>
                  <w:color w:val="000000"/>
                </w:rPr>
                <w:delText>All the conditions for TMA are satisfied.</w:delText>
              </w:r>
            </w:del>
          </w:p>
          <w:p w14:paraId="2CE4DD02" w14:textId="79AC3DDF" w:rsidR="007C5829" w:rsidRPr="009C0034" w:rsidDel="00DF792E" w:rsidRDefault="007C5829" w:rsidP="007C5829">
            <w:pPr>
              <w:pStyle w:val="ListParagraph"/>
              <w:spacing w:after="160" w:line="259" w:lineRule="auto"/>
              <w:ind w:left="360"/>
              <w:rPr>
                <w:del w:id="608" w:author="Author"/>
              </w:rPr>
            </w:pPr>
          </w:p>
          <w:p w14:paraId="62FF7243" w14:textId="4FCBD784" w:rsidR="007C5829" w:rsidDel="00DF792E" w:rsidRDefault="007C5829" w:rsidP="007C5829">
            <w:pPr>
              <w:spacing w:after="160" w:line="259" w:lineRule="auto"/>
              <w:ind w:left="360"/>
              <w:rPr>
                <w:del w:id="609" w:author="Author"/>
                <w:b/>
                <w:bCs/>
              </w:rPr>
            </w:pPr>
            <w:del w:id="610" w:author="Author">
              <w:r w:rsidRPr="005F7C5D" w:rsidDel="00DF792E">
                <w:rPr>
                  <w:b/>
                  <w:bCs/>
                </w:rPr>
                <w:delText xml:space="preserve">TMA start calculated for M1 as </w:delText>
              </w:r>
              <w:r w:rsidDel="00DF792E">
                <w:rPr>
                  <w:b/>
                  <w:bCs/>
                </w:rPr>
                <w:delText>20</w:delText>
              </w:r>
              <w:r w:rsidRPr="005F7C5D" w:rsidDel="00DF792E">
                <w:rPr>
                  <w:b/>
                  <w:bCs/>
                </w:rPr>
                <w:delText xml:space="preserve"> </w:delText>
              </w:r>
              <w:r w:rsidDel="00DF792E">
                <w:rPr>
                  <w:b/>
                  <w:bCs/>
                </w:rPr>
                <w:delText>April</w:delText>
              </w:r>
              <w:r w:rsidRPr="005F7C5D" w:rsidDel="00DF792E">
                <w:rPr>
                  <w:b/>
                  <w:bCs/>
                </w:rPr>
                <w:delText xml:space="preserve"> 202</w:delText>
              </w:r>
              <w:r w:rsidDel="00DF792E">
                <w:rPr>
                  <w:b/>
                  <w:bCs/>
                </w:rPr>
                <w:delText>4</w:delText>
              </w:r>
              <w:r w:rsidRPr="005F7C5D" w:rsidDel="00DF792E">
                <w:rPr>
                  <w:b/>
                  <w:bCs/>
                </w:rPr>
                <w:delText> as earliest event date</w:delText>
              </w:r>
              <w:r w:rsidDel="00DF792E">
                <w:rPr>
                  <w:b/>
                  <w:bCs/>
                </w:rPr>
                <w:delText xml:space="preserve"> (earliest income document received date). Here the e</w:delText>
              </w:r>
              <w:r w:rsidRPr="000C7C00" w:rsidDel="00DF792E">
                <w:rPr>
                  <w:b/>
                  <w:bCs/>
                </w:rPr>
                <w:delText xml:space="preserve">arliest Document Received Date for the Income </w:delText>
              </w:r>
              <w:r w:rsidDel="00DF792E">
                <w:rPr>
                  <w:b/>
                  <w:bCs/>
                </w:rPr>
                <w:delText>sources</w:delText>
              </w:r>
              <w:r w:rsidRPr="000C7C00" w:rsidDel="00DF792E">
                <w:rPr>
                  <w:b/>
                  <w:bCs/>
                </w:rPr>
                <w:delText xml:space="preserve"> </w:delText>
              </w:r>
              <w:r w:rsidRPr="005309A1" w:rsidDel="00DF792E">
                <w:rPr>
                  <w:b/>
                  <w:bCs/>
                </w:rPr>
                <w:delText>that were manually ver</w:delText>
              </w:r>
              <w:r w:rsidDel="00DF792E">
                <w:rPr>
                  <w:b/>
                  <w:bCs/>
                </w:rPr>
                <w:delText>i</w:delText>
              </w:r>
              <w:r w:rsidRPr="005309A1" w:rsidDel="00DF792E">
                <w:rPr>
                  <w:b/>
                  <w:bCs/>
                </w:rPr>
                <w:delText>fied</w:delText>
              </w:r>
              <w:r w:rsidDel="00DF792E">
                <w:rPr>
                  <w:b/>
                  <w:bCs/>
                </w:rPr>
                <w:delText xml:space="preserve"> </w:delText>
              </w:r>
              <w:r w:rsidRPr="000C7C00" w:rsidDel="00DF792E">
                <w:rPr>
                  <w:b/>
                  <w:bCs/>
                </w:rPr>
                <w:delText>where the</w:delText>
              </w:r>
              <w:r w:rsidDel="00DF792E">
                <w:rPr>
                  <w:b/>
                  <w:bCs/>
                </w:rPr>
                <w:delText xml:space="preserve"> </w:delText>
              </w:r>
              <w:r w:rsidRPr="000C7C00" w:rsidDel="00DF792E">
                <w:rPr>
                  <w:b/>
                  <w:bCs/>
                </w:rPr>
                <w:delText>TMA period is being established</w:delText>
              </w:r>
              <w:r w:rsidDel="00DF792E">
                <w:rPr>
                  <w:b/>
                  <w:bCs/>
                </w:rPr>
                <w:delText xml:space="preserve"> is used which is 04/20/2024.</w:delText>
              </w:r>
            </w:del>
          </w:p>
          <w:p w14:paraId="4F2143FB" w14:textId="5A17BB11" w:rsidR="00ED0380" w:rsidRPr="00EF73CD" w:rsidDel="00DF792E" w:rsidRDefault="00ED0380" w:rsidP="00CD1B4D">
            <w:pPr>
              <w:pStyle w:val="ListParagraph"/>
              <w:spacing w:after="160" w:line="259" w:lineRule="auto"/>
              <w:ind w:left="360"/>
              <w:rPr>
                <w:del w:id="611" w:author="Author"/>
                <w:rFonts w:eastAsia="Times New Roman"/>
                <w:b/>
                <w:bCs/>
                <w:color w:val="000000"/>
              </w:rPr>
            </w:pPr>
          </w:p>
        </w:tc>
      </w:tr>
      <w:tr w:rsidR="007E7B65" w:rsidRPr="004342C6" w:rsidDel="00DF792E" w14:paraId="4E30A615" w14:textId="6A590A4D" w:rsidTr="00232CDA">
        <w:trPr>
          <w:trHeight w:val="314"/>
          <w:del w:id="612" w:author="Author"/>
        </w:trPr>
        <w:tc>
          <w:tcPr>
            <w:tcW w:w="2075" w:type="dxa"/>
            <w:shd w:val="clear" w:color="000000" w:fill="FFFFFF"/>
            <w:vAlign w:val="center"/>
          </w:tcPr>
          <w:p w14:paraId="325137B1" w14:textId="7EF7840E" w:rsidR="007E7B65" w:rsidRPr="004342C6" w:rsidDel="00DF792E" w:rsidRDefault="007E7B65" w:rsidP="007E7B65">
            <w:pPr>
              <w:contextualSpacing w:val="0"/>
              <w:jc w:val="center"/>
              <w:rPr>
                <w:del w:id="613" w:author="Author"/>
                <w:rFonts w:cs="Arial"/>
                <w:b/>
                <w:strike/>
              </w:rPr>
            </w:pPr>
            <w:del w:id="614" w:author="Author">
              <w:r w:rsidRPr="004342C6" w:rsidDel="00DF792E">
                <w:rPr>
                  <w:rFonts w:eastAsia="Times New Roman" w:cs="Arial"/>
                  <w:color w:val="000000"/>
                </w:rPr>
                <w:delText>MHPD.FR.019.004</w:delText>
              </w:r>
            </w:del>
          </w:p>
        </w:tc>
        <w:tc>
          <w:tcPr>
            <w:tcW w:w="7205" w:type="dxa"/>
            <w:shd w:val="clear" w:color="000000" w:fill="FFFFFF"/>
          </w:tcPr>
          <w:p w14:paraId="78CF91A8" w14:textId="17CF4DB7" w:rsidR="007E7B65" w:rsidDel="00DF792E" w:rsidRDefault="007E7B65" w:rsidP="007E7B65">
            <w:pPr>
              <w:rPr>
                <w:del w:id="615" w:author="Author"/>
                <w:rFonts w:cs="Arial"/>
              </w:rPr>
            </w:pPr>
            <w:del w:id="616" w:author="Author">
              <w:r w:rsidRPr="004342C6" w:rsidDel="00DF792E">
                <w:rPr>
                  <w:rFonts w:cs="Arial"/>
                </w:rPr>
                <w:delText>The system shall calculate the TMA Period End Date as the last day of the 12th month from the TMA period start date.</w:delText>
              </w:r>
            </w:del>
          </w:p>
          <w:p w14:paraId="6B71387D" w14:textId="06E53116" w:rsidR="00B22168" w:rsidDel="00DF792E" w:rsidRDefault="00B22168" w:rsidP="007E7B65">
            <w:pPr>
              <w:rPr>
                <w:del w:id="617" w:author="Author"/>
                <w:rFonts w:cs="Arial"/>
              </w:rPr>
            </w:pPr>
          </w:p>
          <w:p w14:paraId="71910633" w14:textId="7F7E3707" w:rsidR="00B22168" w:rsidRPr="00BD3B7D" w:rsidDel="00DF792E" w:rsidRDefault="00B22168" w:rsidP="00B22168">
            <w:pPr>
              <w:textAlignment w:val="center"/>
              <w:rPr>
                <w:del w:id="618" w:author="Author"/>
                <w:rFonts w:eastAsia="Times New Roman"/>
                <w:b/>
                <w:bCs/>
                <w:color w:val="000000"/>
              </w:rPr>
            </w:pPr>
            <w:del w:id="619" w:author="Author">
              <w:r w:rsidRPr="00BD3B7D" w:rsidDel="00DF792E">
                <w:rPr>
                  <w:rFonts w:eastAsia="Times New Roman"/>
                  <w:b/>
                  <w:bCs/>
                  <w:color w:val="000000"/>
                </w:rPr>
                <w:delText>Note:</w:delText>
              </w:r>
            </w:del>
          </w:p>
          <w:p w14:paraId="70D24868" w14:textId="048B2D64" w:rsidR="00B22168" w:rsidRPr="004342C6" w:rsidDel="00DF792E" w:rsidRDefault="00B22168" w:rsidP="00B22168">
            <w:pPr>
              <w:rPr>
                <w:del w:id="620" w:author="Author"/>
                <w:rFonts w:cs="Arial"/>
              </w:rPr>
            </w:pPr>
            <w:del w:id="621" w:author="Author">
              <w:r w:rsidDel="00DF792E">
                <w:rPr>
                  <w:rFonts w:eastAsia="Times New Roman"/>
                  <w:color w:val="000000"/>
                </w:rPr>
                <w:delText xml:space="preserve">Please refer to the examples in the requirement </w:delText>
              </w:r>
              <w:r w:rsidDel="00DF792E">
                <w:rPr>
                  <w:color w:val="000000"/>
                </w:rPr>
                <w:delText>TMA.PCS.</w:delText>
              </w:r>
              <w:r w:rsidRPr="00651128" w:rsidDel="00DF792E">
                <w:rPr>
                  <w:color w:val="000000"/>
                </w:rPr>
                <w:delText>0</w:delText>
              </w:r>
              <w:r w:rsidDel="00DF792E">
                <w:rPr>
                  <w:color w:val="000000"/>
                </w:rPr>
                <w:delText>3</w:delText>
              </w:r>
              <w:r w:rsidRPr="00651128" w:rsidDel="00DF792E">
                <w:rPr>
                  <w:color w:val="000000"/>
                </w:rPr>
                <w:delText>.00</w:delText>
              </w:r>
              <w:r w:rsidDel="00DF792E">
                <w:rPr>
                  <w:color w:val="000000"/>
                </w:rPr>
                <w:delText>1 for TMA period end date calculation.</w:delText>
              </w:r>
            </w:del>
          </w:p>
        </w:tc>
      </w:tr>
      <w:tr w:rsidR="007E7B65" w:rsidRPr="004342C6" w14:paraId="1E0F62B4" w14:textId="77777777" w:rsidTr="00232CDA">
        <w:trPr>
          <w:trHeight w:val="314"/>
        </w:trPr>
        <w:tc>
          <w:tcPr>
            <w:tcW w:w="2075" w:type="dxa"/>
            <w:shd w:val="clear" w:color="000000" w:fill="FFFFFF"/>
            <w:vAlign w:val="center"/>
          </w:tcPr>
          <w:p w14:paraId="20DA456A" w14:textId="122D8311" w:rsidR="007E7B65" w:rsidRPr="004342C6" w:rsidRDefault="00A048FD" w:rsidP="007E7B65">
            <w:pPr>
              <w:contextualSpacing w:val="0"/>
              <w:jc w:val="center"/>
              <w:rPr>
                <w:rFonts w:cs="Arial"/>
              </w:rPr>
            </w:pPr>
            <w:r w:rsidRPr="00B90269">
              <w:t>PS</w:t>
            </w:r>
            <w:r>
              <w:t>.TMA.002</w:t>
            </w:r>
          </w:p>
        </w:tc>
        <w:tc>
          <w:tcPr>
            <w:tcW w:w="7205" w:type="dxa"/>
            <w:shd w:val="clear" w:color="000000" w:fill="FFFFFF"/>
          </w:tcPr>
          <w:p w14:paraId="582DBCA2" w14:textId="77777777" w:rsidR="007E7B65" w:rsidRDefault="00C144FC" w:rsidP="007E7B65">
            <w:pPr>
              <w:rPr>
                <w:rFonts w:cs="Arial"/>
              </w:rPr>
            </w:pPr>
            <w:r w:rsidRPr="004342C6">
              <w:rPr>
                <w:rFonts w:cs="Arial"/>
              </w:rPr>
              <w:t>The system shall calculate the TMA Period End Date as the last day of the 1</w:t>
            </w:r>
            <w:r>
              <w:rPr>
                <w:rFonts w:cs="Arial"/>
              </w:rPr>
              <w:t>3</w:t>
            </w:r>
            <w:r w:rsidRPr="004342C6">
              <w:rPr>
                <w:rFonts w:cs="Arial"/>
              </w:rPr>
              <w:t>th month from the TMA period start date</w:t>
            </w:r>
            <w:r>
              <w:rPr>
                <w:rFonts w:cs="Arial"/>
              </w:rPr>
              <w:t>.</w:t>
            </w:r>
          </w:p>
          <w:p w14:paraId="153D41E0" w14:textId="77777777" w:rsidR="00C144FC" w:rsidRDefault="00C144FC" w:rsidP="007E7B65">
            <w:pPr>
              <w:rPr>
                <w:rFonts w:cs="Arial"/>
              </w:rPr>
            </w:pPr>
          </w:p>
          <w:p w14:paraId="13C96CC0" w14:textId="77777777" w:rsidR="002D50D8" w:rsidRDefault="002D50D8" w:rsidP="002D50D8">
            <w:pPr>
              <w:pStyle w:val="ListParagraph"/>
              <w:spacing w:after="160" w:line="259" w:lineRule="auto"/>
              <w:ind w:left="360"/>
              <w:rPr>
                <w:b/>
                <w:bCs/>
              </w:rPr>
            </w:pPr>
            <w:r>
              <w:rPr>
                <w:b/>
                <w:bCs/>
              </w:rPr>
              <w:t>Example 1: TMA with document received date</w:t>
            </w:r>
          </w:p>
          <w:p w14:paraId="315DC0EA" w14:textId="77777777" w:rsidR="002D50D8" w:rsidRPr="0041650B" w:rsidRDefault="002D50D8" w:rsidP="002D50D8">
            <w:pPr>
              <w:pStyle w:val="ListParagraph"/>
              <w:spacing w:after="160" w:line="259" w:lineRule="auto"/>
              <w:ind w:left="360"/>
            </w:pPr>
            <w:r w:rsidRPr="0041650B">
              <w:t>Initial Application</w:t>
            </w:r>
            <w:r>
              <w:t xml:space="preserve"> with t</w:t>
            </w:r>
            <w:r w:rsidRPr="0041650B">
              <w:t>wo member HH, Grandparent (M1) claiming Grandchild (M2) as a tax dependent, living together in MA</w:t>
            </w:r>
            <w:r>
              <w:t xml:space="preserve"> submitted on 10 April 2024.</w:t>
            </w:r>
            <w:r w:rsidRPr="0041650B">
              <w:t> </w:t>
            </w:r>
          </w:p>
          <w:p w14:paraId="31119FC5" w14:textId="77777777" w:rsidR="00B01E2C" w:rsidRDefault="00B01E2C" w:rsidP="0079429D">
            <w:pPr>
              <w:pStyle w:val="ListParagraph"/>
              <w:numPr>
                <w:ilvl w:val="0"/>
                <w:numId w:val="716"/>
              </w:numPr>
              <w:spacing w:after="160" w:line="259" w:lineRule="auto"/>
            </w:pPr>
            <w:r w:rsidRPr="0041650B">
              <w:t>M1</w:t>
            </w:r>
            <w:r>
              <w:t xml:space="preserve"> (</w:t>
            </w:r>
            <w:r w:rsidRPr="0041650B">
              <w:t>M1 is parent caretaker of M2</w:t>
            </w:r>
            <w:r>
              <w:t>)</w:t>
            </w:r>
            <w:r w:rsidRPr="0041650B">
              <w:t xml:space="preserve">: Age 50, CIT, Self Attests $10,000/yearly </w:t>
            </w:r>
            <w:r>
              <w:t>job income</w:t>
            </w:r>
            <w:r w:rsidRPr="0041650B">
              <w:t xml:space="preserve"> (earned income)</w:t>
            </w:r>
            <w:r>
              <w:t xml:space="preserve"> w</w:t>
            </w:r>
            <w:r w:rsidRPr="0041650B">
              <w:t>ith income effective date 03/01/</w:t>
            </w:r>
            <w:r>
              <w:t>2024</w:t>
            </w:r>
          </w:p>
          <w:p w14:paraId="0C2B2256" w14:textId="77777777" w:rsidR="00B01E2C" w:rsidRPr="0041650B" w:rsidRDefault="00B01E2C" w:rsidP="0079429D">
            <w:pPr>
              <w:pStyle w:val="ListParagraph"/>
              <w:numPr>
                <w:ilvl w:val="0"/>
                <w:numId w:val="716"/>
              </w:numPr>
              <w:spacing w:after="160" w:line="259" w:lineRule="auto"/>
            </w:pPr>
            <w:r w:rsidRPr="0041650B">
              <w:t>M2: Age 10, CIT, Self</w:t>
            </w:r>
            <w:r>
              <w:t xml:space="preserve">-attests </w:t>
            </w:r>
            <w:r w:rsidRPr="0041650B">
              <w:t>no income</w:t>
            </w:r>
          </w:p>
          <w:p w14:paraId="6DD0E194" w14:textId="77777777" w:rsidR="00B01E2C" w:rsidRDefault="00B01E2C" w:rsidP="00B01E2C">
            <w:pPr>
              <w:pStyle w:val="ListParagraph"/>
              <w:spacing w:after="160" w:line="259" w:lineRule="auto"/>
              <w:ind w:left="360"/>
            </w:pPr>
          </w:p>
          <w:p w14:paraId="016AEEA5" w14:textId="77777777" w:rsidR="00B01E2C" w:rsidRPr="0041650B" w:rsidRDefault="00B01E2C" w:rsidP="0079429D">
            <w:pPr>
              <w:pStyle w:val="ListParagraph"/>
              <w:numPr>
                <w:ilvl w:val="0"/>
                <w:numId w:val="716"/>
              </w:numPr>
              <w:spacing w:after="160" w:line="259" w:lineRule="auto"/>
            </w:pPr>
            <w:r w:rsidRPr="0041650B">
              <w:t>Eligibility created with below details:-</w:t>
            </w:r>
            <w:r w:rsidRPr="0041650B">
              <w:br/>
              <w:t>M1 :- MH Standard with aid cat 40</w:t>
            </w:r>
            <w:r>
              <w:t xml:space="preserve"> and </w:t>
            </w:r>
            <w:r w:rsidRPr="0041650B">
              <w:t>MAGI FPL is &lt;133</w:t>
            </w:r>
            <w:r w:rsidRPr="0041650B">
              <w:br/>
              <w:t>M2 :- MH Standard with aid cat 40</w:t>
            </w:r>
            <w:r>
              <w:t xml:space="preserve"> and </w:t>
            </w:r>
            <w:r w:rsidRPr="0041650B">
              <w:t>MAGI FPL is 0</w:t>
            </w:r>
          </w:p>
          <w:p w14:paraId="7E51D76D" w14:textId="77777777" w:rsidR="00B01E2C" w:rsidRPr="00B646CA" w:rsidRDefault="00B01E2C" w:rsidP="00B01E2C">
            <w:pPr>
              <w:spacing w:after="160" w:line="259" w:lineRule="auto"/>
              <w:ind w:left="360"/>
              <w:textAlignment w:val="center"/>
              <w:rPr>
                <w:rFonts w:eastAsia="Times New Roman"/>
              </w:rPr>
            </w:pPr>
            <w:r w:rsidRPr="00B646CA">
              <w:rPr>
                <w:rFonts w:eastAsia="Times New Roman"/>
                <w:color w:val="000000"/>
              </w:rPr>
              <w:t>On 06/15/2024, agent user manually verifies a new unearned income document of M1 for $10,000 per year that was received on 04/20/2024.</w:t>
            </w:r>
          </w:p>
          <w:p w14:paraId="24C2663D" w14:textId="77777777" w:rsidR="00B01E2C" w:rsidRPr="00B646CA" w:rsidRDefault="00B01E2C" w:rsidP="00B01E2C">
            <w:pPr>
              <w:spacing w:after="160" w:line="259" w:lineRule="auto"/>
              <w:ind w:left="360"/>
              <w:textAlignment w:val="center"/>
              <w:rPr>
                <w:rFonts w:eastAsia="Times New Roman"/>
                <w:color w:val="000000"/>
              </w:rPr>
            </w:pPr>
            <w:r w:rsidRPr="00B646CA">
              <w:rPr>
                <w:rFonts w:eastAsia="Times New Roman"/>
                <w:color w:val="000000"/>
              </w:rPr>
              <w:t>On 06/15/2024, agent user manually verifies a new earned income document of M2 for $15,000 for every 6 months that was received on 05/10/2024.</w:t>
            </w:r>
          </w:p>
          <w:p w14:paraId="50D8F7EB" w14:textId="77777777" w:rsidR="00B01E2C" w:rsidRPr="00B646CA" w:rsidRDefault="00B01E2C" w:rsidP="00B01E2C">
            <w:pPr>
              <w:pStyle w:val="ListParagraph"/>
              <w:spacing w:after="160" w:line="259" w:lineRule="auto"/>
              <w:ind w:left="360"/>
              <w:rPr>
                <w:rFonts w:eastAsia="Times New Roman"/>
                <w:color w:val="000000"/>
              </w:rPr>
            </w:pPr>
            <w:r w:rsidRPr="00B646CA">
              <w:rPr>
                <w:rFonts w:eastAsia="Times New Roman"/>
                <w:color w:val="000000"/>
              </w:rPr>
              <w:t>All the conditions for TMA are satisfied.</w:t>
            </w:r>
          </w:p>
          <w:p w14:paraId="2EABD055" w14:textId="77777777" w:rsidR="00B01E2C" w:rsidRDefault="00B01E2C" w:rsidP="00B01E2C">
            <w:pPr>
              <w:spacing w:after="160" w:line="259" w:lineRule="auto"/>
              <w:ind w:left="360"/>
              <w:rPr>
                <w:b/>
                <w:bCs/>
              </w:rPr>
            </w:pPr>
            <w:r w:rsidRPr="005F7C5D">
              <w:rPr>
                <w:b/>
                <w:bCs/>
              </w:rPr>
              <w:t xml:space="preserve">TMA start calculated for M1 as </w:t>
            </w:r>
            <w:r>
              <w:rPr>
                <w:b/>
                <w:bCs/>
              </w:rPr>
              <w:t>20</w:t>
            </w:r>
            <w:r w:rsidRPr="005F7C5D">
              <w:rPr>
                <w:b/>
                <w:bCs/>
              </w:rPr>
              <w:t xml:space="preserve"> </w:t>
            </w:r>
            <w:r>
              <w:rPr>
                <w:b/>
                <w:bCs/>
              </w:rPr>
              <w:t>April</w:t>
            </w:r>
            <w:r w:rsidRPr="005F7C5D">
              <w:rPr>
                <w:b/>
                <w:bCs/>
              </w:rPr>
              <w:t xml:space="preserve"> 202</w:t>
            </w:r>
            <w:r>
              <w:rPr>
                <w:b/>
                <w:bCs/>
              </w:rPr>
              <w:t>4</w:t>
            </w:r>
            <w:r w:rsidRPr="005F7C5D">
              <w:rPr>
                <w:b/>
                <w:bCs/>
              </w:rPr>
              <w:t> as earliest event date</w:t>
            </w:r>
            <w:r>
              <w:rPr>
                <w:b/>
                <w:bCs/>
              </w:rPr>
              <w:t xml:space="preserve"> (earliest income document received date). Here the e</w:t>
            </w:r>
            <w:r w:rsidRPr="000C7C00">
              <w:rPr>
                <w:b/>
                <w:bCs/>
              </w:rPr>
              <w:t xml:space="preserve">arliest Document Received Date for the Income </w:t>
            </w:r>
            <w:r>
              <w:rPr>
                <w:b/>
                <w:bCs/>
              </w:rPr>
              <w:t>sources</w:t>
            </w:r>
            <w:r w:rsidRPr="000C7C00">
              <w:rPr>
                <w:b/>
                <w:bCs/>
              </w:rPr>
              <w:t xml:space="preserve"> </w:t>
            </w:r>
            <w:r w:rsidRPr="005309A1">
              <w:rPr>
                <w:b/>
                <w:bCs/>
              </w:rPr>
              <w:t>that were manually ver</w:t>
            </w:r>
            <w:r>
              <w:rPr>
                <w:b/>
                <w:bCs/>
              </w:rPr>
              <w:t>i</w:t>
            </w:r>
            <w:r w:rsidRPr="005309A1">
              <w:rPr>
                <w:b/>
                <w:bCs/>
              </w:rPr>
              <w:t>fied</w:t>
            </w:r>
            <w:r>
              <w:rPr>
                <w:b/>
                <w:bCs/>
              </w:rPr>
              <w:t xml:space="preserve"> </w:t>
            </w:r>
            <w:r w:rsidRPr="000C7C00">
              <w:rPr>
                <w:b/>
                <w:bCs/>
              </w:rPr>
              <w:t>where the</w:t>
            </w:r>
            <w:r>
              <w:rPr>
                <w:b/>
                <w:bCs/>
              </w:rPr>
              <w:t xml:space="preserve"> </w:t>
            </w:r>
            <w:r w:rsidRPr="000C7C00">
              <w:rPr>
                <w:b/>
                <w:bCs/>
              </w:rPr>
              <w:t>TMA period is being established</w:t>
            </w:r>
            <w:r>
              <w:rPr>
                <w:b/>
                <w:bCs/>
              </w:rPr>
              <w:t xml:space="preserve"> is used which is 04/20/2024.</w:t>
            </w:r>
          </w:p>
          <w:p w14:paraId="10641E2E" w14:textId="77777777" w:rsidR="00B01E2C" w:rsidRDefault="00B01E2C" w:rsidP="00B01E2C">
            <w:pPr>
              <w:spacing w:after="160" w:line="259" w:lineRule="auto"/>
              <w:ind w:left="360"/>
              <w:rPr>
                <w:b/>
                <w:bCs/>
              </w:rPr>
            </w:pPr>
            <w:r>
              <w:rPr>
                <w:b/>
                <w:bCs/>
              </w:rPr>
              <w:t>TMA end date calculated for M1 will be 31</w:t>
            </w:r>
            <w:r>
              <w:rPr>
                <w:b/>
                <w:bCs/>
                <w:vertAlign w:val="superscript"/>
              </w:rPr>
              <w:t xml:space="preserve"> </w:t>
            </w:r>
            <w:r>
              <w:rPr>
                <w:b/>
                <w:bCs/>
              </w:rPr>
              <w:t>May 2025.</w:t>
            </w:r>
          </w:p>
          <w:p w14:paraId="70A5A748" w14:textId="4B245915" w:rsidR="007E7B65" w:rsidRPr="004342C6" w:rsidRDefault="007E7B65" w:rsidP="007E7B65">
            <w:pPr>
              <w:rPr>
                <w:rFonts w:cs="Arial"/>
              </w:rPr>
            </w:pPr>
          </w:p>
        </w:tc>
      </w:tr>
      <w:tr w:rsidR="007E7B65" w:rsidRPr="004342C6" w14:paraId="1C4F320E" w14:textId="77777777" w:rsidTr="00232CDA">
        <w:trPr>
          <w:trHeight w:val="314"/>
        </w:trPr>
        <w:tc>
          <w:tcPr>
            <w:tcW w:w="2075" w:type="dxa"/>
            <w:shd w:val="clear" w:color="000000" w:fill="FFFFFF"/>
            <w:vAlign w:val="center"/>
          </w:tcPr>
          <w:p w14:paraId="505C5294" w14:textId="04A42CFE" w:rsidR="007E7B65" w:rsidRPr="004342C6" w:rsidRDefault="007E7B65" w:rsidP="007E7B65">
            <w:pPr>
              <w:contextualSpacing w:val="0"/>
              <w:jc w:val="center"/>
              <w:rPr>
                <w:rFonts w:cs="Arial"/>
              </w:rPr>
            </w:pPr>
            <w:bookmarkStart w:id="622" w:name="_Hlk66182859"/>
            <w:r w:rsidRPr="004342C6">
              <w:rPr>
                <w:rFonts w:eastAsia="Times New Roman" w:cs="Arial"/>
                <w:color w:val="000000"/>
              </w:rPr>
              <w:t>MHPD.FR.019.006</w:t>
            </w:r>
          </w:p>
        </w:tc>
        <w:tc>
          <w:tcPr>
            <w:tcW w:w="7205" w:type="dxa"/>
            <w:shd w:val="clear" w:color="000000" w:fill="FFFFFF"/>
          </w:tcPr>
          <w:p w14:paraId="0F32D51B" w14:textId="77777777" w:rsidR="007E7B65" w:rsidRPr="004342C6" w:rsidRDefault="007E7B65" w:rsidP="007E7B65">
            <w:pPr>
              <w:rPr>
                <w:rFonts w:cs="Arial"/>
              </w:rPr>
            </w:pPr>
            <w:r w:rsidRPr="004342C6">
              <w:rPr>
                <w:rFonts w:cs="Arial"/>
              </w:rPr>
              <w:t>The system shall not re-determine the TMA period for the household when the child turns 19 years old during the TMA period.</w:t>
            </w:r>
          </w:p>
          <w:p w14:paraId="2C262C59" w14:textId="77777777" w:rsidR="007E7B65" w:rsidRPr="004342C6" w:rsidRDefault="007E7B65" w:rsidP="007E7B65">
            <w:pPr>
              <w:rPr>
                <w:rFonts w:cs="Arial"/>
              </w:rPr>
            </w:pPr>
          </w:p>
          <w:p w14:paraId="4F802D5F" w14:textId="1290DAD0" w:rsidR="007E7B65" w:rsidRPr="004342C6" w:rsidRDefault="007E7B65" w:rsidP="007E7B65">
            <w:pPr>
              <w:rPr>
                <w:rFonts w:cs="Arial"/>
              </w:rPr>
            </w:pPr>
            <w:r w:rsidRPr="004342C6">
              <w:rPr>
                <w:rFonts w:cs="Arial"/>
                <w:b/>
                <w:bCs/>
              </w:rPr>
              <w:t>Note</w:t>
            </w:r>
            <w:r w:rsidRPr="004342C6">
              <w:rPr>
                <w:rFonts w:cs="Arial"/>
              </w:rPr>
              <w:t xml:space="preserve">: Even if there is one Child in the Household, and that child Turned 19 during </w:t>
            </w:r>
            <w:r>
              <w:rPr>
                <w:rFonts w:cs="Arial"/>
              </w:rPr>
              <w:t xml:space="preserve">the </w:t>
            </w:r>
            <w:r w:rsidRPr="004342C6">
              <w:rPr>
                <w:rFonts w:cs="Arial"/>
              </w:rPr>
              <w:t xml:space="preserve">TMA period. If Parent Caretaker was eligible for TMA, this child’s age should not Impact Parent’s TMA Period. </w:t>
            </w:r>
          </w:p>
          <w:p w14:paraId="03596397" w14:textId="77777777" w:rsidR="007E7B65" w:rsidRPr="004342C6" w:rsidRDefault="007E7B65" w:rsidP="007E7B65">
            <w:pPr>
              <w:rPr>
                <w:rFonts w:cs="Arial"/>
              </w:rPr>
            </w:pPr>
          </w:p>
          <w:p w14:paraId="174E55AD" w14:textId="5A270AAB" w:rsidR="007E7B65" w:rsidRPr="004342C6" w:rsidRDefault="007E7B65" w:rsidP="007E7B65">
            <w:pPr>
              <w:rPr>
                <w:rFonts w:cs="Arial"/>
              </w:rPr>
            </w:pPr>
            <w:r w:rsidRPr="004342C6">
              <w:rPr>
                <w:rFonts w:cs="Arial"/>
              </w:rPr>
              <w:t>Example 1: Two members, one parent, one child</w:t>
            </w:r>
            <w:r>
              <w:rPr>
                <w:rFonts w:cs="Arial"/>
              </w:rPr>
              <w:t>,</w:t>
            </w:r>
            <w:r w:rsidRPr="004342C6">
              <w:rPr>
                <w:rFonts w:cs="Arial"/>
              </w:rPr>
              <w:t xml:space="preserve"> &lt;19 age.</w:t>
            </w:r>
          </w:p>
          <w:p w14:paraId="33397BB4" w14:textId="77777777" w:rsidR="007E7B65" w:rsidRPr="004342C6" w:rsidRDefault="007E7B65" w:rsidP="007E7B65">
            <w:pPr>
              <w:pStyle w:val="ListParagraph"/>
              <w:ind w:left="1440" w:hanging="360"/>
              <w:rPr>
                <w:rFonts w:cs="Arial"/>
              </w:rPr>
            </w:pPr>
            <w:r w:rsidRPr="004342C6">
              <w:rPr>
                <w:rFonts w:cs="Arial"/>
              </w:rPr>
              <w:t>a. Both Members are eligible for TMA.</w:t>
            </w:r>
          </w:p>
          <w:p w14:paraId="3F4B8886" w14:textId="412A2705" w:rsidR="007E7B65" w:rsidRPr="004342C6" w:rsidRDefault="007E7B65" w:rsidP="007E7B65">
            <w:pPr>
              <w:pStyle w:val="ListParagraph"/>
              <w:ind w:left="1440" w:hanging="360"/>
              <w:rPr>
                <w:rFonts w:cs="Arial"/>
              </w:rPr>
            </w:pPr>
            <w:r w:rsidRPr="004342C6">
              <w:rPr>
                <w:rFonts w:cs="Arial"/>
              </w:rPr>
              <w:t xml:space="preserve">b. During a RAC, </w:t>
            </w:r>
            <w:r>
              <w:rPr>
                <w:rFonts w:cs="Arial"/>
              </w:rPr>
              <w:t xml:space="preserve">the </w:t>
            </w:r>
            <w:r w:rsidRPr="004342C6">
              <w:rPr>
                <w:rFonts w:cs="Arial"/>
              </w:rPr>
              <w:t>child turned out as &gt;19.</w:t>
            </w:r>
          </w:p>
          <w:p w14:paraId="4FC1583E" w14:textId="77777777" w:rsidR="007E7B65" w:rsidRPr="004342C6" w:rsidRDefault="007E7B65" w:rsidP="007E7B65">
            <w:pPr>
              <w:pStyle w:val="ListParagraph"/>
              <w:ind w:left="1440" w:hanging="360"/>
              <w:rPr>
                <w:rFonts w:cs="Arial"/>
              </w:rPr>
            </w:pPr>
            <w:r w:rsidRPr="004342C6">
              <w:rPr>
                <w:rFonts w:cs="Arial"/>
              </w:rPr>
              <w:t>c. Upon eligibility determination, there should be no impact on Parent or Child’s TMA Period.</w:t>
            </w:r>
          </w:p>
          <w:p w14:paraId="47631B03" w14:textId="77777777" w:rsidR="007E7B65" w:rsidRPr="004342C6" w:rsidRDefault="007E7B65" w:rsidP="007E7B65">
            <w:pPr>
              <w:pStyle w:val="ListParagraph"/>
              <w:ind w:left="1440" w:hanging="360"/>
              <w:rPr>
                <w:rFonts w:cs="Arial"/>
              </w:rPr>
            </w:pPr>
            <w:r w:rsidRPr="004342C6">
              <w:rPr>
                <w:rFonts w:cs="Arial"/>
              </w:rPr>
              <w:t>d. Child and parent should get Aid Category as per Aid Category hierarchy chart.</w:t>
            </w:r>
          </w:p>
          <w:p w14:paraId="40102FC9" w14:textId="77777777" w:rsidR="007E7B65" w:rsidRPr="004342C6" w:rsidRDefault="007E7B65" w:rsidP="007E7B65">
            <w:pPr>
              <w:rPr>
                <w:rFonts w:cs="Arial"/>
              </w:rPr>
            </w:pPr>
          </w:p>
          <w:p w14:paraId="480608DC" w14:textId="2BCA0518" w:rsidR="007E7B65" w:rsidRPr="004342C6" w:rsidRDefault="007E7B65" w:rsidP="007E7B65">
            <w:pPr>
              <w:rPr>
                <w:rFonts w:cs="Arial"/>
              </w:rPr>
            </w:pPr>
            <w:r w:rsidRPr="004342C6">
              <w:rPr>
                <w:rFonts w:cs="Arial"/>
              </w:rPr>
              <w:t>Example 2: Two members, one parent, one child</w:t>
            </w:r>
            <w:r>
              <w:rPr>
                <w:rFonts w:cs="Arial"/>
              </w:rPr>
              <w:t>,</w:t>
            </w:r>
            <w:r w:rsidRPr="004342C6">
              <w:rPr>
                <w:rFonts w:cs="Arial"/>
              </w:rPr>
              <w:t xml:space="preserve"> &lt;19 age. </w:t>
            </w:r>
            <w:r>
              <w:rPr>
                <w:rFonts w:cs="Arial"/>
              </w:rPr>
              <w:t>The c</w:t>
            </w:r>
            <w:r w:rsidRPr="004342C6">
              <w:rPr>
                <w:rFonts w:cs="Arial"/>
              </w:rPr>
              <w:t>hild do</w:t>
            </w:r>
            <w:r>
              <w:rPr>
                <w:rFonts w:cs="Arial"/>
              </w:rPr>
              <w:t>es</w:t>
            </w:r>
            <w:r w:rsidRPr="004342C6">
              <w:rPr>
                <w:rFonts w:cs="Arial"/>
              </w:rPr>
              <w:t xml:space="preserve"> not have SSN.</w:t>
            </w:r>
          </w:p>
          <w:p w14:paraId="2A8ECDC5" w14:textId="00323EC4" w:rsidR="007E7B65" w:rsidRPr="004342C6" w:rsidRDefault="007E7B65" w:rsidP="007E7B65">
            <w:pPr>
              <w:pStyle w:val="ListParagraph"/>
              <w:ind w:left="1440" w:hanging="360"/>
              <w:rPr>
                <w:rFonts w:cs="Arial"/>
              </w:rPr>
            </w:pPr>
            <w:r w:rsidRPr="004342C6">
              <w:rPr>
                <w:rFonts w:cs="Arial"/>
              </w:rPr>
              <w:t xml:space="preserve">a. Both Members are eligible for TMA, but </w:t>
            </w:r>
            <w:r>
              <w:rPr>
                <w:rFonts w:cs="Arial"/>
              </w:rPr>
              <w:t xml:space="preserve">the </w:t>
            </w:r>
            <w:r w:rsidRPr="004342C6">
              <w:rPr>
                <w:rFonts w:cs="Arial"/>
              </w:rPr>
              <w:t>child had Proof of SSN RFI.</w:t>
            </w:r>
          </w:p>
          <w:p w14:paraId="4378BCFB" w14:textId="77777777" w:rsidR="007E7B65" w:rsidRPr="004342C6" w:rsidRDefault="007E7B65" w:rsidP="007E7B65">
            <w:pPr>
              <w:pStyle w:val="ListParagraph"/>
              <w:ind w:left="1440" w:hanging="360"/>
              <w:rPr>
                <w:rFonts w:cs="Arial"/>
              </w:rPr>
            </w:pPr>
            <w:r w:rsidRPr="004342C6">
              <w:rPr>
                <w:rFonts w:cs="Arial"/>
              </w:rPr>
              <w:t>b. Now upon Time Clock expiration, Child will be marked Not eligible.</w:t>
            </w:r>
          </w:p>
          <w:p w14:paraId="09F6CECA" w14:textId="77777777" w:rsidR="007E7B65" w:rsidRPr="004342C6" w:rsidRDefault="007E7B65" w:rsidP="007E7B65">
            <w:pPr>
              <w:pStyle w:val="ListParagraph"/>
              <w:ind w:left="1440" w:hanging="360"/>
              <w:rPr>
                <w:rFonts w:cs="Arial"/>
              </w:rPr>
            </w:pPr>
            <w:r w:rsidRPr="004342C6">
              <w:rPr>
                <w:rFonts w:cs="Arial"/>
              </w:rPr>
              <w:t>c. There should be No impact on Parent’s TMA eligibility (aid cat) and TMA period.</w:t>
            </w:r>
          </w:p>
          <w:p w14:paraId="00D8E82A" w14:textId="3A42B227" w:rsidR="007E7B65" w:rsidRPr="004342C6" w:rsidRDefault="007E7B65" w:rsidP="007E7B65">
            <w:pPr>
              <w:pStyle w:val="ListParagraph"/>
              <w:ind w:left="1354" w:hanging="360"/>
              <w:rPr>
                <w:rFonts w:cs="Arial"/>
              </w:rPr>
            </w:pPr>
            <w:r w:rsidRPr="004342C6">
              <w:rPr>
                <w:rFonts w:cs="Arial"/>
              </w:rPr>
              <w:t xml:space="preserve"> d. Child’s TMA eligibility (aid cat) should be ended</w:t>
            </w:r>
            <w:r>
              <w:rPr>
                <w:rFonts w:cs="Arial"/>
              </w:rPr>
              <w:t>,</w:t>
            </w:r>
            <w:r w:rsidRPr="004342C6">
              <w:rPr>
                <w:rFonts w:cs="Arial"/>
              </w:rPr>
              <w:t xml:space="preserve"> but </w:t>
            </w:r>
            <w:r>
              <w:rPr>
                <w:rFonts w:cs="Arial"/>
              </w:rPr>
              <w:t xml:space="preserve">the </w:t>
            </w:r>
            <w:r w:rsidRPr="004342C6">
              <w:rPr>
                <w:rFonts w:cs="Arial"/>
              </w:rPr>
              <w:t>TMA period should NOT be ended.</w:t>
            </w:r>
          </w:p>
        </w:tc>
      </w:tr>
      <w:bookmarkEnd w:id="622"/>
      <w:tr w:rsidR="007E7B65" w:rsidRPr="004342C6" w14:paraId="16E28B3D" w14:textId="77777777" w:rsidTr="00232CDA">
        <w:trPr>
          <w:trHeight w:val="314"/>
        </w:trPr>
        <w:tc>
          <w:tcPr>
            <w:tcW w:w="2075" w:type="dxa"/>
            <w:shd w:val="clear" w:color="000000" w:fill="FFFFFF"/>
            <w:vAlign w:val="center"/>
          </w:tcPr>
          <w:p w14:paraId="627FAF9F" w14:textId="32FD59C7" w:rsidR="007E7B65" w:rsidRPr="004342C6" w:rsidRDefault="007E7B65" w:rsidP="007E7B65">
            <w:pPr>
              <w:contextualSpacing w:val="0"/>
              <w:jc w:val="center"/>
              <w:rPr>
                <w:rFonts w:cs="Arial"/>
              </w:rPr>
            </w:pPr>
            <w:r w:rsidRPr="004342C6">
              <w:rPr>
                <w:rFonts w:eastAsia="Times New Roman" w:cs="Arial"/>
                <w:color w:val="000000"/>
              </w:rPr>
              <w:lastRenderedPageBreak/>
              <w:t>MHPD.FR.019.007</w:t>
            </w:r>
          </w:p>
        </w:tc>
        <w:tc>
          <w:tcPr>
            <w:tcW w:w="7205" w:type="dxa"/>
            <w:shd w:val="clear" w:color="000000" w:fill="FFFFFF"/>
          </w:tcPr>
          <w:p w14:paraId="57814FE3" w14:textId="44E68EE4" w:rsidR="007E7B65" w:rsidRPr="004342C6" w:rsidRDefault="007E7B65" w:rsidP="007E7B65">
            <w:pPr>
              <w:rPr>
                <w:rFonts w:cs="Arial"/>
              </w:rPr>
            </w:pPr>
            <w:r w:rsidRPr="004342C6">
              <w:rPr>
                <w:rFonts w:cs="Arial"/>
              </w:rPr>
              <w:t xml:space="preserve">The system shall assign the TMA period to the individual who is TMA eligible whether </w:t>
            </w:r>
            <w:r>
              <w:rPr>
                <w:rFonts w:cs="Arial"/>
              </w:rPr>
              <w:t xml:space="preserve">an </w:t>
            </w:r>
            <w:r w:rsidRPr="004342C6">
              <w:rPr>
                <w:rFonts w:cs="Arial"/>
              </w:rPr>
              <w:t xml:space="preserve">individual is eligible/not eligible to get </w:t>
            </w:r>
            <w:r>
              <w:rPr>
                <w:rFonts w:cs="Arial"/>
              </w:rPr>
              <w:t xml:space="preserve">the </w:t>
            </w:r>
            <w:r w:rsidRPr="004342C6">
              <w:rPr>
                <w:rFonts w:cs="Arial"/>
              </w:rPr>
              <w:t>TMA aid category based on system aid category rules.</w:t>
            </w:r>
          </w:p>
        </w:tc>
      </w:tr>
      <w:tr w:rsidR="007E7B65" w:rsidRPr="004342C6" w14:paraId="0D7B41AA" w14:textId="77777777" w:rsidTr="00232CDA">
        <w:trPr>
          <w:trHeight w:val="314"/>
        </w:trPr>
        <w:tc>
          <w:tcPr>
            <w:tcW w:w="2075" w:type="dxa"/>
            <w:shd w:val="clear" w:color="000000" w:fill="FFFFFF"/>
            <w:vAlign w:val="center"/>
          </w:tcPr>
          <w:p w14:paraId="25257348" w14:textId="6F7194B8" w:rsidR="007E7B65" w:rsidRPr="004342C6" w:rsidRDefault="007E7B65" w:rsidP="007E7B65">
            <w:pPr>
              <w:contextualSpacing w:val="0"/>
              <w:jc w:val="center"/>
              <w:rPr>
                <w:rFonts w:cs="Arial"/>
              </w:rPr>
            </w:pPr>
            <w:r w:rsidRPr="004342C6">
              <w:rPr>
                <w:rFonts w:cs="Arial"/>
              </w:rPr>
              <w:t>TMA.0002.001</w:t>
            </w:r>
          </w:p>
        </w:tc>
        <w:tc>
          <w:tcPr>
            <w:tcW w:w="7205" w:type="dxa"/>
            <w:shd w:val="clear" w:color="000000" w:fill="FFFFFF"/>
          </w:tcPr>
          <w:p w14:paraId="73634729" w14:textId="77777777" w:rsidR="007E7B65" w:rsidRPr="004342C6" w:rsidRDefault="007E7B65" w:rsidP="007E7B65">
            <w:pPr>
              <w:rPr>
                <w:rFonts w:cs="Arial"/>
                <w:color w:val="000000"/>
              </w:rPr>
            </w:pPr>
            <w:r w:rsidRPr="004342C6">
              <w:rPr>
                <w:rFonts w:cs="Arial"/>
                <w:color w:val="000000"/>
              </w:rPr>
              <w:t>The system will assign TMA aid category 46 to a parent/caretaker relative if they meet the following criteria.</w:t>
            </w:r>
          </w:p>
          <w:p w14:paraId="42ADD486" w14:textId="48F6EE68"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21BEF06C" w14:textId="77777777" w:rsidR="007E7B65" w:rsidRPr="004342C6" w:rsidRDefault="007E7B65" w:rsidP="007E7B65">
            <w:pPr>
              <w:rPr>
                <w:rFonts w:cs="Arial"/>
                <w:color w:val="000000"/>
              </w:rPr>
            </w:pPr>
            <w:r w:rsidRPr="004342C6">
              <w:rPr>
                <w:rFonts w:cs="Arial"/>
                <w:color w:val="000000"/>
              </w:rPr>
              <w:t xml:space="preserve">2. Immigration status = CIT or QLP AND                                              </w:t>
            </w:r>
          </w:p>
          <w:p w14:paraId="351A2D9C" w14:textId="4424E4A5" w:rsidR="007E7B65" w:rsidRPr="004342C6" w:rsidRDefault="007E7B65" w:rsidP="007E7B65">
            <w:pPr>
              <w:rPr>
                <w:rFonts w:cs="Arial"/>
                <w:color w:val="000000"/>
              </w:rPr>
            </w:pPr>
            <w:r w:rsidRPr="004342C6">
              <w:rPr>
                <w:rFonts w:cs="Arial"/>
                <w:color w:val="000000"/>
              </w:rPr>
              <w:t xml:space="preserve">3. </w:t>
            </w:r>
            <w:r w:rsidRPr="004342C6">
              <w:rPr>
                <w:rFonts w:cs="Arial"/>
                <w:strike/>
                <w:color w:val="000000"/>
              </w:rPr>
              <w:t>Age is 21 years or above</w:t>
            </w:r>
            <w:r>
              <w:rPr>
                <w:rFonts w:cs="Arial"/>
                <w:strike/>
                <w:color w:val="000000"/>
              </w:rPr>
              <w:t>,</w:t>
            </w:r>
            <w:r w:rsidRPr="004342C6">
              <w:rPr>
                <w:rFonts w:cs="Arial"/>
                <w:strike/>
                <w:color w:val="000000"/>
              </w:rPr>
              <w:t xml:space="preserve"> AND                                                                                          </w:t>
            </w:r>
            <w:r w:rsidRPr="004342C6">
              <w:rPr>
                <w:rFonts w:cs="Arial"/>
                <w:color w:val="000000"/>
              </w:rPr>
              <w:t xml:space="preserve">4. MH FPL is greater than 133% AND                                                                      </w:t>
            </w:r>
          </w:p>
          <w:p w14:paraId="4854935C" w14:textId="77777777" w:rsidR="007E7B65" w:rsidRPr="004342C6" w:rsidRDefault="007E7B65" w:rsidP="007E7B65">
            <w:pPr>
              <w:rPr>
                <w:rFonts w:cs="Arial"/>
                <w:color w:val="000000"/>
              </w:rPr>
            </w:pPr>
            <w:r w:rsidRPr="004342C6">
              <w:rPr>
                <w:rFonts w:cs="Arial"/>
                <w:color w:val="000000"/>
              </w:rPr>
              <w:t xml:space="preserve">5. Not eligible for Medicare AND                                                                   </w:t>
            </w:r>
          </w:p>
          <w:p w14:paraId="6FA61A85" w14:textId="77777777" w:rsidR="007E7B65" w:rsidRPr="004342C6" w:rsidRDefault="007E7B65" w:rsidP="007E7B65">
            <w:pPr>
              <w:rPr>
                <w:rFonts w:cs="Arial"/>
                <w:color w:val="000000"/>
              </w:rPr>
            </w:pPr>
            <w:r w:rsidRPr="004342C6">
              <w:rPr>
                <w:rFonts w:cs="Arial"/>
                <w:color w:val="000000"/>
              </w:rPr>
              <w:t xml:space="preserve">6. Not eligible for Premium assistance </w:t>
            </w:r>
            <w:r w:rsidRPr="004342C6">
              <w:rPr>
                <w:rFonts w:cs="Arial"/>
                <w:strike/>
                <w:color w:val="000000"/>
              </w:rPr>
              <w:t>AND</w:t>
            </w:r>
          </w:p>
          <w:p w14:paraId="28C44AED" w14:textId="77777777" w:rsidR="007E7B65" w:rsidRPr="004342C6" w:rsidRDefault="007E7B65" w:rsidP="007E7B65">
            <w:pPr>
              <w:rPr>
                <w:rFonts w:cs="Arial"/>
                <w:color w:val="000000"/>
              </w:rPr>
            </w:pPr>
          </w:p>
        </w:tc>
      </w:tr>
      <w:tr w:rsidR="007E7B65" w:rsidRPr="004342C6" w14:paraId="4D3ED7E1" w14:textId="77777777" w:rsidTr="00232CDA">
        <w:trPr>
          <w:trHeight w:val="314"/>
        </w:trPr>
        <w:tc>
          <w:tcPr>
            <w:tcW w:w="2075" w:type="dxa"/>
            <w:shd w:val="clear" w:color="000000" w:fill="FFFFFF"/>
            <w:vAlign w:val="center"/>
          </w:tcPr>
          <w:p w14:paraId="68291F64" w14:textId="7A9BB4B8" w:rsidR="007E7B65" w:rsidRPr="004342C6" w:rsidRDefault="007E7B65" w:rsidP="007E7B65">
            <w:pPr>
              <w:contextualSpacing w:val="0"/>
              <w:jc w:val="center"/>
              <w:rPr>
                <w:rFonts w:cs="Arial"/>
              </w:rPr>
            </w:pPr>
            <w:r w:rsidRPr="004342C6">
              <w:rPr>
                <w:rFonts w:cs="Arial"/>
              </w:rPr>
              <w:t>TMA.0002.002</w:t>
            </w:r>
          </w:p>
        </w:tc>
        <w:tc>
          <w:tcPr>
            <w:tcW w:w="7205" w:type="dxa"/>
            <w:shd w:val="clear" w:color="000000" w:fill="FFFFFF"/>
          </w:tcPr>
          <w:p w14:paraId="4270E3F1" w14:textId="5778870A" w:rsidR="007E7B65" w:rsidRPr="004342C6" w:rsidRDefault="007E7B65" w:rsidP="007E7B65">
            <w:pPr>
              <w:rPr>
                <w:rFonts w:cs="Arial"/>
                <w:color w:val="000000"/>
              </w:rPr>
            </w:pPr>
            <w:r w:rsidRPr="004342C6">
              <w:rPr>
                <w:rFonts w:cs="Arial"/>
                <w:color w:val="000000"/>
              </w:rPr>
              <w:t xml:space="preserve">The system will assign TMA aid category 46 to a child </w:t>
            </w:r>
            <w:r w:rsidRPr="004342C6">
              <w:rPr>
                <w:rFonts w:cs="Arial"/>
                <w:strike/>
                <w:color w:val="000000"/>
              </w:rPr>
              <w:t>under age 21</w:t>
            </w:r>
            <w:r w:rsidRPr="004342C6">
              <w:rPr>
                <w:rFonts w:cs="Arial"/>
                <w:color w:val="000000"/>
              </w:rPr>
              <w:t xml:space="preserve"> Over 1 if they meet the following criteria.</w:t>
            </w:r>
          </w:p>
          <w:p w14:paraId="7FE55A01" w14:textId="6760D922"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758D0875" w14:textId="0E36AC9C" w:rsidR="007E7B65" w:rsidRPr="004342C6" w:rsidRDefault="007E7B65" w:rsidP="007E7B65">
            <w:pPr>
              <w:rPr>
                <w:rFonts w:cs="Arial"/>
                <w:color w:val="000000"/>
              </w:rPr>
            </w:pPr>
            <w:r w:rsidRPr="004342C6">
              <w:rPr>
                <w:rFonts w:cs="Arial"/>
                <w:color w:val="000000"/>
              </w:rPr>
              <w:t>2. Age ≥ 1 ≤20 AND</w:t>
            </w:r>
          </w:p>
          <w:p w14:paraId="1CBAE72E" w14:textId="77777777" w:rsidR="007E7B65" w:rsidRPr="004342C6" w:rsidRDefault="007E7B65" w:rsidP="007E7B65">
            <w:pPr>
              <w:rPr>
                <w:rFonts w:cs="Arial"/>
                <w:color w:val="000000"/>
              </w:rPr>
            </w:pPr>
            <w:r w:rsidRPr="004342C6">
              <w:rPr>
                <w:rFonts w:cs="Arial"/>
                <w:color w:val="000000"/>
              </w:rPr>
              <w:t>2. Immigration status = CIT or QLP or QAB or ILP AND</w:t>
            </w:r>
          </w:p>
          <w:p w14:paraId="49438B47" w14:textId="77777777" w:rsidR="007E7B65" w:rsidRPr="004342C6" w:rsidRDefault="007E7B65" w:rsidP="007E7B65">
            <w:pPr>
              <w:rPr>
                <w:rFonts w:cs="Arial"/>
                <w:color w:val="000000"/>
              </w:rPr>
            </w:pPr>
            <w:r w:rsidRPr="004342C6">
              <w:rPr>
                <w:rFonts w:cs="Arial"/>
                <w:color w:val="000000"/>
              </w:rPr>
              <w:t xml:space="preserve">3. MH FPL is greater than 150% AND                                                                  </w:t>
            </w:r>
          </w:p>
          <w:p w14:paraId="3F430C24" w14:textId="77777777" w:rsidR="007E7B65" w:rsidRPr="004342C6" w:rsidRDefault="007E7B65" w:rsidP="007E7B65">
            <w:pPr>
              <w:rPr>
                <w:rFonts w:cs="Arial"/>
                <w:color w:val="000000"/>
              </w:rPr>
            </w:pPr>
            <w:r w:rsidRPr="004342C6">
              <w:rPr>
                <w:rFonts w:cs="Arial"/>
                <w:color w:val="000000"/>
              </w:rPr>
              <w:t xml:space="preserve">4. Not eligible for Medicare AND                                                                  </w:t>
            </w:r>
          </w:p>
          <w:p w14:paraId="0A35A9C2" w14:textId="77777777" w:rsidR="007E7B65" w:rsidRPr="004342C6" w:rsidRDefault="007E7B65" w:rsidP="007E7B65">
            <w:pPr>
              <w:rPr>
                <w:rFonts w:cs="Arial"/>
                <w:color w:val="000000"/>
              </w:rPr>
            </w:pPr>
            <w:r w:rsidRPr="004342C6">
              <w:rPr>
                <w:rFonts w:cs="Arial"/>
                <w:color w:val="000000"/>
              </w:rPr>
              <w:t xml:space="preserve">5. Not eligible for Premium assistance </w:t>
            </w:r>
            <w:r w:rsidRPr="004342C6">
              <w:rPr>
                <w:rFonts w:cs="Arial"/>
                <w:strike/>
                <w:color w:val="000000"/>
              </w:rPr>
              <w:t>AND</w:t>
            </w:r>
          </w:p>
          <w:p w14:paraId="5E145647" w14:textId="77777777" w:rsidR="007E7B65" w:rsidRPr="004342C6" w:rsidRDefault="007E7B65" w:rsidP="007E7B65">
            <w:pPr>
              <w:rPr>
                <w:rFonts w:cs="Arial"/>
              </w:rPr>
            </w:pPr>
          </w:p>
        </w:tc>
      </w:tr>
      <w:tr w:rsidR="007E7B65" w:rsidRPr="004342C6" w14:paraId="2F32F942" w14:textId="77777777" w:rsidTr="00232CDA">
        <w:trPr>
          <w:trHeight w:val="314"/>
        </w:trPr>
        <w:tc>
          <w:tcPr>
            <w:tcW w:w="2075" w:type="dxa"/>
            <w:shd w:val="clear" w:color="000000" w:fill="FFFFFF"/>
            <w:vAlign w:val="center"/>
          </w:tcPr>
          <w:p w14:paraId="7EECB6C4" w14:textId="641594BC" w:rsidR="007E7B65" w:rsidRPr="004342C6" w:rsidRDefault="007E7B65" w:rsidP="007E7B65">
            <w:pPr>
              <w:contextualSpacing w:val="0"/>
              <w:jc w:val="center"/>
              <w:rPr>
                <w:rFonts w:eastAsia="Times New Roman" w:cs="Arial"/>
                <w:strike/>
                <w:color w:val="000000"/>
              </w:rPr>
            </w:pPr>
            <w:r w:rsidRPr="004342C6">
              <w:rPr>
                <w:rFonts w:cs="Arial"/>
                <w:strike/>
              </w:rPr>
              <w:t>TMA.0002.003</w:t>
            </w:r>
          </w:p>
        </w:tc>
        <w:tc>
          <w:tcPr>
            <w:tcW w:w="7205" w:type="dxa"/>
            <w:shd w:val="clear" w:color="000000" w:fill="FFFFFF"/>
          </w:tcPr>
          <w:p w14:paraId="02B2E89E" w14:textId="77777777" w:rsidR="007E7B65" w:rsidRPr="004342C6" w:rsidRDefault="007E7B65" w:rsidP="007E7B65">
            <w:pPr>
              <w:rPr>
                <w:rFonts w:cs="Arial"/>
                <w:strike/>
                <w:color w:val="000000"/>
              </w:rPr>
            </w:pPr>
            <w:r w:rsidRPr="004342C6">
              <w:rPr>
                <w:rFonts w:cs="Arial"/>
                <w:strike/>
                <w:color w:val="000000"/>
              </w:rPr>
              <w:t>The system will assign the MH Standard aid category for a child under age 21 and store the TMA Period Start Date and TMA Period End Date to maintain the TMA period in the system if they meet the following criteria.</w:t>
            </w:r>
          </w:p>
          <w:p w14:paraId="2492B40A" w14:textId="77777777" w:rsidR="007E7B65" w:rsidRPr="004342C6" w:rsidRDefault="007E7B65" w:rsidP="007E7B65">
            <w:pPr>
              <w:rPr>
                <w:rFonts w:cs="Arial"/>
                <w:strike/>
                <w:color w:val="000000"/>
              </w:rPr>
            </w:pPr>
            <w:r w:rsidRPr="004342C6">
              <w:rPr>
                <w:rFonts w:cs="Arial"/>
                <w:strike/>
                <w:color w:val="000000"/>
              </w:rPr>
              <w:lastRenderedPageBreak/>
              <w:t>1. Eligible for TMA AND</w:t>
            </w:r>
          </w:p>
          <w:p w14:paraId="2B11B7C8" w14:textId="77777777" w:rsidR="007E7B65" w:rsidRPr="004342C6" w:rsidRDefault="007E7B65" w:rsidP="007E7B65">
            <w:pPr>
              <w:rPr>
                <w:rFonts w:cs="Arial"/>
                <w:strike/>
                <w:color w:val="000000"/>
              </w:rPr>
            </w:pPr>
            <w:r w:rsidRPr="004342C6">
              <w:rPr>
                <w:rFonts w:cs="Arial"/>
                <w:strike/>
                <w:color w:val="000000"/>
              </w:rPr>
              <w:t xml:space="preserve">2. Immigration status as CIT or QLP or QAB or ILP AND </w:t>
            </w:r>
          </w:p>
          <w:p w14:paraId="52B9710E" w14:textId="61C43D75" w:rsidR="007E7B65" w:rsidRPr="004342C6" w:rsidRDefault="007E7B65" w:rsidP="007E7B65">
            <w:pPr>
              <w:spacing w:after="120"/>
              <w:rPr>
                <w:rFonts w:cs="Arial"/>
                <w:strike/>
              </w:rPr>
            </w:pPr>
            <w:r w:rsidRPr="004342C6">
              <w:rPr>
                <w:rFonts w:cs="Arial"/>
                <w:strike/>
                <w:color w:val="000000"/>
              </w:rPr>
              <w:t>3. MH FPL is greater than 133% AND less than or equal to 150%.</w:t>
            </w:r>
          </w:p>
        </w:tc>
      </w:tr>
      <w:tr w:rsidR="007E7B65" w:rsidRPr="004342C6" w14:paraId="4ADF6CE0" w14:textId="77777777" w:rsidTr="00232CDA">
        <w:trPr>
          <w:trHeight w:val="314"/>
        </w:trPr>
        <w:tc>
          <w:tcPr>
            <w:tcW w:w="2075" w:type="dxa"/>
            <w:shd w:val="clear" w:color="000000" w:fill="FFFFFF"/>
            <w:vAlign w:val="center"/>
          </w:tcPr>
          <w:p w14:paraId="51912447" w14:textId="2410A3FD" w:rsidR="007E7B65" w:rsidRPr="004342C6" w:rsidRDefault="007E7B65" w:rsidP="007E7B65">
            <w:pPr>
              <w:contextualSpacing w:val="0"/>
              <w:jc w:val="center"/>
              <w:rPr>
                <w:rFonts w:cs="Arial"/>
                <w:lang w:eastAsia="en-IN"/>
              </w:rPr>
            </w:pPr>
            <w:r w:rsidRPr="004342C6">
              <w:rPr>
                <w:rFonts w:cs="Arial"/>
              </w:rPr>
              <w:lastRenderedPageBreak/>
              <w:t>TMA.0002.004</w:t>
            </w:r>
          </w:p>
        </w:tc>
        <w:tc>
          <w:tcPr>
            <w:tcW w:w="7205" w:type="dxa"/>
            <w:shd w:val="clear" w:color="000000" w:fill="FFFFFF"/>
          </w:tcPr>
          <w:p w14:paraId="2D6FEBB1" w14:textId="77777777" w:rsidR="007E7B65" w:rsidRPr="004342C6" w:rsidRDefault="007E7B65" w:rsidP="007E7B65">
            <w:pPr>
              <w:rPr>
                <w:rFonts w:cs="Arial"/>
                <w:color w:val="000000"/>
              </w:rPr>
            </w:pPr>
            <w:r w:rsidRPr="004342C6">
              <w:rPr>
                <w:rFonts w:cs="Arial"/>
                <w:color w:val="000000"/>
              </w:rPr>
              <w:t>The system will assign TMA aid category 18 to a parent/caretaker relative if they meet the following criteria.</w:t>
            </w:r>
          </w:p>
          <w:p w14:paraId="39B1A36B" w14:textId="300BCEB6"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6ED70999" w14:textId="77777777" w:rsidR="007E7B65" w:rsidRPr="004342C6" w:rsidRDefault="007E7B65" w:rsidP="007E7B65">
            <w:pPr>
              <w:rPr>
                <w:rFonts w:cs="Arial"/>
                <w:color w:val="000000"/>
              </w:rPr>
            </w:pPr>
            <w:r w:rsidRPr="004342C6">
              <w:rPr>
                <w:rFonts w:cs="Arial"/>
                <w:color w:val="000000"/>
              </w:rPr>
              <w:t xml:space="preserve">2. Immigration status = CIT or QLP AND                                                          </w:t>
            </w:r>
          </w:p>
          <w:p w14:paraId="4A982898" w14:textId="77777777" w:rsidR="007E7B65" w:rsidRPr="004342C6" w:rsidRDefault="007E7B65" w:rsidP="007E7B65">
            <w:pPr>
              <w:rPr>
                <w:rFonts w:cs="Arial"/>
                <w:strike/>
                <w:color w:val="000000"/>
              </w:rPr>
            </w:pPr>
            <w:r w:rsidRPr="004342C6">
              <w:rPr>
                <w:rFonts w:cs="Arial"/>
                <w:strike/>
                <w:color w:val="000000"/>
              </w:rPr>
              <w:t xml:space="preserve">3. Age is 21 years or above AND                                                                             </w:t>
            </w:r>
          </w:p>
          <w:p w14:paraId="4A5A2C5B" w14:textId="77777777" w:rsidR="007E7B65" w:rsidRPr="004342C6" w:rsidRDefault="007E7B65" w:rsidP="007E7B65">
            <w:pPr>
              <w:rPr>
                <w:rFonts w:cs="Arial"/>
                <w:color w:val="000000"/>
              </w:rPr>
            </w:pPr>
            <w:r w:rsidRPr="004342C6">
              <w:rPr>
                <w:rFonts w:cs="Arial"/>
                <w:color w:val="000000"/>
              </w:rPr>
              <w:t xml:space="preserve">4. MH FPL is greater than 133% AND                                                                   </w:t>
            </w:r>
          </w:p>
          <w:p w14:paraId="0064706F" w14:textId="77777777" w:rsidR="007E7B65" w:rsidRPr="004342C6" w:rsidRDefault="007E7B65" w:rsidP="007E7B65">
            <w:pPr>
              <w:rPr>
                <w:rFonts w:cs="Arial"/>
                <w:color w:val="000000"/>
              </w:rPr>
            </w:pPr>
            <w:r w:rsidRPr="004342C6">
              <w:rPr>
                <w:rFonts w:cs="Arial"/>
                <w:color w:val="000000"/>
              </w:rPr>
              <w:t xml:space="preserve">5. He/she has Medicare benefits </w:t>
            </w:r>
            <w:r w:rsidRPr="004342C6">
              <w:rPr>
                <w:rFonts w:cs="Arial"/>
                <w:strike/>
                <w:color w:val="000000"/>
              </w:rPr>
              <w:t xml:space="preserve">AND  </w:t>
            </w:r>
            <w:r w:rsidRPr="004342C6">
              <w:rPr>
                <w:rFonts w:cs="Arial"/>
                <w:color w:val="000000"/>
              </w:rPr>
              <w:t xml:space="preserve">  </w:t>
            </w:r>
          </w:p>
          <w:p w14:paraId="3FA8D425" w14:textId="283A0FD8" w:rsidR="007E7B65" w:rsidRPr="004342C6" w:rsidRDefault="007E7B65" w:rsidP="007E7B65">
            <w:pPr>
              <w:pStyle w:val="ListParagraph"/>
              <w:spacing w:after="120"/>
              <w:ind w:left="0"/>
              <w:rPr>
                <w:rFonts w:cs="Arial"/>
                <w:strike/>
                <w:lang w:eastAsia="en-IN"/>
              </w:rPr>
            </w:pPr>
            <w:r w:rsidRPr="004342C6">
              <w:rPr>
                <w:rFonts w:cs="Arial"/>
                <w:strike/>
                <w:color w:val="000000"/>
              </w:rPr>
              <w:t xml:space="preserve">6. He/she is Disabled  </w:t>
            </w:r>
          </w:p>
        </w:tc>
      </w:tr>
      <w:tr w:rsidR="007E7B65" w:rsidRPr="004342C6" w14:paraId="1F807DCD" w14:textId="77777777" w:rsidTr="00232CDA">
        <w:trPr>
          <w:trHeight w:val="314"/>
        </w:trPr>
        <w:tc>
          <w:tcPr>
            <w:tcW w:w="2075" w:type="dxa"/>
            <w:shd w:val="clear" w:color="000000" w:fill="FFFFFF"/>
            <w:vAlign w:val="center"/>
          </w:tcPr>
          <w:p w14:paraId="7860BA9E" w14:textId="4F79EF91" w:rsidR="007E7B65" w:rsidRPr="004342C6" w:rsidRDefault="007E7B65" w:rsidP="007E7B65">
            <w:pPr>
              <w:contextualSpacing w:val="0"/>
              <w:jc w:val="center"/>
              <w:rPr>
                <w:rFonts w:eastAsia="Times New Roman" w:cs="Arial"/>
                <w:color w:val="000000"/>
              </w:rPr>
            </w:pPr>
            <w:r w:rsidRPr="004342C6">
              <w:rPr>
                <w:rFonts w:cs="Arial"/>
              </w:rPr>
              <w:t>TMA.0002.005</w:t>
            </w:r>
          </w:p>
        </w:tc>
        <w:tc>
          <w:tcPr>
            <w:tcW w:w="7205" w:type="dxa"/>
            <w:shd w:val="clear" w:color="000000" w:fill="FFFFFF"/>
          </w:tcPr>
          <w:p w14:paraId="13E862F2" w14:textId="5D632B72" w:rsidR="007E7B65" w:rsidRPr="004342C6" w:rsidRDefault="007E7B65" w:rsidP="007E7B65">
            <w:pPr>
              <w:rPr>
                <w:rFonts w:cs="Arial"/>
                <w:color w:val="000000"/>
              </w:rPr>
            </w:pPr>
            <w:r w:rsidRPr="004342C6">
              <w:rPr>
                <w:rFonts w:cs="Arial"/>
                <w:color w:val="000000"/>
              </w:rPr>
              <w:t xml:space="preserve">The system will assign TMA aid category 18 to a child </w:t>
            </w:r>
            <w:r w:rsidRPr="004342C6">
              <w:rPr>
                <w:rFonts w:cs="Arial"/>
                <w:strike/>
                <w:color w:val="000000"/>
              </w:rPr>
              <w:t>under age 21</w:t>
            </w:r>
            <w:r w:rsidRPr="004342C6">
              <w:rPr>
                <w:rFonts w:cs="Arial"/>
                <w:color w:val="000000"/>
              </w:rPr>
              <w:t xml:space="preserve">  Over 1 if they meet the following criteria.</w:t>
            </w:r>
          </w:p>
          <w:p w14:paraId="5528AC83" w14:textId="0D8BE2C5"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5900B4E7" w14:textId="05B2EF16" w:rsidR="007E7B65" w:rsidRPr="004342C6" w:rsidRDefault="007E7B65" w:rsidP="007E7B65">
            <w:pPr>
              <w:rPr>
                <w:rFonts w:cs="Arial"/>
                <w:color w:val="000000"/>
              </w:rPr>
            </w:pPr>
            <w:r w:rsidRPr="004342C6">
              <w:rPr>
                <w:rFonts w:cs="Arial"/>
                <w:color w:val="000000"/>
              </w:rPr>
              <w:t>2. Age ≥ 1 ≤20 AND</w:t>
            </w:r>
          </w:p>
          <w:p w14:paraId="146F0C30" w14:textId="77777777" w:rsidR="007E7B65" w:rsidRPr="004342C6" w:rsidRDefault="007E7B65" w:rsidP="007E7B65">
            <w:pPr>
              <w:rPr>
                <w:rFonts w:cs="Arial"/>
                <w:color w:val="000000"/>
              </w:rPr>
            </w:pPr>
            <w:r w:rsidRPr="004342C6">
              <w:rPr>
                <w:rFonts w:cs="Arial"/>
                <w:color w:val="000000"/>
              </w:rPr>
              <w:t>2. Immigration status = CIT or QLP or QAB or ILP,</w:t>
            </w:r>
          </w:p>
          <w:p w14:paraId="033344D0" w14:textId="77777777" w:rsidR="007E7B65" w:rsidRPr="004342C6" w:rsidRDefault="007E7B65" w:rsidP="007E7B65">
            <w:pPr>
              <w:rPr>
                <w:rFonts w:cs="Arial"/>
                <w:color w:val="000000"/>
              </w:rPr>
            </w:pPr>
            <w:r w:rsidRPr="004342C6">
              <w:rPr>
                <w:rFonts w:cs="Arial"/>
                <w:color w:val="000000"/>
              </w:rPr>
              <w:t xml:space="preserve">3. MH FPL is greater than 150% AND </w:t>
            </w:r>
          </w:p>
          <w:p w14:paraId="60E39BF4" w14:textId="77777777" w:rsidR="007E7B65" w:rsidRPr="004342C6" w:rsidRDefault="007E7B65" w:rsidP="007E7B65">
            <w:pPr>
              <w:rPr>
                <w:rFonts w:cs="Arial"/>
                <w:strike/>
                <w:color w:val="000000"/>
              </w:rPr>
            </w:pPr>
            <w:r w:rsidRPr="004342C6">
              <w:rPr>
                <w:rFonts w:cs="Arial"/>
                <w:color w:val="000000"/>
              </w:rPr>
              <w:t xml:space="preserve">4. He/she has Medicare benefits </w:t>
            </w:r>
            <w:r w:rsidRPr="004342C6">
              <w:rPr>
                <w:rFonts w:cs="Arial"/>
                <w:strike/>
                <w:color w:val="000000"/>
              </w:rPr>
              <w:t xml:space="preserve">AND    </w:t>
            </w:r>
          </w:p>
          <w:p w14:paraId="35552BDD" w14:textId="16E2C8EC" w:rsidR="007E7B65" w:rsidRPr="004342C6" w:rsidRDefault="007E7B65" w:rsidP="007E7B65">
            <w:pPr>
              <w:pStyle w:val="BodyTextBullet"/>
              <w:numPr>
                <w:ilvl w:val="0"/>
                <w:numId w:val="0"/>
              </w:numPr>
              <w:spacing w:after="120"/>
              <w:rPr>
                <w:rFonts w:eastAsiaTheme="minorHAnsi" w:cs="Arial"/>
                <w:szCs w:val="22"/>
                <w:lang w:eastAsia="en-IN"/>
              </w:rPr>
            </w:pPr>
            <w:r w:rsidRPr="004342C6">
              <w:rPr>
                <w:rFonts w:cs="Arial"/>
                <w:strike/>
                <w:color w:val="000000"/>
                <w:szCs w:val="22"/>
              </w:rPr>
              <w:t>5. He/she is Disabled.</w:t>
            </w:r>
          </w:p>
        </w:tc>
      </w:tr>
      <w:tr w:rsidR="007E7B65" w:rsidRPr="004342C6" w14:paraId="7CE567E1" w14:textId="77777777" w:rsidTr="00232CDA">
        <w:trPr>
          <w:trHeight w:val="314"/>
        </w:trPr>
        <w:tc>
          <w:tcPr>
            <w:tcW w:w="2075" w:type="dxa"/>
            <w:shd w:val="clear" w:color="000000" w:fill="FFFFFF"/>
            <w:vAlign w:val="center"/>
          </w:tcPr>
          <w:p w14:paraId="1F66E403" w14:textId="3AA8AB39" w:rsidR="007E7B65" w:rsidRPr="004342C6" w:rsidRDefault="007E7B65" w:rsidP="007E7B65">
            <w:pPr>
              <w:contextualSpacing w:val="0"/>
              <w:jc w:val="center"/>
              <w:rPr>
                <w:rFonts w:eastAsia="Times New Roman" w:cs="Arial"/>
                <w:color w:val="000000"/>
              </w:rPr>
            </w:pPr>
            <w:r w:rsidRPr="004342C6">
              <w:rPr>
                <w:rFonts w:cs="Arial"/>
              </w:rPr>
              <w:t>TMA.0002.006</w:t>
            </w:r>
          </w:p>
        </w:tc>
        <w:tc>
          <w:tcPr>
            <w:tcW w:w="7205" w:type="dxa"/>
            <w:shd w:val="clear" w:color="000000" w:fill="FFFFFF"/>
          </w:tcPr>
          <w:p w14:paraId="46DFB561" w14:textId="77777777" w:rsidR="007E7B65" w:rsidRPr="004342C6" w:rsidRDefault="007E7B65" w:rsidP="007E7B65">
            <w:pPr>
              <w:rPr>
                <w:rFonts w:cs="Arial"/>
                <w:color w:val="000000"/>
              </w:rPr>
            </w:pPr>
            <w:r w:rsidRPr="004342C6">
              <w:rPr>
                <w:rFonts w:cs="Arial"/>
                <w:color w:val="000000"/>
              </w:rPr>
              <w:t>The system shall assign TMA aid category A9 to a parent/caretaker relative if they meet the following criteria.</w:t>
            </w:r>
          </w:p>
          <w:p w14:paraId="0F3E1CE3" w14:textId="438CAA0C"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5CE6F15A" w14:textId="77777777" w:rsidR="007E7B65" w:rsidRPr="004342C6" w:rsidRDefault="007E7B65" w:rsidP="007E7B65">
            <w:pPr>
              <w:rPr>
                <w:rFonts w:cs="Arial"/>
                <w:color w:val="000000"/>
              </w:rPr>
            </w:pPr>
            <w:r w:rsidRPr="004342C6">
              <w:rPr>
                <w:rFonts w:cs="Arial"/>
                <w:color w:val="000000"/>
              </w:rPr>
              <w:t xml:space="preserve">2. Immigration status = CIT or QLP AND                                                        </w:t>
            </w:r>
          </w:p>
          <w:p w14:paraId="22C5EF13" w14:textId="06647923" w:rsidR="007E7B65" w:rsidRPr="004342C6" w:rsidRDefault="007E7B65" w:rsidP="007E7B65">
            <w:pPr>
              <w:rPr>
                <w:rFonts w:cs="Arial"/>
                <w:color w:val="000000"/>
              </w:rPr>
            </w:pPr>
            <w:r w:rsidRPr="004342C6">
              <w:rPr>
                <w:rFonts w:cs="Arial"/>
                <w:strike/>
                <w:color w:val="000000"/>
              </w:rPr>
              <w:t>3. Age is 21 years or above</w:t>
            </w:r>
            <w:r>
              <w:rPr>
                <w:rFonts w:cs="Arial"/>
                <w:strike/>
                <w:color w:val="000000"/>
              </w:rPr>
              <w:t>,</w:t>
            </w:r>
            <w:r w:rsidRPr="004342C6">
              <w:rPr>
                <w:rFonts w:cs="Arial"/>
                <w:strike/>
                <w:color w:val="000000"/>
              </w:rPr>
              <w:t xml:space="preserve"> AND                                                                                          </w:t>
            </w:r>
            <w:r w:rsidRPr="004342C6">
              <w:rPr>
                <w:rFonts w:cs="Arial"/>
                <w:color w:val="000000"/>
              </w:rPr>
              <w:t xml:space="preserve">4. MH FPL is greater than 133% AND                                                                       </w:t>
            </w:r>
          </w:p>
          <w:p w14:paraId="1E717C87" w14:textId="77777777" w:rsidR="007E7B65" w:rsidRPr="004342C6" w:rsidRDefault="007E7B65" w:rsidP="007E7B65">
            <w:pPr>
              <w:rPr>
                <w:rFonts w:cs="Arial"/>
                <w:color w:val="000000"/>
              </w:rPr>
            </w:pPr>
            <w:r w:rsidRPr="004342C6">
              <w:rPr>
                <w:rFonts w:cs="Arial"/>
                <w:color w:val="000000"/>
              </w:rPr>
              <w:t xml:space="preserve">5. Not eligible for Medicare AND                                                                   </w:t>
            </w:r>
          </w:p>
          <w:p w14:paraId="02C30B9B" w14:textId="77777777" w:rsidR="007E7B65" w:rsidRPr="004342C6" w:rsidRDefault="007E7B65" w:rsidP="007E7B65">
            <w:pPr>
              <w:rPr>
                <w:rFonts w:cs="Arial"/>
                <w:strike/>
                <w:color w:val="000000"/>
              </w:rPr>
            </w:pPr>
            <w:r w:rsidRPr="004342C6">
              <w:rPr>
                <w:rFonts w:cs="Arial"/>
                <w:color w:val="000000"/>
              </w:rPr>
              <w:t xml:space="preserve">6. Eligible for Premium assistance </w:t>
            </w:r>
            <w:r w:rsidRPr="004342C6">
              <w:rPr>
                <w:rFonts w:cs="Arial"/>
                <w:strike/>
                <w:color w:val="000000"/>
              </w:rPr>
              <w:t>AND</w:t>
            </w:r>
          </w:p>
          <w:p w14:paraId="336D2306" w14:textId="06227EA0" w:rsidR="007E7B65" w:rsidRPr="004342C6" w:rsidRDefault="007E7B65" w:rsidP="007E7B65">
            <w:pPr>
              <w:pStyle w:val="BodyTextBullet"/>
              <w:numPr>
                <w:ilvl w:val="0"/>
                <w:numId w:val="0"/>
              </w:numPr>
              <w:spacing w:after="120"/>
              <w:rPr>
                <w:rFonts w:cs="Arial"/>
                <w:szCs w:val="22"/>
                <w:lang w:eastAsia="en-IN"/>
              </w:rPr>
            </w:pPr>
            <w:r w:rsidRPr="004342C6">
              <w:rPr>
                <w:rFonts w:cs="Arial"/>
                <w:strike/>
                <w:color w:val="000000"/>
                <w:szCs w:val="22"/>
              </w:rPr>
              <w:t>7. Not Disabled</w:t>
            </w:r>
          </w:p>
        </w:tc>
      </w:tr>
      <w:tr w:rsidR="007E7B65" w:rsidRPr="004342C6" w14:paraId="0229188A" w14:textId="77777777" w:rsidTr="00232CDA">
        <w:trPr>
          <w:trHeight w:val="314"/>
        </w:trPr>
        <w:tc>
          <w:tcPr>
            <w:tcW w:w="2075" w:type="dxa"/>
            <w:shd w:val="clear" w:color="000000" w:fill="FFFFFF"/>
            <w:vAlign w:val="center"/>
          </w:tcPr>
          <w:p w14:paraId="07CF269E" w14:textId="5F4A8D6E" w:rsidR="007E7B65" w:rsidRPr="004342C6" w:rsidRDefault="007E7B65" w:rsidP="007E7B65">
            <w:pPr>
              <w:contextualSpacing w:val="0"/>
              <w:jc w:val="center"/>
              <w:rPr>
                <w:rFonts w:eastAsia="Times New Roman" w:cs="Arial"/>
                <w:lang w:eastAsia="en-IN"/>
              </w:rPr>
            </w:pPr>
            <w:r w:rsidRPr="004342C6">
              <w:rPr>
                <w:rFonts w:cs="Arial"/>
              </w:rPr>
              <w:t>TMA.0002.007</w:t>
            </w:r>
          </w:p>
        </w:tc>
        <w:tc>
          <w:tcPr>
            <w:tcW w:w="7205" w:type="dxa"/>
            <w:shd w:val="clear" w:color="000000" w:fill="FFFFFF"/>
          </w:tcPr>
          <w:p w14:paraId="4A20A0B5" w14:textId="4649B7DE" w:rsidR="007E7B65" w:rsidRPr="004342C6" w:rsidRDefault="007E7B65" w:rsidP="007E7B65">
            <w:pPr>
              <w:rPr>
                <w:rFonts w:cs="Arial"/>
                <w:color w:val="000000"/>
              </w:rPr>
            </w:pPr>
            <w:r w:rsidRPr="004342C6">
              <w:rPr>
                <w:rFonts w:cs="Arial"/>
                <w:color w:val="000000"/>
              </w:rPr>
              <w:t>The system shall assign TMA aid category A9 to a child Over 1</w:t>
            </w:r>
            <w:r w:rsidRPr="004342C6">
              <w:rPr>
                <w:rFonts w:cs="Arial"/>
                <w:strike/>
                <w:color w:val="000000"/>
              </w:rPr>
              <w:t>under age 21</w:t>
            </w:r>
            <w:r w:rsidRPr="004342C6">
              <w:rPr>
                <w:rFonts w:cs="Arial"/>
                <w:color w:val="000000"/>
              </w:rPr>
              <w:t xml:space="preserve"> if they meet the following criteria.</w:t>
            </w:r>
          </w:p>
          <w:p w14:paraId="60C2213C" w14:textId="12CE7F36"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7B3E6053" w14:textId="5EEB5914" w:rsidR="007E7B65" w:rsidRPr="004342C6" w:rsidRDefault="007E7B65" w:rsidP="007E7B65">
            <w:pPr>
              <w:rPr>
                <w:rFonts w:cs="Arial"/>
                <w:color w:val="000000"/>
              </w:rPr>
            </w:pPr>
            <w:r w:rsidRPr="004342C6">
              <w:rPr>
                <w:rFonts w:cs="Arial"/>
                <w:color w:val="000000"/>
              </w:rPr>
              <w:t>2. Age ≥ 1 ≤20 AND</w:t>
            </w:r>
          </w:p>
          <w:p w14:paraId="1281E0B4" w14:textId="77777777" w:rsidR="007E7B65" w:rsidRPr="004342C6" w:rsidRDefault="007E7B65" w:rsidP="007E7B65">
            <w:pPr>
              <w:rPr>
                <w:rFonts w:cs="Arial"/>
                <w:color w:val="000000"/>
              </w:rPr>
            </w:pPr>
            <w:r w:rsidRPr="004342C6">
              <w:rPr>
                <w:rFonts w:cs="Arial"/>
                <w:color w:val="000000"/>
              </w:rPr>
              <w:t>2. Immigration status = CIT or QLP or QAB or ILP AND</w:t>
            </w:r>
          </w:p>
          <w:p w14:paraId="1B960E11" w14:textId="77777777" w:rsidR="007E7B65" w:rsidRPr="004342C6" w:rsidRDefault="007E7B65" w:rsidP="007E7B65">
            <w:pPr>
              <w:rPr>
                <w:rFonts w:cs="Arial"/>
                <w:color w:val="000000"/>
              </w:rPr>
            </w:pPr>
            <w:r w:rsidRPr="004342C6">
              <w:rPr>
                <w:rFonts w:cs="Arial"/>
                <w:color w:val="000000"/>
              </w:rPr>
              <w:t xml:space="preserve">3. MH FPL is greater than 150% AND                                                                   </w:t>
            </w:r>
          </w:p>
          <w:p w14:paraId="66A67040" w14:textId="77777777" w:rsidR="007E7B65" w:rsidRPr="004342C6" w:rsidRDefault="007E7B65" w:rsidP="007E7B65">
            <w:pPr>
              <w:rPr>
                <w:rFonts w:cs="Arial"/>
                <w:strike/>
                <w:color w:val="000000"/>
              </w:rPr>
            </w:pPr>
            <w:r w:rsidRPr="004342C6">
              <w:rPr>
                <w:rFonts w:cs="Arial"/>
                <w:color w:val="000000"/>
              </w:rPr>
              <w:t xml:space="preserve">4. Not eligible for Medicare AND                                                                   </w:t>
            </w:r>
            <w:r w:rsidRPr="004342C6">
              <w:rPr>
                <w:rFonts w:cs="Arial"/>
                <w:color w:val="000000"/>
              </w:rPr>
              <w:br/>
              <w:t xml:space="preserve">5. Eligible for Premium assistance </w:t>
            </w:r>
            <w:r w:rsidRPr="004342C6">
              <w:rPr>
                <w:rFonts w:cs="Arial"/>
                <w:strike/>
                <w:color w:val="000000"/>
              </w:rPr>
              <w:t>AND</w:t>
            </w:r>
          </w:p>
          <w:p w14:paraId="0AE80589" w14:textId="1A2D2B6F" w:rsidR="007E7B65" w:rsidRPr="004342C6" w:rsidRDefault="007E7B65" w:rsidP="007E7B65">
            <w:pPr>
              <w:pStyle w:val="BodyTextBullet"/>
              <w:numPr>
                <w:ilvl w:val="0"/>
                <w:numId w:val="0"/>
              </w:numPr>
              <w:spacing w:after="120"/>
              <w:rPr>
                <w:rFonts w:cs="Arial"/>
                <w:szCs w:val="22"/>
                <w:lang w:eastAsia="en-IN"/>
              </w:rPr>
            </w:pPr>
            <w:r w:rsidRPr="004342C6">
              <w:rPr>
                <w:rFonts w:cs="Arial"/>
                <w:strike/>
                <w:color w:val="000000"/>
                <w:szCs w:val="22"/>
              </w:rPr>
              <w:t>6. Not Disabled</w:t>
            </w:r>
            <w:r w:rsidRPr="004342C6">
              <w:rPr>
                <w:rFonts w:cs="Arial"/>
                <w:color w:val="000000"/>
                <w:szCs w:val="22"/>
              </w:rPr>
              <w:t xml:space="preserve">      </w:t>
            </w:r>
          </w:p>
        </w:tc>
      </w:tr>
      <w:tr w:rsidR="007E7B65" w:rsidRPr="004342C6" w14:paraId="7182AD3E" w14:textId="77777777" w:rsidTr="00232CDA">
        <w:trPr>
          <w:trHeight w:val="314"/>
        </w:trPr>
        <w:tc>
          <w:tcPr>
            <w:tcW w:w="2075" w:type="dxa"/>
            <w:shd w:val="clear" w:color="000000" w:fill="FFFFFF"/>
            <w:vAlign w:val="center"/>
          </w:tcPr>
          <w:p w14:paraId="7D9F0958" w14:textId="49CF97D8" w:rsidR="007E7B65" w:rsidRPr="004342C6" w:rsidRDefault="007E7B65" w:rsidP="007E7B65">
            <w:pPr>
              <w:contextualSpacing w:val="0"/>
              <w:jc w:val="center"/>
              <w:rPr>
                <w:rFonts w:eastAsia="Times New Roman" w:cs="Arial"/>
                <w:lang w:eastAsia="en-IN"/>
              </w:rPr>
            </w:pPr>
            <w:r w:rsidRPr="004342C6">
              <w:rPr>
                <w:rFonts w:cs="Arial"/>
              </w:rPr>
              <w:t>TMA.0002.008</w:t>
            </w:r>
          </w:p>
        </w:tc>
        <w:tc>
          <w:tcPr>
            <w:tcW w:w="7205" w:type="dxa"/>
            <w:shd w:val="clear" w:color="000000" w:fill="FFFFFF"/>
          </w:tcPr>
          <w:p w14:paraId="3C011508" w14:textId="77777777" w:rsidR="007E7B65" w:rsidRPr="004342C6" w:rsidRDefault="007E7B65" w:rsidP="007E7B65">
            <w:pPr>
              <w:rPr>
                <w:rFonts w:cs="Arial"/>
                <w:color w:val="000000"/>
              </w:rPr>
            </w:pPr>
            <w:r w:rsidRPr="004342C6">
              <w:rPr>
                <w:rFonts w:cs="Arial"/>
                <w:color w:val="000000"/>
              </w:rPr>
              <w:t>The system shall assign TMA aid category 46 to a child under age 1 if they meet the following criteria.</w:t>
            </w:r>
          </w:p>
          <w:p w14:paraId="1090AC66" w14:textId="001806BB"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19328C64" w14:textId="77777777" w:rsidR="007E7B65" w:rsidRPr="004342C6" w:rsidRDefault="007E7B65" w:rsidP="007E7B65">
            <w:pPr>
              <w:rPr>
                <w:rFonts w:cs="Arial"/>
                <w:color w:val="000000"/>
              </w:rPr>
            </w:pPr>
            <w:r w:rsidRPr="004342C6">
              <w:rPr>
                <w:rFonts w:cs="Arial"/>
                <w:color w:val="000000"/>
              </w:rPr>
              <w:t>2. Immigration status = CIT or QLP or QAB or ILP AND</w:t>
            </w:r>
          </w:p>
          <w:p w14:paraId="434088CF" w14:textId="77777777" w:rsidR="007E7B65" w:rsidRPr="004342C6" w:rsidRDefault="007E7B65" w:rsidP="007E7B65">
            <w:pPr>
              <w:rPr>
                <w:rFonts w:cs="Arial"/>
                <w:color w:val="000000"/>
              </w:rPr>
            </w:pPr>
            <w:r w:rsidRPr="004342C6">
              <w:rPr>
                <w:rFonts w:cs="Arial"/>
                <w:color w:val="000000"/>
              </w:rPr>
              <w:t xml:space="preserve">3. MH FPL is greater than 200% AND                                                                  </w:t>
            </w:r>
          </w:p>
          <w:p w14:paraId="1DCD34AF" w14:textId="77777777" w:rsidR="007E7B65" w:rsidRPr="004342C6" w:rsidRDefault="007E7B65" w:rsidP="007E7B65">
            <w:pPr>
              <w:rPr>
                <w:rFonts w:cs="Arial"/>
                <w:color w:val="000000"/>
              </w:rPr>
            </w:pPr>
            <w:r w:rsidRPr="004342C6">
              <w:rPr>
                <w:rFonts w:cs="Arial"/>
                <w:color w:val="000000"/>
              </w:rPr>
              <w:t xml:space="preserve">4. Not eligible for Medicare AND                                                                   </w:t>
            </w:r>
          </w:p>
          <w:p w14:paraId="1A52B1FB" w14:textId="09F319F6" w:rsidR="007E7B65" w:rsidRPr="004342C6" w:rsidRDefault="007E7B65" w:rsidP="007E7B65">
            <w:pPr>
              <w:rPr>
                <w:rFonts w:cs="Arial"/>
                <w:lang w:eastAsia="en-IN"/>
              </w:rPr>
            </w:pPr>
            <w:r w:rsidRPr="004342C6">
              <w:rPr>
                <w:rFonts w:cs="Arial"/>
                <w:color w:val="000000"/>
              </w:rPr>
              <w:t xml:space="preserve">5. Not eligible for Premium assistance </w:t>
            </w:r>
            <w:r w:rsidRPr="004342C6">
              <w:rPr>
                <w:rFonts w:cs="Arial"/>
                <w:strike/>
                <w:color w:val="000000"/>
              </w:rPr>
              <w:t>AND</w:t>
            </w:r>
          </w:p>
        </w:tc>
      </w:tr>
      <w:tr w:rsidR="007E7B65" w:rsidRPr="004342C6" w14:paraId="35A96C24" w14:textId="77777777" w:rsidTr="00232CDA">
        <w:trPr>
          <w:trHeight w:val="314"/>
        </w:trPr>
        <w:tc>
          <w:tcPr>
            <w:tcW w:w="2075" w:type="dxa"/>
            <w:shd w:val="clear" w:color="000000" w:fill="FFFFFF"/>
            <w:vAlign w:val="center"/>
          </w:tcPr>
          <w:p w14:paraId="3D3D132B" w14:textId="27E4AD1F" w:rsidR="007E7B65" w:rsidRPr="004342C6" w:rsidRDefault="007E7B65" w:rsidP="007E7B65">
            <w:pPr>
              <w:contextualSpacing w:val="0"/>
              <w:jc w:val="center"/>
              <w:rPr>
                <w:rFonts w:eastAsia="Times New Roman" w:cs="Arial"/>
                <w:lang w:eastAsia="en-IN"/>
              </w:rPr>
            </w:pPr>
            <w:r w:rsidRPr="004342C6">
              <w:rPr>
                <w:rFonts w:cs="Arial"/>
              </w:rPr>
              <w:t>TMA.0002.009</w:t>
            </w:r>
          </w:p>
        </w:tc>
        <w:tc>
          <w:tcPr>
            <w:tcW w:w="7205" w:type="dxa"/>
            <w:shd w:val="clear" w:color="000000" w:fill="FFFFFF"/>
          </w:tcPr>
          <w:p w14:paraId="0AD23689" w14:textId="77777777" w:rsidR="007E7B65" w:rsidRPr="004342C6" w:rsidRDefault="007E7B65" w:rsidP="007E7B65">
            <w:pPr>
              <w:rPr>
                <w:rFonts w:cs="Arial"/>
                <w:color w:val="000000"/>
              </w:rPr>
            </w:pPr>
            <w:r w:rsidRPr="004342C6">
              <w:rPr>
                <w:rFonts w:cs="Arial"/>
                <w:color w:val="000000"/>
              </w:rPr>
              <w:t>The system shall assign TMA aid category 18 to a child under age 1 if they meet the following criteria.</w:t>
            </w:r>
          </w:p>
          <w:p w14:paraId="3D82E90E" w14:textId="4F1B4822" w:rsidR="007E7B65" w:rsidRPr="004342C6" w:rsidRDefault="007E7B65" w:rsidP="007E7B65">
            <w:pPr>
              <w:rPr>
                <w:rFonts w:cs="Arial"/>
                <w:color w:val="000000"/>
              </w:rPr>
            </w:pPr>
            <w:r w:rsidRPr="004342C6">
              <w:rPr>
                <w:rFonts w:cs="Arial"/>
                <w:color w:val="000000"/>
              </w:rPr>
              <w:lastRenderedPageBreak/>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62339C45" w14:textId="77777777" w:rsidR="007E7B65" w:rsidRPr="004342C6" w:rsidRDefault="007E7B65" w:rsidP="007E7B65">
            <w:pPr>
              <w:rPr>
                <w:rFonts w:cs="Arial"/>
                <w:color w:val="000000"/>
              </w:rPr>
            </w:pPr>
            <w:r w:rsidRPr="004342C6">
              <w:rPr>
                <w:rFonts w:cs="Arial"/>
                <w:color w:val="000000"/>
              </w:rPr>
              <w:t>2. Immigration status = CIT or QLP or QAB or ILP,</w:t>
            </w:r>
          </w:p>
          <w:p w14:paraId="70FEE944" w14:textId="77777777" w:rsidR="007E7B65" w:rsidRPr="004342C6" w:rsidRDefault="007E7B65" w:rsidP="007E7B65">
            <w:pPr>
              <w:rPr>
                <w:rFonts w:cs="Arial"/>
                <w:color w:val="000000"/>
              </w:rPr>
            </w:pPr>
            <w:r w:rsidRPr="004342C6">
              <w:rPr>
                <w:rFonts w:cs="Arial"/>
                <w:color w:val="000000"/>
              </w:rPr>
              <w:t xml:space="preserve">3. MH FPL is greater than 200% AND </w:t>
            </w:r>
          </w:p>
          <w:p w14:paraId="7E47CC9C" w14:textId="77777777" w:rsidR="007E7B65" w:rsidRPr="004342C6" w:rsidRDefault="007E7B65" w:rsidP="007E7B65">
            <w:pPr>
              <w:rPr>
                <w:rFonts w:cs="Arial"/>
                <w:strike/>
                <w:color w:val="000000"/>
              </w:rPr>
            </w:pPr>
            <w:r w:rsidRPr="004342C6">
              <w:rPr>
                <w:rFonts w:cs="Arial"/>
                <w:color w:val="000000"/>
              </w:rPr>
              <w:t xml:space="preserve">4. He/she has Medicare benefits </w:t>
            </w:r>
            <w:r w:rsidRPr="004342C6">
              <w:rPr>
                <w:rFonts w:cs="Arial"/>
                <w:strike/>
                <w:color w:val="000000"/>
              </w:rPr>
              <w:t xml:space="preserve">AND    </w:t>
            </w:r>
          </w:p>
          <w:p w14:paraId="36E3D217" w14:textId="77777777" w:rsidR="007E7B65" w:rsidRPr="004342C6" w:rsidRDefault="007E7B65" w:rsidP="007E7B65">
            <w:pPr>
              <w:rPr>
                <w:rFonts w:cs="Arial"/>
                <w:strike/>
                <w:color w:val="000000"/>
              </w:rPr>
            </w:pPr>
            <w:r w:rsidRPr="004342C6">
              <w:rPr>
                <w:rFonts w:cs="Arial"/>
                <w:strike/>
                <w:color w:val="000000"/>
              </w:rPr>
              <w:t>5. He/she is Disabled</w:t>
            </w:r>
          </w:p>
          <w:p w14:paraId="1C07F4DC" w14:textId="77777777" w:rsidR="007E7B65" w:rsidRPr="004342C6" w:rsidRDefault="007E7B65" w:rsidP="007E7B65">
            <w:pPr>
              <w:rPr>
                <w:rFonts w:cs="Arial"/>
              </w:rPr>
            </w:pPr>
          </w:p>
          <w:p w14:paraId="60158C04" w14:textId="300B1A96" w:rsidR="007E7B65" w:rsidRPr="004342C6" w:rsidRDefault="007E7B65" w:rsidP="007E7B65">
            <w:pPr>
              <w:spacing w:after="120"/>
              <w:rPr>
                <w:rFonts w:cs="Arial"/>
              </w:rPr>
            </w:pPr>
            <w:r w:rsidRPr="004342C6">
              <w:rPr>
                <w:rFonts w:cs="Arial"/>
                <w:b/>
                <w:bCs/>
              </w:rPr>
              <w:t>Note</w:t>
            </w:r>
            <w:r w:rsidRPr="004342C6">
              <w:rPr>
                <w:rFonts w:cs="Arial"/>
              </w:rPr>
              <w:t xml:space="preserve">: Member is eligible for </w:t>
            </w:r>
            <w:r>
              <w:rPr>
                <w:rFonts w:cs="Arial"/>
              </w:rPr>
              <w:t xml:space="preserve">the </w:t>
            </w:r>
            <w:r w:rsidRPr="004342C6">
              <w:rPr>
                <w:rFonts w:cs="Arial"/>
              </w:rPr>
              <w:t xml:space="preserve">TMA aid category only when </w:t>
            </w:r>
            <w:r>
              <w:rPr>
                <w:rFonts w:cs="Arial"/>
              </w:rPr>
              <w:t xml:space="preserve">the </w:t>
            </w:r>
            <w:r w:rsidRPr="004342C6">
              <w:rPr>
                <w:rFonts w:cs="Arial"/>
              </w:rPr>
              <w:t>TMA period is active</w:t>
            </w:r>
            <w:r>
              <w:rPr>
                <w:rFonts w:cs="Arial"/>
              </w:rPr>
              <w:t>.</w:t>
            </w:r>
          </w:p>
        </w:tc>
      </w:tr>
      <w:tr w:rsidR="007E7B65" w:rsidRPr="004342C6" w14:paraId="7D03FE20" w14:textId="77777777" w:rsidTr="00232CDA">
        <w:trPr>
          <w:trHeight w:val="314"/>
        </w:trPr>
        <w:tc>
          <w:tcPr>
            <w:tcW w:w="2075" w:type="dxa"/>
            <w:shd w:val="clear" w:color="000000" w:fill="FFFFFF"/>
            <w:vAlign w:val="center"/>
          </w:tcPr>
          <w:p w14:paraId="3FA67021" w14:textId="722E12D8" w:rsidR="007E7B65" w:rsidRPr="004342C6" w:rsidRDefault="007E7B65" w:rsidP="007E7B65">
            <w:pPr>
              <w:contextualSpacing w:val="0"/>
              <w:jc w:val="center"/>
              <w:rPr>
                <w:rFonts w:eastAsia="Times New Roman" w:cs="Arial"/>
                <w:lang w:eastAsia="en-IN"/>
              </w:rPr>
            </w:pPr>
            <w:r w:rsidRPr="004342C6">
              <w:rPr>
                <w:rFonts w:cs="Arial"/>
              </w:rPr>
              <w:lastRenderedPageBreak/>
              <w:t>TMA.0002.010</w:t>
            </w:r>
          </w:p>
        </w:tc>
        <w:tc>
          <w:tcPr>
            <w:tcW w:w="7205" w:type="dxa"/>
            <w:shd w:val="clear" w:color="000000" w:fill="FFFFFF"/>
          </w:tcPr>
          <w:p w14:paraId="4A09AE7A" w14:textId="77777777" w:rsidR="007E7B65" w:rsidRPr="004342C6" w:rsidRDefault="007E7B65" w:rsidP="007E7B65">
            <w:pPr>
              <w:rPr>
                <w:rFonts w:cs="Arial"/>
                <w:color w:val="000000"/>
              </w:rPr>
            </w:pPr>
            <w:r w:rsidRPr="004342C6">
              <w:rPr>
                <w:rFonts w:cs="Arial"/>
                <w:color w:val="000000"/>
              </w:rPr>
              <w:t>The system shall assign TMA aid category A9 to a child under age 1 if they meet the following criteria.</w:t>
            </w:r>
          </w:p>
          <w:p w14:paraId="70774CC5" w14:textId="748E491E"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2BC9023A" w14:textId="77777777" w:rsidR="007E7B65" w:rsidRPr="004342C6" w:rsidRDefault="007E7B65" w:rsidP="007E7B65">
            <w:pPr>
              <w:rPr>
                <w:rFonts w:cs="Arial"/>
                <w:color w:val="000000"/>
              </w:rPr>
            </w:pPr>
            <w:r w:rsidRPr="004342C6">
              <w:rPr>
                <w:rFonts w:cs="Arial"/>
                <w:color w:val="000000"/>
              </w:rPr>
              <w:t>2. Immigration status = CIT or QLP or QAB or ILP AND</w:t>
            </w:r>
          </w:p>
          <w:p w14:paraId="59672AD5" w14:textId="77777777" w:rsidR="007E7B65" w:rsidRPr="004342C6" w:rsidRDefault="007E7B65" w:rsidP="007E7B65">
            <w:pPr>
              <w:rPr>
                <w:rFonts w:cs="Arial"/>
                <w:color w:val="000000"/>
              </w:rPr>
            </w:pPr>
            <w:r w:rsidRPr="004342C6">
              <w:rPr>
                <w:rFonts w:cs="Arial"/>
                <w:color w:val="000000"/>
              </w:rPr>
              <w:t xml:space="preserve">3. MH FPL is greater than 200% AND                                                                  </w:t>
            </w:r>
          </w:p>
          <w:p w14:paraId="65E31D52" w14:textId="77777777" w:rsidR="007E7B65" w:rsidRPr="004342C6" w:rsidRDefault="007E7B65" w:rsidP="007E7B65">
            <w:pPr>
              <w:rPr>
                <w:rFonts w:cs="Arial"/>
                <w:color w:val="000000"/>
              </w:rPr>
            </w:pPr>
            <w:r w:rsidRPr="004342C6">
              <w:rPr>
                <w:rFonts w:cs="Arial"/>
                <w:color w:val="000000"/>
              </w:rPr>
              <w:t xml:space="preserve">4. Not eligible for Medicare AND                                                                   </w:t>
            </w:r>
          </w:p>
          <w:p w14:paraId="54E8BADD" w14:textId="77777777" w:rsidR="007E7B65" w:rsidRPr="004342C6" w:rsidRDefault="007E7B65" w:rsidP="007E7B65">
            <w:pPr>
              <w:rPr>
                <w:rFonts w:cs="Arial"/>
                <w:strike/>
                <w:color w:val="000000"/>
              </w:rPr>
            </w:pPr>
            <w:r w:rsidRPr="004342C6">
              <w:rPr>
                <w:rFonts w:cs="Arial"/>
                <w:color w:val="000000"/>
              </w:rPr>
              <w:t xml:space="preserve">5. Eligible for Premium assistance </w:t>
            </w:r>
            <w:r w:rsidRPr="004342C6">
              <w:rPr>
                <w:rFonts w:cs="Arial"/>
                <w:strike/>
                <w:color w:val="000000"/>
              </w:rPr>
              <w:t>AND</w:t>
            </w:r>
          </w:p>
          <w:p w14:paraId="6F286DAA" w14:textId="45D9D096" w:rsidR="007E7B65" w:rsidRPr="009260EE" w:rsidRDefault="007E7B65" w:rsidP="007E7B65">
            <w:pPr>
              <w:spacing w:after="240"/>
              <w:rPr>
                <w:rFonts w:cs="Arial"/>
                <w:strike/>
                <w:color w:val="000000"/>
              </w:rPr>
            </w:pPr>
            <w:r w:rsidRPr="004342C6">
              <w:rPr>
                <w:rFonts w:cs="Arial"/>
                <w:strike/>
                <w:color w:val="000000"/>
              </w:rPr>
              <w:t xml:space="preserve">6. Not Disabled  </w:t>
            </w:r>
          </w:p>
        </w:tc>
      </w:tr>
      <w:tr w:rsidR="007E7B65" w:rsidRPr="004342C6" w14:paraId="7ADFA99F" w14:textId="77777777" w:rsidTr="00232CDA">
        <w:trPr>
          <w:trHeight w:val="314"/>
        </w:trPr>
        <w:tc>
          <w:tcPr>
            <w:tcW w:w="2075" w:type="dxa"/>
            <w:shd w:val="clear" w:color="000000" w:fill="FFFFFF"/>
            <w:vAlign w:val="center"/>
          </w:tcPr>
          <w:p w14:paraId="4DFA674C" w14:textId="46928B5D" w:rsidR="007E7B65" w:rsidRPr="004342C6" w:rsidRDefault="007E7B65" w:rsidP="007E7B65">
            <w:pPr>
              <w:contextualSpacing w:val="0"/>
              <w:jc w:val="center"/>
              <w:rPr>
                <w:rFonts w:cs="Arial"/>
              </w:rPr>
            </w:pPr>
            <w:r w:rsidRPr="004342C6">
              <w:rPr>
                <w:rFonts w:eastAsia="Times New Roman" w:cs="Arial"/>
                <w:color w:val="000000"/>
              </w:rPr>
              <w:t>MHPD.FR.019.008</w:t>
            </w:r>
          </w:p>
        </w:tc>
        <w:tc>
          <w:tcPr>
            <w:tcW w:w="7205" w:type="dxa"/>
            <w:shd w:val="clear" w:color="000000" w:fill="FFFFFF"/>
          </w:tcPr>
          <w:p w14:paraId="1A599CC3" w14:textId="5023D6C5" w:rsidR="007E7B65" w:rsidRPr="004342C6" w:rsidRDefault="007E7B65" w:rsidP="007E7B65">
            <w:pPr>
              <w:rPr>
                <w:rFonts w:cs="Arial"/>
                <w:color w:val="000000"/>
              </w:rPr>
            </w:pPr>
            <w:r w:rsidRPr="004342C6">
              <w:rPr>
                <w:rFonts w:cs="Arial"/>
                <w:color w:val="000000"/>
              </w:rPr>
              <w:t xml:space="preserve">The system will not update the TMA period for the individual in the latest eligibility if the individual is now eligible for </w:t>
            </w:r>
            <w:r>
              <w:rPr>
                <w:rFonts w:cs="Arial"/>
                <w:color w:val="000000"/>
              </w:rPr>
              <w:t xml:space="preserve">the </w:t>
            </w:r>
            <w:r w:rsidRPr="004342C6">
              <w:rPr>
                <w:rFonts w:cs="Arial"/>
                <w:color w:val="000000"/>
              </w:rPr>
              <w:t xml:space="preserve">TMA aid category but was ineligible for </w:t>
            </w:r>
            <w:r>
              <w:rPr>
                <w:rFonts w:cs="Arial"/>
                <w:color w:val="000000"/>
              </w:rPr>
              <w:t xml:space="preserve">the </w:t>
            </w:r>
            <w:r w:rsidRPr="004342C6">
              <w:rPr>
                <w:rFonts w:cs="Arial"/>
                <w:color w:val="000000"/>
              </w:rPr>
              <w:t>TMA aid category (based on the system aid category rules) and eligible for TMA period in the previous eligibility.</w:t>
            </w:r>
          </w:p>
        </w:tc>
      </w:tr>
      <w:tr w:rsidR="00D679EE" w:rsidRPr="004342C6" w14:paraId="70008CCB" w14:textId="77777777" w:rsidTr="00232CDA">
        <w:trPr>
          <w:trHeight w:val="314"/>
        </w:trPr>
        <w:tc>
          <w:tcPr>
            <w:tcW w:w="2075" w:type="dxa"/>
            <w:shd w:val="clear" w:color="000000" w:fill="FFFFFF"/>
            <w:vAlign w:val="center"/>
          </w:tcPr>
          <w:p w14:paraId="7F7B8A1F" w14:textId="77777777" w:rsidR="00D679EE" w:rsidRDefault="00D679EE" w:rsidP="00D679EE">
            <w:pPr>
              <w:rPr>
                <w:color w:val="000000"/>
              </w:rPr>
            </w:pPr>
            <w:r>
              <w:rPr>
                <w:color w:val="000000"/>
              </w:rPr>
              <w:t>DIS.PCS.10</w:t>
            </w:r>
            <w:r w:rsidRPr="00651128">
              <w:rPr>
                <w:color w:val="000000"/>
              </w:rPr>
              <w:t>.0</w:t>
            </w:r>
            <w:r>
              <w:rPr>
                <w:color w:val="000000"/>
              </w:rPr>
              <w:t>08</w:t>
            </w:r>
          </w:p>
          <w:p w14:paraId="36F84882" w14:textId="77777777" w:rsidR="00D679EE" w:rsidRPr="004342C6" w:rsidRDefault="00D679EE" w:rsidP="00D679EE">
            <w:pPr>
              <w:contextualSpacing w:val="0"/>
              <w:jc w:val="center"/>
              <w:rPr>
                <w:rFonts w:eastAsia="Times New Roman" w:cs="Arial"/>
                <w:color w:val="000000"/>
              </w:rPr>
            </w:pPr>
          </w:p>
        </w:tc>
        <w:tc>
          <w:tcPr>
            <w:tcW w:w="7205" w:type="dxa"/>
            <w:shd w:val="clear" w:color="000000" w:fill="FFFFFF"/>
          </w:tcPr>
          <w:p w14:paraId="416EC118" w14:textId="77777777" w:rsidR="00D679EE" w:rsidRDefault="00D679EE" w:rsidP="00D679EE">
            <w:pPr>
              <w:spacing w:after="200" w:line="276" w:lineRule="auto"/>
              <w:rPr>
                <w:rFonts w:eastAsia="Times New Roman"/>
              </w:rPr>
            </w:pPr>
            <w:r>
              <w:rPr>
                <w:rFonts w:eastAsia="Times New Roman"/>
              </w:rPr>
              <w:t xml:space="preserve">The system shall use the </w:t>
            </w:r>
            <w:r>
              <w:t>Disabled Adult Household</w:t>
            </w:r>
            <w:r>
              <w:rPr>
                <w:rFonts w:eastAsia="Times New Roman"/>
              </w:rPr>
              <w:t xml:space="preserve"> FPL </w:t>
            </w:r>
            <w:r w:rsidRPr="007150CE">
              <w:rPr>
                <w:rFonts w:eastAsia="Times New Roman"/>
              </w:rPr>
              <w:t xml:space="preserve">and </w:t>
            </w:r>
            <w:r>
              <w:t xml:space="preserve">Disabled Adult </w:t>
            </w:r>
            <w:r w:rsidRPr="007150CE">
              <w:rPr>
                <w:rFonts w:eastAsia="Times New Roman"/>
              </w:rPr>
              <w:t>Household</w:t>
            </w:r>
            <w:r>
              <w:rPr>
                <w:rFonts w:eastAsia="Times New Roman"/>
              </w:rPr>
              <w:t xml:space="preserve"> to check if the </w:t>
            </w:r>
            <w:r>
              <w:t>Disabled Adult Household</w:t>
            </w:r>
            <w:r>
              <w:rPr>
                <w:rFonts w:eastAsia="Times New Roman"/>
              </w:rPr>
              <w:t xml:space="preserve"> FPL </w:t>
            </w:r>
            <w:r w:rsidRPr="0088478E">
              <w:rPr>
                <w:rFonts w:eastAsia="Times New Roman"/>
              </w:rPr>
              <w:t>becomes</w:t>
            </w:r>
            <w:r>
              <w:rPr>
                <w:rFonts w:eastAsia="Times New Roman"/>
              </w:rPr>
              <w:t xml:space="preserve"> &gt;133% for the members who are </w:t>
            </w:r>
            <w:r w:rsidRPr="007150CE">
              <w:rPr>
                <w:rFonts w:eastAsia="Times New Roman"/>
              </w:rPr>
              <w:t xml:space="preserve">granted Medicaid based on </w:t>
            </w:r>
            <w:r>
              <w:rPr>
                <w:rFonts w:eastAsia="Times New Roman"/>
              </w:rPr>
              <w:t xml:space="preserve">the </w:t>
            </w:r>
            <w:r>
              <w:t>Disabled Adult Household</w:t>
            </w:r>
            <w:r w:rsidRPr="007150CE">
              <w:rPr>
                <w:rFonts w:eastAsia="Times New Roman"/>
              </w:rPr>
              <w:t xml:space="preserve"> </w:t>
            </w:r>
            <w:r>
              <w:rPr>
                <w:rFonts w:eastAsia="Times New Roman"/>
              </w:rPr>
              <w:t>FPL used in PD to award the TMA benefits.</w:t>
            </w:r>
          </w:p>
          <w:p w14:paraId="50F29D0B" w14:textId="77777777" w:rsidR="00D679EE" w:rsidRDefault="00D679EE" w:rsidP="00D679EE">
            <w:pPr>
              <w:spacing w:after="200" w:line="276" w:lineRule="auto"/>
              <w:rPr>
                <w:rFonts w:eastAsia="Times New Roman"/>
              </w:rPr>
            </w:pPr>
          </w:p>
          <w:p w14:paraId="6E02799E" w14:textId="067F9B59" w:rsidR="00D679EE" w:rsidRPr="004342C6" w:rsidRDefault="00D679EE" w:rsidP="00D679EE">
            <w:pPr>
              <w:rPr>
                <w:rFonts w:cs="Arial"/>
                <w:color w:val="000000"/>
              </w:rPr>
            </w:pPr>
            <w:r>
              <w:rPr>
                <w:rFonts w:eastAsia="Times New Roman"/>
                <w:b/>
                <w:bCs/>
              </w:rPr>
              <w:t xml:space="preserve">Note: </w:t>
            </w:r>
            <w:r w:rsidRPr="00987DAE">
              <w:rPr>
                <w:rFonts w:eastAsia="Times New Roman"/>
              </w:rPr>
              <w:t>All other requirements to award TMA will be AS-IS.</w:t>
            </w:r>
          </w:p>
        </w:tc>
      </w:tr>
    </w:tbl>
    <w:p w14:paraId="2333CCCB" w14:textId="77777777" w:rsidR="00553C32" w:rsidRPr="004342C6" w:rsidRDefault="00553C32" w:rsidP="00553C32">
      <w:pPr>
        <w:pStyle w:val="Table"/>
        <w:rPr>
          <w:rFonts w:ascii="Arial" w:hAnsi="Arial" w:cs="Arial"/>
        </w:rPr>
      </w:pPr>
    </w:p>
    <w:p w14:paraId="15445B38" w14:textId="77777777" w:rsidR="00553C32" w:rsidRPr="004342C6" w:rsidRDefault="00553C32" w:rsidP="00553C32">
      <w:pPr>
        <w:pStyle w:val="Heading3"/>
        <w:numPr>
          <w:ilvl w:val="2"/>
          <w:numId w:val="13"/>
        </w:numPr>
        <w:rPr>
          <w:rFonts w:ascii="Arial" w:hAnsi="Arial" w:cs="Arial"/>
        </w:rPr>
      </w:pPr>
      <w:bookmarkStart w:id="623" w:name="_Toc94634676"/>
      <w:r w:rsidRPr="004342C6">
        <w:rPr>
          <w:rFonts w:ascii="Arial" w:hAnsi="Arial" w:cs="Arial"/>
        </w:rPr>
        <w:t>Transaction /SSO Information</w:t>
      </w:r>
      <w:bookmarkEnd w:id="623"/>
    </w:p>
    <w:p w14:paraId="7A6C3427"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419C0F1" w14:textId="77777777" w:rsidR="00553C32" w:rsidRPr="004342C6" w:rsidRDefault="00553C32" w:rsidP="00553C32">
      <w:pPr>
        <w:pStyle w:val="Heading3"/>
        <w:numPr>
          <w:ilvl w:val="2"/>
          <w:numId w:val="13"/>
        </w:numPr>
        <w:rPr>
          <w:rFonts w:ascii="Arial" w:hAnsi="Arial" w:cs="Arial"/>
        </w:rPr>
      </w:pPr>
      <w:bookmarkStart w:id="624" w:name="_Special_Design_Consideration"/>
      <w:bookmarkStart w:id="625" w:name="_Toc94634677"/>
      <w:bookmarkEnd w:id="624"/>
      <w:r w:rsidRPr="004342C6">
        <w:rPr>
          <w:rFonts w:ascii="Arial" w:hAnsi="Arial" w:cs="Arial"/>
        </w:rPr>
        <w:t>Special Design Consideration</w:t>
      </w:r>
      <w:bookmarkEnd w:id="625"/>
    </w:p>
    <w:tbl>
      <w:tblPr>
        <w:tblpPr w:leftFromText="180" w:rightFromText="180" w:vertAnchor="text" w:horzAnchor="page" w:tblpX="2421" w:tblpY="71"/>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3330"/>
        <w:gridCol w:w="2700"/>
        <w:gridCol w:w="2165"/>
      </w:tblGrid>
      <w:tr w:rsidR="003D2D15" w14:paraId="68D11546" w14:textId="77777777" w:rsidTr="000C1449">
        <w:trPr>
          <w:trHeight w:val="602"/>
          <w:tblHeader/>
        </w:trPr>
        <w:tc>
          <w:tcPr>
            <w:tcW w:w="71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00BD2EDB" w14:textId="77777777" w:rsidR="003D2D15" w:rsidRDefault="003D2D15" w:rsidP="000C1449">
            <w:pPr>
              <w:jc w:val="center"/>
              <w:rPr>
                <w:b/>
                <w:color w:val="FFFFFF" w:themeColor="background1"/>
              </w:rPr>
            </w:pPr>
            <w:r>
              <w:rPr>
                <w:b/>
                <w:bCs/>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74BB4645" w14:textId="77777777" w:rsidR="003D2D15" w:rsidRDefault="003D2D15" w:rsidP="000C1449">
            <w:pPr>
              <w:jc w:val="center"/>
              <w:rPr>
                <w:b/>
                <w:color w:val="FFFFFF" w:themeColor="background1"/>
              </w:rPr>
            </w:pPr>
            <w:r>
              <w:rPr>
                <w:b/>
                <w:bCs/>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4F83C68B" w14:textId="77777777" w:rsidR="003D2D15" w:rsidRDefault="003D2D15" w:rsidP="000C1449">
            <w:pPr>
              <w:jc w:val="center"/>
              <w:rPr>
                <w:b/>
                <w:color w:val="FFFFFF" w:themeColor="background1"/>
              </w:rPr>
            </w:pPr>
            <w:r>
              <w:rPr>
                <w:b/>
                <w:bCs/>
                <w:color w:val="FFFFFF" w:themeColor="background1"/>
              </w:rPr>
              <w:t>Configuration Required</w:t>
            </w:r>
          </w:p>
        </w:tc>
        <w:tc>
          <w:tcPr>
            <w:tcW w:w="216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0D64A315" w14:textId="77777777" w:rsidR="003D2D15" w:rsidRDefault="003D2D15" w:rsidP="000C1449">
            <w:pPr>
              <w:jc w:val="center"/>
              <w:rPr>
                <w:b/>
                <w:color w:val="FFFFFF" w:themeColor="background1"/>
              </w:rPr>
            </w:pPr>
            <w:r>
              <w:rPr>
                <w:b/>
                <w:bCs/>
                <w:color w:val="FFFFFF" w:themeColor="background1"/>
              </w:rPr>
              <w:t>Default</w:t>
            </w:r>
          </w:p>
        </w:tc>
      </w:tr>
      <w:tr w:rsidR="003D2D15" w14:paraId="3A8B8456" w14:textId="77777777" w:rsidTr="000C1449">
        <w:trPr>
          <w:trHeight w:val="287"/>
        </w:trPr>
        <w:tc>
          <w:tcPr>
            <w:tcW w:w="715" w:type="dxa"/>
            <w:tcBorders>
              <w:top w:val="single" w:sz="4" w:space="0" w:color="auto"/>
              <w:left w:val="single" w:sz="4" w:space="0" w:color="auto"/>
              <w:bottom w:val="single" w:sz="4" w:space="0" w:color="auto"/>
              <w:right w:val="single" w:sz="4" w:space="0" w:color="auto"/>
            </w:tcBorders>
            <w:hideMark/>
          </w:tcPr>
          <w:p w14:paraId="382A048F" w14:textId="77777777" w:rsidR="003D2D15" w:rsidRDefault="003D2D15" w:rsidP="000C1449">
            <w:pPr>
              <w:rPr>
                <w:color w:val="000000"/>
              </w:rPr>
            </w:pPr>
            <w:r>
              <w:rPr>
                <w:color w:val="000000"/>
              </w:rPr>
              <w:t>1</w:t>
            </w:r>
          </w:p>
        </w:tc>
        <w:tc>
          <w:tcPr>
            <w:tcW w:w="3330" w:type="dxa"/>
            <w:tcBorders>
              <w:top w:val="single" w:sz="4" w:space="0" w:color="auto"/>
              <w:left w:val="single" w:sz="4" w:space="0" w:color="auto"/>
              <w:bottom w:val="single" w:sz="4" w:space="0" w:color="auto"/>
              <w:right w:val="single" w:sz="4" w:space="0" w:color="auto"/>
            </w:tcBorders>
            <w:hideMark/>
          </w:tcPr>
          <w:p w14:paraId="3EFDAB87" w14:textId="77777777" w:rsidR="003D2D15" w:rsidRPr="001C0455" w:rsidRDefault="003D2D15" w:rsidP="000C1449">
            <w:pPr>
              <w:textAlignment w:val="center"/>
              <w:rPr>
                <w:rFonts w:eastAsia="Times New Roman"/>
                <w:color w:val="000000"/>
              </w:rPr>
            </w:pPr>
            <w:r>
              <w:rPr>
                <w:rFonts w:eastAsia="Times New Roman"/>
                <w:color w:val="000000"/>
              </w:rPr>
              <w:t>TMA Period start date calculation (E</w:t>
            </w:r>
            <w:r w:rsidRPr="001C0455">
              <w:rPr>
                <w:rFonts w:eastAsia="Times New Roman"/>
                <w:color w:val="000000"/>
              </w:rPr>
              <w:t>ach event type will be configurable</w:t>
            </w:r>
            <w:r>
              <w:rPr>
                <w:rFonts w:eastAsia="Times New Roman"/>
                <w:color w:val="000000"/>
              </w:rPr>
              <w:t>)</w:t>
            </w:r>
            <w:r w:rsidRPr="001C0455">
              <w:rPr>
                <w:rFonts w:eastAsia="Times New Roman"/>
                <w:color w:val="000000"/>
              </w:rPr>
              <w:t>.</w:t>
            </w:r>
          </w:p>
          <w:p w14:paraId="24AA421F" w14:textId="77777777" w:rsidR="003D2D15" w:rsidRPr="001C0455" w:rsidRDefault="003D2D15" w:rsidP="000C1449">
            <w:pPr>
              <w:textAlignment w:val="center"/>
              <w:rPr>
                <w:rFonts w:eastAsia="Times New Roman"/>
                <w:color w:val="000000"/>
              </w:rPr>
            </w:pPr>
          </w:p>
          <w:p w14:paraId="32B75E34" w14:textId="77777777" w:rsidR="003D2D15" w:rsidRDefault="003D2D15" w:rsidP="000C1449">
            <w:pPr>
              <w:textAlignment w:val="center"/>
            </w:pPr>
          </w:p>
        </w:tc>
        <w:tc>
          <w:tcPr>
            <w:tcW w:w="2700" w:type="dxa"/>
            <w:tcBorders>
              <w:top w:val="single" w:sz="4" w:space="0" w:color="auto"/>
              <w:left w:val="single" w:sz="4" w:space="0" w:color="auto"/>
              <w:bottom w:val="single" w:sz="4" w:space="0" w:color="auto"/>
              <w:right w:val="single" w:sz="4" w:space="0" w:color="auto"/>
            </w:tcBorders>
            <w:noWrap/>
            <w:hideMark/>
          </w:tcPr>
          <w:p w14:paraId="3FA5BA8C" w14:textId="77777777" w:rsidR="003D2D15" w:rsidRDefault="003D2D15" w:rsidP="000C1449">
            <w:pPr>
              <w:pStyle w:val="Hints"/>
              <w:rPr>
                <w:rFonts w:eastAsiaTheme="minorHAnsi" w:cs="Calibri"/>
                <w:color w:val="auto"/>
                <w:sz w:val="22"/>
                <w:szCs w:val="22"/>
              </w:rPr>
            </w:pPr>
            <w:r>
              <w:rPr>
                <w:rFonts w:eastAsiaTheme="minorHAnsi" w:cs="Calibri"/>
                <w:color w:val="auto"/>
                <w:sz w:val="22"/>
                <w:szCs w:val="22"/>
              </w:rPr>
              <w:t xml:space="preserve"> </w:t>
            </w:r>
            <w:r w:rsidRPr="006949A2">
              <w:rPr>
                <w:rFonts w:eastAsiaTheme="minorHAnsi" w:cs="Calibri"/>
                <w:color w:val="auto"/>
                <w:sz w:val="22"/>
                <w:szCs w:val="22"/>
              </w:rPr>
              <w:t xml:space="preserve">Event Date </w:t>
            </w:r>
          </w:p>
          <w:p w14:paraId="53F2558A" w14:textId="77777777" w:rsidR="003D2D15" w:rsidRDefault="003D2D15" w:rsidP="000C1449">
            <w:pPr>
              <w:pStyle w:val="Hints"/>
              <w:ind w:left="58"/>
              <w:rPr>
                <w:rFonts w:eastAsiaTheme="minorHAnsi" w:cs="Calibri"/>
                <w:color w:val="auto"/>
                <w:sz w:val="22"/>
                <w:szCs w:val="22"/>
              </w:rPr>
            </w:pPr>
            <w:r w:rsidRPr="006949A2">
              <w:rPr>
                <w:rFonts w:eastAsiaTheme="minorHAnsi" w:cs="Calibri"/>
                <w:color w:val="auto"/>
                <w:sz w:val="22"/>
                <w:szCs w:val="22"/>
              </w:rPr>
              <w:t xml:space="preserve">OR </w:t>
            </w:r>
          </w:p>
          <w:p w14:paraId="12C87051" w14:textId="77777777" w:rsidR="003D2D15" w:rsidRDefault="003D2D15" w:rsidP="000C1449">
            <w:pPr>
              <w:pStyle w:val="Hints"/>
              <w:spacing w:after="200"/>
              <w:ind w:left="61"/>
              <w:rPr>
                <w:rFonts w:eastAsiaTheme="minorHAnsi" w:cs="Calibri"/>
                <w:color w:val="auto"/>
                <w:sz w:val="22"/>
                <w:szCs w:val="22"/>
              </w:rPr>
            </w:pPr>
            <w:r>
              <w:rPr>
                <w:rFonts w:eastAsiaTheme="minorHAnsi" w:cs="Calibri"/>
                <w:color w:val="auto"/>
                <w:sz w:val="22"/>
                <w:szCs w:val="22"/>
              </w:rPr>
              <w:t>P</w:t>
            </w:r>
            <w:r w:rsidRPr="006949A2">
              <w:rPr>
                <w:rFonts w:eastAsiaTheme="minorHAnsi" w:cs="Calibri"/>
                <w:color w:val="auto"/>
                <w:sz w:val="22"/>
                <w:szCs w:val="22"/>
              </w:rPr>
              <w:t xml:space="preserve">aper application date (if available), else </w:t>
            </w:r>
            <w:r>
              <w:rPr>
                <w:rFonts w:eastAsiaTheme="minorHAnsi" w:cs="Calibri"/>
                <w:color w:val="auto"/>
                <w:sz w:val="22"/>
                <w:szCs w:val="22"/>
              </w:rPr>
              <w:t xml:space="preserve">OR </w:t>
            </w:r>
            <w:r w:rsidRPr="006949A2">
              <w:rPr>
                <w:rFonts w:eastAsiaTheme="minorHAnsi" w:cs="Calibri"/>
                <w:color w:val="auto"/>
                <w:sz w:val="22"/>
                <w:szCs w:val="22"/>
              </w:rPr>
              <w:t>PD submission date.</w:t>
            </w:r>
          </w:p>
          <w:p w14:paraId="2E899D75" w14:textId="77777777" w:rsidR="003D2D15" w:rsidRDefault="003D2D15" w:rsidP="000C1449">
            <w:pPr>
              <w:pStyle w:val="Hints"/>
              <w:spacing w:after="200"/>
              <w:ind w:left="61"/>
              <w:rPr>
                <w:rFonts w:eastAsiaTheme="minorHAnsi" w:cs="Calibri"/>
                <w:color w:val="auto"/>
                <w:sz w:val="22"/>
                <w:szCs w:val="22"/>
              </w:rPr>
            </w:pPr>
          </w:p>
        </w:tc>
        <w:tc>
          <w:tcPr>
            <w:tcW w:w="2165" w:type="dxa"/>
            <w:tcBorders>
              <w:top w:val="single" w:sz="4" w:space="0" w:color="auto"/>
              <w:left w:val="single" w:sz="4" w:space="0" w:color="auto"/>
              <w:bottom w:val="single" w:sz="4" w:space="0" w:color="auto"/>
              <w:right w:val="single" w:sz="4" w:space="0" w:color="auto"/>
            </w:tcBorders>
            <w:noWrap/>
            <w:hideMark/>
          </w:tcPr>
          <w:p w14:paraId="706A56A9" w14:textId="657E5FBD" w:rsidR="003D2D15" w:rsidRPr="00CE184B" w:rsidRDefault="003D2D15" w:rsidP="000C1449">
            <w:pPr>
              <w:pStyle w:val="Hints"/>
              <w:spacing w:after="200"/>
            </w:pPr>
            <w:r w:rsidRPr="00316898">
              <w:rPr>
                <w:rFonts w:cs="Calibri"/>
                <w:color w:val="000000"/>
                <w:sz w:val="22"/>
                <w:szCs w:val="22"/>
              </w:rPr>
              <w:t>Please refer to the</w:t>
            </w:r>
            <w:r w:rsidRPr="007E631B">
              <w:rPr>
                <w:rFonts w:cs="Calibri"/>
                <w:color w:val="000000"/>
                <w:sz w:val="22"/>
                <w:szCs w:val="22"/>
              </w:rPr>
              <w:t xml:space="preserve"> </w:t>
            </w:r>
            <w:hyperlink w:anchor="TMA_Calc" w:history="1">
              <w:r w:rsidRPr="00D526F1">
                <w:rPr>
                  <w:rStyle w:val="Hyperlink"/>
                  <w:rFonts w:cs="Calibri"/>
                  <w:sz w:val="22"/>
                  <w:szCs w:val="22"/>
                </w:rPr>
                <w:t>TMA Period start date calculation</w:t>
              </w:r>
            </w:hyperlink>
            <w:r w:rsidRPr="007E631B">
              <w:rPr>
                <w:rFonts w:cs="Calibri"/>
                <w:color w:val="000000"/>
                <w:sz w:val="22"/>
                <w:szCs w:val="22"/>
              </w:rPr>
              <w:t xml:space="preserve"> </w:t>
            </w:r>
            <w:r>
              <w:rPr>
                <w:rFonts w:cs="Calibri"/>
                <w:color w:val="000000"/>
                <w:sz w:val="22"/>
                <w:szCs w:val="22"/>
              </w:rPr>
              <w:t>rules</w:t>
            </w:r>
            <w:r w:rsidRPr="007E631B">
              <w:rPr>
                <w:rFonts w:cs="Calibri"/>
                <w:color w:val="000000"/>
                <w:sz w:val="22"/>
                <w:szCs w:val="22"/>
              </w:rPr>
              <w:t xml:space="preserve"> </w:t>
            </w:r>
            <w:r w:rsidRPr="00316898">
              <w:rPr>
                <w:rFonts w:cs="Calibri"/>
                <w:color w:val="000000"/>
                <w:sz w:val="22"/>
                <w:szCs w:val="22"/>
              </w:rPr>
              <w:t>for default values for each event.</w:t>
            </w:r>
          </w:p>
        </w:tc>
      </w:tr>
    </w:tbl>
    <w:p w14:paraId="4F36B4A6" w14:textId="468AFB7B" w:rsidR="003D2D15" w:rsidRDefault="003D2D15" w:rsidP="00A36BDD">
      <w:pPr>
        <w:pStyle w:val="Hints"/>
        <w:spacing w:after="200"/>
        <w:ind w:left="450"/>
        <w:rPr>
          <w:rFonts w:eastAsiaTheme="minorHAnsi" w:cs="Arial"/>
          <w:color w:val="auto"/>
          <w:sz w:val="22"/>
          <w:szCs w:val="22"/>
        </w:rPr>
      </w:pPr>
    </w:p>
    <w:p w14:paraId="5CDE73B3" w14:textId="5D0987F2" w:rsidR="003D2D15" w:rsidRDefault="003D2D15" w:rsidP="00A36BDD">
      <w:pPr>
        <w:pStyle w:val="Hints"/>
        <w:spacing w:after="200"/>
        <w:ind w:left="450"/>
        <w:rPr>
          <w:rFonts w:eastAsiaTheme="minorHAnsi" w:cs="Arial"/>
          <w:color w:val="auto"/>
          <w:sz w:val="22"/>
          <w:szCs w:val="22"/>
        </w:rPr>
      </w:pPr>
    </w:p>
    <w:p w14:paraId="19DA3901" w14:textId="6F1BBE52" w:rsidR="003D2D15" w:rsidRPr="004342C6" w:rsidRDefault="0035479B" w:rsidP="0035479B">
      <w:pPr>
        <w:pStyle w:val="Hints"/>
        <w:spacing w:after="200"/>
        <w:rPr>
          <w:rFonts w:eastAsiaTheme="minorHAnsi" w:cs="Arial"/>
          <w:color w:val="auto"/>
          <w:sz w:val="22"/>
          <w:szCs w:val="22"/>
        </w:rPr>
      </w:pPr>
      <w:r>
        <w:rPr>
          <w:rFonts w:eastAsiaTheme="minorHAnsi" w:cs="Arial"/>
          <w:color w:val="auto"/>
          <w:sz w:val="22"/>
          <w:szCs w:val="22"/>
        </w:rPr>
        <w:t xml:space="preserve">         </w:t>
      </w:r>
    </w:p>
    <w:p w14:paraId="4CC7B66C" w14:textId="77777777" w:rsidR="00553C32" w:rsidRPr="004342C6" w:rsidRDefault="00553C32" w:rsidP="00553C32">
      <w:pPr>
        <w:pStyle w:val="Heading3"/>
        <w:numPr>
          <w:ilvl w:val="2"/>
          <w:numId w:val="13"/>
        </w:numPr>
        <w:rPr>
          <w:rFonts w:ascii="Arial" w:hAnsi="Arial" w:cs="Arial"/>
        </w:rPr>
      </w:pPr>
      <w:bookmarkStart w:id="626" w:name="_Toc94634678"/>
      <w:r w:rsidRPr="004342C6">
        <w:rPr>
          <w:rFonts w:ascii="Arial" w:hAnsi="Arial" w:cs="Arial"/>
        </w:rPr>
        <w:t>Acceptance Criteria</w:t>
      </w:r>
      <w:bookmarkEnd w:id="626"/>
    </w:p>
    <w:p w14:paraId="24AE28C3" w14:textId="62B617A8" w:rsidR="00553C32" w:rsidRPr="004342C6" w:rsidRDefault="00BF1D73" w:rsidP="00320B54">
      <w:pPr>
        <w:pStyle w:val="ListParagraph"/>
        <w:numPr>
          <w:ilvl w:val="0"/>
          <w:numId w:val="246"/>
        </w:numPr>
        <w:contextualSpacing w:val="0"/>
        <w:rPr>
          <w:rFonts w:cs="Arial"/>
        </w:rPr>
      </w:pPr>
      <w:r w:rsidRPr="004342C6">
        <w:rPr>
          <w:rFonts w:cs="Arial"/>
        </w:rPr>
        <w:lastRenderedPageBreak/>
        <w:t>The system should work as per the flow, UI design, functional requirements, and special design considerations defined above in the use case.</w:t>
      </w:r>
    </w:p>
    <w:p w14:paraId="485E82A0" w14:textId="77EA3638" w:rsidR="00622E24" w:rsidRPr="004342C6" w:rsidRDefault="00622E24">
      <w:pPr>
        <w:contextualSpacing w:val="0"/>
        <w:rPr>
          <w:rFonts w:cs="Arial"/>
        </w:rPr>
      </w:pPr>
      <w:r w:rsidRPr="004342C6">
        <w:rPr>
          <w:rFonts w:cs="Arial"/>
        </w:rPr>
        <w:br w:type="page"/>
      </w:r>
    </w:p>
    <w:p w14:paraId="675D86E0" w14:textId="5CF5B4DB" w:rsidR="00B82EB4" w:rsidRPr="004342C6" w:rsidRDefault="00B82EB4" w:rsidP="00DB6AEE">
      <w:pPr>
        <w:pStyle w:val="Heading2"/>
      </w:pPr>
      <w:bookmarkStart w:id="627" w:name="_Toc94634679"/>
      <w:r w:rsidRPr="004342C6">
        <w:lastRenderedPageBreak/>
        <w:t>Use Case Id: UC-</w:t>
      </w:r>
      <w:r w:rsidR="005B09BA" w:rsidRPr="004342C6">
        <w:t xml:space="preserve">20 </w:t>
      </w:r>
      <w:r w:rsidR="00E66270" w:rsidRPr="004342C6">
        <w:t>T</w:t>
      </w:r>
      <w:r w:rsidRPr="004342C6">
        <w:t>ermination of Transitional Medical Assistance (TMA) Period and Aid category</w:t>
      </w:r>
      <w:bookmarkEnd w:id="627"/>
    </w:p>
    <w:p w14:paraId="0A0C2F8C" w14:textId="77777777" w:rsidR="00B82EB4" w:rsidRPr="004342C6" w:rsidRDefault="00B82EB4" w:rsidP="00B82EB4">
      <w:pPr>
        <w:pStyle w:val="Heading3"/>
        <w:numPr>
          <w:ilvl w:val="2"/>
          <w:numId w:val="13"/>
        </w:numPr>
        <w:rPr>
          <w:rFonts w:ascii="Arial" w:hAnsi="Arial" w:cs="Arial"/>
        </w:rPr>
      </w:pPr>
      <w:bookmarkStart w:id="628" w:name="_Toc94634680"/>
      <w:r w:rsidRPr="004342C6">
        <w:rPr>
          <w:rFonts w:ascii="Arial" w:hAnsi="Arial" w:cs="Arial"/>
        </w:rPr>
        <w:t>Description</w:t>
      </w:r>
      <w:bookmarkEnd w:id="628"/>
    </w:p>
    <w:p w14:paraId="1088BE1E" w14:textId="552E6CFF" w:rsidR="00B82EB4" w:rsidRPr="004342C6" w:rsidRDefault="00B82EB4" w:rsidP="00B82EB4">
      <w:pPr>
        <w:ind w:left="450"/>
        <w:rPr>
          <w:rFonts w:cs="Arial"/>
        </w:rPr>
      </w:pPr>
      <w:r w:rsidRPr="004342C6">
        <w:rPr>
          <w:rFonts w:cs="Arial"/>
        </w:rPr>
        <w:t>This use case describes how system terminate TMA period and TMA ad category for a member</w:t>
      </w:r>
      <w:r w:rsidR="00531F91">
        <w:rPr>
          <w:rFonts w:cs="Arial"/>
        </w:rPr>
        <w:t>.</w:t>
      </w:r>
    </w:p>
    <w:p w14:paraId="68F23779" w14:textId="77777777" w:rsidR="00B82EB4" w:rsidRPr="004342C6" w:rsidRDefault="00B82EB4" w:rsidP="00B82EB4">
      <w:pPr>
        <w:ind w:left="450"/>
        <w:rPr>
          <w:rFonts w:cs="Arial"/>
        </w:rPr>
      </w:pPr>
    </w:p>
    <w:p w14:paraId="2F470E1A" w14:textId="77777777" w:rsidR="00B82EB4" w:rsidRPr="004342C6" w:rsidRDefault="00B82EB4" w:rsidP="00B82EB4">
      <w:pPr>
        <w:pStyle w:val="Heading3"/>
        <w:numPr>
          <w:ilvl w:val="2"/>
          <w:numId w:val="13"/>
        </w:numPr>
        <w:rPr>
          <w:rFonts w:ascii="Arial" w:hAnsi="Arial" w:cs="Arial"/>
        </w:rPr>
      </w:pPr>
      <w:bookmarkStart w:id="629" w:name="_Toc94634681"/>
      <w:r w:rsidRPr="004342C6">
        <w:rPr>
          <w:rFonts w:ascii="Arial" w:hAnsi="Arial" w:cs="Arial"/>
        </w:rPr>
        <w:t>Related Use case</w:t>
      </w:r>
      <w:bookmarkEnd w:id="629"/>
      <w:r w:rsidRPr="004342C6">
        <w:rPr>
          <w:rFonts w:ascii="Arial" w:hAnsi="Arial" w:cs="Arial"/>
        </w:rPr>
        <w:t xml:space="preserve"> </w:t>
      </w:r>
    </w:p>
    <w:p w14:paraId="53F4B98F" w14:textId="77777777" w:rsidR="00B82EB4" w:rsidRPr="004342C6" w:rsidRDefault="00B82EB4" w:rsidP="00B82EB4">
      <w:pPr>
        <w:ind w:firstLine="450"/>
        <w:rPr>
          <w:rFonts w:cs="Arial"/>
        </w:rPr>
      </w:pPr>
      <w:r w:rsidRPr="004342C6">
        <w:rPr>
          <w:rFonts w:cs="Arial"/>
        </w:rPr>
        <w:t>Not applicable</w:t>
      </w:r>
    </w:p>
    <w:p w14:paraId="6E7F930A" w14:textId="77777777" w:rsidR="00B82EB4" w:rsidRPr="004342C6" w:rsidRDefault="00B82EB4" w:rsidP="00B82EB4">
      <w:pPr>
        <w:rPr>
          <w:rFonts w:cs="Arial"/>
        </w:rPr>
      </w:pPr>
      <w:r w:rsidRPr="004342C6">
        <w:rPr>
          <w:rFonts w:cs="Arial"/>
          <w:i/>
          <w:color w:val="00B050"/>
        </w:rPr>
        <w:t xml:space="preserve">  </w:t>
      </w:r>
    </w:p>
    <w:p w14:paraId="2F38DCA5" w14:textId="77777777" w:rsidR="00B82EB4" w:rsidRPr="004342C6" w:rsidRDefault="00B82EB4" w:rsidP="00B82EB4">
      <w:pPr>
        <w:pStyle w:val="Heading3"/>
        <w:numPr>
          <w:ilvl w:val="2"/>
          <w:numId w:val="13"/>
        </w:numPr>
        <w:rPr>
          <w:rFonts w:ascii="Arial" w:hAnsi="Arial" w:cs="Arial"/>
        </w:rPr>
      </w:pPr>
      <w:bookmarkStart w:id="630" w:name="_Toc94634682"/>
      <w:r w:rsidRPr="004342C6">
        <w:rPr>
          <w:rFonts w:ascii="Arial" w:hAnsi="Arial" w:cs="Arial"/>
        </w:rPr>
        <w:t>Actor(s)</w:t>
      </w:r>
      <w:bookmarkEnd w:id="630"/>
    </w:p>
    <w:p w14:paraId="33758314" w14:textId="77777777" w:rsidR="00B82EB4" w:rsidRPr="004342C6" w:rsidRDefault="00B82EB4" w:rsidP="00320B54">
      <w:pPr>
        <w:pStyle w:val="ListParagraph"/>
        <w:numPr>
          <w:ilvl w:val="0"/>
          <w:numId w:val="247"/>
        </w:numPr>
        <w:ind w:left="810"/>
        <w:contextualSpacing w:val="0"/>
        <w:rPr>
          <w:rFonts w:cs="Arial"/>
        </w:rPr>
      </w:pPr>
      <w:r w:rsidRPr="004342C6">
        <w:rPr>
          <w:rFonts w:cs="Arial"/>
        </w:rPr>
        <w:t>HIX System</w:t>
      </w:r>
    </w:p>
    <w:p w14:paraId="3E3267A3" w14:textId="77777777" w:rsidR="00B82EB4" w:rsidRPr="004342C6" w:rsidRDefault="00B82EB4" w:rsidP="00320B54">
      <w:pPr>
        <w:pStyle w:val="ListParagraph"/>
        <w:numPr>
          <w:ilvl w:val="0"/>
          <w:numId w:val="247"/>
        </w:numPr>
        <w:ind w:left="810"/>
        <w:contextualSpacing w:val="0"/>
        <w:rPr>
          <w:rFonts w:cs="Arial"/>
        </w:rPr>
      </w:pPr>
      <w:r w:rsidRPr="004342C6">
        <w:rPr>
          <w:rFonts w:cs="Arial"/>
        </w:rPr>
        <w:t>Individual User</w:t>
      </w:r>
    </w:p>
    <w:p w14:paraId="2EBEBC18" w14:textId="77777777" w:rsidR="00B82EB4" w:rsidRPr="004342C6" w:rsidRDefault="00B82EB4" w:rsidP="00320B54">
      <w:pPr>
        <w:pStyle w:val="ListParagraph"/>
        <w:numPr>
          <w:ilvl w:val="0"/>
          <w:numId w:val="247"/>
        </w:numPr>
        <w:ind w:left="810"/>
        <w:contextualSpacing w:val="0"/>
        <w:rPr>
          <w:rFonts w:cs="Arial"/>
        </w:rPr>
      </w:pPr>
      <w:r w:rsidRPr="004342C6">
        <w:rPr>
          <w:rFonts w:cs="Arial"/>
        </w:rPr>
        <w:t xml:space="preserve">Assistor portal users </w:t>
      </w:r>
    </w:p>
    <w:p w14:paraId="6642C36D" w14:textId="77777777" w:rsidR="00B82EB4" w:rsidRPr="004342C6" w:rsidRDefault="00B82EB4" w:rsidP="0054043B">
      <w:pPr>
        <w:pStyle w:val="ListParagraph"/>
        <w:numPr>
          <w:ilvl w:val="0"/>
          <w:numId w:val="20"/>
        </w:numPr>
        <w:contextualSpacing w:val="0"/>
        <w:rPr>
          <w:rFonts w:cs="Arial"/>
        </w:rPr>
      </w:pPr>
      <w:r w:rsidRPr="004342C6">
        <w:rPr>
          <w:rFonts w:cs="Arial"/>
        </w:rPr>
        <w:t>CAC User</w:t>
      </w:r>
    </w:p>
    <w:p w14:paraId="2A501D37" w14:textId="77777777" w:rsidR="00B82EB4" w:rsidRPr="004342C6" w:rsidRDefault="00B82EB4" w:rsidP="0054043B">
      <w:pPr>
        <w:pStyle w:val="ListParagraph"/>
        <w:numPr>
          <w:ilvl w:val="0"/>
          <w:numId w:val="20"/>
        </w:numPr>
        <w:contextualSpacing w:val="0"/>
        <w:rPr>
          <w:rFonts w:cs="Arial"/>
        </w:rPr>
      </w:pPr>
      <w:r w:rsidRPr="004342C6">
        <w:rPr>
          <w:rFonts w:cs="Arial"/>
        </w:rPr>
        <w:t>Navigator User</w:t>
      </w:r>
    </w:p>
    <w:p w14:paraId="5E7DA10B" w14:textId="77777777" w:rsidR="00B82EB4" w:rsidRPr="004342C6" w:rsidRDefault="00B82EB4" w:rsidP="00320B54">
      <w:pPr>
        <w:pStyle w:val="ListParagraph"/>
        <w:numPr>
          <w:ilvl w:val="0"/>
          <w:numId w:val="247"/>
        </w:numPr>
        <w:ind w:left="810"/>
        <w:contextualSpacing w:val="0"/>
        <w:rPr>
          <w:rFonts w:cs="Arial"/>
        </w:rPr>
      </w:pPr>
      <w:r w:rsidRPr="004342C6">
        <w:rPr>
          <w:rFonts w:cs="Arial"/>
        </w:rPr>
        <w:t>The following Agent Portal User(s):</w:t>
      </w:r>
    </w:p>
    <w:p w14:paraId="14980993" w14:textId="77777777" w:rsidR="00B82EB4" w:rsidRPr="004342C6" w:rsidRDefault="00B82EB4" w:rsidP="0054043B">
      <w:pPr>
        <w:pStyle w:val="ListParagraph"/>
        <w:numPr>
          <w:ilvl w:val="0"/>
          <w:numId w:val="20"/>
        </w:numPr>
        <w:contextualSpacing w:val="0"/>
        <w:rPr>
          <w:rFonts w:cs="Arial"/>
        </w:rPr>
      </w:pPr>
      <w:r w:rsidRPr="004342C6">
        <w:rPr>
          <w:rFonts w:cs="Arial"/>
        </w:rPr>
        <w:t>Back Office User</w:t>
      </w:r>
    </w:p>
    <w:p w14:paraId="27B4196E" w14:textId="77777777" w:rsidR="00B82EB4" w:rsidRPr="004342C6" w:rsidRDefault="00B82EB4" w:rsidP="0054043B">
      <w:pPr>
        <w:pStyle w:val="ListParagraph"/>
        <w:numPr>
          <w:ilvl w:val="0"/>
          <w:numId w:val="20"/>
        </w:numPr>
        <w:contextualSpacing w:val="0"/>
        <w:rPr>
          <w:rFonts w:cs="Arial"/>
        </w:rPr>
      </w:pPr>
      <w:r w:rsidRPr="004342C6">
        <w:rPr>
          <w:rFonts w:cs="Arial"/>
        </w:rPr>
        <w:t>Super User/MED_BO User</w:t>
      </w:r>
    </w:p>
    <w:p w14:paraId="4340604F" w14:textId="77777777" w:rsidR="00B82EB4" w:rsidRPr="004342C6" w:rsidRDefault="00B82EB4" w:rsidP="0054043B">
      <w:pPr>
        <w:pStyle w:val="ListParagraph"/>
        <w:numPr>
          <w:ilvl w:val="0"/>
          <w:numId w:val="20"/>
        </w:numPr>
        <w:contextualSpacing w:val="0"/>
        <w:rPr>
          <w:rFonts w:cs="Arial"/>
        </w:rPr>
      </w:pPr>
      <w:r w:rsidRPr="004342C6">
        <w:rPr>
          <w:rFonts w:cs="Arial"/>
        </w:rPr>
        <w:t>CSR User</w:t>
      </w:r>
    </w:p>
    <w:p w14:paraId="17BB9E41" w14:textId="77777777" w:rsidR="00B82EB4" w:rsidRPr="004342C6" w:rsidRDefault="00B82EB4" w:rsidP="0054043B">
      <w:pPr>
        <w:pStyle w:val="ListParagraph"/>
        <w:numPr>
          <w:ilvl w:val="0"/>
          <w:numId w:val="20"/>
        </w:numPr>
        <w:contextualSpacing w:val="0"/>
        <w:rPr>
          <w:rFonts w:cs="Arial"/>
        </w:rPr>
      </w:pPr>
      <w:r w:rsidRPr="004342C6">
        <w:rPr>
          <w:rFonts w:cs="Arial"/>
        </w:rPr>
        <w:t>TPL User</w:t>
      </w:r>
    </w:p>
    <w:p w14:paraId="13B2D824" w14:textId="77777777" w:rsidR="00B82EB4" w:rsidRPr="004342C6" w:rsidRDefault="00B82EB4" w:rsidP="0054043B">
      <w:pPr>
        <w:pStyle w:val="ListParagraph"/>
        <w:numPr>
          <w:ilvl w:val="0"/>
          <w:numId w:val="20"/>
        </w:numPr>
        <w:contextualSpacing w:val="0"/>
        <w:rPr>
          <w:rFonts w:cs="Arial"/>
        </w:rPr>
      </w:pPr>
      <w:r w:rsidRPr="004342C6">
        <w:rPr>
          <w:rFonts w:cs="Arial"/>
        </w:rPr>
        <w:t>TPL Super User</w:t>
      </w:r>
    </w:p>
    <w:p w14:paraId="4F1A9D37" w14:textId="77777777" w:rsidR="00B82EB4" w:rsidRPr="004342C6" w:rsidRDefault="00B82EB4" w:rsidP="0054043B">
      <w:pPr>
        <w:pStyle w:val="ListParagraph"/>
        <w:numPr>
          <w:ilvl w:val="0"/>
          <w:numId w:val="20"/>
        </w:numPr>
        <w:contextualSpacing w:val="0"/>
        <w:rPr>
          <w:rFonts w:cs="Arial"/>
        </w:rPr>
      </w:pPr>
      <w:r w:rsidRPr="004342C6">
        <w:rPr>
          <w:rFonts w:cs="Arial"/>
        </w:rPr>
        <w:t>TPL_BO User</w:t>
      </w:r>
    </w:p>
    <w:p w14:paraId="4B0E3367" w14:textId="77777777" w:rsidR="00B82EB4" w:rsidRPr="004342C6" w:rsidRDefault="00B82EB4" w:rsidP="0054043B">
      <w:pPr>
        <w:pStyle w:val="ListParagraph"/>
        <w:numPr>
          <w:ilvl w:val="0"/>
          <w:numId w:val="20"/>
        </w:numPr>
        <w:contextualSpacing w:val="0"/>
        <w:rPr>
          <w:rFonts w:cs="Arial"/>
        </w:rPr>
      </w:pPr>
      <w:r w:rsidRPr="004342C6">
        <w:rPr>
          <w:rFonts w:cs="Arial"/>
        </w:rPr>
        <w:t>Advanced CSR User</w:t>
      </w:r>
    </w:p>
    <w:p w14:paraId="7AD6C9E3" w14:textId="77777777" w:rsidR="00B82EB4" w:rsidRPr="004342C6" w:rsidRDefault="00B82EB4" w:rsidP="00B82EB4">
      <w:pPr>
        <w:rPr>
          <w:rFonts w:cs="Arial"/>
        </w:rPr>
      </w:pPr>
      <w:r w:rsidRPr="004342C6">
        <w:rPr>
          <w:rFonts w:cs="Arial"/>
          <w:i/>
          <w:color w:val="00B050"/>
        </w:rPr>
        <w:t xml:space="preserve">  </w:t>
      </w:r>
    </w:p>
    <w:p w14:paraId="1D0BF0A5" w14:textId="77777777" w:rsidR="00B82EB4" w:rsidRPr="004342C6" w:rsidRDefault="00B82EB4" w:rsidP="00B82EB4">
      <w:pPr>
        <w:pStyle w:val="Heading3"/>
        <w:numPr>
          <w:ilvl w:val="2"/>
          <w:numId w:val="13"/>
        </w:numPr>
        <w:rPr>
          <w:rFonts w:ascii="Arial" w:hAnsi="Arial" w:cs="Arial"/>
        </w:rPr>
      </w:pPr>
      <w:bookmarkStart w:id="631" w:name="_Toc94634683"/>
      <w:r w:rsidRPr="004342C6">
        <w:rPr>
          <w:rFonts w:ascii="Arial" w:hAnsi="Arial" w:cs="Arial"/>
        </w:rPr>
        <w:t>Trigger(s)</w:t>
      </w:r>
      <w:bookmarkEnd w:id="631"/>
    </w:p>
    <w:p w14:paraId="6E1BA20F" w14:textId="1E4C8713" w:rsidR="00B82EB4" w:rsidRPr="004342C6" w:rsidRDefault="00B82EB4" w:rsidP="00320B54">
      <w:pPr>
        <w:pStyle w:val="ListParagraph"/>
        <w:numPr>
          <w:ilvl w:val="0"/>
          <w:numId w:val="248"/>
        </w:numPr>
        <w:ind w:left="810"/>
        <w:contextualSpacing w:val="0"/>
        <w:rPr>
          <w:rFonts w:cs="Arial"/>
        </w:rPr>
      </w:pPr>
      <w:r w:rsidRPr="004342C6">
        <w:rPr>
          <w:rFonts w:cs="Arial"/>
        </w:rPr>
        <w:t>Eligibility is determined/re-determined through any process</w:t>
      </w:r>
      <w:r w:rsidR="0054043B">
        <w:rPr>
          <w:rFonts w:cs="Arial"/>
        </w:rPr>
        <w:t>,</w:t>
      </w:r>
      <w:r w:rsidRPr="004342C6">
        <w:rPr>
          <w:rFonts w:cs="Arial"/>
        </w:rPr>
        <w:t xml:space="preserve"> e.g.</w:t>
      </w:r>
      <w:r w:rsidR="0054043B">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35251B87" w14:textId="77777777" w:rsidR="00B82EB4" w:rsidRPr="004342C6" w:rsidRDefault="00B82EB4" w:rsidP="00B82EB4">
      <w:pPr>
        <w:pStyle w:val="ListParagraph"/>
        <w:ind w:left="1080"/>
        <w:contextualSpacing w:val="0"/>
        <w:rPr>
          <w:rFonts w:cs="Arial"/>
        </w:rPr>
      </w:pPr>
    </w:p>
    <w:p w14:paraId="270A0915" w14:textId="77777777" w:rsidR="00B82EB4" w:rsidRPr="004342C6" w:rsidRDefault="00B82EB4" w:rsidP="00B82EB4">
      <w:pPr>
        <w:pStyle w:val="Heading3"/>
        <w:numPr>
          <w:ilvl w:val="2"/>
          <w:numId w:val="13"/>
        </w:numPr>
        <w:rPr>
          <w:rFonts w:ascii="Arial" w:hAnsi="Arial" w:cs="Arial"/>
        </w:rPr>
      </w:pPr>
      <w:bookmarkStart w:id="632" w:name="_Toc94634684"/>
      <w:r w:rsidRPr="004342C6">
        <w:rPr>
          <w:rFonts w:ascii="Arial" w:hAnsi="Arial" w:cs="Arial"/>
        </w:rPr>
        <w:t>Precondition(s)</w:t>
      </w:r>
      <w:bookmarkEnd w:id="632"/>
    </w:p>
    <w:p w14:paraId="69277343" w14:textId="7813A150" w:rsidR="00470F61" w:rsidRDefault="00470F61" w:rsidP="00320B54">
      <w:pPr>
        <w:pStyle w:val="NumberedNormal"/>
        <w:numPr>
          <w:ilvl w:val="0"/>
          <w:numId w:val="249"/>
        </w:numPr>
        <w:ind w:left="810"/>
        <w:contextualSpacing/>
        <w:rPr>
          <w:rFonts w:ascii="Arial" w:eastAsiaTheme="minorHAnsi" w:hAnsi="Arial" w:cs="Arial"/>
          <w:sz w:val="22"/>
          <w:szCs w:val="22"/>
        </w:rPr>
      </w:pPr>
      <w:r>
        <w:rPr>
          <w:rFonts w:ascii="Arial" w:eastAsiaTheme="minorHAnsi" w:hAnsi="Arial" w:cs="Arial"/>
          <w:sz w:val="22"/>
          <w:szCs w:val="22"/>
        </w:rPr>
        <w:t xml:space="preserve">The member </w:t>
      </w:r>
      <w:r w:rsidR="000C63A6">
        <w:rPr>
          <w:rFonts w:ascii="Arial" w:eastAsiaTheme="minorHAnsi" w:hAnsi="Arial" w:cs="Arial"/>
          <w:sz w:val="22"/>
          <w:szCs w:val="22"/>
        </w:rPr>
        <w:t xml:space="preserve">is eligible for TMA and TMA </w:t>
      </w:r>
    </w:p>
    <w:p w14:paraId="06D93CCF" w14:textId="3DE34BBB" w:rsidR="00904CDD" w:rsidRPr="004342C6" w:rsidRDefault="00904CDD" w:rsidP="00470F61">
      <w:pPr>
        <w:pStyle w:val="NumberedNormal"/>
        <w:contextualSpacing/>
        <w:rPr>
          <w:rFonts w:ascii="Arial" w:eastAsiaTheme="minorHAnsi" w:hAnsi="Arial" w:cs="Arial"/>
          <w:sz w:val="22"/>
          <w:szCs w:val="22"/>
        </w:rPr>
      </w:pPr>
      <w:r>
        <w:rPr>
          <w:rFonts w:ascii="Arial" w:eastAsiaTheme="minorHAnsi" w:hAnsi="Arial" w:cs="Arial"/>
          <w:sz w:val="22"/>
          <w:szCs w:val="22"/>
        </w:rPr>
        <w:t xml:space="preserve">  </w:t>
      </w:r>
    </w:p>
    <w:p w14:paraId="1D2F62EC" w14:textId="1FE7589E" w:rsidR="00B82EB4" w:rsidRPr="004342C6" w:rsidRDefault="00B82EB4" w:rsidP="00B82EB4">
      <w:pPr>
        <w:pStyle w:val="ListParagraph"/>
        <w:ind w:left="1170"/>
        <w:contextualSpacing w:val="0"/>
        <w:rPr>
          <w:rFonts w:cs="Arial"/>
        </w:rPr>
      </w:pPr>
    </w:p>
    <w:p w14:paraId="25875B49" w14:textId="77777777" w:rsidR="00B82EB4" w:rsidRPr="004342C6" w:rsidRDefault="00B82EB4" w:rsidP="00B82EB4">
      <w:pPr>
        <w:pStyle w:val="Heading3"/>
        <w:numPr>
          <w:ilvl w:val="2"/>
          <w:numId w:val="13"/>
        </w:numPr>
        <w:pBdr>
          <w:bottom w:val="single" w:sz="12" w:space="5" w:color="4C8B3F"/>
        </w:pBdr>
        <w:rPr>
          <w:rFonts w:ascii="Arial" w:hAnsi="Arial" w:cs="Arial"/>
        </w:rPr>
      </w:pPr>
      <w:bookmarkStart w:id="633" w:name="_Toc94634685"/>
      <w:r w:rsidRPr="004342C6">
        <w:rPr>
          <w:rFonts w:ascii="Arial" w:hAnsi="Arial" w:cs="Arial"/>
        </w:rPr>
        <w:t>Postcondition(s)</w:t>
      </w:r>
      <w:bookmarkEnd w:id="633"/>
    </w:p>
    <w:p w14:paraId="6C6D1167" w14:textId="67AEF9CB" w:rsidR="001444D9" w:rsidRPr="004342C6" w:rsidRDefault="001444D9" w:rsidP="00320B54">
      <w:pPr>
        <w:pStyle w:val="NumberedNormal"/>
        <w:numPr>
          <w:ilvl w:val="3"/>
          <w:numId w:val="249"/>
        </w:numPr>
        <w:ind w:left="810"/>
        <w:rPr>
          <w:rFonts w:ascii="Arial" w:hAnsi="Arial" w:cs="Arial"/>
          <w:sz w:val="22"/>
          <w:szCs w:val="22"/>
        </w:rPr>
      </w:pPr>
      <w:r w:rsidRPr="004342C6">
        <w:rPr>
          <w:rFonts w:ascii="Arial" w:hAnsi="Arial" w:cs="Arial"/>
          <w:sz w:val="22"/>
          <w:szCs w:val="22"/>
        </w:rPr>
        <w:t>The system updated the TMA Period Start Date and TMA Period End Date once the TMA period was established if a member reports a change and is still eligible for TMA benefits.</w:t>
      </w:r>
    </w:p>
    <w:p w14:paraId="0A4560FB" w14:textId="41E0D5CA" w:rsidR="001444D9" w:rsidRPr="004342C6" w:rsidRDefault="001444D9" w:rsidP="00320B54">
      <w:pPr>
        <w:pStyle w:val="NumberedNormal"/>
        <w:numPr>
          <w:ilvl w:val="3"/>
          <w:numId w:val="249"/>
        </w:numPr>
        <w:ind w:left="810"/>
        <w:rPr>
          <w:rFonts w:ascii="Arial" w:hAnsi="Arial" w:cs="Arial"/>
          <w:sz w:val="22"/>
          <w:szCs w:val="22"/>
        </w:rPr>
      </w:pPr>
      <w:r w:rsidRPr="004342C6">
        <w:rPr>
          <w:rFonts w:ascii="Arial" w:hAnsi="Arial" w:cs="Arial"/>
          <w:sz w:val="22"/>
          <w:szCs w:val="22"/>
        </w:rPr>
        <w:t>The system ended the TMA period when MH MAGI FPL reduce</w:t>
      </w:r>
      <w:r w:rsidR="0054043B">
        <w:rPr>
          <w:rFonts w:ascii="Arial" w:hAnsi="Arial" w:cs="Arial"/>
          <w:sz w:val="22"/>
          <w:szCs w:val="22"/>
        </w:rPr>
        <w:t>d</w:t>
      </w:r>
      <w:r w:rsidRPr="004342C6">
        <w:rPr>
          <w:rFonts w:ascii="Arial" w:hAnsi="Arial" w:cs="Arial"/>
          <w:sz w:val="22"/>
          <w:szCs w:val="22"/>
        </w:rPr>
        <w:t xml:space="preserve"> and was less than 133% through any Re-determination process</w:t>
      </w:r>
      <w:r w:rsidR="0054043B">
        <w:rPr>
          <w:rFonts w:ascii="Arial" w:hAnsi="Arial" w:cs="Arial"/>
          <w:sz w:val="22"/>
          <w:szCs w:val="22"/>
        </w:rPr>
        <w:t>,</w:t>
      </w:r>
      <w:r w:rsidRPr="004342C6">
        <w:rPr>
          <w:rFonts w:ascii="Arial" w:hAnsi="Arial" w:cs="Arial"/>
          <w:sz w:val="22"/>
          <w:szCs w:val="22"/>
        </w:rPr>
        <w:t xml:space="preserve"> or the TMA period expires.</w:t>
      </w:r>
    </w:p>
    <w:p w14:paraId="6AB99431" w14:textId="04388454" w:rsidR="00B82EB4" w:rsidRPr="004342C6" w:rsidRDefault="001444D9" w:rsidP="00320B54">
      <w:pPr>
        <w:pStyle w:val="NumberedNormal"/>
        <w:numPr>
          <w:ilvl w:val="3"/>
          <w:numId w:val="249"/>
        </w:numPr>
        <w:ind w:left="810"/>
        <w:rPr>
          <w:rFonts w:ascii="Arial" w:hAnsi="Arial" w:cs="Arial"/>
          <w:sz w:val="22"/>
          <w:szCs w:val="22"/>
        </w:rPr>
      </w:pPr>
      <w:r w:rsidRPr="004342C6">
        <w:rPr>
          <w:rFonts w:ascii="Arial" w:hAnsi="Arial" w:cs="Arial"/>
          <w:sz w:val="22"/>
          <w:szCs w:val="22"/>
        </w:rPr>
        <w:t xml:space="preserve">The system executed a monthly batch job monthly (since </w:t>
      </w:r>
      <w:r w:rsidR="0054043B">
        <w:rPr>
          <w:rFonts w:ascii="Arial" w:hAnsi="Arial" w:cs="Arial"/>
          <w:sz w:val="22"/>
          <w:szCs w:val="22"/>
        </w:rPr>
        <w:t xml:space="preserve">the </w:t>
      </w:r>
      <w:r w:rsidRPr="004342C6">
        <w:rPr>
          <w:rFonts w:ascii="Arial" w:hAnsi="Arial" w:cs="Arial"/>
          <w:sz w:val="22"/>
          <w:szCs w:val="22"/>
        </w:rPr>
        <w:t xml:space="preserve">TMA period always expires by </w:t>
      </w:r>
      <w:r w:rsidR="0054043B">
        <w:rPr>
          <w:rFonts w:ascii="Arial" w:hAnsi="Arial" w:cs="Arial"/>
          <w:sz w:val="22"/>
          <w:szCs w:val="22"/>
        </w:rPr>
        <w:t xml:space="preserve">the </w:t>
      </w:r>
      <w:r w:rsidRPr="004342C6">
        <w:rPr>
          <w:rFonts w:ascii="Arial" w:hAnsi="Arial" w:cs="Arial"/>
          <w:sz w:val="22"/>
          <w:szCs w:val="22"/>
        </w:rPr>
        <w:t>end of the month) to terminate the TMA benefits and rerun the eligibility</w:t>
      </w:r>
      <w:r w:rsidR="00B82EB4" w:rsidRPr="004342C6">
        <w:rPr>
          <w:rFonts w:ascii="Arial" w:hAnsi="Arial" w:cs="Arial"/>
          <w:sz w:val="22"/>
          <w:szCs w:val="22"/>
        </w:rPr>
        <w:t>.</w:t>
      </w:r>
    </w:p>
    <w:p w14:paraId="1BFCF427" w14:textId="77777777" w:rsidR="00B82EB4" w:rsidRPr="004342C6" w:rsidRDefault="00B82EB4" w:rsidP="00B82EB4">
      <w:pPr>
        <w:contextualSpacing w:val="0"/>
        <w:rPr>
          <w:rFonts w:cs="Arial"/>
        </w:rPr>
      </w:pPr>
    </w:p>
    <w:p w14:paraId="522F42E6" w14:textId="77777777" w:rsidR="00B82EB4" w:rsidRPr="004342C6" w:rsidRDefault="00B82EB4" w:rsidP="00B82EB4">
      <w:pPr>
        <w:pStyle w:val="Heading3"/>
        <w:numPr>
          <w:ilvl w:val="2"/>
          <w:numId w:val="13"/>
        </w:numPr>
        <w:rPr>
          <w:rFonts w:ascii="Arial" w:hAnsi="Arial" w:cs="Arial"/>
        </w:rPr>
      </w:pPr>
      <w:bookmarkStart w:id="634" w:name="_Toc94634686"/>
      <w:r w:rsidRPr="004342C6">
        <w:rPr>
          <w:rFonts w:ascii="Arial" w:hAnsi="Arial" w:cs="Arial"/>
        </w:rPr>
        <w:lastRenderedPageBreak/>
        <w:t>Flow of Event(s)</w:t>
      </w:r>
      <w:bookmarkEnd w:id="634"/>
    </w:p>
    <w:p w14:paraId="7A265D60" w14:textId="77777777" w:rsidR="00B82EB4" w:rsidRPr="004342C6" w:rsidRDefault="00B82EB4" w:rsidP="00B82EB4">
      <w:pPr>
        <w:ind w:left="360"/>
        <w:rPr>
          <w:rFonts w:cs="Arial"/>
        </w:rPr>
      </w:pPr>
    </w:p>
    <w:p w14:paraId="2CD91454" w14:textId="48AECC4A" w:rsidR="00B82EB4" w:rsidRPr="004342C6" w:rsidRDefault="00B82EB4" w:rsidP="001444D9">
      <w:pPr>
        <w:pStyle w:val="Heading3"/>
        <w:numPr>
          <w:ilvl w:val="3"/>
          <w:numId w:val="13"/>
        </w:numPr>
        <w:tabs>
          <w:tab w:val="left" w:pos="1890"/>
        </w:tabs>
        <w:rPr>
          <w:rFonts w:ascii="Arial" w:hAnsi="Arial" w:cs="Arial"/>
        </w:rPr>
      </w:pPr>
      <w:bookmarkStart w:id="635" w:name="_Toc94634687"/>
      <w:r w:rsidRPr="004342C6">
        <w:rPr>
          <w:rFonts w:ascii="Arial" w:hAnsi="Arial" w:cs="Arial"/>
        </w:rPr>
        <w:t>Basic Flow</w:t>
      </w:r>
      <w:bookmarkEnd w:id="635"/>
    </w:p>
    <w:p w14:paraId="71EE1C6F" w14:textId="4AFF6C38" w:rsidR="00B361C6" w:rsidRDefault="00B361C6" w:rsidP="00320B54">
      <w:pPr>
        <w:pStyle w:val="NumberedNormal"/>
        <w:numPr>
          <w:ilvl w:val="4"/>
          <w:numId w:val="253"/>
        </w:numPr>
        <w:ind w:left="1350"/>
        <w:contextualSpacing/>
        <w:rPr>
          <w:rFonts w:ascii="Arial" w:hAnsi="Arial" w:cs="Arial"/>
          <w:sz w:val="22"/>
          <w:szCs w:val="22"/>
        </w:rPr>
      </w:pPr>
      <w:r>
        <w:rPr>
          <w:rFonts w:ascii="Arial" w:hAnsi="Arial" w:cs="Arial"/>
          <w:sz w:val="22"/>
          <w:szCs w:val="22"/>
        </w:rPr>
        <w:t>Pre-condition 6.20.5.</w:t>
      </w:r>
      <w:r w:rsidR="006A1726">
        <w:rPr>
          <w:rFonts w:ascii="Arial" w:hAnsi="Arial" w:cs="Arial"/>
          <w:sz w:val="22"/>
          <w:szCs w:val="22"/>
        </w:rPr>
        <w:t>1</w:t>
      </w:r>
      <w:r w:rsidR="00175BFB">
        <w:rPr>
          <w:rFonts w:ascii="Arial" w:hAnsi="Arial" w:cs="Arial"/>
          <w:sz w:val="22"/>
          <w:szCs w:val="22"/>
        </w:rPr>
        <w:t xml:space="preserve"> applies.</w:t>
      </w:r>
    </w:p>
    <w:p w14:paraId="411806DC" w14:textId="2AAAB4FD" w:rsidR="00ED0A46" w:rsidRDefault="00A36BDD" w:rsidP="00320B54">
      <w:pPr>
        <w:pStyle w:val="NumberedNormal"/>
        <w:numPr>
          <w:ilvl w:val="4"/>
          <w:numId w:val="253"/>
        </w:numPr>
        <w:ind w:left="1350"/>
        <w:contextualSpacing/>
        <w:rPr>
          <w:rFonts w:ascii="Arial" w:hAnsi="Arial" w:cs="Arial"/>
          <w:sz w:val="22"/>
          <w:szCs w:val="22"/>
        </w:rPr>
      </w:pPr>
      <w:r w:rsidRPr="004342C6">
        <w:rPr>
          <w:rFonts w:ascii="Arial" w:hAnsi="Arial" w:cs="Arial"/>
          <w:sz w:val="22"/>
          <w:szCs w:val="22"/>
        </w:rPr>
        <w:t xml:space="preserve">The individual/BO user reports an income increase or reports a new income for </w:t>
      </w:r>
      <w:r w:rsidR="001A3B39">
        <w:rPr>
          <w:rFonts w:ascii="Arial" w:hAnsi="Arial" w:cs="Arial"/>
          <w:sz w:val="22"/>
          <w:szCs w:val="22"/>
        </w:rPr>
        <w:t>any earned/unearned income source</w:t>
      </w:r>
    </w:p>
    <w:p w14:paraId="183FA31D" w14:textId="4ABB1346" w:rsidR="00ED0A46" w:rsidRDefault="00ED0A46" w:rsidP="00ED0A46">
      <w:pPr>
        <w:pStyle w:val="NumberedNormal"/>
        <w:ind w:left="1350" w:firstLine="0"/>
        <w:contextualSpacing/>
        <w:rPr>
          <w:rFonts w:ascii="Arial" w:hAnsi="Arial" w:cs="Arial"/>
          <w:sz w:val="22"/>
          <w:szCs w:val="22"/>
        </w:rPr>
      </w:pPr>
      <w:r>
        <w:rPr>
          <w:rFonts w:ascii="Arial" w:hAnsi="Arial" w:cs="Arial"/>
          <w:sz w:val="22"/>
          <w:szCs w:val="22"/>
        </w:rPr>
        <w:t>OR</w:t>
      </w:r>
    </w:p>
    <w:p w14:paraId="577FC2D7" w14:textId="7128E6B5" w:rsidR="00ED0A46" w:rsidRPr="00ED0A46" w:rsidRDefault="00ED0A46" w:rsidP="00ED0A46">
      <w:pPr>
        <w:pStyle w:val="NumberedNormal"/>
        <w:ind w:left="1350" w:firstLine="0"/>
        <w:contextualSpacing/>
        <w:rPr>
          <w:rFonts w:ascii="Arial" w:hAnsi="Arial" w:cs="Arial"/>
          <w:sz w:val="22"/>
          <w:szCs w:val="22"/>
        </w:rPr>
      </w:pPr>
      <w:r w:rsidRPr="00ED0A46">
        <w:rPr>
          <w:rFonts w:ascii="Arial" w:hAnsi="Arial" w:cs="Arial"/>
          <w:sz w:val="22"/>
          <w:szCs w:val="22"/>
        </w:rPr>
        <w:t>The system determines that member’s information was changed during any of the following events:</w:t>
      </w:r>
    </w:p>
    <w:p w14:paraId="5B628B0B" w14:textId="77777777" w:rsidR="00ED0A46" w:rsidRPr="00ED0A46" w:rsidRDefault="00ED0A46" w:rsidP="00320B54">
      <w:pPr>
        <w:pStyle w:val="NumberedNormal"/>
        <w:numPr>
          <w:ilvl w:val="0"/>
          <w:numId w:val="501"/>
        </w:numPr>
        <w:contextualSpacing/>
        <w:rPr>
          <w:rFonts w:ascii="Arial" w:hAnsi="Arial" w:cs="Arial"/>
          <w:sz w:val="22"/>
          <w:szCs w:val="22"/>
        </w:rPr>
      </w:pPr>
      <w:r w:rsidRPr="00ED0A46">
        <w:rPr>
          <w:rFonts w:ascii="Arial" w:hAnsi="Arial" w:cs="Arial"/>
          <w:sz w:val="22"/>
          <w:szCs w:val="22"/>
        </w:rPr>
        <w:t>Medicaid Renewal</w:t>
      </w:r>
    </w:p>
    <w:p w14:paraId="6E7D1623" w14:textId="77777777" w:rsidR="00ED0A46" w:rsidRPr="00ED0A46" w:rsidRDefault="00ED0A46" w:rsidP="00320B54">
      <w:pPr>
        <w:pStyle w:val="NumberedNormal"/>
        <w:numPr>
          <w:ilvl w:val="0"/>
          <w:numId w:val="501"/>
        </w:numPr>
        <w:contextualSpacing/>
        <w:rPr>
          <w:rFonts w:ascii="Arial" w:hAnsi="Arial" w:cs="Arial"/>
          <w:sz w:val="22"/>
          <w:szCs w:val="22"/>
        </w:rPr>
      </w:pPr>
      <w:r w:rsidRPr="00ED0A46">
        <w:rPr>
          <w:rFonts w:ascii="Arial" w:hAnsi="Arial" w:cs="Arial"/>
          <w:sz w:val="22"/>
          <w:szCs w:val="22"/>
        </w:rPr>
        <w:t>QHP &amp; Mixed HH Renewal</w:t>
      </w:r>
    </w:p>
    <w:p w14:paraId="4FC72131" w14:textId="77777777" w:rsidR="00ED0A46" w:rsidRPr="00ED0A46" w:rsidRDefault="00ED0A46" w:rsidP="00320B54">
      <w:pPr>
        <w:pStyle w:val="NumberedNormal"/>
        <w:numPr>
          <w:ilvl w:val="0"/>
          <w:numId w:val="501"/>
        </w:numPr>
        <w:contextualSpacing/>
        <w:rPr>
          <w:rFonts w:ascii="Arial" w:hAnsi="Arial" w:cs="Arial"/>
          <w:sz w:val="22"/>
          <w:szCs w:val="22"/>
        </w:rPr>
      </w:pPr>
      <w:r w:rsidRPr="00ED0A46">
        <w:rPr>
          <w:rFonts w:ascii="Arial" w:hAnsi="Arial" w:cs="Arial"/>
          <w:sz w:val="22"/>
          <w:szCs w:val="22"/>
        </w:rPr>
        <w:t>Income Time clock Expiry</w:t>
      </w:r>
    </w:p>
    <w:p w14:paraId="255144F8" w14:textId="77777777" w:rsidR="00ED0A46" w:rsidRPr="00ED0A46" w:rsidRDefault="00ED0A46" w:rsidP="00320B54">
      <w:pPr>
        <w:pStyle w:val="NumberedNormal"/>
        <w:numPr>
          <w:ilvl w:val="0"/>
          <w:numId w:val="501"/>
        </w:numPr>
        <w:contextualSpacing/>
        <w:rPr>
          <w:rFonts w:ascii="Arial" w:hAnsi="Arial" w:cs="Arial"/>
          <w:sz w:val="22"/>
          <w:szCs w:val="22"/>
        </w:rPr>
      </w:pPr>
      <w:r w:rsidRPr="00ED0A46">
        <w:rPr>
          <w:rFonts w:ascii="Arial" w:hAnsi="Arial" w:cs="Arial"/>
          <w:sz w:val="22"/>
          <w:szCs w:val="22"/>
        </w:rPr>
        <w:t xml:space="preserve">Admin Closure </w:t>
      </w:r>
    </w:p>
    <w:p w14:paraId="05DF4B29" w14:textId="73152DCF" w:rsidR="00ED0A46" w:rsidRPr="00ED0A46" w:rsidRDefault="00ED0A46" w:rsidP="00320B54">
      <w:pPr>
        <w:pStyle w:val="NumberedNormal"/>
        <w:numPr>
          <w:ilvl w:val="0"/>
          <w:numId w:val="501"/>
        </w:numPr>
        <w:contextualSpacing/>
        <w:rPr>
          <w:rFonts w:ascii="Arial" w:hAnsi="Arial" w:cs="Arial"/>
          <w:sz w:val="22"/>
          <w:szCs w:val="22"/>
        </w:rPr>
      </w:pPr>
      <w:r w:rsidRPr="00ED0A46">
        <w:rPr>
          <w:rFonts w:ascii="Arial" w:hAnsi="Arial" w:cs="Arial"/>
          <w:sz w:val="22"/>
          <w:szCs w:val="22"/>
        </w:rPr>
        <w:t>Any other program determination</w:t>
      </w:r>
    </w:p>
    <w:p w14:paraId="77D40C17" w14:textId="44865032" w:rsidR="00A36BDD" w:rsidRPr="004342C6" w:rsidRDefault="00970DF2" w:rsidP="007D7F3A">
      <w:pPr>
        <w:pStyle w:val="NumberedNormal"/>
        <w:ind w:left="0" w:firstLine="0"/>
        <w:contextualSpacing/>
        <w:rPr>
          <w:rFonts w:ascii="Arial" w:hAnsi="Arial" w:cs="Arial"/>
          <w:sz w:val="22"/>
          <w:szCs w:val="22"/>
        </w:rPr>
      </w:pPr>
      <w:r>
        <w:rPr>
          <w:rFonts w:ascii="Arial" w:hAnsi="Arial" w:cs="Arial"/>
          <w:sz w:val="22"/>
          <w:szCs w:val="22"/>
        </w:rPr>
        <w:t xml:space="preserve">                        </w:t>
      </w:r>
    </w:p>
    <w:p w14:paraId="558FDFE6" w14:textId="70BC4008" w:rsidR="00A36BDD" w:rsidRPr="004342C6" w:rsidRDefault="00A36BDD" w:rsidP="00320B54">
      <w:pPr>
        <w:pStyle w:val="NumberedNormal"/>
        <w:numPr>
          <w:ilvl w:val="4"/>
          <w:numId w:val="253"/>
        </w:numPr>
        <w:ind w:left="1350"/>
        <w:contextualSpacing/>
        <w:rPr>
          <w:rFonts w:ascii="Arial" w:hAnsi="Arial" w:cs="Arial"/>
          <w:sz w:val="22"/>
          <w:szCs w:val="22"/>
        </w:rPr>
      </w:pPr>
      <w:r w:rsidRPr="004342C6">
        <w:rPr>
          <w:rFonts w:ascii="Arial" w:hAnsi="Arial" w:cs="Arial"/>
          <w:sz w:val="22"/>
          <w:szCs w:val="22"/>
        </w:rPr>
        <w:t xml:space="preserve">The MassHealth MAGI FPL goes below 133%FPL </w:t>
      </w:r>
    </w:p>
    <w:p w14:paraId="0B8D5380" w14:textId="77777777" w:rsidR="00A36BDD" w:rsidRPr="004342C6" w:rsidRDefault="00A36BDD" w:rsidP="00320B54">
      <w:pPr>
        <w:pStyle w:val="NumberedNormal"/>
        <w:numPr>
          <w:ilvl w:val="4"/>
          <w:numId w:val="253"/>
        </w:numPr>
        <w:ind w:left="1350"/>
        <w:contextualSpacing/>
        <w:rPr>
          <w:rFonts w:ascii="Arial" w:hAnsi="Arial" w:cs="Arial"/>
          <w:sz w:val="22"/>
          <w:szCs w:val="22"/>
        </w:rPr>
      </w:pPr>
      <w:r w:rsidRPr="004342C6">
        <w:rPr>
          <w:rFonts w:ascii="Arial" w:hAnsi="Arial" w:cs="Arial"/>
          <w:sz w:val="22"/>
          <w:szCs w:val="22"/>
        </w:rPr>
        <w:t>The individual TMA period will end on the same day for which RAC was reported</w:t>
      </w:r>
    </w:p>
    <w:p w14:paraId="47C8F9EA" w14:textId="41FB175A" w:rsidR="00A36BDD" w:rsidRDefault="0054043B" w:rsidP="00320B54">
      <w:pPr>
        <w:pStyle w:val="NumberedNormal"/>
        <w:numPr>
          <w:ilvl w:val="4"/>
          <w:numId w:val="253"/>
        </w:numPr>
        <w:ind w:left="1350"/>
        <w:contextualSpacing/>
        <w:rPr>
          <w:rFonts w:ascii="Arial" w:hAnsi="Arial" w:cs="Arial"/>
          <w:sz w:val="22"/>
          <w:szCs w:val="22"/>
        </w:rPr>
      </w:pPr>
      <w:r>
        <w:rPr>
          <w:rFonts w:ascii="Arial" w:hAnsi="Arial" w:cs="Arial"/>
          <w:sz w:val="22"/>
          <w:szCs w:val="22"/>
        </w:rPr>
        <w:t xml:space="preserve">The </w:t>
      </w:r>
      <w:r w:rsidR="00A36BDD" w:rsidRPr="004342C6">
        <w:rPr>
          <w:rFonts w:ascii="Arial" w:hAnsi="Arial" w:cs="Arial"/>
          <w:sz w:val="22"/>
          <w:szCs w:val="22"/>
        </w:rPr>
        <w:t xml:space="preserve">TMA aid category will end as per </w:t>
      </w:r>
      <w:r>
        <w:rPr>
          <w:rFonts w:ascii="Arial" w:hAnsi="Arial" w:cs="Arial"/>
          <w:sz w:val="22"/>
          <w:szCs w:val="22"/>
        </w:rPr>
        <w:t xml:space="preserve">the </w:t>
      </w:r>
      <w:r w:rsidR="00A36BDD" w:rsidRPr="004342C6">
        <w:rPr>
          <w:rFonts w:ascii="Arial" w:hAnsi="Arial" w:cs="Arial"/>
          <w:sz w:val="22"/>
          <w:szCs w:val="22"/>
        </w:rPr>
        <w:t>Change transaction sheet.</w:t>
      </w:r>
    </w:p>
    <w:p w14:paraId="327FD2FD" w14:textId="77777777" w:rsidR="00236B79" w:rsidRPr="004342C6" w:rsidRDefault="00236B79" w:rsidP="00236B79">
      <w:pPr>
        <w:pStyle w:val="NumberedNormal"/>
        <w:ind w:left="1008" w:firstLine="0"/>
        <w:contextualSpacing/>
        <w:rPr>
          <w:rFonts w:ascii="Arial" w:hAnsi="Arial" w:cs="Arial"/>
          <w:sz w:val="22"/>
          <w:szCs w:val="22"/>
        </w:rPr>
      </w:pPr>
      <w:r w:rsidRPr="004342C6">
        <w:rPr>
          <w:rFonts w:ascii="Arial" w:hAnsi="Arial" w:cs="Arial"/>
          <w:b/>
          <w:bCs/>
          <w:sz w:val="22"/>
          <w:szCs w:val="22"/>
        </w:rPr>
        <w:t>Note</w:t>
      </w:r>
      <w:r w:rsidRPr="004342C6">
        <w:rPr>
          <w:rFonts w:ascii="Arial" w:hAnsi="Arial" w:cs="Arial"/>
          <w:sz w:val="22"/>
          <w:szCs w:val="22"/>
        </w:rPr>
        <w:t>: Thumb rule to end TMA for existing Members, TMA period will be ended for existing members only if FPL drops from below 133% due to any reason like RAC, Admin closure of other pe</w:t>
      </w:r>
      <w:r>
        <w:rPr>
          <w:rFonts w:ascii="Arial" w:hAnsi="Arial" w:cs="Arial"/>
          <w:sz w:val="22"/>
          <w:szCs w:val="22"/>
        </w:rPr>
        <w:t>ople,</w:t>
      </w:r>
      <w:r w:rsidRPr="004342C6">
        <w:rPr>
          <w:rFonts w:ascii="Arial" w:hAnsi="Arial" w:cs="Arial"/>
          <w:sz w:val="22"/>
          <w:szCs w:val="22"/>
        </w:rPr>
        <w:t xml:space="preserve"> etc.</w:t>
      </w:r>
    </w:p>
    <w:p w14:paraId="58BBAA44" w14:textId="77777777" w:rsidR="00236B79" w:rsidRPr="004342C6" w:rsidRDefault="00236B79" w:rsidP="00236B79">
      <w:pPr>
        <w:pStyle w:val="NumberedNormal"/>
        <w:ind w:left="864" w:firstLine="0"/>
        <w:contextualSpacing/>
        <w:rPr>
          <w:rFonts w:ascii="Arial" w:hAnsi="Arial" w:cs="Arial"/>
          <w:sz w:val="22"/>
          <w:szCs w:val="22"/>
        </w:rPr>
      </w:pPr>
    </w:p>
    <w:p w14:paraId="796DF280" w14:textId="77777777" w:rsidR="00B82EB4" w:rsidRPr="004342C6" w:rsidRDefault="00B82EB4" w:rsidP="00B82EB4">
      <w:pPr>
        <w:pStyle w:val="NumberedNormal"/>
        <w:ind w:left="1602" w:firstLine="0"/>
        <w:contextualSpacing/>
        <w:rPr>
          <w:rFonts w:ascii="Arial" w:hAnsi="Arial" w:cs="Arial"/>
          <w:sz w:val="22"/>
          <w:szCs w:val="22"/>
        </w:rPr>
      </w:pPr>
    </w:p>
    <w:p w14:paraId="633078B2" w14:textId="77777777" w:rsidR="00B82EB4" w:rsidRPr="004342C6" w:rsidRDefault="00B82EB4" w:rsidP="001444D9">
      <w:pPr>
        <w:pStyle w:val="Heading3"/>
        <w:numPr>
          <w:ilvl w:val="3"/>
          <w:numId w:val="13"/>
        </w:numPr>
        <w:tabs>
          <w:tab w:val="left" w:pos="1890"/>
        </w:tabs>
        <w:rPr>
          <w:rFonts w:ascii="Arial" w:hAnsi="Arial" w:cs="Arial"/>
        </w:rPr>
      </w:pPr>
      <w:bookmarkStart w:id="636" w:name="_Toc94634688"/>
      <w:r w:rsidRPr="004342C6">
        <w:rPr>
          <w:rFonts w:ascii="Arial" w:hAnsi="Arial" w:cs="Arial"/>
        </w:rPr>
        <w:t>Alternate Flow-1</w:t>
      </w:r>
      <w:bookmarkEnd w:id="636"/>
    </w:p>
    <w:p w14:paraId="1BC7F711" w14:textId="217DF7CD" w:rsidR="00F55C96" w:rsidRPr="00F55C96" w:rsidRDefault="00F55C96" w:rsidP="00320B54">
      <w:pPr>
        <w:pStyle w:val="NumberedNormal"/>
        <w:numPr>
          <w:ilvl w:val="4"/>
          <w:numId w:val="369"/>
        </w:numPr>
        <w:ind w:left="1350"/>
        <w:contextualSpacing/>
        <w:rPr>
          <w:rFonts w:ascii="Arial" w:hAnsi="Arial" w:cs="Arial"/>
          <w:sz w:val="22"/>
          <w:szCs w:val="22"/>
        </w:rPr>
      </w:pPr>
      <w:r>
        <w:rPr>
          <w:rFonts w:ascii="Arial" w:hAnsi="Arial" w:cs="Arial"/>
          <w:sz w:val="22"/>
          <w:szCs w:val="22"/>
        </w:rPr>
        <w:t>Pre-condition 6.20.5.</w:t>
      </w:r>
      <w:r w:rsidR="006A1726">
        <w:rPr>
          <w:rFonts w:ascii="Arial" w:hAnsi="Arial" w:cs="Arial"/>
          <w:sz w:val="22"/>
          <w:szCs w:val="22"/>
        </w:rPr>
        <w:t>1</w:t>
      </w:r>
      <w:r>
        <w:rPr>
          <w:rFonts w:ascii="Arial" w:hAnsi="Arial" w:cs="Arial"/>
          <w:sz w:val="22"/>
          <w:szCs w:val="22"/>
        </w:rPr>
        <w:t xml:space="preserve"> applies.</w:t>
      </w:r>
    </w:p>
    <w:p w14:paraId="50676135" w14:textId="66D6522A" w:rsidR="00E66270" w:rsidRPr="004342C6" w:rsidRDefault="00B82EB4" w:rsidP="00320B54">
      <w:pPr>
        <w:pStyle w:val="NumberedNormal"/>
        <w:numPr>
          <w:ilvl w:val="4"/>
          <w:numId w:val="369"/>
        </w:numPr>
        <w:ind w:left="1350"/>
        <w:contextualSpacing/>
        <w:rPr>
          <w:rFonts w:ascii="Arial" w:hAnsi="Arial" w:cs="Arial"/>
          <w:sz w:val="22"/>
          <w:szCs w:val="22"/>
        </w:rPr>
      </w:pPr>
      <w:r w:rsidRPr="004342C6">
        <w:rPr>
          <w:rFonts w:ascii="Arial" w:hAnsi="Arial" w:cs="Arial"/>
          <w:sz w:val="22"/>
          <w:szCs w:val="22"/>
        </w:rPr>
        <w:t xml:space="preserve">The 12 months of </w:t>
      </w:r>
      <w:r w:rsidR="0054043B">
        <w:rPr>
          <w:rFonts w:ascii="Arial" w:hAnsi="Arial" w:cs="Arial"/>
          <w:sz w:val="22"/>
          <w:szCs w:val="22"/>
        </w:rPr>
        <w:t xml:space="preserve">the </w:t>
      </w:r>
      <w:r w:rsidRPr="004342C6">
        <w:rPr>
          <w:rFonts w:ascii="Arial" w:hAnsi="Arial" w:cs="Arial"/>
          <w:sz w:val="22"/>
          <w:szCs w:val="22"/>
        </w:rPr>
        <w:t>TMA period ha</w:t>
      </w:r>
      <w:r w:rsidR="0054043B">
        <w:rPr>
          <w:rFonts w:ascii="Arial" w:hAnsi="Arial" w:cs="Arial"/>
          <w:sz w:val="22"/>
          <w:szCs w:val="22"/>
        </w:rPr>
        <w:t>ve</w:t>
      </w:r>
      <w:r w:rsidRPr="004342C6">
        <w:rPr>
          <w:rFonts w:ascii="Arial" w:hAnsi="Arial" w:cs="Arial"/>
          <w:sz w:val="22"/>
          <w:szCs w:val="22"/>
        </w:rPr>
        <w:t xml:space="preserve"> </w:t>
      </w:r>
      <w:r w:rsidR="003C6785" w:rsidRPr="004342C6">
        <w:rPr>
          <w:rFonts w:ascii="Arial" w:hAnsi="Arial" w:cs="Arial"/>
          <w:sz w:val="22"/>
          <w:szCs w:val="22"/>
        </w:rPr>
        <w:t>expired,</w:t>
      </w:r>
      <w:r w:rsidR="00E66270" w:rsidRPr="004342C6">
        <w:rPr>
          <w:rFonts w:ascii="Arial" w:hAnsi="Arial" w:cs="Arial"/>
          <w:sz w:val="22"/>
          <w:szCs w:val="22"/>
        </w:rPr>
        <w:t xml:space="preserve"> and </w:t>
      </w:r>
      <w:r w:rsidR="0054043B">
        <w:rPr>
          <w:rFonts w:ascii="Arial" w:hAnsi="Arial" w:cs="Arial"/>
          <w:sz w:val="22"/>
          <w:szCs w:val="22"/>
        </w:rPr>
        <w:t xml:space="preserve">the </w:t>
      </w:r>
      <w:r w:rsidR="00E66270" w:rsidRPr="004342C6">
        <w:rPr>
          <w:rFonts w:ascii="Arial" w:hAnsi="Arial" w:cs="Arial"/>
          <w:sz w:val="22"/>
          <w:szCs w:val="22"/>
        </w:rPr>
        <w:t xml:space="preserve">batch job is executed. </w:t>
      </w:r>
    </w:p>
    <w:p w14:paraId="29923BFB" w14:textId="77777777" w:rsidR="008976D7" w:rsidRPr="004342C6" w:rsidRDefault="00B82EB4" w:rsidP="00320B54">
      <w:pPr>
        <w:pStyle w:val="NumberedNormal"/>
        <w:numPr>
          <w:ilvl w:val="4"/>
          <w:numId w:val="369"/>
        </w:numPr>
        <w:ind w:left="1350"/>
        <w:contextualSpacing/>
        <w:rPr>
          <w:rFonts w:ascii="Arial" w:hAnsi="Arial" w:cs="Arial"/>
          <w:sz w:val="22"/>
          <w:szCs w:val="22"/>
        </w:rPr>
      </w:pPr>
      <w:r w:rsidRPr="004342C6">
        <w:rPr>
          <w:rFonts w:ascii="Arial" w:hAnsi="Arial" w:cs="Arial"/>
          <w:sz w:val="22"/>
          <w:szCs w:val="22"/>
        </w:rPr>
        <w:t>The individual will be terminated from the TMA period and TMA aid category.</w:t>
      </w:r>
    </w:p>
    <w:p w14:paraId="7579E863" w14:textId="7394D2BD" w:rsidR="001444D9" w:rsidRPr="004342C6" w:rsidRDefault="0054043B" w:rsidP="00320B54">
      <w:pPr>
        <w:pStyle w:val="NumberedNormal"/>
        <w:numPr>
          <w:ilvl w:val="4"/>
          <w:numId w:val="369"/>
        </w:numPr>
        <w:ind w:left="1350"/>
        <w:contextualSpacing/>
        <w:rPr>
          <w:rFonts w:ascii="Arial" w:hAnsi="Arial" w:cs="Arial"/>
          <w:sz w:val="22"/>
          <w:szCs w:val="22"/>
        </w:rPr>
      </w:pPr>
      <w:r>
        <w:rPr>
          <w:rFonts w:ascii="Arial" w:hAnsi="Arial" w:cs="Arial"/>
          <w:sz w:val="22"/>
          <w:szCs w:val="22"/>
        </w:rPr>
        <w:t xml:space="preserve">The </w:t>
      </w:r>
      <w:r w:rsidR="001444D9" w:rsidRPr="004342C6">
        <w:rPr>
          <w:rFonts w:ascii="Arial" w:hAnsi="Arial" w:cs="Arial"/>
          <w:sz w:val="22"/>
          <w:szCs w:val="22"/>
        </w:rPr>
        <w:t xml:space="preserve">TMA aid category will end as per </w:t>
      </w:r>
      <w:r>
        <w:rPr>
          <w:rFonts w:ascii="Arial" w:hAnsi="Arial" w:cs="Arial"/>
          <w:sz w:val="22"/>
          <w:szCs w:val="22"/>
        </w:rPr>
        <w:t xml:space="preserve">the </w:t>
      </w:r>
      <w:r w:rsidR="001444D9" w:rsidRPr="004342C6">
        <w:rPr>
          <w:rFonts w:ascii="Arial" w:hAnsi="Arial" w:cs="Arial"/>
          <w:sz w:val="22"/>
          <w:szCs w:val="22"/>
        </w:rPr>
        <w:t>Change transaction sheet.</w:t>
      </w:r>
    </w:p>
    <w:p w14:paraId="76A77C65" w14:textId="77777777" w:rsidR="00B82EB4" w:rsidRPr="004342C6" w:rsidRDefault="00B82EB4" w:rsidP="00B82EB4">
      <w:pPr>
        <w:pStyle w:val="NumberedNormal"/>
        <w:ind w:left="1602" w:firstLine="0"/>
        <w:contextualSpacing/>
        <w:rPr>
          <w:rFonts w:ascii="Arial" w:hAnsi="Arial" w:cs="Arial"/>
          <w:sz w:val="22"/>
          <w:szCs w:val="22"/>
        </w:rPr>
      </w:pPr>
    </w:p>
    <w:p w14:paraId="0D01EB79" w14:textId="77777777" w:rsidR="00B82EB4" w:rsidRPr="004342C6" w:rsidRDefault="00B82EB4" w:rsidP="00B82EB4">
      <w:pPr>
        <w:pStyle w:val="NumberedNormal"/>
        <w:ind w:left="1602" w:firstLine="0"/>
        <w:contextualSpacing/>
        <w:rPr>
          <w:rFonts w:ascii="Arial" w:hAnsi="Arial" w:cs="Arial"/>
          <w:sz w:val="22"/>
          <w:szCs w:val="22"/>
        </w:rPr>
      </w:pPr>
    </w:p>
    <w:p w14:paraId="027C691C" w14:textId="79D90267" w:rsidR="00EE55A7" w:rsidRPr="004342C6" w:rsidRDefault="00EE55A7" w:rsidP="00EE55A7">
      <w:pPr>
        <w:pStyle w:val="NumberedNormal"/>
        <w:contextualSpacing/>
        <w:rPr>
          <w:rFonts w:ascii="Arial" w:hAnsi="Arial" w:cs="Arial"/>
          <w:sz w:val="22"/>
          <w:szCs w:val="22"/>
        </w:rPr>
      </w:pPr>
    </w:p>
    <w:p w14:paraId="0C419B51" w14:textId="596903E1" w:rsidR="00EE55A7" w:rsidRPr="004342C6" w:rsidRDefault="00EE55A7" w:rsidP="00EE55A7">
      <w:pPr>
        <w:pStyle w:val="Heading3"/>
        <w:numPr>
          <w:ilvl w:val="3"/>
          <w:numId w:val="13"/>
        </w:numPr>
        <w:tabs>
          <w:tab w:val="left" w:pos="1890"/>
        </w:tabs>
        <w:rPr>
          <w:rFonts w:ascii="Arial" w:hAnsi="Arial" w:cs="Arial"/>
        </w:rPr>
      </w:pPr>
      <w:bookmarkStart w:id="637" w:name="_Toc94634689"/>
      <w:r w:rsidRPr="004342C6">
        <w:rPr>
          <w:rFonts w:ascii="Arial" w:hAnsi="Arial" w:cs="Arial"/>
        </w:rPr>
        <w:t>Alternate Flow-3</w:t>
      </w:r>
      <w:bookmarkEnd w:id="637"/>
    </w:p>
    <w:p w14:paraId="25E88DFD" w14:textId="6640F8B1" w:rsidR="00F51D50" w:rsidRPr="00F51D50" w:rsidRDefault="00F51D50" w:rsidP="00320B54">
      <w:pPr>
        <w:pStyle w:val="NumberedNormal"/>
        <w:numPr>
          <w:ilvl w:val="4"/>
          <w:numId w:val="370"/>
        </w:numPr>
        <w:ind w:left="1350"/>
        <w:contextualSpacing/>
        <w:rPr>
          <w:rFonts w:ascii="Arial" w:hAnsi="Arial" w:cs="Arial"/>
          <w:sz w:val="22"/>
          <w:szCs w:val="22"/>
        </w:rPr>
      </w:pPr>
      <w:r>
        <w:rPr>
          <w:rFonts w:ascii="Arial" w:hAnsi="Arial" w:cs="Arial"/>
          <w:sz w:val="22"/>
          <w:szCs w:val="22"/>
        </w:rPr>
        <w:t>Pre-condition 6.20.5.</w:t>
      </w:r>
      <w:r w:rsidR="006A1726">
        <w:rPr>
          <w:rFonts w:ascii="Arial" w:hAnsi="Arial" w:cs="Arial"/>
          <w:sz w:val="22"/>
          <w:szCs w:val="22"/>
        </w:rPr>
        <w:t>1</w:t>
      </w:r>
      <w:r>
        <w:rPr>
          <w:rFonts w:ascii="Arial" w:hAnsi="Arial" w:cs="Arial"/>
          <w:sz w:val="22"/>
          <w:szCs w:val="22"/>
        </w:rPr>
        <w:t xml:space="preserve"> applies.</w:t>
      </w:r>
    </w:p>
    <w:p w14:paraId="7929A5F4" w14:textId="3D3B4591" w:rsidR="00EE55A7" w:rsidRPr="004342C6" w:rsidRDefault="00EE55A7" w:rsidP="00320B54">
      <w:pPr>
        <w:pStyle w:val="NumberedNormal"/>
        <w:numPr>
          <w:ilvl w:val="4"/>
          <w:numId w:val="370"/>
        </w:numPr>
        <w:ind w:left="1350"/>
        <w:contextualSpacing/>
        <w:rPr>
          <w:rFonts w:ascii="Arial" w:hAnsi="Arial" w:cs="Arial"/>
          <w:sz w:val="22"/>
          <w:szCs w:val="22"/>
        </w:rPr>
      </w:pPr>
      <w:r w:rsidRPr="004342C6">
        <w:rPr>
          <w:rFonts w:ascii="Arial" w:hAnsi="Arial" w:cs="Arial"/>
          <w:sz w:val="22"/>
          <w:szCs w:val="22"/>
        </w:rPr>
        <w:t>The individual/BO user reports a change</w:t>
      </w:r>
    </w:p>
    <w:p w14:paraId="4DD07781" w14:textId="6EAA5002" w:rsidR="00EE55A7" w:rsidRPr="004342C6" w:rsidRDefault="00EE55A7" w:rsidP="00320B54">
      <w:pPr>
        <w:pStyle w:val="NumberedNormal"/>
        <w:numPr>
          <w:ilvl w:val="4"/>
          <w:numId w:val="370"/>
        </w:numPr>
        <w:ind w:left="1350"/>
        <w:contextualSpacing/>
        <w:rPr>
          <w:rFonts w:ascii="Arial" w:hAnsi="Arial" w:cs="Arial"/>
          <w:sz w:val="22"/>
          <w:szCs w:val="22"/>
        </w:rPr>
      </w:pPr>
      <w:r w:rsidRPr="004342C6">
        <w:rPr>
          <w:rFonts w:ascii="Arial" w:hAnsi="Arial" w:cs="Arial"/>
          <w:sz w:val="22"/>
          <w:szCs w:val="22"/>
        </w:rPr>
        <w:t>The individual/BO user increases the age of the child in the household greater than age 19.</w:t>
      </w:r>
    </w:p>
    <w:p w14:paraId="51855F10" w14:textId="07AA357B" w:rsidR="00EE55A7" w:rsidRPr="004342C6" w:rsidRDefault="00EE55A7" w:rsidP="00320B54">
      <w:pPr>
        <w:pStyle w:val="NumberedNormal"/>
        <w:numPr>
          <w:ilvl w:val="4"/>
          <w:numId w:val="370"/>
        </w:numPr>
        <w:ind w:left="1350"/>
        <w:contextualSpacing/>
        <w:rPr>
          <w:rFonts w:ascii="Arial" w:hAnsi="Arial" w:cs="Arial"/>
          <w:sz w:val="22"/>
          <w:szCs w:val="22"/>
        </w:rPr>
      </w:pPr>
      <w:r w:rsidRPr="004342C6">
        <w:rPr>
          <w:rFonts w:ascii="Arial" w:hAnsi="Arial" w:cs="Arial"/>
          <w:sz w:val="22"/>
          <w:szCs w:val="22"/>
        </w:rPr>
        <w:t>The individual/BO user completes the RAC flow.</w:t>
      </w:r>
    </w:p>
    <w:p w14:paraId="049CC26E" w14:textId="0A996EDF" w:rsidR="00EE55A7" w:rsidRPr="004342C6" w:rsidRDefault="00EE55A7" w:rsidP="00320B54">
      <w:pPr>
        <w:pStyle w:val="NumberedNormal"/>
        <w:numPr>
          <w:ilvl w:val="4"/>
          <w:numId w:val="370"/>
        </w:numPr>
        <w:ind w:left="1350"/>
        <w:contextualSpacing/>
        <w:rPr>
          <w:rFonts w:ascii="Arial" w:hAnsi="Arial" w:cs="Arial"/>
          <w:sz w:val="22"/>
          <w:szCs w:val="22"/>
        </w:rPr>
      </w:pPr>
      <w:r w:rsidRPr="004342C6">
        <w:rPr>
          <w:rFonts w:ascii="Arial" w:hAnsi="Arial" w:cs="Arial"/>
          <w:sz w:val="22"/>
          <w:szCs w:val="22"/>
        </w:rPr>
        <w:t>The individual will not be a parent or caretaker.</w:t>
      </w:r>
    </w:p>
    <w:p w14:paraId="0CDBB2BB" w14:textId="4F6112B8" w:rsidR="00EE55A7" w:rsidRPr="004342C6" w:rsidRDefault="00EE55A7" w:rsidP="00320B54">
      <w:pPr>
        <w:pStyle w:val="NumberedNormal"/>
        <w:numPr>
          <w:ilvl w:val="4"/>
          <w:numId w:val="370"/>
        </w:numPr>
        <w:ind w:left="1350"/>
        <w:contextualSpacing/>
        <w:rPr>
          <w:rFonts w:ascii="Arial" w:hAnsi="Arial" w:cs="Arial"/>
          <w:sz w:val="22"/>
          <w:szCs w:val="22"/>
        </w:rPr>
      </w:pPr>
      <w:r w:rsidRPr="004342C6">
        <w:rPr>
          <w:rFonts w:ascii="Arial" w:hAnsi="Arial" w:cs="Arial"/>
          <w:sz w:val="22"/>
          <w:szCs w:val="22"/>
        </w:rPr>
        <w:t xml:space="preserve">Since </w:t>
      </w:r>
      <w:r w:rsidR="0054043B">
        <w:rPr>
          <w:rFonts w:ascii="Arial" w:hAnsi="Arial" w:cs="Arial"/>
          <w:sz w:val="22"/>
          <w:szCs w:val="22"/>
        </w:rPr>
        <w:t xml:space="preserve">the </w:t>
      </w:r>
      <w:r w:rsidRPr="004342C6">
        <w:rPr>
          <w:rFonts w:ascii="Arial" w:hAnsi="Arial" w:cs="Arial"/>
          <w:sz w:val="22"/>
          <w:szCs w:val="22"/>
        </w:rPr>
        <w:t xml:space="preserve">TMA period is already given to these individuals, </w:t>
      </w:r>
      <w:r w:rsidR="0054043B">
        <w:rPr>
          <w:rFonts w:ascii="Arial" w:hAnsi="Arial" w:cs="Arial"/>
          <w:sz w:val="22"/>
          <w:szCs w:val="22"/>
        </w:rPr>
        <w:t>individuals</w:t>
      </w:r>
      <w:r w:rsidRPr="004342C6">
        <w:rPr>
          <w:rFonts w:ascii="Arial" w:hAnsi="Arial" w:cs="Arial"/>
          <w:sz w:val="22"/>
          <w:szCs w:val="22"/>
        </w:rPr>
        <w:t xml:space="preserve"> who were already there in </w:t>
      </w:r>
      <w:r w:rsidR="0054043B">
        <w:rPr>
          <w:rFonts w:ascii="Arial" w:hAnsi="Arial" w:cs="Arial"/>
          <w:sz w:val="22"/>
          <w:szCs w:val="22"/>
        </w:rPr>
        <w:t xml:space="preserve">the </w:t>
      </w:r>
      <w:r w:rsidRPr="004342C6">
        <w:rPr>
          <w:rFonts w:ascii="Arial" w:hAnsi="Arial" w:cs="Arial"/>
          <w:sz w:val="22"/>
          <w:szCs w:val="22"/>
        </w:rPr>
        <w:t xml:space="preserve">TMA period will not be impacted when </w:t>
      </w:r>
      <w:r w:rsidR="0054043B">
        <w:rPr>
          <w:rFonts w:ascii="Arial" w:hAnsi="Arial" w:cs="Arial"/>
          <w:sz w:val="22"/>
          <w:szCs w:val="22"/>
        </w:rPr>
        <w:t xml:space="preserve">the </w:t>
      </w:r>
      <w:r w:rsidRPr="004342C6">
        <w:rPr>
          <w:rFonts w:ascii="Arial" w:hAnsi="Arial" w:cs="Arial"/>
          <w:sz w:val="22"/>
          <w:szCs w:val="22"/>
        </w:rPr>
        <w:t>child turns 19 or Parent caretaker loses its status.</w:t>
      </w:r>
    </w:p>
    <w:p w14:paraId="1F0F9042" w14:textId="5A17FFF9" w:rsidR="00EE55A7" w:rsidRPr="004342C6" w:rsidRDefault="00EE55A7" w:rsidP="00A36BDD">
      <w:pPr>
        <w:pStyle w:val="NumberedNormal"/>
        <w:ind w:left="1350" w:firstLine="0"/>
        <w:contextualSpacing/>
        <w:rPr>
          <w:rFonts w:ascii="Arial" w:hAnsi="Arial" w:cs="Arial"/>
          <w:sz w:val="22"/>
          <w:szCs w:val="22"/>
        </w:rPr>
      </w:pPr>
      <w:bookmarkStart w:id="638" w:name="_Hlk38557942"/>
      <w:r w:rsidRPr="004342C6">
        <w:rPr>
          <w:rFonts w:ascii="Arial" w:hAnsi="Arial" w:cs="Arial"/>
          <w:sz w:val="22"/>
          <w:szCs w:val="22"/>
        </w:rPr>
        <w:t>Example: Two members, one parent, one child</w:t>
      </w:r>
      <w:r w:rsidR="0054043B">
        <w:rPr>
          <w:rFonts w:ascii="Arial" w:hAnsi="Arial" w:cs="Arial"/>
          <w:sz w:val="22"/>
          <w:szCs w:val="22"/>
        </w:rPr>
        <w:t>,</w:t>
      </w:r>
      <w:r w:rsidRPr="004342C6">
        <w:rPr>
          <w:rFonts w:ascii="Arial" w:hAnsi="Arial" w:cs="Arial"/>
          <w:sz w:val="22"/>
          <w:szCs w:val="22"/>
        </w:rPr>
        <w:t xml:space="preserve"> &lt;19 age.</w:t>
      </w:r>
    </w:p>
    <w:p w14:paraId="331DE3EF" w14:textId="77777777" w:rsidR="00EE55A7" w:rsidRPr="004342C6" w:rsidRDefault="00EE55A7" w:rsidP="00A36BDD">
      <w:pPr>
        <w:pStyle w:val="NumberedNormal"/>
        <w:ind w:left="1350" w:firstLine="0"/>
        <w:contextualSpacing/>
        <w:rPr>
          <w:rFonts w:ascii="Arial" w:hAnsi="Arial" w:cs="Arial"/>
          <w:sz w:val="22"/>
          <w:szCs w:val="22"/>
        </w:rPr>
      </w:pPr>
      <w:r w:rsidRPr="004342C6">
        <w:rPr>
          <w:rFonts w:ascii="Arial" w:hAnsi="Arial" w:cs="Arial"/>
          <w:sz w:val="22"/>
          <w:szCs w:val="22"/>
        </w:rPr>
        <w:t>a. Both Members are eligible for TMA.</w:t>
      </w:r>
    </w:p>
    <w:p w14:paraId="1CBE04E5" w14:textId="2570B9B8" w:rsidR="00EE55A7" w:rsidRPr="004342C6" w:rsidRDefault="00EE55A7" w:rsidP="00A36BDD">
      <w:pPr>
        <w:pStyle w:val="NumberedNormal"/>
        <w:ind w:left="1350" w:firstLine="0"/>
        <w:contextualSpacing/>
        <w:rPr>
          <w:rFonts w:ascii="Arial" w:hAnsi="Arial" w:cs="Arial"/>
          <w:sz w:val="22"/>
          <w:szCs w:val="22"/>
        </w:rPr>
      </w:pPr>
      <w:r w:rsidRPr="004342C6">
        <w:rPr>
          <w:rFonts w:ascii="Arial" w:hAnsi="Arial" w:cs="Arial"/>
          <w:sz w:val="22"/>
          <w:szCs w:val="22"/>
        </w:rPr>
        <w:t xml:space="preserve">b. During a RAC, </w:t>
      </w:r>
      <w:r w:rsidR="0054043B">
        <w:rPr>
          <w:rFonts w:ascii="Arial" w:hAnsi="Arial" w:cs="Arial"/>
          <w:sz w:val="22"/>
          <w:szCs w:val="22"/>
        </w:rPr>
        <w:t xml:space="preserve">the </w:t>
      </w:r>
      <w:r w:rsidRPr="004342C6">
        <w:rPr>
          <w:rFonts w:ascii="Arial" w:hAnsi="Arial" w:cs="Arial"/>
          <w:sz w:val="22"/>
          <w:szCs w:val="22"/>
        </w:rPr>
        <w:t>child turned out as &gt;19.</w:t>
      </w:r>
    </w:p>
    <w:p w14:paraId="40CE7A17" w14:textId="77777777" w:rsidR="00EE55A7" w:rsidRPr="004342C6" w:rsidRDefault="00EE55A7" w:rsidP="00A36BDD">
      <w:pPr>
        <w:pStyle w:val="NumberedNormal"/>
        <w:ind w:left="1350" w:firstLine="0"/>
        <w:contextualSpacing/>
        <w:rPr>
          <w:rFonts w:ascii="Arial" w:hAnsi="Arial" w:cs="Arial"/>
          <w:sz w:val="22"/>
          <w:szCs w:val="22"/>
        </w:rPr>
      </w:pPr>
      <w:r w:rsidRPr="004342C6">
        <w:rPr>
          <w:rFonts w:ascii="Arial" w:hAnsi="Arial" w:cs="Arial"/>
          <w:sz w:val="22"/>
          <w:szCs w:val="22"/>
        </w:rPr>
        <w:lastRenderedPageBreak/>
        <w:t>c. Upon eligibility determination, there should be no impact on Parent or Child’s TMA Period.</w:t>
      </w:r>
    </w:p>
    <w:bookmarkEnd w:id="638"/>
    <w:p w14:paraId="6F3902B4" w14:textId="77777777" w:rsidR="00EE55A7" w:rsidRPr="004342C6" w:rsidRDefault="00EE55A7" w:rsidP="00EE55A7">
      <w:pPr>
        <w:pStyle w:val="NumberedNormal"/>
        <w:contextualSpacing/>
        <w:rPr>
          <w:rFonts w:ascii="Arial" w:hAnsi="Arial" w:cs="Arial"/>
          <w:sz w:val="22"/>
          <w:szCs w:val="22"/>
        </w:rPr>
      </w:pPr>
    </w:p>
    <w:p w14:paraId="514CA6CC" w14:textId="653824CA" w:rsidR="00EE55A7" w:rsidRPr="004342C6" w:rsidRDefault="00EE55A7" w:rsidP="00320B54">
      <w:pPr>
        <w:pStyle w:val="NumberedNormal"/>
        <w:numPr>
          <w:ilvl w:val="4"/>
          <w:numId w:val="371"/>
        </w:numPr>
        <w:ind w:left="1350"/>
        <w:contextualSpacing/>
        <w:rPr>
          <w:rFonts w:ascii="Arial" w:hAnsi="Arial" w:cs="Arial"/>
          <w:sz w:val="22"/>
          <w:szCs w:val="22"/>
        </w:rPr>
      </w:pPr>
      <w:r w:rsidRPr="004342C6">
        <w:rPr>
          <w:rFonts w:ascii="Arial" w:hAnsi="Arial" w:cs="Arial"/>
          <w:sz w:val="22"/>
          <w:szCs w:val="22"/>
        </w:rPr>
        <w:t>.</w:t>
      </w:r>
    </w:p>
    <w:p w14:paraId="0C58200F" w14:textId="51154A05" w:rsidR="00B82EB4" w:rsidRPr="004342C6" w:rsidRDefault="00B82EB4" w:rsidP="00B82EB4">
      <w:pPr>
        <w:rPr>
          <w:rFonts w:eastAsia="Times New Roman" w:cs="Arial"/>
        </w:rPr>
      </w:pPr>
    </w:p>
    <w:p w14:paraId="3FA4C8E3" w14:textId="2FBB88B4" w:rsidR="00EE55A7" w:rsidRPr="004342C6" w:rsidRDefault="00EE55A7" w:rsidP="00EE55A7">
      <w:pPr>
        <w:pStyle w:val="NumberedNormal"/>
        <w:ind w:firstLine="0"/>
        <w:contextualSpacing/>
        <w:rPr>
          <w:rFonts w:ascii="Arial" w:hAnsi="Arial" w:cs="Arial"/>
          <w:sz w:val="22"/>
          <w:szCs w:val="22"/>
        </w:rPr>
      </w:pPr>
    </w:p>
    <w:p w14:paraId="48782BDF" w14:textId="6864F038" w:rsidR="00EE55A7" w:rsidRPr="004342C6" w:rsidRDefault="00EE55A7" w:rsidP="00B82EB4">
      <w:pPr>
        <w:rPr>
          <w:rFonts w:cs="Arial"/>
        </w:rPr>
      </w:pPr>
    </w:p>
    <w:p w14:paraId="4B7C3D09" w14:textId="5EA9CACE" w:rsidR="00EE55A7" w:rsidRPr="004342C6" w:rsidRDefault="00EE55A7" w:rsidP="00EE55A7">
      <w:pPr>
        <w:pStyle w:val="NumberedNormal"/>
        <w:contextualSpacing/>
        <w:rPr>
          <w:rFonts w:ascii="Arial" w:hAnsi="Arial" w:cs="Arial"/>
          <w:sz w:val="22"/>
          <w:szCs w:val="22"/>
        </w:rPr>
      </w:pPr>
    </w:p>
    <w:p w14:paraId="467E353D" w14:textId="77777777" w:rsidR="00B82EB4" w:rsidRPr="004342C6" w:rsidRDefault="00B82EB4" w:rsidP="00B82EB4">
      <w:pPr>
        <w:pStyle w:val="Heading3"/>
        <w:numPr>
          <w:ilvl w:val="2"/>
          <w:numId w:val="13"/>
        </w:numPr>
        <w:rPr>
          <w:rFonts w:ascii="Arial" w:hAnsi="Arial" w:cs="Arial"/>
        </w:rPr>
      </w:pPr>
      <w:bookmarkStart w:id="639" w:name="_Toc94634690"/>
      <w:r w:rsidRPr="004342C6">
        <w:rPr>
          <w:rFonts w:ascii="Arial" w:hAnsi="Arial" w:cs="Arial"/>
        </w:rPr>
        <w:t>User Pages and Input</w:t>
      </w:r>
      <w:bookmarkEnd w:id="639"/>
    </w:p>
    <w:p w14:paraId="72CD381A" w14:textId="77777777" w:rsidR="00B82EB4" w:rsidRPr="004342C6" w:rsidRDefault="00B82EB4" w:rsidP="00B82EB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45EE4092" w14:textId="77777777" w:rsidR="00B82EB4" w:rsidRPr="004342C6" w:rsidRDefault="00B82EB4" w:rsidP="00B82EB4">
      <w:pPr>
        <w:pStyle w:val="Heading3"/>
        <w:numPr>
          <w:ilvl w:val="2"/>
          <w:numId w:val="13"/>
        </w:numPr>
        <w:rPr>
          <w:rFonts w:ascii="Arial" w:hAnsi="Arial" w:cs="Arial"/>
        </w:rPr>
      </w:pPr>
      <w:bookmarkStart w:id="640" w:name="_Toc94634691"/>
      <w:r w:rsidRPr="004342C6">
        <w:rPr>
          <w:rFonts w:ascii="Arial" w:hAnsi="Arial" w:cs="Arial"/>
        </w:rPr>
        <w:t>Functional Requirement(s)</w:t>
      </w:r>
      <w:bookmarkEnd w:id="640"/>
    </w:p>
    <w:p w14:paraId="602FF615" w14:textId="3E32518B" w:rsidR="00B82EB4" w:rsidRPr="004342C6" w:rsidRDefault="00B82EB4" w:rsidP="00A520D0">
      <w:pPr>
        <w:pStyle w:val="Caption"/>
        <w:keepNext/>
        <w:jc w:val="center"/>
        <w:rPr>
          <w:rFonts w:cs="Arial"/>
        </w:rPr>
      </w:pPr>
      <w:bookmarkStart w:id="641" w:name="_Toc94635020"/>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24</w:t>
      </w:r>
      <w:r w:rsidRPr="004342C6">
        <w:rPr>
          <w:rFonts w:cs="Arial"/>
          <w:noProof/>
        </w:rPr>
        <w:fldChar w:fldCharType="end"/>
      </w:r>
      <w:r w:rsidRPr="004342C6">
        <w:rPr>
          <w:rFonts w:cs="Arial"/>
        </w:rPr>
        <w:t>. Functional Requirements – UC.</w:t>
      </w:r>
      <w:r w:rsidR="002B0E81" w:rsidRPr="004342C6">
        <w:rPr>
          <w:rFonts w:cs="Arial"/>
        </w:rPr>
        <w:t>20</w:t>
      </w:r>
      <w:bookmarkEnd w:id="641"/>
    </w:p>
    <w:tbl>
      <w:tblPr>
        <w:tblW w:w="9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8"/>
        <w:gridCol w:w="7032"/>
      </w:tblGrid>
      <w:tr w:rsidR="00B82EB4" w:rsidRPr="004342C6" w14:paraId="337BDD05" w14:textId="77777777" w:rsidTr="002522CB">
        <w:trPr>
          <w:trHeight w:val="300"/>
          <w:tblHeader/>
        </w:trPr>
        <w:tc>
          <w:tcPr>
            <w:tcW w:w="2248" w:type="dxa"/>
            <w:shd w:val="clear" w:color="auto" w:fill="4C8B3F" w:themeFill="background2"/>
            <w:vAlign w:val="center"/>
            <w:hideMark/>
          </w:tcPr>
          <w:p w14:paraId="2B0063B0" w14:textId="77777777" w:rsidR="00B82EB4" w:rsidRPr="004342C6" w:rsidRDefault="00B82EB4"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32" w:type="dxa"/>
            <w:shd w:val="clear" w:color="auto" w:fill="4C8B3F" w:themeFill="background2"/>
            <w:vAlign w:val="center"/>
            <w:hideMark/>
          </w:tcPr>
          <w:p w14:paraId="48FD2B88" w14:textId="77777777" w:rsidR="00B82EB4" w:rsidRPr="004342C6" w:rsidRDefault="00B82EB4"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E66270" w:rsidRPr="004342C6" w14:paraId="023C71B5" w14:textId="77777777" w:rsidTr="002522CB">
        <w:trPr>
          <w:trHeight w:val="314"/>
        </w:trPr>
        <w:tc>
          <w:tcPr>
            <w:tcW w:w="2248" w:type="dxa"/>
            <w:shd w:val="clear" w:color="000000" w:fill="FFFFFF"/>
            <w:vAlign w:val="center"/>
          </w:tcPr>
          <w:p w14:paraId="5A32E1AE" w14:textId="0927A7BC" w:rsidR="00E66270" w:rsidRPr="004342C6" w:rsidRDefault="00E66270" w:rsidP="00E66270">
            <w:pPr>
              <w:contextualSpacing w:val="0"/>
              <w:jc w:val="center"/>
              <w:rPr>
                <w:rFonts w:cs="Arial"/>
              </w:rPr>
            </w:pPr>
            <w:r w:rsidRPr="004342C6">
              <w:rPr>
                <w:rFonts w:cs="Arial"/>
              </w:rPr>
              <w:t>TMA.0007.002</w:t>
            </w:r>
          </w:p>
        </w:tc>
        <w:tc>
          <w:tcPr>
            <w:tcW w:w="7032" w:type="dxa"/>
            <w:shd w:val="clear" w:color="000000" w:fill="FFFFFF"/>
          </w:tcPr>
          <w:p w14:paraId="626765BC" w14:textId="6144B006" w:rsidR="00E66270" w:rsidRPr="004342C6" w:rsidRDefault="00E66270" w:rsidP="00E66270">
            <w:pPr>
              <w:rPr>
                <w:rFonts w:cs="Arial"/>
                <w:color w:val="000000"/>
                <w:szCs w:val="20"/>
              </w:rPr>
            </w:pPr>
            <w:r w:rsidRPr="004342C6">
              <w:rPr>
                <w:rFonts w:cs="Arial"/>
                <w:color w:val="000000"/>
                <w:szCs w:val="20"/>
              </w:rPr>
              <w:t xml:space="preserve">The system shall not </w:t>
            </w:r>
            <w:r w:rsidR="004055E0">
              <w:rPr>
                <w:rFonts w:cs="Arial"/>
                <w:color w:val="000000"/>
                <w:szCs w:val="20"/>
              </w:rPr>
              <w:t xml:space="preserve">evaluate </w:t>
            </w:r>
            <w:r w:rsidR="004055E0" w:rsidRPr="004342C6">
              <w:rPr>
                <w:rFonts w:cs="Arial"/>
                <w:color w:val="000000"/>
                <w:szCs w:val="20"/>
              </w:rPr>
              <w:t xml:space="preserve"> </w:t>
            </w:r>
            <w:r w:rsidRPr="004342C6">
              <w:rPr>
                <w:rFonts w:cs="Arial"/>
                <w:color w:val="000000"/>
                <w:szCs w:val="20"/>
              </w:rPr>
              <w:t xml:space="preserve">the TMA Period Start Date and TMA Period End Date </w:t>
            </w:r>
            <w:r w:rsidR="004055E0">
              <w:rPr>
                <w:rFonts w:cs="Arial"/>
                <w:color w:val="000000"/>
                <w:szCs w:val="20"/>
              </w:rPr>
              <w:t xml:space="preserve">again, </w:t>
            </w:r>
            <w:r w:rsidRPr="004342C6">
              <w:rPr>
                <w:rFonts w:cs="Arial"/>
                <w:color w:val="000000"/>
                <w:szCs w:val="20"/>
              </w:rPr>
              <w:t>once the TMA period is established</w:t>
            </w:r>
            <w:r w:rsidR="004055E0">
              <w:rPr>
                <w:rFonts w:cs="Arial"/>
                <w:color w:val="000000"/>
                <w:szCs w:val="20"/>
              </w:rPr>
              <w:t>,</w:t>
            </w:r>
            <w:r w:rsidRPr="004342C6">
              <w:rPr>
                <w:rFonts w:cs="Arial"/>
                <w:color w:val="000000"/>
                <w:szCs w:val="20"/>
              </w:rPr>
              <w:t xml:space="preserve"> if </w:t>
            </w:r>
            <w:r w:rsidR="004055E0">
              <w:rPr>
                <w:rFonts w:cs="Arial"/>
                <w:color w:val="000000"/>
                <w:szCs w:val="20"/>
              </w:rPr>
              <w:t>there is</w:t>
            </w:r>
            <w:r w:rsidRPr="004342C6">
              <w:rPr>
                <w:rFonts w:cs="Arial"/>
                <w:color w:val="000000"/>
                <w:szCs w:val="20"/>
              </w:rPr>
              <w:t xml:space="preserve"> a change in income</w:t>
            </w:r>
            <w:r w:rsidR="004055E0">
              <w:rPr>
                <w:rFonts w:cs="Arial"/>
                <w:color w:val="000000"/>
                <w:szCs w:val="20"/>
              </w:rPr>
              <w:t xml:space="preserve"> or household composition</w:t>
            </w:r>
            <w:r w:rsidRPr="004342C6">
              <w:rPr>
                <w:rFonts w:cs="Arial"/>
                <w:color w:val="000000"/>
                <w:szCs w:val="20"/>
              </w:rPr>
              <w:t xml:space="preserve"> and </w:t>
            </w:r>
            <w:r w:rsidR="00E11EE0">
              <w:rPr>
                <w:rFonts w:cs="Arial"/>
                <w:color w:val="000000"/>
                <w:szCs w:val="20"/>
              </w:rPr>
              <w:t xml:space="preserve">the MAGI </w:t>
            </w:r>
            <w:r w:rsidR="004055E0">
              <w:rPr>
                <w:rFonts w:cs="Arial"/>
                <w:color w:val="000000"/>
                <w:szCs w:val="20"/>
              </w:rPr>
              <w:t>FPL continues to be above 133%.</w:t>
            </w:r>
          </w:p>
          <w:p w14:paraId="0E684B08" w14:textId="2D5C360C" w:rsidR="00CC3A6B" w:rsidRPr="004342C6" w:rsidRDefault="00CC3A6B" w:rsidP="00E66270">
            <w:pPr>
              <w:rPr>
                <w:rFonts w:cs="Arial"/>
                <w:color w:val="000000"/>
                <w:szCs w:val="20"/>
              </w:rPr>
            </w:pPr>
          </w:p>
          <w:p w14:paraId="6D08B609" w14:textId="6413B082" w:rsidR="00E66270" w:rsidRPr="004342C6" w:rsidRDefault="00E66270" w:rsidP="00C02E78">
            <w:pPr>
              <w:pStyle w:val="NumberedNormal"/>
              <w:ind w:left="0" w:firstLine="0"/>
              <w:contextualSpacing/>
              <w:rPr>
                <w:rFonts w:cs="Arial"/>
                <w:strike/>
              </w:rPr>
            </w:pPr>
          </w:p>
        </w:tc>
      </w:tr>
      <w:tr w:rsidR="00CC3A6B" w:rsidRPr="004342C6" w14:paraId="591C08C3" w14:textId="77777777" w:rsidTr="002522CB">
        <w:trPr>
          <w:trHeight w:val="314"/>
        </w:trPr>
        <w:tc>
          <w:tcPr>
            <w:tcW w:w="2248" w:type="dxa"/>
            <w:shd w:val="clear" w:color="000000" w:fill="FFFFFF"/>
            <w:vAlign w:val="center"/>
          </w:tcPr>
          <w:p w14:paraId="0AA8BBF8" w14:textId="172126AB" w:rsidR="00CC3A6B" w:rsidRPr="004342C6" w:rsidRDefault="00CC3A6B" w:rsidP="00CC3A6B">
            <w:pPr>
              <w:contextualSpacing w:val="0"/>
              <w:jc w:val="center"/>
              <w:rPr>
                <w:rFonts w:cs="Arial"/>
              </w:rPr>
            </w:pPr>
            <w:r w:rsidRPr="004342C6">
              <w:rPr>
                <w:rFonts w:cs="Arial"/>
              </w:rPr>
              <w:t>MHPD.FR.020.001</w:t>
            </w:r>
          </w:p>
        </w:tc>
        <w:tc>
          <w:tcPr>
            <w:tcW w:w="7032" w:type="dxa"/>
            <w:shd w:val="clear" w:color="000000" w:fill="FFFFFF"/>
          </w:tcPr>
          <w:p w14:paraId="063FD005" w14:textId="11E4F25C" w:rsidR="00CC3A6B" w:rsidRPr="004342C6" w:rsidRDefault="00CC3A6B" w:rsidP="00A520D0">
            <w:pPr>
              <w:pStyle w:val="NumberedNormal"/>
              <w:ind w:left="0" w:firstLine="0"/>
              <w:contextualSpacing/>
              <w:rPr>
                <w:rFonts w:ascii="Arial" w:hAnsi="Arial" w:cs="Arial"/>
                <w:color w:val="000000"/>
                <w:szCs w:val="20"/>
              </w:rPr>
            </w:pPr>
            <w:r w:rsidRPr="004342C6">
              <w:rPr>
                <w:rFonts w:ascii="Arial" w:eastAsiaTheme="minorHAnsi" w:hAnsi="Arial" w:cs="Arial"/>
                <w:color w:val="000000"/>
                <w:sz w:val="22"/>
                <w:szCs w:val="20"/>
              </w:rPr>
              <w:t xml:space="preserve">The system will not update the TMA period for the individual in the latest eligibility if the individual is now eligible for </w:t>
            </w:r>
            <w:r w:rsidR="0054043B">
              <w:rPr>
                <w:rFonts w:ascii="Arial" w:eastAsiaTheme="minorHAnsi" w:hAnsi="Arial" w:cs="Arial"/>
                <w:color w:val="000000"/>
                <w:sz w:val="22"/>
                <w:szCs w:val="20"/>
              </w:rPr>
              <w:t xml:space="preserve">the </w:t>
            </w:r>
            <w:r w:rsidRPr="004342C6">
              <w:rPr>
                <w:rFonts w:ascii="Arial" w:eastAsiaTheme="minorHAnsi" w:hAnsi="Arial" w:cs="Arial"/>
                <w:color w:val="000000"/>
                <w:sz w:val="22"/>
                <w:szCs w:val="20"/>
              </w:rPr>
              <w:t xml:space="preserve">TMA aid category but was ineligible for </w:t>
            </w:r>
            <w:r w:rsidR="0054043B">
              <w:rPr>
                <w:rFonts w:ascii="Arial" w:eastAsiaTheme="minorHAnsi" w:hAnsi="Arial" w:cs="Arial"/>
                <w:color w:val="000000"/>
                <w:sz w:val="22"/>
                <w:szCs w:val="20"/>
              </w:rPr>
              <w:t xml:space="preserve">the </w:t>
            </w:r>
            <w:r w:rsidRPr="004342C6">
              <w:rPr>
                <w:rFonts w:ascii="Arial" w:eastAsiaTheme="minorHAnsi" w:hAnsi="Arial" w:cs="Arial"/>
                <w:color w:val="000000"/>
                <w:sz w:val="22"/>
                <w:szCs w:val="20"/>
              </w:rPr>
              <w:t>TMA aid category (based on the system aid category rules) and eligible for TMA period in the previous eligibility.</w:t>
            </w:r>
          </w:p>
        </w:tc>
      </w:tr>
      <w:tr w:rsidR="00E66270" w:rsidRPr="004342C6" w14:paraId="1E39BA5B" w14:textId="77777777" w:rsidTr="002522CB">
        <w:trPr>
          <w:trHeight w:val="314"/>
        </w:trPr>
        <w:tc>
          <w:tcPr>
            <w:tcW w:w="2248" w:type="dxa"/>
            <w:shd w:val="clear" w:color="000000" w:fill="FFFFFF"/>
            <w:vAlign w:val="center"/>
          </w:tcPr>
          <w:p w14:paraId="67DB22F8" w14:textId="4D5A7F26" w:rsidR="00E66270" w:rsidRPr="004342C6" w:rsidRDefault="00E66270" w:rsidP="00E66270">
            <w:pPr>
              <w:contextualSpacing w:val="0"/>
              <w:jc w:val="center"/>
              <w:rPr>
                <w:rFonts w:cs="Arial"/>
              </w:rPr>
            </w:pPr>
            <w:r w:rsidRPr="004342C6">
              <w:rPr>
                <w:rFonts w:cs="Arial"/>
              </w:rPr>
              <w:t>TMA.0006.002</w:t>
            </w:r>
          </w:p>
        </w:tc>
        <w:tc>
          <w:tcPr>
            <w:tcW w:w="7032" w:type="dxa"/>
            <w:shd w:val="clear" w:color="000000" w:fill="FFFFFF"/>
          </w:tcPr>
          <w:p w14:paraId="23CCBBD5" w14:textId="77777777" w:rsidR="00E66270" w:rsidRPr="004342C6" w:rsidRDefault="00E66270" w:rsidP="00E66270">
            <w:pPr>
              <w:rPr>
                <w:rFonts w:cs="Arial"/>
                <w:strike/>
              </w:rPr>
            </w:pPr>
            <w:r w:rsidRPr="004342C6">
              <w:rPr>
                <w:rFonts w:cs="Arial"/>
                <w:strike/>
              </w:rPr>
              <w:t>The system will end the TMA Period.</w:t>
            </w:r>
          </w:p>
          <w:p w14:paraId="5CD97A67" w14:textId="35C55F10" w:rsidR="00CC3A6B" w:rsidRPr="004342C6" w:rsidRDefault="00E66270" w:rsidP="009260EE">
            <w:pPr>
              <w:rPr>
                <w:rFonts w:cs="Arial"/>
                <w:color w:val="000000"/>
                <w:sz w:val="20"/>
                <w:szCs w:val="20"/>
              </w:rPr>
            </w:pPr>
            <w:r w:rsidRPr="004342C6">
              <w:rPr>
                <w:rFonts w:cs="Arial"/>
                <w:color w:val="000000"/>
                <w:szCs w:val="20"/>
              </w:rPr>
              <w:t xml:space="preserve">The system shall end the TMA period </w:t>
            </w:r>
            <w:r w:rsidR="00EE55A7" w:rsidRPr="004342C6">
              <w:rPr>
                <w:rFonts w:cs="Arial"/>
                <w:color w:val="000000"/>
                <w:szCs w:val="20"/>
              </w:rPr>
              <w:t xml:space="preserve">as per the flows and </w:t>
            </w:r>
            <w:r w:rsidRPr="004342C6">
              <w:rPr>
                <w:rFonts w:cs="Arial"/>
                <w:color w:val="000000"/>
                <w:szCs w:val="20"/>
              </w:rPr>
              <w:t>when MH MAGI FPL reduces and is less than 133% through any Re-determination process or the TMA period expires.</w:t>
            </w:r>
          </w:p>
        </w:tc>
      </w:tr>
      <w:tr w:rsidR="000D3120" w:rsidRPr="004342C6" w14:paraId="092A5005" w14:textId="77777777" w:rsidTr="002522CB">
        <w:trPr>
          <w:trHeight w:val="314"/>
        </w:trPr>
        <w:tc>
          <w:tcPr>
            <w:tcW w:w="2248" w:type="dxa"/>
            <w:shd w:val="clear" w:color="000000" w:fill="FFFFFF"/>
            <w:vAlign w:val="center"/>
          </w:tcPr>
          <w:p w14:paraId="7F17F64A" w14:textId="53DDDED3" w:rsidR="000D3120" w:rsidRPr="004342C6" w:rsidRDefault="00766820" w:rsidP="00E66270">
            <w:pPr>
              <w:contextualSpacing w:val="0"/>
              <w:jc w:val="center"/>
              <w:rPr>
                <w:rFonts w:cs="Arial"/>
              </w:rPr>
            </w:pPr>
            <w:r w:rsidRPr="002E1321">
              <w:rPr>
                <w:b/>
                <w:bCs/>
              </w:rPr>
              <w:t>PS1</w:t>
            </w:r>
            <w:r>
              <w:rPr>
                <w:b/>
                <w:bCs/>
              </w:rPr>
              <w:t>.1</w:t>
            </w:r>
          </w:p>
        </w:tc>
        <w:tc>
          <w:tcPr>
            <w:tcW w:w="7032" w:type="dxa"/>
            <w:shd w:val="clear" w:color="000000" w:fill="FFFFFF"/>
          </w:tcPr>
          <w:p w14:paraId="286860CC" w14:textId="77777777" w:rsidR="00904EC4" w:rsidRDefault="00904EC4" w:rsidP="00F16AAF">
            <w:pPr>
              <w:spacing w:after="160" w:line="259" w:lineRule="auto"/>
            </w:pPr>
            <w:r>
              <w:t>The system shall provide a provision on the override eligibility screen to end the TMA period immediately for the member.</w:t>
            </w:r>
          </w:p>
          <w:p w14:paraId="4756328C" w14:textId="321CF727" w:rsidR="00904EC4" w:rsidRDefault="00904EC4" w:rsidP="00904EC4">
            <w:pPr>
              <w:pStyle w:val="ListParagraph"/>
              <w:spacing w:after="160" w:line="259" w:lineRule="auto"/>
              <w:ind w:left="360"/>
            </w:pPr>
            <w:r>
              <w:rPr>
                <w:b/>
                <w:bCs/>
              </w:rPr>
              <w:t>Note</w:t>
            </w:r>
            <w:r w:rsidRPr="00572E84">
              <w:t>:</w:t>
            </w:r>
            <w:r>
              <w:t xml:space="preserve"> ‘End Immediately’ shall be added as a new drop-down value along with the existing values under the existing field ‘TMA End Date (MM/DD/YYYY)’. </w:t>
            </w:r>
          </w:p>
          <w:p w14:paraId="55506B1E" w14:textId="77777777" w:rsidR="000D3120" w:rsidRPr="004342C6" w:rsidRDefault="000D3120" w:rsidP="00E66270">
            <w:pPr>
              <w:rPr>
                <w:rFonts w:cs="Arial"/>
                <w:strike/>
              </w:rPr>
            </w:pPr>
          </w:p>
        </w:tc>
      </w:tr>
      <w:tr w:rsidR="000D3120" w:rsidRPr="004342C6" w14:paraId="739D86EA" w14:textId="77777777" w:rsidTr="002522CB">
        <w:trPr>
          <w:trHeight w:val="314"/>
        </w:trPr>
        <w:tc>
          <w:tcPr>
            <w:tcW w:w="2248" w:type="dxa"/>
            <w:shd w:val="clear" w:color="000000" w:fill="FFFFFF"/>
            <w:vAlign w:val="center"/>
          </w:tcPr>
          <w:p w14:paraId="33BAF5A4" w14:textId="460B7FBA" w:rsidR="000D3120" w:rsidRPr="004342C6" w:rsidRDefault="00554AB4" w:rsidP="00E66270">
            <w:pPr>
              <w:contextualSpacing w:val="0"/>
              <w:jc w:val="center"/>
              <w:rPr>
                <w:rFonts w:cs="Arial"/>
              </w:rPr>
            </w:pPr>
            <w:r w:rsidRPr="002E1321">
              <w:rPr>
                <w:b/>
                <w:bCs/>
              </w:rPr>
              <w:t>PS</w:t>
            </w:r>
            <w:r>
              <w:rPr>
                <w:b/>
                <w:bCs/>
              </w:rPr>
              <w:t>1.</w:t>
            </w:r>
            <w:r w:rsidRPr="002E1321">
              <w:rPr>
                <w:b/>
                <w:bCs/>
              </w:rPr>
              <w:t>2</w:t>
            </w:r>
          </w:p>
        </w:tc>
        <w:tc>
          <w:tcPr>
            <w:tcW w:w="7032" w:type="dxa"/>
            <w:shd w:val="clear" w:color="000000" w:fill="FFFFFF"/>
          </w:tcPr>
          <w:p w14:paraId="266E6175" w14:textId="6C76F611" w:rsidR="000D3120" w:rsidRPr="004342C6" w:rsidRDefault="003E1A1E" w:rsidP="00E66270">
            <w:pPr>
              <w:rPr>
                <w:rFonts w:cs="Arial"/>
                <w:strike/>
              </w:rPr>
            </w:pPr>
            <w:r>
              <w:t xml:space="preserve">The system shall display the ‘End immediately’ drop-down value only when the member </w:t>
            </w:r>
            <w:r w:rsidRPr="004F1255">
              <w:t>has an active TMA period</w:t>
            </w:r>
            <w:r>
              <w:t>.</w:t>
            </w:r>
          </w:p>
        </w:tc>
      </w:tr>
      <w:tr w:rsidR="000D3120" w:rsidRPr="004342C6" w14:paraId="226B8F46" w14:textId="77777777" w:rsidTr="002522CB">
        <w:trPr>
          <w:trHeight w:val="314"/>
        </w:trPr>
        <w:tc>
          <w:tcPr>
            <w:tcW w:w="2248" w:type="dxa"/>
            <w:shd w:val="clear" w:color="000000" w:fill="FFFFFF"/>
            <w:vAlign w:val="center"/>
          </w:tcPr>
          <w:p w14:paraId="1D003DD8" w14:textId="46CFA71A" w:rsidR="000D3120" w:rsidRPr="004342C6" w:rsidRDefault="00B24679" w:rsidP="00E66270">
            <w:pPr>
              <w:contextualSpacing w:val="0"/>
              <w:jc w:val="center"/>
              <w:rPr>
                <w:rFonts w:cs="Arial"/>
              </w:rPr>
            </w:pPr>
            <w:r w:rsidRPr="002E1321">
              <w:rPr>
                <w:b/>
                <w:bCs/>
              </w:rPr>
              <w:t>PS</w:t>
            </w:r>
            <w:r>
              <w:rPr>
                <w:b/>
                <w:bCs/>
              </w:rPr>
              <w:t>1.3</w:t>
            </w:r>
          </w:p>
        </w:tc>
        <w:tc>
          <w:tcPr>
            <w:tcW w:w="7032" w:type="dxa"/>
            <w:shd w:val="clear" w:color="000000" w:fill="FFFFFF"/>
          </w:tcPr>
          <w:p w14:paraId="391F8A29" w14:textId="77777777" w:rsidR="000D3120" w:rsidRDefault="0015601C" w:rsidP="00E66270">
            <w:r>
              <w:t>The system shall restrict the display and selection of the ‘End immediately’ drop-down value only to users with permission per URM sheet</w:t>
            </w:r>
          </w:p>
          <w:p w14:paraId="79A61A18" w14:textId="77777777" w:rsidR="001929EA" w:rsidRDefault="001929EA" w:rsidP="00E66270">
            <w:pPr>
              <w:rPr>
                <w:strike/>
              </w:rPr>
            </w:pPr>
          </w:p>
          <w:p w14:paraId="2D514908" w14:textId="7C87DEC7" w:rsidR="001929EA" w:rsidRPr="004342C6" w:rsidRDefault="001929EA" w:rsidP="00E66270">
            <w:pPr>
              <w:rPr>
                <w:rFonts w:cs="Arial"/>
                <w:strike/>
              </w:rPr>
            </w:pPr>
            <w:r>
              <w:rPr>
                <w:b/>
                <w:bCs/>
              </w:rPr>
              <w:t xml:space="preserve">Note: </w:t>
            </w:r>
            <w:r>
              <w:t xml:space="preserve">Please refer to the  </w:t>
            </w:r>
            <w:hyperlink w:anchor="_UISS" w:history="1">
              <w:r w:rsidRPr="007D41B2">
                <w:rPr>
                  <w:rStyle w:val="Hyperlink"/>
                </w:rPr>
                <w:t>URM sheet</w:t>
              </w:r>
            </w:hyperlink>
            <w:r>
              <w:rPr>
                <w:rStyle w:val="Hyperlink"/>
              </w:rPr>
              <w:t xml:space="preserve"> </w:t>
            </w:r>
            <w:r>
              <w:t>for additional details</w:t>
            </w:r>
          </w:p>
        </w:tc>
      </w:tr>
      <w:tr w:rsidR="000D3120" w:rsidRPr="004342C6" w14:paraId="37ECCB60" w14:textId="77777777" w:rsidTr="002522CB">
        <w:trPr>
          <w:trHeight w:val="314"/>
        </w:trPr>
        <w:tc>
          <w:tcPr>
            <w:tcW w:w="2248" w:type="dxa"/>
            <w:shd w:val="clear" w:color="000000" w:fill="FFFFFF"/>
            <w:vAlign w:val="center"/>
          </w:tcPr>
          <w:p w14:paraId="57BEC298" w14:textId="37537E0F" w:rsidR="000D3120" w:rsidRPr="004342C6" w:rsidRDefault="000A28C9" w:rsidP="00E66270">
            <w:pPr>
              <w:contextualSpacing w:val="0"/>
              <w:jc w:val="center"/>
              <w:rPr>
                <w:rFonts w:cs="Arial"/>
              </w:rPr>
            </w:pPr>
            <w:r w:rsidRPr="002E1321">
              <w:rPr>
                <w:b/>
                <w:bCs/>
              </w:rPr>
              <w:t>PS</w:t>
            </w:r>
            <w:r>
              <w:rPr>
                <w:b/>
                <w:bCs/>
              </w:rPr>
              <w:t>1.4</w:t>
            </w:r>
          </w:p>
        </w:tc>
        <w:tc>
          <w:tcPr>
            <w:tcW w:w="7032" w:type="dxa"/>
            <w:shd w:val="clear" w:color="000000" w:fill="FFFFFF"/>
          </w:tcPr>
          <w:p w14:paraId="68386A91" w14:textId="61081D14" w:rsidR="000A28C9" w:rsidRDefault="000A28C9" w:rsidP="000A28C9">
            <w:pPr>
              <w:spacing w:line="259" w:lineRule="auto"/>
            </w:pPr>
            <w:r>
              <w:t xml:space="preserve">The system shall end the TMA period effective “Current date-1” when the Back-office users select the option to end the TMA period immediately and apply the changes on override eligibility screen. </w:t>
            </w:r>
          </w:p>
          <w:p w14:paraId="575D2965" w14:textId="77777777" w:rsidR="000A28C9" w:rsidRPr="00AF0539" w:rsidRDefault="000A28C9" w:rsidP="000A28C9">
            <w:pPr>
              <w:pStyle w:val="ListParagraph"/>
              <w:spacing w:line="259" w:lineRule="auto"/>
              <w:ind w:left="360"/>
            </w:pPr>
            <w:r>
              <w:rPr>
                <w:b/>
                <w:bCs/>
              </w:rPr>
              <w:lastRenderedPageBreak/>
              <w:t>Note</w:t>
            </w:r>
            <w:r w:rsidRPr="00AF0539">
              <w:t>:</w:t>
            </w:r>
            <w:r>
              <w:t xml:space="preserve"> If the TMA start date is current date, ‘End immediately’ drop-down value will not be available.</w:t>
            </w:r>
          </w:p>
          <w:p w14:paraId="4C3C148A" w14:textId="77777777" w:rsidR="000D3120" w:rsidRPr="004342C6" w:rsidRDefault="000D3120" w:rsidP="00E66270">
            <w:pPr>
              <w:rPr>
                <w:rFonts w:cs="Arial"/>
                <w:strike/>
              </w:rPr>
            </w:pPr>
          </w:p>
        </w:tc>
      </w:tr>
      <w:tr w:rsidR="00B82EB4" w:rsidRPr="004342C6" w14:paraId="6CAC2B30" w14:textId="77777777" w:rsidTr="002522CB">
        <w:trPr>
          <w:trHeight w:val="314"/>
        </w:trPr>
        <w:tc>
          <w:tcPr>
            <w:tcW w:w="2248" w:type="dxa"/>
            <w:shd w:val="clear" w:color="000000" w:fill="FFFFFF"/>
            <w:vAlign w:val="center"/>
          </w:tcPr>
          <w:p w14:paraId="1901B733" w14:textId="16A87651" w:rsidR="00B82EB4" w:rsidRPr="004342C6" w:rsidRDefault="00B82EB4" w:rsidP="002522CB">
            <w:pPr>
              <w:contextualSpacing w:val="0"/>
              <w:jc w:val="center"/>
              <w:rPr>
                <w:rFonts w:cs="Arial"/>
              </w:rPr>
            </w:pPr>
            <w:r w:rsidRPr="004342C6">
              <w:rPr>
                <w:rFonts w:cs="Arial"/>
              </w:rPr>
              <w:lastRenderedPageBreak/>
              <w:t>MHPD</w:t>
            </w:r>
            <w:r w:rsidR="00E66270" w:rsidRPr="004342C6">
              <w:rPr>
                <w:rFonts w:cs="Arial"/>
              </w:rPr>
              <w:t>.FR.020.00</w:t>
            </w:r>
            <w:r w:rsidR="00CC3A6B" w:rsidRPr="004342C6">
              <w:rPr>
                <w:rFonts w:cs="Arial"/>
              </w:rPr>
              <w:t>2</w:t>
            </w:r>
          </w:p>
          <w:p w14:paraId="71DDD1F4" w14:textId="77777777" w:rsidR="00B82EB4" w:rsidRPr="004342C6" w:rsidRDefault="00B82EB4" w:rsidP="002522CB">
            <w:pPr>
              <w:contextualSpacing w:val="0"/>
              <w:jc w:val="center"/>
              <w:rPr>
                <w:rFonts w:cs="Arial"/>
              </w:rPr>
            </w:pPr>
          </w:p>
        </w:tc>
        <w:tc>
          <w:tcPr>
            <w:tcW w:w="7032" w:type="dxa"/>
            <w:shd w:val="clear" w:color="000000" w:fill="FFFFFF"/>
            <w:vAlign w:val="center"/>
          </w:tcPr>
          <w:p w14:paraId="65CC60D8" w14:textId="074E4CF1" w:rsidR="00B82EB4" w:rsidRPr="004342C6" w:rsidRDefault="00B82EB4" w:rsidP="002522CB">
            <w:pPr>
              <w:rPr>
                <w:rFonts w:cs="Arial"/>
                <w:noProof/>
              </w:rPr>
            </w:pPr>
            <w:r w:rsidRPr="004342C6">
              <w:rPr>
                <w:rFonts w:cs="Arial"/>
                <w:color w:val="000000"/>
                <w:szCs w:val="20"/>
              </w:rPr>
              <w:t xml:space="preserve">The system shall run the batch job monthly (since </w:t>
            </w:r>
            <w:r w:rsidR="0054043B">
              <w:rPr>
                <w:rFonts w:cs="Arial"/>
                <w:color w:val="000000"/>
                <w:szCs w:val="20"/>
              </w:rPr>
              <w:t xml:space="preserve">the </w:t>
            </w:r>
            <w:r w:rsidRPr="004342C6">
              <w:rPr>
                <w:rFonts w:cs="Arial"/>
                <w:color w:val="000000"/>
                <w:szCs w:val="20"/>
              </w:rPr>
              <w:t xml:space="preserve">TMA period always expires by </w:t>
            </w:r>
            <w:r w:rsidR="0054043B">
              <w:rPr>
                <w:rFonts w:cs="Arial"/>
                <w:color w:val="000000"/>
                <w:szCs w:val="20"/>
              </w:rPr>
              <w:t xml:space="preserve">the </w:t>
            </w:r>
            <w:r w:rsidRPr="004342C6">
              <w:rPr>
                <w:rFonts w:cs="Arial"/>
                <w:color w:val="000000"/>
                <w:szCs w:val="20"/>
              </w:rPr>
              <w:t>end of the month) to terminate the TMA benefits and rerun the eligibility.</w:t>
            </w:r>
          </w:p>
        </w:tc>
      </w:tr>
      <w:tr w:rsidR="000E3E09" w:rsidRPr="004342C6" w14:paraId="7D40AD4C" w14:textId="77777777" w:rsidTr="002522CB">
        <w:trPr>
          <w:trHeight w:val="314"/>
        </w:trPr>
        <w:tc>
          <w:tcPr>
            <w:tcW w:w="2248" w:type="dxa"/>
            <w:shd w:val="clear" w:color="000000" w:fill="FFFFFF"/>
            <w:vAlign w:val="center"/>
          </w:tcPr>
          <w:p w14:paraId="0B5A3136" w14:textId="56A3B05B" w:rsidR="00DC017B" w:rsidRPr="004342C6" w:rsidRDefault="00DC017B" w:rsidP="00DC017B">
            <w:pPr>
              <w:contextualSpacing w:val="0"/>
              <w:jc w:val="center"/>
              <w:rPr>
                <w:rFonts w:cs="Arial"/>
              </w:rPr>
            </w:pPr>
            <w:bookmarkStart w:id="642" w:name="_Hlk66182793"/>
            <w:r w:rsidRPr="004342C6">
              <w:rPr>
                <w:rFonts w:cs="Arial"/>
              </w:rPr>
              <w:t>MHPD.FR.020.00</w:t>
            </w:r>
            <w:r w:rsidR="00CC3A6B" w:rsidRPr="004342C6">
              <w:rPr>
                <w:rFonts w:cs="Arial"/>
              </w:rPr>
              <w:t>3</w:t>
            </w:r>
          </w:p>
          <w:p w14:paraId="271F5A49" w14:textId="77777777" w:rsidR="000E3E09" w:rsidRPr="004342C6" w:rsidRDefault="000E3E09" w:rsidP="002522CB">
            <w:pPr>
              <w:contextualSpacing w:val="0"/>
              <w:jc w:val="center"/>
              <w:rPr>
                <w:rFonts w:cs="Arial"/>
              </w:rPr>
            </w:pPr>
          </w:p>
        </w:tc>
        <w:tc>
          <w:tcPr>
            <w:tcW w:w="7032" w:type="dxa"/>
            <w:shd w:val="clear" w:color="000000" w:fill="FFFFFF"/>
            <w:vAlign w:val="center"/>
          </w:tcPr>
          <w:p w14:paraId="78D778C2" w14:textId="2F13F422" w:rsidR="000E3E09" w:rsidRPr="004342C6" w:rsidRDefault="000E3E09" w:rsidP="002522CB">
            <w:pPr>
              <w:rPr>
                <w:rFonts w:cs="Arial"/>
                <w:color w:val="000000"/>
                <w:szCs w:val="20"/>
              </w:rPr>
            </w:pPr>
            <w:r w:rsidRPr="004342C6">
              <w:rPr>
                <w:rFonts w:cs="Arial"/>
                <w:color w:val="000000"/>
                <w:szCs w:val="20"/>
              </w:rPr>
              <w:t>The system shall end the TMA period when members report a change</w:t>
            </w:r>
            <w:r w:rsidR="0054043B">
              <w:rPr>
                <w:rFonts w:cs="Arial"/>
                <w:color w:val="000000"/>
                <w:szCs w:val="20"/>
              </w:rPr>
              <w:t>,</w:t>
            </w:r>
            <w:r w:rsidRPr="004342C6">
              <w:rPr>
                <w:rFonts w:cs="Arial"/>
                <w:color w:val="000000"/>
                <w:szCs w:val="20"/>
              </w:rPr>
              <w:t xml:space="preserve"> </w:t>
            </w:r>
            <w:r w:rsidR="00DC017B" w:rsidRPr="004342C6">
              <w:rPr>
                <w:rFonts w:cs="Arial"/>
                <w:color w:val="000000"/>
                <w:szCs w:val="20"/>
              </w:rPr>
              <w:t xml:space="preserve">and now </w:t>
            </w:r>
            <w:r w:rsidR="0054043B">
              <w:rPr>
                <w:rFonts w:cs="Arial"/>
                <w:color w:val="000000"/>
                <w:szCs w:val="20"/>
              </w:rPr>
              <w:t xml:space="preserve">the </w:t>
            </w:r>
            <w:r w:rsidR="00DC017B" w:rsidRPr="004342C6">
              <w:rPr>
                <w:rFonts w:cs="Arial"/>
                <w:color w:val="000000"/>
                <w:szCs w:val="20"/>
              </w:rPr>
              <w:t>child’s age is greater than 19.</w:t>
            </w:r>
          </w:p>
        </w:tc>
      </w:tr>
      <w:bookmarkEnd w:id="642"/>
    </w:tbl>
    <w:p w14:paraId="4B710BCE" w14:textId="2B89967E" w:rsidR="00B82EB4" w:rsidRDefault="00B82EB4" w:rsidP="00B82EB4">
      <w:pPr>
        <w:pStyle w:val="Table"/>
        <w:rPr>
          <w:rFonts w:ascii="Arial" w:hAnsi="Arial" w:cs="Arial"/>
        </w:rPr>
      </w:pPr>
    </w:p>
    <w:p w14:paraId="585F26F4" w14:textId="77777777" w:rsidR="0054043B" w:rsidRPr="004342C6" w:rsidRDefault="0054043B" w:rsidP="00B82EB4">
      <w:pPr>
        <w:pStyle w:val="Table"/>
        <w:rPr>
          <w:rFonts w:ascii="Arial" w:hAnsi="Arial" w:cs="Arial"/>
        </w:rPr>
      </w:pPr>
    </w:p>
    <w:p w14:paraId="4ADEC7DC" w14:textId="77777777" w:rsidR="00B82EB4" w:rsidRPr="004342C6" w:rsidRDefault="00B82EB4" w:rsidP="00B82EB4">
      <w:pPr>
        <w:pStyle w:val="Heading3"/>
        <w:numPr>
          <w:ilvl w:val="2"/>
          <w:numId w:val="13"/>
        </w:numPr>
        <w:rPr>
          <w:rFonts w:ascii="Arial" w:hAnsi="Arial" w:cs="Arial"/>
        </w:rPr>
      </w:pPr>
      <w:bookmarkStart w:id="643" w:name="_Toc94634692"/>
      <w:r w:rsidRPr="004342C6">
        <w:rPr>
          <w:rFonts w:ascii="Arial" w:hAnsi="Arial" w:cs="Arial"/>
        </w:rPr>
        <w:t>Transaction /SSO Information</w:t>
      </w:r>
      <w:bookmarkEnd w:id="643"/>
    </w:p>
    <w:p w14:paraId="5FA61D95" w14:textId="77777777" w:rsidR="00B82EB4" w:rsidRPr="004342C6" w:rsidRDefault="00B82EB4" w:rsidP="00B82EB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02C9D518" w14:textId="77777777" w:rsidR="00B82EB4" w:rsidRPr="004342C6" w:rsidRDefault="00B82EB4" w:rsidP="00B82EB4">
      <w:pPr>
        <w:pStyle w:val="Heading3"/>
        <w:numPr>
          <w:ilvl w:val="2"/>
          <w:numId w:val="13"/>
        </w:numPr>
        <w:rPr>
          <w:rFonts w:ascii="Arial" w:hAnsi="Arial" w:cs="Arial"/>
        </w:rPr>
      </w:pPr>
      <w:bookmarkStart w:id="644" w:name="_Toc94634693"/>
      <w:r w:rsidRPr="004342C6">
        <w:rPr>
          <w:rFonts w:ascii="Arial" w:hAnsi="Arial" w:cs="Arial"/>
        </w:rPr>
        <w:t>Special Design Consideration</w:t>
      </w:r>
      <w:bookmarkEnd w:id="644"/>
    </w:p>
    <w:p w14:paraId="31B75ADB" w14:textId="77777777" w:rsidR="00A520D0" w:rsidRPr="004342C6" w:rsidRDefault="00A520D0" w:rsidP="00A520D0">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6DA35B10" w14:textId="1340A2EF" w:rsidR="00B82EB4" w:rsidRPr="004342C6" w:rsidRDefault="00B82EB4" w:rsidP="00B82EB4">
      <w:pPr>
        <w:pStyle w:val="Table"/>
        <w:ind w:firstLine="360"/>
        <w:rPr>
          <w:rFonts w:ascii="Arial" w:hAnsi="Arial" w:cs="Arial"/>
          <w:color w:val="auto"/>
        </w:rPr>
      </w:pPr>
      <w:r w:rsidRPr="004342C6">
        <w:rPr>
          <w:rFonts w:ascii="Arial" w:hAnsi="Arial" w:cs="Arial"/>
          <w:color w:val="auto"/>
        </w:rPr>
        <w:t xml:space="preserve"> </w:t>
      </w:r>
    </w:p>
    <w:p w14:paraId="2EE974A4" w14:textId="77777777" w:rsidR="00B82EB4" w:rsidRPr="004342C6" w:rsidRDefault="00B82EB4" w:rsidP="00B82EB4">
      <w:pPr>
        <w:pStyle w:val="Heading3"/>
        <w:numPr>
          <w:ilvl w:val="2"/>
          <w:numId w:val="13"/>
        </w:numPr>
        <w:rPr>
          <w:rFonts w:ascii="Arial" w:hAnsi="Arial" w:cs="Arial"/>
        </w:rPr>
      </w:pPr>
      <w:bookmarkStart w:id="645" w:name="_Toc94634694"/>
      <w:r w:rsidRPr="004342C6">
        <w:rPr>
          <w:rFonts w:ascii="Arial" w:hAnsi="Arial" w:cs="Arial"/>
        </w:rPr>
        <w:t>Acceptance Criteria</w:t>
      </w:r>
      <w:bookmarkEnd w:id="645"/>
    </w:p>
    <w:p w14:paraId="41270F4E" w14:textId="1C64898D" w:rsidR="00860FB4" w:rsidRPr="004342C6" w:rsidRDefault="00B82EB4" w:rsidP="00320B54">
      <w:pPr>
        <w:pStyle w:val="ListParagraph"/>
        <w:numPr>
          <w:ilvl w:val="0"/>
          <w:numId w:val="252"/>
        </w:numPr>
        <w:contextualSpacing w:val="0"/>
        <w:rPr>
          <w:rFonts w:cs="Arial"/>
        </w:rPr>
      </w:pPr>
      <w:r w:rsidRPr="004342C6">
        <w:rPr>
          <w:rFonts w:cs="Arial"/>
        </w:rPr>
        <w:t>The system should work as per the flow, UI design, functional requirements, and special design considerations defined above in the use case.</w:t>
      </w:r>
    </w:p>
    <w:p w14:paraId="5B867BC0" w14:textId="51C746F4" w:rsidR="00860FB4" w:rsidRPr="004342C6" w:rsidRDefault="00860FB4" w:rsidP="00DB6AEE">
      <w:pPr>
        <w:pStyle w:val="Heading2"/>
      </w:pPr>
      <w:bookmarkStart w:id="646" w:name="_Toc76074880"/>
      <w:bookmarkStart w:id="647" w:name="_Toc94634695"/>
      <w:r w:rsidRPr="004342C6">
        <w:lastRenderedPageBreak/>
        <w:t>Use Case Id: UC-</w:t>
      </w:r>
      <w:r w:rsidR="005B09BA" w:rsidRPr="004342C6">
        <w:t>21</w:t>
      </w:r>
      <w:r w:rsidRPr="004342C6">
        <w:t xml:space="preserve"> TMA approval and TMA Change Notice Rules</w:t>
      </w:r>
      <w:bookmarkEnd w:id="646"/>
      <w:bookmarkEnd w:id="647"/>
    </w:p>
    <w:p w14:paraId="51465B7A" w14:textId="787FF655" w:rsidR="00860FB4" w:rsidRPr="004342C6" w:rsidRDefault="00860FB4" w:rsidP="00860FB4">
      <w:pPr>
        <w:pStyle w:val="Heading3"/>
        <w:numPr>
          <w:ilvl w:val="2"/>
          <w:numId w:val="13"/>
        </w:numPr>
        <w:rPr>
          <w:rFonts w:ascii="Arial" w:hAnsi="Arial" w:cs="Arial"/>
        </w:rPr>
      </w:pPr>
      <w:bookmarkStart w:id="648" w:name="_Toc76074881"/>
      <w:bookmarkStart w:id="649" w:name="_Toc94634696"/>
      <w:r w:rsidRPr="004342C6">
        <w:rPr>
          <w:rFonts w:ascii="Arial" w:hAnsi="Arial" w:cs="Arial"/>
        </w:rPr>
        <w:t>Description</w:t>
      </w:r>
      <w:bookmarkEnd w:id="648"/>
      <w:bookmarkEnd w:id="649"/>
    </w:p>
    <w:p w14:paraId="13303249" w14:textId="211E14A9" w:rsidR="00860FB4" w:rsidRPr="004342C6" w:rsidRDefault="00860FB4" w:rsidP="00860FB4">
      <w:pPr>
        <w:ind w:left="450"/>
        <w:rPr>
          <w:rFonts w:cs="Arial"/>
        </w:rPr>
      </w:pPr>
      <w:r w:rsidRPr="004342C6">
        <w:rPr>
          <w:rFonts w:cs="Arial"/>
        </w:rPr>
        <w:t xml:space="preserve">This use case describes how </w:t>
      </w:r>
      <w:r w:rsidR="00F26125">
        <w:rPr>
          <w:rFonts w:cs="Arial"/>
        </w:rPr>
        <w:t xml:space="preserve">the </w:t>
      </w:r>
      <w:r w:rsidRPr="004342C6">
        <w:rPr>
          <w:rFonts w:cs="Arial"/>
        </w:rPr>
        <w:t xml:space="preserve">system </w:t>
      </w:r>
      <w:r w:rsidR="00F26125">
        <w:rPr>
          <w:rFonts w:cs="Arial"/>
        </w:rPr>
        <w:t xml:space="preserve">will </w:t>
      </w:r>
      <w:r w:rsidRPr="004342C6">
        <w:rPr>
          <w:rFonts w:cs="Arial"/>
        </w:rPr>
        <w:t>generate TMA Approval and TMA change Notice</w:t>
      </w:r>
      <w:r w:rsidR="00531F91">
        <w:rPr>
          <w:rFonts w:cs="Arial"/>
        </w:rPr>
        <w:t>.</w:t>
      </w:r>
    </w:p>
    <w:p w14:paraId="3B05E1A1" w14:textId="1A0B54FD" w:rsidR="00860FB4" w:rsidRPr="004342C6" w:rsidRDefault="00860FB4" w:rsidP="00860FB4">
      <w:pPr>
        <w:ind w:left="450"/>
        <w:rPr>
          <w:rFonts w:cs="Arial"/>
        </w:rPr>
      </w:pPr>
    </w:p>
    <w:p w14:paraId="6BAD9F6C" w14:textId="3808A399" w:rsidR="00860FB4" w:rsidRPr="004342C6" w:rsidRDefault="00860FB4" w:rsidP="00860FB4">
      <w:pPr>
        <w:pStyle w:val="Heading3"/>
        <w:numPr>
          <w:ilvl w:val="2"/>
          <w:numId w:val="13"/>
        </w:numPr>
        <w:rPr>
          <w:rFonts w:ascii="Arial" w:hAnsi="Arial" w:cs="Arial"/>
        </w:rPr>
      </w:pPr>
      <w:bookmarkStart w:id="650" w:name="_Toc76074882"/>
      <w:bookmarkStart w:id="651" w:name="_Toc94634697"/>
      <w:r w:rsidRPr="004342C6">
        <w:rPr>
          <w:rFonts w:ascii="Arial" w:hAnsi="Arial" w:cs="Arial"/>
        </w:rPr>
        <w:t>Related Use case</w:t>
      </w:r>
      <w:bookmarkEnd w:id="650"/>
      <w:bookmarkEnd w:id="651"/>
      <w:r w:rsidRPr="004342C6">
        <w:rPr>
          <w:rFonts w:ascii="Arial" w:hAnsi="Arial" w:cs="Arial"/>
        </w:rPr>
        <w:t xml:space="preserve"> </w:t>
      </w:r>
    </w:p>
    <w:p w14:paraId="7EC9EC70" w14:textId="3F80CC8A" w:rsidR="00860FB4" w:rsidRPr="004342C6" w:rsidRDefault="00860FB4" w:rsidP="00860FB4">
      <w:pPr>
        <w:ind w:firstLine="450"/>
        <w:rPr>
          <w:rFonts w:cs="Arial"/>
        </w:rPr>
      </w:pPr>
      <w:r w:rsidRPr="004342C6">
        <w:rPr>
          <w:rFonts w:cs="Arial"/>
        </w:rPr>
        <w:t>Not applicable</w:t>
      </w:r>
    </w:p>
    <w:p w14:paraId="23808EC8" w14:textId="189368B5" w:rsidR="00860FB4" w:rsidRPr="004342C6" w:rsidRDefault="00860FB4" w:rsidP="00860FB4">
      <w:pPr>
        <w:rPr>
          <w:rFonts w:cs="Arial"/>
        </w:rPr>
      </w:pPr>
      <w:r w:rsidRPr="004342C6">
        <w:rPr>
          <w:rFonts w:cs="Arial"/>
          <w:i/>
          <w:color w:val="00B050"/>
        </w:rPr>
        <w:t xml:space="preserve">  </w:t>
      </w:r>
    </w:p>
    <w:p w14:paraId="15F25F82" w14:textId="0A85FC5A" w:rsidR="00860FB4" w:rsidRPr="004342C6" w:rsidRDefault="00860FB4" w:rsidP="00860FB4">
      <w:pPr>
        <w:pStyle w:val="Heading3"/>
        <w:numPr>
          <w:ilvl w:val="2"/>
          <w:numId w:val="13"/>
        </w:numPr>
        <w:rPr>
          <w:rFonts w:ascii="Arial" w:hAnsi="Arial" w:cs="Arial"/>
        </w:rPr>
      </w:pPr>
      <w:bookmarkStart w:id="652" w:name="_Toc76074883"/>
      <w:bookmarkStart w:id="653" w:name="_Toc94634698"/>
      <w:r w:rsidRPr="004342C6">
        <w:rPr>
          <w:rFonts w:ascii="Arial" w:hAnsi="Arial" w:cs="Arial"/>
        </w:rPr>
        <w:t>Actor(s)</w:t>
      </w:r>
      <w:bookmarkEnd w:id="652"/>
      <w:bookmarkEnd w:id="653"/>
    </w:p>
    <w:p w14:paraId="0E46B155" w14:textId="06C80EC0" w:rsidR="00860FB4" w:rsidRPr="004342C6" w:rsidRDefault="00860FB4" w:rsidP="00320B54">
      <w:pPr>
        <w:pStyle w:val="ListParagraph"/>
        <w:numPr>
          <w:ilvl w:val="0"/>
          <w:numId w:val="258"/>
        </w:numPr>
        <w:ind w:left="810"/>
        <w:contextualSpacing w:val="0"/>
        <w:rPr>
          <w:rFonts w:cs="Arial"/>
        </w:rPr>
      </w:pPr>
      <w:r w:rsidRPr="004342C6">
        <w:rPr>
          <w:rFonts w:cs="Arial"/>
        </w:rPr>
        <w:t>HIX System</w:t>
      </w:r>
    </w:p>
    <w:p w14:paraId="490DB8B5" w14:textId="17888120" w:rsidR="00860FB4" w:rsidRPr="004342C6" w:rsidRDefault="00860FB4" w:rsidP="00320B54">
      <w:pPr>
        <w:pStyle w:val="ListParagraph"/>
        <w:numPr>
          <w:ilvl w:val="0"/>
          <w:numId w:val="258"/>
        </w:numPr>
        <w:ind w:left="810"/>
        <w:contextualSpacing w:val="0"/>
        <w:rPr>
          <w:rFonts w:cs="Arial"/>
        </w:rPr>
      </w:pPr>
      <w:r w:rsidRPr="004342C6">
        <w:rPr>
          <w:rFonts w:cs="Arial"/>
        </w:rPr>
        <w:t>Individual User</w:t>
      </w:r>
    </w:p>
    <w:p w14:paraId="2E73E5C0" w14:textId="0C39C5E5" w:rsidR="00860FB4" w:rsidRPr="004342C6" w:rsidRDefault="00860FB4" w:rsidP="00320B54">
      <w:pPr>
        <w:pStyle w:val="ListParagraph"/>
        <w:numPr>
          <w:ilvl w:val="0"/>
          <w:numId w:val="258"/>
        </w:numPr>
        <w:ind w:left="810"/>
        <w:contextualSpacing w:val="0"/>
        <w:rPr>
          <w:rFonts w:cs="Arial"/>
        </w:rPr>
      </w:pPr>
      <w:r w:rsidRPr="004342C6">
        <w:rPr>
          <w:rFonts w:cs="Arial"/>
        </w:rPr>
        <w:t xml:space="preserve">Assistor portal users </w:t>
      </w:r>
    </w:p>
    <w:p w14:paraId="2F41C31A" w14:textId="2EF625EF" w:rsidR="00860FB4" w:rsidRPr="004342C6" w:rsidRDefault="00860FB4" w:rsidP="00F26125">
      <w:pPr>
        <w:pStyle w:val="ListParagraph"/>
        <w:numPr>
          <w:ilvl w:val="0"/>
          <w:numId w:val="20"/>
        </w:numPr>
        <w:contextualSpacing w:val="0"/>
        <w:rPr>
          <w:rFonts w:cs="Arial"/>
        </w:rPr>
      </w:pPr>
      <w:r w:rsidRPr="004342C6">
        <w:rPr>
          <w:rFonts w:cs="Arial"/>
        </w:rPr>
        <w:t>CAC User</w:t>
      </w:r>
    </w:p>
    <w:p w14:paraId="08E699CF" w14:textId="67FD61EE" w:rsidR="00860FB4" w:rsidRPr="004342C6" w:rsidRDefault="00860FB4" w:rsidP="00F26125">
      <w:pPr>
        <w:pStyle w:val="ListParagraph"/>
        <w:numPr>
          <w:ilvl w:val="0"/>
          <w:numId w:val="20"/>
        </w:numPr>
        <w:contextualSpacing w:val="0"/>
        <w:rPr>
          <w:rFonts w:cs="Arial"/>
        </w:rPr>
      </w:pPr>
      <w:r w:rsidRPr="004342C6">
        <w:rPr>
          <w:rFonts w:cs="Arial"/>
        </w:rPr>
        <w:t>Navigator User</w:t>
      </w:r>
    </w:p>
    <w:p w14:paraId="11A75A1E" w14:textId="46206A29" w:rsidR="00860FB4" w:rsidRPr="004342C6" w:rsidRDefault="00860FB4" w:rsidP="00320B54">
      <w:pPr>
        <w:pStyle w:val="ListParagraph"/>
        <w:numPr>
          <w:ilvl w:val="0"/>
          <w:numId w:val="258"/>
        </w:numPr>
        <w:ind w:left="810"/>
        <w:contextualSpacing w:val="0"/>
        <w:rPr>
          <w:rFonts w:cs="Arial"/>
        </w:rPr>
      </w:pPr>
      <w:r w:rsidRPr="004342C6">
        <w:rPr>
          <w:rFonts w:cs="Arial"/>
        </w:rPr>
        <w:t>The following Agent Portal User(s):</w:t>
      </w:r>
    </w:p>
    <w:p w14:paraId="5C38E20D" w14:textId="563F008E" w:rsidR="00860FB4" w:rsidRPr="004342C6" w:rsidRDefault="00860FB4" w:rsidP="00F26125">
      <w:pPr>
        <w:pStyle w:val="ListParagraph"/>
        <w:numPr>
          <w:ilvl w:val="0"/>
          <w:numId w:val="20"/>
        </w:numPr>
        <w:contextualSpacing w:val="0"/>
        <w:rPr>
          <w:rFonts w:cs="Arial"/>
        </w:rPr>
      </w:pPr>
      <w:r w:rsidRPr="004342C6">
        <w:rPr>
          <w:rFonts w:cs="Arial"/>
        </w:rPr>
        <w:t>Back Office User</w:t>
      </w:r>
    </w:p>
    <w:p w14:paraId="0D44EC8F" w14:textId="42A95B38" w:rsidR="00860FB4" w:rsidRPr="004342C6" w:rsidRDefault="00860FB4" w:rsidP="00F26125">
      <w:pPr>
        <w:pStyle w:val="ListParagraph"/>
        <w:numPr>
          <w:ilvl w:val="0"/>
          <w:numId w:val="20"/>
        </w:numPr>
        <w:contextualSpacing w:val="0"/>
        <w:rPr>
          <w:rFonts w:cs="Arial"/>
        </w:rPr>
      </w:pPr>
      <w:r w:rsidRPr="004342C6">
        <w:rPr>
          <w:rFonts w:cs="Arial"/>
        </w:rPr>
        <w:t>Super User/MED_BO User</w:t>
      </w:r>
    </w:p>
    <w:p w14:paraId="2833E9A4" w14:textId="5A18F8EC" w:rsidR="00860FB4" w:rsidRPr="004342C6" w:rsidRDefault="00860FB4" w:rsidP="00F26125">
      <w:pPr>
        <w:pStyle w:val="ListParagraph"/>
        <w:numPr>
          <w:ilvl w:val="0"/>
          <w:numId w:val="20"/>
        </w:numPr>
        <w:contextualSpacing w:val="0"/>
        <w:rPr>
          <w:rFonts w:cs="Arial"/>
        </w:rPr>
      </w:pPr>
      <w:r w:rsidRPr="004342C6">
        <w:rPr>
          <w:rFonts w:cs="Arial"/>
        </w:rPr>
        <w:t>CSR User</w:t>
      </w:r>
    </w:p>
    <w:p w14:paraId="6A96FB30" w14:textId="59B9FE1B" w:rsidR="00860FB4" w:rsidRPr="004342C6" w:rsidRDefault="00860FB4" w:rsidP="00F26125">
      <w:pPr>
        <w:pStyle w:val="ListParagraph"/>
        <w:numPr>
          <w:ilvl w:val="0"/>
          <w:numId w:val="20"/>
        </w:numPr>
        <w:contextualSpacing w:val="0"/>
        <w:rPr>
          <w:rFonts w:cs="Arial"/>
        </w:rPr>
      </w:pPr>
      <w:r w:rsidRPr="004342C6">
        <w:rPr>
          <w:rFonts w:cs="Arial"/>
        </w:rPr>
        <w:t>TPL User</w:t>
      </w:r>
    </w:p>
    <w:p w14:paraId="3D2F4CA2" w14:textId="3A0E775F" w:rsidR="00860FB4" w:rsidRPr="004342C6" w:rsidRDefault="00860FB4" w:rsidP="00F26125">
      <w:pPr>
        <w:pStyle w:val="ListParagraph"/>
        <w:numPr>
          <w:ilvl w:val="0"/>
          <w:numId w:val="20"/>
        </w:numPr>
        <w:contextualSpacing w:val="0"/>
        <w:rPr>
          <w:rFonts w:cs="Arial"/>
        </w:rPr>
      </w:pPr>
      <w:r w:rsidRPr="004342C6">
        <w:rPr>
          <w:rFonts w:cs="Arial"/>
        </w:rPr>
        <w:t>TPL Super User</w:t>
      </w:r>
    </w:p>
    <w:p w14:paraId="5A9BC7C7" w14:textId="03CDCDFE" w:rsidR="00860FB4" w:rsidRPr="004342C6" w:rsidRDefault="00860FB4" w:rsidP="00F26125">
      <w:pPr>
        <w:pStyle w:val="ListParagraph"/>
        <w:numPr>
          <w:ilvl w:val="0"/>
          <w:numId w:val="20"/>
        </w:numPr>
        <w:contextualSpacing w:val="0"/>
        <w:rPr>
          <w:rFonts w:cs="Arial"/>
        </w:rPr>
      </w:pPr>
      <w:r w:rsidRPr="004342C6">
        <w:rPr>
          <w:rFonts w:cs="Arial"/>
        </w:rPr>
        <w:t>TPL_BO User</w:t>
      </w:r>
    </w:p>
    <w:p w14:paraId="254C10D6" w14:textId="681C0528" w:rsidR="00860FB4" w:rsidRPr="004342C6" w:rsidRDefault="00860FB4" w:rsidP="00F26125">
      <w:pPr>
        <w:pStyle w:val="ListParagraph"/>
        <w:numPr>
          <w:ilvl w:val="0"/>
          <w:numId w:val="20"/>
        </w:numPr>
        <w:contextualSpacing w:val="0"/>
        <w:rPr>
          <w:rFonts w:cs="Arial"/>
        </w:rPr>
      </w:pPr>
      <w:r w:rsidRPr="004342C6">
        <w:rPr>
          <w:rFonts w:cs="Arial"/>
        </w:rPr>
        <w:t>Advanced CSR User</w:t>
      </w:r>
    </w:p>
    <w:p w14:paraId="722E98A9" w14:textId="6A99BACC" w:rsidR="00860FB4" w:rsidRPr="004342C6" w:rsidRDefault="00860FB4" w:rsidP="00860FB4">
      <w:pPr>
        <w:rPr>
          <w:rFonts w:cs="Arial"/>
        </w:rPr>
      </w:pPr>
      <w:r w:rsidRPr="004342C6">
        <w:rPr>
          <w:rFonts w:cs="Arial"/>
          <w:i/>
          <w:color w:val="00B050"/>
        </w:rPr>
        <w:t xml:space="preserve">  </w:t>
      </w:r>
    </w:p>
    <w:p w14:paraId="00A39112" w14:textId="0359D107" w:rsidR="00860FB4" w:rsidRPr="004342C6" w:rsidRDefault="00860FB4" w:rsidP="00860FB4">
      <w:pPr>
        <w:pStyle w:val="Heading3"/>
        <w:numPr>
          <w:ilvl w:val="2"/>
          <w:numId w:val="13"/>
        </w:numPr>
        <w:rPr>
          <w:rFonts w:ascii="Arial" w:hAnsi="Arial" w:cs="Arial"/>
        </w:rPr>
      </w:pPr>
      <w:bookmarkStart w:id="654" w:name="_Toc76074884"/>
      <w:bookmarkStart w:id="655" w:name="_Toc94634699"/>
      <w:r w:rsidRPr="004342C6">
        <w:rPr>
          <w:rFonts w:ascii="Arial" w:hAnsi="Arial" w:cs="Arial"/>
        </w:rPr>
        <w:t>Trigger(s)</w:t>
      </w:r>
      <w:bookmarkEnd w:id="654"/>
      <w:bookmarkEnd w:id="655"/>
    </w:p>
    <w:p w14:paraId="2E406BCD" w14:textId="0E9C875C" w:rsidR="00AA538C" w:rsidRPr="00AA538C" w:rsidRDefault="00860FB4" w:rsidP="00320B54">
      <w:pPr>
        <w:pStyle w:val="ListParagraph"/>
        <w:numPr>
          <w:ilvl w:val="0"/>
          <w:numId w:val="259"/>
        </w:numPr>
        <w:contextualSpacing w:val="0"/>
        <w:rPr>
          <w:rFonts w:cs="Arial"/>
        </w:rPr>
      </w:pPr>
      <w:r w:rsidRPr="004342C6">
        <w:rPr>
          <w:rFonts w:cs="Arial"/>
        </w:rPr>
        <w:t>Eligibility is determined/re-determined through any process</w:t>
      </w:r>
      <w:r w:rsidR="00F26125">
        <w:rPr>
          <w:rFonts w:cs="Arial"/>
        </w:rPr>
        <w:t>,</w:t>
      </w:r>
      <w:r w:rsidRPr="004342C6">
        <w:rPr>
          <w:rFonts w:cs="Arial"/>
        </w:rPr>
        <w:t xml:space="preserve"> e.g.</w:t>
      </w:r>
      <w:r w:rsidR="00F26125">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161CA18E" w14:textId="2601861A" w:rsidR="00AA538C" w:rsidRPr="00AA538C" w:rsidRDefault="00AA538C" w:rsidP="00AA538C">
      <w:pPr>
        <w:pStyle w:val="ListParagraph"/>
        <w:ind w:left="810"/>
        <w:contextualSpacing w:val="0"/>
        <w:rPr>
          <w:rFonts w:cs="Arial"/>
        </w:rPr>
      </w:pPr>
    </w:p>
    <w:p w14:paraId="0EA82001" w14:textId="3088171F" w:rsidR="00860FB4" w:rsidRPr="004342C6" w:rsidRDefault="00860FB4" w:rsidP="00860FB4">
      <w:pPr>
        <w:pStyle w:val="Heading3"/>
        <w:numPr>
          <w:ilvl w:val="2"/>
          <w:numId w:val="13"/>
        </w:numPr>
        <w:rPr>
          <w:rFonts w:ascii="Arial" w:hAnsi="Arial" w:cs="Arial"/>
        </w:rPr>
      </w:pPr>
      <w:bookmarkStart w:id="656" w:name="_Toc76074885"/>
      <w:bookmarkStart w:id="657" w:name="_Toc94634700"/>
      <w:r w:rsidRPr="004342C6">
        <w:rPr>
          <w:rFonts w:ascii="Arial" w:hAnsi="Arial" w:cs="Arial"/>
        </w:rPr>
        <w:t>Precondition(s)</w:t>
      </w:r>
      <w:bookmarkEnd w:id="656"/>
      <w:bookmarkEnd w:id="657"/>
    </w:p>
    <w:p w14:paraId="7AB45EF6" w14:textId="6F7749B8" w:rsidR="00AB46C0" w:rsidRPr="00AB46C0" w:rsidRDefault="00860FB4" w:rsidP="00320B54">
      <w:pPr>
        <w:pStyle w:val="ListParagraph"/>
        <w:numPr>
          <w:ilvl w:val="0"/>
          <w:numId w:val="439"/>
        </w:numPr>
        <w:contextualSpacing w:val="0"/>
        <w:rPr>
          <w:rFonts w:cs="Arial"/>
        </w:rPr>
      </w:pPr>
      <w:r w:rsidRPr="004342C6">
        <w:rPr>
          <w:rFonts w:cs="Arial"/>
        </w:rPr>
        <w:t>Eligibility is determined/ re-determined</w:t>
      </w:r>
      <w:r w:rsidR="008032B6">
        <w:rPr>
          <w:rFonts w:cs="Arial"/>
        </w:rPr>
        <w:t>.</w:t>
      </w:r>
      <w:r w:rsidR="00AB46C0" w:rsidRPr="00AB46C0">
        <w:rPr>
          <w:rFonts w:cs="Arial"/>
        </w:rPr>
        <w:t xml:space="preserve"> </w:t>
      </w:r>
    </w:p>
    <w:p w14:paraId="56B5158A" w14:textId="449ACF7F" w:rsidR="00860FB4" w:rsidRPr="004342C6" w:rsidRDefault="00860FB4" w:rsidP="00320B54">
      <w:pPr>
        <w:pStyle w:val="ListParagraph"/>
        <w:numPr>
          <w:ilvl w:val="0"/>
          <w:numId w:val="439"/>
        </w:numPr>
        <w:contextualSpacing w:val="0"/>
        <w:rPr>
          <w:rFonts w:cs="Arial"/>
        </w:rPr>
      </w:pPr>
      <w:r w:rsidRPr="004342C6">
        <w:rPr>
          <w:rFonts w:cs="Arial"/>
        </w:rPr>
        <w:t>The application continues to include a child younger than age 19 and has a relationship of parent/caretaker relative.</w:t>
      </w:r>
    </w:p>
    <w:p w14:paraId="5F7D711C" w14:textId="55A3BDE8" w:rsidR="00860FB4" w:rsidRPr="004342C6" w:rsidRDefault="00860FB4" w:rsidP="00320B54">
      <w:pPr>
        <w:pStyle w:val="ListParagraph"/>
        <w:numPr>
          <w:ilvl w:val="0"/>
          <w:numId w:val="439"/>
        </w:numPr>
        <w:contextualSpacing w:val="0"/>
        <w:rPr>
          <w:rFonts w:cs="Arial"/>
        </w:rPr>
      </w:pPr>
      <w:r w:rsidRPr="004342C6">
        <w:rPr>
          <w:rFonts w:cs="Arial"/>
        </w:rPr>
        <w:t>The income should be verified in the latest eligibility prior to report</w:t>
      </w:r>
      <w:r w:rsidR="00F26125">
        <w:rPr>
          <w:rFonts w:cs="Arial"/>
        </w:rPr>
        <w:t>ing</w:t>
      </w:r>
      <w:r w:rsidRPr="004342C6">
        <w:rPr>
          <w:rFonts w:cs="Arial"/>
        </w:rPr>
        <w:t xml:space="preserve"> a change</w:t>
      </w:r>
      <w:r w:rsidR="00A520D0" w:rsidRPr="004342C6">
        <w:rPr>
          <w:rFonts w:cs="Arial"/>
        </w:rPr>
        <w:t>.</w:t>
      </w:r>
    </w:p>
    <w:p w14:paraId="6A693748" w14:textId="05B95DC1" w:rsidR="00860FB4" w:rsidRPr="004342C6" w:rsidRDefault="00860FB4" w:rsidP="00860FB4">
      <w:pPr>
        <w:pStyle w:val="ListParagraph"/>
        <w:ind w:left="1170"/>
        <w:contextualSpacing w:val="0"/>
        <w:rPr>
          <w:rFonts w:cs="Arial"/>
        </w:rPr>
      </w:pPr>
    </w:p>
    <w:p w14:paraId="617AA583" w14:textId="121392BB" w:rsidR="00860FB4" w:rsidRPr="004342C6" w:rsidRDefault="00860FB4" w:rsidP="00860FB4">
      <w:pPr>
        <w:pStyle w:val="Heading3"/>
        <w:numPr>
          <w:ilvl w:val="2"/>
          <w:numId w:val="13"/>
        </w:numPr>
        <w:pBdr>
          <w:bottom w:val="single" w:sz="12" w:space="5" w:color="4C8B3F"/>
        </w:pBdr>
        <w:rPr>
          <w:rFonts w:ascii="Arial" w:hAnsi="Arial" w:cs="Arial"/>
        </w:rPr>
      </w:pPr>
      <w:bookmarkStart w:id="658" w:name="_Toc76074886"/>
      <w:bookmarkStart w:id="659" w:name="_Toc94634701"/>
      <w:r w:rsidRPr="004342C6">
        <w:rPr>
          <w:rFonts w:ascii="Arial" w:hAnsi="Arial" w:cs="Arial"/>
        </w:rPr>
        <w:t>Postcondition(s)</w:t>
      </w:r>
      <w:bookmarkEnd w:id="658"/>
      <w:bookmarkEnd w:id="659"/>
    </w:p>
    <w:p w14:paraId="6F4F1D93" w14:textId="566DFBC4" w:rsidR="009E24A6" w:rsidRPr="004342C6" w:rsidRDefault="00A520D0" w:rsidP="00320B54">
      <w:pPr>
        <w:pStyle w:val="NumberedNormal"/>
        <w:numPr>
          <w:ilvl w:val="3"/>
          <w:numId w:val="260"/>
        </w:numPr>
        <w:ind w:left="810"/>
        <w:rPr>
          <w:rFonts w:ascii="Arial" w:hAnsi="Arial" w:cs="Arial"/>
          <w:sz w:val="22"/>
          <w:szCs w:val="22"/>
        </w:rPr>
      </w:pPr>
      <w:r w:rsidRPr="004342C6">
        <w:rPr>
          <w:rFonts w:ascii="Arial" w:hAnsi="Arial" w:cs="Arial"/>
          <w:sz w:val="22"/>
          <w:szCs w:val="22"/>
        </w:rPr>
        <w:t>T</w:t>
      </w:r>
      <w:r w:rsidR="001444D9" w:rsidRPr="004342C6">
        <w:rPr>
          <w:rFonts w:ascii="Arial" w:hAnsi="Arial" w:cs="Arial"/>
          <w:sz w:val="22"/>
          <w:szCs w:val="22"/>
        </w:rPr>
        <w:t>he system generated a MassHealth TMA Approval Notice</w:t>
      </w:r>
      <w:r w:rsidR="009E24A6">
        <w:rPr>
          <w:rFonts w:ascii="Arial" w:hAnsi="Arial" w:cs="Arial"/>
          <w:sz w:val="22"/>
          <w:szCs w:val="22"/>
        </w:rPr>
        <w:t xml:space="preserve"> </w:t>
      </w:r>
      <w:r w:rsidR="001444D9" w:rsidRPr="004342C6">
        <w:rPr>
          <w:rFonts w:ascii="Arial" w:hAnsi="Arial" w:cs="Arial"/>
          <w:sz w:val="22"/>
          <w:szCs w:val="22"/>
        </w:rPr>
        <w:t xml:space="preserve">at </w:t>
      </w:r>
      <w:r w:rsidR="00F26125">
        <w:rPr>
          <w:rFonts w:ascii="Arial" w:hAnsi="Arial" w:cs="Arial"/>
          <w:sz w:val="22"/>
          <w:szCs w:val="22"/>
        </w:rPr>
        <w:t xml:space="preserve">the </w:t>
      </w:r>
      <w:r w:rsidR="001444D9" w:rsidRPr="004342C6">
        <w:rPr>
          <w:rFonts w:ascii="Arial" w:hAnsi="Arial" w:cs="Arial"/>
          <w:sz w:val="22"/>
          <w:szCs w:val="22"/>
        </w:rPr>
        <w:t>application household level and include</w:t>
      </w:r>
      <w:r w:rsidR="00F26125">
        <w:rPr>
          <w:rFonts w:ascii="Arial" w:hAnsi="Arial" w:cs="Arial"/>
          <w:sz w:val="22"/>
          <w:szCs w:val="22"/>
        </w:rPr>
        <w:t>d</w:t>
      </w:r>
      <w:r w:rsidR="001444D9" w:rsidRPr="004342C6">
        <w:rPr>
          <w:rFonts w:ascii="Arial" w:hAnsi="Arial" w:cs="Arial"/>
          <w:sz w:val="22"/>
          <w:szCs w:val="22"/>
        </w:rPr>
        <w:t xml:space="preserve"> all members approved for TMA.</w:t>
      </w:r>
    </w:p>
    <w:p w14:paraId="5E8EC5BA" w14:textId="1B35AA0C" w:rsidR="001444D9" w:rsidRPr="004342C6" w:rsidRDefault="00D15B30" w:rsidP="00320B54">
      <w:pPr>
        <w:pStyle w:val="NumberedNormal"/>
        <w:numPr>
          <w:ilvl w:val="3"/>
          <w:numId w:val="260"/>
        </w:numPr>
        <w:ind w:left="810"/>
        <w:rPr>
          <w:rFonts w:ascii="Arial" w:hAnsi="Arial" w:cs="Arial"/>
          <w:sz w:val="22"/>
          <w:szCs w:val="22"/>
        </w:rPr>
      </w:pPr>
      <w:r w:rsidRPr="004342C6">
        <w:rPr>
          <w:rFonts w:ascii="Arial" w:hAnsi="Arial" w:cs="Arial"/>
          <w:sz w:val="22"/>
          <w:szCs w:val="22"/>
        </w:rPr>
        <w:t xml:space="preserve">The system </w:t>
      </w:r>
      <w:r w:rsidR="001444D9" w:rsidRPr="004342C6">
        <w:rPr>
          <w:rFonts w:ascii="Arial" w:hAnsi="Arial" w:cs="Arial"/>
          <w:sz w:val="22"/>
          <w:szCs w:val="22"/>
        </w:rPr>
        <w:t>generate</w:t>
      </w:r>
      <w:r w:rsidRPr="004342C6">
        <w:rPr>
          <w:rFonts w:ascii="Arial" w:hAnsi="Arial" w:cs="Arial"/>
          <w:sz w:val="22"/>
          <w:szCs w:val="22"/>
        </w:rPr>
        <w:t>d</w:t>
      </w:r>
      <w:r w:rsidR="001444D9" w:rsidRPr="004342C6">
        <w:rPr>
          <w:rFonts w:ascii="Arial" w:hAnsi="Arial" w:cs="Arial"/>
          <w:sz w:val="22"/>
          <w:szCs w:val="22"/>
        </w:rPr>
        <w:t xml:space="preserve"> and sen</w:t>
      </w:r>
      <w:r w:rsidR="00F26125">
        <w:rPr>
          <w:rFonts w:ascii="Arial" w:hAnsi="Arial" w:cs="Arial"/>
          <w:sz w:val="22"/>
          <w:szCs w:val="22"/>
        </w:rPr>
        <w:t>t</w:t>
      </w:r>
      <w:r w:rsidR="001444D9" w:rsidRPr="004342C6">
        <w:rPr>
          <w:rFonts w:ascii="Arial" w:hAnsi="Arial" w:cs="Arial"/>
          <w:sz w:val="22"/>
          <w:szCs w:val="22"/>
        </w:rPr>
        <w:t xml:space="preserve"> the MassHealth TMA Change notice to the application head of </w:t>
      </w:r>
      <w:r w:rsidR="00F26125">
        <w:rPr>
          <w:rFonts w:ascii="Arial" w:hAnsi="Arial" w:cs="Arial"/>
          <w:sz w:val="22"/>
          <w:szCs w:val="22"/>
        </w:rPr>
        <w:t xml:space="preserve">the </w:t>
      </w:r>
      <w:r w:rsidR="001444D9" w:rsidRPr="004342C6">
        <w:rPr>
          <w:rFonts w:ascii="Arial" w:hAnsi="Arial" w:cs="Arial"/>
          <w:sz w:val="22"/>
          <w:szCs w:val="22"/>
        </w:rPr>
        <w:t xml:space="preserve">household and </w:t>
      </w:r>
      <w:r w:rsidRPr="004342C6">
        <w:rPr>
          <w:rFonts w:ascii="Arial" w:hAnsi="Arial" w:cs="Arial"/>
          <w:sz w:val="22"/>
          <w:szCs w:val="22"/>
        </w:rPr>
        <w:t>listed</w:t>
      </w:r>
      <w:r w:rsidR="001444D9" w:rsidRPr="004342C6">
        <w:rPr>
          <w:rFonts w:ascii="Arial" w:hAnsi="Arial" w:cs="Arial"/>
          <w:sz w:val="22"/>
          <w:szCs w:val="22"/>
        </w:rPr>
        <w:t xml:space="preserve"> the members for those TMA Period ends in 2 months.</w:t>
      </w:r>
    </w:p>
    <w:p w14:paraId="709DAD86" w14:textId="3EE5CB81" w:rsidR="001444D9" w:rsidRPr="004342C6" w:rsidRDefault="00D15B30" w:rsidP="00320B54">
      <w:pPr>
        <w:pStyle w:val="NumberedNormal"/>
        <w:numPr>
          <w:ilvl w:val="3"/>
          <w:numId w:val="260"/>
        </w:numPr>
        <w:ind w:left="810"/>
        <w:rPr>
          <w:rFonts w:ascii="Arial" w:hAnsi="Arial" w:cs="Arial"/>
          <w:sz w:val="22"/>
          <w:szCs w:val="22"/>
        </w:rPr>
      </w:pPr>
      <w:r w:rsidRPr="004342C6">
        <w:rPr>
          <w:rFonts w:ascii="Arial" w:hAnsi="Arial" w:cs="Arial"/>
          <w:sz w:val="22"/>
          <w:szCs w:val="22"/>
        </w:rPr>
        <w:t>The</w:t>
      </w:r>
      <w:r w:rsidR="001444D9" w:rsidRPr="004342C6">
        <w:rPr>
          <w:rFonts w:ascii="Arial" w:hAnsi="Arial" w:cs="Arial"/>
          <w:sz w:val="22"/>
          <w:szCs w:val="22"/>
        </w:rPr>
        <w:t xml:space="preserve"> system display</w:t>
      </w:r>
      <w:r w:rsidRPr="004342C6">
        <w:rPr>
          <w:rFonts w:ascii="Arial" w:hAnsi="Arial" w:cs="Arial"/>
          <w:sz w:val="22"/>
          <w:szCs w:val="22"/>
        </w:rPr>
        <w:t>ed</w:t>
      </w:r>
      <w:r w:rsidR="001444D9" w:rsidRPr="004342C6">
        <w:rPr>
          <w:rFonts w:ascii="Arial" w:hAnsi="Arial" w:cs="Arial"/>
          <w:sz w:val="22"/>
          <w:szCs w:val="22"/>
        </w:rPr>
        <w:t xml:space="preserve"> a link to the user on </w:t>
      </w:r>
      <w:r w:rsidR="00B92CB2">
        <w:rPr>
          <w:rFonts w:ascii="Arial" w:hAnsi="Arial" w:cs="Arial"/>
          <w:sz w:val="22"/>
          <w:szCs w:val="22"/>
        </w:rPr>
        <w:t xml:space="preserve">the </w:t>
      </w:r>
      <w:r w:rsidR="001444D9" w:rsidRPr="004342C6">
        <w:rPr>
          <w:rFonts w:ascii="Arial" w:hAnsi="Arial" w:cs="Arial"/>
          <w:sz w:val="22"/>
          <w:szCs w:val="22"/>
        </w:rPr>
        <w:t>"Eligibility Summary" screen that route</w:t>
      </w:r>
      <w:r w:rsidRPr="004342C6">
        <w:rPr>
          <w:rFonts w:ascii="Arial" w:hAnsi="Arial" w:cs="Arial"/>
          <w:sz w:val="22"/>
          <w:szCs w:val="22"/>
        </w:rPr>
        <w:t>d</w:t>
      </w:r>
      <w:r w:rsidR="001444D9" w:rsidRPr="004342C6">
        <w:rPr>
          <w:rFonts w:ascii="Arial" w:hAnsi="Arial" w:cs="Arial"/>
          <w:sz w:val="22"/>
          <w:szCs w:val="22"/>
        </w:rPr>
        <w:t xml:space="preserve"> the user to </w:t>
      </w:r>
      <w:r w:rsidR="00F26125">
        <w:rPr>
          <w:rFonts w:ascii="Arial" w:hAnsi="Arial" w:cs="Arial"/>
          <w:sz w:val="22"/>
          <w:szCs w:val="22"/>
        </w:rPr>
        <w:t xml:space="preserve">the </w:t>
      </w:r>
      <w:r w:rsidR="001444D9" w:rsidRPr="004342C6">
        <w:rPr>
          <w:rFonts w:ascii="Arial" w:hAnsi="Arial" w:cs="Arial"/>
          <w:sz w:val="22"/>
          <w:szCs w:val="22"/>
        </w:rPr>
        <w:t xml:space="preserve">RAC "Income" screen when TMA change Notice is generated. </w:t>
      </w:r>
    </w:p>
    <w:p w14:paraId="42163DDF" w14:textId="2F36C77B" w:rsidR="001444D9" w:rsidRPr="004342C6" w:rsidRDefault="001444D9" w:rsidP="00320B54">
      <w:pPr>
        <w:pStyle w:val="NumberedNormal"/>
        <w:numPr>
          <w:ilvl w:val="3"/>
          <w:numId w:val="260"/>
        </w:numPr>
        <w:ind w:left="810"/>
        <w:rPr>
          <w:rFonts w:ascii="Arial" w:hAnsi="Arial" w:cs="Arial"/>
          <w:sz w:val="22"/>
          <w:szCs w:val="22"/>
        </w:rPr>
      </w:pPr>
      <w:r w:rsidRPr="004342C6">
        <w:rPr>
          <w:rFonts w:ascii="Arial" w:hAnsi="Arial" w:cs="Arial"/>
          <w:sz w:val="22"/>
          <w:szCs w:val="22"/>
        </w:rPr>
        <w:lastRenderedPageBreak/>
        <w:t>The system remove</w:t>
      </w:r>
      <w:r w:rsidR="00D15B30" w:rsidRPr="004342C6">
        <w:rPr>
          <w:rFonts w:ascii="Arial" w:hAnsi="Arial" w:cs="Arial"/>
          <w:sz w:val="22"/>
          <w:szCs w:val="22"/>
        </w:rPr>
        <w:t>d</w:t>
      </w:r>
      <w:r w:rsidRPr="004342C6">
        <w:rPr>
          <w:rFonts w:ascii="Arial" w:hAnsi="Arial" w:cs="Arial"/>
          <w:sz w:val="22"/>
          <w:szCs w:val="22"/>
        </w:rPr>
        <w:t xml:space="preserve"> the link “Update Income” </w:t>
      </w:r>
      <w:r w:rsidR="00D15B30" w:rsidRPr="004342C6">
        <w:rPr>
          <w:rFonts w:ascii="Arial" w:hAnsi="Arial" w:cs="Arial"/>
          <w:sz w:val="22"/>
          <w:szCs w:val="22"/>
        </w:rPr>
        <w:t>when</w:t>
      </w:r>
      <w:r w:rsidRPr="004342C6">
        <w:rPr>
          <w:rFonts w:ascii="Arial" w:hAnsi="Arial" w:cs="Arial"/>
          <w:sz w:val="22"/>
          <w:szCs w:val="22"/>
        </w:rPr>
        <w:t xml:space="preserve"> any of the following situations</w:t>
      </w:r>
      <w:r w:rsidR="00D15B30" w:rsidRPr="004342C6">
        <w:rPr>
          <w:rFonts w:ascii="Arial" w:hAnsi="Arial" w:cs="Arial"/>
          <w:sz w:val="22"/>
          <w:szCs w:val="22"/>
        </w:rPr>
        <w:t xml:space="preserve"> were </w:t>
      </w:r>
      <w:r w:rsidR="004E59A8" w:rsidRPr="004342C6">
        <w:rPr>
          <w:rFonts w:ascii="Arial" w:hAnsi="Arial" w:cs="Arial"/>
          <w:sz w:val="22"/>
          <w:szCs w:val="22"/>
        </w:rPr>
        <w:t>met:</w:t>
      </w:r>
      <w:r w:rsidRPr="004342C6">
        <w:rPr>
          <w:rFonts w:ascii="Arial" w:hAnsi="Arial" w:cs="Arial"/>
          <w:sz w:val="22"/>
          <w:szCs w:val="22"/>
        </w:rPr>
        <w:t xml:space="preserve"> </w:t>
      </w:r>
    </w:p>
    <w:p w14:paraId="6A507617" w14:textId="35898D5C" w:rsidR="001444D9" w:rsidRPr="004342C6" w:rsidRDefault="001444D9" w:rsidP="00320B54">
      <w:pPr>
        <w:pStyle w:val="NumberedNormal"/>
        <w:numPr>
          <w:ilvl w:val="0"/>
          <w:numId w:val="440"/>
        </w:numPr>
        <w:rPr>
          <w:rFonts w:ascii="Arial" w:hAnsi="Arial" w:cs="Arial"/>
          <w:sz w:val="22"/>
          <w:szCs w:val="22"/>
        </w:rPr>
      </w:pPr>
      <w:r w:rsidRPr="004342C6">
        <w:rPr>
          <w:rFonts w:ascii="Arial" w:hAnsi="Arial" w:cs="Arial"/>
          <w:sz w:val="22"/>
          <w:szCs w:val="22"/>
        </w:rPr>
        <w:t>If the individual/BO user click</w:t>
      </w:r>
      <w:r w:rsidR="00D15B30" w:rsidRPr="004342C6">
        <w:rPr>
          <w:rFonts w:ascii="Arial" w:hAnsi="Arial" w:cs="Arial"/>
          <w:sz w:val="22"/>
          <w:szCs w:val="22"/>
        </w:rPr>
        <w:t>ed</w:t>
      </w:r>
      <w:r w:rsidRPr="004342C6">
        <w:rPr>
          <w:rFonts w:ascii="Arial" w:hAnsi="Arial" w:cs="Arial"/>
          <w:sz w:val="22"/>
          <w:szCs w:val="22"/>
        </w:rPr>
        <w:t xml:space="preserve"> on the “Update Income” link and report</w:t>
      </w:r>
      <w:r w:rsidR="00D15B30" w:rsidRPr="004342C6">
        <w:rPr>
          <w:rFonts w:ascii="Arial" w:hAnsi="Arial" w:cs="Arial"/>
          <w:sz w:val="22"/>
          <w:szCs w:val="22"/>
        </w:rPr>
        <w:t>ed</w:t>
      </w:r>
      <w:r w:rsidRPr="004342C6">
        <w:rPr>
          <w:rFonts w:ascii="Arial" w:hAnsi="Arial" w:cs="Arial"/>
          <w:sz w:val="22"/>
          <w:szCs w:val="22"/>
        </w:rPr>
        <w:t xml:space="preserve"> an income change.</w:t>
      </w:r>
    </w:p>
    <w:p w14:paraId="2BCF47A5" w14:textId="770F63C4" w:rsidR="001444D9" w:rsidRPr="004342C6" w:rsidRDefault="00D15B30" w:rsidP="00320B54">
      <w:pPr>
        <w:pStyle w:val="NumberedNormal"/>
        <w:numPr>
          <w:ilvl w:val="0"/>
          <w:numId w:val="440"/>
        </w:numPr>
        <w:rPr>
          <w:rFonts w:ascii="Arial" w:hAnsi="Arial" w:cs="Arial"/>
          <w:sz w:val="22"/>
          <w:szCs w:val="22"/>
        </w:rPr>
      </w:pPr>
      <w:r w:rsidRPr="004342C6">
        <w:rPr>
          <w:rFonts w:ascii="Arial" w:hAnsi="Arial" w:cs="Arial"/>
          <w:sz w:val="22"/>
          <w:szCs w:val="22"/>
        </w:rPr>
        <w:t>I</w:t>
      </w:r>
      <w:r w:rsidR="001444D9" w:rsidRPr="004342C6">
        <w:rPr>
          <w:rFonts w:ascii="Arial" w:hAnsi="Arial" w:cs="Arial"/>
          <w:sz w:val="22"/>
          <w:szCs w:val="22"/>
        </w:rPr>
        <w:t xml:space="preserve">f </w:t>
      </w:r>
      <w:r w:rsidR="00F26125">
        <w:rPr>
          <w:rFonts w:ascii="Arial" w:hAnsi="Arial" w:cs="Arial"/>
          <w:sz w:val="22"/>
          <w:szCs w:val="22"/>
        </w:rPr>
        <w:t xml:space="preserve">the </w:t>
      </w:r>
      <w:r w:rsidR="001444D9" w:rsidRPr="004342C6">
        <w:rPr>
          <w:rFonts w:ascii="Arial" w:hAnsi="Arial" w:cs="Arial"/>
          <w:sz w:val="22"/>
          <w:szCs w:val="22"/>
        </w:rPr>
        <w:t>individual/BO user cli</w:t>
      </w:r>
      <w:r w:rsidRPr="004342C6">
        <w:rPr>
          <w:rFonts w:ascii="Arial" w:hAnsi="Arial" w:cs="Arial"/>
          <w:sz w:val="22"/>
          <w:szCs w:val="22"/>
        </w:rPr>
        <w:t>cked</w:t>
      </w:r>
      <w:r w:rsidR="001444D9" w:rsidRPr="004342C6">
        <w:rPr>
          <w:rFonts w:ascii="Arial" w:hAnsi="Arial" w:cs="Arial"/>
          <w:sz w:val="22"/>
          <w:szCs w:val="22"/>
        </w:rPr>
        <w:t xml:space="preserve"> on ‘Report a Change’ link and navigat</w:t>
      </w:r>
      <w:r w:rsidRPr="004342C6">
        <w:rPr>
          <w:rFonts w:ascii="Arial" w:hAnsi="Arial" w:cs="Arial"/>
          <w:sz w:val="22"/>
          <w:szCs w:val="22"/>
        </w:rPr>
        <w:t xml:space="preserve">ed </w:t>
      </w:r>
      <w:r w:rsidR="001444D9" w:rsidRPr="004342C6">
        <w:rPr>
          <w:rFonts w:ascii="Arial" w:hAnsi="Arial" w:cs="Arial"/>
          <w:sz w:val="22"/>
          <w:szCs w:val="22"/>
        </w:rPr>
        <w:t>through Income Screen</w:t>
      </w:r>
    </w:p>
    <w:p w14:paraId="392C830F" w14:textId="40A23F96" w:rsidR="00860FB4" w:rsidRPr="004342C6" w:rsidRDefault="00F26125" w:rsidP="00320B54">
      <w:pPr>
        <w:pStyle w:val="NumberedNormal"/>
        <w:numPr>
          <w:ilvl w:val="0"/>
          <w:numId w:val="440"/>
        </w:numPr>
        <w:rPr>
          <w:rFonts w:ascii="Arial" w:hAnsi="Arial" w:cs="Arial"/>
          <w:sz w:val="22"/>
          <w:szCs w:val="22"/>
        </w:rPr>
      </w:pPr>
      <w:r>
        <w:rPr>
          <w:rFonts w:ascii="Arial" w:hAnsi="Arial" w:cs="Arial"/>
          <w:sz w:val="22"/>
          <w:szCs w:val="22"/>
        </w:rPr>
        <w:t xml:space="preserve">The </w:t>
      </w:r>
      <w:r w:rsidR="00D15B30" w:rsidRPr="004342C6">
        <w:rPr>
          <w:rFonts w:ascii="Arial" w:hAnsi="Arial" w:cs="Arial"/>
          <w:sz w:val="22"/>
          <w:szCs w:val="22"/>
        </w:rPr>
        <w:t>T</w:t>
      </w:r>
      <w:r w:rsidR="001444D9" w:rsidRPr="004342C6">
        <w:rPr>
          <w:rFonts w:ascii="Arial" w:hAnsi="Arial" w:cs="Arial"/>
          <w:sz w:val="22"/>
          <w:szCs w:val="22"/>
        </w:rPr>
        <w:t>MA period has expired.</w:t>
      </w:r>
    </w:p>
    <w:p w14:paraId="7BACA293" w14:textId="2B6E39A8" w:rsidR="00860FB4" w:rsidRPr="004342C6" w:rsidRDefault="00860FB4" w:rsidP="00860FB4">
      <w:pPr>
        <w:pStyle w:val="NumberedNormal"/>
        <w:ind w:left="1170" w:firstLine="0"/>
        <w:contextualSpacing/>
        <w:rPr>
          <w:rFonts w:ascii="Arial" w:hAnsi="Arial" w:cs="Arial"/>
          <w:sz w:val="22"/>
          <w:szCs w:val="22"/>
        </w:rPr>
      </w:pPr>
    </w:p>
    <w:p w14:paraId="13BA07D0" w14:textId="37D81C9D" w:rsidR="00860FB4" w:rsidRPr="004342C6" w:rsidRDefault="00860FB4" w:rsidP="00860FB4">
      <w:pPr>
        <w:pStyle w:val="Heading3"/>
        <w:numPr>
          <w:ilvl w:val="2"/>
          <w:numId w:val="13"/>
        </w:numPr>
        <w:rPr>
          <w:rFonts w:ascii="Arial" w:hAnsi="Arial" w:cs="Arial"/>
        </w:rPr>
      </w:pPr>
      <w:bookmarkStart w:id="660" w:name="_Toc76074887"/>
      <w:bookmarkStart w:id="661" w:name="_Toc94634702"/>
      <w:r w:rsidRPr="004342C6">
        <w:rPr>
          <w:rFonts w:ascii="Arial" w:hAnsi="Arial" w:cs="Arial"/>
        </w:rPr>
        <w:t>Flow of Event(s)</w:t>
      </w:r>
      <w:bookmarkEnd w:id="660"/>
      <w:bookmarkEnd w:id="661"/>
    </w:p>
    <w:p w14:paraId="62CA7679" w14:textId="78CE93EA" w:rsidR="00860FB4" w:rsidRPr="004342C6" w:rsidRDefault="00860FB4" w:rsidP="00860FB4">
      <w:pPr>
        <w:ind w:left="360"/>
        <w:rPr>
          <w:rFonts w:cs="Arial"/>
        </w:rPr>
      </w:pPr>
    </w:p>
    <w:p w14:paraId="0C2FFDD7" w14:textId="601C5A8D" w:rsidR="00860FB4" w:rsidRPr="004342C6" w:rsidRDefault="00860FB4" w:rsidP="00D15B30">
      <w:pPr>
        <w:pStyle w:val="Heading3"/>
        <w:numPr>
          <w:ilvl w:val="3"/>
          <w:numId w:val="13"/>
        </w:numPr>
        <w:tabs>
          <w:tab w:val="left" w:pos="1890"/>
        </w:tabs>
        <w:rPr>
          <w:rFonts w:ascii="Arial" w:hAnsi="Arial" w:cs="Arial"/>
        </w:rPr>
      </w:pPr>
      <w:bookmarkStart w:id="662" w:name="_Toc76074888"/>
      <w:bookmarkStart w:id="663" w:name="_Toc94634703"/>
      <w:r w:rsidRPr="004342C6">
        <w:rPr>
          <w:rFonts w:ascii="Arial" w:hAnsi="Arial" w:cs="Arial"/>
        </w:rPr>
        <w:t>Basic Flow</w:t>
      </w:r>
      <w:bookmarkEnd w:id="662"/>
      <w:bookmarkEnd w:id="663"/>
    </w:p>
    <w:p w14:paraId="68B31F74" w14:textId="0EF332BE"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The individual/BO user reports an income increase or reports a new income for one of the following income types:</w:t>
      </w:r>
    </w:p>
    <w:p w14:paraId="3ACA8E1E" w14:textId="2E172B8D" w:rsidR="00860FB4" w:rsidRPr="004342C6" w:rsidRDefault="00860FB4" w:rsidP="00F725DA">
      <w:pPr>
        <w:pStyle w:val="NumberedNormal"/>
        <w:numPr>
          <w:ilvl w:val="0"/>
          <w:numId w:val="142"/>
        </w:numPr>
        <w:ind w:left="2502"/>
        <w:contextualSpacing/>
        <w:rPr>
          <w:rFonts w:ascii="Arial" w:hAnsi="Arial" w:cs="Arial"/>
          <w:sz w:val="22"/>
          <w:szCs w:val="22"/>
        </w:rPr>
      </w:pPr>
      <w:r w:rsidRPr="004342C6">
        <w:rPr>
          <w:rFonts w:ascii="Arial" w:hAnsi="Arial" w:cs="Arial"/>
          <w:sz w:val="22"/>
          <w:szCs w:val="22"/>
        </w:rPr>
        <w:t xml:space="preserve">Job income </w:t>
      </w:r>
    </w:p>
    <w:p w14:paraId="07BADABC" w14:textId="5ED6094C" w:rsidR="00860FB4" w:rsidRPr="004342C6" w:rsidRDefault="00860FB4" w:rsidP="00F725DA">
      <w:pPr>
        <w:pStyle w:val="NumberedNormal"/>
        <w:numPr>
          <w:ilvl w:val="0"/>
          <w:numId w:val="142"/>
        </w:numPr>
        <w:ind w:left="2502"/>
        <w:contextualSpacing/>
        <w:rPr>
          <w:rFonts w:ascii="Arial" w:hAnsi="Arial" w:cs="Arial"/>
          <w:sz w:val="22"/>
          <w:szCs w:val="22"/>
        </w:rPr>
      </w:pPr>
      <w:r w:rsidRPr="004342C6">
        <w:rPr>
          <w:rFonts w:ascii="Arial" w:hAnsi="Arial" w:cs="Arial"/>
          <w:sz w:val="22"/>
          <w:szCs w:val="22"/>
        </w:rPr>
        <w:t>Self-employment/s-Corporation/partnership income</w:t>
      </w:r>
    </w:p>
    <w:p w14:paraId="26661CDD" w14:textId="400DAC08" w:rsidR="00860FB4" w:rsidRPr="004342C6" w:rsidRDefault="00860FB4" w:rsidP="00F725DA">
      <w:pPr>
        <w:pStyle w:val="NumberedNormal"/>
        <w:numPr>
          <w:ilvl w:val="0"/>
          <w:numId w:val="142"/>
        </w:numPr>
        <w:ind w:left="2502"/>
        <w:contextualSpacing/>
        <w:rPr>
          <w:rFonts w:ascii="Arial" w:hAnsi="Arial" w:cs="Arial"/>
          <w:sz w:val="22"/>
          <w:szCs w:val="22"/>
        </w:rPr>
      </w:pPr>
      <w:r w:rsidRPr="004342C6">
        <w:rPr>
          <w:rFonts w:ascii="Arial" w:hAnsi="Arial" w:cs="Arial"/>
          <w:sz w:val="22"/>
          <w:szCs w:val="22"/>
        </w:rPr>
        <w:t>Farming and Fishing</w:t>
      </w:r>
    </w:p>
    <w:p w14:paraId="366E1776" w14:textId="02FD95A4"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 xml:space="preserve">The individual/BO user enters the ‘Income effective’ date that is within </w:t>
      </w:r>
      <w:r w:rsidR="00F26125">
        <w:rPr>
          <w:rFonts w:ascii="Arial" w:hAnsi="Arial" w:cs="Arial"/>
          <w:sz w:val="22"/>
          <w:szCs w:val="22"/>
        </w:rPr>
        <w:t xml:space="preserve">the </w:t>
      </w:r>
      <w:r w:rsidRPr="004342C6">
        <w:rPr>
          <w:rFonts w:ascii="Arial" w:hAnsi="Arial" w:cs="Arial"/>
          <w:sz w:val="22"/>
          <w:szCs w:val="22"/>
        </w:rPr>
        <w:t>last 24 months.</w:t>
      </w:r>
    </w:p>
    <w:p w14:paraId="3E7DBB3D" w14:textId="3892918A"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The individual/BO user completes the flow and submits the application.</w:t>
      </w:r>
    </w:p>
    <w:p w14:paraId="236E1573" w14:textId="7B1CD0C3"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 xml:space="preserve">TMA period is calculated, and </w:t>
      </w:r>
      <w:r w:rsidR="00F26125">
        <w:rPr>
          <w:rFonts w:ascii="Arial" w:hAnsi="Arial" w:cs="Arial"/>
          <w:sz w:val="22"/>
          <w:szCs w:val="22"/>
        </w:rPr>
        <w:t xml:space="preserve">the </w:t>
      </w:r>
      <w:r w:rsidRPr="004342C6">
        <w:rPr>
          <w:rFonts w:ascii="Arial" w:hAnsi="Arial" w:cs="Arial"/>
          <w:sz w:val="22"/>
          <w:szCs w:val="22"/>
        </w:rPr>
        <w:t xml:space="preserve">TMA aid category is assigned as per </w:t>
      </w:r>
      <w:r w:rsidR="00F26125">
        <w:rPr>
          <w:rFonts w:ascii="Arial" w:hAnsi="Arial" w:cs="Arial"/>
          <w:sz w:val="22"/>
          <w:szCs w:val="22"/>
        </w:rPr>
        <w:t xml:space="preserve">the </w:t>
      </w:r>
      <w:r w:rsidRPr="004342C6">
        <w:rPr>
          <w:rFonts w:ascii="Arial" w:hAnsi="Arial" w:cs="Arial"/>
          <w:sz w:val="22"/>
          <w:szCs w:val="22"/>
        </w:rPr>
        <w:t>aid category sheet.</w:t>
      </w:r>
    </w:p>
    <w:p w14:paraId="4E37F9ED" w14:textId="5AC01720"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TMA approval Notice is generated</w:t>
      </w:r>
    </w:p>
    <w:p w14:paraId="70C5DC06" w14:textId="1BB70427"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 xml:space="preserve">The system date is </w:t>
      </w:r>
      <w:r w:rsidR="00F26125">
        <w:rPr>
          <w:rFonts w:ascii="Arial" w:hAnsi="Arial" w:cs="Arial"/>
          <w:sz w:val="22"/>
          <w:szCs w:val="22"/>
        </w:rPr>
        <w:t>two</w:t>
      </w:r>
      <w:r w:rsidRPr="004342C6">
        <w:rPr>
          <w:rFonts w:ascii="Arial" w:hAnsi="Arial" w:cs="Arial"/>
          <w:sz w:val="22"/>
          <w:szCs w:val="22"/>
        </w:rPr>
        <w:t xml:space="preserve"> months before </w:t>
      </w:r>
      <w:r w:rsidR="00F26125">
        <w:rPr>
          <w:rFonts w:ascii="Arial" w:hAnsi="Arial" w:cs="Arial"/>
          <w:sz w:val="22"/>
          <w:szCs w:val="22"/>
        </w:rPr>
        <w:t xml:space="preserve">the </w:t>
      </w:r>
      <w:r w:rsidRPr="004342C6">
        <w:rPr>
          <w:rFonts w:ascii="Arial" w:hAnsi="Arial" w:cs="Arial"/>
          <w:sz w:val="22"/>
          <w:szCs w:val="22"/>
        </w:rPr>
        <w:t>TMA period end date</w:t>
      </w:r>
    </w:p>
    <w:p w14:paraId="14BEE0A7" w14:textId="0FCAFBDD"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TMA change Notice was generated.</w:t>
      </w:r>
    </w:p>
    <w:p w14:paraId="29DB4E37" w14:textId="59489210"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‘Update Income’ link is displayed on the “Eligibility Application” page</w:t>
      </w:r>
      <w:r w:rsidR="00A520D0" w:rsidRPr="004342C6">
        <w:rPr>
          <w:rFonts w:ascii="Arial" w:hAnsi="Arial" w:cs="Arial"/>
          <w:sz w:val="22"/>
          <w:szCs w:val="22"/>
        </w:rPr>
        <w:t>.</w:t>
      </w:r>
      <w:r w:rsidRPr="004342C6">
        <w:rPr>
          <w:rFonts w:ascii="Arial" w:hAnsi="Arial" w:cs="Arial"/>
          <w:sz w:val="22"/>
          <w:szCs w:val="22"/>
        </w:rPr>
        <w:t xml:space="preserve"> </w:t>
      </w:r>
    </w:p>
    <w:p w14:paraId="0C1C96BD" w14:textId="50184FA5" w:rsidR="00860FB4" w:rsidRPr="004342C6" w:rsidRDefault="00860FB4" w:rsidP="00860FB4">
      <w:pPr>
        <w:pStyle w:val="NumberedNormal"/>
        <w:ind w:left="1602" w:firstLine="0"/>
        <w:contextualSpacing/>
        <w:rPr>
          <w:rFonts w:ascii="Arial" w:hAnsi="Arial" w:cs="Arial"/>
          <w:sz w:val="22"/>
          <w:szCs w:val="22"/>
        </w:rPr>
      </w:pPr>
    </w:p>
    <w:p w14:paraId="7196C8CA" w14:textId="605534FE" w:rsidR="00860FB4" w:rsidRPr="004342C6" w:rsidRDefault="00860FB4" w:rsidP="00D15B30">
      <w:pPr>
        <w:pStyle w:val="Heading3"/>
        <w:numPr>
          <w:ilvl w:val="3"/>
          <w:numId w:val="13"/>
        </w:numPr>
        <w:tabs>
          <w:tab w:val="left" w:pos="1890"/>
        </w:tabs>
        <w:rPr>
          <w:rFonts w:ascii="Arial" w:hAnsi="Arial" w:cs="Arial"/>
        </w:rPr>
      </w:pPr>
      <w:bookmarkStart w:id="664" w:name="_Toc76074889"/>
      <w:bookmarkStart w:id="665" w:name="_Toc94634704"/>
      <w:r w:rsidRPr="004342C6">
        <w:rPr>
          <w:rFonts w:ascii="Arial" w:hAnsi="Arial" w:cs="Arial"/>
        </w:rPr>
        <w:t>Alternate Flow-1</w:t>
      </w:r>
      <w:bookmarkEnd w:id="664"/>
      <w:bookmarkEnd w:id="665"/>
    </w:p>
    <w:p w14:paraId="21D297AD" w14:textId="298C45C3" w:rsidR="00825789" w:rsidRPr="004342C6" w:rsidRDefault="00825789"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The BO user will see two tabs on TMA override page ‘Current TMA’ and ‘Override</w:t>
      </w:r>
      <w:r w:rsidR="00F26125">
        <w:rPr>
          <w:rFonts w:ascii="Arial" w:hAnsi="Arial" w:cs="Arial"/>
          <w:sz w:val="22"/>
          <w:szCs w:val="22"/>
        </w:rPr>
        <w:t>.’</w:t>
      </w:r>
    </w:p>
    <w:p w14:paraId="27118404" w14:textId="19C89375" w:rsidR="00825789" w:rsidRPr="004342C6" w:rsidRDefault="00825789"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 xml:space="preserve">The BO user will view details of TMA eligible members (if any) under </w:t>
      </w:r>
      <w:r w:rsidR="00F26125">
        <w:rPr>
          <w:rFonts w:ascii="Arial" w:hAnsi="Arial" w:cs="Arial"/>
          <w:sz w:val="22"/>
          <w:szCs w:val="22"/>
        </w:rPr>
        <w:t xml:space="preserve">the </w:t>
      </w:r>
      <w:r w:rsidRPr="004342C6">
        <w:rPr>
          <w:rFonts w:ascii="Arial" w:hAnsi="Arial" w:cs="Arial"/>
          <w:sz w:val="22"/>
          <w:szCs w:val="22"/>
        </w:rPr>
        <w:t>‘Current TMA’ tab.</w:t>
      </w:r>
    </w:p>
    <w:p w14:paraId="660261D2" w14:textId="7E67ACC0" w:rsidR="00825789" w:rsidRPr="004342C6" w:rsidRDefault="00825789"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 xml:space="preserve">The BO user will select the members for which BO user wants to override/assign TMA eligibility on </w:t>
      </w:r>
      <w:r w:rsidR="00F26125">
        <w:rPr>
          <w:rFonts w:ascii="Arial" w:hAnsi="Arial" w:cs="Arial"/>
          <w:sz w:val="22"/>
          <w:szCs w:val="22"/>
        </w:rPr>
        <w:t xml:space="preserve">the </w:t>
      </w:r>
      <w:r w:rsidRPr="004342C6">
        <w:rPr>
          <w:rFonts w:ascii="Arial" w:hAnsi="Arial" w:cs="Arial"/>
          <w:sz w:val="22"/>
          <w:szCs w:val="22"/>
        </w:rPr>
        <w:t>‘Override’ tab.</w:t>
      </w:r>
    </w:p>
    <w:p w14:paraId="046FA35D" w14:textId="16E35317" w:rsidR="00825789" w:rsidRPr="004342C6" w:rsidRDefault="00825789"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The BO user will update/assign the TMA aid category and/or TMA period end date and/or TMA period start date and/or Eligibility effective date</w:t>
      </w:r>
      <w:r w:rsidR="00F26125">
        <w:rPr>
          <w:rFonts w:ascii="Arial" w:hAnsi="Arial" w:cs="Arial"/>
          <w:sz w:val="22"/>
          <w:szCs w:val="22"/>
        </w:rPr>
        <w:t>.</w:t>
      </w:r>
    </w:p>
    <w:p w14:paraId="49DAD3BE" w14:textId="11060523" w:rsidR="00825789" w:rsidRPr="004342C6" w:rsidRDefault="00825789"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The BO user makes all the updates and clicks on “Apply Changes’ Button</w:t>
      </w:r>
    </w:p>
    <w:p w14:paraId="199A4F1B" w14:textId="277F62FD" w:rsidR="005C6ACB" w:rsidRPr="004342C6" w:rsidRDefault="005C6ACB"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TMA approval Notice is generated</w:t>
      </w:r>
    </w:p>
    <w:p w14:paraId="4FD9816B" w14:textId="1D82D813" w:rsidR="005C6ACB" w:rsidRPr="004342C6" w:rsidRDefault="005C6ACB"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 xml:space="preserve">The system date is </w:t>
      </w:r>
      <w:r w:rsidR="00F26125">
        <w:rPr>
          <w:rFonts w:ascii="Arial" w:hAnsi="Arial" w:cs="Arial"/>
          <w:sz w:val="22"/>
          <w:szCs w:val="22"/>
        </w:rPr>
        <w:t>two</w:t>
      </w:r>
      <w:r w:rsidRPr="004342C6">
        <w:rPr>
          <w:rFonts w:ascii="Arial" w:hAnsi="Arial" w:cs="Arial"/>
          <w:sz w:val="22"/>
          <w:szCs w:val="22"/>
        </w:rPr>
        <w:t xml:space="preserve"> months before </w:t>
      </w:r>
      <w:r w:rsidR="00F26125">
        <w:rPr>
          <w:rFonts w:ascii="Arial" w:hAnsi="Arial" w:cs="Arial"/>
          <w:sz w:val="22"/>
          <w:szCs w:val="22"/>
        </w:rPr>
        <w:t xml:space="preserve">the </w:t>
      </w:r>
      <w:r w:rsidRPr="004342C6">
        <w:rPr>
          <w:rFonts w:ascii="Arial" w:hAnsi="Arial" w:cs="Arial"/>
          <w:sz w:val="22"/>
          <w:szCs w:val="22"/>
        </w:rPr>
        <w:t>TMA period end date</w:t>
      </w:r>
      <w:r w:rsidR="00F26125">
        <w:rPr>
          <w:rFonts w:ascii="Arial" w:hAnsi="Arial" w:cs="Arial"/>
          <w:sz w:val="22"/>
          <w:szCs w:val="22"/>
        </w:rPr>
        <w:t>.</w:t>
      </w:r>
    </w:p>
    <w:p w14:paraId="6646D211" w14:textId="2B6972AA" w:rsidR="005C6ACB" w:rsidRDefault="005C6ACB"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TMA change Notice was generated.</w:t>
      </w:r>
    </w:p>
    <w:p w14:paraId="42B2E9B2" w14:textId="07609B35" w:rsidR="002F651A" w:rsidRDefault="002F651A" w:rsidP="002F651A">
      <w:pPr>
        <w:pStyle w:val="NumberedNormal"/>
        <w:ind w:left="1260" w:firstLine="0"/>
        <w:contextualSpacing/>
        <w:rPr>
          <w:rFonts w:ascii="Arial" w:hAnsi="Arial" w:cs="Arial"/>
          <w:sz w:val="22"/>
          <w:szCs w:val="22"/>
        </w:rPr>
      </w:pPr>
    </w:p>
    <w:p w14:paraId="369CDE43" w14:textId="202F039E" w:rsidR="002F651A" w:rsidRDefault="002F651A" w:rsidP="002F651A">
      <w:pPr>
        <w:pStyle w:val="NumberedNormal"/>
        <w:contextualSpacing/>
        <w:rPr>
          <w:rFonts w:ascii="Arial" w:hAnsi="Arial" w:cs="Arial"/>
          <w:sz w:val="22"/>
          <w:szCs w:val="22"/>
        </w:rPr>
      </w:pPr>
    </w:p>
    <w:p w14:paraId="6AFB67ED" w14:textId="46AA8330" w:rsidR="002F651A" w:rsidRDefault="002F651A" w:rsidP="002F651A">
      <w:pPr>
        <w:pStyle w:val="NumberedNormal"/>
        <w:contextualSpacing/>
        <w:rPr>
          <w:rFonts w:ascii="Arial" w:hAnsi="Arial" w:cs="Arial"/>
          <w:sz w:val="22"/>
          <w:szCs w:val="22"/>
        </w:rPr>
      </w:pPr>
    </w:p>
    <w:p w14:paraId="0628023E" w14:textId="1677AA86" w:rsidR="0047109B" w:rsidRDefault="0047109B" w:rsidP="0047109B">
      <w:pPr>
        <w:pStyle w:val="ListParagraph"/>
        <w:ind w:left="1350"/>
        <w:contextualSpacing w:val="0"/>
        <w:rPr>
          <w:rFonts w:cs="Arial"/>
        </w:rPr>
      </w:pPr>
    </w:p>
    <w:p w14:paraId="0A0813A4" w14:textId="07D5813E" w:rsidR="0047109B" w:rsidRDefault="0047109B" w:rsidP="0047109B">
      <w:pPr>
        <w:pStyle w:val="ListParagraph"/>
        <w:ind w:left="1350"/>
        <w:contextualSpacing w:val="0"/>
        <w:rPr>
          <w:rFonts w:cs="Arial"/>
        </w:rPr>
      </w:pPr>
    </w:p>
    <w:p w14:paraId="487FFA31" w14:textId="24CBE198" w:rsidR="00CE61DA" w:rsidRPr="0047109B" w:rsidRDefault="00CE61DA" w:rsidP="00CE61DA">
      <w:pPr>
        <w:pStyle w:val="ListParagraph"/>
        <w:ind w:left="1350"/>
        <w:contextualSpacing w:val="0"/>
        <w:rPr>
          <w:rFonts w:cs="Arial"/>
        </w:rPr>
      </w:pPr>
    </w:p>
    <w:p w14:paraId="3289C317" w14:textId="3C9A554B" w:rsidR="0047109B" w:rsidRDefault="0047109B" w:rsidP="0047109B">
      <w:pPr>
        <w:pStyle w:val="ListParagraph"/>
        <w:ind w:left="1350"/>
        <w:contextualSpacing w:val="0"/>
        <w:rPr>
          <w:rFonts w:cs="Arial"/>
        </w:rPr>
      </w:pPr>
    </w:p>
    <w:p w14:paraId="0210E1CF" w14:textId="07C6E642" w:rsidR="002F651A" w:rsidRDefault="002F651A" w:rsidP="00996CA1">
      <w:pPr>
        <w:pStyle w:val="NumberedNormal"/>
        <w:ind w:left="0" w:firstLine="0"/>
        <w:contextualSpacing/>
        <w:rPr>
          <w:rFonts w:ascii="Arial" w:hAnsi="Arial" w:cs="Arial"/>
          <w:sz w:val="22"/>
          <w:szCs w:val="22"/>
        </w:rPr>
      </w:pPr>
    </w:p>
    <w:p w14:paraId="6D078943" w14:textId="747C1471" w:rsidR="002F651A" w:rsidRDefault="002F651A" w:rsidP="0047109B">
      <w:pPr>
        <w:pStyle w:val="NumberedNormal"/>
        <w:ind w:left="0" w:firstLine="0"/>
        <w:contextualSpacing/>
        <w:rPr>
          <w:rFonts w:ascii="Arial" w:hAnsi="Arial" w:cs="Arial"/>
          <w:sz w:val="22"/>
          <w:szCs w:val="22"/>
        </w:rPr>
      </w:pPr>
    </w:p>
    <w:p w14:paraId="2969F993" w14:textId="5729222B" w:rsidR="002F651A" w:rsidRPr="004342C6" w:rsidRDefault="002F651A" w:rsidP="0047109B">
      <w:pPr>
        <w:pStyle w:val="NumberedNormal"/>
        <w:ind w:left="0" w:firstLine="0"/>
        <w:contextualSpacing/>
        <w:rPr>
          <w:rFonts w:ascii="Arial" w:hAnsi="Arial" w:cs="Arial"/>
          <w:sz w:val="22"/>
          <w:szCs w:val="22"/>
        </w:rPr>
      </w:pPr>
    </w:p>
    <w:p w14:paraId="77B7554F" w14:textId="6010B3D8" w:rsidR="00860FB4" w:rsidRPr="004342C6" w:rsidRDefault="00860FB4" w:rsidP="00860FB4">
      <w:pPr>
        <w:rPr>
          <w:rFonts w:cs="Arial"/>
        </w:rPr>
      </w:pPr>
    </w:p>
    <w:p w14:paraId="4F50A684" w14:textId="1030AF21" w:rsidR="00860FB4" w:rsidRPr="004342C6" w:rsidRDefault="00860FB4" w:rsidP="00860FB4">
      <w:pPr>
        <w:pStyle w:val="Heading3"/>
        <w:numPr>
          <w:ilvl w:val="2"/>
          <w:numId w:val="13"/>
        </w:numPr>
        <w:rPr>
          <w:rFonts w:ascii="Arial" w:hAnsi="Arial" w:cs="Arial"/>
        </w:rPr>
      </w:pPr>
      <w:bookmarkStart w:id="666" w:name="_Toc76074890"/>
      <w:bookmarkStart w:id="667" w:name="_Toc94634705"/>
      <w:r w:rsidRPr="004342C6">
        <w:rPr>
          <w:rFonts w:ascii="Arial" w:hAnsi="Arial" w:cs="Arial"/>
        </w:rPr>
        <w:t>User Pages and Input</w:t>
      </w:r>
      <w:bookmarkEnd w:id="666"/>
      <w:bookmarkEnd w:id="667"/>
    </w:p>
    <w:p w14:paraId="641108AB" w14:textId="45DF9102" w:rsidR="00860FB4" w:rsidRDefault="00860FB4" w:rsidP="00860FB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F9DBAF2" w14:textId="2CCAD49E" w:rsidR="009260EE" w:rsidRPr="004342C6" w:rsidRDefault="009260EE" w:rsidP="00860FB4">
      <w:pPr>
        <w:pStyle w:val="Hints"/>
        <w:spacing w:after="200"/>
        <w:ind w:left="450"/>
        <w:rPr>
          <w:rFonts w:eastAsiaTheme="minorHAnsi" w:cs="Arial"/>
          <w:color w:val="auto"/>
          <w:sz w:val="22"/>
          <w:szCs w:val="22"/>
        </w:rPr>
      </w:pPr>
    </w:p>
    <w:p w14:paraId="7C86657A" w14:textId="442BA389" w:rsidR="00860FB4" w:rsidRPr="004342C6" w:rsidRDefault="00860FB4" w:rsidP="00860FB4">
      <w:pPr>
        <w:pStyle w:val="Heading3"/>
        <w:numPr>
          <w:ilvl w:val="2"/>
          <w:numId w:val="13"/>
        </w:numPr>
        <w:rPr>
          <w:rFonts w:ascii="Arial" w:hAnsi="Arial" w:cs="Arial"/>
        </w:rPr>
      </w:pPr>
      <w:bookmarkStart w:id="668" w:name="_Toc76074891"/>
      <w:bookmarkStart w:id="669" w:name="_Toc94634706"/>
      <w:r w:rsidRPr="004342C6">
        <w:rPr>
          <w:rFonts w:ascii="Arial" w:hAnsi="Arial" w:cs="Arial"/>
        </w:rPr>
        <w:t>Functional Requirement(s)</w:t>
      </w:r>
      <w:bookmarkEnd w:id="668"/>
      <w:bookmarkEnd w:id="669"/>
    </w:p>
    <w:p w14:paraId="4AF005F6" w14:textId="2E5C86E1" w:rsidR="00860FB4" w:rsidRPr="004342C6" w:rsidRDefault="00860FB4" w:rsidP="00A520D0">
      <w:pPr>
        <w:pStyle w:val="Caption"/>
        <w:keepNext/>
        <w:jc w:val="center"/>
        <w:rPr>
          <w:rFonts w:cs="Arial"/>
        </w:rPr>
      </w:pPr>
      <w:bookmarkStart w:id="670" w:name="_Toc94635021"/>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25</w:t>
      </w:r>
      <w:r w:rsidRPr="004342C6">
        <w:rPr>
          <w:rFonts w:cs="Arial"/>
          <w:noProof/>
        </w:rPr>
        <w:fldChar w:fldCharType="end"/>
      </w:r>
      <w:r w:rsidRPr="004342C6">
        <w:rPr>
          <w:rFonts w:cs="Arial"/>
        </w:rPr>
        <w:t>. Functional Requirements – UC.</w:t>
      </w:r>
      <w:r w:rsidR="002B0E81" w:rsidRPr="004342C6">
        <w:rPr>
          <w:rFonts w:cs="Arial"/>
        </w:rPr>
        <w:t>21</w:t>
      </w:r>
      <w:bookmarkEnd w:id="670"/>
    </w:p>
    <w:tbl>
      <w:tblPr>
        <w:tblW w:w="9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8"/>
        <w:gridCol w:w="7032"/>
      </w:tblGrid>
      <w:tr w:rsidR="00860FB4" w:rsidRPr="004342C6" w14:paraId="4B0236C4" w14:textId="2E1F5075" w:rsidTr="002522CB">
        <w:trPr>
          <w:trHeight w:val="300"/>
          <w:tblHeader/>
        </w:trPr>
        <w:tc>
          <w:tcPr>
            <w:tcW w:w="2248" w:type="dxa"/>
            <w:shd w:val="clear" w:color="auto" w:fill="4C8B3F" w:themeFill="background2"/>
            <w:vAlign w:val="center"/>
            <w:hideMark/>
          </w:tcPr>
          <w:p w14:paraId="752185F5" w14:textId="142A4160" w:rsidR="00860FB4" w:rsidRPr="004342C6" w:rsidRDefault="00860FB4"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32" w:type="dxa"/>
            <w:shd w:val="clear" w:color="auto" w:fill="4C8B3F" w:themeFill="background2"/>
            <w:vAlign w:val="center"/>
            <w:hideMark/>
          </w:tcPr>
          <w:p w14:paraId="221CEECF" w14:textId="0313EAB2" w:rsidR="00860FB4" w:rsidRPr="004342C6" w:rsidRDefault="00860FB4"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860FB4" w:rsidRPr="004342C6" w14:paraId="6DDEE0C9" w14:textId="17CF4555" w:rsidTr="002522CB">
        <w:trPr>
          <w:trHeight w:val="314"/>
        </w:trPr>
        <w:tc>
          <w:tcPr>
            <w:tcW w:w="2248" w:type="dxa"/>
            <w:shd w:val="clear" w:color="000000" w:fill="FFFFFF"/>
            <w:vAlign w:val="center"/>
          </w:tcPr>
          <w:p w14:paraId="2EFBE68E" w14:textId="7C3ABA79" w:rsidR="00860FB4" w:rsidRPr="004342C6" w:rsidRDefault="00860FB4" w:rsidP="00860FB4">
            <w:pPr>
              <w:contextualSpacing w:val="0"/>
              <w:jc w:val="center"/>
              <w:rPr>
                <w:rFonts w:cs="Arial"/>
              </w:rPr>
            </w:pPr>
            <w:r w:rsidRPr="004342C6">
              <w:rPr>
                <w:rFonts w:cs="Arial"/>
              </w:rPr>
              <w:t>TMA.00</w:t>
            </w:r>
            <w:r w:rsidR="00A9281E" w:rsidRPr="004342C6">
              <w:rPr>
                <w:rFonts w:cs="Arial"/>
              </w:rPr>
              <w:t>10</w:t>
            </w:r>
            <w:r w:rsidRPr="004342C6">
              <w:rPr>
                <w:rFonts w:cs="Arial"/>
              </w:rPr>
              <w:t>.002</w:t>
            </w:r>
          </w:p>
        </w:tc>
        <w:tc>
          <w:tcPr>
            <w:tcW w:w="7032" w:type="dxa"/>
            <w:shd w:val="clear" w:color="000000" w:fill="FFFFFF"/>
          </w:tcPr>
          <w:p w14:paraId="7A7822E0" w14:textId="5E2A4CC0" w:rsidR="00860FB4" w:rsidRPr="004342C6" w:rsidRDefault="00860FB4" w:rsidP="00860FB4">
            <w:pPr>
              <w:rPr>
                <w:rFonts w:cs="Arial"/>
              </w:rPr>
            </w:pPr>
            <w:r w:rsidRPr="004342C6">
              <w:rPr>
                <w:rFonts w:cs="Arial"/>
              </w:rPr>
              <w:t xml:space="preserve">The system will generate MassHealth TMA Approval Notice at </w:t>
            </w:r>
            <w:r w:rsidR="00F26125">
              <w:rPr>
                <w:rFonts w:cs="Arial"/>
              </w:rPr>
              <w:t xml:space="preserve">the </w:t>
            </w:r>
            <w:r w:rsidRPr="004342C6">
              <w:rPr>
                <w:rFonts w:cs="Arial"/>
              </w:rPr>
              <w:t>application household level and include all members approved for TMA.</w:t>
            </w:r>
          </w:p>
        </w:tc>
      </w:tr>
      <w:tr w:rsidR="00860FB4" w:rsidRPr="004342C6" w14:paraId="6D3F4DBB" w14:textId="1A44CF1D" w:rsidTr="002522CB">
        <w:trPr>
          <w:trHeight w:val="314"/>
        </w:trPr>
        <w:tc>
          <w:tcPr>
            <w:tcW w:w="2248" w:type="dxa"/>
            <w:shd w:val="clear" w:color="000000" w:fill="FFFFFF"/>
            <w:vAlign w:val="center"/>
          </w:tcPr>
          <w:p w14:paraId="1A627123" w14:textId="0603F1DB" w:rsidR="00860FB4" w:rsidRPr="004342C6" w:rsidRDefault="00860FB4" w:rsidP="00860FB4">
            <w:pPr>
              <w:contextualSpacing w:val="0"/>
              <w:jc w:val="center"/>
              <w:rPr>
                <w:rFonts w:cs="Arial"/>
              </w:rPr>
            </w:pPr>
            <w:r w:rsidRPr="004342C6">
              <w:rPr>
                <w:rFonts w:cs="Arial"/>
              </w:rPr>
              <w:t>TMA.0010.001</w:t>
            </w:r>
          </w:p>
        </w:tc>
        <w:tc>
          <w:tcPr>
            <w:tcW w:w="7032" w:type="dxa"/>
            <w:shd w:val="clear" w:color="000000" w:fill="FFFFFF"/>
          </w:tcPr>
          <w:p w14:paraId="52AD19CF" w14:textId="35C25A58" w:rsidR="00860FB4" w:rsidRPr="004342C6" w:rsidRDefault="00860FB4" w:rsidP="00860FB4">
            <w:pPr>
              <w:rPr>
                <w:rFonts w:cs="Arial"/>
                <w:strike/>
              </w:rPr>
            </w:pPr>
            <w:r w:rsidRPr="004342C6">
              <w:rPr>
                <w:rFonts w:cs="Arial"/>
                <w:strike/>
              </w:rPr>
              <w:t>The system will generate the ‘TMA Change’ Notice based on the triggers defined.</w:t>
            </w:r>
            <w:r w:rsidR="00F26125">
              <w:rPr>
                <w:rFonts w:cs="Arial"/>
                <w:strike/>
              </w:rPr>
              <w:t xml:space="preserve"> </w:t>
            </w:r>
            <w:r w:rsidRPr="004342C6">
              <w:rPr>
                <w:rFonts w:cs="Arial"/>
                <w:strike/>
              </w:rPr>
              <w:t>(Refer the TSD attached in section 1.2)</w:t>
            </w:r>
          </w:p>
          <w:p w14:paraId="2676DE54" w14:textId="4F96F14C" w:rsidR="00F26125" w:rsidRDefault="00860FB4" w:rsidP="00F26125">
            <w:pPr>
              <w:rPr>
                <w:rFonts w:cs="Arial"/>
              </w:rPr>
            </w:pPr>
            <w:r w:rsidRPr="004342C6">
              <w:rPr>
                <w:rFonts w:cs="Arial"/>
              </w:rPr>
              <w:t xml:space="preserve">The system shall generate and send the MassHealth TMA Change notice to the application head of </w:t>
            </w:r>
            <w:r w:rsidR="00F26125">
              <w:rPr>
                <w:rFonts w:cs="Arial"/>
              </w:rPr>
              <w:t xml:space="preserve">the </w:t>
            </w:r>
            <w:r w:rsidRPr="004342C6">
              <w:rPr>
                <w:rFonts w:cs="Arial"/>
              </w:rPr>
              <w:t>household</w:t>
            </w:r>
            <w:r w:rsidR="00F26125">
              <w:rPr>
                <w:rFonts w:cs="Arial"/>
              </w:rPr>
              <w:t>,</w:t>
            </w:r>
            <w:r w:rsidRPr="004342C6">
              <w:rPr>
                <w:rFonts w:cs="Arial"/>
              </w:rPr>
              <w:t xml:space="preserve"> and it will list the members for those TMA Period ends in 2 months.</w:t>
            </w:r>
          </w:p>
          <w:p w14:paraId="4CBC4210" w14:textId="28B3F182" w:rsidR="00860FB4" w:rsidRPr="004342C6" w:rsidRDefault="00060C05" w:rsidP="00F26125">
            <w:pPr>
              <w:rPr>
                <w:rFonts w:cs="Arial"/>
                <w:strike/>
                <w:color w:val="000000"/>
                <w:sz w:val="20"/>
                <w:szCs w:val="20"/>
              </w:rPr>
            </w:pPr>
            <w:r w:rsidRPr="004342C6">
              <w:rPr>
                <w:rFonts w:cs="Arial"/>
              </w:rPr>
              <w:t>(Refer the Notice TSD for more details)</w:t>
            </w:r>
          </w:p>
        </w:tc>
      </w:tr>
      <w:tr w:rsidR="005C6ACB" w:rsidRPr="004342C6" w14:paraId="68F6E54A" w14:textId="0151E6FD" w:rsidTr="002522CB">
        <w:trPr>
          <w:trHeight w:val="314"/>
        </w:trPr>
        <w:tc>
          <w:tcPr>
            <w:tcW w:w="2248" w:type="dxa"/>
            <w:shd w:val="clear" w:color="000000" w:fill="FFFFFF"/>
            <w:vAlign w:val="center"/>
          </w:tcPr>
          <w:p w14:paraId="07554CCF" w14:textId="0F8E04D5" w:rsidR="005C6ACB" w:rsidRPr="004342C6" w:rsidRDefault="005C6ACB" w:rsidP="005C6ACB">
            <w:pPr>
              <w:contextualSpacing w:val="0"/>
              <w:jc w:val="center"/>
              <w:rPr>
                <w:rFonts w:cs="Arial"/>
              </w:rPr>
            </w:pPr>
            <w:r w:rsidRPr="004342C6">
              <w:rPr>
                <w:rFonts w:cs="Arial"/>
              </w:rPr>
              <w:t>TMA.0005.003</w:t>
            </w:r>
          </w:p>
        </w:tc>
        <w:tc>
          <w:tcPr>
            <w:tcW w:w="7032" w:type="dxa"/>
            <w:shd w:val="clear" w:color="000000" w:fill="FFFFFF"/>
          </w:tcPr>
          <w:p w14:paraId="629F2B4B" w14:textId="25352E44" w:rsidR="005C6ACB" w:rsidRPr="004342C6" w:rsidRDefault="005C6ACB" w:rsidP="005C6ACB">
            <w:pPr>
              <w:rPr>
                <w:rFonts w:cs="Arial"/>
              </w:rPr>
            </w:pPr>
            <w:r w:rsidRPr="004342C6">
              <w:rPr>
                <w:rFonts w:cs="Arial"/>
              </w:rPr>
              <w:t>The system will send TMA Approval Notice to HOH when BO user provide TMA through override screen</w:t>
            </w:r>
          </w:p>
          <w:p w14:paraId="0F4CBB69" w14:textId="28D33042" w:rsidR="005C6ACB" w:rsidRPr="004342C6" w:rsidRDefault="005C6ACB" w:rsidP="005C6ACB">
            <w:pPr>
              <w:rPr>
                <w:rFonts w:cs="Arial"/>
              </w:rPr>
            </w:pPr>
            <w:r w:rsidRPr="004342C6">
              <w:rPr>
                <w:rFonts w:cs="Arial"/>
              </w:rPr>
              <w:t>OR</w:t>
            </w:r>
          </w:p>
          <w:p w14:paraId="6E70659B" w14:textId="6143CE65" w:rsidR="005C6ACB" w:rsidRPr="004342C6" w:rsidRDefault="005C6ACB" w:rsidP="00F26125">
            <w:pPr>
              <w:rPr>
                <w:rFonts w:cs="Arial"/>
                <w:strike/>
              </w:rPr>
            </w:pPr>
            <w:r w:rsidRPr="004342C6">
              <w:rPr>
                <w:rFonts w:cs="Arial"/>
              </w:rPr>
              <w:t xml:space="preserve">The system will send the TMA Change Notice if the BO user updates the TMA period end date in override screen and the TMA end date is 2 months from the present date (based on the TMA Change Notice triggers) </w:t>
            </w:r>
          </w:p>
        </w:tc>
      </w:tr>
      <w:tr w:rsidR="00860FB4" w:rsidRPr="004342C6" w14:paraId="3E72DBB6" w14:textId="630BB523" w:rsidTr="002522CB">
        <w:trPr>
          <w:trHeight w:val="314"/>
        </w:trPr>
        <w:tc>
          <w:tcPr>
            <w:tcW w:w="2248" w:type="dxa"/>
            <w:shd w:val="clear" w:color="000000" w:fill="FFFFFF"/>
            <w:vAlign w:val="center"/>
          </w:tcPr>
          <w:p w14:paraId="0258F6D9" w14:textId="43768A07" w:rsidR="00860FB4" w:rsidRPr="004342C6" w:rsidRDefault="00860FB4" w:rsidP="002522CB">
            <w:pPr>
              <w:contextualSpacing w:val="0"/>
              <w:jc w:val="center"/>
              <w:rPr>
                <w:rFonts w:cs="Arial"/>
              </w:rPr>
            </w:pPr>
            <w:r w:rsidRPr="004342C6">
              <w:rPr>
                <w:rFonts w:cs="Arial"/>
              </w:rPr>
              <w:t>TMA.0009.002</w:t>
            </w:r>
          </w:p>
        </w:tc>
        <w:tc>
          <w:tcPr>
            <w:tcW w:w="7032" w:type="dxa"/>
            <w:shd w:val="clear" w:color="000000" w:fill="FFFFFF"/>
            <w:vAlign w:val="center"/>
          </w:tcPr>
          <w:p w14:paraId="410C0607" w14:textId="502327C3" w:rsidR="00860FB4" w:rsidRPr="004342C6" w:rsidRDefault="00860FB4" w:rsidP="002522CB">
            <w:pPr>
              <w:rPr>
                <w:rFonts w:cs="Arial"/>
                <w:color w:val="000000"/>
                <w:sz w:val="20"/>
                <w:szCs w:val="20"/>
              </w:rPr>
            </w:pPr>
            <w:r w:rsidRPr="004342C6">
              <w:rPr>
                <w:rFonts w:cs="Arial"/>
                <w:strike/>
              </w:rPr>
              <w:t xml:space="preserve">The system will show a new link ‘Update Income’ on </w:t>
            </w:r>
            <w:r w:rsidR="00F26125">
              <w:rPr>
                <w:rFonts w:cs="Arial"/>
                <w:strike/>
              </w:rPr>
              <w:t xml:space="preserve">the </w:t>
            </w:r>
            <w:r w:rsidRPr="004342C6">
              <w:rPr>
                <w:rFonts w:cs="Arial"/>
                <w:strike/>
              </w:rPr>
              <w:t>“Eligibility Application” screen.</w:t>
            </w:r>
          </w:p>
          <w:p w14:paraId="2A0289F2" w14:textId="53E0683C" w:rsidR="00860FB4" w:rsidRPr="004342C6" w:rsidRDefault="00860FB4" w:rsidP="009260EE">
            <w:pPr>
              <w:rPr>
                <w:rFonts w:cs="Arial"/>
                <w:noProof/>
              </w:rPr>
            </w:pPr>
            <w:r w:rsidRPr="004342C6">
              <w:rPr>
                <w:rFonts w:cs="Arial"/>
              </w:rPr>
              <w:t xml:space="preserve">The system shall display a link to the user on </w:t>
            </w:r>
            <w:r w:rsidR="00F26125">
              <w:rPr>
                <w:rFonts w:cs="Arial"/>
              </w:rPr>
              <w:t xml:space="preserve">the </w:t>
            </w:r>
            <w:r w:rsidRPr="004342C6">
              <w:rPr>
                <w:rFonts w:cs="Arial"/>
              </w:rPr>
              <w:t xml:space="preserve">"Eligibility Summary" screen that will route the user to </w:t>
            </w:r>
            <w:r w:rsidR="00F26125">
              <w:rPr>
                <w:rFonts w:cs="Arial"/>
              </w:rPr>
              <w:t xml:space="preserve">the </w:t>
            </w:r>
            <w:r w:rsidRPr="004342C6">
              <w:rPr>
                <w:rFonts w:cs="Arial"/>
              </w:rPr>
              <w:t xml:space="preserve">RAC "Income" screen when </w:t>
            </w:r>
            <w:r w:rsidR="00F26125">
              <w:rPr>
                <w:rFonts w:cs="Arial"/>
              </w:rPr>
              <w:t xml:space="preserve">the </w:t>
            </w:r>
            <w:r w:rsidRPr="004342C6">
              <w:rPr>
                <w:rFonts w:cs="Arial"/>
              </w:rPr>
              <w:t>TMA change Notice is generated.</w:t>
            </w:r>
          </w:p>
        </w:tc>
      </w:tr>
      <w:tr w:rsidR="00860FB4" w:rsidRPr="004342C6" w14:paraId="592CA473" w14:textId="1623731B" w:rsidTr="002522CB">
        <w:trPr>
          <w:trHeight w:val="314"/>
        </w:trPr>
        <w:tc>
          <w:tcPr>
            <w:tcW w:w="2248" w:type="dxa"/>
            <w:shd w:val="clear" w:color="000000" w:fill="FFFFFF"/>
            <w:vAlign w:val="center"/>
          </w:tcPr>
          <w:p w14:paraId="4B930AA3" w14:textId="233A6FB6" w:rsidR="00860FB4" w:rsidRPr="004342C6" w:rsidRDefault="00E276E1" w:rsidP="002522CB">
            <w:pPr>
              <w:contextualSpacing w:val="0"/>
              <w:jc w:val="center"/>
              <w:rPr>
                <w:rFonts w:cs="Arial"/>
              </w:rPr>
            </w:pPr>
            <w:r w:rsidRPr="004342C6">
              <w:rPr>
                <w:rFonts w:cs="Arial"/>
              </w:rPr>
              <w:t>MHPD.FR.021.001</w:t>
            </w:r>
          </w:p>
        </w:tc>
        <w:tc>
          <w:tcPr>
            <w:tcW w:w="7032" w:type="dxa"/>
            <w:shd w:val="clear" w:color="000000" w:fill="FFFFFF"/>
            <w:vAlign w:val="center"/>
          </w:tcPr>
          <w:p w14:paraId="7424CBE6" w14:textId="443B0C15" w:rsidR="00E276E1" w:rsidRPr="004342C6" w:rsidRDefault="00860FB4" w:rsidP="00E276E1">
            <w:pPr>
              <w:pStyle w:val="NumberedNormal"/>
              <w:ind w:left="0" w:firstLine="0"/>
              <w:contextualSpacing/>
              <w:rPr>
                <w:rFonts w:ascii="Arial" w:eastAsiaTheme="minorHAnsi" w:hAnsi="Arial" w:cs="Arial"/>
                <w:sz w:val="22"/>
                <w:szCs w:val="22"/>
              </w:rPr>
            </w:pPr>
            <w:r w:rsidRPr="004342C6">
              <w:rPr>
                <w:rFonts w:ascii="Arial" w:eastAsiaTheme="minorHAnsi" w:hAnsi="Arial" w:cs="Arial"/>
                <w:sz w:val="22"/>
                <w:szCs w:val="22"/>
              </w:rPr>
              <w:t xml:space="preserve">The system shall remove the link </w:t>
            </w:r>
            <w:r w:rsidR="00E276E1" w:rsidRPr="004342C6">
              <w:rPr>
                <w:rFonts w:ascii="Arial" w:eastAsiaTheme="minorHAnsi" w:hAnsi="Arial" w:cs="Arial"/>
                <w:sz w:val="22"/>
                <w:szCs w:val="22"/>
              </w:rPr>
              <w:t>“</w:t>
            </w:r>
            <w:r w:rsidRPr="004342C6">
              <w:rPr>
                <w:rFonts w:ascii="Arial" w:eastAsiaTheme="minorHAnsi" w:hAnsi="Arial" w:cs="Arial"/>
                <w:sz w:val="22"/>
                <w:szCs w:val="22"/>
              </w:rPr>
              <w:t>Update Income</w:t>
            </w:r>
            <w:r w:rsidR="00E276E1" w:rsidRPr="004342C6">
              <w:rPr>
                <w:rFonts w:ascii="Arial" w:eastAsiaTheme="minorHAnsi" w:hAnsi="Arial" w:cs="Arial"/>
                <w:sz w:val="22"/>
                <w:szCs w:val="22"/>
              </w:rPr>
              <w:t xml:space="preserve">” in any of the following situations. </w:t>
            </w:r>
          </w:p>
          <w:p w14:paraId="20ADB05D" w14:textId="4A8BE73C" w:rsidR="00860FB4" w:rsidRPr="004342C6" w:rsidRDefault="00E276E1" w:rsidP="00320B54">
            <w:pPr>
              <w:pStyle w:val="ListParagraph"/>
              <w:numPr>
                <w:ilvl w:val="0"/>
                <w:numId w:val="325"/>
              </w:numPr>
              <w:rPr>
                <w:rFonts w:cs="Arial"/>
              </w:rPr>
            </w:pPr>
            <w:r w:rsidRPr="004342C6">
              <w:rPr>
                <w:rFonts w:cs="Arial"/>
              </w:rPr>
              <w:t xml:space="preserve">If </w:t>
            </w:r>
            <w:r w:rsidR="00860FB4" w:rsidRPr="004342C6">
              <w:rPr>
                <w:rFonts w:cs="Arial"/>
              </w:rPr>
              <w:t xml:space="preserve">the individual/BO user clicks on the </w:t>
            </w:r>
            <w:r w:rsidRPr="004342C6">
              <w:rPr>
                <w:rFonts w:cs="Arial"/>
              </w:rPr>
              <w:t>“Update Income”</w:t>
            </w:r>
            <w:r w:rsidR="00DE2F72" w:rsidRPr="004342C6">
              <w:rPr>
                <w:rFonts w:cs="Arial"/>
              </w:rPr>
              <w:t xml:space="preserve"> </w:t>
            </w:r>
            <w:r w:rsidR="00860FB4" w:rsidRPr="004342C6">
              <w:rPr>
                <w:rFonts w:cs="Arial"/>
              </w:rPr>
              <w:t>link and reports an income change.</w:t>
            </w:r>
          </w:p>
          <w:p w14:paraId="42B3A50C" w14:textId="5A815776" w:rsidR="00E276E1" w:rsidRPr="004342C6" w:rsidRDefault="00E276E1" w:rsidP="00320B54">
            <w:pPr>
              <w:pStyle w:val="ListParagraph"/>
              <w:numPr>
                <w:ilvl w:val="0"/>
                <w:numId w:val="325"/>
              </w:numPr>
              <w:rPr>
                <w:rFonts w:cs="Arial"/>
              </w:rPr>
            </w:pPr>
            <w:r w:rsidRPr="004342C6">
              <w:rPr>
                <w:rFonts w:cs="Arial"/>
              </w:rPr>
              <w:t>If individual/BO user clicks on ‘Report a Change’ link and navigates through Income Screen</w:t>
            </w:r>
          </w:p>
          <w:p w14:paraId="7CCE6781" w14:textId="0F2475BA" w:rsidR="00E276E1" w:rsidRPr="004342C6" w:rsidRDefault="00F26125" w:rsidP="00320B54">
            <w:pPr>
              <w:pStyle w:val="ListParagraph"/>
              <w:numPr>
                <w:ilvl w:val="0"/>
                <w:numId w:val="325"/>
              </w:numPr>
              <w:rPr>
                <w:rFonts w:cs="Arial"/>
              </w:rPr>
            </w:pPr>
            <w:r>
              <w:rPr>
                <w:rFonts w:cs="Arial"/>
              </w:rPr>
              <w:t xml:space="preserve">The </w:t>
            </w:r>
            <w:r w:rsidR="00E276E1" w:rsidRPr="004342C6">
              <w:rPr>
                <w:rFonts w:cs="Arial"/>
              </w:rPr>
              <w:t>TMA period has expired.</w:t>
            </w:r>
          </w:p>
          <w:p w14:paraId="630BDD10" w14:textId="04C50A29" w:rsidR="00860FB4" w:rsidRPr="004342C6" w:rsidRDefault="00860FB4" w:rsidP="002522CB">
            <w:pPr>
              <w:rPr>
                <w:rFonts w:cs="Arial"/>
              </w:rPr>
            </w:pPr>
          </w:p>
        </w:tc>
      </w:tr>
    </w:tbl>
    <w:p w14:paraId="5763BAF2" w14:textId="46E4A907" w:rsidR="00860FB4" w:rsidRPr="004342C6" w:rsidRDefault="00860FB4" w:rsidP="00860FB4">
      <w:pPr>
        <w:pStyle w:val="Table"/>
        <w:rPr>
          <w:rFonts w:ascii="Arial" w:hAnsi="Arial" w:cs="Arial"/>
        </w:rPr>
      </w:pPr>
    </w:p>
    <w:p w14:paraId="2807A9FC" w14:textId="5EC0E82F" w:rsidR="00860FB4" w:rsidRPr="004342C6" w:rsidRDefault="00860FB4" w:rsidP="00860FB4">
      <w:pPr>
        <w:pStyle w:val="Heading3"/>
        <w:numPr>
          <w:ilvl w:val="2"/>
          <w:numId w:val="13"/>
        </w:numPr>
        <w:rPr>
          <w:rFonts w:ascii="Arial" w:hAnsi="Arial" w:cs="Arial"/>
        </w:rPr>
      </w:pPr>
      <w:bookmarkStart w:id="671" w:name="_Toc76074892"/>
      <w:bookmarkStart w:id="672" w:name="_Toc94634707"/>
      <w:r w:rsidRPr="004342C6">
        <w:rPr>
          <w:rFonts w:ascii="Arial" w:hAnsi="Arial" w:cs="Arial"/>
        </w:rPr>
        <w:t>Transaction /SSO Information</w:t>
      </w:r>
      <w:bookmarkEnd w:id="671"/>
      <w:bookmarkEnd w:id="672"/>
    </w:p>
    <w:p w14:paraId="4910FABE" w14:textId="52556CC2" w:rsidR="00860FB4" w:rsidRPr="004342C6" w:rsidRDefault="00860FB4" w:rsidP="00860FB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B702ED4" w14:textId="2F5D41C1" w:rsidR="00860FB4" w:rsidRPr="004342C6" w:rsidRDefault="00860FB4" w:rsidP="00860FB4">
      <w:pPr>
        <w:pStyle w:val="Heading3"/>
        <w:numPr>
          <w:ilvl w:val="2"/>
          <w:numId w:val="13"/>
        </w:numPr>
        <w:rPr>
          <w:rFonts w:ascii="Arial" w:hAnsi="Arial" w:cs="Arial"/>
        </w:rPr>
      </w:pPr>
      <w:bookmarkStart w:id="673" w:name="_Toc76074893"/>
      <w:bookmarkStart w:id="674" w:name="_Toc94634708"/>
      <w:r w:rsidRPr="004342C6">
        <w:rPr>
          <w:rFonts w:ascii="Arial" w:hAnsi="Arial" w:cs="Arial"/>
        </w:rPr>
        <w:t>Special Design Consideration</w:t>
      </w:r>
      <w:bookmarkEnd w:id="673"/>
      <w:bookmarkEnd w:id="674"/>
    </w:p>
    <w:p w14:paraId="105A1AF6" w14:textId="499180E3" w:rsidR="00A520D0" w:rsidRDefault="00A520D0" w:rsidP="00A520D0">
      <w:pPr>
        <w:pStyle w:val="Hints"/>
        <w:spacing w:after="200"/>
        <w:ind w:left="360" w:firstLine="90"/>
        <w:rPr>
          <w:rFonts w:eastAsiaTheme="minorHAnsi" w:cs="Arial"/>
          <w:color w:val="auto"/>
          <w:sz w:val="22"/>
          <w:szCs w:val="22"/>
        </w:rPr>
      </w:pPr>
      <w:r w:rsidRPr="004342C6">
        <w:rPr>
          <w:rFonts w:eastAsiaTheme="minorHAnsi" w:cs="Arial"/>
          <w:color w:val="auto"/>
          <w:sz w:val="22"/>
          <w:szCs w:val="22"/>
        </w:rPr>
        <w:lastRenderedPageBreak/>
        <w:t>Not Applicable</w:t>
      </w:r>
    </w:p>
    <w:p w14:paraId="53D3A277" w14:textId="1337D1FD" w:rsidR="00567D52" w:rsidRPr="004342C6" w:rsidRDefault="00567D52" w:rsidP="00567D52">
      <w:pPr>
        <w:pStyle w:val="Heading3"/>
        <w:numPr>
          <w:ilvl w:val="2"/>
          <w:numId w:val="13"/>
        </w:numPr>
        <w:rPr>
          <w:rFonts w:ascii="Arial" w:hAnsi="Arial" w:cs="Arial"/>
        </w:rPr>
      </w:pPr>
      <w:bookmarkStart w:id="675" w:name="_Toc94634709"/>
      <w:r>
        <w:rPr>
          <w:rFonts w:ascii="Arial" w:hAnsi="Arial" w:cs="Arial"/>
        </w:rPr>
        <w:t>Acceptance Criteria</w:t>
      </w:r>
      <w:bookmarkEnd w:id="675"/>
    </w:p>
    <w:p w14:paraId="790C8492" w14:textId="01A4C384" w:rsidR="00567D52" w:rsidRPr="004342C6" w:rsidRDefault="00567D52" w:rsidP="00320B54">
      <w:pPr>
        <w:pStyle w:val="Hints"/>
        <w:numPr>
          <w:ilvl w:val="6"/>
          <w:numId w:val="260"/>
        </w:numPr>
        <w:spacing w:after="200"/>
        <w:ind w:left="810"/>
        <w:rPr>
          <w:rFonts w:eastAsiaTheme="minorHAnsi" w:cs="Arial"/>
          <w:color w:val="auto"/>
          <w:sz w:val="22"/>
          <w:szCs w:val="22"/>
        </w:rPr>
      </w:pPr>
      <w:r w:rsidRPr="00567D52">
        <w:rPr>
          <w:rFonts w:eastAsiaTheme="minorHAnsi" w:cs="Arial"/>
          <w:color w:val="auto"/>
          <w:sz w:val="22"/>
          <w:szCs w:val="22"/>
        </w:rPr>
        <w:t>The system should work as per the flow, UI design, functional requirements, and special design considerations defined above in the use case.</w:t>
      </w:r>
    </w:p>
    <w:p w14:paraId="6E0A6FFC" w14:textId="77777777" w:rsidR="00567D52" w:rsidRPr="004342C6" w:rsidRDefault="00567D52" w:rsidP="00A520D0">
      <w:pPr>
        <w:pStyle w:val="Hints"/>
        <w:spacing w:after="200"/>
        <w:ind w:left="360" w:firstLine="90"/>
        <w:rPr>
          <w:rFonts w:eastAsiaTheme="minorHAnsi" w:cs="Arial"/>
          <w:color w:val="auto"/>
          <w:sz w:val="22"/>
          <w:szCs w:val="22"/>
        </w:rPr>
      </w:pPr>
    </w:p>
    <w:p w14:paraId="5E74892C" w14:textId="04447742" w:rsidR="00E1647B" w:rsidRPr="004342C6" w:rsidRDefault="00E1647B" w:rsidP="00DB6AEE">
      <w:pPr>
        <w:pStyle w:val="Heading2"/>
      </w:pPr>
      <w:bookmarkStart w:id="676" w:name="_Toc94634710"/>
      <w:r w:rsidRPr="004342C6">
        <w:lastRenderedPageBreak/>
        <w:t>Use Case Id: UC-</w:t>
      </w:r>
      <w:r w:rsidR="005B09BA" w:rsidRPr="004342C6">
        <w:t>22</w:t>
      </w:r>
      <w:r w:rsidRPr="004342C6">
        <w:t xml:space="preserve"> </w:t>
      </w:r>
      <w:r w:rsidR="00E66270" w:rsidRPr="004342C6">
        <w:t>Impact of Admin Closing on TMA</w:t>
      </w:r>
      <w:bookmarkEnd w:id="676"/>
      <w:r w:rsidR="00E66270" w:rsidRPr="004342C6">
        <w:t xml:space="preserve"> </w:t>
      </w:r>
    </w:p>
    <w:p w14:paraId="37BF4775" w14:textId="77777777" w:rsidR="00E1647B" w:rsidRPr="004342C6" w:rsidRDefault="00E1647B" w:rsidP="00E1647B">
      <w:pPr>
        <w:pStyle w:val="Heading3"/>
        <w:numPr>
          <w:ilvl w:val="2"/>
          <w:numId w:val="13"/>
        </w:numPr>
        <w:rPr>
          <w:rFonts w:ascii="Arial" w:hAnsi="Arial" w:cs="Arial"/>
        </w:rPr>
      </w:pPr>
      <w:bookmarkStart w:id="677" w:name="_Toc94634711"/>
      <w:r w:rsidRPr="004342C6">
        <w:rPr>
          <w:rFonts w:ascii="Arial" w:hAnsi="Arial" w:cs="Arial"/>
        </w:rPr>
        <w:t>Description</w:t>
      </w:r>
      <w:bookmarkEnd w:id="677"/>
    </w:p>
    <w:p w14:paraId="4025319D" w14:textId="71E72C6E" w:rsidR="00E1647B" w:rsidRPr="004342C6" w:rsidRDefault="00E1647B" w:rsidP="00E1647B">
      <w:pPr>
        <w:ind w:left="450"/>
        <w:rPr>
          <w:rFonts w:cs="Arial"/>
        </w:rPr>
      </w:pPr>
      <w:r w:rsidRPr="004342C6">
        <w:rPr>
          <w:rFonts w:cs="Arial"/>
        </w:rPr>
        <w:t xml:space="preserve">This use case describes how </w:t>
      </w:r>
      <w:r w:rsidR="00F26125">
        <w:rPr>
          <w:rFonts w:cs="Arial"/>
        </w:rPr>
        <w:t xml:space="preserve">the </w:t>
      </w:r>
      <w:r w:rsidRPr="004342C6">
        <w:rPr>
          <w:rFonts w:cs="Arial"/>
        </w:rPr>
        <w:t xml:space="preserve">system </w:t>
      </w:r>
      <w:r w:rsidR="00F26125">
        <w:rPr>
          <w:rFonts w:cs="Arial"/>
        </w:rPr>
        <w:t xml:space="preserve">will </w:t>
      </w:r>
      <w:r w:rsidRPr="004342C6">
        <w:rPr>
          <w:rFonts w:cs="Arial"/>
        </w:rPr>
        <w:t>determine MH eligibility based on Transitional Medical Assistance (TMA)</w:t>
      </w:r>
      <w:r w:rsidR="00F26125">
        <w:rPr>
          <w:rFonts w:cs="Arial"/>
        </w:rPr>
        <w:t>.</w:t>
      </w:r>
    </w:p>
    <w:p w14:paraId="6DED3344" w14:textId="77777777" w:rsidR="00E1647B" w:rsidRPr="004342C6" w:rsidRDefault="00E1647B" w:rsidP="00E1647B">
      <w:pPr>
        <w:ind w:left="450"/>
        <w:rPr>
          <w:rFonts w:cs="Arial"/>
        </w:rPr>
      </w:pPr>
    </w:p>
    <w:p w14:paraId="3FD4B2BC" w14:textId="77777777" w:rsidR="00E1647B" w:rsidRPr="004342C6" w:rsidRDefault="00E1647B" w:rsidP="00E1647B">
      <w:pPr>
        <w:pStyle w:val="Heading3"/>
        <w:numPr>
          <w:ilvl w:val="2"/>
          <w:numId w:val="13"/>
        </w:numPr>
        <w:rPr>
          <w:rFonts w:ascii="Arial" w:hAnsi="Arial" w:cs="Arial"/>
        </w:rPr>
      </w:pPr>
      <w:bookmarkStart w:id="678" w:name="_Toc94634712"/>
      <w:r w:rsidRPr="004342C6">
        <w:rPr>
          <w:rFonts w:ascii="Arial" w:hAnsi="Arial" w:cs="Arial"/>
        </w:rPr>
        <w:t>Related Use case</w:t>
      </w:r>
      <w:bookmarkEnd w:id="678"/>
      <w:r w:rsidRPr="004342C6">
        <w:rPr>
          <w:rFonts w:ascii="Arial" w:hAnsi="Arial" w:cs="Arial"/>
        </w:rPr>
        <w:t xml:space="preserve"> </w:t>
      </w:r>
    </w:p>
    <w:p w14:paraId="5DD9BA06" w14:textId="77777777" w:rsidR="00E1647B" w:rsidRPr="004342C6" w:rsidRDefault="00E1647B" w:rsidP="00E1647B">
      <w:pPr>
        <w:ind w:firstLine="450"/>
        <w:rPr>
          <w:rFonts w:cs="Arial"/>
        </w:rPr>
      </w:pPr>
      <w:r w:rsidRPr="004342C6">
        <w:rPr>
          <w:rFonts w:cs="Arial"/>
        </w:rPr>
        <w:t>Not applicable</w:t>
      </w:r>
    </w:p>
    <w:p w14:paraId="04C26F52" w14:textId="77777777" w:rsidR="00E1647B" w:rsidRPr="004342C6" w:rsidRDefault="00E1647B" w:rsidP="00E1647B">
      <w:pPr>
        <w:rPr>
          <w:rFonts w:cs="Arial"/>
        </w:rPr>
      </w:pPr>
      <w:r w:rsidRPr="004342C6">
        <w:rPr>
          <w:rFonts w:cs="Arial"/>
          <w:i/>
          <w:color w:val="00B050"/>
        </w:rPr>
        <w:t xml:space="preserve">  </w:t>
      </w:r>
    </w:p>
    <w:p w14:paraId="323548EC" w14:textId="77777777" w:rsidR="00E1647B" w:rsidRPr="004342C6" w:rsidRDefault="00E1647B" w:rsidP="00E1647B">
      <w:pPr>
        <w:pStyle w:val="Heading3"/>
        <w:numPr>
          <w:ilvl w:val="2"/>
          <w:numId w:val="13"/>
        </w:numPr>
        <w:rPr>
          <w:rFonts w:ascii="Arial" w:hAnsi="Arial" w:cs="Arial"/>
        </w:rPr>
      </w:pPr>
      <w:bookmarkStart w:id="679" w:name="_Toc94634713"/>
      <w:r w:rsidRPr="004342C6">
        <w:rPr>
          <w:rFonts w:ascii="Arial" w:hAnsi="Arial" w:cs="Arial"/>
        </w:rPr>
        <w:t>Actor(s)</w:t>
      </w:r>
      <w:bookmarkEnd w:id="679"/>
    </w:p>
    <w:p w14:paraId="413B5F0D" w14:textId="77777777" w:rsidR="00E1647B" w:rsidRPr="004342C6" w:rsidRDefault="00E1647B" w:rsidP="00320B54">
      <w:pPr>
        <w:pStyle w:val="ListParagraph"/>
        <w:numPr>
          <w:ilvl w:val="0"/>
          <w:numId w:val="263"/>
        </w:numPr>
        <w:ind w:left="810"/>
        <w:contextualSpacing w:val="0"/>
        <w:rPr>
          <w:rFonts w:cs="Arial"/>
        </w:rPr>
      </w:pPr>
      <w:r w:rsidRPr="004342C6">
        <w:rPr>
          <w:rFonts w:cs="Arial"/>
        </w:rPr>
        <w:t>HIX System</w:t>
      </w:r>
    </w:p>
    <w:p w14:paraId="1DBA3CFB" w14:textId="77777777" w:rsidR="00E1647B" w:rsidRPr="004342C6" w:rsidRDefault="00E1647B" w:rsidP="00320B54">
      <w:pPr>
        <w:pStyle w:val="ListParagraph"/>
        <w:numPr>
          <w:ilvl w:val="0"/>
          <w:numId w:val="263"/>
        </w:numPr>
        <w:ind w:left="810"/>
        <w:contextualSpacing w:val="0"/>
        <w:rPr>
          <w:rFonts w:cs="Arial"/>
        </w:rPr>
      </w:pPr>
      <w:r w:rsidRPr="004342C6">
        <w:rPr>
          <w:rFonts w:cs="Arial"/>
        </w:rPr>
        <w:t>Individual User</w:t>
      </w:r>
    </w:p>
    <w:p w14:paraId="0CC23910" w14:textId="77777777" w:rsidR="00E1647B" w:rsidRPr="004342C6" w:rsidRDefault="00E1647B" w:rsidP="00320B54">
      <w:pPr>
        <w:pStyle w:val="ListParagraph"/>
        <w:numPr>
          <w:ilvl w:val="0"/>
          <w:numId w:val="263"/>
        </w:numPr>
        <w:ind w:left="810"/>
        <w:contextualSpacing w:val="0"/>
        <w:rPr>
          <w:rFonts w:cs="Arial"/>
        </w:rPr>
      </w:pPr>
      <w:r w:rsidRPr="004342C6">
        <w:rPr>
          <w:rFonts w:cs="Arial"/>
        </w:rPr>
        <w:t xml:space="preserve">Assistor portal users </w:t>
      </w:r>
    </w:p>
    <w:p w14:paraId="1213C00E" w14:textId="77777777" w:rsidR="00E1647B" w:rsidRPr="004342C6" w:rsidRDefault="00E1647B" w:rsidP="00F26125">
      <w:pPr>
        <w:pStyle w:val="ListParagraph"/>
        <w:numPr>
          <w:ilvl w:val="0"/>
          <w:numId w:val="20"/>
        </w:numPr>
        <w:contextualSpacing w:val="0"/>
        <w:rPr>
          <w:rFonts w:cs="Arial"/>
        </w:rPr>
      </w:pPr>
      <w:r w:rsidRPr="004342C6">
        <w:rPr>
          <w:rFonts w:cs="Arial"/>
        </w:rPr>
        <w:t>CAC User</w:t>
      </w:r>
    </w:p>
    <w:p w14:paraId="1ABB9721" w14:textId="77777777" w:rsidR="00E1647B" w:rsidRPr="004342C6" w:rsidRDefault="00E1647B" w:rsidP="00F26125">
      <w:pPr>
        <w:pStyle w:val="ListParagraph"/>
        <w:numPr>
          <w:ilvl w:val="0"/>
          <w:numId w:val="20"/>
        </w:numPr>
        <w:contextualSpacing w:val="0"/>
        <w:rPr>
          <w:rFonts w:cs="Arial"/>
        </w:rPr>
      </w:pPr>
      <w:r w:rsidRPr="004342C6">
        <w:rPr>
          <w:rFonts w:cs="Arial"/>
        </w:rPr>
        <w:t>Navigator User</w:t>
      </w:r>
    </w:p>
    <w:p w14:paraId="29A18FC0" w14:textId="77777777" w:rsidR="00E1647B" w:rsidRPr="004342C6" w:rsidRDefault="00E1647B" w:rsidP="00320B54">
      <w:pPr>
        <w:pStyle w:val="ListParagraph"/>
        <w:numPr>
          <w:ilvl w:val="0"/>
          <w:numId w:val="263"/>
        </w:numPr>
        <w:ind w:left="810"/>
        <w:contextualSpacing w:val="0"/>
        <w:rPr>
          <w:rFonts w:cs="Arial"/>
        </w:rPr>
      </w:pPr>
      <w:r w:rsidRPr="004342C6">
        <w:rPr>
          <w:rFonts w:cs="Arial"/>
        </w:rPr>
        <w:t>The following Agent Portal User(s):</w:t>
      </w:r>
    </w:p>
    <w:p w14:paraId="36148C85" w14:textId="77777777" w:rsidR="00E1647B" w:rsidRPr="004342C6" w:rsidRDefault="00E1647B" w:rsidP="00F26125">
      <w:pPr>
        <w:pStyle w:val="ListParagraph"/>
        <w:numPr>
          <w:ilvl w:val="0"/>
          <w:numId w:val="20"/>
        </w:numPr>
        <w:contextualSpacing w:val="0"/>
        <w:rPr>
          <w:rFonts w:cs="Arial"/>
        </w:rPr>
      </w:pPr>
      <w:r w:rsidRPr="004342C6">
        <w:rPr>
          <w:rFonts w:cs="Arial"/>
        </w:rPr>
        <w:t>Back Office User</w:t>
      </w:r>
    </w:p>
    <w:p w14:paraId="4D5FA701" w14:textId="77777777" w:rsidR="00E1647B" w:rsidRPr="004342C6" w:rsidRDefault="00E1647B" w:rsidP="00F26125">
      <w:pPr>
        <w:pStyle w:val="ListParagraph"/>
        <w:numPr>
          <w:ilvl w:val="0"/>
          <w:numId w:val="20"/>
        </w:numPr>
        <w:contextualSpacing w:val="0"/>
        <w:rPr>
          <w:rFonts w:cs="Arial"/>
        </w:rPr>
      </w:pPr>
      <w:r w:rsidRPr="004342C6">
        <w:rPr>
          <w:rFonts w:cs="Arial"/>
        </w:rPr>
        <w:t>Super User/MED_BO User</w:t>
      </w:r>
    </w:p>
    <w:p w14:paraId="69969F49" w14:textId="77777777" w:rsidR="00E1647B" w:rsidRPr="004342C6" w:rsidRDefault="00E1647B" w:rsidP="00F26125">
      <w:pPr>
        <w:pStyle w:val="ListParagraph"/>
        <w:numPr>
          <w:ilvl w:val="0"/>
          <w:numId w:val="20"/>
        </w:numPr>
        <w:contextualSpacing w:val="0"/>
        <w:rPr>
          <w:rFonts w:cs="Arial"/>
        </w:rPr>
      </w:pPr>
      <w:r w:rsidRPr="004342C6">
        <w:rPr>
          <w:rFonts w:cs="Arial"/>
        </w:rPr>
        <w:t>CSR User</w:t>
      </w:r>
    </w:p>
    <w:p w14:paraId="5269B020" w14:textId="77777777" w:rsidR="00E1647B" w:rsidRPr="004342C6" w:rsidRDefault="00E1647B" w:rsidP="00F26125">
      <w:pPr>
        <w:pStyle w:val="ListParagraph"/>
        <w:numPr>
          <w:ilvl w:val="0"/>
          <w:numId w:val="20"/>
        </w:numPr>
        <w:contextualSpacing w:val="0"/>
        <w:rPr>
          <w:rFonts w:cs="Arial"/>
        </w:rPr>
      </w:pPr>
      <w:r w:rsidRPr="004342C6">
        <w:rPr>
          <w:rFonts w:cs="Arial"/>
        </w:rPr>
        <w:t>TPL User</w:t>
      </w:r>
    </w:p>
    <w:p w14:paraId="3B969816" w14:textId="77777777" w:rsidR="00E1647B" w:rsidRPr="004342C6" w:rsidRDefault="00E1647B" w:rsidP="00F26125">
      <w:pPr>
        <w:pStyle w:val="ListParagraph"/>
        <w:numPr>
          <w:ilvl w:val="0"/>
          <w:numId w:val="20"/>
        </w:numPr>
        <w:contextualSpacing w:val="0"/>
        <w:rPr>
          <w:rFonts w:cs="Arial"/>
        </w:rPr>
      </w:pPr>
      <w:r w:rsidRPr="004342C6">
        <w:rPr>
          <w:rFonts w:cs="Arial"/>
        </w:rPr>
        <w:t>TPL Super User</w:t>
      </w:r>
    </w:p>
    <w:p w14:paraId="1B556361" w14:textId="77777777" w:rsidR="00E1647B" w:rsidRPr="004342C6" w:rsidRDefault="00E1647B" w:rsidP="00F26125">
      <w:pPr>
        <w:pStyle w:val="ListParagraph"/>
        <w:numPr>
          <w:ilvl w:val="0"/>
          <w:numId w:val="20"/>
        </w:numPr>
        <w:contextualSpacing w:val="0"/>
        <w:rPr>
          <w:rFonts w:cs="Arial"/>
        </w:rPr>
      </w:pPr>
      <w:r w:rsidRPr="004342C6">
        <w:rPr>
          <w:rFonts w:cs="Arial"/>
        </w:rPr>
        <w:t>TPL_BO User</w:t>
      </w:r>
    </w:p>
    <w:p w14:paraId="35D23C7B" w14:textId="77777777" w:rsidR="00E1647B" w:rsidRPr="004342C6" w:rsidRDefault="00E1647B" w:rsidP="00F26125">
      <w:pPr>
        <w:pStyle w:val="ListParagraph"/>
        <w:numPr>
          <w:ilvl w:val="0"/>
          <w:numId w:val="20"/>
        </w:numPr>
        <w:contextualSpacing w:val="0"/>
        <w:rPr>
          <w:rFonts w:cs="Arial"/>
        </w:rPr>
      </w:pPr>
      <w:r w:rsidRPr="004342C6">
        <w:rPr>
          <w:rFonts w:cs="Arial"/>
        </w:rPr>
        <w:t>Advanced CSR User</w:t>
      </w:r>
    </w:p>
    <w:p w14:paraId="5D671605" w14:textId="77777777" w:rsidR="00E1647B" w:rsidRPr="004342C6" w:rsidRDefault="00E1647B" w:rsidP="00E1647B">
      <w:pPr>
        <w:rPr>
          <w:rFonts w:cs="Arial"/>
        </w:rPr>
      </w:pPr>
      <w:r w:rsidRPr="004342C6">
        <w:rPr>
          <w:rFonts w:cs="Arial"/>
          <w:i/>
          <w:color w:val="00B050"/>
        </w:rPr>
        <w:t xml:space="preserve">  </w:t>
      </w:r>
    </w:p>
    <w:p w14:paraId="56C4A7C4" w14:textId="77777777" w:rsidR="00E1647B" w:rsidRPr="004342C6" w:rsidRDefault="00E1647B" w:rsidP="00E1647B">
      <w:pPr>
        <w:pStyle w:val="Heading3"/>
        <w:numPr>
          <w:ilvl w:val="2"/>
          <w:numId w:val="13"/>
        </w:numPr>
        <w:rPr>
          <w:rFonts w:ascii="Arial" w:hAnsi="Arial" w:cs="Arial"/>
        </w:rPr>
      </w:pPr>
      <w:bookmarkStart w:id="680" w:name="_Toc94634714"/>
      <w:r w:rsidRPr="004342C6">
        <w:rPr>
          <w:rFonts w:ascii="Arial" w:hAnsi="Arial" w:cs="Arial"/>
        </w:rPr>
        <w:t>Trigger(s)</w:t>
      </w:r>
      <w:bookmarkEnd w:id="680"/>
    </w:p>
    <w:p w14:paraId="5164DDE6" w14:textId="07AF867D" w:rsidR="00E1647B" w:rsidRPr="004342C6" w:rsidRDefault="00E1647B" w:rsidP="00320B54">
      <w:pPr>
        <w:pStyle w:val="ListParagraph"/>
        <w:numPr>
          <w:ilvl w:val="0"/>
          <w:numId w:val="255"/>
        </w:numPr>
        <w:contextualSpacing w:val="0"/>
        <w:rPr>
          <w:rFonts w:cs="Arial"/>
        </w:rPr>
      </w:pPr>
      <w:r w:rsidRPr="004342C6">
        <w:rPr>
          <w:rFonts w:cs="Arial"/>
        </w:rPr>
        <w:t>Eligibility is determined/re-determined through any process</w:t>
      </w:r>
      <w:r w:rsidR="00F26125">
        <w:rPr>
          <w:rFonts w:cs="Arial"/>
        </w:rPr>
        <w:t>,</w:t>
      </w:r>
      <w:r w:rsidRPr="004342C6">
        <w:rPr>
          <w:rFonts w:cs="Arial"/>
        </w:rPr>
        <w:t xml:space="preserve"> e.g.</w:t>
      </w:r>
      <w:r w:rsidR="00F26125">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25A19646" w14:textId="77777777" w:rsidR="00E1647B" w:rsidRPr="004342C6" w:rsidRDefault="00E1647B" w:rsidP="00E1647B">
      <w:pPr>
        <w:pStyle w:val="ListParagraph"/>
        <w:ind w:left="1080"/>
        <w:contextualSpacing w:val="0"/>
        <w:rPr>
          <w:rFonts w:cs="Arial"/>
        </w:rPr>
      </w:pPr>
    </w:p>
    <w:p w14:paraId="1ACDEC6C" w14:textId="77777777" w:rsidR="00E1647B" w:rsidRPr="004342C6" w:rsidRDefault="00E1647B" w:rsidP="00E1647B">
      <w:pPr>
        <w:pStyle w:val="Heading3"/>
        <w:numPr>
          <w:ilvl w:val="2"/>
          <w:numId w:val="13"/>
        </w:numPr>
        <w:rPr>
          <w:rFonts w:ascii="Arial" w:hAnsi="Arial" w:cs="Arial"/>
        </w:rPr>
      </w:pPr>
      <w:bookmarkStart w:id="681" w:name="_Toc94634715"/>
      <w:r w:rsidRPr="004342C6">
        <w:rPr>
          <w:rFonts w:ascii="Arial" w:hAnsi="Arial" w:cs="Arial"/>
        </w:rPr>
        <w:t>Precondition(s)</w:t>
      </w:r>
      <w:bookmarkEnd w:id="681"/>
    </w:p>
    <w:p w14:paraId="68F3B8DC" w14:textId="44C892A4" w:rsidR="00E1647B" w:rsidRPr="004342C6" w:rsidRDefault="00E1647B" w:rsidP="00320B54">
      <w:pPr>
        <w:pStyle w:val="ListParagraph"/>
        <w:numPr>
          <w:ilvl w:val="0"/>
          <w:numId w:val="254"/>
        </w:numPr>
        <w:contextualSpacing w:val="0"/>
        <w:rPr>
          <w:rFonts w:cs="Arial"/>
        </w:rPr>
      </w:pPr>
      <w:r w:rsidRPr="004342C6">
        <w:rPr>
          <w:rFonts w:cs="Arial"/>
        </w:rPr>
        <w:t>Eligibility is determined/ re-determined</w:t>
      </w:r>
      <w:r w:rsidR="00F26125">
        <w:rPr>
          <w:rFonts w:cs="Arial"/>
        </w:rPr>
        <w:t>.</w:t>
      </w:r>
    </w:p>
    <w:p w14:paraId="1F19B711" w14:textId="77777777" w:rsidR="00E1647B" w:rsidRPr="004342C6" w:rsidRDefault="00E1647B" w:rsidP="00E1647B">
      <w:pPr>
        <w:pStyle w:val="ListParagraph"/>
        <w:ind w:left="1170"/>
        <w:contextualSpacing w:val="0"/>
        <w:rPr>
          <w:rFonts w:cs="Arial"/>
        </w:rPr>
      </w:pPr>
    </w:p>
    <w:p w14:paraId="3890C1D8" w14:textId="77777777" w:rsidR="00E1647B" w:rsidRPr="004342C6" w:rsidRDefault="00E1647B" w:rsidP="00E1647B">
      <w:pPr>
        <w:pStyle w:val="Heading3"/>
        <w:numPr>
          <w:ilvl w:val="2"/>
          <w:numId w:val="13"/>
        </w:numPr>
        <w:pBdr>
          <w:bottom w:val="single" w:sz="12" w:space="5" w:color="4C8B3F"/>
        </w:pBdr>
        <w:rPr>
          <w:rFonts w:ascii="Arial" w:hAnsi="Arial" w:cs="Arial"/>
        </w:rPr>
      </w:pPr>
      <w:bookmarkStart w:id="682" w:name="_Toc94634716"/>
      <w:r w:rsidRPr="004342C6">
        <w:rPr>
          <w:rFonts w:ascii="Arial" w:hAnsi="Arial" w:cs="Arial"/>
        </w:rPr>
        <w:t>Postcondition(s)</w:t>
      </w:r>
      <w:bookmarkEnd w:id="682"/>
    </w:p>
    <w:p w14:paraId="5646A576" w14:textId="73C71F35" w:rsidR="00E1647B" w:rsidRPr="004342C6" w:rsidRDefault="00860FB4" w:rsidP="00320B54">
      <w:pPr>
        <w:pStyle w:val="NumberedNormal"/>
        <w:numPr>
          <w:ilvl w:val="3"/>
          <w:numId w:val="255"/>
        </w:numPr>
        <w:contextualSpacing/>
        <w:rPr>
          <w:rFonts w:ascii="Arial" w:hAnsi="Arial" w:cs="Arial"/>
          <w:sz w:val="22"/>
          <w:szCs w:val="22"/>
        </w:rPr>
      </w:pPr>
      <w:r w:rsidRPr="004342C6">
        <w:rPr>
          <w:rFonts w:ascii="Arial" w:eastAsiaTheme="minorHAnsi" w:hAnsi="Arial" w:cs="Arial"/>
          <w:sz w:val="22"/>
          <w:szCs w:val="22"/>
        </w:rPr>
        <w:t xml:space="preserve">The individual remained within the same TMA period when </w:t>
      </w:r>
      <w:r w:rsidR="00F26125">
        <w:rPr>
          <w:rFonts w:ascii="Arial" w:eastAsiaTheme="minorHAnsi" w:hAnsi="Arial" w:cs="Arial"/>
          <w:sz w:val="22"/>
          <w:szCs w:val="22"/>
        </w:rPr>
        <w:t xml:space="preserve">the </w:t>
      </w:r>
      <w:r w:rsidRPr="004342C6">
        <w:rPr>
          <w:rFonts w:ascii="Arial" w:eastAsiaTheme="minorHAnsi" w:hAnsi="Arial" w:cs="Arial"/>
          <w:sz w:val="22"/>
          <w:szCs w:val="22"/>
        </w:rPr>
        <w:t xml:space="preserve">individual was initially </w:t>
      </w:r>
      <w:r w:rsidR="00A520D0" w:rsidRPr="004342C6">
        <w:rPr>
          <w:rFonts w:ascii="Arial" w:eastAsiaTheme="minorHAnsi" w:hAnsi="Arial" w:cs="Arial"/>
          <w:sz w:val="22"/>
          <w:szCs w:val="22"/>
        </w:rPr>
        <w:t>a</w:t>
      </w:r>
      <w:r w:rsidRPr="004342C6">
        <w:rPr>
          <w:rFonts w:ascii="Arial" w:eastAsiaTheme="minorHAnsi" w:hAnsi="Arial" w:cs="Arial"/>
          <w:sz w:val="22"/>
          <w:szCs w:val="22"/>
        </w:rPr>
        <w:t>dmin closed and then reopened (due to admin closing reason end dated).</w:t>
      </w:r>
    </w:p>
    <w:p w14:paraId="6F467CB3" w14:textId="77777777" w:rsidR="00E1647B" w:rsidRPr="004342C6" w:rsidRDefault="00E1647B" w:rsidP="00E1647B">
      <w:pPr>
        <w:pStyle w:val="NumberedNormal"/>
        <w:ind w:left="1170" w:firstLine="0"/>
        <w:contextualSpacing/>
        <w:rPr>
          <w:rFonts w:ascii="Arial" w:hAnsi="Arial" w:cs="Arial"/>
          <w:sz w:val="22"/>
          <w:szCs w:val="22"/>
        </w:rPr>
      </w:pPr>
    </w:p>
    <w:p w14:paraId="7E2AE140" w14:textId="39051E21" w:rsidR="00E1647B" w:rsidRDefault="00E1647B" w:rsidP="00E1647B">
      <w:pPr>
        <w:contextualSpacing w:val="0"/>
        <w:rPr>
          <w:rFonts w:cs="Arial"/>
        </w:rPr>
      </w:pPr>
    </w:p>
    <w:p w14:paraId="1461A4CB" w14:textId="464D1E3C" w:rsidR="00F26125" w:rsidRDefault="00F26125" w:rsidP="00E1647B">
      <w:pPr>
        <w:contextualSpacing w:val="0"/>
        <w:rPr>
          <w:rFonts w:cs="Arial"/>
        </w:rPr>
      </w:pPr>
    </w:p>
    <w:p w14:paraId="178DBE63" w14:textId="33CDA698" w:rsidR="009260EE" w:rsidRDefault="009260EE" w:rsidP="00E1647B">
      <w:pPr>
        <w:contextualSpacing w:val="0"/>
        <w:rPr>
          <w:rFonts w:cs="Arial"/>
        </w:rPr>
      </w:pPr>
    </w:p>
    <w:p w14:paraId="737CEBC2" w14:textId="77777777" w:rsidR="009260EE" w:rsidRDefault="009260EE" w:rsidP="00E1647B">
      <w:pPr>
        <w:contextualSpacing w:val="0"/>
        <w:rPr>
          <w:rFonts w:cs="Arial"/>
        </w:rPr>
      </w:pPr>
    </w:p>
    <w:p w14:paraId="5422B75A" w14:textId="77777777" w:rsidR="00F26125" w:rsidRPr="004342C6" w:rsidRDefault="00F26125" w:rsidP="00E1647B">
      <w:pPr>
        <w:contextualSpacing w:val="0"/>
        <w:rPr>
          <w:rFonts w:cs="Arial"/>
        </w:rPr>
      </w:pPr>
    </w:p>
    <w:p w14:paraId="4E1048C3" w14:textId="77777777" w:rsidR="00E1647B" w:rsidRPr="004342C6" w:rsidRDefault="00E1647B" w:rsidP="00E1647B">
      <w:pPr>
        <w:pStyle w:val="Heading3"/>
        <w:numPr>
          <w:ilvl w:val="2"/>
          <w:numId w:val="13"/>
        </w:numPr>
        <w:rPr>
          <w:rFonts w:ascii="Arial" w:hAnsi="Arial" w:cs="Arial"/>
        </w:rPr>
      </w:pPr>
      <w:bookmarkStart w:id="683" w:name="_Toc94634717"/>
      <w:r w:rsidRPr="004342C6">
        <w:rPr>
          <w:rFonts w:ascii="Arial" w:hAnsi="Arial" w:cs="Arial"/>
        </w:rPr>
        <w:t>Flow of Event(s)</w:t>
      </w:r>
      <w:bookmarkEnd w:id="683"/>
    </w:p>
    <w:p w14:paraId="61C44C0F" w14:textId="77777777" w:rsidR="00E1647B" w:rsidRPr="004342C6" w:rsidRDefault="00E1647B" w:rsidP="00E1647B">
      <w:pPr>
        <w:ind w:left="360"/>
        <w:rPr>
          <w:rFonts w:cs="Arial"/>
        </w:rPr>
      </w:pPr>
    </w:p>
    <w:p w14:paraId="42A6D8E1" w14:textId="7C16A10A" w:rsidR="00E1647B" w:rsidRPr="004342C6" w:rsidRDefault="00E1647B" w:rsidP="00D15B30">
      <w:pPr>
        <w:pStyle w:val="Heading3"/>
        <w:numPr>
          <w:ilvl w:val="3"/>
          <w:numId w:val="13"/>
        </w:numPr>
        <w:tabs>
          <w:tab w:val="left" w:pos="1890"/>
        </w:tabs>
        <w:jc w:val="both"/>
        <w:rPr>
          <w:rFonts w:ascii="Arial" w:hAnsi="Arial" w:cs="Arial"/>
        </w:rPr>
      </w:pPr>
      <w:bookmarkStart w:id="684" w:name="_Toc94634718"/>
      <w:r w:rsidRPr="004342C6">
        <w:rPr>
          <w:rFonts w:ascii="Arial" w:hAnsi="Arial" w:cs="Arial"/>
        </w:rPr>
        <w:t>Basic Flow</w:t>
      </w:r>
      <w:bookmarkEnd w:id="684"/>
    </w:p>
    <w:p w14:paraId="0F6D000B" w14:textId="77777777" w:rsidR="00E1647B" w:rsidRPr="004342C6" w:rsidRDefault="00E1647B"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The individual/BO user reports an income increase or reports a new income for one of the following income types:</w:t>
      </w:r>
    </w:p>
    <w:p w14:paraId="63A7665C" w14:textId="47E797D8" w:rsidR="00E1647B" w:rsidRPr="004342C6" w:rsidRDefault="00E1647B" w:rsidP="00F725DA">
      <w:pPr>
        <w:pStyle w:val="NumberedNormal"/>
        <w:numPr>
          <w:ilvl w:val="0"/>
          <w:numId w:val="142"/>
        </w:numPr>
        <w:ind w:left="2070"/>
        <w:contextualSpacing/>
        <w:rPr>
          <w:rFonts w:ascii="Arial" w:hAnsi="Arial" w:cs="Arial"/>
          <w:sz w:val="22"/>
          <w:szCs w:val="22"/>
        </w:rPr>
      </w:pPr>
      <w:r w:rsidRPr="004342C6">
        <w:rPr>
          <w:rFonts w:ascii="Arial" w:hAnsi="Arial" w:cs="Arial"/>
          <w:sz w:val="22"/>
          <w:szCs w:val="22"/>
        </w:rPr>
        <w:t xml:space="preserve">Job income </w:t>
      </w:r>
    </w:p>
    <w:p w14:paraId="280EB263" w14:textId="77777777" w:rsidR="00E1647B" w:rsidRPr="004342C6" w:rsidRDefault="00E1647B" w:rsidP="00F725DA">
      <w:pPr>
        <w:pStyle w:val="NumberedNormal"/>
        <w:numPr>
          <w:ilvl w:val="0"/>
          <w:numId w:val="142"/>
        </w:numPr>
        <w:ind w:left="2070"/>
        <w:contextualSpacing/>
        <w:rPr>
          <w:rFonts w:ascii="Arial" w:hAnsi="Arial" w:cs="Arial"/>
          <w:sz w:val="22"/>
          <w:szCs w:val="22"/>
        </w:rPr>
      </w:pPr>
      <w:r w:rsidRPr="004342C6">
        <w:rPr>
          <w:rFonts w:ascii="Arial" w:hAnsi="Arial" w:cs="Arial"/>
          <w:sz w:val="22"/>
          <w:szCs w:val="22"/>
        </w:rPr>
        <w:t>Self-employment/s-Corporation/partnership income</w:t>
      </w:r>
    </w:p>
    <w:p w14:paraId="285965D7" w14:textId="71547DFC" w:rsidR="00E1647B" w:rsidRPr="004342C6" w:rsidRDefault="00E1647B" w:rsidP="00F725DA">
      <w:pPr>
        <w:pStyle w:val="NumberedNormal"/>
        <w:numPr>
          <w:ilvl w:val="0"/>
          <w:numId w:val="142"/>
        </w:numPr>
        <w:ind w:left="2070"/>
        <w:contextualSpacing/>
        <w:rPr>
          <w:rFonts w:ascii="Arial" w:hAnsi="Arial" w:cs="Arial"/>
          <w:sz w:val="22"/>
          <w:szCs w:val="22"/>
        </w:rPr>
      </w:pPr>
      <w:r w:rsidRPr="004342C6">
        <w:rPr>
          <w:rFonts w:ascii="Arial" w:hAnsi="Arial" w:cs="Arial"/>
          <w:sz w:val="22"/>
          <w:szCs w:val="22"/>
        </w:rPr>
        <w:t>Farming and Fishing</w:t>
      </w:r>
    </w:p>
    <w:p w14:paraId="08A4BCF4" w14:textId="1AB90C58" w:rsidR="00E1647B" w:rsidRPr="004342C6" w:rsidRDefault="00E1647B"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 xml:space="preserve">The individual/BO user enters the ‘Income effective’ date that is within </w:t>
      </w:r>
      <w:r w:rsidR="00F26125">
        <w:rPr>
          <w:rFonts w:ascii="Arial" w:hAnsi="Arial" w:cs="Arial"/>
          <w:sz w:val="22"/>
          <w:szCs w:val="22"/>
        </w:rPr>
        <w:t xml:space="preserve">the </w:t>
      </w:r>
      <w:r w:rsidRPr="004342C6">
        <w:rPr>
          <w:rFonts w:ascii="Arial" w:hAnsi="Arial" w:cs="Arial"/>
          <w:sz w:val="22"/>
          <w:szCs w:val="22"/>
        </w:rPr>
        <w:t>last 24 months.</w:t>
      </w:r>
    </w:p>
    <w:p w14:paraId="32F199EF" w14:textId="77777777" w:rsidR="00E1647B" w:rsidRPr="004342C6" w:rsidRDefault="00E1647B"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The individual/BO user completes the flow and submits the application.</w:t>
      </w:r>
    </w:p>
    <w:p w14:paraId="79AB2FA0" w14:textId="57C29112" w:rsidR="00E1647B" w:rsidRPr="004342C6" w:rsidRDefault="00E1647B"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 xml:space="preserve">TMA period is calculated, and </w:t>
      </w:r>
      <w:r w:rsidR="00F26125">
        <w:rPr>
          <w:rFonts w:ascii="Arial" w:hAnsi="Arial" w:cs="Arial"/>
          <w:sz w:val="22"/>
          <w:szCs w:val="22"/>
        </w:rPr>
        <w:t xml:space="preserve">the </w:t>
      </w:r>
      <w:r w:rsidRPr="004342C6">
        <w:rPr>
          <w:rFonts w:ascii="Arial" w:hAnsi="Arial" w:cs="Arial"/>
          <w:sz w:val="22"/>
          <w:szCs w:val="22"/>
        </w:rPr>
        <w:t xml:space="preserve">TMA aid category is assigned as per </w:t>
      </w:r>
      <w:r w:rsidR="00F26125">
        <w:rPr>
          <w:rFonts w:ascii="Arial" w:hAnsi="Arial" w:cs="Arial"/>
          <w:sz w:val="22"/>
          <w:szCs w:val="22"/>
        </w:rPr>
        <w:t xml:space="preserve">the </w:t>
      </w:r>
      <w:r w:rsidRPr="004342C6">
        <w:rPr>
          <w:rFonts w:ascii="Arial" w:hAnsi="Arial" w:cs="Arial"/>
          <w:sz w:val="22"/>
          <w:szCs w:val="22"/>
        </w:rPr>
        <w:t>aid category sheet.</w:t>
      </w:r>
    </w:p>
    <w:p w14:paraId="30A37D30" w14:textId="5E443149" w:rsidR="00860FB4" w:rsidRPr="004342C6" w:rsidRDefault="00860FB4"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 xml:space="preserve">The BO user again logs into the account of the individual and navigates to </w:t>
      </w:r>
      <w:r w:rsidR="00F26125">
        <w:rPr>
          <w:rFonts w:ascii="Arial" w:hAnsi="Arial" w:cs="Arial"/>
          <w:sz w:val="22"/>
          <w:szCs w:val="22"/>
        </w:rPr>
        <w:t xml:space="preserve">the </w:t>
      </w:r>
      <w:r w:rsidRPr="004342C6">
        <w:rPr>
          <w:rFonts w:ascii="Arial" w:hAnsi="Arial" w:cs="Arial"/>
          <w:sz w:val="22"/>
          <w:szCs w:val="22"/>
        </w:rPr>
        <w:t>“Administrative Closing” page.</w:t>
      </w:r>
    </w:p>
    <w:p w14:paraId="2D54FE10" w14:textId="77FCF419" w:rsidR="00860FB4" w:rsidRPr="004342C6" w:rsidRDefault="00860FB4"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The BO user end dates the admin closing reason for the individual and reruns the eligibility</w:t>
      </w:r>
    </w:p>
    <w:p w14:paraId="3E2D58CB" w14:textId="79239DE0" w:rsidR="00860FB4" w:rsidRPr="004342C6" w:rsidRDefault="00860FB4"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 xml:space="preserve">Now BO user removed the admin closure. </w:t>
      </w:r>
      <w:r w:rsidR="00F26125">
        <w:rPr>
          <w:rFonts w:ascii="Arial" w:hAnsi="Arial" w:cs="Arial"/>
          <w:sz w:val="22"/>
          <w:szCs w:val="22"/>
        </w:rPr>
        <w:t xml:space="preserve">The </w:t>
      </w:r>
      <w:r w:rsidRPr="004342C6">
        <w:rPr>
          <w:rFonts w:ascii="Arial" w:hAnsi="Arial" w:cs="Arial"/>
          <w:sz w:val="22"/>
          <w:szCs w:val="22"/>
        </w:rPr>
        <w:t>TMA period remains the same.</w:t>
      </w:r>
    </w:p>
    <w:p w14:paraId="374F0A1B" w14:textId="77777777" w:rsidR="00E1647B" w:rsidRPr="004342C6" w:rsidRDefault="00E1647B" w:rsidP="00E1647B">
      <w:pPr>
        <w:pStyle w:val="NumberedNormal"/>
        <w:ind w:left="1782" w:firstLine="0"/>
        <w:contextualSpacing/>
        <w:rPr>
          <w:rFonts w:ascii="Arial" w:hAnsi="Arial" w:cs="Arial"/>
        </w:rPr>
      </w:pPr>
    </w:p>
    <w:p w14:paraId="2F953E88" w14:textId="77777777" w:rsidR="00E1647B" w:rsidRPr="004342C6" w:rsidRDefault="00E1647B" w:rsidP="00D15B30">
      <w:pPr>
        <w:pStyle w:val="Heading3"/>
        <w:numPr>
          <w:ilvl w:val="3"/>
          <w:numId w:val="13"/>
        </w:numPr>
        <w:tabs>
          <w:tab w:val="left" w:pos="1890"/>
        </w:tabs>
        <w:jc w:val="both"/>
        <w:rPr>
          <w:rFonts w:ascii="Arial" w:hAnsi="Arial" w:cs="Arial"/>
        </w:rPr>
      </w:pPr>
      <w:bookmarkStart w:id="685" w:name="_Toc94634719"/>
      <w:r w:rsidRPr="004342C6">
        <w:rPr>
          <w:rFonts w:ascii="Arial" w:hAnsi="Arial" w:cs="Arial"/>
        </w:rPr>
        <w:t>Alternate Flow-1</w:t>
      </w:r>
      <w:bookmarkEnd w:id="685"/>
    </w:p>
    <w:p w14:paraId="657D612D" w14:textId="665FC19B" w:rsidR="00860FB4" w:rsidRPr="004342C6" w:rsidRDefault="00A520D0" w:rsidP="00A520D0">
      <w:pPr>
        <w:pStyle w:val="Hints"/>
        <w:spacing w:after="200"/>
        <w:ind w:left="630" w:firstLine="270"/>
        <w:rPr>
          <w:rFonts w:eastAsiaTheme="minorHAnsi" w:cs="Arial"/>
          <w:color w:val="auto"/>
          <w:sz w:val="22"/>
          <w:szCs w:val="22"/>
        </w:rPr>
      </w:pPr>
      <w:r w:rsidRPr="004342C6">
        <w:rPr>
          <w:rFonts w:eastAsiaTheme="minorHAnsi" w:cs="Arial"/>
          <w:color w:val="auto"/>
          <w:sz w:val="22"/>
          <w:szCs w:val="22"/>
        </w:rPr>
        <w:t>Not Applicable</w:t>
      </w:r>
    </w:p>
    <w:p w14:paraId="1298A06D" w14:textId="77777777" w:rsidR="00E1647B" w:rsidRPr="004342C6" w:rsidRDefault="00E1647B" w:rsidP="00E1647B">
      <w:pPr>
        <w:rPr>
          <w:rFonts w:cs="Arial"/>
        </w:rPr>
      </w:pPr>
    </w:p>
    <w:p w14:paraId="044F2721" w14:textId="77777777" w:rsidR="00E1647B" w:rsidRPr="004342C6" w:rsidRDefault="00E1647B" w:rsidP="00E1647B">
      <w:pPr>
        <w:pStyle w:val="Heading3"/>
        <w:numPr>
          <w:ilvl w:val="2"/>
          <w:numId w:val="13"/>
        </w:numPr>
        <w:rPr>
          <w:rFonts w:ascii="Arial" w:hAnsi="Arial" w:cs="Arial"/>
        </w:rPr>
      </w:pPr>
      <w:bookmarkStart w:id="686" w:name="_Toc94634720"/>
      <w:r w:rsidRPr="004342C6">
        <w:rPr>
          <w:rFonts w:ascii="Arial" w:hAnsi="Arial" w:cs="Arial"/>
        </w:rPr>
        <w:t>User Pages and Input</w:t>
      </w:r>
      <w:bookmarkEnd w:id="686"/>
    </w:p>
    <w:p w14:paraId="6B9CD2EF" w14:textId="77777777" w:rsidR="00E1647B" w:rsidRPr="004342C6" w:rsidRDefault="00E1647B" w:rsidP="00E1647B">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A5512A2" w14:textId="77777777" w:rsidR="00E1647B" w:rsidRPr="004342C6" w:rsidRDefault="00E1647B" w:rsidP="00E1647B">
      <w:pPr>
        <w:pStyle w:val="Heading3"/>
        <w:numPr>
          <w:ilvl w:val="2"/>
          <w:numId w:val="13"/>
        </w:numPr>
        <w:rPr>
          <w:rFonts w:ascii="Arial" w:hAnsi="Arial" w:cs="Arial"/>
        </w:rPr>
      </w:pPr>
      <w:bookmarkStart w:id="687" w:name="_Toc94634721"/>
      <w:r w:rsidRPr="004342C6">
        <w:rPr>
          <w:rFonts w:ascii="Arial" w:hAnsi="Arial" w:cs="Arial"/>
        </w:rPr>
        <w:t>Functional Requirement(s)</w:t>
      </w:r>
      <w:bookmarkEnd w:id="687"/>
    </w:p>
    <w:p w14:paraId="2CB8BBC7" w14:textId="209C039D" w:rsidR="00E1647B" w:rsidRPr="004342C6" w:rsidRDefault="00E1647B" w:rsidP="00A520D0">
      <w:pPr>
        <w:pStyle w:val="Caption"/>
        <w:keepNext/>
        <w:jc w:val="center"/>
        <w:rPr>
          <w:rFonts w:cs="Arial"/>
        </w:rPr>
      </w:pPr>
      <w:bookmarkStart w:id="688" w:name="_Toc94635022"/>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26</w:t>
      </w:r>
      <w:r w:rsidRPr="004342C6">
        <w:rPr>
          <w:rFonts w:cs="Arial"/>
          <w:noProof/>
        </w:rPr>
        <w:fldChar w:fldCharType="end"/>
      </w:r>
      <w:r w:rsidRPr="004342C6">
        <w:rPr>
          <w:rFonts w:cs="Arial"/>
        </w:rPr>
        <w:t>. Functional Requirements – UC.</w:t>
      </w:r>
      <w:r w:rsidR="002B0E81" w:rsidRPr="004342C6">
        <w:rPr>
          <w:rFonts w:cs="Arial"/>
        </w:rPr>
        <w:t>22</w:t>
      </w:r>
      <w:bookmarkEnd w:id="688"/>
    </w:p>
    <w:tbl>
      <w:tblPr>
        <w:tblW w:w="9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3103"/>
        <w:gridCol w:w="6177"/>
      </w:tblGrid>
      <w:tr w:rsidR="00E1647B" w:rsidRPr="004342C6" w14:paraId="5543B12D" w14:textId="77777777" w:rsidTr="00860FB4">
        <w:trPr>
          <w:trHeight w:val="300"/>
          <w:tblHeader/>
        </w:trPr>
        <w:tc>
          <w:tcPr>
            <w:tcW w:w="3103" w:type="dxa"/>
            <w:shd w:val="clear" w:color="auto" w:fill="4C8B3F" w:themeFill="background2"/>
            <w:vAlign w:val="center"/>
            <w:hideMark/>
          </w:tcPr>
          <w:p w14:paraId="46087C90" w14:textId="77777777" w:rsidR="00E1647B" w:rsidRPr="004342C6" w:rsidRDefault="00E1647B" w:rsidP="00E1647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177" w:type="dxa"/>
            <w:shd w:val="clear" w:color="auto" w:fill="4C8B3F" w:themeFill="background2"/>
            <w:vAlign w:val="center"/>
            <w:hideMark/>
          </w:tcPr>
          <w:p w14:paraId="4E9F6DCA" w14:textId="77777777" w:rsidR="00E1647B" w:rsidRPr="004342C6" w:rsidRDefault="00E1647B" w:rsidP="00E1647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860FB4" w:rsidRPr="004342C6" w14:paraId="08D1B309" w14:textId="77777777" w:rsidTr="00860FB4">
        <w:trPr>
          <w:trHeight w:val="314"/>
        </w:trPr>
        <w:tc>
          <w:tcPr>
            <w:tcW w:w="3103" w:type="dxa"/>
            <w:shd w:val="clear" w:color="000000" w:fill="FFFFFF"/>
            <w:vAlign w:val="center"/>
          </w:tcPr>
          <w:p w14:paraId="20F1008A" w14:textId="393EC319" w:rsidR="00860FB4" w:rsidRPr="004342C6" w:rsidRDefault="00860FB4" w:rsidP="00860FB4">
            <w:pPr>
              <w:contextualSpacing w:val="0"/>
              <w:jc w:val="center"/>
              <w:rPr>
                <w:rFonts w:eastAsia="Times New Roman" w:cs="Arial"/>
                <w:color w:val="000000"/>
              </w:rPr>
            </w:pPr>
            <w:r w:rsidRPr="004342C6">
              <w:rPr>
                <w:rFonts w:cs="Arial"/>
              </w:rPr>
              <w:t>TMA.0008.001</w:t>
            </w:r>
          </w:p>
        </w:tc>
        <w:tc>
          <w:tcPr>
            <w:tcW w:w="6177" w:type="dxa"/>
            <w:shd w:val="clear" w:color="000000" w:fill="FFFFFF"/>
          </w:tcPr>
          <w:p w14:paraId="50E9C2F2" w14:textId="7A4B032B" w:rsidR="00860FB4" w:rsidRPr="004342C6" w:rsidRDefault="00860FB4" w:rsidP="00860FB4">
            <w:pPr>
              <w:rPr>
                <w:rFonts w:cs="Arial"/>
              </w:rPr>
            </w:pPr>
            <w:bookmarkStart w:id="689" w:name="_Hlk15564314"/>
            <w:r w:rsidRPr="004342C6">
              <w:rPr>
                <w:rFonts w:cs="Arial"/>
              </w:rPr>
              <w:t>The individual will remain within the same TMA period and will not change if the individual was initially admin closed and then reopened (due to admin closing reason end dated).</w:t>
            </w:r>
            <w:bookmarkEnd w:id="689"/>
          </w:p>
          <w:p w14:paraId="1E85EAA2" w14:textId="77777777" w:rsidR="00EE55A7" w:rsidRPr="004342C6" w:rsidRDefault="00EE55A7" w:rsidP="00860FB4">
            <w:pPr>
              <w:rPr>
                <w:rFonts w:cs="Arial"/>
                <w:b/>
              </w:rPr>
            </w:pPr>
          </w:p>
          <w:p w14:paraId="0F7E0B94" w14:textId="2C653041" w:rsidR="00EE55A7" w:rsidRPr="004342C6" w:rsidRDefault="00EE55A7" w:rsidP="00860FB4">
            <w:pPr>
              <w:rPr>
                <w:rFonts w:cs="Arial"/>
                <w:b/>
              </w:rPr>
            </w:pPr>
            <w:r w:rsidRPr="004342C6">
              <w:rPr>
                <w:rFonts w:cs="Arial"/>
                <w:b/>
              </w:rPr>
              <w:t xml:space="preserve">Note: </w:t>
            </w:r>
          </w:p>
          <w:p w14:paraId="4B6D6855" w14:textId="2AC57951" w:rsidR="00EE55A7" w:rsidRPr="004342C6" w:rsidRDefault="00EE55A7" w:rsidP="00320B54">
            <w:pPr>
              <w:pStyle w:val="NumberedNormal"/>
              <w:numPr>
                <w:ilvl w:val="4"/>
                <w:numId w:val="342"/>
              </w:numPr>
              <w:contextualSpacing/>
              <w:rPr>
                <w:rFonts w:ascii="Arial" w:eastAsiaTheme="minorHAnsi" w:hAnsi="Arial" w:cs="Arial"/>
                <w:sz w:val="22"/>
                <w:szCs w:val="22"/>
              </w:rPr>
            </w:pPr>
            <w:r w:rsidRPr="004342C6">
              <w:rPr>
                <w:rFonts w:ascii="Arial" w:eastAsiaTheme="minorHAnsi" w:hAnsi="Arial" w:cs="Arial"/>
                <w:sz w:val="22"/>
                <w:szCs w:val="22"/>
              </w:rPr>
              <w:t xml:space="preserve">The system will not end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period for the individual who is admin closed if MH MAGI Household FPL for this individual does not drop below 133%.</w:t>
            </w:r>
          </w:p>
          <w:p w14:paraId="3F4861A4" w14:textId="757D8251" w:rsidR="00EE55A7" w:rsidRPr="004342C6" w:rsidRDefault="00EE55A7" w:rsidP="00320B54">
            <w:pPr>
              <w:pStyle w:val="NumberedNormal"/>
              <w:numPr>
                <w:ilvl w:val="4"/>
                <w:numId w:val="342"/>
              </w:numPr>
              <w:contextualSpacing/>
              <w:rPr>
                <w:rFonts w:ascii="Arial" w:eastAsiaTheme="minorHAnsi" w:hAnsi="Arial" w:cs="Arial"/>
                <w:sz w:val="22"/>
                <w:szCs w:val="22"/>
              </w:rPr>
            </w:pPr>
            <w:r w:rsidRPr="004342C6">
              <w:rPr>
                <w:rFonts w:ascii="Arial" w:eastAsiaTheme="minorHAnsi" w:hAnsi="Arial" w:cs="Arial"/>
                <w:sz w:val="22"/>
                <w:szCs w:val="22"/>
              </w:rPr>
              <w:t xml:space="preserve">The system will end </w:t>
            </w:r>
            <w:r w:rsidR="00F26125">
              <w:rPr>
                <w:rFonts w:ascii="Arial" w:eastAsiaTheme="minorHAnsi" w:hAnsi="Arial" w:cs="Arial"/>
                <w:sz w:val="22"/>
                <w:szCs w:val="22"/>
              </w:rPr>
              <w:t xml:space="preserve">the </w:t>
            </w:r>
            <w:r w:rsidRPr="004342C6">
              <w:rPr>
                <w:rFonts w:ascii="Arial" w:eastAsiaTheme="minorHAnsi" w:hAnsi="Arial" w:cs="Arial"/>
                <w:sz w:val="22"/>
                <w:szCs w:val="22"/>
              </w:rPr>
              <w:t xml:space="preserve">TMA period for the individual on </w:t>
            </w:r>
            <w:r w:rsidR="00F26125">
              <w:rPr>
                <w:rFonts w:ascii="Arial" w:eastAsiaTheme="minorHAnsi" w:hAnsi="Arial" w:cs="Arial"/>
                <w:sz w:val="22"/>
                <w:szCs w:val="22"/>
              </w:rPr>
              <w:t xml:space="preserve">the </w:t>
            </w:r>
            <w:r w:rsidRPr="004342C6">
              <w:rPr>
                <w:rFonts w:ascii="Arial" w:eastAsiaTheme="minorHAnsi" w:hAnsi="Arial" w:cs="Arial"/>
                <w:sz w:val="22"/>
                <w:szCs w:val="22"/>
              </w:rPr>
              <w:t xml:space="preserve">Admin closing date if MH MAGI Household FPL for </w:t>
            </w:r>
            <w:r w:rsidR="004E59A8" w:rsidRPr="004342C6">
              <w:rPr>
                <w:rFonts w:ascii="Arial" w:eastAsiaTheme="minorHAnsi" w:hAnsi="Arial" w:cs="Arial"/>
                <w:sz w:val="22"/>
                <w:szCs w:val="22"/>
              </w:rPr>
              <w:t>this individual drop</w:t>
            </w:r>
            <w:r w:rsidRPr="004342C6">
              <w:rPr>
                <w:rFonts w:ascii="Arial" w:eastAsiaTheme="minorHAnsi" w:hAnsi="Arial" w:cs="Arial"/>
                <w:sz w:val="22"/>
                <w:szCs w:val="22"/>
              </w:rPr>
              <w:t xml:space="preserve"> below 133%.</w:t>
            </w:r>
          </w:p>
          <w:p w14:paraId="56D6A579" w14:textId="12BED51A" w:rsidR="00EE55A7" w:rsidRPr="004342C6" w:rsidRDefault="00EE55A7" w:rsidP="00320B54">
            <w:pPr>
              <w:pStyle w:val="NumberedNormal"/>
              <w:numPr>
                <w:ilvl w:val="4"/>
                <w:numId w:val="342"/>
              </w:numPr>
              <w:contextualSpacing/>
              <w:rPr>
                <w:rFonts w:ascii="Arial" w:eastAsiaTheme="minorHAnsi" w:hAnsi="Arial" w:cs="Arial"/>
                <w:sz w:val="22"/>
                <w:szCs w:val="22"/>
              </w:rPr>
            </w:pPr>
            <w:r w:rsidRPr="004342C6">
              <w:rPr>
                <w:rFonts w:ascii="Arial" w:eastAsiaTheme="minorHAnsi" w:hAnsi="Arial" w:cs="Arial"/>
                <w:sz w:val="22"/>
                <w:szCs w:val="22"/>
              </w:rPr>
              <w:t xml:space="preserve">Upon Admin closure removal, the system will continue </w:t>
            </w:r>
            <w:r w:rsidR="00F26125">
              <w:rPr>
                <w:rFonts w:ascii="Arial" w:eastAsiaTheme="minorHAnsi" w:hAnsi="Arial" w:cs="Arial"/>
                <w:sz w:val="22"/>
                <w:szCs w:val="22"/>
              </w:rPr>
              <w:t xml:space="preserve">the </w:t>
            </w:r>
            <w:r w:rsidRPr="004342C6">
              <w:rPr>
                <w:rFonts w:ascii="Arial" w:eastAsiaTheme="minorHAnsi" w:hAnsi="Arial" w:cs="Arial"/>
                <w:sz w:val="22"/>
                <w:szCs w:val="22"/>
              </w:rPr>
              <w:t xml:space="preserve">same TMA period for the member if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period was not closed at the time of Admin Closure and is still Active.</w:t>
            </w:r>
          </w:p>
          <w:p w14:paraId="0C1AB7AC" w14:textId="7804EA51" w:rsidR="00EE55A7" w:rsidRPr="004342C6" w:rsidRDefault="00EE55A7" w:rsidP="00EE55A7">
            <w:pPr>
              <w:pStyle w:val="NumberedNormal"/>
              <w:contextualSpacing/>
              <w:rPr>
                <w:rFonts w:ascii="Arial" w:eastAsiaTheme="minorHAnsi" w:hAnsi="Arial" w:cs="Arial"/>
                <w:sz w:val="22"/>
                <w:szCs w:val="22"/>
              </w:rPr>
            </w:pPr>
          </w:p>
          <w:p w14:paraId="210DC38D" w14:textId="25EA69FF" w:rsidR="00EE55A7" w:rsidRPr="004342C6" w:rsidRDefault="00EE55A7" w:rsidP="00EE55A7">
            <w:pPr>
              <w:pStyle w:val="NumberedNormal"/>
              <w:ind w:left="450"/>
              <w:rPr>
                <w:rFonts w:ascii="Arial" w:eastAsiaTheme="minorHAnsi" w:hAnsi="Arial" w:cs="Arial"/>
                <w:sz w:val="22"/>
                <w:szCs w:val="22"/>
              </w:rPr>
            </w:pPr>
            <w:r w:rsidRPr="004342C6">
              <w:rPr>
                <w:rFonts w:ascii="Arial" w:eastAsiaTheme="minorHAnsi" w:hAnsi="Arial" w:cs="Arial"/>
                <w:sz w:val="22"/>
                <w:szCs w:val="22"/>
              </w:rPr>
              <w:lastRenderedPageBreak/>
              <w:t>Example</w:t>
            </w:r>
            <w:r w:rsidR="00A2267A" w:rsidRPr="004342C6">
              <w:rPr>
                <w:rFonts w:ascii="Arial" w:eastAsiaTheme="minorHAnsi" w:hAnsi="Arial" w:cs="Arial"/>
                <w:sz w:val="22"/>
                <w:szCs w:val="22"/>
              </w:rPr>
              <w:t>:</w:t>
            </w:r>
          </w:p>
          <w:p w14:paraId="2813B7B0" w14:textId="77777777" w:rsidR="00EE55A7" w:rsidRPr="004342C6" w:rsidRDefault="00EE55A7" w:rsidP="00320B54">
            <w:pPr>
              <w:pStyle w:val="NumberedNormal"/>
              <w:numPr>
                <w:ilvl w:val="4"/>
                <w:numId w:val="343"/>
              </w:numPr>
              <w:contextualSpacing/>
              <w:rPr>
                <w:rFonts w:ascii="Arial" w:eastAsiaTheme="minorHAnsi" w:hAnsi="Arial" w:cs="Arial"/>
                <w:sz w:val="22"/>
                <w:szCs w:val="22"/>
              </w:rPr>
            </w:pPr>
            <w:r w:rsidRPr="004342C6">
              <w:rPr>
                <w:rFonts w:ascii="Arial" w:eastAsiaTheme="minorHAnsi" w:hAnsi="Arial" w:cs="Arial"/>
                <w:sz w:val="22"/>
                <w:szCs w:val="22"/>
              </w:rPr>
              <w:t>There are Parent and Child in the application.</w:t>
            </w:r>
          </w:p>
          <w:p w14:paraId="177AAF03" w14:textId="77777777" w:rsidR="00EE55A7" w:rsidRPr="004342C6" w:rsidRDefault="00EE55A7" w:rsidP="00320B54">
            <w:pPr>
              <w:pStyle w:val="NumberedNormal"/>
              <w:numPr>
                <w:ilvl w:val="4"/>
                <w:numId w:val="343"/>
              </w:numPr>
              <w:contextualSpacing/>
              <w:rPr>
                <w:rFonts w:ascii="Arial" w:eastAsiaTheme="minorHAnsi" w:hAnsi="Arial" w:cs="Arial"/>
                <w:sz w:val="22"/>
                <w:szCs w:val="22"/>
              </w:rPr>
            </w:pPr>
            <w:r w:rsidRPr="004342C6">
              <w:rPr>
                <w:rFonts w:ascii="Arial" w:eastAsiaTheme="minorHAnsi" w:hAnsi="Arial" w:cs="Arial"/>
                <w:sz w:val="22"/>
                <w:szCs w:val="22"/>
              </w:rPr>
              <w:t>Both TMA Eligible.</w:t>
            </w:r>
          </w:p>
          <w:p w14:paraId="5898B1EC" w14:textId="70A378F3" w:rsidR="00EE55A7" w:rsidRPr="004342C6" w:rsidRDefault="00F26125" w:rsidP="00320B54">
            <w:pPr>
              <w:pStyle w:val="NumberedNormal"/>
              <w:numPr>
                <w:ilvl w:val="4"/>
                <w:numId w:val="343"/>
              </w:numPr>
              <w:contextualSpacing/>
              <w:rPr>
                <w:rFonts w:ascii="Arial" w:eastAsiaTheme="minorHAnsi" w:hAnsi="Arial" w:cs="Arial"/>
                <w:sz w:val="22"/>
                <w:szCs w:val="22"/>
              </w:rPr>
            </w:pPr>
            <w:r>
              <w:rPr>
                <w:rFonts w:ascii="Arial" w:eastAsiaTheme="minorHAnsi" w:hAnsi="Arial" w:cs="Arial"/>
                <w:sz w:val="22"/>
                <w:szCs w:val="22"/>
              </w:rPr>
              <w:t>The c</w:t>
            </w:r>
            <w:r w:rsidR="00EE55A7" w:rsidRPr="004342C6">
              <w:rPr>
                <w:rFonts w:ascii="Arial" w:eastAsiaTheme="minorHAnsi" w:hAnsi="Arial" w:cs="Arial"/>
                <w:sz w:val="22"/>
                <w:szCs w:val="22"/>
              </w:rPr>
              <w:t>hild is Admin Closed with Member level closure.</w:t>
            </w:r>
          </w:p>
          <w:p w14:paraId="74EE8E89" w14:textId="121CD83A" w:rsidR="00EE55A7" w:rsidRPr="004342C6" w:rsidRDefault="00F26125" w:rsidP="00320B54">
            <w:pPr>
              <w:pStyle w:val="NumberedNormal"/>
              <w:numPr>
                <w:ilvl w:val="4"/>
                <w:numId w:val="343"/>
              </w:numPr>
              <w:contextualSpacing/>
              <w:rPr>
                <w:rFonts w:ascii="Arial" w:eastAsiaTheme="minorHAnsi" w:hAnsi="Arial" w:cs="Arial"/>
                <w:sz w:val="22"/>
                <w:szCs w:val="22"/>
              </w:rPr>
            </w:pPr>
            <w:r>
              <w:rPr>
                <w:rFonts w:ascii="Arial" w:eastAsiaTheme="minorHAnsi" w:hAnsi="Arial" w:cs="Arial"/>
                <w:sz w:val="22"/>
                <w:szCs w:val="22"/>
              </w:rPr>
              <w:t>The c</w:t>
            </w:r>
            <w:r w:rsidR="00EE55A7" w:rsidRPr="004342C6">
              <w:rPr>
                <w:rFonts w:ascii="Arial" w:eastAsiaTheme="minorHAnsi" w:hAnsi="Arial" w:cs="Arial"/>
                <w:sz w:val="22"/>
                <w:szCs w:val="22"/>
              </w:rPr>
              <w:t xml:space="preserve">hild will be marked </w:t>
            </w:r>
            <w:r w:rsidR="004E59A8" w:rsidRPr="004342C6">
              <w:rPr>
                <w:rFonts w:ascii="Arial" w:eastAsiaTheme="minorHAnsi" w:hAnsi="Arial" w:cs="Arial"/>
                <w:sz w:val="22"/>
                <w:szCs w:val="22"/>
              </w:rPr>
              <w:t>ineligible,</w:t>
            </w:r>
            <w:r w:rsidR="00EE55A7" w:rsidRPr="004342C6">
              <w:rPr>
                <w:rFonts w:ascii="Arial" w:eastAsiaTheme="minorHAnsi" w:hAnsi="Arial" w:cs="Arial"/>
                <w:sz w:val="22"/>
                <w:szCs w:val="22"/>
              </w:rPr>
              <w:t xml:space="preserve"> but </w:t>
            </w:r>
            <w:r>
              <w:rPr>
                <w:rFonts w:ascii="Arial" w:eastAsiaTheme="minorHAnsi" w:hAnsi="Arial" w:cs="Arial"/>
                <w:sz w:val="22"/>
                <w:szCs w:val="22"/>
              </w:rPr>
              <w:t xml:space="preserve">the </w:t>
            </w:r>
            <w:r w:rsidR="00EE55A7" w:rsidRPr="004342C6">
              <w:rPr>
                <w:rFonts w:ascii="Arial" w:eastAsiaTheme="minorHAnsi" w:hAnsi="Arial" w:cs="Arial"/>
                <w:sz w:val="22"/>
                <w:szCs w:val="22"/>
              </w:rPr>
              <w:t>TMA Period will stay on.</w:t>
            </w:r>
          </w:p>
          <w:p w14:paraId="6F9E2567" w14:textId="779FDEF1" w:rsidR="00EE55A7" w:rsidRPr="004342C6" w:rsidRDefault="00EE55A7" w:rsidP="00320B54">
            <w:pPr>
              <w:pStyle w:val="NumberedNormal"/>
              <w:numPr>
                <w:ilvl w:val="4"/>
                <w:numId w:val="343"/>
              </w:numPr>
              <w:contextualSpacing/>
              <w:rPr>
                <w:rFonts w:ascii="Arial" w:eastAsiaTheme="minorHAnsi" w:hAnsi="Arial" w:cs="Arial"/>
                <w:sz w:val="22"/>
                <w:szCs w:val="22"/>
              </w:rPr>
            </w:pPr>
            <w:r w:rsidRPr="004342C6">
              <w:rPr>
                <w:rFonts w:ascii="Arial" w:eastAsiaTheme="minorHAnsi" w:hAnsi="Arial" w:cs="Arial"/>
                <w:sz w:val="22"/>
                <w:szCs w:val="22"/>
              </w:rPr>
              <w:t xml:space="preserve">There will be no Impact on Parent’s TMA eligibility and Period (if </w:t>
            </w:r>
            <w:r w:rsidR="00F26125">
              <w:rPr>
                <w:rFonts w:ascii="Arial" w:eastAsiaTheme="minorHAnsi" w:hAnsi="Arial" w:cs="Arial"/>
                <w:sz w:val="22"/>
                <w:szCs w:val="22"/>
              </w:rPr>
              <w:t xml:space="preserve">the </w:t>
            </w:r>
            <w:r w:rsidRPr="004342C6">
              <w:rPr>
                <w:rFonts w:ascii="Arial" w:eastAsiaTheme="minorHAnsi" w:hAnsi="Arial" w:cs="Arial"/>
                <w:sz w:val="22"/>
                <w:szCs w:val="22"/>
              </w:rPr>
              <w:t>parent’s income is not dropped to &lt;133%).</w:t>
            </w:r>
          </w:p>
          <w:p w14:paraId="4692CD10" w14:textId="718EE808" w:rsidR="00EE55A7" w:rsidRPr="004342C6" w:rsidRDefault="00EE55A7" w:rsidP="00860FB4">
            <w:pPr>
              <w:rPr>
                <w:rFonts w:cs="Arial"/>
                <w:b/>
              </w:rPr>
            </w:pPr>
          </w:p>
        </w:tc>
      </w:tr>
    </w:tbl>
    <w:p w14:paraId="13E21038" w14:textId="77777777" w:rsidR="00E1647B" w:rsidRPr="004342C6" w:rsidRDefault="00E1647B" w:rsidP="00E1647B">
      <w:pPr>
        <w:pStyle w:val="Table"/>
        <w:rPr>
          <w:rFonts w:ascii="Arial" w:hAnsi="Arial" w:cs="Arial"/>
        </w:rPr>
      </w:pPr>
    </w:p>
    <w:p w14:paraId="6294F228" w14:textId="77777777" w:rsidR="00E1647B" w:rsidRPr="004342C6" w:rsidRDefault="00E1647B" w:rsidP="00E1647B">
      <w:pPr>
        <w:pStyle w:val="Heading3"/>
        <w:numPr>
          <w:ilvl w:val="2"/>
          <w:numId w:val="13"/>
        </w:numPr>
        <w:rPr>
          <w:rFonts w:ascii="Arial" w:hAnsi="Arial" w:cs="Arial"/>
        </w:rPr>
      </w:pPr>
      <w:bookmarkStart w:id="690" w:name="_Toc94634722"/>
      <w:r w:rsidRPr="004342C6">
        <w:rPr>
          <w:rFonts w:ascii="Arial" w:hAnsi="Arial" w:cs="Arial"/>
        </w:rPr>
        <w:t>Transaction /SSO Information</w:t>
      </w:r>
      <w:bookmarkEnd w:id="690"/>
    </w:p>
    <w:p w14:paraId="071AE31E" w14:textId="77777777" w:rsidR="00E1647B" w:rsidRPr="004342C6" w:rsidRDefault="00E1647B" w:rsidP="00E1647B">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D87AFAB" w14:textId="77777777" w:rsidR="00E1647B" w:rsidRPr="004342C6" w:rsidRDefault="00E1647B" w:rsidP="00E1647B">
      <w:pPr>
        <w:pStyle w:val="Heading3"/>
        <w:numPr>
          <w:ilvl w:val="2"/>
          <w:numId w:val="13"/>
        </w:numPr>
        <w:rPr>
          <w:rFonts w:ascii="Arial" w:hAnsi="Arial" w:cs="Arial"/>
        </w:rPr>
      </w:pPr>
      <w:bookmarkStart w:id="691" w:name="_Toc94634723"/>
      <w:r w:rsidRPr="004342C6">
        <w:rPr>
          <w:rFonts w:ascii="Arial" w:hAnsi="Arial" w:cs="Arial"/>
        </w:rPr>
        <w:t>Special Design Consideration</w:t>
      </w:r>
      <w:bookmarkEnd w:id="691"/>
    </w:p>
    <w:p w14:paraId="2FB9726A" w14:textId="005D7FB8" w:rsidR="00A2267A" w:rsidRPr="004342C6" w:rsidRDefault="00A2267A" w:rsidP="00A2267A">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3C0EA334" w14:textId="21C8CEFD" w:rsidR="00E1647B" w:rsidRPr="004342C6" w:rsidRDefault="00E1647B" w:rsidP="00E1647B">
      <w:pPr>
        <w:pStyle w:val="Table"/>
        <w:ind w:firstLine="360"/>
        <w:rPr>
          <w:rFonts w:ascii="Arial" w:hAnsi="Arial" w:cs="Arial"/>
          <w:color w:val="auto"/>
        </w:rPr>
      </w:pPr>
      <w:r w:rsidRPr="004342C6">
        <w:rPr>
          <w:rFonts w:ascii="Arial" w:hAnsi="Arial" w:cs="Arial"/>
          <w:color w:val="auto"/>
        </w:rPr>
        <w:t xml:space="preserve"> </w:t>
      </w:r>
    </w:p>
    <w:p w14:paraId="1897D5F7" w14:textId="77777777" w:rsidR="00E1647B" w:rsidRPr="004342C6" w:rsidRDefault="00E1647B" w:rsidP="00E1647B">
      <w:pPr>
        <w:pStyle w:val="Heading3"/>
        <w:numPr>
          <w:ilvl w:val="2"/>
          <w:numId w:val="13"/>
        </w:numPr>
        <w:rPr>
          <w:rFonts w:ascii="Arial" w:hAnsi="Arial" w:cs="Arial"/>
        </w:rPr>
      </w:pPr>
      <w:bookmarkStart w:id="692" w:name="_Toc94634724"/>
      <w:r w:rsidRPr="004342C6">
        <w:rPr>
          <w:rFonts w:ascii="Arial" w:hAnsi="Arial" w:cs="Arial"/>
        </w:rPr>
        <w:t>Acceptance Criteria</w:t>
      </w:r>
      <w:bookmarkEnd w:id="692"/>
    </w:p>
    <w:p w14:paraId="13F81091" w14:textId="6E662A65" w:rsidR="00E1647B" w:rsidRPr="004342C6" w:rsidRDefault="00E1647B" w:rsidP="00320B54">
      <w:pPr>
        <w:pStyle w:val="ListParagraph"/>
        <w:numPr>
          <w:ilvl w:val="0"/>
          <w:numId w:val="257"/>
        </w:numPr>
        <w:contextualSpacing w:val="0"/>
        <w:rPr>
          <w:rFonts w:cs="Arial"/>
        </w:rPr>
      </w:pPr>
      <w:r w:rsidRPr="004342C6">
        <w:rPr>
          <w:rFonts w:cs="Arial"/>
        </w:rPr>
        <w:t>The system should work as per the flow, UI design, functional requirements, and special design considerations defined above in the use case.</w:t>
      </w:r>
    </w:p>
    <w:p w14:paraId="4797B16F" w14:textId="60755814" w:rsidR="00E1647B" w:rsidRPr="004342C6" w:rsidRDefault="00E1647B">
      <w:pPr>
        <w:contextualSpacing w:val="0"/>
        <w:rPr>
          <w:rFonts w:cs="Arial"/>
        </w:rPr>
      </w:pPr>
      <w:r w:rsidRPr="004342C6">
        <w:rPr>
          <w:rFonts w:cs="Arial"/>
        </w:rPr>
        <w:br w:type="page"/>
      </w:r>
    </w:p>
    <w:p w14:paraId="547BEA1A" w14:textId="4D5E833B" w:rsidR="00E66270" w:rsidRPr="004342C6" w:rsidRDefault="00E66270" w:rsidP="00DB6AEE">
      <w:pPr>
        <w:pStyle w:val="Heading2"/>
      </w:pPr>
      <w:bookmarkStart w:id="693" w:name="_Toc94634725"/>
      <w:r w:rsidRPr="004342C6">
        <w:lastRenderedPageBreak/>
        <w:t>Use Case Id: UC-</w:t>
      </w:r>
      <w:r w:rsidR="005B09BA" w:rsidRPr="004342C6">
        <w:t>23</w:t>
      </w:r>
      <w:r w:rsidRPr="004342C6">
        <w:t xml:space="preserve"> Transitional Medical Assistance (TMA) Override Changes</w:t>
      </w:r>
      <w:bookmarkEnd w:id="693"/>
    </w:p>
    <w:p w14:paraId="30D0CFF9" w14:textId="77777777" w:rsidR="00E66270" w:rsidRPr="004342C6" w:rsidRDefault="00E66270" w:rsidP="00E66270">
      <w:pPr>
        <w:pStyle w:val="Heading3"/>
        <w:numPr>
          <w:ilvl w:val="2"/>
          <w:numId w:val="13"/>
        </w:numPr>
        <w:rPr>
          <w:rFonts w:ascii="Arial" w:hAnsi="Arial" w:cs="Arial"/>
        </w:rPr>
      </w:pPr>
      <w:bookmarkStart w:id="694" w:name="_Toc94634726"/>
      <w:r w:rsidRPr="004342C6">
        <w:rPr>
          <w:rFonts w:ascii="Arial" w:hAnsi="Arial" w:cs="Arial"/>
        </w:rPr>
        <w:t>Description</w:t>
      </w:r>
      <w:bookmarkEnd w:id="694"/>
    </w:p>
    <w:p w14:paraId="55C745D8" w14:textId="1A2D203C" w:rsidR="00E66270" w:rsidRPr="004342C6" w:rsidRDefault="00E66270" w:rsidP="00E66270">
      <w:pPr>
        <w:ind w:left="450"/>
        <w:rPr>
          <w:rFonts w:cs="Arial"/>
        </w:rPr>
      </w:pPr>
      <w:r w:rsidRPr="004342C6">
        <w:rPr>
          <w:rFonts w:cs="Arial"/>
        </w:rPr>
        <w:t xml:space="preserve">This use case describes how </w:t>
      </w:r>
      <w:r w:rsidR="00F26125">
        <w:rPr>
          <w:rFonts w:cs="Arial"/>
        </w:rPr>
        <w:t xml:space="preserve">the </w:t>
      </w:r>
      <w:r w:rsidRPr="004342C6">
        <w:rPr>
          <w:rFonts w:cs="Arial"/>
        </w:rPr>
        <w:t xml:space="preserve">system </w:t>
      </w:r>
      <w:r w:rsidR="00F26125">
        <w:rPr>
          <w:rFonts w:cs="Arial"/>
        </w:rPr>
        <w:t xml:space="preserve">will </w:t>
      </w:r>
      <w:r w:rsidRPr="004342C6">
        <w:rPr>
          <w:rFonts w:cs="Arial"/>
        </w:rPr>
        <w:t xml:space="preserve">override Transitional Medical Assistance (TMA) information using </w:t>
      </w:r>
      <w:r w:rsidR="00EA3422">
        <w:rPr>
          <w:rFonts w:cs="Arial"/>
        </w:rPr>
        <w:t xml:space="preserve">the </w:t>
      </w:r>
      <w:r w:rsidRPr="004342C6">
        <w:rPr>
          <w:rFonts w:cs="Arial"/>
        </w:rPr>
        <w:t>Override screen</w:t>
      </w:r>
      <w:r w:rsidR="00F26125">
        <w:rPr>
          <w:rFonts w:cs="Arial"/>
        </w:rPr>
        <w:t>.</w:t>
      </w:r>
    </w:p>
    <w:p w14:paraId="58CF46C2" w14:textId="77777777" w:rsidR="00E66270" w:rsidRPr="004342C6" w:rsidRDefault="00E66270" w:rsidP="00E66270">
      <w:pPr>
        <w:ind w:left="450"/>
        <w:rPr>
          <w:rFonts w:cs="Arial"/>
        </w:rPr>
      </w:pPr>
    </w:p>
    <w:p w14:paraId="22DA71C5" w14:textId="77777777" w:rsidR="00E66270" w:rsidRPr="004342C6" w:rsidRDefault="00E66270" w:rsidP="00E66270">
      <w:pPr>
        <w:pStyle w:val="Heading3"/>
        <w:numPr>
          <w:ilvl w:val="2"/>
          <w:numId w:val="13"/>
        </w:numPr>
        <w:rPr>
          <w:rFonts w:ascii="Arial" w:hAnsi="Arial" w:cs="Arial"/>
        </w:rPr>
      </w:pPr>
      <w:bookmarkStart w:id="695" w:name="_Toc94634727"/>
      <w:r w:rsidRPr="004342C6">
        <w:rPr>
          <w:rFonts w:ascii="Arial" w:hAnsi="Arial" w:cs="Arial"/>
        </w:rPr>
        <w:t>Related Use case</w:t>
      </w:r>
      <w:bookmarkEnd w:id="695"/>
      <w:r w:rsidRPr="004342C6">
        <w:rPr>
          <w:rFonts w:ascii="Arial" w:hAnsi="Arial" w:cs="Arial"/>
        </w:rPr>
        <w:t xml:space="preserve"> </w:t>
      </w:r>
    </w:p>
    <w:p w14:paraId="314B5E9F" w14:textId="77777777" w:rsidR="00E66270" w:rsidRPr="004342C6" w:rsidRDefault="00E66270" w:rsidP="00E66270">
      <w:pPr>
        <w:ind w:firstLine="450"/>
        <w:rPr>
          <w:rFonts w:cs="Arial"/>
        </w:rPr>
      </w:pPr>
      <w:r w:rsidRPr="004342C6">
        <w:rPr>
          <w:rFonts w:cs="Arial"/>
        </w:rPr>
        <w:t>Not applicable</w:t>
      </w:r>
    </w:p>
    <w:p w14:paraId="3379BB40" w14:textId="77777777" w:rsidR="00E66270" w:rsidRPr="004342C6" w:rsidRDefault="00E66270" w:rsidP="00E66270">
      <w:pPr>
        <w:rPr>
          <w:rFonts w:cs="Arial"/>
        </w:rPr>
      </w:pPr>
      <w:r w:rsidRPr="004342C6">
        <w:rPr>
          <w:rFonts w:cs="Arial"/>
          <w:i/>
          <w:color w:val="00B050"/>
        </w:rPr>
        <w:t xml:space="preserve">  </w:t>
      </w:r>
    </w:p>
    <w:p w14:paraId="601156A5" w14:textId="77777777" w:rsidR="00E66270" w:rsidRPr="004342C6" w:rsidRDefault="00E66270" w:rsidP="00E66270">
      <w:pPr>
        <w:pStyle w:val="Heading3"/>
        <w:numPr>
          <w:ilvl w:val="2"/>
          <w:numId w:val="13"/>
        </w:numPr>
        <w:rPr>
          <w:rFonts w:ascii="Arial" w:hAnsi="Arial" w:cs="Arial"/>
        </w:rPr>
      </w:pPr>
      <w:bookmarkStart w:id="696" w:name="_Toc94634728"/>
      <w:r w:rsidRPr="004342C6">
        <w:rPr>
          <w:rFonts w:ascii="Arial" w:hAnsi="Arial" w:cs="Arial"/>
        </w:rPr>
        <w:t>Actor(s)</w:t>
      </w:r>
      <w:bookmarkEnd w:id="696"/>
    </w:p>
    <w:p w14:paraId="1435F453" w14:textId="77777777" w:rsidR="00E66270" w:rsidRPr="004342C6" w:rsidRDefault="00E66270" w:rsidP="00320B54">
      <w:pPr>
        <w:pStyle w:val="ListParagraph"/>
        <w:numPr>
          <w:ilvl w:val="0"/>
          <w:numId w:val="264"/>
        </w:numPr>
        <w:ind w:left="810"/>
        <w:contextualSpacing w:val="0"/>
        <w:rPr>
          <w:rFonts w:cs="Arial"/>
        </w:rPr>
      </w:pPr>
      <w:r w:rsidRPr="004342C6">
        <w:rPr>
          <w:rFonts w:cs="Arial"/>
        </w:rPr>
        <w:t>HIX System</w:t>
      </w:r>
    </w:p>
    <w:p w14:paraId="74EADBB5" w14:textId="77777777" w:rsidR="00E66270" w:rsidRPr="004342C6" w:rsidRDefault="00E66270" w:rsidP="00320B54">
      <w:pPr>
        <w:pStyle w:val="ListParagraph"/>
        <w:numPr>
          <w:ilvl w:val="0"/>
          <w:numId w:val="264"/>
        </w:numPr>
        <w:ind w:left="810"/>
        <w:contextualSpacing w:val="0"/>
        <w:rPr>
          <w:rFonts w:cs="Arial"/>
        </w:rPr>
      </w:pPr>
      <w:r w:rsidRPr="004342C6">
        <w:rPr>
          <w:rFonts w:cs="Arial"/>
        </w:rPr>
        <w:t>Individual User</w:t>
      </w:r>
    </w:p>
    <w:p w14:paraId="70FB9A80" w14:textId="77777777" w:rsidR="00E66270" w:rsidRPr="004342C6" w:rsidRDefault="00E66270" w:rsidP="00320B54">
      <w:pPr>
        <w:pStyle w:val="ListParagraph"/>
        <w:numPr>
          <w:ilvl w:val="0"/>
          <w:numId w:val="264"/>
        </w:numPr>
        <w:ind w:left="810"/>
        <w:contextualSpacing w:val="0"/>
        <w:rPr>
          <w:rFonts w:cs="Arial"/>
        </w:rPr>
      </w:pPr>
      <w:r w:rsidRPr="004342C6">
        <w:rPr>
          <w:rFonts w:cs="Arial"/>
        </w:rPr>
        <w:t xml:space="preserve">Assistor portal users </w:t>
      </w:r>
    </w:p>
    <w:p w14:paraId="7F630221" w14:textId="77777777" w:rsidR="00E66270" w:rsidRPr="004342C6" w:rsidRDefault="00E66270" w:rsidP="00A2267A">
      <w:pPr>
        <w:pStyle w:val="ListParagraph"/>
        <w:numPr>
          <w:ilvl w:val="0"/>
          <w:numId w:val="20"/>
        </w:numPr>
        <w:contextualSpacing w:val="0"/>
        <w:rPr>
          <w:rFonts w:cs="Arial"/>
        </w:rPr>
      </w:pPr>
      <w:r w:rsidRPr="004342C6">
        <w:rPr>
          <w:rFonts w:cs="Arial"/>
        </w:rPr>
        <w:t>CAC User</w:t>
      </w:r>
    </w:p>
    <w:p w14:paraId="14559FE8" w14:textId="77777777" w:rsidR="00E66270" w:rsidRPr="004342C6" w:rsidRDefault="00E66270" w:rsidP="00A2267A">
      <w:pPr>
        <w:pStyle w:val="ListParagraph"/>
        <w:numPr>
          <w:ilvl w:val="0"/>
          <w:numId w:val="20"/>
        </w:numPr>
        <w:contextualSpacing w:val="0"/>
        <w:rPr>
          <w:rFonts w:cs="Arial"/>
        </w:rPr>
      </w:pPr>
      <w:r w:rsidRPr="004342C6">
        <w:rPr>
          <w:rFonts w:cs="Arial"/>
        </w:rPr>
        <w:t>Navigator User</w:t>
      </w:r>
    </w:p>
    <w:p w14:paraId="33E43AC2" w14:textId="77777777" w:rsidR="00E66270" w:rsidRPr="004342C6" w:rsidRDefault="00E66270" w:rsidP="00320B54">
      <w:pPr>
        <w:pStyle w:val="ListParagraph"/>
        <w:numPr>
          <w:ilvl w:val="0"/>
          <w:numId w:val="264"/>
        </w:numPr>
        <w:ind w:left="810"/>
        <w:contextualSpacing w:val="0"/>
        <w:rPr>
          <w:rFonts w:cs="Arial"/>
        </w:rPr>
      </w:pPr>
      <w:r w:rsidRPr="004342C6">
        <w:rPr>
          <w:rFonts w:cs="Arial"/>
        </w:rPr>
        <w:t>The following Agent Portal User(s):</w:t>
      </w:r>
    </w:p>
    <w:p w14:paraId="55AEF626" w14:textId="77777777" w:rsidR="00E66270" w:rsidRPr="004342C6" w:rsidRDefault="00E66270" w:rsidP="00A2267A">
      <w:pPr>
        <w:pStyle w:val="ListParagraph"/>
        <w:numPr>
          <w:ilvl w:val="0"/>
          <w:numId w:val="20"/>
        </w:numPr>
        <w:contextualSpacing w:val="0"/>
        <w:rPr>
          <w:rFonts w:cs="Arial"/>
        </w:rPr>
      </w:pPr>
      <w:r w:rsidRPr="004342C6">
        <w:rPr>
          <w:rFonts w:cs="Arial"/>
        </w:rPr>
        <w:t>Back Office User</w:t>
      </w:r>
    </w:p>
    <w:p w14:paraId="3425E932" w14:textId="77777777" w:rsidR="00E66270" w:rsidRPr="004342C6" w:rsidRDefault="00E66270" w:rsidP="00A2267A">
      <w:pPr>
        <w:pStyle w:val="ListParagraph"/>
        <w:numPr>
          <w:ilvl w:val="0"/>
          <w:numId w:val="20"/>
        </w:numPr>
        <w:contextualSpacing w:val="0"/>
        <w:rPr>
          <w:rFonts w:cs="Arial"/>
        </w:rPr>
      </w:pPr>
      <w:r w:rsidRPr="004342C6">
        <w:rPr>
          <w:rFonts w:cs="Arial"/>
        </w:rPr>
        <w:t>Super User/MED_BO User</w:t>
      </w:r>
    </w:p>
    <w:p w14:paraId="2D6FF164" w14:textId="77777777" w:rsidR="00E66270" w:rsidRPr="004342C6" w:rsidRDefault="00E66270" w:rsidP="00A2267A">
      <w:pPr>
        <w:pStyle w:val="ListParagraph"/>
        <w:numPr>
          <w:ilvl w:val="0"/>
          <w:numId w:val="20"/>
        </w:numPr>
        <w:contextualSpacing w:val="0"/>
        <w:rPr>
          <w:rFonts w:cs="Arial"/>
        </w:rPr>
      </w:pPr>
      <w:r w:rsidRPr="004342C6">
        <w:rPr>
          <w:rFonts w:cs="Arial"/>
        </w:rPr>
        <w:t>CSR User</w:t>
      </w:r>
    </w:p>
    <w:p w14:paraId="3A8C5515" w14:textId="77777777" w:rsidR="00E66270" w:rsidRPr="004342C6" w:rsidRDefault="00E66270" w:rsidP="00A2267A">
      <w:pPr>
        <w:pStyle w:val="ListParagraph"/>
        <w:numPr>
          <w:ilvl w:val="0"/>
          <w:numId w:val="20"/>
        </w:numPr>
        <w:contextualSpacing w:val="0"/>
        <w:rPr>
          <w:rFonts w:cs="Arial"/>
        </w:rPr>
      </w:pPr>
      <w:r w:rsidRPr="004342C6">
        <w:rPr>
          <w:rFonts w:cs="Arial"/>
        </w:rPr>
        <w:t>TPL User</w:t>
      </w:r>
    </w:p>
    <w:p w14:paraId="34A8D29B" w14:textId="77777777" w:rsidR="00E66270" w:rsidRPr="004342C6" w:rsidRDefault="00E66270" w:rsidP="00A2267A">
      <w:pPr>
        <w:pStyle w:val="ListParagraph"/>
        <w:numPr>
          <w:ilvl w:val="0"/>
          <w:numId w:val="20"/>
        </w:numPr>
        <w:contextualSpacing w:val="0"/>
        <w:rPr>
          <w:rFonts w:cs="Arial"/>
        </w:rPr>
      </w:pPr>
      <w:r w:rsidRPr="004342C6">
        <w:rPr>
          <w:rFonts w:cs="Arial"/>
        </w:rPr>
        <w:t>TPL Super User</w:t>
      </w:r>
    </w:p>
    <w:p w14:paraId="4BA46531" w14:textId="77777777" w:rsidR="00E66270" w:rsidRPr="004342C6" w:rsidRDefault="00E66270" w:rsidP="00A2267A">
      <w:pPr>
        <w:pStyle w:val="ListParagraph"/>
        <w:numPr>
          <w:ilvl w:val="0"/>
          <w:numId w:val="20"/>
        </w:numPr>
        <w:contextualSpacing w:val="0"/>
        <w:rPr>
          <w:rFonts w:cs="Arial"/>
        </w:rPr>
      </w:pPr>
      <w:r w:rsidRPr="004342C6">
        <w:rPr>
          <w:rFonts w:cs="Arial"/>
        </w:rPr>
        <w:t>TPL_BO User</w:t>
      </w:r>
    </w:p>
    <w:p w14:paraId="7CCADD51" w14:textId="77777777" w:rsidR="00E66270" w:rsidRPr="004342C6" w:rsidRDefault="00E66270" w:rsidP="00A2267A">
      <w:pPr>
        <w:pStyle w:val="ListParagraph"/>
        <w:numPr>
          <w:ilvl w:val="0"/>
          <w:numId w:val="20"/>
        </w:numPr>
        <w:contextualSpacing w:val="0"/>
        <w:rPr>
          <w:rFonts w:cs="Arial"/>
        </w:rPr>
      </w:pPr>
      <w:r w:rsidRPr="004342C6">
        <w:rPr>
          <w:rFonts w:cs="Arial"/>
        </w:rPr>
        <w:t>Advanced CSR User</w:t>
      </w:r>
    </w:p>
    <w:p w14:paraId="0D99686F" w14:textId="77777777" w:rsidR="00E66270" w:rsidRPr="004342C6" w:rsidRDefault="00E66270" w:rsidP="00E66270">
      <w:pPr>
        <w:rPr>
          <w:rFonts w:cs="Arial"/>
        </w:rPr>
      </w:pPr>
      <w:r w:rsidRPr="004342C6">
        <w:rPr>
          <w:rFonts w:cs="Arial"/>
          <w:i/>
          <w:color w:val="00B050"/>
        </w:rPr>
        <w:t xml:space="preserve">  </w:t>
      </w:r>
    </w:p>
    <w:p w14:paraId="5148357A" w14:textId="77777777" w:rsidR="00E66270" w:rsidRPr="004342C6" w:rsidRDefault="00E66270" w:rsidP="00E66270">
      <w:pPr>
        <w:pStyle w:val="Heading3"/>
        <w:numPr>
          <w:ilvl w:val="2"/>
          <w:numId w:val="13"/>
        </w:numPr>
        <w:rPr>
          <w:rFonts w:ascii="Arial" w:hAnsi="Arial" w:cs="Arial"/>
        </w:rPr>
      </w:pPr>
      <w:bookmarkStart w:id="697" w:name="_Toc94634729"/>
      <w:r w:rsidRPr="004342C6">
        <w:rPr>
          <w:rFonts w:ascii="Arial" w:hAnsi="Arial" w:cs="Arial"/>
        </w:rPr>
        <w:t>Trigger(s)</w:t>
      </w:r>
      <w:bookmarkEnd w:id="697"/>
    </w:p>
    <w:p w14:paraId="5A386A47" w14:textId="6ABC9DCE" w:rsidR="00E66270" w:rsidRPr="004342C6" w:rsidRDefault="00E66270" w:rsidP="00320B54">
      <w:pPr>
        <w:pStyle w:val="ListParagraph"/>
        <w:numPr>
          <w:ilvl w:val="0"/>
          <w:numId w:val="324"/>
        </w:numPr>
        <w:contextualSpacing w:val="0"/>
        <w:rPr>
          <w:rFonts w:cs="Arial"/>
        </w:rPr>
      </w:pPr>
      <w:r w:rsidRPr="004342C6">
        <w:rPr>
          <w:rFonts w:cs="Arial"/>
        </w:rPr>
        <w:t>Eligibility is determined/re-determined through any process</w:t>
      </w:r>
      <w:r w:rsidR="00F26125">
        <w:rPr>
          <w:rFonts w:cs="Arial"/>
        </w:rPr>
        <w:t>,</w:t>
      </w:r>
      <w:r w:rsidRPr="004342C6">
        <w:rPr>
          <w:rFonts w:cs="Arial"/>
        </w:rPr>
        <w:t xml:space="preserve"> e.g.</w:t>
      </w:r>
      <w:r w:rsidR="00F26125">
        <w:rPr>
          <w:rFonts w:cs="Arial"/>
        </w:rPr>
        <w:t>,</w:t>
      </w:r>
      <w:r w:rsidRPr="004342C6">
        <w:rPr>
          <w:rFonts w:cs="Arial"/>
        </w:rPr>
        <w:t xml:space="preserve"> SSAP Application, Batch Process, Back Office Determination</w:t>
      </w:r>
      <w:r w:rsidR="00F26125">
        <w:rPr>
          <w:rFonts w:cs="Arial"/>
        </w:rPr>
        <w:t>,</w:t>
      </w:r>
      <w:r w:rsidRPr="004342C6">
        <w:rPr>
          <w:rFonts w:cs="Arial"/>
        </w:rPr>
        <w:t xml:space="preserve"> </w:t>
      </w:r>
      <w:r w:rsidR="004E59A8" w:rsidRPr="004342C6">
        <w:rPr>
          <w:rFonts w:cs="Arial"/>
        </w:rPr>
        <w:t>or</w:t>
      </w:r>
      <w:r w:rsidRPr="004342C6">
        <w:rPr>
          <w:rFonts w:cs="Arial"/>
        </w:rPr>
        <w:t xml:space="preserve"> Override apply changes</w:t>
      </w:r>
      <w:r w:rsidR="00A2267A" w:rsidRPr="004342C6">
        <w:rPr>
          <w:rFonts w:cs="Arial"/>
        </w:rPr>
        <w:t>.</w:t>
      </w:r>
    </w:p>
    <w:p w14:paraId="41520148" w14:textId="77777777" w:rsidR="00E66270" w:rsidRPr="004342C6" w:rsidRDefault="00E66270" w:rsidP="00E66270">
      <w:pPr>
        <w:pStyle w:val="ListParagraph"/>
        <w:ind w:left="1080"/>
        <w:contextualSpacing w:val="0"/>
        <w:rPr>
          <w:rFonts w:cs="Arial"/>
        </w:rPr>
      </w:pPr>
    </w:p>
    <w:p w14:paraId="3F92AE3A" w14:textId="77777777" w:rsidR="00E66270" w:rsidRPr="004342C6" w:rsidRDefault="00E66270" w:rsidP="00E66270">
      <w:pPr>
        <w:pStyle w:val="Heading3"/>
        <w:numPr>
          <w:ilvl w:val="2"/>
          <w:numId w:val="13"/>
        </w:numPr>
        <w:rPr>
          <w:rFonts w:ascii="Arial" w:hAnsi="Arial" w:cs="Arial"/>
        </w:rPr>
      </w:pPr>
      <w:bookmarkStart w:id="698" w:name="_Toc94634730"/>
      <w:r w:rsidRPr="004342C6">
        <w:rPr>
          <w:rFonts w:ascii="Arial" w:hAnsi="Arial" w:cs="Arial"/>
        </w:rPr>
        <w:t>Precondition(s)</w:t>
      </w:r>
      <w:bookmarkEnd w:id="698"/>
    </w:p>
    <w:p w14:paraId="7932C910" w14:textId="77777777" w:rsidR="00E66270" w:rsidRPr="004342C6" w:rsidRDefault="00E66270" w:rsidP="00320B54">
      <w:pPr>
        <w:pStyle w:val="NumberedNormal"/>
        <w:numPr>
          <w:ilvl w:val="4"/>
          <w:numId w:val="251"/>
        </w:numPr>
        <w:contextualSpacing/>
        <w:rPr>
          <w:rFonts w:ascii="Arial" w:eastAsiaTheme="minorHAnsi" w:hAnsi="Arial" w:cs="Arial"/>
          <w:sz w:val="22"/>
          <w:szCs w:val="22"/>
        </w:rPr>
      </w:pPr>
      <w:r w:rsidRPr="004342C6">
        <w:rPr>
          <w:rFonts w:ascii="Arial" w:eastAsiaTheme="minorHAnsi" w:hAnsi="Arial" w:cs="Arial"/>
          <w:sz w:val="22"/>
          <w:szCs w:val="22"/>
        </w:rPr>
        <w:t xml:space="preserve">The individual/BO user has an initial application and/or is MassHealth Standard eligible. </w:t>
      </w:r>
    </w:p>
    <w:p w14:paraId="2C587236" w14:textId="77777777" w:rsidR="00E66270" w:rsidRPr="004342C6" w:rsidRDefault="00E66270" w:rsidP="00320B54">
      <w:pPr>
        <w:pStyle w:val="NumberedNormal"/>
        <w:numPr>
          <w:ilvl w:val="4"/>
          <w:numId w:val="251"/>
        </w:numPr>
        <w:contextualSpacing/>
        <w:rPr>
          <w:rFonts w:ascii="Arial" w:eastAsiaTheme="minorHAnsi" w:hAnsi="Arial" w:cs="Arial"/>
          <w:sz w:val="22"/>
          <w:szCs w:val="22"/>
        </w:rPr>
      </w:pPr>
      <w:r w:rsidRPr="004342C6">
        <w:rPr>
          <w:rFonts w:ascii="Arial" w:eastAsiaTheme="minorHAnsi" w:hAnsi="Arial" w:cs="Arial"/>
          <w:sz w:val="22"/>
          <w:szCs w:val="22"/>
        </w:rPr>
        <w:t>The BO user has logged into the system.</w:t>
      </w:r>
    </w:p>
    <w:p w14:paraId="58223DC9" w14:textId="60FECE30" w:rsidR="00E66270" w:rsidRPr="004342C6" w:rsidRDefault="00E66270" w:rsidP="00320B54">
      <w:pPr>
        <w:pStyle w:val="NumberedNormal"/>
        <w:numPr>
          <w:ilvl w:val="4"/>
          <w:numId w:val="251"/>
        </w:numPr>
        <w:contextualSpacing/>
        <w:rPr>
          <w:rFonts w:ascii="Arial" w:eastAsiaTheme="minorHAnsi" w:hAnsi="Arial" w:cs="Arial"/>
          <w:sz w:val="22"/>
          <w:szCs w:val="22"/>
        </w:rPr>
      </w:pPr>
      <w:r w:rsidRPr="004342C6">
        <w:rPr>
          <w:rFonts w:ascii="Arial" w:eastAsiaTheme="minorHAnsi" w:hAnsi="Arial" w:cs="Arial"/>
          <w:sz w:val="22"/>
          <w:szCs w:val="22"/>
        </w:rPr>
        <w:t xml:space="preserve">The BO user navigates to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Override screen.</w:t>
      </w:r>
    </w:p>
    <w:p w14:paraId="34A91C64" w14:textId="77777777" w:rsidR="00E66270" w:rsidRPr="004342C6" w:rsidRDefault="00E66270" w:rsidP="00E66270">
      <w:pPr>
        <w:pStyle w:val="ListParagraph"/>
        <w:ind w:left="1170"/>
        <w:contextualSpacing w:val="0"/>
        <w:rPr>
          <w:rFonts w:cs="Arial"/>
        </w:rPr>
      </w:pPr>
    </w:p>
    <w:p w14:paraId="29AF5C97" w14:textId="77777777" w:rsidR="00E66270" w:rsidRPr="004342C6" w:rsidRDefault="00E66270" w:rsidP="00E66270">
      <w:pPr>
        <w:pStyle w:val="Heading3"/>
        <w:numPr>
          <w:ilvl w:val="2"/>
          <w:numId w:val="13"/>
        </w:numPr>
        <w:pBdr>
          <w:bottom w:val="single" w:sz="12" w:space="5" w:color="4C8B3F"/>
        </w:pBdr>
        <w:rPr>
          <w:rFonts w:ascii="Arial" w:hAnsi="Arial" w:cs="Arial"/>
        </w:rPr>
      </w:pPr>
      <w:bookmarkStart w:id="699" w:name="_Toc94634731"/>
      <w:r w:rsidRPr="004342C6">
        <w:rPr>
          <w:rFonts w:ascii="Arial" w:hAnsi="Arial" w:cs="Arial"/>
        </w:rPr>
        <w:t>Postcondition(s)</w:t>
      </w:r>
      <w:bookmarkEnd w:id="699"/>
    </w:p>
    <w:p w14:paraId="477FE618" w14:textId="1A6D69D0" w:rsidR="00E66270" w:rsidRDefault="00E66270" w:rsidP="00320B54">
      <w:pPr>
        <w:pStyle w:val="NumberedNormal"/>
        <w:numPr>
          <w:ilvl w:val="3"/>
          <w:numId w:val="254"/>
        </w:numPr>
        <w:contextualSpacing/>
        <w:rPr>
          <w:rFonts w:ascii="Arial" w:hAnsi="Arial" w:cs="Arial"/>
          <w:sz w:val="22"/>
          <w:szCs w:val="22"/>
        </w:rPr>
      </w:pPr>
      <w:r w:rsidRPr="004342C6">
        <w:rPr>
          <w:rFonts w:ascii="Arial" w:hAnsi="Arial" w:cs="Arial"/>
          <w:sz w:val="22"/>
          <w:szCs w:val="22"/>
        </w:rPr>
        <w:t xml:space="preserve">The individual is assigned </w:t>
      </w:r>
      <w:r w:rsidR="00F26125">
        <w:rPr>
          <w:rFonts w:ascii="Arial" w:hAnsi="Arial" w:cs="Arial"/>
          <w:sz w:val="22"/>
          <w:szCs w:val="22"/>
        </w:rPr>
        <w:t xml:space="preserve">the </w:t>
      </w:r>
      <w:r w:rsidRPr="004342C6">
        <w:rPr>
          <w:rFonts w:ascii="Arial" w:hAnsi="Arial" w:cs="Arial"/>
          <w:sz w:val="22"/>
          <w:szCs w:val="22"/>
        </w:rPr>
        <w:t xml:space="preserve">TMA aid category and TMA period as per the BO user overridden information. </w:t>
      </w:r>
    </w:p>
    <w:p w14:paraId="72811F9C" w14:textId="67D12A27" w:rsidR="009260EE" w:rsidRDefault="009260EE" w:rsidP="009260EE">
      <w:pPr>
        <w:pStyle w:val="NumberedNormal"/>
        <w:contextualSpacing/>
        <w:rPr>
          <w:rFonts w:ascii="Arial" w:hAnsi="Arial" w:cs="Arial"/>
          <w:sz w:val="22"/>
          <w:szCs w:val="22"/>
        </w:rPr>
      </w:pPr>
    </w:p>
    <w:p w14:paraId="5E4B0C6F" w14:textId="0028D83E" w:rsidR="009260EE" w:rsidRDefault="009260EE" w:rsidP="009260EE">
      <w:pPr>
        <w:pStyle w:val="NumberedNormal"/>
        <w:contextualSpacing/>
        <w:rPr>
          <w:rFonts w:ascii="Arial" w:hAnsi="Arial" w:cs="Arial"/>
          <w:sz w:val="22"/>
          <w:szCs w:val="22"/>
        </w:rPr>
      </w:pPr>
    </w:p>
    <w:p w14:paraId="39FC74CD" w14:textId="2519B1BF" w:rsidR="009260EE" w:rsidRDefault="009260EE" w:rsidP="009260EE">
      <w:pPr>
        <w:pStyle w:val="NumberedNormal"/>
        <w:contextualSpacing/>
        <w:rPr>
          <w:rFonts w:ascii="Arial" w:hAnsi="Arial" w:cs="Arial"/>
          <w:sz w:val="22"/>
          <w:szCs w:val="22"/>
        </w:rPr>
      </w:pPr>
    </w:p>
    <w:p w14:paraId="1FCA8912" w14:textId="77777777" w:rsidR="00E66270" w:rsidRPr="004342C6" w:rsidRDefault="00E66270" w:rsidP="00E66270">
      <w:pPr>
        <w:pStyle w:val="Heading3"/>
        <w:numPr>
          <w:ilvl w:val="2"/>
          <w:numId w:val="13"/>
        </w:numPr>
        <w:rPr>
          <w:rFonts w:ascii="Arial" w:hAnsi="Arial" w:cs="Arial"/>
        </w:rPr>
      </w:pPr>
      <w:bookmarkStart w:id="700" w:name="_Toc94634732"/>
      <w:r w:rsidRPr="004342C6">
        <w:rPr>
          <w:rFonts w:ascii="Arial" w:hAnsi="Arial" w:cs="Arial"/>
        </w:rPr>
        <w:lastRenderedPageBreak/>
        <w:t>Flow of Event(s)</w:t>
      </w:r>
      <w:bookmarkEnd w:id="700"/>
    </w:p>
    <w:p w14:paraId="37F9288B" w14:textId="77777777" w:rsidR="00E66270" w:rsidRPr="004342C6" w:rsidRDefault="00E66270" w:rsidP="00E66270">
      <w:pPr>
        <w:ind w:left="360"/>
        <w:rPr>
          <w:rFonts w:cs="Arial"/>
        </w:rPr>
      </w:pPr>
    </w:p>
    <w:p w14:paraId="6C952E64" w14:textId="52AAEAFF" w:rsidR="00E66270" w:rsidRPr="004342C6" w:rsidRDefault="00E66270" w:rsidP="00D15B30">
      <w:pPr>
        <w:pStyle w:val="Heading3"/>
        <w:numPr>
          <w:ilvl w:val="3"/>
          <w:numId w:val="13"/>
        </w:numPr>
        <w:tabs>
          <w:tab w:val="left" w:pos="1890"/>
        </w:tabs>
        <w:rPr>
          <w:rFonts w:ascii="Arial" w:hAnsi="Arial" w:cs="Arial"/>
        </w:rPr>
      </w:pPr>
      <w:bookmarkStart w:id="701" w:name="_Toc94634733"/>
      <w:r w:rsidRPr="004342C6">
        <w:rPr>
          <w:rFonts w:ascii="Arial" w:hAnsi="Arial" w:cs="Arial"/>
        </w:rPr>
        <w:t>Basic Flow</w:t>
      </w:r>
      <w:bookmarkEnd w:id="701"/>
    </w:p>
    <w:p w14:paraId="4F1BDBFD" w14:textId="6F5441C1" w:rsidR="00E66270" w:rsidRPr="004342C6" w:rsidRDefault="00E66270" w:rsidP="00320B54">
      <w:pPr>
        <w:pStyle w:val="NumberedNormal"/>
        <w:numPr>
          <w:ilvl w:val="4"/>
          <w:numId w:val="250"/>
        </w:numPr>
        <w:ind w:left="1350"/>
        <w:contextualSpacing/>
        <w:rPr>
          <w:rFonts w:ascii="Arial" w:hAnsi="Arial" w:cs="Arial"/>
          <w:sz w:val="22"/>
          <w:szCs w:val="22"/>
        </w:rPr>
      </w:pPr>
      <w:r w:rsidRPr="004342C6">
        <w:rPr>
          <w:rFonts w:ascii="Arial" w:hAnsi="Arial" w:cs="Arial"/>
          <w:sz w:val="22"/>
          <w:szCs w:val="22"/>
        </w:rPr>
        <w:t>The BO user will see two tabs on TMA override page ‘Current TMA’ and ‘Override</w:t>
      </w:r>
      <w:r w:rsidR="00F26125">
        <w:rPr>
          <w:rFonts w:ascii="Arial" w:hAnsi="Arial" w:cs="Arial"/>
          <w:sz w:val="22"/>
          <w:szCs w:val="22"/>
        </w:rPr>
        <w:t>.’</w:t>
      </w:r>
    </w:p>
    <w:p w14:paraId="162917CC" w14:textId="0E6B7277" w:rsidR="00E66270" w:rsidRPr="004342C6" w:rsidRDefault="00E66270" w:rsidP="00320B54">
      <w:pPr>
        <w:pStyle w:val="NumberedNormal"/>
        <w:numPr>
          <w:ilvl w:val="4"/>
          <w:numId w:val="250"/>
        </w:numPr>
        <w:ind w:left="1350"/>
        <w:contextualSpacing/>
        <w:rPr>
          <w:rFonts w:ascii="Arial" w:hAnsi="Arial" w:cs="Arial"/>
          <w:sz w:val="22"/>
          <w:szCs w:val="22"/>
        </w:rPr>
      </w:pPr>
      <w:r w:rsidRPr="004342C6">
        <w:rPr>
          <w:rFonts w:ascii="Arial" w:hAnsi="Arial" w:cs="Arial"/>
          <w:sz w:val="22"/>
          <w:szCs w:val="22"/>
        </w:rPr>
        <w:t xml:space="preserve">The BO user will view details of TMA eligible members (if any) under </w:t>
      </w:r>
      <w:r w:rsidR="00F26125">
        <w:rPr>
          <w:rFonts w:ascii="Arial" w:hAnsi="Arial" w:cs="Arial"/>
          <w:sz w:val="22"/>
          <w:szCs w:val="22"/>
        </w:rPr>
        <w:t xml:space="preserve">the </w:t>
      </w:r>
      <w:r w:rsidRPr="004342C6">
        <w:rPr>
          <w:rFonts w:ascii="Arial" w:hAnsi="Arial" w:cs="Arial"/>
          <w:sz w:val="22"/>
          <w:szCs w:val="22"/>
        </w:rPr>
        <w:t>‘Current TMA’ tab.</w:t>
      </w:r>
    </w:p>
    <w:p w14:paraId="4182B69D" w14:textId="4B1301B1" w:rsidR="00E66270" w:rsidRPr="004342C6" w:rsidRDefault="00E66270" w:rsidP="00320B54">
      <w:pPr>
        <w:pStyle w:val="NumberedNormal"/>
        <w:numPr>
          <w:ilvl w:val="4"/>
          <w:numId w:val="250"/>
        </w:numPr>
        <w:ind w:left="1350"/>
        <w:contextualSpacing/>
        <w:rPr>
          <w:rFonts w:ascii="Arial" w:hAnsi="Arial" w:cs="Arial"/>
          <w:sz w:val="22"/>
          <w:szCs w:val="22"/>
        </w:rPr>
      </w:pPr>
      <w:r w:rsidRPr="004342C6">
        <w:rPr>
          <w:rFonts w:ascii="Arial" w:hAnsi="Arial" w:cs="Arial"/>
          <w:sz w:val="22"/>
          <w:szCs w:val="22"/>
        </w:rPr>
        <w:t xml:space="preserve">The BO user will select the members for which BO user wants to override/assign TMA eligibility on </w:t>
      </w:r>
      <w:r w:rsidR="00F26125">
        <w:rPr>
          <w:rFonts w:ascii="Arial" w:hAnsi="Arial" w:cs="Arial"/>
          <w:sz w:val="22"/>
          <w:szCs w:val="22"/>
        </w:rPr>
        <w:t xml:space="preserve">the </w:t>
      </w:r>
      <w:r w:rsidRPr="004342C6">
        <w:rPr>
          <w:rFonts w:ascii="Arial" w:hAnsi="Arial" w:cs="Arial"/>
          <w:sz w:val="22"/>
          <w:szCs w:val="22"/>
        </w:rPr>
        <w:t>‘Override’ tab.</w:t>
      </w:r>
    </w:p>
    <w:p w14:paraId="4EA48624" w14:textId="77777777" w:rsidR="00E66270" w:rsidRPr="004342C6" w:rsidRDefault="00E66270" w:rsidP="00320B54">
      <w:pPr>
        <w:pStyle w:val="NumberedNormal"/>
        <w:numPr>
          <w:ilvl w:val="4"/>
          <w:numId w:val="250"/>
        </w:numPr>
        <w:ind w:left="1350"/>
        <w:contextualSpacing/>
        <w:rPr>
          <w:rFonts w:ascii="Arial" w:hAnsi="Arial" w:cs="Arial"/>
          <w:sz w:val="22"/>
          <w:szCs w:val="22"/>
        </w:rPr>
      </w:pPr>
      <w:r w:rsidRPr="004342C6">
        <w:rPr>
          <w:rFonts w:ascii="Arial" w:hAnsi="Arial" w:cs="Arial"/>
          <w:sz w:val="22"/>
          <w:szCs w:val="22"/>
        </w:rPr>
        <w:t>The BO user will update/assign the TMA aid category and/or TMA period end date and/or TMA period start date and/or Eligibility effective date</w:t>
      </w:r>
    </w:p>
    <w:p w14:paraId="18BAFC81" w14:textId="736B0132" w:rsidR="00E66270" w:rsidRPr="004342C6" w:rsidRDefault="00E66270" w:rsidP="00320B54">
      <w:pPr>
        <w:pStyle w:val="NumberedNormal"/>
        <w:numPr>
          <w:ilvl w:val="4"/>
          <w:numId w:val="250"/>
        </w:numPr>
        <w:ind w:left="1350"/>
        <w:contextualSpacing/>
        <w:rPr>
          <w:rFonts w:ascii="Arial" w:hAnsi="Arial" w:cs="Arial"/>
          <w:sz w:val="22"/>
          <w:szCs w:val="22"/>
        </w:rPr>
      </w:pPr>
      <w:r w:rsidRPr="004342C6">
        <w:rPr>
          <w:rFonts w:ascii="Arial" w:hAnsi="Arial" w:cs="Arial"/>
          <w:sz w:val="22"/>
          <w:szCs w:val="22"/>
        </w:rPr>
        <w:t xml:space="preserve">The BO user makes all the updates and clicks on </w:t>
      </w:r>
      <w:r w:rsidR="00EA3422">
        <w:rPr>
          <w:rFonts w:ascii="Arial" w:hAnsi="Arial" w:cs="Arial"/>
          <w:sz w:val="22"/>
          <w:szCs w:val="22"/>
        </w:rPr>
        <w:t xml:space="preserve">the </w:t>
      </w:r>
      <w:r w:rsidRPr="004342C6">
        <w:rPr>
          <w:rFonts w:ascii="Arial" w:hAnsi="Arial" w:cs="Arial"/>
          <w:sz w:val="22"/>
          <w:szCs w:val="22"/>
        </w:rPr>
        <w:t xml:space="preserve">“Apply Changes’ </w:t>
      </w:r>
      <w:r w:rsidR="00F26125">
        <w:rPr>
          <w:rFonts w:ascii="Arial" w:hAnsi="Arial" w:cs="Arial"/>
          <w:sz w:val="22"/>
          <w:szCs w:val="22"/>
        </w:rPr>
        <w:t>b</w:t>
      </w:r>
      <w:r w:rsidRPr="004342C6">
        <w:rPr>
          <w:rFonts w:ascii="Arial" w:hAnsi="Arial" w:cs="Arial"/>
          <w:sz w:val="22"/>
          <w:szCs w:val="22"/>
        </w:rPr>
        <w:t>utton</w:t>
      </w:r>
      <w:r w:rsidR="009766E3" w:rsidRPr="004342C6">
        <w:rPr>
          <w:rFonts w:ascii="Arial" w:hAnsi="Arial" w:cs="Arial"/>
          <w:sz w:val="22"/>
          <w:szCs w:val="22"/>
        </w:rPr>
        <w:t>.</w:t>
      </w:r>
    </w:p>
    <w:p w14:paraId="5875AA24" w14:textId="77777777" w:rsidR="00E66270" w:rsidRPr="004342C6" w:rsidRDefault="00E66270" w:rsidP="00E66270">
      <w:pPr>
        <w:pStyle w:val="NumberedNormal"/>
        <w:ind w:left="1152" w:firstLine="0"/>
        <w:contextualSpacing/>
        <w:rPr>
          <w:rFonts w:ascii="Arial" w:hAnsi="Arial" w:cs="Arial"/>
          <w:sz w:val="22"/>
          <w:szCs w:val="22"/>
        </w:rPr>
      </w:pPr>
    </w:p>
    <w:p w14:paraId="350D19A5" w14:textId="77777777" w:rsidR="00E66270" w:rsidRPr="004342C6" w:rsidRDefault="00E66270" w:rsidP="00D15B30">
      <w:pPr>
        <w:pStyle w:val="Heading3"/>
        <w:numPr>
          <w:ilvl w:val="3"/>
          <w:numId w:val="13"/>
        </w:numPr>
        <w:tabs>
          <w:tab w:val="left" w:pos="1890"/>
        </w:tabs>
        <w:rPr>
          <w:rFonts w:ascii="Arial" w:hAnsi="Arial" w:cs="Arial"/>
        </w:rPr>
      </w:pPr>
      <w:bookmarkStart w:id="702" w:name="_Toc94634734"/>
      <w:r w:rsidRPr="004342C6">
        <w:rPr>
          <w:rFonts w:ascii="Arial" w:hAnsi="Arial" w:cs="Arial"/>
        </w:rPr>
        <w:t>Alternate Flow-1</w:t>
      </w:r>
      <w:bookmarkEnd w:id="702"/>
    </w:p>
    <w:p w14:paraId="03D1444F" w14:textId="28287C29" w:rsidR="00E66270" w:rsidRPr="004342C6" w:rsidRDefault="00A2267A" w:rsidP="00A2267A">
      <w:pPr>
        <w:pStyle w:val="NumberedNormal"/>
        <w:ind w:left="1332"/>
        <w:contextualSpacing/>
        <w:rPr>
          <w:rFonts w:ascii="Arial" w:hAnsi="Arial" w:cs="Arial"/>
          <w:sz w:val="22"/>
          <w:szCs w:val="22"/>
        </w:rPr>
      </w:pPr>
      <w:r w:rsidRPr="004342C6">
        <w:rPr>
          <w:rFonts w:ascii="Arial" w:hAnsi="Arial" w:cs="Arial"/>
          <w:sz w:val="22"/>
          <w:szCs w:val="22"/>
        </w:rPr>
        <w:t>Not Applicable</w:t>
      </w:r>
    </w:p>
    <w:p w14:paraId="0E363B1B" w14:textId="77777777" w:rsidR="00E66270" w:rsidRPr="004342C6" w:rsidRDefault="00E66270" w:rsidP="00E66270">
      <w:pPr>
        <w:pStyle w:val="NumberedNormal"/>
        <w:ind w:left="1602" w:firstLine="0"/>
        <w:contextualSpacing/>
        <w:rPr>
          <w:rFonts w:ascii="Arial" w:hAnsi="Arial" w:cs="Arial"/>
          <w:sz w:val="22"/>
          <w:szCs w:val="22"/>
        </w:rPr>
      </w:pPr>
    </w:p>
    <w:p w14:paraId="11FEAE4F" w14:textId="77777777" w:rsidR="00E66270" w:rsidRPr="004342C6" w:rsidRDefault="00E66270" w:rsidP="00E66270">
      <w:pPr>
        <w:rPr>
          <w:rFonts w:cs="Arial"/>
        </w:rPr>
      </w:pPr>
    </w:p>
    <w:p w14:paraId="7271D97F" w14:textId="77777777" w:rsidR="00E66270" w:rsidRPr="004342C6" w:rsidRDefault="00E66270" w:rsidP="00E66270">
      <w:pPr>
        <w:pStyle w:val="Heading3"/>
        <w:numPr>
          <w:ilvl w:val="2"/>
          <w:numId w:val="13"/>
        </w:numPr>
        <w:rPr>
          <w:rFonts w:ascii="Arial" w:hAnsi="Arial" w:cs="Arial"/>
        </w:rPr>
      </w:pPr>
      <w:bookmarkStart w:id="703" w:name="_Toc94634735"/>
      <w:r w:rsidRPr="004342C6">
        <w:rPr>
          <w:rFonts w:ascii="Arial" w:hAnsi="Arial" w:cs="Arial"/>
        </w:rPr>
        <w:t>User Pages and Input</w:t>
      </w:r>
      <w:bookmarkEnd w:id="703"/>
    </w:p>
    <w:p w14:paraId="14B1E44F" w14:textId="77777777" w:rsidR="00E66270" w:rsidRPr="004342C6" w:rsidRDefault="00E66270" w:rsidP="00E66270">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7907841" w14:textId="77777777" w:rsidR="00E66270" w:rsidRPr="004342C6" w:rsidRDefault="00E66270" w:rsidP="00E66270">
      <w:pPr>
        <w:pStyle w:val="Heading3"/>
        <w:numPr>
          <w:ilvl w:val="2"/>
          <w:numId w:val="13"/>
        </w:numPr>
        <w:rPr>
          <w:rFonts w:ascii="Arial" w:hAnsi="Arial" w:cs="Arial"/>
        </w:rPr>
      </w:pPr>
      <w:bookmarkStart w:id="704" w:name="_Toc94634736"/>
      <w:r w:rsidRPr="004342C6">
        <w:rPr>
          <w:rFonts w:ascii="Arial" w:hAnsi="Arial" w:cs="Arial"/>
        </w:rPr>
        <w:t>Functional Requirement(s)</w:t>
      </w:r>
      <w:bookmarkEnd w:id="704"/>
    </w:p>
    <w:p w14:paraId="4C620903" w14:textId="402879C7" w:rsidR="00E66270" w:rsidRPr="004342C6" w:rsidRDefault="00E66270" w:rsidP="009766E3">
      <w:pPr>
        <w:pStyle w:val="Caption"/>
        <w:keepNext/>
        <w:jc w:val="center"/>
        <w:rPr>
          <w:rFonts w:cs="Arial"/>
        </w:rPr>
      </w:pPr>
      <w:bookmarkStart w:id="705" w:name="_Toc94635023"/>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27</w:t>
      </w:r>
      <w:r w:rsidRPr="004342C6">
        <w:rPr>
          <w:rFonts w:cs="Arial"/>
          <w:noProof/>
        </w:rPr>
        <w:fldChar w:fldCharType="end"/>
      </w:r>
      <w:r w:rsidRPr="004342C6">
        <w:rPr>
          <w:rFonts w:cs="Arial"/>
        </w:rPr>
        <w:t>. Functional Requirements – UC.</w:t>
      </w:r>
      <w:r w:rsidR="002B0E81" w:rsidRPr="004342C6">
        <w:rPr>
          <w:rFonts w:cs="Arial"/>
        </w:rPr>
        <w:t>23</w:t>
      </w:r>
      <w:bookmarkEnd w:id="705"/>
    </w:p>
    <w:tbl>
      <w:tblPr>
        <w:tblW w:w="92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50"/>
        <w:gridCol w:w="7040"/>
      </w:tblGrid>
      <w:tr w:rsidR="00E66270" w:rsidRPr="004342C6" w14:paraId="79DA10D8" w14:textId="77777777" w:rsidTr="005C6ACB">
        <w:trPr>
          <w:trHeight w:val="300"/>
          <w:tblHeader/>
        </w:trPr>
        <w:tc>
          <w:tcPr>
            <w:tcW w:w="2250" w:type="dxa"/>
            <w:shd w:val="clear" w:color="auto" w:fill="4C8B3F" w:themeFill="background2"/>
            <w:vAlign w:val="center"/>
            <w:hideMark/>
          </w:tcPr>
          <w:p w14:paraId="6800A928" w14:textId="77777777" w:rsidR="00E66270" w:rsidRPr="004342C6" w:rsidRDefault="00E66270"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40" w:type="dxa"/>
            <w:shd w:val="clear" w:color="auto" w:fill="4C8B3F" w:themeFill="background2"/>
            <w:vAlign w:val="center"/>
            <w:hideMark/>
          </w:tcPr>
          <w:p w14:paraId="7C66410A" w14:textId="77777777" w:rsidR="00E66270" w:rsidRPr="004342C6" w:rsidRDefault="00E66270"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E66270" w:rsidRPr="004342C6" w14:paraId="35A951E7" w14:textId="77777777" w:rsidTr="005C6ACB">
        <w:trPr>
          <w:trHeight w:val="314"/>
        </w:trPr>
        <w:tc>
          <w:tcPr>
            <w:tcW w:w="2250" w:type="dxa"/>
            <w:shd w:val="clear" w:color="000000" w:fill="FFFFFF"/>
            <w:vAlign w:val="center"/>
          </w:tcPr>
          <w:p w14:paraId="3DC5242E" w14:textId="77777777" w:rsidR="00E66270" w:rsidRPr="004342C6" w:rsidRDefault="00E66270" w:rsidP="002522CB">
            <w:pPr>
              <w:contextualSpacing w:val="0"/>
              <w:jc w:val="center"/>
              <w:rPr>
                <w:rFonts w:cs="Arial"/>
              </w:rPr>
            </w:pPr>
            <w:r w:rsidRPr="004342C6">
              <w:rPr>
                <w:rFonts w:cs="Arial"/>
              </w:rPr>
              <w:t>TMA.0005.001</w:t>
            </w:r>
          </w:p>
        </w:tc>
        <w:tc>
          <w:tcPr>
            <w:tcW w:w="7040" w:type="dxa"/>
            <w:shd w:val="clear" w:color="000000" w:fill="FFFFFF"/>
          </w:tcPr>
          <w:p w14:paraId="3FCC1277" w14:textId="572309E0" w:rsidR="00E66270" w:rsidRPr="004342C6" w:rsidRDefault="00E66270" w:rsidP="00F26125">
            <w:pPr>
              <w:rPr>
                <w:rFonts w:cs="Arial"/>
              </w:rPr>
            </w:pPr>
            <w:r w:rsidRPr="004342C6">
              <w:rPr>
                <w:rFonts w:cs="Arial"/>
                <w:strike/>
              </w:rPr>
              <w:t>The system will override/assign the dates for the TMA period.</w:t>
            </w:r>
            <w:r w:rsidR="00F26125">
              <w:rPr>
                <w:rFonts w:cs="Arial"/>
                <w:strike/>
              </w:rPr>
              <w:t xml:space="preserve"> </w:t>
            </w:r>
            <w:r w:rsidRPr="004342C6">
              <w:rPr>
                <w:rFonts w:cs="Arial"/>
              </w:rPr>
              <w:t xml:space="preserve">The system shall not allow the BO user to enter </w:t>
            </w:r>
            <w:r w:rsidR="00F26125">
              <w:rPr>
                <w:rFonts w:cs="Arial"/>
              </w:rPr>
              <w:t xml:space="preserve">the </w:t>
            </w:r>
            <w:r w:rsidRPr="004342C6">
              <w:rPr>
                <w:rFonts w:cs="Arial"/>
              </w:rPr>
              <w:t xml:space="preserve">TMA start date </w:t>
            </w:r>
            <w:r w:rsidR="00F26125">
              <w:rPr>
                <w:rFonts w:cs="Arial"/>
              </w:rPr>
              <w:t xml:space="preserve">for </w:t>
            </w:r>
            <w:r w:rsidRPr="004342C6">
              <w:rPr>
                <w:rFonts w:cs="Arial"/>
              </w:rPr>
              <w:t>more than 24 months in</w:t>
            </w:r>
            <w:r w:rsidR="00060C05" w:rsidRPr="004342C6">
              <w:rPr>
                <w:rFonts w:cs="Arial"/>
              </w:rPr>
              <w:t xml:space="preserve"> the</w:t>
            </w:r>
            <w:r w:rsidRPr="004342C6">
              <w:rPr>
                <w:rFonts w:cs="Arial"/>
              </w:rPr>
              <w:t xml:space="preserve"> past.</w:t>
            </w:r>
          </w:p>
          <w:p w14:paraId="12ED25AB" w14:textId="77777777" w:rsidR="00E66270" w:rsidRPr="004342C6" w:rsidRDefault="00E66270" w:rsidP="002522CB">
            <w:pPr>
              <w:pStyle w:val="NumberedNormal"/>
              <w:ind w:left="270" w:firstLine="0"/>
              <w:contextualSpacing/>
              <w:rPr>
                <w:rFonts w:ascii="Arial" w:eastAsiaTheme="minorHAnsi" w:hAnsi="Arial" w:cs="Arial"/>
                <w:sz w:val="22"/>
                <w:szCs w:val="22"/>
              </w:rPr>
            </w:pPr>
          </w:p>
          <w:p w14:paraId="3BE26AED" w14:textId="77777777" w:rsidR="00F26125" w:rsidRDefault="00E66270" w:rsidP="00F26125">
            <w:pPr>
              <w:pStyle w:val="NumberedNormal"/>
              <w:ind w:left="0" w:firstLine="0"/>
              <w:contextualSpacing/>
              <w:rPr>
                <w:rFonts w:ascii="Arial" w:eastAsiaTheme="minorHAnsi" w:hAnsi="Arial" w:cs="Arial"/>
                <w:sz w:val="22"/>
                <w:szCs w:val="22"/>
              </w:rPr>
            </w:pPr>
            <w:r w:rsidRPr="00F26125">
              <w:rPr>
                <w:rFonts w:ascii="Arial" w:eastAsiaTheme="minorHAnsi" w:hAnsi="Arial" w:cs="Arial"/>
                <w:b/>
                <w:bCs/>
                <w:sz w:val="22"/>
                <w:szCs w:val="22"/>
              </w:rPr>
              <w:t>Note</w:t>
            </w:r>
            <w:r w:rsidRPr="004342C6">
              <w:rPr>
                <w:rFonts w:ascii="Arial" w:eastAsiaTheme="minorHAnsi" w:hAnsi="Arial" w:cs="Arial"/>
                <w:sz w:val="22"/>
                <w:szCs w:val="22"/>
              </w:rPr>
              <w:t xml:space="preserve">: </w:t>
            </w:r>
            <w:r w:rsidR="00D15B30" w:rsidRPr="004342C6">
              <w:rPr>
                <w:rFonts w:ascii="Arial" w:eastAsiaTheme="minorHAnsi" w:hAnsi="Arial" w:cs="Arial"/>
                <w:sz w:val="22"/>
                <w:szCs w:val="22"/>
              </w:rPr>
              <w:t xml:space="preserve">An </w:t>
            </w:r>
            <w:r w:rsidRPr="004342C6">
              <w:rPr>
                <w:rFonts w:ascii="Arial" w:eastAsiaTheme="minorHAnsi" w:hAnsi="Arial" w:cs="Arial"/>
                <w:sz w:val="22"/>
                <w:szCs w:val="22"/>
              </w:rPr>
              <w:t>error message</w:t>
            </w:r>
            <w:r w:rsidR="00D15B30" w:rsidRPr="004342C6">
              <w:rPr>
                <w:rFonts w:ascii="Arial" w:eastAsiaTheme="minorHAnsi" w:hAnsi="Arial" w:cs="Arial"/>
                <w:sz w:val="22"/>
                <w:szCs w:val="22"/>
              </w:rPr>
              <w:t xml:space="preserve"> is displayed</w:t>
            </w:r>
            <w:r w:rsidRPr="004342C6">
              <w:rPr>
                <w:rFonts w:ascii="Arial" w:eastAsiaTheme="minorHAnsi" w:hAnsi="Arial" w:cs="Arial"/>
                <w:sz w:val="22"/>
                <w:szCs w:val="22"/>
              </w:rPr>
              <w:t xml:space="preserve"> if the BO user tries to enter the TMA start date 24 months in </w:t>
            </w:r>
            <w:r w:rsidR="00F26125">
              <w:rPr>
                <w:rFonts w:ascii="Arial" w:eastAsiaTheme="minorHAnsi" w:hAnsi="Arial" w:cs="Arial"/>
                <w:sz w:val="22"/>
                <w:szCs w:val="22"/>
              </w:rPr>
              <w:t xml:space="preserve">the </w:t>
            </w:r>
            <w:r w:rsidRPr="004342C6">
              <w:rPr>
                <w:rFonts w:ascii="Arial" w:eastAsiaTheme="minorHAnsi" w:hAnsi="Arial" w:cs="Arial"/>
                <w:sz w:val="22"/>
                <w:szCs w:val="22"/>
              </w:rPr>
              <w:t>past.</w:t>
            </w:r>
            <w:r w:rsidR="00F26125">
              <w:rPr>
                <w:rFonts w:ascii="Arial" w:eastAsiaTheme="minorHAnsi" w:hAnsi="Arial" w:cs="Arial"/>
                <w:sz w:val="22"/>
                <w:szCs w:val="22"/>
              </w:rPr>
              <w:t xml:space="preserve"> </w:t>
            </w:r>
          </w:p>
          <w:p w14:paraId="6D16462B" w14:textId="77777777" w:rsidR="00F26125" w:rsidRDefault="00F26125" w:rsidP="00F26125">
            <w:pPr>
              <w:pStyle w:val="NumberedNormal"/>
              <w:ind w:left="0" w:firstLine="0"/>
              <w:contextualSpacing/>
              <w:rPr>
                <w:rFonts w:ascii="Arial" w:eastAsiaTheme="minorHAnsi" w:hAnsi="Arial" w:cs="Arial"/>
                <w:sz w:val="22"/>
                <w:szCs w:val="22"/>
              </w:rPr>
            </w:pPr>
          </w:p>
          <w:p w14:paraId="17D11256" w14:textId="21F4A407" w:rsidR="00771263" w:rsidRPr="004342C6" w:rsidRDefault="00771263" w:rsidP="00F26125">
            <w:pPr>
              <w:pStyle w:val="NumberedNormal"/>
              <w:ind w:left="0" w:firstLine="0"/>
              <w:contextualSpacing/>
              <w:rPr>
                <w:rFonts w:ascii="Arial" w:hAnsi="Arial" w:cs="Arial"/>
              </w:rPr>
            </w:pPr>
            <w:r w:rsidRPr="008910F0">
              <w:rPr>
                <w:rFonts w:ascii="Arial" w:eastAsiaTheme="minorHAnsi" w:hAnsi="Arial" w:cs="Arial"/>
                <w:sz w:val="22"/>
                <w:szCs w:val="22"/>
              </w:rPr>
              <w:t>Error Message</w:t>
            </w:r>
            <w:r w:rsidR="00F26125" w:rsidRPr="008910F0">
              <w:rPr>
                <w:rFonts w:ascii="Arial" w:eastAsiaTheme="minorHAnsi" w:hAnsi="Arial" w:cs="Arial"/>
                <w:sz w:val="22"/>
                <w:szCs w:val="22"/>
              </w:rPr>
              <w:t>:</w:t>
            </w:r>
            <w:r w:rsidRPr="008910F0">
              <w:rPr>
                <w:rFonts w:ascii="Arial" w:eastAsiaTheme="minorHAnsi" w:hAnsi="Arial" w:cs="Arial"/>
                <w:sz w:val="22"/>
                <w:szCs w:val="22"/>
              </w:rPr>
              <w:t xml:space="preserve"> </w:t>
            </w:r>
            <w:r w:rsidRPr="008910F0">
              <w:rPr>
                <w:rFonts w:ascii="Arial" w:hAnsi="Arial" w:cs="Arial"/>
              </w:rPr>
              <w:t>“Please enter the TMA start date within valid range.”</w:t>
            </w:r>
          </w:p>
          <w:p w14:paraId="2C7C3FD3" w14:textId="77777777" w:rsidR="00E66270" w:rsidRPr="004342C6" w:rsidRDefault="00E66270" w:rsidP="002522CB">
            <w:pPr>
              <w:rPr>
                <w:rFonts w:cs="Arial"/>
              </w:rPr>
            </w:pPr>
          </w:p>
        </w:tc>
      </w:tr>
      <w:tr w:rsidR="00E66270" w:rsidRPr="004342C6" w14:paraId="64D8BCA0" w14:textId="77777777" w:rsidTr="005C6ACB">
        <w:trPr>
          <w:trHeight w:val="314"/>
        </w:trPr>
        <w:tc>
          <w:tcPr>
            <w:tcW w:w="2250" w:type="dxa"/>
            <w:shd w:val="clear" w:color="000000" w:fill="FFFFFF"/>
            <w:vAlign w:val="center"/>
          </w:tcPr>
          <w:p w14:paraId="3BB7D300" w14:textId="77777777" w:rsidR="00E66270" w:rsidRPr="004342C6" w:rsidRDefault="00E66270" w:rsidP="002522CB">
            <w:pPr>
              <w:contextualSpacing w:val="0"/>
              <w:jc w:val="center"/>
              <w:rPr>
                <w:rFonts w:cs="Arial"/>
              </w:rPr>
            </w:pPr>
            <w:r w:rsidRPr="004342C6">
              <w:rPr>
                <w:rFonts w:cs="Arial"/>
              </w:rPr>
              <w:t>TMA.0005.002</w:t>
            </w:r>
          </w:p>
        </w:tc>
        <w:tc>
          <w:tcPr>
            <w:tcW w:w="7040" w:type="dxa"/>
            <w:shd w:val="clear" w:color="000000" w:fill="FFFFFF"/>
          </w:tcPr>
          <w:p w14:paraId="41BC0355" w14:textId="7EBE78CD" w:rsidR="00E66270" w:rsidRPr="004342C6" w:rsidRDefault="00E66270" w:rsidP="00F26125">
            <w:pPr>
              <w:rPr>
                <w:rFonts w:cs="Arial"/>
              </w:rPr>
            </w:pPr>
            <w:r w:rsidRPr="004342C6">
              <w:rPr>
                <w:rFonts w:cs="Arial"/>
              </w:rPr>
              <w:t xml:space="preserve">The system shall override/assign </w:t>
            </w:r>
            <w:r w:rsidR="00F26125">
              <w:rPr>
                <w:rFonts w:cs="Arial"/>
              </w:rPr>
              <w:t xml:space="preserve">the </w:t>
            </w:r>
            <w:r w:rsidRPr="004342C6">
              <w:rPr>
                <w:rFonts w:cs="Arial"/>
              </w:rPr>
              <w:t>TMA aid category for the members.</w:t>
            </w:r>
          </w:p>
        </w:tc>
      </w:tr>
      <w:tr w:rsidR="00E66270" w:rsidRPr="004342C6" w14:paraId="1D269459" w14:textId="77777777" w:rsidTr="005C6ACB">
        <w:trPr>
          <w:trHeight w:val="314"/>
        </w:trPr>
        <w:tc>
          <w:tcPr>
            <w:tcW w:w="2250" w:type="dxa"/>
            <w:shd w:val="clear" w:color="000000" w:fill="FFFFFF"/>
            <w:vAlign w:val="center"/>
          </w:tcPr>
          <w:p w14:paraId="69C943C7" w14:textId="47F5926D" w:rsidR="00E66270" w:rsidRPr="004342C6" w:rsidRDefault="00E66270" w:rsidP="002522CB">
            <w:pPr>
              <w:contextualSpacing w:val="0"/>
              <w:jc w:val="center"/>
              <w:rPr>
                <w:rFonts w:cs="Arial"/>
              </w:rPr>
            </w:pPr>
            <w:r w:rsidRPr="004342C6">
              <w:rPr>
                <w:rFonts w:eastAsia="Times New Roman" w:cs="Arial"/>
                <w:color w:val="000000"/>
              </w:rPr>
              <w:t>MHPD.FR.0</w:t>
            </w:r>
            <w:r w:rsidR="005B09BA" w:rsidRPr="004342C6">
              <w:rPr>
                <w:rFonts w:eastAsia="Times New Roman" w:cs="Arial"/>
                <w:color w:val="000000"/>
              </w:rPr>
              <w:t>23</w:t>
            </w:r>
            <w:r w:rsidRPr="004342C6">
              <w:rPr>
                <w:rFonts w:eastAsia="Times New Roman" w:cs="Arial"/>
                <w:color w:val="000000"/>
              </w:rPr>
              <w:t>.00</w:t>
            </w:r>
            <w:r w:rsidR="005B09BA" w:rsidRPr="004342C6">
              <w:rPr>
                <w:rFonts w:eastAsia="Times New Roman" w:cs="Arial"/>
                <w:color w:val="000000"/>
              </w:rPr>
              <w:t>1</w:t>
            </w:r>
          </w:p>
        </w:tc>
        <w:tc>
          <w:tcPr>
            <w:tcW w:w="7040" w:type="dxa"/>
            <w:shd w:val="clear" w:color="000000" w:fill="FFFFFF"/>
          </w:tcPr>
          <w:p w14:paraId="751AB88B" w14:textId="3F496BEF" w:rsidR="00E66270" w:rsidRPr="004342C6" w:rsidRDefault="00E66270" w:rsidP="00F26125">
            <w:pPr>
              <w:pStyle w:val="NumberedNormal"/>
              <w:ind w:left="0" w:firstLine="0"/>
              <w:contextualSpacing/>
              <w:rPr>
                <w:rFonts w:ascii="Arial" w:hAnsi="Arial" w:cs="Arial"/>
              </w:rPr>
            </w:pPr>
            <w:r w:rsidRPr="004342C6">
              <w:rPr>
                <w:rFonts w:ascii="Arial" w:eastAsiaTheme="minorHAnsi" w:hAnsi="Arial" w:cs="Arial"/>
                <w:sz w:val="22"/>
                <w:szCs w:val="22"/>
              </w:rPr>
              <w:t>The system shall not allow BO user</w:t>
            </w:r>
            <w:r w:rsidR="00F26125">
              <w:rPr>
                <w:rFonts w:ascii="Arial" w:eastAsiaTheme="minorHAnsi" w:hAnsi="Arial" w:cs="Arial"/>
                <w:sz w:val="22"/>
                <w:szCs w:val="22"/>
              </w:rPr>
              <w:t>s</w:t>
            </w:r>
            <w:r w:rsidRPr="004342C6">
              <w:rPr>
                <w:rFonts w:ascii="Arial" w:eastAsiaTheme="minorHAnsi" w:hAnsi="Arial" w:cs="Arial"/>
                <w:sz w:val="22"/>
                <w:szCs w:val="22"/>
              </w:rPr>
              <w:t xml:space="preserve"> to edit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period for more than 12 months.</w:t>
            </w:r>
            <w:r w:rsidR="00F26125">
              <w:rPr>
                <w:rFonts w:ascii="Arial" w:eastAsiaTheme="minorHAnsi" w:hAnsi="Arial" w:cs="Arial"/>
                <w:sz w:val="22"/>
                <w:szCs w:val="22"/>
              </w:rPr>
              <w:t xml:space="preserve"> </w:t>
            </w:r>
          </w:p>
        </w:tc>
      </w:tr>
      <w:tr w:rsidR="00E66270" w:rsidRPr="004342C6" w14:paraId="4E54A579" w14:textId="77777777" w:rsidTr="005C6ACB">
        <w:trPr>
          <w:trHeight w:val="314"/>
        </w:trPr>
        <w:tc>
          <w:tcPr>
            <w:tcW w:w="2250" w:type="dxa"/>
            <w:shd w:val="clear" w:color="000000" w:fill="FFFFFF"/>
            <w:vAlign w:val="center"/>
          </w:tcPr>
          <w:p w14:paraId="6C15EAE1" w14:textId="0D06A9D5" w:rsidR="00E66270" w:rsidRPr="004342C6" w:rsidRDefault="00E66270" w:rsidP="002522CB">
            <w:pPr>
              <w:contextualSpacing w:val="0"/>
              <w:jc w:val="center"/>
              <w:rPr>
                <w:rFonts w:cs="Arial"/>
              </w:rPr>
            </w:pPr>
            <w:r w:rsidRPr="004342C6">
              <w:rPr>
                <w:rFonts w:eastAsia="Times New Roman" w:cs="Arial"/>
                <w:color w:val="000000"/>
              </w:rPr>
              <w:t>MHPD.FR.0</w:t>
            </w:r>
            <w:r w:rsidR="005B09BA" w:rsidRPr="004342C6">
              <w:rPr>
                <w:rFonts w:eastAsia="Times New Roman" w:cs="Arial"/>
                <w:color w:val="000000"/>
              </w:rPr>
              <w:t>23</w:t>
            </w:r>
            <w:r w:rsidRPr="004342C6">
              <w:rPr>
                <w:rFonts w:eastAsia="Times New Roman" w:cs="Arial"/>
                <w:color w:val="000000"/>
              </w:rPr>
              <w:t>.00</w:t>
            </w:r>
            <w:r w:rsidR="005B09BA" w:rsidRPr="004342C6">
              <w:rPr>
                <w:rFonts w:eastAsia="Times New Roman" w:cs="Arial"/>
                <w:color w:val="000000"/>
              </w:rPr>
              <w:t>2</w:t>
            </w:r>
          </w:p>
        </w:tc>
        <w:tc>
          <w:tcPr>
            <w:tcW w:w="7040" w:type="dxa"/>
            <w:shd w:val="clear" w:color="000000" w:fill="FFFFFF"/>
          </w:tcPr>
          <w:p w14:paraId="1FE09DB2" w14:textId="714D0CED" w:rsidR="00E66270" w:rsidRPr="004342C6" w:rsidRDefault="00E66270" w:rsidP="00F26125">
            <w:pPr>
              <w:rPr>
                <w:rFonts w:cs="Arial"/>
              </w:rPr>
            </w:pPr>
            <w:r w:rsidRPr="004342C6">
              <w:rPr>
                <w:rFonts w:cs="Arial"/>
              </w:rPr>
              <w:t>The system shall not allow BO user</w:t>
            </w:r>
            <w:r w:rsidR="00F26125">
              <w:rPr>
                <w:rFonts w:cs="Arial"/>
              </w:rPr>
              <w:t>s</w:t>
            </w:r>
            <w:r w:rsidRPr="004342C6">
              <w:rPr>
                <w:rFonts w:cs="Arial"/>
              </w:rPr>
              <w:t xml:space="preserve"> to select the TMA period end </w:t>
            </w:r>
            <w:r w:rsidR="00F26125">
              <w:rPr>
                <w:rFonts w:cs="Arial"/>
              </w:rPr>
              <w:t>d</w:t>
            </w:r>
            <w:r w:rsidRPr="004342C6">
              <w:rPr>
                <w:rFonts w:cs="Arial"/>
              </w:rPr>
              <w:t xml:space="preserve">ate as </w:t>
            </w:r>
            <w:r w:rsidR="00F26125">
              <w:rPr>
                <w:rFonts w:cs="Arial"/>
              </w:rPr>
              <w:t xml:space="preserve">the </w:t>
            </w:r>
            <w:r w:rsidRPr="004342C6">
              <w:rPr>
                <w:rFonts w:cs="Arial"/>
              </w:rPr>
              <w:t xml:space="preserve">middle of the month. It will always be </w:t>
            </w:r>
            <w:r w:rsidR="00F26125">
              <w:rPr>
                <w:rFonts w:cs="Arial"/>
              </w:rPr>
              <w:t xml:space="preserve">the </w:t>
            </w:r>
            <w:r w:rsidRPr="004342C6">
              <w:rPr>
                <w:rFonts w:cs="Arial"/>
              </w:rPr>
              <w:t>end of the month.</w:t>
            </w:r>
          </w:p>
          <w:p w14:paraId="070E7522" w14:textId="77777777" w:rsidR="00E66270" w:rsidRPr="004342C6" w:rsidRDefault="00E66270" w:rsidP="002522CB">
            <w:pPr>
              <w:rPr>
                <w:rFonts w:cs="Arial"/>
              </w:rPr>
            </w:pPr>
          </w:p>
          <w:p w14:paraId="23F789BF" w14:textId="0A1F1C3A" w:rsidR="00E66270" w:rsidRPr="004342C6" w:rsidRDefault="00E66270" w:rsidP="00F26125">
            <w:pPr>
              <w:rPr>
                <w:rFonts w:cs="Arial"/>
              </w:rPr>
            </w:pPr>
            <w:r w:rsidRPr="00F26125">
              <w:rPr>
                <w:rFonts w:cs="Arial"/>
                <w:b/>
                <w:bCs/>
              </w:rPr>
              <w:t>Note</w:t>
            </w:r>
            <w:r w:rsidRPr="004342C6">
              <w:rPr>
                <w:rFonts w:cs="Arial"/>
              </w:rPr>
              <w:t>:</w:t>
            </w:r>
            <w:r w:rsidR="00F26125">
              <w:rPr>
                <w:rFonts w:cs="Arial"/>
              </w:rPr>
              <w:t xml:space="preserve"> </w:t>
            </w:r>
            <w:r w:rsidR="00D15B30" w:rsidRPr="004342C6">
              <w:rPr>
                <w:rFonts w:cs="Arial"/>
              </w:rPr>
              <w:t xml:space="preserve">An </w:t>
            </w:r>
            <w:r w:rsidR="00F26125">
              <w:rPr>
                <w:rFonts w:cs="Arial"/>
              </w:rPr>
              <w:t>e</w:t>
            </w:r>
            <w:r w:rsidR="00D15B30" w:rsidRPr="004342C6">
              <w:rPr>
                <w:rFonts w:cs="Arial"/>
              </w:rPr>
              <w:t>rror message is displayed</w:t>
            </w:r>
            <w:r w:rsidRPr="004342C6">
              <w:rPr>
                <w:rFonts w:cs="Arial"/>
              </w:rPr>
              <w:t xml:space="preserve"> if the BO user tries to enter the TMA period end date as </w:t>
            </w:r>
            <w:r w:rsidR="00F26125">
              <w:rPr>
                <w:rFonts w:cs="Arial"/>
              </w:rPr>
              <w:t xml:space="preserve">the </w:t>
            </w:r>
            <w:r w:rsidRPr="004342C6">
              <w:rPr>
                <w:rFonts w:cs="Arial"/>
              </w:rPr>
              <w:t>middle of the month.</w:t>
            </w:r>
          </w:p>
          <w:p w14:paraId="39446DA0" w14:textId="76557F2A" w:rsidR="00771263" w:rsidRPr="004342C6" w:rsidRDefault="00E66270" w:rsidP="00F26125">
            <w:pPr>
              <w:pStyle w:val="NumberedNormal"/>
              <w:ind w:left="432"/>
              <w:rPr>
                <w:rFonts w:ascii="Arial" w:eastAsiaTheme="minorHAnsi" w:hAnsi="Arial" w:cs="Arial"/>
                <w:sz w:val="22"/>
                <w:szCs w:val="22"/>
              </w:rPr>
            </w:pPr>
            <w:r w:rsidRPr="004342C6">
              <w:rPr>
                <w:rFonts w:ascii="Arial" w:eastAsiaTheme="minorHAnsi" w:hAnsi="Arial" w:cs="Arial"/>
                <w:sz w:val="22"/>
                <w:szCs w:val="22"/>
              </w:rPr>
              <w:lastRenderedPageBreak/>
              <w:t>“Please enter the TMA period end date as the end of the month</w:t>
            </w:r>
            <w:r w:rsidR="00F26125">
              <w:rPr>
                <w:rFonts w:ascii="Arial" w:eastAsiaTheme="minorHAnsi" w:hAnsi="Arial" w:cs="Arial"/>
                <w:sz w:val="22"/>
                <w:szCs w:val="22"/>
              </w:rPr>
              <w:t>.</w:t>
            </w:r>
            <w:r w:rsidRPr="004342C6">
              <w:rPr>
                <w:rFonts w:ascii="Arial" w:eastAsiaTheme="minorHAnsi" w:hAnsi="Arial" w:cs="Arial"/>
                <w:sz w:val="22"/>
                <w:szCs w:val="22"/>
              </w:rPr>
              <w:t>”</w:t>
            </w:r>
          </w:p>
          <w:p w14:paraId="554B8C5D" w14:textId="77777777" w:rsidR="00E66270" w:rsidRPr="004342C6" w:rsidRDefault="00E66270" w:rsidP="002522CB">
            <w:pPr>
              <w:rPr>
                <w:rFonts w:cs="Arial"/>
              </w:rPr>
            </w:pPr>
          </w:p>
        </w:tc>
      </w:tr>
      <w:tr w:rsidR="00E66270" w:rsidRPr="004342C6" w14:paraId="18D13796" w14:textId="77777777" w:rsidTr="005C6ACB">
        <w:trPr>
          <w:trHeight w:val="314"/>
        </w:trPr>
        <w:tc>
          <w:tcPr>
            <w:tcW w:w="2250" w:type="dxa"/>
            <w:shd w:val="clear" w:color="000000" w:fill="FFFFFF"/>
            <w:vAlign w:val="center"/>
          </w:tcPr>
          <w:p w14:paraId="205CFD0F" w14:textId="50EC064A" w:rsidR="00E66270" w:rsidRPr="004342C6" w:rsidRDefault="00E66270" w:rsidP="002522CB">
            <w:pPr>
              <w:contextualSpacing w:val="0"/>
              <w:jc w:val="center"/>
              <w:rPr>
                <w:rFonts w:cs="Arial"/>
              </w:rPr>
            </w:pPr>
            <w:r w:rsidRPr="004342C6">
              <w:rPr>
                <w:rFonts w:eastAsia="Times New Roman" w:cs="Arial"/>
                <w:color w:val="000000"/>
              </w:rPr>
              <w:lastRenderedPageBreak/>
              <w:t>MHPD.FR.0</w:t>
            </w:r>
            <w:r w:rsidR="005B09BA" w:rsidRPr="004342C6">
              <w:rPr>
                <w:rFonts w:eastAsia="Times New Roman" w:cs="Arial"/>
                <w:color w:val="000000"/>
              </w:rPr>
              <w:t>23</w:t>
            </w:r>
            <w:r w:rsidRPr="004342C6">
              <w:rPr>
                <w:rFonts w:eastAsia="Times New Roman" w:cs="Arial"/>
                <w:color w:val="000000"/>
              </w:rPr>
              <w:t>.00</w:t>
            </w:r>
            <w:r w:rsidR="005B09BA" w:rsidRPr="004342C6">
              <w:rPr>
                <w:rFonts w:eastAsia="Times New Roman" w:cs="Arial"/>
                <w:color w:val="000000"/>
              </w:rPr>
              <w:t>3</w:t>
            </w:r>
          </w:p>
        </w:tc>
        <w:tc>
          <w:tcPr>
            <w:tcW w:w="7040" w:type="dxa"/>
            <w:shd w:val="clear" w:color="000000" w:fill="FFFFFF"/>
          </w:tcPr>
          <w:p w14:paraId="2A64E3B8" w14:textId="1360A212" w:rsidR="00E66270" w:rsidRPr="004342C6" w:rsidRDefault="00E66270" w:rsidP="002522CB">
            <w:pPr>
              <w:pStyle w:val="NumberedNormal"/>
              <w:ind w:left="0" w:firstLine="0"/>
              <w:contextualSpacing/>
              <w:rPr>
                <w:rFonts w:ascii="Arial" w:eastAsiaTheme="minorHAnsi" w:hAnsi="Arial" w:cs="Arial"/>
                <w:sz w:val="22"/>
                <w:szCs w:val="22"/>
              </w:rPr>
            </w:pPr>
            <w:r w:rsidRPr="004342C6">
              <w:rPr>
                <w:rFonts w:ascii="Arial" w:eastAsiaTheme="minorHAnsi" w:hAnsi="Arial" w:cs="Arial"/>
                <w:sz w:val="22"/>
                <w:szCs w:val="22"/>
              </w:rPr>
              <w:t>The system shall allow BO user</w:t>
            </w:r>
            <w:r w:rsidR="00F26125">
              <w:rPr>
                <w:rFonts w:ascii="Arial" w:eastAsiaTheme="minorHAnsi" w:hAnsi="Arial" w:cs="Arial"/>
                <w:sz w:val="22"/>
                <w:szCs w:val="22"/>
              </w:rPr>
              <w:t>s</w:t>
            </w:r>
            <w:r w:rsidRPr="004342C6">
              <w:rPr>
                <w:rFonts w:ascii="Arial" w:eastAsiaTheme="minorHAnsi" w:hAnsi="Arial" w:cs="Arial"/>
                <w:sz w:val="22"/>
                <w:szCs w:val="22"/>
              </w:rPr>
              <w:t xml:space="preserve"> to select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period to be less than 12 months.</w:t>
            </w:r>
          </w:p>
          <w:p w14:paraId="7B80D751" w14:textId="77777777" w:rsidR="00E66270" w:rsidRPr="004342C6" w:rsidRDefault="00E66270" w:rsidP="002522CB">
            <w:pPr>
              <w:rPr>
                <w:rFonts w:cs="Arial"/>
              </w:rPr>
            </w:pPr>
          </w:p>
        </w:tc>
      </w:tr>
      <w:tr w:rsidR="00E66270" w:rsidRPr="004342C6" w14:paraId="643872A8" w14:textId="77777777" w:rsidTr="005C6ACB">
        <w:trPr>
          <w:trHeight w:val="314"/>
        </w:trPr>
        <w:tc>
          <w:tcPr>
            <w:tcW w:w="2250" w:type="dxa"/>
            <w:shd w:val="clear" w:color="000000" w:fill="FFFFFF"/>
            <w:vAlign w:val="center"/>
          </w:tcPr>
          <w:p w14:paraId="2D4E4465" w14:textId="5CCDCC33" w:rsidR="00E66270" w:rsidRPr="004342C6" w:rsidRDefault="00E66270" w:rsidP="002522CB">
            <w:pPr>
              <w:contextualSpacing w:val="0"/>
              <w:jc w:val="center"/>
              <w:rPr>
                <w:rFonts w:cs="Arial"/>
              </w:rPr>
            </w:pPr>
            <w:r w:rsidRPr="004342C6">
              <w:rPr>
                <w:rFonts w:eastAsia="Times New Roman" w:cs="Arial"/>
                <w:color w:val="000000"/>
              </w:rPr>
              <w:t>MHPD.FR.0</w:t>
            </w:r>
            <w:r w:rsidR="005B09BA" w:rsidRPr="004342C6">
              <w:rPr>
                <w:rFonts w:eastAsia="Times New Roman" w:cs="Arial"/>
                <w:color w:val="000000"/>
              </w:rPr>
              <w:t>23</w:t>
            </w:r>
            <w:r w:rsidRPr="004342C6">
              <w:rPr>
                <w:rFonts w:eastAsia="Times New Roman" w:cs="Arial"/>
                <w:color w:val="000000"/>
              </w:rPr>
              <w:t>.00</w:t>
            </w:r>
            <w:r w:rsidRPr="004342C6">
              <w:rPr>
                <w:rFonts w:cs="Arial"/>
              </w:rPr>
              <w:t>4</w:t>
            </w:r>
          </w:p>
        </w:tc>
        <w:tc>
          <w:tcPr>
            <w:tcW w:w="7040" w:type="dxa"/>
            <w:shd w:val="clear" w:color="000000" w:fill="FFFFFF"/>
          </w:tcPr>
          <w:p w14:paraId="7034851F" w14:textId="7CF82AAA" w:rsidR="00771263" w:rsidRPr="004342C6" w:rsidRDefault="00E66270" w:rsidP="00F26125">
            <w:pPr>
              <w:pStyle w:val="NumberedNormal"/>
              <w:ind w:left="0" w:firstLine="0"/>
              <w:contextualSpacing/>
              <w:rPr>
                <w:rFonts w:ascii="Arial" w:eastAsiaTheme="minorHAnsi" w:hAnsi="Arial" w:cs="Arial"/>
                <w:sz w:val="22"/>
                <w:szCs w:val="22"/>
              </w:rPr>
            </w:pPr>
            <w:r w:rsidRPr="004342C6">
              <w:rPr>
                <w:rFonts w:ascii="Arial" w:eastAsiaTheme="minorHAnsi" w:hAnsi="Arial" w:cs="Arial"/>
                <w:sz w:val="22"/>
                <w:szCs w:val="22"/>
              </w:rPr>
              <w:t xml:space="preserve">The system shall not allow the BO user to select the TMA period start date to be in </w:t>
            </w:r>
            <w:r w:rsidR="00F26125">
              <w:rPr>
                <w:rFonts w:ascii="Arial" w:eastAsiaTheme="minorHAnsi" w:hAnsi="Arial" w:cs="Arial"/>
                <w:sz w:val="22"/>
                <w:szCs w:val="22"/>
              </w:rPr>
              <w:t xml:space="preserve">the </w:t>
            </w:r>
            <w:r w:rsidRPr="004342C6">
              <w:rPr>
                <w:rFonts w:ascii="Arial" w:eastAsiaTheme="minorHAnsi" w:hAnsi="Arial" w:cs="Arial"/>
                <w:sz w:val="22"/>
                <w:szCs w:val="22"/>
              </w:rPr>
              <w:t>future.</w:t>
            </w:r>
          </w:p>
          <w:p w14:paraId="2E253394" w14:textId="77777777" w:rsidR="00E66270" w:rsidRPr="004342C6" w:rsidRDefault="00E66270" w:rsidP="002522CB">
            <w:pPr>
              <w:rPr>
                <w:rFonts w:cs="Arial"/>
              </w:rPr>
            </w:pPr>
          </w:p>
        </w:tc>
      </w:tr>
      <w:tr w:rsidR="00E66270" w:rsidRPr="004342C6" w14:paraId="34674B9B" w14:textId="77777777" w:rsidTr="005C6ACB">
        <w:trPr>
          <w:trHeight w:val="314"/>
        </w:trPr>
        <w:tc>
          <w:tcPr>
            <w:tcW w:w="2250" w:type="dxa"/>
            <w:shd w:val="clear" w:color="000000" w:fill="FFFFFF"/>
            <w:vAlign w:val="center"/>
          </w:tcPr>
          <w:p w14:paraId="64937238" w14:textId="4AA52EA1" w:rsidR="00E66270" w:rsidRPr="004342C6" w:rsidRDefault="00E66270" w:rsidP="002522CB">
            <w:pPr>
              <w:contextualSpacing w:val="0"/>
              <w:jc w:val="center"/>
              <w:rPr>
                <w:rFonts w:cs="Arial"/>
              </w:rPr>
            </w:pPr>
            <w:r w:rsidRPr="004342C6">
              <w:rPr>
                <w:rFonts w:eastAsia="Times New Roman" w:cs="Arial"/>
                <w:color w:val="000000"/>
              </w:rPr>
              <w:t>MHPD.FR.0</w:t>
            </w:r>
            <w:r w:rsidR="005B09BA" w:rsidRPr="004342C6">
              <w:rPr>
                <w:rFonts w:eastAsia="Times New Roman" w:cs="Arial"/>
                <w:color w:val="000000"/>
              </w:rPr>
              <w:t>23</w:t>
            </w:r>
            <w:r w:rsidRPr="004342C6">
              <w:rPr>
                <w:rFonts w:eastAsia="Times New Roman" w:cs="Arial"/>
                <w:color w:val="000000"/>
              </w:rPr>
              <w:t>.00</w:t>
            </w:r>
            <w:r w:rsidR="005B09BA" w:rsidRPr="004342C6">
              <w:rPr>
                <w:rFonts w:eastAsia="Times New Roman" w:cs="Arial"/>
                <w:color w:val="000000"/>
              </w:rPr>
              <w:t>5</w:t>
            </w:r>
          </w:p>
        </w:tc>
        <w:tc>
          <w:tcPr>
            <w:tcW w:w="7040" w:type="dxa"/>
            <w:shd w:val="clear" w:color="000000" w:fill="FFFFFF"/>
          </w:tcPr>
          <w:p w14:paraId="0791AA5C" w14:textId="695B1823" w:rsidR="00E66270" w:rsidRPr="004342C6" w:rsidRDefault="00E66270" w:rsidP="00F26125">
            <w:pPr>
              <w:pStyle w:val="NumberedNormal"/>
              <w:ind w:left="0" w:firstLine="0"/>
              <w:contextualSpacing/>
              <w:rPr>
                <w:rFonts w:ascii="Arial" w:eastAsiaTheme="minorHAnsi" w:hAnsi="Arial" w:cs="Arial"/>
                <w:sz w:val="22"/>
                <w:szCs w:val="22"/>
              </w:rPr>
            </w:pPr>
            <w:r w:rsidRPr="004342C6">
              <w:rPr>
                <w:rFonts w:ascii="Arial" w:eastAsiaTheme="minorHAnsi" w:hAnsi="Arial" w:cs="Arial"/>
                <w:sz w:val="22"/>
                <w:szCs w:val="22"/>
              </w:rPr>
              <w:t xml:space="preserve">The system shall list all the members in </w:t>
            </w:r>
            <w:r w:rsidR="00F26125">
              <w:rPr>
                <w:rFonts w:ascii="Arial" w:eastAsiaTheme="minorHAnsi" w:hAnsi="Arial" w:cs="Arial"/>
                <w:sz w:val="22"/>
                <w:szCs w:val="22"/>
              </w:rPr>
              <w:t xml:space="preserve">the </w:t>
            </w:r>
            <w:r w:rsidRPr="004342C6">
              <w:rPr>
                <w:rFonts w:ascii="Arial" w:eastAsiaTheme="minorHAnsi" w:hAnsi="Arial" w:cs="Arial"/>
                <w:sz w:val="22"/>
                <w:szCs w:val="22"/>
              </w:rPr>
              <w:t xml:space="preserve">application on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override screen</w:t>
            </w:r>
            <w:r w:rsidR="00F26125">
              <w:rPr>
                <w:rFonts w:ascii="Arial" w:eastAsiaTheme="minorHAnsi" w:hAnsi="Arial" w:cs="Arial"/>
                <w:sz w:val="22"/>
                <w:szCs w:val="22"/>
              </w:rPr>
              <w:t>,</w:t>
            </w:r>
            <w:r w:rsidRPr="004342C6">
              <w:rPr>
                <w:rFonts w:ascii="Arial" w:eastAsiaTheme="minorHAnsi" w:hAnsi="Arial" w:cs="Arial"/>
                <w:sz w:val="22"/>
                <w:szCs w:val="22"/>
              </w:rPr>
              <w:t xml:space="preserve"> whether they are or not eligible for TMA.</w:t>
            </w:r>
          </w:p>
          <w:p w14:paraId="7A4140FE" w14:textId="77777777" w:rsidR="00E66270" w:rsidRPr="004342C6" w:rsidRDefault="00E66270" w:rsidP="002522CB">
            <w:pPr>
              <w:pStyle w:val="NumberedNormal"/>
              <w:contextualSpacing/>
              <w:rPr>
                <w:rFonts w:ascii="Arial" w:eastAsiaTheme="minorHAnsi" w:hAnsi="Arial" w:cs="Arial"/>
                <w:sz w:val="22"/>
                <w:szCs w:val="22"/>
              </w:rPr>
            </w:pPr>
          </w:p>
        </w:tc>
      </w:tr>
    </w:tbl>
    <w:p w14:paraId="43AFB475" w14:textId="77777777" w:rsidR="00E66270" w:rsidRPr="004342C6" w:rsidRDefault="00E66270" w:rsidP="00E66270">
      <w:pPr>
        <w:pStyle w:val="Table"/>
        <w:rPr>
          <w:rFonts w:ascii="Arial" w:hAnsi="Arial" w:cs="Arial"/>
        </w:rPr>
      </w:pPr>
    </w:p>
    <w:p w14:paraId="46AAD7F3" w14:textId="77777777" w:rsidR="00E66270" w:rsidRPr="004342C6" w:rsidRDefault="00E66270" w:rsidP="00E66270">
      <w:pPr>
        <w:pStyle w:val="Heading3"/>
        <w:numPr>
          <w:ilvl w:val="2"/>
          <w:numId w:val="13"/>
        </w:numPr>
        <w:rPr>
          <w:rFonts w:ascii="Arial" w:hAnsi="Arial" w:cs="Arial"/>
        </w:rPr>
      </w:pPr>
      <w:bookmarkStart w:id="706" w:name="_Toc94634737"/>
      <w:r w:rsidRPr="004342C6">
        <w:rPr>
          <w:rFonts w:ascii="Arial" w:hAnsi="Arial" w:cs="Arial"/>
        </w:rPr>
        <w:t>Transaction /SSO Information</w:t>
      </w:r>
      <w:bookmarkEnd w:id="706"/>
    </w:p>
    <w:p w14:paraId="232B7140" w14:textId="77777777" w:rsidR="00E66270" w:rsidRPr="004342C6" w:rsidRDefault="00E66270" w:rsidP="00E66270">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4A47446" w14:textId="77777777" w:rsidR="00E66270" w:rsidRPr="004342C6" w:rsidRDefault="00E66270" w:rsidP="00E66270">
      <w:pPr>
        <w:pStyle w:val="Heading3"/>
        <w:numPr>
          <w:ilvl w:val="2"/>
          <w:numId w:val="13"/>
        </w:numPr>
        <w:rPr>
          <w:rFonts w:ascii="Arial" w:hAnsi="Arial" w:cs="Arial"/>
        </w:rPr>
      </w:pPr>
      <w:bookmarkStart w:id="707" w:name="_Toc94634738"/>
      <w:r w:rsidRPr="004342C6">
        <w:rPr>
          <w:rFonts w:ascii="Arial" w:hAnsi="Arial" w:cs="Arial"/>
        </w:rPr>
        <w:t>Special Design Consideration</w:t>
      </w:r>
      <w:bookmarkEnd w:id="707"/>
    </w:p>
    <w:p w14:paraId="46BC7CD1" w14:textId="0B0CD1ED" w:rsidR="00E66270" w:rsidRPr="004342C6" w:rsidRDefault="00F26125" w:rsidP="00F26125">
      <w:pPr>
        <w:pStyle w:val="Hints"/>
        <w:spacing w:after="200"/>
        <w:ind w:left="360"/>
        <w:rPr>
          <w:rFonts w:cs="Arial"/>
          <w:color w:val="auto"/>
        </w:rPr>
      </w:pPr>
      <w:r w:rsidRPr="004342C6">
        <w:rPr>
          <w:rFonts w:eastAsiaTheme="minorHAnsi" w:cs="Arial"/>
          <w:color w:val="auto"/>
          <w:sz w:val="22"/>
          <w:szCs w:val="22"/>
        </w:rPr>
        <w:t>Not Applica</w:t>
      </w:r>
      <w:r>
        <w:rPr>
          <w:rFonts w:eastAsiaTheme="minorHAnsi" w:cs="Arial"/>
          <w:color w:val="auto"/>
          <w:sz w:val="22"/>
          <w:szCs w:val="22"/>
        </w:rPr>
        <w:t>b</w:t>
      </w:r>
      <w:r w:rsidRPr="004342C6">
        <w:rPr>
          <w:rFonts w:eastAsiaTheme="minorHAnsi" w:cs="Arial"/>
          <w:color w:val="auto"/>
          <w:sz w:val="22"/>
          <w:szCs w:val="22"/>
        </w:rPr>
        <w:t>le</w:t>
      </w:r>
      <w:r w:rsidR="00E66270" w:rsidRPr="004342C6">
        <w:rPr>
          <w:rFonts w:cs="Arial"/>
          <w:color w:val="auto"/>
        </w:rPr>
        <w:t xml:space="preserve"> </w:t>
      </w:r>
    </w:p>
    <w:p w14:paraId="480D415B" w14:textId="77777777" w:rsidR="00E66270" w:rsidRPr="004342C6" w:rsidRDefault="00E66270" w:rsidP="00E66270">
      <w:pPr>
        <w:pStyle w:val="Heading3"/>
        <w:numPr>
          <w:ilvl w:val="2"/>
          <w:numId w:val="13"/>
        </w:numPr>
        <w:rPr>
          <w:rFonts w:ascii="Arial" w:hAnsi="Arial" w:cs="Arial"/>
        </w:rPr>
      </w:pPr>
      <w:bookmarkStart w:id="708" w:name="_Toc94634739"/>
      <w:r w:rsidRPr="004342C6">
        <w:rPr>
          <w:rFonts w:ascii="Arial" w:hAnsi="Arial" w:cs="Arial"/>
        </w:rPr>
        <w:t>Acceptance Criteria</w:t>
      </w:r>
      <w:bookmarkEnd w:id="708"/>
    </w:p>
    <w:p w14:paraId="3F911B52" w14:textId="77777777" w:rsidR="00E66270" w:rsidRPr="004342C6" w:rsidRDefault="00E66270" w:rsidP="00320B54">
      <w:pPr>
        <w:pStyle w:val="ListParagraph"/>
        <w:numPr>
          <w:ilvl w:val="0"/>
          <w:numId w:val="327"/>
        </w:numPr>
        <w:contextualSpacing w:val="0"/>
        <w:rPr>
          <w:rFonts w:cs="Arial"/>
        </w:rPr>
      </w:pPr>
      <w:r w:rsidRPr="004342C6">
        <w:rPr>
          <w:rFonts w:cs="Arial"/>
        </w:rPr>
        <w:t xml:space="preserve"> The system should work as per the flow, UI design, functional requirements, and special design considerations defined above in the use case.</w:t>
      </w:r>
    </w:p>
    <w:p w14:paraId="3CD1FBC5" w14:textId="77777777" w:rsidR="00E66270" w:rsidRPr="004342C6" w:rsidRDefault="00E66270" w:rsidP="00E66270">
      <w:pPr>
        <w:contextualSpacing w:val="0"/>
        <w:rPr>
          <w:rFonts w:cs="Arial"/>
        </w:rPr>
      </w:pPr>
      <w:r w:rsidRPr="004342C6">
        <w:rPr>
          <w:rFonts w:cs="Arial"/>
        </w:rPr>
        <w:br w:type="page"/>
      </w:r>
    </w:p>
    <w:p w14:paraId="0EC40FAC" w14:textId="3DDD5131" w:rsidR="00622E24" w:rsidRPr="004342C6" w:rsidRDefault="00622E24" w:rsidP="00DB6AEE">
      <w:pPr>
        <w:pStyle w:val="Heading2"/>
      </w:pPr>
      <w:bookmarkStart w:id="709" w:name="_Use_Case_Id:_5"/>
      <w:bookmarkStart w:id="710" w:name="_Toc94634740"/>
      <w:bookmarkEnd w:id="709"/>
      <w:r w:rsidRPr="004342C6">
        <w:lastRenderedPageBreak/>
        <w:t>Use Case Id: UC-</w:t>
      </w:r>
      <w:r w:rsidR="005B09BA" w:rsidRPr="004342C6">
        <w:t>24</w:t>
      </w:r>
      <w:r w:rsidRPr="004342C6">
        <w:t xml:space="preserve"> </w:t>
      </w:r>
      <w:r w:rsidR="00AE0F00" w:rsidRPr="004342C6">
        <w:t xml:space="preserve">Establish, Protect, and Grant Pregnant and Postpartum Women Coverage in </w:t>
      </w:r>
      <w:r w:rsidR="00E24F8B" w:rsidRPr="004342C6">
        <w:t>MassHealth</w:t>
      </w:r>
      <w:r w:rsidR="00AE0F00" w:rsidRPr="004342C6">
        <w:t xml:space="preserve"> Standard.</w:t>
      </w:r>
      <w:bookmarkEnd w:id="710"/>
    </w:p>
    <w:p w14:paraId="129A029E" w14:textId="77777777" w:rsidR="00622E24" w:rsidRPr="004342C6" w:rsidRDefault="00622E24" w:rsidP="00622E24">
      <w:pPr>
        <w:pStyle w:val="Heading3"/>
        <w:numPr>
          <w:ilvl w:val="2"/>
          <w:numId w:val="13"/>
        </w:numPr>
        <w:rPr>
          <w:rFonts w:ascii="Arial" w:hAnsi="Arial" w:cs="Arial"/>
        </w:rPr>
      </w:pPr>
      <w:bookmarkStart w:id="711" w:name="_Toc94634741"/>
      <w:r w:rsidRPr="004342C6">
        <w:rPr>
          <w:rFonts w:ascii="Arial" w:hAnsi="Arial" w:cs="Arial"/>
        </w:rPr>
        <w:t>Description</w:t>
      </w:r>
      <w:bookmarkEnd w:id="711"/>
    </w:p>
    <w:p w14:paraId="396325AA" w14:textId="07C9544F" w:rsidR="00622E24" w:rsidRPr="004342C6" w:rsidRDefault="00622E24" w:rsidP="00622E24">
      <w:pPr>
        <w:ind w:left="450"/>
        <w:rPr>
          <w:rFonts w:cs="Arial"/>
        </w:rPr>
      </w:pPr>
      <w:r w:rsidRPr="004342C6">
        <w:rPr>
          <w:rFonts w:cs="Arial"/>
        </w:rPr>
        <w:t>This use case describes</w:t>
      </w:r>
      <w:r w:rsidR="00F26125">
        <w:rPr>
          <w:rFonts w:cs="Arial"/>
        </w:rPr>
        <w:t xml:space="preserve"> the</w:t>
      </w:r>
      <w:r w:rsidRPr="004342C6">
        <w:rPr>
          <w:rFonts w:cs="Arial"/>
        </w:rPr>
        <w:t xml:space="preserve"> </w:t>
      </w:r>
      <w:r w:rsidR="00AE0F00" w:rsidRPr="004342C6">
        <w:rPr>
          <w:rFonts w:cs="Arial"/>
        </w:rPr>
        <w:t xml:space="preserve">process </w:t>
      </w:r>
      <w:r w:rsidR="00F26125">
        <w:rPr>
          <w:rFonts w:cs="Arial"/>
        </w:rPr>
        <w:t>of establishing</w:t>
      </w:r>
      <w:r w:rsidR="00AE0F00" w:rsidRPr="004342C6">
        <w:rPr>
          <w:rFonts w:cs="Arial"/>
        </w:rPr>
        <w:t>, protect</w:t>
      </w:r>
      <w:r w:rsidR="00F26125">
        <w:rPr>
          <w:rFonts w:cs="Arial"/>
        </w:rPr>
        <w:t>ing</w:t>
      </w:r>
      <w:r w:rsidR="00AE0F00" w:rsidRPr="004342C6">
        <w:rPr>
          <w:rFonts w:cs="Arial"/>
        </w:rPr>
        <w:t>, and grant</w:t>
      </w:r>
      <w:r w:rsidR="00F26125">
        <w:rPr>
          <w:rFonts w:cs="Arial"/>
        </w:rPr>
        <w:t>ing</w:t>
      </w:r>
      <w:r w:rsidR="00AE0F00" w:rsidRPr="004342C6">
        <w:rPr>
          <w:rFonts w:cs="Arial"/>
        </w:rPr>
        <w:t xml:space="preserve"> pregnant and postpartum women coverage in MassHealth Standard</w:t>
      </w:r>
      <w:r w:rsidR="009E04A0">
        <w:rPr>
          <w:rFonts w:cs="Arial"/>
        </w:rPr>
        <w:t>, CommonHealth and Family Assistance</w:t>
      </w:r>
      <w:r w:rsidR="00AE0F00" w:rsidRPr="004342C6">
        <w:rPr>
          <w:rFonts w:cs="Arial"/>
        </w:rPr>
        <w:t>.</w:t>
      </w:r>
    </w:p>
    <w:p w14:paraId="65C7A98C" w14:textId="77777777" w:rsidR="00AE0F00" w:rsidRPr="004342C6" w:rsidRDefault="00AE0F00" w:rsidP="00622E24">
      <w:pPr>
        <w:ind w:left="450"/>
        <w:rPr>
          <w:rFonts w:cs="Arial"/>
        </w:rPr>
      </w:pPr>
    </w:p>
    <w:p w14:paraId="2BA8C26D" w14:textId="77777777" w:rsidR="00622E24" w:rsidRPr="004342C6" w:rsidRDefault="00622E24" w:rsidP="00622E24">
      <w:pPr>
        <w:pStyle w:val="Heading3"/>
        <w:numPr>
          <w:ilvl w:val="2"/>
          <w:numId w:val="13"/>
        </w:numPr>
        <w:rPr>
          <w:rFonts w:ascii="Arial" w:hAnsi="Arial" w:cs="Arial"/>
        </w:rPr>
      </w:pPr>
      <w:bookmarkStart w:id="712" w:name="_Toc94634742"/>
      <w:r w:rsidRPr="004342C6">
        <w:rPr>
          <w:rFonts w:ascii="Arial" w:hAnsi="Arial" w:cs="Arial"/>
        </w:rPr>
        <w:t>Related Use case</w:t>
      </w:r>
      <w:bookmarkEnd w:id="712"/>
      <w:r w:rsidRPr="004342C6">
        <w:rPr>
          <w:rFonts w:ascii="Arial" w:hAnsi="Arial" w:cs="Arial"/>
        </w:rPr>
        <w:t xml:space="preserve"> </w:t>
      </w:r>
    </w:p>
    <w:p w14:paraId="04379702" w14:textId="77777777" w:rsidR="00622E24" w:rsidRPr="004342C6" w:rsidRDefault="00622E24" w:rsidP="00622E24">
      <w:pPr>
        <w:ind w:firstLine="450"/>
        <w:rPr>
          <w:rFonts w:cs="Arial"/>
        </w:rPr>
      </w:pPr>
      <w:r w:rsidRPr="004342C6">
        <w:rPr>
          <w:rFonts w:cs="Arial"/>
        </w:rPr>
        <w:t>Not applicable</w:t>
      </w:r>
    </w:p>
    <w:p w14:paraId="63A8DF2C" w14:textId="77777777" w:rsidR="00622E24" w:rsidRPr="004342C6" w:rsidRDefault="00622E24" w:rsidP="00622E24">
      <w:pPr>
        <w:rPr>
          <w:rFonts w:cs="Arial"/>
        </w:rPr>
      </w:pPr>
      <w:r w:rsidRPr="004342C6">
        <w:rPr>
          <w:rFonts w:cs="Arial"/>
          <w:i/>
          <w:color w:val="00B050"/>
        </w:rPr>
        <w:t xml:space="preserve">  </w:t>
      </w:r>
    </w:p>
    <w:p w14:paraId="608684B5" w14:textId="77777777" w:rsidR="00622E24" w:rsidRPr="004342C6" w:rsidRDefault="00622E24" w:rsidP="00622E24">
      <w:pPr>
        <w:pStyle w:val="Heading3"/>
        <w:numPr>
          <w:ilvl w:val="2"/>
          <w:numId w:val="13"/>
        </w:numPr>
        <w:rPr>
          <w:rFonts w:ascii="Arial" w:hAnsi="Arial" w:cs="Arial"/>
        </w:rPr>
      </w:pPr>
      <w:bookmarkStart w:id="713" w:name="_Toc94634743"/>
      <w:r w:rsidRPr="004342C6">
        <w:rPr>
          <w:rFonts w:ascii="Arial" w:hAnsi="Arial" w:cs="Arial"/>
        </w:rPr>
        <w:t>Actor(s)</w:t>
      </w:r>
      <w:bookmarkEnd w:id="713"/>
    </w:p>
    <w:p w14:paraId="239DF8E9" w14:textId="77777777" w:rsidR="00622E24" w:rsidRPr="004342C6" w:rsidRDefault="00622E24" w:rsidP="00F725DA">
      <w:pPr>
        <w:pStyle w:val="ListParagraph"/>
        <w:numPr>
          <w:ilvl w:val="0"/>
          <w:numId w:val="78"/>
        </w:numPr>
        <w:ind w:left="810"/>
        <w:contextualSpacing w:val="0"/>
        <w:rPr>
          <w:rFonts w:cs="Arial"/>
        </w:rPr>
      </w:pPr>
      <w:r w:rsidRPr="004342C6">
        <w:rPr>
          <w:rFonts w:cs="Arial"/>
        </w:rPr>
        <w:t>HIX System</w:t>
      </w:r>
    </w:p>
    <w:p w14:paraId="7E62BE5C" w14:textId="77777777" w:rsidR="00622E24" w:rsidRPr="004342C6" w:rsidRDefault="00622E24" w:rsidP="00F725DA">
      <w:pPr>
        <w:pStyle w:val="ListParagraph"/>
        <w:numPr>
          <w:ilvl w:val="0"/>
          <w:numId w:val="78"/>
        </w:numPr>
        <w:ind w:left="810"/>
        <w:contextualSpacing w:val="0"/>
        <w:rPr>
          <w:rFonts w:cs="Arial"/>
        </w:rPr>
      </w:pPr>
      <w:r w:rsidRPr="004342C6">
        <w:rPr>
          <w:rFonts w:cs="Arial"/>
        </w:rPr>
        <w:t>Individual User</w:t>
      </w:r>
    </w:p>
    <w:p w14:paraId="2D2DC6B6" w14:textId="77777777" w:rsidR="00622E24" w:rsidRPr="004342C6" w:rsidRDefault="00622E24" w:rsidP="00F725DA">
      <w:pPr>
        <w:pStyle w:val="ListParagraph"/>
        <w:numPr>
          <w:ilvl w:val="0"/>
          <w:numId w:val="78"/>
        </w:numPr>
        <w:ind w:left="810"/>
        <w:contextualSpacing w:val="0"/>
        <w:rPr>
          <w:rFonts w:cs="Arial"/>
        </w:rPr>
      </w:pPr>
      <w:r w:rsidRPr="004342C6">
        <w:rPr>
          <w:rFonts w:cs="Arial"/>
        </w:rPr>
        <w:t xml:space="preserve">Assistor portal users </w:t>
      </w:r>
    </w:p>
    <w:p w14:paraId="502CEE30" w14:textId="77777777" w:rsidR="00622E24" w:rsidRPr="004342C6" w:rsidRDefault="00622E24" w:rsidP="00F26125">
      <w:pPr>
        <w:pStyle w:val="ListParagraph"/>
        <w:numPr>
          <w:ilvl w:val="0"/>
          <w:numId w:val="20"/>
        </w:numPr>
        <w:contextualSpacing w:val="0"/>
        <w:rPr>
          <w:rFonts w:cs="Arial"/>
        </w:rPr>
      </w:pPr>
      <w:r w:rsidRPr="004342C6">
        <w:rPr>
          <w:rFonts w:cs="Arial"/>
        </w:rPr>
        <w:t>CAC User</w:t>
      </w:r>
    </w:p>
    <w:p w14:paraId="66BA7882" w14:textId="77777777" w:rsidR="00622E24" w:rsidRPr="004342C6" w:rsidRDefault="00622E24" w:rsidP="00F26125">
      <w:pPr>
        <w:pStyle w:val="ListParagraph"/>
        <w:numPr>
          <w:ilvl w:val="0"/>
          <w:numId w:val="20"/>
        </w:numPr>
        <w:contextualSpacing w:val="0"/>
        <w:rPr>
          <w:rFonts w:cs="Arial"/>
        </w:rPr>
      </w:pPr>
      <w:r w:rsidRPr="004342C6">
        <w:rPr>
          <w:rFonts w:cs="Arial"/>
        </w:rPr>
        <w:t>Navigator User</w:t>
      </w:r>
    </w:p>
    <w:p w14:paraId="1AAE0199" w14:textId="77777777" w:rsidR="00622E24" w:rsidRPr="004342C6" w:rsidRDefault="00622E24" w:rsidP="00F725DA">
      <w:pPr>
        <w:pStyle w:val="ListParagraph"/>
        <w:numPr>
          <w:ilvl w:val="0"/>
          <w:numId w:val="78"/>
        </w:numPr>
        <w:ind w:left="810"/>
        <w:contextualSpacing w:val="0"/>
        <w:rPr>
          <w:rFonts w:cs="Arial"/>
        </w:rPr>
      </w:pPr>
      <w:r w:rsidRPr="004342C6">
        <w:rPr>
          <w:rFonts w:cs="Arial"/>
        </w:rPr>
        <w:t>The following Agent Portal User(s):</w:t>
      </w:r>
    </w:p>
    <w:p w14:paraId="2080136A" w14:textId="77777777" w:rsidR="00622E24" w:rsidRPr="004342C6" w:rsidRDefault="00622E24" w:rsidP="00F26125">
      <w:pPr>
        <w:pStyle w:val="ListParagraph"/>
        <w:numPr>
          <w:ilvl w:val="0"/>
          <w:numId w:val="20"/>
        </w:numPr>
        <w:contextualSpacing w:val="0"/>
        <w:rPr>
          <w:rFonts w:cs="Arial"/>
        </w:rPr>
      </w:pPr>
      <w:r w:rsidRPr="004342C6">
        <w:rPr>
          <w:rFonts w:cs="Arial"/>
        </w:rPr>
        <w:t>Back Office User</w:t>
      </w:r>
    </w:p>
    <w:p w14:paraId="6C759243" w14:textId="77777777" w:rsidR="00622E24" w:rsidRPr="004342C6" w:rsidRDefault="00622E24" w:rsidP="00F26125">
      <w:pPr>
        <w:pStyle w:val="ListParagraph"/>
        <w:numPr>
          <w:ilvl w:val="0"/>
          <w:numId w:val="20"/>
        </w:numPr>
        <w:contextualSpacing w:val="0"/>
        <w:rPr>
          <w:rFonts w:cs="Arial"/>
        </w:rPr>
      </w:pPr>
      <w:r w:rsidRPr="004342C6">
        <w:rPr>
          <w:rFonts w:cs="Arial"/>
        </w:rPr>
        <w:t>Super User/MED_BO User</w:t>
      </w:r>
    </w:p>
    <w:p w14:paraId="7578FC7D" w14:textId="77777777" w:rsidR="00622E24" w:rsidRPr="004342C6" w:rsidRDefault="00622E24" w:rsidP="00F26125">
      <w:pPr>
        <w:pStyle w:val="ListParagraph"/>
        <w:numPr>
          <w:ilvl w:val="0"/>
          <w:numId w:val="20"/>
        </w:numPr>
        <w:contextualSpacing w:val="0"/>
        <w:rPr>
          <w:rFonts w:cs="Arial"/>
        </w:rPr>
      </w:pPr>
      <w:r w:rsidRPr="004342C6">
        <w:rPr>
          <w:rFonts w:cs="Arial"/>
        </w:rPr>
        <w:t>CSR User</w:t>
      </w:r>
    </w:p>
    <w:p w14:paraId="3D7B33D5" w14:textId="77777777" w:rsidR="00622E24" w:rsidRPr="004342C6" w:rsidRDefault="00622E24" w:rsidP="00F26125">
      <w:pPr>
        <w:pStyle w:val="ListParagraph"/>
        <w:numPr>
          <w:ilvl w:val="0"/>
          <w:numId w:val="20"/>
        </w:numPr>
        <w:contextualSpacing w:val="0"/>
        <w:rPr>
          <w:rFonts w:cs="Arial"/>
        </w:rPr>
      </w:pPr>
      <w:r w:rsidRPr="004342C6">
        <w:rPr>
          <w:rFonts w:cs="Arial"/>
        </w:rPr>
        <w:t>TPL User</w:t>
      </w:r>
    </w:p>
    <w:p w14:paraId="3A8045ED" w14:textId="77777777" w:rsidR="00622E24" w:rsidRPr="004342C6" w:rsidRDefault="00622E24" w:rsidP="00F26125">
      <w:pPr>
        <w:pStyle w:val="ListParagraph"/>
        <w:numPr>
          <w:ilvl w:val="0"/>
          <w:numId w:val="20"/>
        </w:numPr>
        <w:contextualSpacing w:val="0"/>
        <w:rPr>
          <w:rFonts w:cs="Arial"/>
        </w:rPr>
      </w:pPr>
      <w:r w:rsidRPr="004342C6">
        <w:rPr>
          <w:rFonts w:cs="Arial"/>
        </w:rPr>
        <w:t>TPL Super User</w:t>
      </w:r>
    </w:p>
    <w:p w14:paraId="66075CE1" w14:textId="77777777" w:rsidR="00622E24" w:rsidRPr="004342C6" w:rsidRDefault="00622E24" w:rsidP="00F26125">
      <w:pPr>
        <w:pStyle w:val="ListParagraph"/>
        <w:numPr>
          <w:ilvl w:val="0"/>
          <w:numId w:val="20"/>
        </w:numPr>
        <w:contextualSpacing w:val="0"/>
        <w:rPr>
          <w:rFonts w:cs="Arial"/>
        </w:rPr>
      </w:pPr>
      <w:r w:rsidRPr="004342C6">
        <w:rPr>
          <w:rFonts w:cs="Arial"/>
        </w:rPr>
        <w:t>TPL_BO User</w:t>
      </w:r>
    </w:p>
    <w:p w14:paraId="4382FE07" w14:textId="77777777" w:rsidR="00622E24" w:rsidRPr="004342C6" w:rsidRDefault="00622E24" w:rsidP="00F26125">
      <w:pPr>
        <w:pStyle w:val="ListParagraph"/>
        <w:numPr>
          <w:ilvl w:val="0"/>
          <w:numId w:val="20"/>
        </w:numPr>
        <w:contextualSpacing w:val="0"/>
        <w:rPr>
          <w:rFonts w:cs="Arial"/>
        </w:rPr>
      </w:pPr>
      <w:r w:rsidRPr="004342C6">
        <w:rPr>
          <w:rFonts w:cs="Arial"/>
        </w:rPr>
        <w:t>Advanced CSR User</w:t>
      </w:r>
    </w:p>
    <w:p w14:paraId="135827AA" w14:textId="77777777" w:rsidR="00622E24" w:rsidRPr="004342C6" w:rsidRDefault="00622E24" w:rsidP="00622E24">
      <w:pPr>
        <w:rPr>
          <w:rFonts w:cs="Arial"/>
        </w:rPr>
      </w:pPr>
      <w:r w:rsidRPr="004342C6">
        <w:rPr>
          <w:rFonts w:cs="Arial"/>
          <w:i/>
          <w:color w:val="00B050"/>
        </w:rPr>
        <w:t xml:space="preserve">  </w:t>
      </w:r>
    </w:p>
    <w:p w14:paraId="37F6656C" w14:textId="77777777" w:rsidR="00622E24" w:rsidRPr="004342C6" w:rsidRDefault="00622E24" w:rsidP="00622E24">
      <w:pPr>
        <w:pStyle w:val="Heading3"/>
        <w:numPr>
          <w:ilvl w:val="2"/>
          <w:numId w:val="13"/>
        </w:numPr>
        <w:rPr>
          <w:rFonts w:ascii="Arial" w:hAnsi="Arial" w:cs="Arial"/>
        </w:rPr>
      </w:pPr>
      <w:bookmarkStart w:id="714" w:name="_Toc94634744"/>
      <w:r w:rsidRPr="004342C6">
        <w:rPr>
          <w:rFonts w:ascii="Arial" w:hAnsi="Arial" w:cs="Arial"/>
        </w:rPr>
        <w:t>Trigger(s)</w:t>
      </w:r>
      <w:bookmarkEnd w:id="714"/>
    </w:p>
    <w:p w14:paraId="029DB0B6" w14:textId="22F81525" w:rsidR="00622E24" w:rsidRPr="004342C6" w:rsidRDefault="00622E24" w:rsidP="00F725DA">
      <w:pPr>
        <w:pStyle w:val="ListParagraph"/>
        <w:numPr>
          <w:ilvl w:val="0"/>
          <w:numId w:val="160"/>
        </w:numPr>
        <w:contextualSpacing w:val="0"/>
        <w:rPr>
          <w:rFonts w:cs="Arial"/>
        </w:rPr>
      </w:pPr>
      <w:r w:rsidRPr="004342C6">
        <w:rPr>
          <w:rFonts w:cs="Arial"/>
        </w:rPr>
        <w:t>Eligibility is determined/re-determined through any process</w:t>
      </w:r>
      <w:r w:rsidR="00F26125">
        <w:rPr>
          <w:rFonts w:cs="Arial"/>
        </w:rPr>
        <w:t>,</w:t>
      </w:r>
      <w:r w:rsidRPr="004342C6">
        <w:rPr>
          <w:rFonts w:cs="Arial"/>
        </w:rPr>
        <w:t xml:space="preserve"> e.g.</w:t>
      </w:r>
      <w:r w:rsidR="00F26125">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7690ECBD" w14:textId="77777777" w:rsidR="00622E24" w:rsidRPr="004342C6" w:rsidRDefault="00622E24" w:rsidP="00622E24">
      <w:pPr>
        <w:pStyle w:val="ListParagraph"/>
        <w:ind w:left="1080"/>
        <w:contextualSpacing w:val="0"/>
        <w:rPr>
          <w:rFonts w:cs="Arial"/>
        </w:rPr>
      </w:pPr>
    </w:p>
    <w:p w14:paraId="13C30C41" w14:textId="77777777" w:rsidR="00622E24" w:rsidRPr="004342C6" w:rsidRDefault="00622E24" w:rsidP="00622E24">
      <w:pPr>
        <w:pStyle w:val="Heading3"/>
        <w:numPr>
          <w:ilvl w:val="2"/>
          <w:numId w:val="13"/>
        </w:numPr>
        <w:rPr>
          <w:rFonts w:ascii="Arial" w:hAnsi="Arial" w:cs="Arial"/>
        </w:rPr>
      </w:pPr>
      <w:bookmarkStart w:id="715" w:name="_Toc94634745"/>
      <w:r w:rsidRPr="004342C6">
        <w:rPr>
          <w:rFonts w:ascii="Arial" w:hAnsi="Arial" w:cs="Arial"/>
        </w:rPr>
        <w:t>Precondition(s)</w:t>
      </w:r>
      <w:bookmarkEnd w:id="715"/>
    </w:p>
    <w:p w14:paraId="769DBFB8" w14:textId="77777777" w:rsidR="009E04A0" w:rsidRPr="009E04A0" w:rsidRDefault="009E04A0" w:rsidP="00320B54">
      <w:pPr>
        <w:pStyle w:val="ListParagraph"/>
        <w:numPr>
          <w:ilvl w:val="0"/>
          <w:numId w:val="328"/>
        </w:numPr>
        <w:contextualSpacing w:val="0"/>
        <w:rPr>
          <w:rFonts w:cs="Arial"/>
        </w:rPr>
      </w:pPr>
      <w:r w:rsidRPr="009E04A0">
        <w:rPr>
          <w:rFonts w:cs="Arial"/>
        </w:rPr>
        <w:t>The member is pregnant and the member’s Medicaid coverage has been determined to be “Final” coverage.</w:t>
      </w:r>
    </w:p>
    <w:p w14:paraId="1CD0F5AD" w14:textId="77777777" w:rsidR="009E04A0" w:rsidRPr="009E04A0" w:rsidRDefault="009E04A0" w:rsidP="00320B54">
      <w:pPr>
        <w:pStyle w:val="ListParagraph"/>
        <w:numPr>
          <w:ilvl w:val="0"/>
          <w:numId w:val="328"/>
        </w:numPr>
        <w:contextualSpacing w:val="0"/>
        <w:rPr>
          <w:rFonts w:cs="Arial"/>
        </w:rPr>
      </w:pPr>
      <w:r w:rsidRPr="009E04A0">
        <w:rPr>
          <w:rFonts w:cs="Arial"/>
        </w:rPr>
        <w:t xml:space="preserve">The member did not have Established coverage in the previous eligibility.  </w:t>
      </w:r>
    </w:p>
    <w:p w14:paraId="176D9CD5" w14:textId="77777777" w:rsidR="009E04A0" w:rsidRPr="009E04A0" w:rsidRDefault="009E04A0" w:rsidP="00320B54">
      <w:pPr>
        <w:pStyle w:val="ListParagraph"/>
        <w:numPr>
          <w:ilvl w:val="0"/>
          <w:numId w:val="328"/>
        </w:numPr>
        <w:contextualSpacing w:val="0"/>
        <w:rPr>
          <w:rFonts w:cs="Arial"/>
        </w:rPr>
      </w:pPr>
      <w:r w:rsidRPr="009E04A0">
        <w:rPr>
          <w:rFonts w:cs="Arial"/>
        </w:rPr>
        <w:t>The member has Established coverage.</w:t>
      </w:r>
    </w:p>
    <w:p w14:paraId="63264695" w14:textId="77777777" w:rsidR="009E04A0" w:rsidRPr="009E04A0" w:rsidRDefault="009E04A0" w:rsidP="00320B54">
      <w:pPr>
        <w:pStyle w:val="ListParagraph"/>
        <w:numPr>
          <w:ilvl w:val="0"/>
          <w:numId w:val="328"/>
        </w:numPr>
        <w:contextualSpacing w:val="0"/>
        <w:rPr>
          <w:rFonts w:cs="Arial"/>
        </w:rPr>
      </w:pPr>
      <w:r w:rsidRPr="009E04A0">
        <w:rPr>
          <w:rFonts w:cs="Arial"/>
        </w:rPr>
        <w:t>The member is postpartum eligible.</w:t>
      </w:r>
    </w:p>
    <w:p w14:paraId="4E6EAC9A" w14:textId="6DDB87EF" w:rsidR="009E04A0" w:rsidRDefault="009E04A0" w:rsidP="00320B54">
      <w:pPr>
        <w:pStyle w:val="ListParagraph"/>
        <w:numPr>
          <w:ilvl w:val="0"/>
          <w:numId w:val="328"/>
        </w:numPr>
        <w:contextualSpacing w:val="0"/>
        <w:rPr>
          <w:rFonts w:cs="Arial"/>
        </w:rPr>
      </w:pPr>
      <w:r w:rsidRPr="009E04A0">
        <w:rPr>
          <w:rFonts w:cs="Arial"/>
        </w:rPr>
        <w:t xml:space="preserve">The member’s established coverage is carried forward/not removed in the current eligibility. </w:t>
      </w:r>
    </w:p>
    <w:p w14:paraId="19FAD5E3" w14:textId="16BC7285" w:rsidR="00081931" w:rsidRPr="00081931" w:rsidRDefault="00081931" w:rsidP="00320B54">
      <w:pPr>
        <w:pStyle w:val="ListParagraph"/>
        <w:numPr>
          <w:ilvl w:val="0"/>
          <w:numId w:val="328"/>
        </w:numPr>
        <w:rPr>
          <w:rFonts w:cs="Arial"/>
        </w:rPr>
      </w:pPr>
      <w:r w:rsidRPr="00081931">
        <w:rPr>
          <w:rFonts w:cs="Arial"/>
        </w:rPr>
        <w:t>The member does not have individual-level eligibility protection through the agent portal with a protection end date greater than or equal to the current date.</w:t>
      </w:r>
    </w:p>
    <w:p w14:paraId="4F4CCB50" w14:textId="51BFB2AA" w:rsidR="003C3DCE" w:rsidRPr="004342C6" w:rsidRDefault="003C3DCE" w:rsidP="009E04A0">
      <w:pPr>
        <w:pStyle w:val="ListParagraph"/>
        <w:ind w:left="810"/>
        <w:contextualSpacing w:val="0"/>
        <w:rPr>
          <w:rFonts w:cs="Arial"/>
        </w:rPr>
      </w:pPr>
      <w:r w:rsidRPr="004342C6">
        <w:rPr>
          <w:rFonts w:cs="Arial"/>
        </w:rPr>
        <w:t>.</w:t>
      </w:r>
    </w:p>
    <w:p w14:paraId="3CB9E79D" w14:textId="0E6B41DA" w:rsidR="00622E24" w:rsidRPr="004342C6" w:rsidRDefault="00622E24" w:rsidP="003C3DCE">
      <w:pPr>
        <w:contextualSpacing w:val="0"/>
        <w:rPr>
          <w:rFonts w:cs="Arial"/>
        </w:rPr>
      </w:pPr>
    </w:p>
    <w:p w14:paraId="42F74F3F" w14:textId="77777777" w:rsidR="00622E24" w:rsidRPr="004342C6" w:rsidRDefault="00622E24" w:rsidP="00622E24">
      <w:pPr>
        <w:pStyle w:val="ListParagraph"/>
        <w:ind w:left="1170"/>
        <w:contextualSpacing w:val="0"/>
        <w:rPr>
          <w:rFonts w:cs="Arial"/>
        </w:rPr>
      </w:pPr>
    </w:p>
    <w:p w14:paraId="24A7FC3B"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716" w:name="_Toc94634746"/>
      <w:r w:rsidRPr="004342C6">
        <w:rPr>
          <w:rFonts w:ascii="Arial" w:hAnsi="Arial" w:cs="Arial"/>
        </w:rPr>
        <w:lastRenderedPageBreak/>
        <w:t>Postcondition(s)</w:t>
      </w:r>
      <w:bookmarkEnd w:id="716"/>
    </w:p>
    <w:p w14:paraId="53F6C7E7" w14:textId="77777777" w:rsidR="009E04A0" w:rsidRPr="009E04A0" w:rsidRDefault="009E04A0" w:rsidP="009E04A0">
      <w:pPr>
        <w:pStyle w:val="ListParagraph"/>
        <w:numPr>
          <w:ilvl w:val="0"/>
          <w:numId w:val="79"/>
        </w:numPr>
        <w:rPr>
          <w:rFonts w:cs="Arial"/>
        </w:rPr>
      </w:pPr>
      <w:r w:rsidRPr="009E04A0">
        <w:rPr>
          <w:rFonts w:cs="Arial"/>
        </w:rPr>
        <w:t>The system considers the coverage as ‘Established coverage’ and save the assigned aid category as the ‘Established coverage protected aid category’.</w:t>
      </w:r>
    </w:p>
    <w:p w14:paraId="3D5FDE8E" w14:textId="77777777" w:rsidR="009E04A0" w:rsidRPr="009E04A0" w:rsidRDefault="009E04A0" w:rsidP="009E04A0">
      <w:pPr>
        <w:pStyle w:val="ListParagraph"/>
        <w:numPr>
          <w:ilvl w:val="0"/>
          <w:numId w:val="79"/>
        </w:numPr>
        <w:rPr>
          <w:rFonts w:cs="Arial"/>
        </w:rPr>
      </w:pPr>
      <w:r w:rsidRPr="009E04A0">
        <w:rPr>
          <w:rFonts w:cs="Arial"/>
        </w:rPr>
        <w:t>The system does not consider the coverage as ‘Established coverage’ and does not save the assigned aid category as the ‘Established coverage protected aid category’.</w:t>
      </w:r>
    </w:p>
    <w:p w14:paraId="21E9CE2C" w14:textId="77777777" w:rsidR="009E04A0" w:rsidRPr="009E04A0" w:rsidRDefault="009E04A0" w:rsidP="009E04A0">
      <w:pPr>
        <w:pStyle w:val="ListParagraph"/>
        <w:numPr>
          <w:ilvl w:val="0"/>
          <w:numId w:val="79"/>
        </w:numPr>
        <w:rPr>
          <w:rFonts w:cs="Arial"/>
        </w:rPr>
      </w:pPr>
      <w:r w:rsidRPr="009E04A0">
        <w:rPr>
          <w:rFonts w:cs="Arial"/>
        </w:rPr>
        <w:t>The system removes established coverage for the member if applicable.</w:t>
      </w:r>
    </w:p>
    <w:p w14:paraId="219726A2" w14:textId="77777777" w:rsidR="009E04A0" w:rsidRPr="009E04A0" w:rsidRDefault="009E04A0" w:rsidP="009E04A0">
      <w:pPr>
        <w:pStyle w:val="ListParagraph"/>
        <w:numPr>
          <w:ilvl w:val="0"/>
          <w:numId w:val="79"/>
        </w:numPr>
        <w:rPr>
          <w:rFonts w:cs="Arial"/>
        </w:rPr>
      </w:pPr>
      <w:r w:rsidRPr="009E04A0">
        <w:rPr>
          <w:rFonts w:cs="Arial"/>
        </w:rPr>
        <w:t>The system considers the member as postpartum eligible and mark member’s ‘Is Postpartum eligible?’ flag as “Yes”.</w:t>
      </w:r>
    </w:p>
    <w:p w14:paraId="3EB1D49E" w14:textId="77777777" w:rsidR="009E04A0" w:rsidRPr="009E04A0" w:rsidRDefault="009E04A0" w:rsidP="009E04A0">
      <w:pPr>
        <w:pStyle w:val="ListParagraph"/>
        <w:numPr>
          <w:ilvl w:val="0"/>
          <w:numId w:val="79"/>
        </w:numPr>
        <w:rPr>
          <w:rFonts w:cs="Arial"/>
        </w:rPr>
      </w:pPr>
      <w:r w:rsidRPr="009E04A0">
        <w:rPr>
          <w:rFonts w:cs="Arial"/>
        </w:rPr>
        <w:t>The system considers the member as NOT postpartum eligible and mark member’s ‘Is Postpartum eligible?’ flag as “No”.</w:t>
      </w:r>
    </w:p>
    <w:p w14:paraId="47367AFA" w14:textId="77777777" w:rsidR="009E04A0" w:rsidRPr="009E04A0" w:rsidRDefault="009E04A0" w:rsidP="009E04A0">
      <w:pPr>
        <w:pStyle w:val="ListParagraph"/>
        <w:numPr>
          <w:ilvl w:val="0"/>
          <w:numId w:val="79"/>
        </w:numPr>
        <w:rPr>
          <w:rFonts w:cs="Arial"/>
        </w:rPr>
      </w:pPr>
      <w:r w:rsidRPr="009E04A0">
        <w:rPr>
          <w:rFonts w:cs="Arial"/>
        </w:rPr>
        <w:t xml:space="preserve">The system assigns the aid category determined by the system to the member. </w:t>
      </w:r>
    </w:p>
    <w:p w14:paraId="1018B0E6" w14:textId="77777777" w:rsidR="009E04A0" w:rsidRPr="009E04A0" w:rsidRDefault="009E04A0" w:rsidP="009E04A0">
      <w:pPr>
        <w:pStyle w:val="ListParagraph"/>
        <w:numPr>
          <w:ilvl w:val="0"/>
          <w:numId w:val="79"/>
        </w:numPr>
        <w:rPr>
          <w:rFonts w:cs="Arial"/>
        </w:rPr>
      </w:pPr>
      <w:r w:rsidRPr="009E04A0">
        <w:rPr>
          <w:rFonts w:cs="Arial"/>
        </w:rPr>
        <w:t xml:space="preserve">The system assigns the ‘Established coverage protected aid category’ to the member. </w:t>
      </w:r>
    </w:p>
    <w:p w14:paraId="0771385C" w14:textId="0C78BA62" w:rsidR="00CC76E8" w:rsidRPr="004342C6" w:rsidRDefault="00CC76E8" w:rsidP="00CC76E8">
      <w:pPr>
        <w:pStyle w:val="ListParagraph"/>
        <w:ind w:left="360"/>
        <w:rPr>
          <w:rFonts w:cs="Arial"/>
        </w:rPr>
      </w:pPr>
    </w:p>
    <w:p w14:paraId="34E5480E" w14:textId="5F8E4330" w:rsidR="00796F0E" w:rsidRPr="00607AAD" w:rsidRDefault="00796F0E" w:rsidP="00F26125">
      <w:pPr>
        <w:ind w:left="810"/>
        <w:rPr>
          <w:rFonts w:cs="Arial"/>
          <w:strike/>
        </w:rPr>
      </w:pPr>
      <w:r w:rsidRPr="00607AAD">
        <w:rPr>
          <w:rFonts w:cs="Arial"/>
          <w:strike/>
        </w:rPr>
        <w:t>See embedded spreadsheet “R12 - MassHealth Pregnancy Detailed Business Scenarios” in ‘”</w:t>
      </w:r>
      <w:r w:rsidR="00F26125" w:rsidRPr="00607AAD">
        <w:rPr>
          <w:rFonts w:cs="Arial"/>
          <w:strike/>
        </w:rPr>
        <w:t xml:space="preserve"> </w:t>
      </w:r>
      <w:r w:rsidRPr="00607AAD">
        <w:rPr>
          <w:rFonts w:cs="Arial"/>
          <w:strike/>
        </w:rPr>
        <w:t>Reference Documents’ for processing logic.</w:t>
      </w:r>
    </w:p>
    <w:p w14:paraId="0E92E845" w14:textId="77777777" w:rsidR="00796F0E" w:rsidRPr="004342C6" w:rsidRDefault="00796F0E" w:rsidP="00CC76E8">
      <w:pPr>
        <w:pStyle w:val="ListParagraph"/>
        <w:ind w:left="360"/>
        <w:rPr>
          <w:rFonts w:cs="Arial"/>
        </w:rPr>
      </w:pPr>
    </w:p>
    <w:p w14:paraId="7652D019" w14:textId="77777777" w:rsidR="00622E24" w:rsidRPr="004342C6" w:rsidRDefault="00622E24" w:rsidP="00622E24">
      <w:pPr>
        <w:contextualSpacing w:val="0"/>
        <w:rPr>
          <w:rFonts w:cs="Arial"/>
        </w:rPr>
      </w:pPr>
    </w:p>
    <w:p w14:paraId="62063C2D" w14:textId="77777777" w:rsidR="00622E24" w:rsidRPr="004342C6" w:rsidRDefault="00622E24" w:rsidP="00622E24">
      <w:pPr>
        <w:pStyle w:val="Heading3"/>
        <w:numPr>
          <w:ilvl w:val="2"/>
          <w:numId w:val="13"/>
        </w:numPr>
        <w:rPr>
          <w:rFonts w:ascii="Arial" w:hAnsi="Arial" w:cs="Arial"/>
        </w:rPr>
      </w:pPr>
      <w:bookmarkStart w:id="717" w:name="_Toc94634747"/>
      <w:r w:rsidRPr="004342C6">
        <w:rPr>
          <w:rFonts w:ascii="Arial" w:hAnsi="Arial" w:cs="Arial"/>
        </w:rPr>
        <w:t>Flow of Event(s)</w:t>
      </w:r>
      <w:bookmarkEnd w:id="717"/>
    </w:p>
    <w:p w14:paraId="243F762C" w14:textId="77777777" w:rsidR="00622E24" w:rsidRPr="004342C6" w:rsidRDefault="00622E24" w:rsidP="00622E24">
      <w:pPr>
        <w:ind w:left="360"/>
        <w:rPr>
          <w:rFonts w:cs="Arial"/>
        </w:rPr>
      </w:pPr>
    </w:p>
    <w:p w14:paraId="31A53813" w14:textId="147645EA" w:rsidR="00622E24" w:rsidRPr="004342C6" w:rsidRDefault="00622E24" w:rsidP="00796F0E">
      <w:pPr>
        <w:pStyle w:val="Heading3"/>
        <w:numPr>
          <w:ilvl w:val="3"/>
          <w:numId w:val="13"/>
        </w:numPr>
        <w:tabs>
          <w:tab w:val="left" w:pos="1890"/>
        </w:tabs>
        <w:rPr>
          <w:rFonts w:ascii="Arial" w:hAnsi="Arial" w:cs="Arial"/>
        </w:rPr>
      </w:pPr>
      <w:bookmarkStart w:id="718" w:name="_Toc94634748"/>
      <w:r w:rsidRPr="004342C6">
        <w:rPr>
          <w:rFonts w:ascii="Arial" w:hAnsi="Arial" w:cs="Arial"/>
        </w:rPr>
        <w:t>Basic Flow</w:t>
      </w:r>
      <w:bookmarkEnd w:id="718"/>
    </w:p>
    <w:p w14:paraId="1A9B67A2"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Precondition 1 and 2 in section 4.1.5 applies.</w:t>
      </w:r>
    </w:p>
    <w:p w14:paraId="56E37F2D"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 xml:space="preserve">The member is eligible for any of the following coverages: </w:t>
      </w:r>
    </w:p>
    <w:p w14:paraId="7092CC91"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 xml:space="preserve">Medicaid Standard and Medicaid Standard plus Medicare Buy-In coverage (All aid categories except R1, R4, T1, T4) </w:t>
      </w:r>
    </w:p>
    <w:p w14:paraId="4ABED41B"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Medicaid Family Assistance coverage</w:t>
      </w:r>
    </w:p>
    <w:p w14:paraId="15DBEC59"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Medicaid CommonHealth coverage and Medicaid CommonHealth Medicare Buy-In coverage.</w:t>
      </w:r>
    </w:p>
    <w:p w14:paraId="3106D252"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The system shall consider the member’s coverage as ‘Established coverage’ and save the assigned aid category as the ‘Established coverage protected aid category’.</w:t>
      </w:r>
    </w:p>
    <w:p w14:paraId="7CCAE133" w14:textId="77777777" w:rsidR="00622E24" w:rsidRPr="004342C6" w:rsidRDefault="00622E24" w:rsidP="001B102E">
      <w:pPr>
        <w:pStyle w:val="ListParagraph"/>
        <w:ind w:left="1170"/>
        <w:rPr>
          <w:rFonts w:cs="Arial"/>
        </w:rPr>
      </w:pPr>
      <w:r w:rsidRPr="004342C6">
        <w:rPr>
          <w:rFonts w:cs="Arial"/>
        </w:rPr>
        <w:t xml:space="preserve"> </w:t>
      </w:r>
    </w:p>
    <w:p w14:paraId="0E2E5273" w14:textId="758F4761" w:rsidR="00622E24" w:rsidRPr="004342C6" w:rsidRDefault="00622E24" w:rsidP="00796F0E">
      <w:pPr>
        <w:pStyle w:val="Heading3"/>
        <w:numPr>
          <w:ilvl w:val="3"/>
          <w:numId w:val="13"/>
        </w:numPr>
        <w:tabs>
          <w:tab w:val="left" w:pos="1890"/>
        </w:tabs>
        <w:rPr>
          <w:rFonts w:ascii="Arial" w:hAnsi="Arial" w:cs="Arial"/>
        </w:rPr>
      </w:pPr>
      <w:bookmarkStart w:id="719" w:name="_Toc94634749"/>
      <w:r w:rsidRPr="004342C6">
        <w:rPr>
          <w:rFonts w:ascii="Arial" w:hAnsi="Arial" w:cs="Arial"/>
        </w:rPr>
        <w:t>Alternate Flow-1</w:t>
      </w:r>
      <w:bookmarkEnd w:id="719"/>
    </w:p>
    <w:p w14:paraId="52B9F701"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Precondition 1 and 2 in section 4.1.5 applies.</w:t>
      </w:r>
    </w:p>
    <w:p w14:paraId="4345D3EE"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 xml:space="preserve">The member is NOT eligible for any of the following coverages: </w:t>
      </w:r>
    </w:p>
    <w:p w14:paraId="68E020E2"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 xml:space="preserve">Medicaid Standard and Medicaid Standard plus Medicare Buy-In coverage (All aid categories except R1, R4, T1, T4) </w:t>
      </w:r>
    </w:p>
    <w:p w14:paraId="795A6C9E"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Medicaid Family Assistance coverage</w:t>
      </w:r>
    </w:p>
    <w:p w14:paraId="1D05E688"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Medicaid CommonHealth coverage and Medicaid CommonHealth Medicare Buy-In coverage.</w:t>
      </w:r>
    </w:p>
    <w:p w14:paraId="0669B013"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The system shall NOT consider the member’s coverage as ‘Established coverage’ coverage’ and does not save the assigned aid category as the ‘Established coverage protected aid category’.</w:t>
      </w:r>
    </w:p>
    <w:p w14:paraId="2370846F" w14:textId="4B4800D9" w:rsidR="001B102E" w:rsidRPr="004342C6" w:rsidRDefault="001B102E" w:rsidP="00796F0E">
      <w:pPr>
        <w:pStyle w:val="Heading3"/>
        <w:numPr>
          <w:ilvl w:val="3"/>
          <w:numId w:val="13"/>
        </w:numPr>
        <w:tabs>
          <w:tab w:val="left" w:pos="1890"/>
        </w:tabs>
        <w:rPr>
          <w:rFonts w:ascii="Arial" w:hAnsi="Arial" w:cs="Arial"/>
        </w:rPr>
      </w:pPr>
      <w:bookmarkStart w:id="720" w:name="_Toc94634750"/>
      <w:r w:rsidRPr="004342C6">
        <w:rPr>
          <w:rFonts w:ascii="Arial" w:hAnsi="Arial" w:cs="Arial"/>
        </w:rPr>
        <w:lastRenderedPageBreak/>
        <w:t>Alternate Flow-2</w:t>
      </w:r>
      <w:bookmarkEnd w:id="720"/>
    </w:p>
    <w:p w14:paraId="20F707D5" w14:textId="77777777" w:rsidR="009E04A0" w:rsidRPr="009E04A0" w:rsidRDefault="009E04A0" w:rsidP="00320B54">
      <w:pPr>
        <w:pStyle w:val="ListParagraph"/>
        <w:numPr>
          <w:ilvl w:val="0"/>
          <w:numId w:val="163"/>
        </w:numPr>
        <w:spacing w:after="160" w:line="259" w:lineRule="auto"/>
        <w:rPr>
          <w:rFonts w:cs="Arial"/>
        </w:rPr>
      </w:pPr>
      <w:r w:rsidRPr="009E04A0">
        <w:rPr>
          <w:rFonts w:cs="Arial"/>
        </w:rPr>
        <w:t>Precondition 3 in section 4.1.5 applies.</w:t>
      </w:r>
    </w:p>
    <w:p w14:paraId="3FF43159" w14:textId="77777777" w:rsidR="009E04A0" w:rsidRPr="009E04A0" w:rsidRDefault="009E04A0" w:rsidP="00320B54">
      <w:pPr>
        <w:pStyle w:val="ListParagraph"/>
        <w:numPr>
          <w:ilvl w:val="0"/>
          <w:numId w:val="163"/>
        </w:numPr>
        <w:spacing w:after="160" w:line="259" w:lineRule="auto"/>
        <w:rPr>
          <w:rFonts w:cs="Arial"/>
        </w:rPr>
      </w:pPr>
      <w:r w:rsidRPr="009E04A0">
        <w:rPr>
          <w:rFonts w:cs="Arial"/>
        </w:rPr>
        <w:t>The member performs an RAC to end the pregnancy for the member.</w:t>
      </w:r>
    </w:p>
    <w:p w14:paraId="1615FB4D" w14:textId="77777777" w:rsidR="009E04A0" w:rsidRPr="009E04A0" w:rsidRDefault="009E04A0" w:rsidP="00320B54">
      <w:pPr>
        <w:pStyle w:val="ListParagraph"/>
        <w:numPr>
          <w:ilvl w:val="0"/>
          <w:numId w:val="163"/>
        </w:numPr>
        <w:spacing w:after="160" w:line="259" w:lineRule="auto"/>
        <w:rPr>
          <w:rFonts w:cs="Arial"/>
        </w:rPr>
      </w:pPr>
      <w:r w:rsidRPr="009E04A0">
        <w:rPr>
          <w:rFonts w:cs="Arial"/>
        </w:rPr>
        <w:t>None of these following closure reasons (primary or non-primary) is applied to the member to deny/terminate Medicaid: S7, 49, A6, 33, 38, 48, 10, S2, S4, 46, S6, S3.</w:t>
      </w:r>
    </w:p>
    <w:p w14:paraId="645675E3" w14:textId="77777777" w:rsidR="009E04A0" w:rsidRPr="009E04A0" w:rsidRDefault="009E04A0" w:rsidP="00320B54">
      <w:pPr>
        <w:pStyle w:val="ListParagraph"/>
        <w:numPr>
          <w:ilvl w:val="0"/>
          <w:numId w:val="163"/>
        </w:numPr>
        <w:spacing w:after="160" w:line="259" w:lineRule="auto"/>
        <w:rPr>
          <w:rFonts w:cs="Arial"/>
        </w:rPr>
      </w:pPr>
      <w:r w:rsidRPr="009E04A0">
        <w:rPr>
          <w:rFonts w:cs="Arial"/>
        </w:rPr>
        <w:t>If the member is denied Medicaid due to any one of these following closure reasons (primary or non-primary) applied to the member: S7, 49, A6, 33, 38, 48, 10, S2, S4, 46, S6, S3 continue to Alternate Flow-3</w:t>
      </w:r>
    </w:p>
    <w:p w14:paraId="63F57927" w14:textId="77777777" w:rsidR="009E04A0" w:rsidRPr="009E04A0" w:rsidRDefault="009E04A0" w:rsidP="00320B54">
      <w:pPr>
        <w:pStyle w:val="ListParagraph"/>
        <w:numPr>
          <w:ilvl w:val="0"/>
          <w:numId w:val="163"/>
        </w:numPr>
        <w:spacing w:after="160" w:line="259" w:lineRule="auto"/>
        <w:rPr>
          <w:rFonts w:cs="Arial"/>
        </w:rPr>
      </w:pPr>
      <w:r w:rsidRPr="009E04A0">
        <w:rPr>
          <w:rFonts w:cs="Arial"/>
        </w:rPr>
        <w:t>The system considers the member as postpartum eligible and mark member’s ‘Is Postpartum eligible?’ flag as “Yes”.</w:t>
      </w:r>
    </w:p>
    <w:p w14:paraId="5A90E6AE" w14:textId="03EE80C0" w:rsidR="001B102E" w:rsidRPr="004342C6" w:rsidRDefault="001B102E" w:rsidP="00622E24">
      <w:pPr>
        <w:rPr>
          <w:rFonts w:cs="Arial"/>
        </w:rPr>
      </w:pPr>
    </w:p>
    <w:p w14:paraId="498632C5" w14:textId="50D65BBF" w:rsidR="001B102E" w:rsidRPr="004342C6" w:rsidRDefault="001B102E" w:rsidP="00796F0E">
      <w:pPr>
        <w:pStyle w:val="Heading3"/>
        <w:numPr>
          <w:ilvl w:val="3"/>
          <w:numId w:val="13"/>
        </w:numPr>
        <w:tabs>
          <w:tab w:val="left" w:pos="1890"/>
        </w:tabs>
        <w:rPr>
          <w:rFonts w:ascii="Arial" w:hAnsi="Arial" w:cs="Arial"/>
        </w:rPr>
      </w:pPr>
      <w:bookmarkStart w:id="721" w:name="_Toc94634751"/>
      <w:r w:rsidRPr="004342C6">
        <w:rPr>
          <w:rFonts w:ascii="Arial" w:hAnsi="Arial" w:cs="Arial"/>
        </w:rPr>
        <w:t>Alternate Flow-3</w:t>
      </w:r>
      <w:bookmarkEnd w:id="721"/>
    </w:p>
    <w:p w14:paraId="2C2D1834" w14:textId="77777777" w:rsidR="009E04A0" w:rsidRPr="009E04A0" w:rsidRDefault="009E04A0" w:rsidP="00320B54">
      <w:pPr>
        <w:pStyle w:val="ListParagraph"/>
        <w:numPr>
          <w:ilvl w:val="0"/>
          <w:numId w:val="164"/>
        </w:numPr>
        <w:spacing w:after="160" w:line="259" w:lineRule="auto"/>
        <w:rPr>
          <w:rFonts w:cs="Arial"/>
        </w:rPr>
      </w:pPr>
      <w:r w:rsidRPr="009E04A0">
        <w:rPr>
          <w:rFonts w:cs="Arial"/>
        </w:rPr>
        <w:t>Precondition 3 and 4 in section 4.1.5 applies.</w:t>
      </w:r>
    </w:p>
    <w:p w14:paraId="59063C0F" w14:textId="77777777" w:rsidR="009E04A0" w:rsidRPr="009E04A0" w:rsidRDefault="009E04A0" w:rsidP="00320B54">
      <w:pPr>
        <w:pStyle w:val="ListParagraph"/>
        <w:numPr>
          <w:ilvl w:val="0"/>
          <w:numId w:val="164"/>
        </w:numPr>
        <w:spacing w:after="160" w:line="259" w:lineRule="auto"/>
        <w:rPr>
          <w:rFonts w:cs="Arial"/>
        </w:rPr>
      </w:pPr>
      <w:r w:rsidRPr="009E04A0">
        <w:rPr>
          <w:rFonts w:cs="Arial"/>
        </w:rPr>
        <w:t>The member is denied Medicaid due to any one of the following closure reason (primary or non-primary) applied to the member: S7, 49, A6, 33, 38, 48, 10, S2, S4, 46, S6, S3.</w:t>
      </w:r>
    </w:p>
    <w:p w14:paraId="5F3AFBFD" w14:textId="77777777" w:rsidR="009E04A0" w:rsidRPr="009E04A0" w:rsidRDefault="009E04A0" w:rsidP="00320B54">
      <w:pPr>
        <w:pStyle w:val="ListParagraph"/>
        <w:numPr>
          <w:ilvl w:val="0"/>
          <w:numId w:val="164"/>
        </w:numPr>
        <w:spacing w:after="160" w:line="259" w:lineRule="auto"/>
        <w:rPr>
          <w:rFonts w:cs="Arial"/>
        </w:rPr>
      </w:pPr>
      <w:r w:rsidRPr="009E04A0">
        <w:rPr>
          <w:rFonts w:cs="Arial"/>
        </w:rPr>
        <w:t>The system removes established coverage for the member.</w:t>
      </w:r>
    </w:p>
    <w:p w14:paraId="74E2125E" w14:textId="77777777" w:rsidR="009E04A0" w:rsidRPr="009E04A0" w:rsidRDefault="009E04A0" w:rsidP="00320B54">
      <w:pPr>
        <w:pStyle w:val="ListParagraph"/>
        <w:numPr>
          <w:ilvl w:val="0"/>
          <w:numId w:val="164"/>
        </w:numPr>
        <w:spacing w:after="160" w:line="259" w:lineRule="auto"/>
        <w:rPr>
          <w:rFonts w:cs="Arial"/>
        </w:rPr>
      </w:pPr>
      <w:r w:rsidRPr="009E04A0">
        <w:rPr>
          <w:rFonts w:cs="Arial"/>
        </w:rPr>
        <w:t>The system considers the member as NOT postpartum eligible and mark member’s ‘Is Postpartum eligible?’ flag as “No”.</w:t>
      </w:r>
    </w:p>
    <w:p w14:paraId="7806BCC7" w14:textId="1521F630" w:rsidR="00622E24" w:rsidRPr="004342C6" w:rsidRDefault="00622E24" w:rsidP="00622E24">
      <w:pPr>
        <w:rPr>
          <w:rFonts w:cs="Arial"/>
        </w:rPr>
      </w:pPr>
    </w:p>
    <w:p w14:paraId="19A69B64" w14:textId="3B4F827F" w:rsidR="001B102E" w:rsidRPr="004342C6" w:rsidRDefault="001B102E" w:rsidP="00796F0E">
      <w:pPr>
        <w:pStyle w:val="Heading3"/>
        <w:numPr>
          <w:ilvl w:val="3"/>
          <w:numId w:val="13"/>
        </w:numPr>
        <w:tabs>
          <w:tab w:val="left" w:pos="1890"/>
        </w:tabs>
        <w:rPr>
          <w:rFonts w:ascii="Arial" w:hAnsi="Arial" w:cs="Arial"/>
        </w:rPr>
      </w:pPr>
      <w:bookmarkStart w:id="722" w:name="_Toc94634752"/>
      <w:r w:rsidRPr="004342C6">
        <w:rPr>
          <w:rFonts w:ascii="Arial" w:hAnsi="Arial" w:cs="Arial"/>
        </w:rPr>
        <w:t>Alternate Flow-4</w:t>
      </w:r>
      <w:bookmarkEnd w:id="722"/>
    </w:p>
    <w:p w14:paraId="374C2F51" w14:textId="77777777" w:rsidR="009E04A0" w:rsidRPr="009E04A0" w:rsidRDefault="009E04A0" w:rsidP="00320B54">
      <w:pPr>
        <w:pStyle w:val="ListParagraph"/>
        <w:numPr>
          <w:ilvl w:val="0"/>
          <w:numId w:val="165"/>
        </w:numPr>
        <w:spacing w:after="160" w:line="259" w:lineRule="auto"/>
        <w:rPr>
          <w:rFonts w:cs="Arial"/>
        </w:rPr>
      </w:pPr>
      <w:r w:rsidRPr="009E04A0">
        <w:rPr>
          <w:rFonts w:cs="Arial"/>
        </w:rPr>
        <w:t>Precondition 4 in section 4.1.5 applies.</w:t>
      </w:r>
    </w:p>
    <w:p w14:paraId="00C00A46" w14:textId="77777777" w:rsidR="009E04A0" w:rsidRPr="009E04A0" w:rsidRDefault="009E04A0" w:rsidP="00320B54">
      <w:pPr>
        <w:pStyle w:val="ListParagraph"/>
        <w:numPr>
          <w:ilvl w:val="0"/>
          <w:numId w:val="165"/>
        </w:numPr>
        <w:spacing w:after="160" w:line="259" w:lineRule="auto"/>
        <w:rPr>
          <w:rFonts w:cs="Arial"/>
        </w:rPr>
      </w:pPr>
      <w:r w:rsidRPr="009E04A0">
        <w:rPr>
          <w:rFonts w:cs="Arial"/>
        </w:rPr>
        <w:t>A program determination occurs, and the postpartum period ends for the member.</w:t>
      </w:r>
    </w:p>
    <w:p w14:paraId="6256DCB8" w14:textId="77777777" w:rsidR="009E04A0" w:rsidRPr="009E04A0" w:rsidRDefault="009E04A0" w:rsidP="00320B54">
      <w:pPr>
        <w:pStyle w:val="ListParagraph"/>
        <w:numPr>
          <w:ilvl w:val="0"/>
          <w:numId w:val="165"/>
        </w:numPr>
        <w:spacing w:after="160" w:line="259" w:lineRule="auto"/>
        <w:rPr>
          <w:rFonts w:cs="Arial"/>
        </w:rPr>
      </w:pPr>
      <w:r w:rsidRPr="009E04A0">
        <w:rPr>
          <w:rFonts w:cs="Arial"/>
        </w:rPr>
        <w:t>The system considers the member as NOT postpartum eligible and mark member’s ‘Is Postpartum eligible?’ flag as “No”.</w:t>
      </w:r>
    </w:p>
    <w:p w14:paraId="395E6F03" w14:textId="77777777" w:rsidR="009E04A0" w:rsidRPr="009E04A0" w:rsidRDefault="009E04A0" w:rsidP="00320B54">
      <w:pPr>
        <w:pStyle w:val="ListParagraph"/>
        <w:numPr>
          <w:ilvl w:val="0"/>
          <w:numId w:val="165"/>
        </w:numPr>
        <w:spacing w:after="160" w:line="259" w:lineRule="auto"/>
        <w:rPr>
          <w:rFonts w:cs="Arial"/>
        </w:rPr>
      </w:pPr>
      <w:r w:rsidRPr="009E04A0">
        <w:rPr>
          <w:rFonts w:cs="Arial"/>
        </w:rPr>
        <w:t>The system removes ‘Established Coverage’ protection for the member.</w:t>
      </w:r>
    </w:p>
    <w:p w14:paraId="52EE43A9" w14:textId="2927F2BC" w:rsidR="001B102E" w:rsidRPr="004342C6" w:rsidRDefault="001B102E" w:rsidP="00622E24">
      <w:pPr>
        <w:rPr>
          <w:rFonts w:cs="Arial"/>
        </w:rPr>
      </w:pPr>
    </w:p>
    <w:p w14:paraId="688E86CB" w14:textId="6508BB0E" w:rsidR="001B102E" w:rsidRPr="004342C6" w:rsidRDefault="001B102E" w:rsidP="00796F0E">
      <w:pPr>
        <w:pStyle w:val="Heading3"/>
        <w:numPr>
          <w:ilvl w:val="3"/>
          <w:numId w:val="13"/>
        </w:numPr>
        <w:tabs>
          <w:tab w:val="left" w:pos="1890"/>
        </w:tabs>
        <w:rPr>
          <w:rFonts w:ascii="Arial" w:hAnsi="Arial" w:cs="Arial"/>
        </w:rPr>
      </w:pPr>
      <w:bookmarkStart w:id="723" w:name="_Toc94634753"/>
      <w:r w:rsidRPr="004342C6">
        <w:rPr>
          <w:rFonts w:ascii="Arial" w:hAnsi="Arial" w:cs="Arial"/>
        </w:rPr>
        <w:t>Alternate Flow-5</w:t>
      </w:r>
      <w:bookmarkEnd w:id="723"/>
    </w:p>
    <w:p w14:paraId="3D78B69C" w14:textId="77777777" w:rsidR="00081931" w:rsidRPr="00081931" w:rsidRDefault="00081931" w:rsidP="00320B54">
      <w:pPr>
        <w:pStyle w:val="ListParagraph"/>
        <w:numPr>
          <w:ilvl w:val="0"/>
          <w:numId w:val="166"/>
        </w:numPr>
        <w:spacing w:after="160" w:line="259" w:lineRule="auto"/>
        <w:rPr>
          <w:rFonts w:cs="Arial"/>
        </w:rPr>
      </w:pPr>
      <w:r w:rsidRPr="00081931">
        <w:rPr>
          <w:rFonts w:cs="Arial"/>
        </w:rPr>
        <w:t>Precondition 5 in section 4.1.5 applies.</w:t>
      </w:r>
    </w:p>
    <w:p w14:paraId="5B024CD3" w14:textId="77777777" w:rsidR="00081931" w:rsidRPr="00081931" w:rsidRDefault="00081931" w:rsidP="00320B54">
      <w:pPr>
        <w:pStyle w:val="ListParagraph"/>
        <w:numPr>
          <w:ilvl w:val="0"/>
          <w:numId w:val="166"/>
        </w:numPr>
        <w:spacing w:after="160" w:line="259" w:lineRule="auto"/>
        <w:rPr>
          <w:rFonts w:cs="Arial"/>
        </w:rPr>
      </w:pPr>
      <w:r w:rsidRPr="00081931">
        <w:rPr>
          <w:rFonts w:cs="Arial"/>
        </w:rPr>
        <w:t>The aid category determined by the system is higher in hierarchy than the ‘Established coverage protected aid category’.</w:t>
      </w:r>
    </w:p>
    <w:p w14:paraId="024A1672" w14:textId="77777777" w:rsidR="00081931" w:rsidRPr="00081931" w:rsidRDefault="00081931" w:rsidP="00320B54">
      <w:pPr>
        <w:pStyle w:val="ListParagraph"/>
        <w:numPr>
          <w:ilvl w:val="0"/>
          <w:numId w:val="166"/>
        </w:numPr>
        <w:spacing w:after="160" w:line="259" w:lineRule="auto"/>
        <w:rPr>
          <w:rFonts w:cs="Arial"/>
        </w:rPr>
      </w:pPr>
      <w:r w:rsidRPr="00081931">
        <w:rPr>
          <w:rFonts w:cs="Arial"/>
        </w:rPr>
        <w:t>If the aid category determined by the system is lower in hierarchy than the ‘Established coverage protected aid category’, continue to Alternate Flow-6.</w:t>
      </w:r>
    </w:p>
    <w:p w14:paraId="6F4BB415" w14:textId="77777777" w:rsidR="00081931" w:rsidRPr="00081931" w:rsidRDefault="00081931" w:rsidP="00320B54">
      <w:pPr>
        <w:pStyle w:val="ListParagraph"/>
        <w:numPr>
          <w:ilvl w:val="0"/>
          <w:numId w:val="166"/>
        </w:numPr>
        <w:spacing w:after="160" w:line="259" w:lineRule="auto"/>
        <w:rPr>
          <w:rFonts w:cs="Arial"/>
        </w:rPr>
      </w:pPr>
      <w:r w:rsidRPr="00081931">
        <w:rPr>
          <w:rFonts w:cs="Arial"/>
        </w:rPr>
        <w:t xml:space="preserve">The system assigns the aid category determined by the system to the member. </w:t>
      </w:r>
    </w:p>
    <w:p w14:paraId="7C97D9E1" w14:textId="638C65BE" w:rsidR="001B102E" w:rsidRPr="004342C6" w:rsidRDefault="001B102E" w:rsidP="00622E24">
      <w:pPr>
        <w:rPr>
          <w:rFonts w:cs="Arial"/>
        </w:rPr>
      </w:pPr>
    </w:p>
    <w:p w14:paraId="4A05DA78" w14:textId="6F22A627" w:rsidR="001B102E" w:rsidRPr="004342C6" w:rsidRDefault="001B102E" w:rsidP="00796F0E">
      <w:pPr>
        <w:pStyle w:val="Heading3"/>
        <w:numPr>
          <w:ilvl w:val="3"/>
          <w:numId w:val="13"/>
        </w:numPr>
        <w:tabs>
          <w:tab w:val="left" w:pos="1890"/>
        </w:tabs>
        <w:rPr>
          <w:rFonts w:ascii="Arial" w:hAnsi="Arial" w:cs="Arial"/>
        </w:rPr>
      </w:pPr>
      <w:bookmarkStart w:id="724" w:name="_Toc94634754"/>
      <w:r w:rsidRPr="004342C6">
        <w:rPr>
          <w:rFonts w:ascii="Arial" w:hAnsi="Arial" w:cs="Arial"/>
        </w:rPr>
        <w:t>Alternate Flow-6</w:t>
      </w:r>
      <w:bookmarkEnd w:id="724"/>
    </w:p>
    <w:p w14:paraId="4B7CD146" w14:textId="77777777" w:rsidR="00081931" w:rsidRPr="00081931" w:rsidRDefault="00081931" w:rsidP="00320B54">
      <w:pPr>
        <w:pStyle w:val="ListParagraph"/>
        <w:numPr>
          <w:ilvl w:val="0"/>
          <w:numId w:val="167"/>
        </w:numPr>
        <w:spacing w:after="160" w:line="259" w:lineRule="auto"/>
        <w:rPr>
          <w:rFonts w:cs="Arial"/>
        </w:rPr>
      </w:pPr>
      <w:r w:rsidRPr="00081931">
        <w:rPr>
          <w:rFonts w:cs="Arial"/>
        </w:rPr>
        <w:t>Precondition 5 in section 4.1.5 applies.</w:t>
      </w:r>
    </w:p>
    <w:p w14:paraId="0E75495E" w14:textId="77777777" w:rsidR="00081931" w:rsidRPr="00081931" w:rsidRDefault="00081931" w:rsidP="00320B54">
      <w:pPr>
        <w:pStyle w:val="ListParagraph"/>
        <w:numPr>
          <w:ilvl w:val="0"/>
          <w:numId w:val="167"/>
        </w:numPr>
        <w:spacing w:after="160" w:line="259" w:lineRule="auto"/>
        <w:rPr>
          <w:rFonts w:cs="Arial"/>
        </w:rPr>
      </w:pPr>
      <w:r w:rsidRPr="00081931">
        <w:rPr>
          <w:rFonts w:cs="Arial"/>
        </w:rPr>
        <w:lastRenderedPageBreak/>
        <w:t>The aid category determined by the system is lower in hierarchy than the ‘Established coverage protected aid category’.</w:t>
      </w:r>
    </w:p>
    <w:p w14:paraId="448C53F2" w14:textId="77777777" w:rsidR="00081931" w:rsidRPr="00081931" w:rsidRDefault="00081931" w:rsidP="00320B54">
      <w:pPr>
        <w:pStyle w:val="ListParagraph"/>
        <w:numPr>
          <w:ilvl w:val="0"/>
          <w:numId w:val="167"/>
        </w:numPr>
        <w:spacing w:after="160" w:line="259" w:lineRule="auto"/>
        <w:rPr>
          <w:rFonts w:cs="Arial"/>
        </w:rPr>
      </w:pPr>
      <w:r w:rsidRPr="00081931">
        <w:rPr>
          <w:rFonts w:cs="Arial"/>
        </w:rPr>
        <w:t>The system determines the coverage type associated with ‘Established coverage protected aid category’ is same as the coverage type of Aid category determined by the system.</w:t>
      </w:r>
    </w:p>
    <w:p w14:paraId="567D389D" w14:textId="77777777" w:rsidR="00081931" w:rsidRPr="00081931" w:rsidRDefault="00081931" w:rsidP="00320B54">
      <w:pPr>
        <w:pStyle w:val="ListParagraph"/>
        <w:numPr>
          <w:ilvl w:val="0"/>
          <w:numId w:val="167"/>
        </w:numPr>
        <w:spacing w:after="160" w:line="259" w:lineRule="auto"/>
        <w:rPr>
          <w:rFonts w:cs="Arial"/>
        </w:rPr>
      </w:pPr>
      <w:r w:rsidRPr="00081931">
        <w:rPr>
          <w:rFonts w:cs="Arial"/>
        </w:rPr>
        <w:t>If the coverage type associated with ‘Established coverage protected aid category’ is NOT the same as the coverage type of Aid category determined by the system, continue to Alternate Flow-7.</w:t>
      </w:r>
    </w:p>
    <w:p w14:paraId="1CF1C6BD" w14:textId="77777777" w:rsidR="00081931" w:rsidRPr="00081931" w:rsidRDefault="00081931" w:rsidP="00320B54">
      <w:pPr>
        <w:pStyle w:val="ListParagraph"/>
        <w:numPr>
          <w:ilvl w:val="0"/>
          <w:numId w:val="167"/>
        </w:numPr>
        <w:spacing w:after="160" w:line="259" w:lineRule="auto"/>
        <w:rPr>
          <w:rFonts w:cs="Arial"/>
        </w:rPr>
      </w:pPr>
      <w:r w:rsidRPr="00081931">
        <w:rPr>
          <w:rFonts w:cs="Arial"/>
        </w:rPr>
        <w:t xml:space="preserve">The system assigns the aid category determined by the system to the member. </w:t>
      </w:r>
    </w:p>
    <w:p w14:paraId="26D80FFC" w14:textId="0D33107F" w:rsidR="00081931" w:rsidRPr="004342C6" w:rsidRDefault="00081931" w:rsidP="00081931">
      <w:pPr>
        <w:pStyle w:val="Heading3"/>
        <w:numPr>
          <w:ilvl w:val="3"/>
          <w:numId w:val="13"/>
        </w:numPr>
        <w:tabs>
          <w:tab w:val="left" w:pos="1890"/>
        </w:tabs>
        <w:rPr>
          <w:rFonts w:ascii="Arial" w:hAnsi="Arial" w:cs="Arial"/>
        </w:rPr>
      </w:pPr>
      <w:r>
        <w:rPr>
          <w:rFonts w:ascii="Arial" w:hAnsi="Arial" w:cs="Arial"/>
        </w:rPr>
        <w:t>Alternate Flow-7</w:t>
      </w:r>
    </w:p>
    <w:p w14:paraId="0144833C" w14:textId="31C2A426" w:rsidR="00081931" w:rsidRPr="00081931" w:rsidRDefault="00081931" w:rsidP="00320B54">
      <w:pPr>
        <w:pStyle w:val="ListParagraph"/>
        <w:numPr>
          <w:ilvl w:val="3"/>
          <w:numId w:val="167"/>
        </w:numPr>
        <w:rPr>
          <w:rFonts w:cs="Arial"/>
        </w:rPr>
      </w:pPr>
      <w:r w:rsidRPr="00081931">
        <w:rPr>
          <w:rFonts w:cs="Arial"/>
        </w:rPr>
        <w:t>Steps 1 – 3a of Alternate Flow-6 applies.</w:t>
      </w:r>
    </w:p>
    <w:p w14:paraId="3C6B382A" w14:textId="0794F994" w:rsidR="00081931" w:rsidRPr="00081931" w:rsidRDefault="00081931" w:rsidP="00320B54">
      <w:pPr>
        <w:pStyle w:val="ListParagraph"/>
        <w:numPr>
          <w:ilvl w:val="3"/>
          <w:numId w:val="167"/>
        </w:numPr>
        <w:rPr>
          <w:rFonts w:cs="Arial"/>
        </w:rPr>
      </w:pPr>
      <w:r w:rsidRPr="00081931">
        <w:rPr>
          <w:rFonts w:cs="Arial"/>
        </w:rPr>
        <w:t xml:space="preserve">The coverage type associated with ‘Established coverage protected aid category’ is NOT the same as the coverage type of Aid category determined by the system </w:t>
      </w:r>
    </w:p>
    <w:p w14:paraId="785672E8" w14:textId="77777777" w:rsidR="00081931" w:rsidRPr="00081931" w:rsidRDefault="00081931" w:rsidP="00081931">
      <w:pPr>
        <w:ind w:left="540" w:firstLine="720"/>
        <w:rPr>
          <w:rFonts w:cs="Arial"/>
        </w:rPr>
      </w:pPr>
      <w:r w:rsidRPr="00081931">
        <w:rPr>
          <w:rFonts w:cs="Arial"/>
        </w:rPr>
        <w:t>Or</w:t>
      </w:r>
    </w:p>
    <w:p w14:paraId="278316CF" w14:textId="0BD105F5" w:rsidR="00081931" w:rsidRPr="00081931" w:rsidRDefault="00081931" w:rsidP="00081931">
      <w:pPr>
        <w:pStyle w:val="ListParagraph"/>
        <w:ind w:left="1260"/>
        <w:rPr>
          <w:rFonts w:cs="Arial"/>
        </w:rPr>
      </w:pPr>
      <w:r w:rsidRPr="00081931">
        <w:rPr>
          <w:rFonts w:cs="Arial"/>
        </w:rPr>
        <w:t>The system did not determine any aid category for the member.</w:t>
      </w:r>
    </w:p>
    <w:p w14:paraId="6B0EC5A9" w14:textId="2BFDE3E5" w:rsidR="00081931" w:rsidRPr="00081931" w:rsidRDefault="00081931" w:rsidP="00320B54">
      <w:pPr>
        <w:pStyle w:val="ListParagraph"/>
        <w:numPr>
          <w:ilvl w:val="3"/>
          <w:numId w:val="167"/>
        </w:numPr>
        <w:rPr>
          <w:rFonts w:cs="Arial"/>
        </w:rPr>
      </w:pPr>
      <w:r w:rsidRPr="00081931">
        <w:rPr>
          <w:rFonts w:cs="Arial"/>
        </w:rPr>
        <w:t xml:space="preserve">The system assigns the ‘Established coverage protected aid category’ to the member. </w:t>
      </w:r>
    </w:p>
    <w:p w14:paraId="00449A1D" w14:textId="40A01190" w:rsidR="00081931" w:rsidRDefault="00081931" w:rsidP="00622E24">
      <w:pPr>
        <w:rPr>
          <w:rFonts w:cs="Arial"/>
        </w:rPr>
      </w:pPr>
    </w:p>
    <w:p w14:paraId="36903E4F" w14:textId="742E8789" w:rsidR="00081931" w:rsidRPr="004342C6" w:rsidRDefault="00081931" w:rsidP="00081931">
      <w:pPr>
        <w:pStyle w:val="Heading3"/>
        <w:numPr>
          <w:ilvl w:val="3"/>
          <w:numId w:val="13"/>
        </w:numPr>
        <w:tabs>
          <w:tab w:val="left" w:pos="1890"/>
        </w:tabs>
        <w:rPr>
          <w:rFonts w:ascii="Arial" w:hAnsi="Arial" w:cs="Arial"/>
        </w:rPr>
      </w:pPr>
      <w:r>
        <w:rPr>
          <w:rFonts w:ascii="Arial" w:hAnsi="Arial" w:cs="Arial"/>
        </w:rPr>
        <w:t>Alternate Flow-8</w:t>
      </w:r>
    </w:p>
    <w:p w14:paraId="510DFE6A" w14:textId="4043CCEA" w:rsidR="00F00A78" w:rsidRPr="00F00A78" w:rsidRDefault="00F00A78" w:rsidP="00E74DAA">
      <w:pPr>
        <w:pStyle w:val="ListParagraph"/>
        <w:numPr>
          <w:ilvl w:val="0"/>
          <w:numId w:val="597"/>
        </w:numPr>
        <w:rPr>
          <w:rFonts w:cs="Arial"/>
        </w:rPr>
      </w:pPr>
      <w:r>
        <w:rPr>
          <w:rFonts w:cs="Arial"/>
        </w:rPr>
        <w:t>Precondition 5 and 6 in section 6</w:t>
      </w:r>
      <w:r w:rsidRPr="00F00A78">
        <w:rPr>
          <w:rFonts w:cs="Arial"/>
        </w:rPr>
        <w:t>.2</w:t>
      </w:r>
      <w:r>
        <w:rPr>
          <w:rFonts w:cs="Arial"/>
        </w:rPr>
        <w:t>4</w:t>
      </w:r>
      <w:r w:rsidRPr="00F00A78">
        <w:rPr>
          <w:rFonts w:cs="Arial"/>
        </w:rPr>
        <w:t>.5 applies.</w:t>
      </w:r>
    </w:p>
    <w:p w14:paraId="20E5FB9B" w14:textId="77777777" w:rsidR="00F00A78" w:rsidRPr="00F00A78" w:rsidRDefault="00F00A78" w:rsidP="00E74DAA">
      <w:pPr>
        <w:pStyle w:val="ListParagraph"/>
        <w:numPr>
          <w:ilvl w:val="0"/>
          <w:numId w:val="597"/>
        </w:numPr>
        <w:rPr>
          <w:rFonts w:cs="Arial"/>
        </w:rPr>
      </w:pPr>
      <w:r w:rsidRPr="00F00A78">
        <w:rPr>
          <w:rFonts w:cs="Arial"/>
        </w:rPr>
        <w:t>The system displays the field “Continued Medicaid Eligibility for Pregnant/Postpartum Women” as “Yes”.</w:t>
      </w:r>
    </w:p>
    <w:p w14:paraId="0CE4988E" w14:textId="77777777" w:rsidR="00F00A78" w:rsidRPr="00081931" w:rsidRDefault="00F00A78" w:rsidP="00F00A78">
      <w:pPr>
        <w:pStyle w:val="ListParagraph"/>
        <w:ind w:left="1260"/>
        <w:rPr>
          <w:rFonts w:cs="Arial"/>
        </w:rPr>
      </w:pPr>
    </w:p>
    <w:p w14:paraId="57CEA710" w14:textId="323FE333" w:rsidR="00081931" w:rsidRDefault="00081931" w:rsidP="00622E24">
      <w:pPr>
        <w:rPr>
          <w:rFonts w:cs="Arial"/>
        </w:rPr>
      </w:pPr>
    </w:p>
    <w:p w14:paraId="42419D11" w14:textId="195E1195" w:rsidR="00081931" w:rsidRPr="004342C6" w:rsidRDefault="00081931" w:rsidP="00081931">
      <w:pPr>
        <w:pStyle w:val="Heading3"/>
        <w:numPr>
          <w:ilvl w:val="3"/>
          <w:numId w:val="13"/>
        </w:numPr>
        <w:tabs>
          <w:tab w:val="left" w:pos="1890"/>
        </w:tabs>
        <w:rPr>
          <w:rFonts w:ascii="Arial" w:hAnsi="Arial" w:cs="Arial"/>
        </w:rPr>
      </w:pPr>
      <w:r>
        <w:rPr>
          <w:rFonts w:ascii="Arial" w:hAnsi="Arial" w:cs="Arial"/>
        </w:rPr>
        <w:t>Alternate Flow-9</w:t>
      </w:r>
    </w:p>
    <w:p w14:paraId="3DB8AF99" w14:textId="13FE1EF4" w:rsidR="00F00A78" w:rsidRPr="00F00A78" w:rsidRDefault="00F00A78" w:rsidP="00E74DAA">
      <w:pPr>
        <w:pStyle w:val="ListParagraph"/>
        <w:numPr>
          <w:ilvl w:val="0"/>
          <w:numId w:val="596"/>
        </w:numPr>
        <w:rPr>
          <w:rFonts w:cs="Arial"/>
        </w:rPr>
      </w:pPr>
      <w:r>
        <w:rPr>
          <w:rFonts w:cs="Arial"/>
        </w:rPr>
        <w:t>Alternate Flow-8</w:t>
      </w:r>
      <w:r w:rsidRPr="00F00A78">
        <w:rPr>
          <w:rFonts w:cs="Arial"/>
        </w:rPr>
        <w:t xml:space="preserve"> steps 1 to 2 applies.</w:t>
      </w:r>
    </w:p>
    <w:p w14:paraId="713560B6" w14:textId="77777777" w:rsidR="00F00A78" w:rsidRPr="00F00A78" w:rsidRDefault="00F00A78" w:rsidP="00E74DAA">
      <w:pPr>
        <w:pStyle w:val="ListParagraph"/>
        <w:numPr>
          <w:ilvl w:val="0"/>
          <w:numId w:val="596"/>
        </w:numPr>
        <w:rPr>
          <w:rFonts w:cs="Arial"/>
        </w:rPr>
      </w:pPr>
      <w:r w:rsidRPr="00F00A78">
        <w:rPr>
          <w:rFonts w:cs="Arial"/>
        </w:rPr>
        <w:t>The system displays the field “Continued Medicaid Eligibility for Pregnant/Postpartum Women” as “No”.</w:t>
      </w:r>
    </w:p>
    <w:p w14:paraId="73FA690D" w14:textId="77777777" w:rsidR="00F00A78" w:rsidRPr="00081931" w:rsidRDefault="00F00A78" w:rsidP="00F00A78">
      <w:pPr>
        <w:pStyle w:val="ListParagraph"/>
        <w:ind w:left="1260"/>
        <w:rPr>
          <w:rFonts w:cs="Arial"/>
        </w:rPr>
      </w:pPr>
    </w:p>
    <w:p w14:paraId="57FBDFB6" w14:textId="77777777" w:rsidR="00081931" w:rsidRDefault="00081931" w:rsidP="00622E24">
      <w:pPr>
        <w:rPr>
          <w:rFonts w:cs="Arial"/>
        </w:rPr>
      </w:pPr>
    </w:p>
    <w:p w14:paraId="11555037" w14:textId="77777777" w:rsidR="00081931" w:rsidRPr="004342C6" w:rsidRDefault="00081931" w:rsidP="00622E24">
      <w:pPr>
        <w:rPr>
          <w:rFonts w:cs="Arial"/>
        </w:rPr>
      </w:pPr>
    </w:p>
    <w:p w14:paraId="4B4F4995" w14:textId="77777777" w:rsidR="00622E24" w:rsidRPr="004342C6" w:rsidRDefault="00622E24" w:rsidP="00622E24">
      <w:pPr>
        <w:pStyle w:val="Heading3"/>
        <w:numPr>
          <w:ilvl w:val="2"/>
          <w:numId w:val="13"/>
        </w:numPr>
        <w:rPr>
          <w:rFonts w:ascii="Arial" w:hAnsi="Arial" w:cs="Arial"/>
        </w:rPr>
      </w:pPr>
      <w:bookmarkStart w:id="725" w:name="_Toc94634755"/>
      <w:r w:rsidRPr="004342C6">
        <w:rPr>
          <w:rFonts w:ascii="Arial" w:hAnsi="Arial" w:cs="Arial"/>
        </w:rPr>
        <w:t>User Pages and Input</w:t>
      </w:r>
      <w:bookmarkEnd w:id="725"/>
    </w:p>
    <w:p w14:paraId="3BC6A6E8" w14:textId="42FA1346" w:rsidR="00622E24"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EC23DD3" w14:textId="5BB379BB" w:rsidR="009260EE" w:rsidRDefault="009260EE" w:rsidP="00622E24">
      <w:pPr>
        <w:pStyle w:val="Hints"/>
        <w:spacing w:after="200"/>
        <w:ind w:left="450"/>
        <w:rPr>
          <w:rFonts w:eastAsiaTheme="minorHAnsi" w:cs="Arial"/>
          <w:color w:val="auto"/>
          <w:sz w:val="22"/>
          <w:szCs w:val="22"/>
        </w:rPr>
      </w:pPr>
    </w:p>
    <w:p w14:paraId="0F51DBD2" w14:textId="77777777" w:rsidR="009260EE" w:rsidRPr="004342C6" w:rsidRDefault="009260EE" w:rsidP="00622E24">
      <w:pPr>
        <w:pStyle w:val="Hints"/>
        <w:spacing w:after="200"/>
        <w:ind w:left="450"/>
        <w:rPr>
          <w:rFonts w:eastAsiaTheme="minorHAnsi" w:cs="Arial"/>
          <w:color w:val="auto"/>
          <w:sz w:val="22"/>
          <w:szCs w:val="22"/>
        </w:rPr>
      </w:pPr>
    </w:p>
    <w:p w14:paraId="4EFDDA96" w14:textId="77777777" w:rsidR="00622E24" w:rsidRPr="004342C6" w:rsidRDefault="00622E24" w:rsidP="00622E24">
      <w:pPr>
        <w:pStyle w:val="Heading3"/>
        <w:numPr>
          <w:ilvl w:val="2"/>
          <w:numId w:val="13"/>
        </w:numPr>
        <w:rPr>
          <w:rFonts w:ascii="Arial" w:hAnsi="Arial" w:cs="Arial"/>
        </w:rPr>
      </w:pPr>
      <w:bookmarkStart w:id="726" w:name="_Toc94634756"/>
      <w:r w:rsidRPr="004342C6">
        <w:rPr>
          <w:rFonts w:ascii="Arial" w:hAnsi="Arial" w:cs="Arial"/>
        </w:rPr>
        <w:t>Functional Requirement(s)</w:t>
      </w:r>
      <w:bookmarkEnd w:id="726"/>
    </w:p>
    <w:p w14:paraId="7BB79131" w14:textId="745F2969" w:rsidR="00622E24" w:rsidRPr="004342C6" w:rsidRDefault="00622E24" w:rsidP="00F26125">
      <w:pPr>
        <w:pStyle w:val="Caption"/>
        <w:keepNext/>
        <w:jc w:val="center"/>
        <w:rPr>
          <w:rFonts w:cs="Arial"/>
        </w:rPr>
      </w:pPr>
      <w:bookmarkStart w:id="727" w:name="_Toc94635024"/>
      <w:r w:rsidRPr="004342C6">
        <w:rPr>
          <w:rFonts w:cs="Arial"/>
        </w:rPr>
        <w:lastRenderedPageBreak/>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28</w:t>
      </w:r>
      <w:r w:rsidRPr="004342C6">
        <w:rPr>
          <w:rFonts w:cs="Arial"/>
          <w:noProof/>
        </w:rPr>
        <w:fldChar w:fldCharType="end"/>
      </w:r>
      <w:r w:rsidRPr="004342C6">
        <w:rPr>
          <w:rFonts w:cs="Arial"/>
        </w:rPr>
        <w:t>. Functional Requirements – UC.</w:t>
      </w:r>
      <w:r w:rsidR="002B0E81" w:rsidRPr="004342C6">
        <w:rPr>
          <w:rFonts w:cs="Arial"/>
        </w:rPr>
        <w:t>24</w:t>
      </w:r>
      <w:bookmarkEnd w:id="727"/>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22E24" w:rsidRPr="004342C6" w14:paraId="34009088" w14:textId="77777777" w:rsidTr="006543FE">
        <w:trPr>
          <w:trHeight w:val="300"/>
          <w:tblHeader/>
        </w:trPr>
        <w:tc>
          <w:tcPr>
            <w:tcW w:w="2246" w:type="dxa"/>
            <w:shd w:val="clear" w:color="auto" w:fill="4C8B3F" w:themeFill="background2"/>
            <w:vAlign w:val="center"/>
            <w:hideMark/>
          </w:tcPr>
          <w:p w14:paraId="4C4A09CC"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4F66C0D5"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EB1CA4" w:rsidRPr="004342C6" w14:paraId="6B461D7C" w14:textId="77777777" w:rsidTr="00E84FEF">
        <w:trPr>
          <w:trHeight w:val="314"/>
        </w:trPr>
        <w:tc>
          <w:tcPr>
            <w:tcW w:w="2246" w:type="dxa"/>
            <w:shd w:val="clear" w:color="000000" w:fill="FFFFFF"/>
            <w:vAlign w:val="center"/>
          </w:tcPr>
          <w:p w14:paraId="72800D13" w14:textId="77777777" w:rsidR="00EB1CA4" w:rsidRPr="00EB1CA4" w:rsidRDefault="00EB1CA4" w:rsidP="00EB1CA4">
            <w:pPr>
              <w:contextualSpacing w:val="0"/>
              <w:jc w:val="center"/>
              <w:rPr>
                <w:rFonts w:eastAsia="Times New Roman"/>
                <w:color w:val="000000"/>
              </w:rPr>
            </w:pPr>
            <w:r w:rsidRPr="00EB1CA4">
              <w:rPr>
                <w:rFonts w:eastAsia="Times New Roman"/>
                <w:color w:val="000000"/>
              </w:rPr>
              <w:t>PLE.PCS.01.001</w:t>
            </w:r>
          </w:p>
        </w:tc>
        <w:tc>
          <w:tcPr>
            <w:tcW w:w="7024" w:type="dxa"/>
            <w:shd w:val="clear" w:color="000000" w:fill="FFFFFF"/>
          </w:tcPr>
          <w:p w14:paraId="676E8978" w14:textId="77777777" w:rsidR="00EB1CA4" w:rsidRPr="00EB1CA4" w:rsidRDefault="00EB1CA4" w:rsidP="00EB1CA4">
            <w:pPr>
              <w:rPr>
                <w:rFonts w:eastAsia="Times New Roman"/>
                <w:color w:val="000000"/>
              </w:rPr>
            </w:pPr>
            <w:r w:rsidRPr="00EB1CA4">
              <w:rPr>
                <w:rFonts w:eastAsia="Times New Roman"/>
                <w:color w:val="000000"/>
              </w:rPr>
              <w:t>The system shall consider the member’s coverage as ‘Established coverage’ and save the assigned aid category as the ‘Established coverage protected aid category’ if all the following conditions are true in the current program determination:</w:t>
            </w:r>
          </w:p>
          <w:p w14:paraId="169CB76F" w14:textId="77777777" w:rsidR="00EB1CA4" w:rsidRPr="00EB1CA4" w:rsidRDefault="00EB1CA4" w:rsidP="00EB1CA4">
            <w:pPr>
              <w:rPr>
                <w:rFonts w:eastAsia="Times New Roman"/>
                <w:color w:val="000000"/>
              </w:rPr>
            </w:pPr>
          </w:p>
          <w:p w14:paraId="1535D3F3"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The member is pregnant.</w:t>
            </w:r>
          </w:p>
          <w:p w14:paraId="4D10D4B6" w14:textId="77777777" w:rsidR="00EB1CA4" w:rsidRPr="00EB1CA4" w:rsidRDefault="00EB1CA4" w:rsidP="00EB1CA4">
            <w:pPr>
              <w:pStyle w:val="ListParagraph"/>
              <w:ind w:left="864"/>
              <w:rPr>
                <w:rFonts w:eastAsia="Times New Roman"/>
                <w:color w:val="000000"/>
              </w:rPr>
            </w:pPr>
            <w:r w:rsidRPr="00EB1CA4">
              <w:rPr>
                <w:rFonts w:eastAsia="Times New Roman"/>
                <w:color w:val="000000"/>
              </w:rPr>
              <w:t>AND</w:t>
            </w:r>
          </w:p>
          <w:p w14:paraId="19BD363E"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 xml:space="preserve">The member is eligible for any of the following coverage types: </w:t>
            </w:r>
          </w:p>
          <w:p w14:paraId="0AD6A020"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 xml:space="preserve">Medicaid Standard and Medicaid Standard plus Medicare Buy-In coverage (All aid categories except R1, R4, T1, T4) </w:t>
            </w:r>
          </w:p>
          <w:p w14:paraId="66C9968F"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Medicaid Family Assistance coverage</w:t>
            </w:r>
          </w:p>
          <w:p w14:paraId="5EA1C8DC"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Medicaid CommonHealth coverage and Medicaid CommonHealth Medicare Buy-In coverage.</w:t>
            </w:r>
          </w:p>
          <w:p w14:paraId="7FA382C0" w14:textId="77777777" w:rsidR="00EB1CA4" w:rsidRPr="00EB1CA4" w:rsidRDefault="00EB1CA4" w:rsidP="00EB1CA4">
            <w:pPr>
              <w:ind w:left="864"/>
              <w:rPr>
                <w:rFonts w:eastAsia="Times New Roman"/>
                <w:color w:val="000000"/>
              </w:rPr>
            </w:pPr>
            <w:r w:rsidRPr="00EB1CA4">
              <w:rPr>
                <w:rFonts w:eastAsia="Times New Roman"/>
                <w:color w:val="000000"/>
              </w:rPr>
              <w:t>AND</w:t>
            </w:r>
          </w:p>
          <w:p w14:paraId="3EDBEFFE"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 xml:space="preserve">The member’s Medicaid coverage has been determined to be “Final” coverage. </w:t>
            </w:r>
          </w:p>
          <w:p w14:paraId="1692C103" w14:textId="77777777" w:rsidR="00EB1CA4" w:rsidRPr="00EB1CA4" w:rsidRDefault="00EB1CA4" w:rsidP="00EB1CA4">
            <w:pPr>
              <w:rPr>
                <w:rFonts w:eastAsia="Times New Roman"/>
                <w:color w:val="000000"/>
              </w:rPr>
            </w:pPr>
          </w:p>
          <w:p w14:paraId="17034C7C" w14:textId="77777777" w:rsidR="00EB1CA4" w:rsidRPr="00EB1CA4" w:rsidRDefault="00EB1CA4" w:rsidP="00EB1CA4">
            <w:pPr>
              <w:rPr>
                <w:rFonts w:eastAsia="Times New Roman"/>
                <w:color w:val="000000"/>
              </w:rPr>
            </w:pPr>
            <w:r w:rsidRPr="00EB1CA4">
              <w:rPr>
                <w:rFonts w:eastAsia="Times New Roman"/>
                <w:color w:val="000000"/>
              </w:rPr>
              <w:t xml:space="preserve">Note:  </w:t>
            </w:r>
          </w:p>
          <w:p w14:paraId="7499F3F4"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The rules to consider a coverage to be “Final” will remain AS-IS, that has been covered in Medicaid FPL Threshold document and Additional Medicaid Compatibility Rule document.</w:t>
            </w:r>
          </w:p>
          <w:p w14:paraId="5130DFB6"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The system shall carry forward the ‘Established coverage’ in the subsequent eligibilities until any of the conditions in PLE.PCS.01.004 are true.</w:t>
            </w:r>
          </w:p>
          <w:p w14:paraId="5B031D8F" w14:textId="77777777" w:rsidR="00EB1CA4" w:rsidRPr="00EB1CA4" w:rsidRDefault="00EB1CA4" w:rsidP="00E74DAA">
            <w:pPr>
              <w:pStyle w:val="ListParagraph"/>
              <w:numPr>
                <w:ilvl w:val="0"/>
                <w:numId w:val="576"/>
              </w:numPr>
              <w:spacing w:after="160" w:line="252" w:lineRule="auto"/>
              <w:rPr>
                <w:rFonts w:eastAsia="Times New Roman"/>
                <w:color w:val="000000"/>
              </w:rPr>
            </w:pPr>
            <w:r w:rsidRPr="00EB1CA4">
              <w:rPr>
                <w:rFonts w:eastAsia="Times New Roman"/>
                <w:color w:val="000000"/>
              </w:rPr>
              <w:t>The system will save and consider the currently assigned aid category as the ‘Established coverage protected aid category’ for existing members who have Established coverage in the current program determination (prior to R27 Go-Live).</w:t>
            </w:r>
          </w:p>
          <w:p w14:paraId="2191EBFD" w14:textId="77777777" w:rsidR="00EB1CA4" w:rsidRPr="00EB1CA4" w:rsidRDefault="00EB1CA4" w:rsidP="00EB1CA4">
            <w:pPr>
              <w:rPr>
                <w:rFonts w:eastAsia="Times New Roman"/>
                <w:color w:val="000000"/>
              </w:rPr>
            </w:pPr>
            <w:r w:rsidRPr="00EB1CA4">
              <w:rPr>
                <w:rFonts w:eastAsia="Times New Roman"/>
                <w:color w:val="000000"/>
              </w:rPr>
              <w:t xml:space="preserve">Example 1: Consider ‘Established coverage’. </w:t>
            </w:r>
          </w:p>
          <w:p w14:paraId="7617181B"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Eligibility E1: An application exists for Jane</w:t>
            </w:r>
          </w:p>
          <w:p w14:paraId="6F04C3C9"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Eligibility E2: Jane reports a change to mark her pregnancy and sets the pregnancy due date set as 11/10/2022.</w:t>
            </w:r>
          </w:p>
          <w:p w14:paraId="24D7D927"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Jane is eligible for aid category “52 – CommonHealth” (CommonHealth coverage) in eligibility E2.</w:t>
            </w:r>
          </w:p>
          <w:p w14:paraId="07B26CA3"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 xml:space="preserve">The member’s Medicaid coverage has been determined to be “Final” coverage in eligibility E2. </w:t>
            </w:r>
          </w:p>
          <w:p w14:paraId="62FE56EB"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 xml:space="preserve">The system considers Jane’s coverage as ‘Established coverage’ and consider the aid category “52 – CommonHealth” as the ‘Established coverage protected aid category’. </w:t>
            </w:r>
          </w:p>
          <w:p w14:paraId="52596DEE" w14:textId="77777777" w:rsidR="00EB1CA4" w:rsidRPr="00EB1CA4" w:rsidRDefault="00EB1CA4" w:rsidP="00EB1CA4">
            <w:pPr>
              <w:rPr>
                <w:rFonts w:eastAsia="Times New Roman"/>
                <w:color w:val="000000"/>
              </w:rPr>
            </w:pPr>
          </w:p>
          <w:p w14:paraId="4BDB2744" w14:textId="77777777" w:rsidR="00EB1CA4" w:rsidRPr="00EB1CA4" w:rsidRDefault="00EB1CA4" w:rsidP="00EB1CA4">
            <w:pPr>
              <w:rPr>
                <w:rFonts w:eastAsia="Times New Roman"/>
                <w:color w:val="000000"/>
              </w:rPr>
            </w:pPr>
            <w:r w:rsidRPr="00EB1CA4">
              <w:rPr>
                <w:rFonts w:eastAsia="Times New Roman"/>
                <w:color w:val="000000"/>
              </w:rPr>
              <w:t xml:space="preserve">Example 2: ‘Established Coverage protected aid category’ for the existing records. </w:t>
            </w:r>
          </w:p>
          <w:p w14:paraId="317E3372"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lastRenderedPageBreak/>
              <w:t>An application exists for Jane in the existing system (Pre R27 Go Live) such that:</w:t>
            </w:r>
          </w:p>
          <w:p w14:paraId="51886ACA"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Jane has Established coverage.</w:t>
            </w:r>
          </w:p>
          <w:p w14:paraId="7975A112"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Aid category ‘40 - Standard Family’ is assigned to Jane.</w:t>
            </w:r>
          </w:p>
          <w:p w14:paraId="30B119A4"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Post R27 Go live, the system will consider the aid category ‘40 - Standard Family’ as the ‘Established coverage protected aid category’.</w:t>
            </w:r>
          </w:p>
          <w:p w14:paraId="35828571" w14:textId="77777777" w:rsidR="00EB1CA4" w:rsidRPr="00EB1CA4" w:rsidRDefault="00EB1CA4" w:rsidP="00EB1CA4">
            <w:pPr>
              <w:contextualSpacing w:val="0"/>
              <w:rPr>
                <w:rFonts w:eastAsia="Times New Roman"/>
                <w:color w:val="000000"/>
              </w:rPr>
            </w:pPr>
          </w:p>
        </w:tc>
      </w:tr>
      <w:tr w:rsidR="00EB1CA4" w:rsidRPr="004342C6" w14:paraId="7BD5BF82" w14:textId="77777777" w:rsidTr="005F6A68">
        <w:trPr>
          <w:trHeight w:val="314"/>
        </w:trPr>
        <w:tc>
          <w:tcPr>
            <w:tcW w:w="2246" w:type="dxa"/>
            <w:shd w:val="clear" w:color="000000" w:fill="FFFFFF"/>
            <w:vAlign w:val="center"/>
          </w:tcPr>
          <w:p w14:paraId="51BF3AC9" w14:textId="3463FE7F" w:rsidR="00EB1CA4" w:rsidRPr="00EB1CA4" w:rsidRDefault="00EB1CA4" w:rsidP="00EB1CA4">
            <w:pPr>
              <w:contextualSpacing w:val="0"/>
              <w:jc w:val="center"/>
              <w:rPr>
                <w:rFonts w:eastAsia="Times New Roman"/>
                <w:color w:val="000000"/>
              </w:rPr>
            </w:pPr>
            <w:r w:rsidRPr="00EB1CA4">
              <w:rPr>
                <w:rFonts w:eastAsia="Times New Roman"/>
                <w:color w:val="000000"/>
              </w:rPr>
              <w:lastRenderedPageBreak/>
              <w:t>PLE.PCS.01.002</w:t>
            </w:r>
          </w:p>
        </w:tc>
        <w:tc>
          <w:tcPr>
            <w:tcW w:w="7024" w:type="dxa"/>
            <w:shd w:val="clear" w:color="000000" w:fill="FFFFFF"/>
          </w:tcPr>
          <w:p w14:paraId="7B27111F" w14:textId="77777777" w:rsidR="00EB1CA4" w:rsidRPr="00EB1CA4" w:rsidRDefault="00EB1CA4" w:rsidP="00EB1CA4">
            <w:pPr>
              <w:rPr>
                <w:rFonts w:eastAsia="Times New Roman"/>
                <w:color w:val="000000"/>
              </w:rPr>
            </w:pPr>
            <w:r w:rsidRPr="00EB1CA4">
              <w:rPr>
                <w:rFonts w:eastAsia="Times New Roman"/>
                <w:color w:val="000000"/>
              </w:rPr>
              <w:t xml:space="preserve">The system shall consider a member as postpartum eligible and mark member’s ‘Is Postpartum eligible?’ flag as “Yes” (else consider not postpartum eligible and set the flag to “No”), upon every program determination when all the following conditions are true: </w:t>
            </w:r>
          </w:p>
          <w:p w14:paraId="24C8BAF0" w14:textId="77777777" w:rsidR="00EB1CA4" w:rsidRPr="00EB1CA4" w:rsidRDefault="00EB1CA4" w:rsidP="00E74DAA">
            <w:pPr>
              <w:pStyle w:val="ListParagraph"/>
              <w:numPr>
                <w:ilvl w:val="0"/>
                <w:numId w:val="577"/>
              </w:numPr>
              <w:contextualSpacing w:val="0"/>
              <w:rPr>
                <w:rFonts w:eastAsia="Times New Roman"/>
                <w:color w:val="000000"/>
              </w:rPr>
            </w:pPr>
            <w:r w:rsidRPr="00EB1CA4">
              <w:rPr>
                <w:rFonts w:eastAsia="Times New Roman"/>
                <w:color w:val="000000"/>
              </w:rPr>
              <w:t>Member has ‘Established coverage’ in the previous eligibility</w:t>
            </w:r>
          </w:p>
          <w:p w14:paraId="43B85996" w14:textId="77777777" w:rsidR="00EB1CA4" w:rsidRPr="00EB1CA4" w:rsidRDefault="00EB1CA4" w:rsidP="00EB1CA4">
            <w:pPr>
              <w:pStyle w:val="ListParagraph"/>
              <w:ind w:left="864"/>
              <w:rPr>
                <w:rFonts w:eastAsia="Times New Roman"/>
                <w:color w:val="000000"/>
              </w:rPr>
            </w:pPr>
            <w:r w:rsidRPr="00EB1CA4">
              <w:rPr>
                <w:rFonts w:eastAsia="Times New Roman"/>
                <w:color w:val="000000"/>
              </w:rPr>
              <w:t>AND</w:t>
            </w:r>
          </w:p>
          <w:p w14:paraId="1251A583" w14:textId="77777777" w:rsidR="00EB1CA4" w:rsidRPr="00EB1CA4" w:rsidRDefault="00EB1CA4" w:rsidP="00E74DAA">
            <w:pPr>
              <w:pStyle w:val="ListParagraph"/>
              <w:numPr>
                <w:ilvl w:val="0"/>
                <w:numId w:val="577"/>
              </w:numPr>
              <w:contextualSpacing w:val="0"/>
              <w:rPr>
                <w:rFonts w:eastAsia="Times New Roman"/>
                <w:color w:val="000000"/>
              </w:rPr>
            </w:pPr>
            <w:r w:rsidRPr="00EB1CA4">
              <w:rPr>
                <w:rFonts w:eastAsia="Times New Roman"/>
                <w:color w:val="000000"/>
              </w:rPr>
              <w:t>Member is not pregnant in the current eligibility</w:t>
            </w:r>
          </w:p>
          <w:p w14:paraId="61475A25" w14:textId="77777777" w:rsidR="00EB1CA4" w:rsidRPr="00EB1CA4" w:rsidRDefault="00EB1CA4" w:rsidP="00EB1CA4">
            <w:pPr>
              <w:pStyle w:val="ListParagraph"/>
              <w:ind w:left="864"/>
              <w:rPr>
                <w:rFonts w:eastAsia="Times New Roman"/>
                <w:color w:val="000000"/>
              </w:rPr>
            </w:pPr>
            <w:r w:rsidRPr="00EB1CA4">
              <w:rPr>
                <w:rFonts w:eastAsia="Times New Roman"/>
                <w:color w:val="000000"/>
              </w:rPr>
              <w:t>AND</w:t>
            </w:r>
          </w:p>
          <w:p w14:paraId="095A2931" w14:textId="77777777" w:rsidR="00EB1CA4" w:rsidRPr="00EB1CA4" w:rsidRDefault="00EB1CA4" w:rsidP="00E74DAA">
            <w:pPr>
              <w:pStyle w:val="ListParagraph"/>
              <w:numPr>
                <w:ilvl w:val="0"/>
                <w:numId w:val="577"/>
              </w:numPr>
              <w:contextualSpacing w:val="0"/>
              <w:rPr>
                <w:rFonts w:eastAsia="Times New Roman"/>
                <w:color w:val="000000"/>
              </w:rPr>
            </w:pPr>
            <w:r w:rsidRPr="00EB1CA4">
              <w:rPr>
                <w:rFonts w:eastAsia="Times New Roman"/>
                <w:color w:val="000000"/>
              </w:rPr>
              <w:t>None of these following closure reasons (primary or non-primary) is applied to the member to deny/terminate Medicaid: S7, 49, A6, 33, 38, 48, 10, S2, S4, 46, S6, S3.</w:t>
            </w:r>
          </w:p>
          <w:p w14:paraId="62EAF7EB" w14:textId="77777777" w:rsidR="00EB1CA4" w:rsidRPr="00EB1CA4" w:rsidRDefault="00EB1CA4" w:rsidP="00EB1CA4">
            <w:pPr>
              <w:pStyle w:val="ListParagraph"/>
              <w:ind w:left="864"/>
              <w:rPr>
                <w:rFonts w:eastAsia="Times New Roman"/>
                <w:color w:val="000000"/>
              </w:rPr>
            </w:pPr>
          </w:p>
          <w:p w14:paraId="6B35D845" w14:textId="77777777" w:rsidR="00EB1CA4" w:rsidRPr="00EB1CA4" w:rsidRDefault="00EB1CA4" w:rsidP="00EB1CA4">
            <w:pPr>
              <w:rPr>
                <w:rFonts w:eastAsia="Times New Roman"/>
                <w:color w:val="000000"/>
              </w:rPr>
            </w:pPr>
          </w:p>
          <w:p w14:paraId="0BB6D079" w14:textId="77777777" w:rsidR="00EB1CA4" w:rsidRPr="00EB1CA4" w:rsidRDefault="00EB1CA4" w:rsidP="00EB1CA4">
            <w:pPr>
              <w:rPr>
                <w:rFonts w:eastAsia="Times New Roman"/>
                <w:color w:val="000000"/>
              </w:rPr>
            </w:pPr>
            <w:r w:rsidRPr="00EB1CA4">
              <w:rPr>
                <w:rFonts w:eastAsia="Times New Roman"/>
                <w:color w:val="000000"/>
              </w:rPr>
              <w:t xml:space="preserve">Note: </w:t>
            </w:r>
          </w:p>
          <w:p w14:paraId="7F6859BE" w14:textId="77777777" w:rsidR="00EB1CA4" w:rsidRPr="00EB1CA4" w:rsidRDefault="00EB1CA4" w:rsidP="00E74DAA">
            <w:pPr>
              <w:pStyle w:val="ListParagraph"/>
              <w:numPr>
                <w:ilvl w:val="0"/>
                <w:numId w:val="581"/>
              </w:numPr>
              <w:contextualSpacing w:val="0"/>
              <w:rPr>
                <w:rFonts w:eastAsia="Times New Roman"/>
                <w:color w:val="000000"/>
              </w:rPr>
            </w:pPr>
            <w:r w:rsidRPr="00EB1CA4">
              <w:rPr>
                <w:rFonts w:eastAsia="Times New Roman"/>
                <w:color w:val="000000"/>
              </w:rPr>
              <w:t xml:space="preserve">There is no change to the postpartum period and the process to calculate and end the same. </w:t>
            </w:r>
          </w:p>
          <w:p w14:paraId="6147B92B" w14:textId="77777777" w:rsidR="00EB1CA4" w:rsidRPr="00EB1CA4" w:rsidRDefault="00EB1CA4" w:rsidP="00E74DAA">
            <w:pPr>
              <w:pStyle w:val="ListParagraph"/>
              <w:numPr>
                <w:ilvl w:val="0"/>
                <w:numId w:val="581"/>
              </w:numPr>
              <w:contextualSpacing w:val="0"/>
              <w:rPr>
                <w:rFonts w:eastAsia="Times New Roman"/>
                <w:color w:val="000000"/>
              </w:rPr>
            </w:pPr>
            <w:r w:rsidRPr="00EB1CA4">
              <w:rPr>
                <w:rFonts w:eastAsia="Times New Roman"/>
                <w:color w:val="000000"/>
              </w:rPr>
              <w:t>The system will not set the ‘Is Postpartum eligible?’ flag to “No” if the member is not denied Medicaid and any one of the closure reasons S7, 49, A6, 33, 38, 48, 10, S2, S4, 46, S6, S3  is applied to the member (primary or non-primary).</w:t>
            </w:r>
          </w:p>
          <w:p w14:paraId="17979D3C" w14:textId="77777777" w:rsidR="00EB1CA4" w:rsidRPr="00EB1CA4" w:rsidRDefault="00EB1CA4" w:rsidP="00EB1CA4">
            <w:pPr>
              <w:pStyle w:val="ListParagraph"/>
              <w:ind w:left="864"/>
              <w:rPr>
                <w:rFonts w:eastAsia="Times New Roman"/>
                <w:color w:val="000000"/>
              </w:rPr>
            </w:pPr>
          </w:p>
          <w:p w14:paraId="2E77CEE1" w14:textId="77777777" w:rsidR="00EB1CA4" w:rsidRPr="00EB1CA4" w:rsidRDefault="00EB1CA4" w:rsidP="00EB1CA4">
            <w:pPr>
              <w:rPr>
                <w:rFonts w:eastAsia="Times New Roman"/>
                <w:color w:val="000000"/>
              </w:rPr>
            </w:pPr>
            <w:r w:rsidRPr="00EB1CA4">
              <w:rPr>
                <w:rFonts w:eastAsia="Times New Roman"/>
                <w:color w:val="000000"/>
              </w:rPr>
              <w:t>Example 1: Postpartum eligible flag is set “Yes” when the pregnancy ended.</w:t>
            </w:r>
          </w:p>
          <w:p w14:paraId="45485D89" w14:textId="77777777" w:rsidR="00EB1CA4" w:rsidRPr="00EB1CA4" w:rsidRDefault="00EB1CA4" w:rsidP="00E74DAA">
            <w:pPr>
              <w:pStyle w:val="ListParagraph"/>
              <w:numPr>
                <w:ilvl w:val="0"/>
                <w:numId w:val="578"/>
              </w:numPr>
              <w:contextualSpacing w:val="0"/>
              <w:rPr>
                <w:rFonts w:eastAsia="Times New Roman"/>
                <w:color w:val="000000"/>
              </w:rPr>
            </w:pPr>
            <w:r w:rsidRPr="00EB1CA4">
              <w:rPr>
                <w:rFonts w:eastAsia="Times New Roman"/>
                <w:color w:val="000000"/>
              </w:rPr>
              <w:t xml:space="preserve">Eligibility E1: An application is submitted for Jane such that Jane is pregnant and has ‘Established coverage’. </w:t>
            </w:r>
          </w:p>
          <w:p w14:paraId="04393BC5" w14:textId="77777777" w:rsidR="00EB1CA4" w:rsidRPr="00EB1CA4" w:rsidRDefault="00EB1CA4" w:rsidP="00E74DAA">
            <w:pPr>
              <w:pStyle w:val="ListParagraph"/>
              <w:numPr>
                <w:ilvl w:val="0"/>
                <w:numId w:val="578"/>
              </w:numPr>
              <w:contextualSpacing w:val="0"/>
              <w:rPr>
                <w:rFonts w:eastAsia="Times New Roman"/>
                <w:color w:val="000000"/>
              </w:rPr>
            </w:pPr>
            <w:r w:rsidRPr="00EB1CA4">
              <w:rPr>
                <w:rFonts w:eastAsia="Times New Roman"/>
                <w:color w:val="000000"/>
              </w:rPr>
              <w:t>Eligibility E2: Jane performs an RAC and ends the pregnancy with pregnancy end date as 11/15/2022.</w:t>
            </w:r>
          </w:p>
          <w:p w14:paraId="22B6B6BB" w14:textId="77777777" w:rsidR="00EB1CA4" w:rsidRPr="00EB1CA4" w:rsidRDefault="00EB1CA4" w:rsidP="00E74DAA">
            <w:pPr>
              <w:pStyle w:val="ListParagraph"/>
              <w:numPr>
                <w:ilvl w:val="1"/>
                <w:numId w:val="578"/>
              </w:numPr>
              <w:contextualSpacing w:val="0"/>
              <w:rPr>
                <w:rFonts w:eastAsia="Times New Roman"/>
                <w:color w:val="000000"/>
              </w:rPr>
            </w:pPr>
            <w:r w:rsidRPr="00EB1CA4">
              <w:rPr>
                <w:rFonts w:eastAsia="Times New Roman"/>
                <w:color w:val="000000"/>
              </w:rPr>
              <w:t>Jane has ‘Established coverage’ in E1</w:t>
            </w:r>
          </w:p>
          <w:p w14:paraId="568CE652" w14:textId="77777777" w:rsidR="00EB1CA4" w:rsidRPr="00EB1CA4" w:rsidRDefault="00EB1CA4" w:rsidP="00E74DAA">
            <w:pPr>
              <w:pStyle w:val="ListParagraph"/>
              <w:numPr>
                <w:ilvl w:val="1"/>
                <w:numId w:val="578"/>
              </w:numPr>
              <w:contextualSpacing w:val="0"/>
              <w:rPr>
                <w:rFonts w:eastAsia="Times New Roman"/>
                <w:color w:val="000000"/>
              </w:rPr>
            </w:pPr>
            <w:r w:rsidRPr="00EB1CA4">
              <w:rPr>
                <w:rFonts w:eastAsia="Times New Roman"/>
                <w:color w:val="000000"/>
              </w:rPr>
              <w:t>No closure reason is applied to Jane in E2.</w:t>
            </w:r>
          </w:p>
          <w:p w14:paraId="766CAF14" w14:textId="77777777" w:rsidR="00EB1CA4" w:rsidRPr="00EB1CA4" w:rsidRDefault="00EB1CA4" w:rsidP="00E74DAA">
            <w:pPr>
              <w:pStyle w:val="ListParagraph"/>
              <w:numPr>
                <w:ilvl w:val="1"/>
                <w:numId w:val="578"/>
              </w:numPr>
              <w:contextualSpacing w:val="0"/>
              <w:rPr>
                <w:rFonts w:eastAsia="Times New Roman"/>
                <w:color w:val="000000"/>
              </w:rPr>
            </w:pPr>
            <w:r w:rsidRPr="00EB1CA4">
              <w:rPr>
                <w:rFonts w:eastAsia="Times New Roman"/>
                <w:color w:val="000000"/>
              </w:rPr>
              <w:t>The system will consider Jane as postpartum eligible.</w:t>
            </w:r>
          </w:p>
          <w:p w14:paraId="4285838F" w14:textId="77777777" w:rsidR="00EB1CA4" w:rsidRPr="00EB1CA4" w:rsidRDefault="00EB1CA4" w:rsidP="00E74DAA">
            <w:pPr>
              <w:pStyle w:val="ListParagraph"/>
              <w:numPr>
                <w:ilvl w:val="1"/>
                <w:numId w:val="578"/>
              </w:numPr>
              <w:contextualSpacing w:val="0"/>
              <w:rPr>
                <w:rFonts w:eastAsia="Times New Roman"/>
                <w:color w:val="000000"/>
              </w:rPr>
            </w:pPr>
            <w:r w:rsidRPr="00EB1CA4">
              <w:rPr>
                <w:rFonts w:eastAsia="Times New Roman"/>
                <w:color w:val="000000"/>
              </w:rPr>
              <w:t>The system will display the following values on UI:</w:t>
            </w:r>
          </w:p>
          <w:p w14:paraId="1714D101" w14:textId="77777777" w:rsidR="00EB1CA4" w:rsidRPr="00EB1CA4" w:rsidRDefault="00EB1CA4" w:rsidP="00E74DAA">
            <w:pPr>
              <w:pStyle w:val="ListParagraph"/>
              <w:numPr>
                <w:ilvl w:val="2"/>
                <w:numId w:val="578"/>
              </w:numPr>
              <w:contextualSpacing w:val="0"/>
              <w:rPr>
                <w:rFonts w:eastAsia="Times New Roman"/>
                <w:color w:val="000000"/>
              </w:rPr>
            </w:pPr>
            <w:r w:rsidRPr="00EB1CA4">
              <w:rPr>
                <w:rFonts w:eastAsia="Times New Roman"/>
                <w:color w:val="000000"/>
              </w:rPr>
              <w:t xml:space="preserve">Is Postpartum eligible?: Yes </w:t>
            </w:r>
          </w:p>
          <w:p w14:paraId="14A2D4DB" w14:textId="77777777" w:rsidR="00EB1CA4" w:rsidRPr="00EB1CA4" w:rsidRDefault="00EB1CA4" w:rsidP="00E74DAA">
            <w:pPr>
              <w:pStyle w:val="ListParagraph"/>
              <w:numPr>
                <w:ilvl w:val="2"/>
                <w:numId w:val="578"/>
              </w:numPr>
              <w:contextualSpacing w:val="0"/>
              <w:rPr>
                <w:rFonts w:eastAsia="Times New Roman"/>
                <w:color w:val="000000"/>
              </w:rPr>
            </w:pPr>
            <w:r w:rsidRPr="00EB1CA4">
              <w:rPr>
                <w:rFonts w:eastAsia="Times New Roman"/>
                <w:color w:val="000000"/>
              </w:rPr>
              <w:t>Postpartum Start Date: 11/15/2022</w:t>
            </w:r>
          </w:p>
          <w:p w14:paraId="45CC7F98" w14:textId="77777777" w:rsidR="00EB1CA4" w:rsidRPr="00EB1CA4" w:rsidRDefault="00EB1CA4" w:rsidP="00E74DAA">
            <w:pPr>
              <w:pStyle w:val="ListParagraph"/>
              <w:numPr>
                <w:ilvl w:val="2"/>
                <w:numId w:val="578"/>
              </w:numPr>
              <w:contextualSpacing w:val="0"/>
              <w:rPr>
                <w:rFonts w:eastAsia="Times New Roman"/>
                <w:color w:val="000000"/>
              </w:rPr>
            </w:pPr>
            <w:r w:rsidRPr="00EB1CA4">
              <w:rPr>
                <w:rFonts w:eastAsia="Times New Roman"/>
                <w:color w:val="000000"/>
              </w:rPr>
              <w:t>Postpartum End Date: 11/30/2023</w:t>
            </w:r>
          </w:p>
          <w:p w14:paraId="5147C03C" w14:textId="77777777" w:rsidR="00EB1CA4" w:rsidRPr="00EB1CA4" w:rsidRDefault="00EB1CA4" w:rsidP="00EB1CA4">
            <w:pPr>
              <w:rPr>
                <w:rFonts w:eastAsia="Times New Roman"/>
                <w:color w:val="000000"/>
              </w:rPr>
            </w:pPr>
          </w:p>
          <w:p w14:paraId="48A6ABB7" w14:textId="77777777" w:rsidR="00EB1CA4" w:rsidRPr="00EB1CA4" w:rsidRDefault="00EB1CA4" w:rsidP="00EB1CA4">
            <w:pPr>
              <w:rPr>
                <w:rFonts w:eastAsia="Times New Roman"/>
                <w:color w:val="000000"/>
              </w:rPr>
            </w:pPr>
            <w:r w:rsidRPr="00EB1CA4">
              <w:rPr>
                <w:rFonts w:eastAsia="Times New Roman"/>
                <w:color w:val="000000"/>
              </w:rPr>
              <w:t>Example 2: Postpartum eligible flag is set as “Yes” even when RFI is generated for the member when the pregnancy ends.</w:t>
            </w:r>
          </w:p>
          <w:p w14:paraId="3D16773A" w14:textId="77777777" w:rsidR="00EB1CA4" w:rsidRPr="00EB1CA4" w:rsidRDefault="00EB1CA4" w:rsidP="00E74DAA">
            <w:pPr>
              <w:pStyle w:val="ListParagraph"/>
              <w:numPr>
                <w:ilvl w:val="0"/>
                <w:numId w:val="579"/>
              </w:numPr>
              <w:contextualSpacing w:val="0"/>
              <w:rPr>
                <w:rFonts w:eastAsia="Times New Roman"/>
                <w:color w:val="000000"/>
              </w:rPr>
            </w:pPr>
            <w:r w:rsidRPr="00EB1CA4">
              <w:rPr>
                <w:rFonts w:eastAsia="Times New Roman"/>
                <w:color w:val="000000"/>
              </w:rPr>
              <w:t>Eligibility E1: An application exists for Jane such that Jane is pregnant and has ‘Established coverage’.</w:t>
            </w:r>
          </w:p>
          <w:p w14:paraId="21E8CD8E" w14:textId="77777777" w:rsidR="00EB1CA4" w:rsidRPr="00EB1CA4" w:rsidRDefault="00EB1CA4" w:rsidP="00E74DAA">
            <w:pPr>
              <w:pStyle w:val="ListParagraph"/>
              <w:numPr>
                <w:ilvl w:val="0"/>
                <w:numId w:val="579"/>
              </w:numPr>
              <w:contextualSpacing w:val="0"/>
              <w:rPr>
                <w:rFonts w:eastAsia="Times New Roman"/>
                <w:color w:val="000000"/>
              </w:rPr>
            </w:pPr>
            <w:r w:rsidRPr="00EB1CA4">
              <w:rPr>
                <w:rFonts w:eastAsia="Times New Roman"/>
                <w:color w:val="000000"/>
              </w:rPr>
              <w:lastRenderedPageBreak/>
              <w:t>Eligibility E2: Jane performs an RAC and ends the pregnancy with pregnancy end date as 11/15/2022.</w:t>
            </w:r>
          </w:p>
          <w:p w14:paraId="7B22801F" w14:textId="77777777" w:rsidR="00EB1CA4" w:rsidRPr="00EB1CA4" w:rsidRDefault="00EB1CA4" w:rsidP="00E74DAA">
            <w:pPr>
              <w:pStyle w:val="ListParagraph"/>
              <w:numPr>
                <w:ilvl w:val="1"/>
                <w:numId w:val="579"/>
              </w:numPr>
              <w:contextualSpacing w:val="0"/>
              <w:rPr>
                <w:rFonts w:eastAsia="Times New Roman"/>
                <w:color w:val="000000"/>
              </w:rPr>
            </w:pPr>
            <w:r w:rsidRPr="00EB1CA4">
              <w:rPr>
                <w:rFonts w:eastAsia="Times New Roman"/>
                <w:color w:val="000000"/>
              </w:rPr>
              <w:t>Income RFI is generated for Jane</w:t>
            </w:r>
          </w:p>
          <w:p w14:paraId="759A26A9" w14:textId="77777777" w:rsidR="00EB1CA4" w:rsidRPr="00EB1CA4" w:rsidRDefault="00EB1CA4" w:rsidP="00E74DAA">
            <w:pPr>
              <w:pStyle w:val="ListParagraph"/>
              <w:numPr>
                <w:ilvl w:val="1"/>
                <w:numId w:val="579"/>
              </w:numPr>
              <w:contextualSpacing w:val="0"/>
              <w:rPr>
                <w:rFonts w:eastAsia="Times New Roman"/>
                <w:color w:val="000000"/>
              </w:rPr>
            </w:pPr>
            <w:r w:rsidRPr="00EB1CA4">
              <w:rPr>
                <w:rFonts w:eastAsia="Times New Roman"/>
                <w:color w:val="000000"/>
              </w:rPr>
              <w:t>Jane has ‘Established coverage’ in E1.</w:t>
            </w:r>
          </w:p>
          <w:p w14:paraId="35CA15E9" w14:textId="77777777" w:rsidR="00EB1CA4" w:rsidRPr="00EB1CA4" w:rsidRDefault="00EB1CA4" w:rsidP="00E74DAA">
            <w:pPr>
              <w:pStyle w:val="ListParagraph"/>
              <w:numPr>
                <w:ilvl w:val="1"/>
                <w:numId w:val="579"/>
              </w:numPr>
              <w:contextualSpacing w:val="0"/>
              <w:rPr>
                <w:rFonts w:eastAsia="Times New Roman"/>
                <w:color w:val="000000"/>
              </w:rPr>
            </w:pPr>
            <w:r w:rsidRPr="00EB1CA4">
              <w:rPr>
                <w:rFonts w:eastAsia="Times New Roman"/>
                <w:color w:val="000000"/>
              </w:rPr>
              <w:t>No closure reason is applied to Jane in E2.</w:t>
            </w:r>
          </w:p>
          <w:p w14:paraId="24B75081" w14:textId="77777777" w:rsidR="00EB1CA4" w:rsidRPr="00EB1CA4" w:rsidRDefault="00EB1CA4" w:rsidP="00E74DAA">
            <w:pPr>
              <w:pStyle w:val="ListParagraph"/>
              <w:numPr>
                <w:ilvl w:val="1"/>
                <w:numId w:val="579"/>
              </w:numPr>
              <w:contextualSpacing w:val="0"/>
              <w:rPr>
                <w:rFonts w:eastAsia="Times New Roman"/>
                <w:color w:val="000000"/>
              </w:rPr>
            </w:pPr>
            <w:r w:rsidRPr="00EB1CA4">
              <w:rPr>
                <w:rFonts w:eastAsia="Times New Roman"/>
                <w:color w:val="000000"/>
              </w:rPr>
              <w:t>The system will consider Jane as postpartum eligible member. The system will display the following values on UI:</w:t>
            </w:r>
          </w:p>
          <w:p w14:paraId="27983BEF" w14:textId="77777777" w:rsidR="00EB1CA4" w:rsidRPr="00EB1CA4" w:rsidRDefault="00EB1CA4" w:rsidP="00E74DAA">
            <w:pPr>
              <w:pStyle w:val="ListParagraph"/>
              <w:numPr>
                <w:ilvl w:val="2"/>
                <w:numId w:val="579"/>
              </w:numPr>
              <w:contextualSpacing w:val="0"/>
              <w:rPr>
                <w:rFonts w:eastAsia="Times New Roman"/>
                <w:color w:val="000000"/>
              </w:rPr>
            </w:pPr>
            <w:r w:rsidRPr="00EB1CA4">
              <w:rPr>
                <w:rFonts w:eastAsia="Times New Roman"/>
                <w:color w:val="000000"/>
              </w:rPr>
              <w:t>Is Postpartum eligible?: Yes</w:t>
            </w:r>
          </w:p>
          <w:p w14:paraId="163FF5DA" w14:textId="77777777" w:rsidR="00EB1CA4" w:rsidRPr="00EB1CA4" w:rsidRDefault="00EB1CA4" w:rsidP="00E74DAA">
            <w:pPr>
              <w:pStyle w:val="ListParagraph"/>
              <w:numPr>
                <w:ilvl w:val="2"/>
                <w:numId w:val="579"/>
              </w:numPr>
              <w:contextualSpacing w:val="0"/>
              <w:rPr>
                <w:rFonts w:eastAsia="Times New Roman"/>
                <w:color w:val="000000"/>
              </w:rPr>
            </w:pPr>
            <w:r w:rsidRPr="00EB1CA4">
              <w:rPr>
                <w:rFonts w:eastAsia="Times New Roman"/>
                <w:color w:val="000000"/>
              </w:rPr>
              <w:t>Postpartum Start Date: 11/15/2022</w:t>
            </w:r>
          </w:p>
          <w:p w14:paraId="2EC75E40" w14:textId="77777777" w:rsidR="00EB1CA4" w:rsidRPr="00EB1CA4" w:rsidRDefault="00EB1CA4" w:rsidP="00E74DAA">
            <w:pPr>
              <w:pStyle w:val="ListParagraph"/>
              <w:numPr>
                <w:ilvl w:val="2"/>
                <w:numId w:val="579"/>
              </w:numPr>
              <w:contextualSpacing w:val="0"/>
              <w:rPr>
                <w:rFonts w:eastAsia="Times New Roman"/>
                <w:color w:val="000000"/>
              </w:rPr>
            </w:pPr>
            <w:r w:rsidRPr="00EB1CA4">
              <w:rPr>
                <w:rFonts w:eastAsia="Times New Roman"/>
                <w:color w:val="000000"/>
              </w:rPr>
              <w:t>Postpartum End Date: 11/30/2023</w:t>
            </w:r>
          </w:p>
          <w:p w14:paraId="31777D9D" w14:textId="77777777" w:rsidR="00EB1CA4" w:rsidRPr="00EB1CA4" w:rsidRDefault="00EB1CA4" w:rsidP="00EB1CA4">
            <w:pPr>
              <w:rPr>
                <w:rFonts w:eastAsia="Times New Roman"/>
                <w:color w:val="000000"/>
              </w:rPr>
            </w:pPr>
          </w:p>
          <w:p w14:paraId="501ACAFF" w14:textId="77777777" w:rsidR="00EB1CA4" w:rsidRPr="00EB1CA4" w:rsidRDefault="00EB1CA4" w:rsidP="00EB1CA4">
            <w:pPr>
              <w:rPr>
                <w:rFonts w:eastAsia="Times New Roman"/>
                <w:color w:val="000000"/>
              </w:rPr>
            </w:pPr>
            <w:r w:rsidRPr="00EB1CA4">
              <w:rPr>
                <w:rFonts w:eastAsia="Times New Roman"/>
                <w:color w:val="000000"/>
              </w:rPr>
              <w:t>Example 3: Postpartum eligible flag is set “No” when the pregnancy ended and the member was not in established coverage in the previous eligibility.</w:t>
            </w:r>
          </w:p>
          <w:p w14:paraId="2EEA861C" w14:textId="77777777" w:rsidR="00EB1CA4" w:rsidRPr="00EB1CA4" w:rsidRDefault="00EB1CA4" w:rsidP="00E74DAA">
            <w:pPr>
              <w:pStyle w:val="ListParagraph"/>
              <w:numPr>
                <w:ilvl w:val="0"/>
                <w:numId w:val="580"/>
              </w:numPr>
              <w:contextualSpacing w:val="0"/>
              <w:rPr>
                <w:rFonts w:eastAsia="Times New Roman"/>
                <w:color w:val="000000"/>
              </w:rPr>
            </w:pPr>
            <w:r w:rsidRPr="00EB1CA4">
              <w:rPr>
                <w:rFonts w:eastAsia="Times New Roman"/>
                <w:color w:val="000000"/>
              </w:rPr>
              <w:t xml:space="preserve">Eligibility E1: An application is submitted for Jane such that Jane is pregnant but does not have ‘Established coverage’. </w:t>
            </w:r>
          </w:p>
          <w:p w14:paraId="7627A21B" w14:textId="77777777" w:rsidR="00EB1CA4" w:rsidRPr="00EB1CA4" w:rsidRDefault="00EB1CA4" w:rsidP="00E74DAA">
            <w:pPr>
              <w:pStyle w:val="ListParagraph"/>
              <w:numPr>
                <w:ilvl w:val="0"/>
                <w:numId w:val="580"/>
              </w:numPr>
              <w:contextualSpacing w:val="0"/>
              <w:rPr>
                <w:rFonts w:eastAsia="Times New Roman"/>
                <w:color w:val="000000"/>
              </w:rPr>
            </w:pPr>
            <w:r w:rsidRPr="00EB1CA4">
              <w:rPr>
                <w:rFonts w:eastAsia="Times New Roman"/>
                <w:color w:val="000000"/>
              </w:rPr>
              <w:t>Eligibility E2: Jane performs an RAC and ends the pregnancy.</w:t>
            </w:r>
          </w:p>
          <w:p w14:paraId="6982E004" w14:textId="77777777" w:rsidR="00EB1CA4" w:rsidRPr="00EB1CA4" w:rsidRDefault="00EB1CA4" w:rsidP="00E74DAA">
            <w:pPr>
              <w:pStyle w:val="ListParagraph"/>
              <w:numPr>
                <w:ilvl w:val="1"/>
                <w:numId w:val="580"/>
              </w:numPr>
              <w:contextualSpacing w:val="0"/>
              <w:rPr>
                <w:rFonts w:eastAsia="Times New Roman"/>
                <w:color w:val="000000"/>
              </w:rPr>
            </w:pPr>
            <w:r w:rsidRPr="00EB1CA4">
              <w:rPr>
                <w:rFonts w:eastAsia="Times New Roman"/>
                <w:color w:val="000000"/>
              </w:rPr>
              <w:t>Since Jane does not have ‘Established coverage’ in E1, the system will NOT consider the Jane as postpartum eligible.</w:t>
            </w:r>
          </w:p>
          <w:p w14:paraId="5CD8DD2E" w14:textId="77777777" w:rsidR="00EB1CA4" w:rsidRPr="00EB1CA4" w:rsidRDefault="00EB1CA4" w:rsidP="00E74DAA">
            <w:pPr>
              <w:pStyle w:val="ListParagraph"/>
              <w:numPr>
                <w:ilvl w:val="1"/>
                <w:numId w:val="580"/>
              </w:numPr>
              <w:contextualSpacing w:val="0"/>
              <w:rPr>
                <w:rFonts w:eastAsia="Times New Roman"/>
                <w:color w:val="000000"/>
              </w:rPr>
            </w:pPr>
            <w:r w:rsidRPr="00EB1CA4">
              <w:rPr>
                <w:rFonts w:eastAsia="Times New Roman"/>
                <w:color w:val="000000"/>
              </w:rPr>
              <w:t>The system will display the following values on UI:</w:t>
            </w:r>
          </w:p>
          <w:p w14:paraId="06AA24DA" w14:textId="77777777" w:rsidR="00EB1CA4" w:rsidRPr="00EB1CA4" w:rsidRDefault="00EB1CA4" w:rsidP="00E74DAA">
            <w:pPr>
              <w:pStyle w:val="ListParagraph"/>
              <w:numPr>
                <w:ilvl w:val="2"/>
                <w:numId w:val="580"/>
              </w:numPr>
              <w:contextualSpacing w:val="0"/>
              <w:rPr>
                <w:rFonts w:eastAsia="Times New Roman"/>
                <w:color w:val="000000"/>
              </w:rPr>
            </w:pPr>
            <w:r w:rsidRPr="00EB1CA4">
              <w:rPr>
                <w:rFonts w:eastAsia="Times New Roman"/>
                <w:color w:val="000000"/>
              </w:rPr>
              <w:t xml:space="preserve">Is Postpartum eligible?: No </w:t>
            </w:r>
          </w:p>
          <w:p w14:paraId="48546B54" w14:textId="77777777" w:rsidR="00EB1CA4" w:rsidRPr="00EB1CA4" w:rsidRDefault="00EB1CA4" w:rsidP="00E74DAA">
            <w:pPr>
              <w:pStyle w:val="ListParagraph"/>
              <w:numPr>
                <w:ilvl w:val="2"/>
                <w:numId w:val="580"/>
              </w:numPr>
              <w:contextualSpacing w:val="0"/>
              <w:rPr>
                <w:rFonts w:eastAsia="Times New Roman"/>
                <w:color w:val="000000"/>
              </w:rPr>
            </w:pPr>
            <w:r w:rsidRPr="00EB1CA4">
              <w:rPr>
                <w:rFonts w:eastAsia="Times New Roman"/>
                <w:color w:val="000000"/>
              </w:rPr>
              <w:t>Postpartum Start Date: &lt;Not Displayed&gt;</w:t>
            </w:r>
          </w:p>
          <w:p w14:paraId="69A64ED4" w14:textId="77777777" w:rsidR="00EB1CA4" w:rsidRPr="00EB1CA4" w:rsidRDefault="00EB1CA4" w:rsidP="00E74DAA">
            <w:pPr>
              <w:pStyle w:val="ListParagraph"/>
              <w:numPr>
                <w:ilvl w:val="2"/>
                <w:numId w:val="580"/>
              </w:numPr>
              <w:contextualSpacing w:val="0"/>
              <w:rPr>
                <w:rFonts w:eastAsia="Times New Roman"/>
                <w:color w:val="000000"/>
              </w:rPr>
            </w:pPr>
            <w:r w:rsidRPr="00EB1CA4">
              <w:rPr>
                <w:rFonts w:eastAsia="Times New Roman"/>
                <w:color w:val="000000"/>
              </w:rPr>
              <w:t>Postpartum End Date: &lt;Not Displayed&gt;</w:t>
            </w:r>
          </w:p>
          <w:p w14:paraId="303EFF52" w14:textId="77777777" w:rsidR="00EB1CA4" w:rsidRPr="00EB1CA4" w:rsidRDefault="00EB1CA4" w:rsidP="00EB1CA4">
            <w:pPr>
              <w:rPr>
                <w:rFonts w:eastAsia="Times New Roman"/>
                <w:color w:val="000000"/>
              </w:rPr>
            </w:pPr>
          </w:p>
        </w:tc>
      </w:tr>
      <w:tr w:rsidR="00EB1CA4" w:rsidRPr="004342C6" w14:paraId="541D614D" w14:textId="77777777" w:rsidTr="005F6A68">
        <w:trPr>
          <w:trHeight w:val="314"/>
        </w:trPr>
        <w:tc>
          <w:tcPr>
            <w:tcW w:w="2246" w:type="dxa"/>
            <w:shd w:val="clear" w:color="000000" w:fill="FFFFFF"/>
            <w:vAlign w:val="center"/>
          </w:tcPr>
          <w:p w14:paraId="7361AE99" w14:textId="271EA181" w:rsidR="00EB1CA4" w:rsidRPr="004342C6" w:rsidRDefault="00EB1CA4" w:rsidP="00EB1CA4">
            <w:pPr>
              <w:contextualSpacing w:val="0"/>
              <w:jc w:val="center"/>
              <w:rPr>
                <w:rFonts w:eastAsia="Times New Roman" w:cs="Arial"/>
                <w:color w:val="000000"/>
              </w:rPr>
            </w:pPr>
            <w:r>
              <w:rPr>
                <w:color w:val="000000"/>
              </w:rPr>
              <w:lastRenderedPageBreak/>
              <w:t>PPE.PCS.</w:t>
            </w:r>
            <w:r w:rsidRPr="00651128">
              <w:rPr>
                <w:color w:val="000000"/>
              </w:rPr>
              <w:t>0</w:t>
            </w:r>
            <w:r>
              <w:rPr>
                <w:color w:val="000000"/>
              </w:rPr>
              <w:t>1</w:t>
            </w:r>
            <w:r w:rsidRPr="00651128">
              <w:rPr>
                <w:color w:val="000000"/>
              </w:rPr>
              <w:t>.001</w:t>
            </w:r>
          </w:p>
        </w:tc>
        <w:tc>
          <w:tcPr>
            <w:tcW w:w="7024" w:type="dxa"/>
            <w:shd w:val="clear" w:color="000000" w:fill="FFFFFF"/>
          </w:tcPr>
          <w:p w14:paraId="5D26AA34" w14:textId="77777777" w:rsidR="00EB1CA4" w:rsidRPr="008D3F90" w:rsidRDefault="00EB1CA4" w:rsidP="00EB1CA4">
            <w:pPr>
              <w:rPr>
                <w:rFonts w:eastAsia="Times New Roman"/>
              </w:rPr>
            </w:pPr>
            <w:r w:rsidRPr="008D3F90">
              <w:rPr>
                <w:rFonts w:eastAsia="Times New Roman" w:cs="Arial"/>
                <w:color w:val="000000"/>
                <w:szCs w:val="24"/>
              </w:rPr>
              <w:t xml:space="preserve">The system shall </w:t>
            </w:r>
            <w:r>
              <w:rPr>
                <w:rFonts w:eastAsia="Times New Roman" w:cs="Arial"/>
                <w:color w:val="000000"/>
                <w:szCs w:val="24"/>
              </w:rPr>
              <w:t xml:space="preserve">provide Medicaid </w:t>
            </w:r>
            <w:r w:rsidRPr="008D3F90">
              <w:rPr>
                <w:rFonts w:eastAsia="Times New Roman" w:cs="Arial"/>
                <w:color w:val="000000"/>
                <w:szCs w:val="24"/>
              </w:rPr>
              <w:t>postpa</w:t>
            </w:r>
            <w:r>
              <w:rPr>
                <w:rFonts w:eastAsia="Times New Roman" w:cs="Arial"/>
                <w:color w:val="000000"/>
                <w:szCs w:val="24"/>
              </w:rPr>
              <w:t>rtum coverage to a member from the pregnancy end date un</w:t>
            </w:r>
            <w:r w:rsidRPr="008D3F90">
              <w:rPr>
                <w:rFonts w:eastAsia="Times New Roman"/>
              </w:rPr>
              <w:t xml:space="preserve">til </w:t>
            </w:r>
            <w:r>
              <w:rPr>
                <w:rFonts w:eastAsia="Times New Roman"/>
              </w:rPr>
              <w:t>the end of the month of [Pregnancy end date + X months (Configurable</w:t>
            </w:r>
            <w:r w:rsidRPr="008D3F90">
              <w:rPr>
                <w:rFonts w:eastAsia="Times New Roman"/>
              </w:rPr>
              <w:t>)</w:t>
            </w:r>
            <w:r>
              <w:rPr>
                <w:rFonts w:eastAsia="Times New Roman"/>
              </w:rPr>
              <w:t xml:space="preserve">]. </w:t>
            </w:r>
          </w:p>
          <w:p w14:paraId="2F5C6CA6" w14:textId="77777777" w:rsidR="00EB1CA4" w:rsidRDefault="00EB1CA4" w:rsidP="00EB1CA4"/>
          <w:p w14:paraId="07C0FB64" w14:textId="77777777" w:rsidR="00EB1CA4" w:rsidRDefault="00EB1CA4" w:rsidP="00EB1CA4">
            <w:r w:rsidRPr="0002217E">
              <w:rPr>
                <w:b/>
              </w:rPr>
              <w:t>Note:</w:t>
            </w:r>
            <w:r>
              <w:t xml:space="preserve"> </w:t>
            </w:r>
          </w:p>
          <w:p w14:paraId="1178F210" w14:textId="77777777" w:rsidR="00EB1CA4" w:rsidRDefault="00EB1CA4" w:rsidP="00320B54">
            <w:pPr>
              <w:pStyle w:val="ListParagraph"/>
              <w:numPr>
                <w:ilvl w:val="0"/>
                <w:numId w:val="505"/>
              </w:numPr>
              <w:contextualSpacing w:val="0"/>
            </w:pPr>
            <w:r>
              <w:t xml:space="preserve">There is no change in the batch that re-determines the eligibility </w:t>
            </w:r>
            <w:r w:rsidRPr="00EA7E99">
              <w:t>when the postpartum period expires for the member.</w:t>
            </w:r>
            <w:r>
              <w:t xml:space="preserve"> </w:t>
            </w:r>
          </w:p>
          <w:p w14:paraId="67EB1545" w14:textId="77777777" w:rsidR="00EB1CA4" w:rsidRDefault="00EB1CA4" w:rsidP="00EB1CA4">
            <w:pPr>
              <w:jc w:val="both"/>
              <w:rPr>
                <w:rFonts w:eastAsia="Times New Roman"/>
                <w:szCs w:val="24"/>
              </w:rPr>
            </w:pPr>
          </w:p>
          <w:p w14:paraId="409BE084" w14:textId="77777777" w:rsidR="00EB1CA4" w:rsidRDefault="00EB1CA4" w:rsidP="00EB1CA4">
            <w:pPr>
              <w:rPr>
                <w:rFonts w:eastAsia="Times New Roman"/>
                <w:b/>
                <w:bCs/>
                <w:color w:val="000000"/>
              </w:rPr>
            </w:pPr>
            <w:r w:rsidRPr="00065C3E">
              <w:rPr>
                <w:rFonts w:eastAsia="Times New Roman"/>
                <w:b/>
                <w:bCs/>
                <w:szCs w:val="24"/>
              </w:rPr>
              <w:t>Example 1:</w:t>
            </w:r>
            <w:r w:rsidRPr="004D7E39">
              <w:rPr>
                <w:rFonts w:eastAsia="Times New Roman"/>
                <w:b/>
                <w:bCs/>
                <w:color w:val="000000"/>
              </w:rPr>
              <w:t xml:space="preserve"> </w:t>
            </w:r>
            <w:r>
              <w:rPr>
                <w:rFonts w:eastAsia="Times New Roman"/>
                <w:b/>
                <w:bCs/>
                <w:color w:val="000000"/>
              </w:rPr>
              <w:t xml:space="preserve">Postpartum period </w:t>
            </w:r>
            <w:r w:rsidRPr="004D7E39">
              <w:rPr>
                <w:rFonts w:eastAsia="Times New Roman"/>
                <w:b/>
                <w:bCs/>
                <w:color w:val="000000"/>
              </w:rPr>
              <w:t xml:space="preserve">calculation </w:t>
            </w:r>
            <w:r>
              <w:rPr>
                <w:rFonts w:eastAsia="Times New Roman"/>
                <w:b/>
                <w:bCs/>
                <w:color w:val="000000"/>
              </w:rPr>
              <w:t>based on the pregnancy end date</w:t>
            </w:r>
          </w:p>
          <w:p w14:paraId="370109BC" w14:textId="77777777" w:rsidR="00EB1CA4" w:rsidRPr="004D7E39" w:rsidRDefault="00EB1CA4" w:rsidP="00EB1CA4">
            <w:pPr>
              <w:rPr>
                <w:rFonts w:eastAsia="Times New Roman"/>
              </w:rPr>
            </w:pPr>
            <w:r>
              <w:rPr>
                <w:rFonts w:eastAsia="Times New Roman"/>
                <w:b/>
                <w:bCs/>
                <w:color w:val="000000"/>
              </w:rPr>
              <w:t xml:space="preserve"> </w:t>
            </w:r>
          </w:p>
          <w:p w14:paraId="3DDF4CB6" w14:textId="77777777" w:rsidR="00EB1CA4" w:rsidRDefault="00EB1CA4" w:rsidP="00320B54">
            <w:pPr>
              <w:numPr>
                <w:ilvl w:val="0"/>
                <w:numId w:val="504"/>
              </w:numPr>
              <w:contextualSpacing w:val="0"/>
              <w:textAlignment w:val="center"/>
              <w:rPr>
                <w:rFonts w:eastAsia="Times New Roman"/>
                <w:color w:val="000000"/>
              </w:rPr>
            </w:pPr>
            <w:r>
              <w:rPr>
                <w:rFonts w:eastAsia="Times New Roman"/>
                <w:color w:val="000000"/>
              </w:rPr>
              <w:t>On 08/01/2021, a</w:t>
            </w:r>
            <w:r w:rsidRPr="004D7E39">
              <w:rPr>
                <w:rFonts w:eastAsia="Times New Roman"/>
                <w:color w:val="000000"/>
              </w:rPr>
              <w:t>n application is submitted for</w:t>
            </w:r>
            <w:r>
              <w:rPr>
                <w:rFonts w:eastAsia="Times New Roman"/>
                <w:color w:val="000000"/>
              </w:rPr>
              <w:t xml:space="preserve"> </w:t>
            </w:r>
            <w:r w:rsidRPr="004D7E39">
              <w:rPr>
                <w:rFonts w:eastAsia="Times New Roman"/>
                <w:color w:val="000000"/>
              </w:rPr>
              <w:t>Jane</w:t>
            </w:r>
            <w:r>
              <w:rPr>
                <w:rFonts w:eastAsia="Times New Roman"/>
                <w:color w:val="000000"/>
              </w:rPr>
              <w:t>.</w:t>
            </w:r>
          </w:p>
          <w:p w14:paraId="3A8EACAC" w14:textId="77777777" w:rsidR="00EB1CA4" w:rsidRDefault="00EB1CA4" w:rsidP="00320B54">
            <w:pPr>
              <w:numPr>
                <w:ilvl w:val="0"/>
                <w:numId w:val="504"/>
              </w:numPr>
              <w:contextualSpacing w:val="0"/>
              <w:textAlignment w:val="center"/>
            </w:pPr>
            <w:r>
              <w:t>Jane reported a change in the application. Jane reported pregnancy and added the pregnancy due date as 11/10/2021.</w:t>
            </w:r>
          </w:p>
          <w:p w14:paraId="0E831210" w14:textId="77777777" w:rsidR="00EB1CA4" w:rsidRPr="00463E3A" w:rsidRDefault="00EB1CA4" w:rsidP="00320B54">
            <w:pPr>
              <w:numPr>
                <w:ilvl w:val="0"/>
                <w:numId w:val="504"/>
              </w:numPr>
              <w:contextualSpacing w:val="0"/>
              <w:textAlignment w:val="center"/>
              <w:rPr>
                <w:rFonts w:eastAsia="Times New Roman"/>
              </w:rPr>
            </w:pPr>
            <w:r>
              <w:rPr>
                <w:rFonts w:eastAsia="Times New Roman"/>
              </w:rPr>
              <w:t xml:space="preserve">Jane was granted established coverage in Medicaid Standard during her pregnancy. </w:t>
            </w:r>
          </w:p>
          <w:p w14:paraId="55589F8A" w14:textId="77777777" w:rsidR="00EB1CA4" w:rsidRPr="004D7E39" w:rsidRDefault="00EB1CA4" w:rsidP="00320B54">
            <w:pPr>
              <w:numPr>
                <w:ilvl w:val="0"/>
                <w:numId w:val="504"/>
              </w:numPr>
              <w:contextualSpacing w:val="0"/>
              <w:textAlignment w:val="center"/>
              <w:rPr>
                <w:rFonts w:eastAsia="Times New Roman"/>
                <w:color w:val="000000"/>
              </w:rPr>
            </w:pPr>
            <w:r w:rsidRPr="004D7E39">
              <w:rPr>
                <w:rFonts w:eastAsia="Times New Roman"/>
                <w:color w:val="000000"/>
              </w:rPr>
              <w:t xml:space="preserve">On </w:t>
            </w:r>
            <w:r>
              <w:rPr>
                <w:rFonts w:eastAsia="Times New Roman"/>
                <w:color w:val="000000"/>
              </w:rPr>
              <w:t>11</w:t>
            </w:r>
            <w:r w:rsidRPr="004D7E39">
              <w:rPr>
                <w:rFonts w:eastAsia="Times New Roman"/>
                <w:color w:val="000000"/>
              </w:rPr>
              <w:t>/</w:t>
            </w:r>
            <w:r>
              <w:rPr>
                <w:rFonts w:eastAsia="Times New Roman"/>
                <w:color w:val="000000"/>
              </w:rPr>
              <w:t>01</w:t>
            </w:r>
            <w:r w:rsidRPr="004D7E39">
              <w:rPr>
                <w:rFonts w:eastAsia="Times New Roman"/>
                <w:color w:val="000000"/>
              </w:rPr>
              <w:t xml:space="preserve">/2021, </w:t>
            </w:r>
            <w:r>
              <w:rPr>
                <w:rFonts w:eastAsia="Times New Roman"/>
                <w:color w:val="000000"/>
              </w:rPr>
              <w:t xml:space="preserve">Jane reported a change in pregnancy status and updated the following: </w:t>
            </w:r>
          </w:p>
          <w:p w14:paraId="43ED6605" w14:textId="77777777" w:rsidR="00EB1CA4" w:rsidRDefault="00EB1CA4" w:rsidP="00320B54">
            <w:pPr>
              <w:numPr>
                <w:ilvl w:val="1"/>
                <w:numId w:val="504"/>
              </w:numPr>
              <w:contextualSpacing w:val="0"/>
              <w:textAlignment w:val="center"/>
              <w:rPr>
                <w:rFonts w:eastAsia="Times New Roman"/>
              </w:rPr>
            </w:pPr>
            <w:r>
              <w:rPr>
                <w:rFonts w:eastAsia="Times New Roman"/>
              </w:rPr>
              <w:t>Marked the pregnancy status as “No”</w:t>
            </w:r>
          </w:p>
          <w:p w14:paraId="056FB572" w14:textId="77777777" w:rsidR="00EB1CA4" w:rsidRDefault="00EB1CA4" w:rsidP="00320B54">
            <w:pPr>
              <w:numPr>
                <w:ilvl w:val="1"/>
                <w:numId w:val="504"/>
              </w:numPr>
              <w:contextualSpacing w:val="0"/>
              <w:textAlignment w:val="center"/>
              <w:rPr>
                <w:rFonts w:eastAsia="Times New Roman"/>
              </w:rPr>
            </w:pPr>
            <w:r>
              <w:rPr>
                <w:rFonts w:eastAsia="Times New Roman"/>
              </w:rPr>
              <w:t>Set the pregnancy end date as of 11/01/2021</w:t>
            </w:r>
          </w:p>
          <w:p w14:paraId="299091E9" w14:textId="77777777" w:rsidR="00EB1CA4" w:rsidRDefault="00EB1CA4" w:rsidP="00320B54">
            <w:pPr>
              <w:numPr>
                <w:ilvl w:val="1"/>
                <w:numId w:val="504"/>
              </w:numPr>
              <w:contextualSpacing w:val="0"/>
              <w:textAlignment w:val="center"/>
              <w:rPr>
                <w:rFonts w:eastAsia="Times New Roman"/>
              </w:rPr>
            </w:pPr>
            <w:r>
              <w:rPr>
                <w:rFonts w:eastAsia="Times New Roman"/>
              </w:rPr>
              <w:lastRenderedPageBreak/>
              <w:t>Submitted the application to re-determine the eligibility</w:t>
            </w:r>
          </w:p>
          <w:p w14:paraId="2A3A53AA" w14:textId="77777777" w:rsidR="00EB1CA4" w:rsidRPr="00FD03B7" w:rsidRDefault="00EB1CA4" w:rsidP="00320B54">
            <w:pPr>
              <w:numPr>
                <w:ilvl w:val="0"/>
                <w:numId w:val="504"/>
              </w:numPr>
              <w:contextualSpacing w:val="0"/>
              <w:textAlignment w:val="center"/>
              <w:rPr>
                <w:rFonts w:eastAsia="Times New Roman"/>
              </w:rPr>
            </w:pPr>
            <w:r>
              <w:rPr>
                <w:rFonts w:eastAsia="Times New Roman"/>
                <w:color w:val="000000"/>
              </w:rPr>
              <w:t>After eligibility re-determination, t</w:t>
            </w:r>
            <w:r w:rsidRPr="004D7E39">
              <w:rPr>
                <w:rFonts w:eastAsia="Times New Roman"/>
                <w:color w:val="000000"/>
              </w:rPr>
              <w:t xml:space="preserve">he system </w:t>
            </w:r>
            <w:r>
              <w:rPr>
                <w:rFonts w:eastAsia="Times New Roman"/>
                <w:color w:val="000000"/>
              </w:rPr>
              <w:t>considered Jane as postpartum eligible</w:t>
            </w:r>
            <w:r>
              <w:t xml:space="preserve"> </w:t>
            </w:r>
            <w:r>
              <w:rPr>
                <w:rFonts w:eastAsia="Times New Roman"/>
                <w:color w:val="000000"/>
              </w:rPr>
              <w:t>with Post</w:t>
            </w:r>
            <w:r w:rsidRPr="00925E8C">
              <w:rPr>
                <w:rFonts w:eastAsia="Times New Roman"/>
                <w:color w:val="000000"/>
              </w:rPr>
              <w:t xml:space="preserve">partum </w:t>
            </w:r>
            <w:r>
              <w:rPr>
                <w:rFonts w:eastAsia="Times New Roman"/>
                <w:color w:val="000000"/>
              </w:rPr>
              <w:t>start date as 11/01/2021 and Post</w:t>
            </w:r>
            <w:r w:rsidRPr="00925E8C">
              <w:rPr>
                <w:rFonts w:eastAsia="Times New Roman"/>
                <w:color w:val="000000"/>
              </w:rPr>
              <w:t>partum end date</w:t>
            </w:r>
            <w:r>
              <w:rPr>
                <w:rFonts w:eastAsia="Times New Roman"/>
                <w:color w:val="000000"/>
              </w:rPr>
              <w:t xml:space="preserve"> as</w:t>
            </w:r>
            <w:r w:rsidRPr="00925E8C">
              <w:rPr>
                <w:rFonts w:eastAsia="Times New Roman"/>
                <w:color w:val="000000"/>
              </w:rPr>
              <w:t xml:space="preserve"> 11/30/2022.</w:t>
            </w:r>
          </w:p>
          <w:p w14:paraId="05742789" w14:textId="77777777" w:rsidR="00EB1CA4" w:rsidRPr="004342C6" w:rsidRDefault="00EB1CA4" w:rsidP="00EB1CA4">
            <w:pPr>
              <w:contextualSpacing w:val="0"/>
              <w:rPr>
                <w:rFonts w:eastAsia="Times New Roman" w:cs="Arial"/>
                <w:color w:val="000000"/>
                <w:szCs w:val="24"/>
              </w:rPr>
            </w:pPr>
          </w:p>
        </w:tc>
      </w:tr>
      <w:tr w:rsidR="00EB1CA4" w:rsidRPr="004342C6" w14:paraId="29C3CA2D" w14:textId="77777777" w:rsidTr="00E84FEF">
        <w:trPr>
          <w:trHeight w:val="314"/>
        </w:trPr>
        <w:tc>
          <w:tcPr>
            <w:tcW w:w="2246" w:type="dxa"/>
            <w:shd w:val="clear" w:color="000000" w:fill="FFFFFF"/>
            <w:vAlign w:val="center"/>
          </w:tcPr>
          <w:p w14:paraId="4C3EBA80" w14:textId="1F7662AD" w:rsidR="00EB1CA4" w:rsidRPr="00EB1CA4" w:rsidRDefault="00EB1CA4" w:rsidP="00EB1CA4">
            <w:pPr>
              <w:contextualSpacing w:val="0"/>
              <w:jc w:val="center"/>
              <w:rPr>
                <w:rFonts w:eastAsia="Times New Roman"/>
                <w:color w:val="000000"/>
              </w:rPr>
            </w:pPr>
            <w:r w:rsidRPr="00EB1CA4">
              <w:rPr>
                <w:rFonts w:eastAsia="Times New Roman"/>
                <w:color w:val="000000"/>
              </w:rPr>
              <w:lastRenderedPageBreak/>
              <w:t>PLE.PCS.01.003</w:t>
            </w:r>
          </w:p>
        </w:tc>
        <w:tc>
          <w:tcPr>
            <w:tcW w:w="7024" w:type="dxa"/>
            <w:shd w:val="clear" w:color="000000" w:fill="FFFFFF"/>
          </w:tcPr>
          <w:p w14:paraId="1BB45646" w14:textId="77777777" w:rsidR="00EB1CA4" w:rsidRPr="00EB1CA4" w:rsidRDefault="00EB1CA4" w:rsidP="00EB1CA4">
            <w:pPr>
              <w:rPr>
                <w:rFonts w:eastAsia="Times New Roman"/>
                <w:color w:val="000000"/>
              </w:rPr>
            </w:pPr>
            <w:r w:rsidRPr="00EB1CA4">
              <w:rPr>
                <w:rFonts w:eastAsia="Times New Roman"/>
                <w:color w:val="000000"/>
              </w:rPr>
              <w:t>The system shall consider the member as NOT postpartum eligible and mark the member’s ‘Is Postpartum eligible?’ flag as “No” if the postpartum period has ended for the member.</w:t>
            </w:r>
          </w:p>
          <w:p w14:paraId="705E8395" w14:textId="77777777" w:rsidR="00EB1CA4" w:rsidRPr="00EB1CA4" w:rsidRDefault="00EB1CA4" w:rsidP="00EB1CA4">
            <w:pPr>
              <w:rPr>
                <w:rFonts w:eastAsia="Times New Roman"/>
                <w:color w:val="000000"/>
              </w:rPr>
            </w:pPr>
          </w:p>
          <w:p w14:paraId="74EAE842" w14:textId="77777777" w:rsidR="00EB1CA4" w:rsidRPr="00EB1CA4" w:rsidRDefault="00EB1CA4" w:rsidP="00EB1CA4">
            <w:pPr>
              <w:rPr>
                <w:rFonts w:eastAsia="Times New Roman"/>
                <w:color w:val="000000"/>
              </w:rPr>
            </w:pPr>
            <w:r w:rsidRPr="00EB1CA4">
              <w:rPr>
                <w:rFonts w:eastAsia="Times New Roman"/>
                <w:color w:val="000000"/>
              </w:rPr>
              <w:t xml:space="preserve">Example 1: Postpartum eligible flag is set to “No” when the postpartum period has ended for the member via Postpartum expiration batch. </w:t>
            </w:r>
          </w:p>
          <w:p w14:paraId="72DD1300" w14:textId="77777777" w:rsidR="00EB1CA4" w:rsidRPr="00EB1CA4" w:rsidRDefault="00EB1CA4" w:rsidP="00E74DAA">
            <w:pPr>
              <w:pStyle w:val="ListParagraph"/>
              <w:numPr>
                <w:ilvl w:val="0"/>
                <w:numId w:val="582"/>
              </w:numPr>
              <w:contextualSpacing w:val="0"/>
              <w:rPr>
                <w:rFonts w:eastAsia="Times New Roman"/>
                <w:color w:val="000000"/>
              </w:rPr>
            </w:pPr>
            <w:r w:rsidRPr="00EB1CA4">
              <w:rPr>
                <w:rFonts w:eastAsia="Times New Roman"/>
                <w:color w:val="000000"/>
              </w:rPr>
              <w:t>Eligibility E1: An application exists for Jane with the following details:</w:t>
            </w:r>
          </w:p>
          <w:p w14:paraId="262EDDEA" w14:textId="77777777" w:rsidR="00EB1CA4" w:rsidRPr="00EB1CA4" w:rsidRDefault="00EB1CA4" w:rsidP="00E74DAA">
            <w:pPr>
              <w:pStyle w:val="ListParagraph"/>
              <w:numPr>
                <w:ilvl w:val="1"/>
                <w:numId w:val="582"/>
              </w:numPr>
              <w:contextualSpacing w:val="0"/>
              <w:rPr>
                <w:rFonts w:eastAsia="Times New Roman"/>
                <w:color w:val="000000"/>
              </w:rPr>
            </w:pPr>
            <w:r w:rsidRPr="00EB1CA4">
              <w:rPr>
                <w:rFonts w:eastAsia="Times New Roman"/>
                <w:color w:val="000000"/>
              </w:rPr>
              <w:t xml:space="preserve">Jane is a postpartum eligible member </w:t>
            </w:r>
          </w:p>
          <w:p w14:paraId="6F0417AC" w14:textId="77777777" w:rsidR="00EB1CA4" w:rsidRPr="00EB1CA4" w:rsidRDefault="00EB1CA4" w:rsidP="00E74DAA">
            <w:pPr>
              <w:pStyle w:val="ListParagraph"/>
              <w:numPr>
                <w:ilvl w:val="1"/>
                <w:numId w:val="582"/>
              </w:numPr>
              <w:contextualSpacing w:val="0"/>
              <w:rPr>
                <w:rFonts w:eastAsia="Times New Roman"/>
                <w:color w:val="000000"/>
              </w:rPr>
            </w:pPr>
            <w:r w:rsidRPr="00EB1CA4">
              <w:rPr>
                <w:rFonts w:eastAsia="Times New Roman"/>
                <w:color w:val="000000"/>
              </w:rPr>
              <w:t>Postpartum Start Date: 11/15/2022</w:t>
            </w:r>
          </w:p>
          <w:p w14:paraId="0B0D0E22" w14:textId="77777777" w:rsidR="00EB1CA4" w:rsidRPr="00EB1CA4" w:rsidRDefault="00EB1CA4" w:rsidP="00E74DAA">
            <w:pPr>
              <w:pStyle w:val="ListParagraph"/>
              <w:numPr>
                <w:ilvl w:val="1"/>
                <w:numId w:val="582"/>
              </w:numPr>
              <w:contextualSpacing w:val="0"/>
              <w:rPr>
                <w:rFonts w:eastAsia="Times New Roman"/>
                <w:color w:val="000000"/>
              </w:rPr>
            </w:pPr>
            <w:r w:rsidRPr="00EB1CA4">
              <w:rPr>
                <w:rFonts w:eastAsia="Times New Roman"/>
                <w:color w:val="000000"/>
              </w:rPr>
              <w:t>Postpartum End Date: 11/30/2023</w:t>
            </w:r>
          </w:p>
          <w:p w14:paraId="0EE3F084" w14:textId="77777777" w:rsidR="00EB1CA4" w:rsidRPr="00EB1CA4" w:rsidRDefault="00EB1CA4" w:rsidP="00E74DAA">
            <w:pPr>
              <w:pStyle w:val="ListParagraph"/>
              <w:numPr>
                <w:ilvl w:val="0"/>
                <w:numId w:val="582"/>
              </w:numPr>
              <w:contextualSpacing w:val="0"/>
              <w:rPr>
                <w:rFonts w:eastAsia="Times New Roman"/>
                <w:color w:val="000000"/>
              </w:rPr>
            </w:pPr>
            <w:r w:rsidRPr="00EB1CA4">
              <w:rPr>
                <w:rFonts w:eastAsia="Times New Roman"/>
                <w:color w:val="000000"/>
              </w:rPr>
              <w:t xml:space="preserve">Eligibility E2: Postpartum expiration batch job runs on 12/01/2023 and re-determines the eligibility. </w:t>
            </w:r>
          </w:p>
          <w:p w14:paraId="598EBA57" w14:textId="77777777" w:rsidR="00EB1CA4" w:rsidRPr="00EB1CA4" w:rsidRDefault="00EB1CA4" w:rsidP="00E74DAA">
            <w:pPr>
              <w:pStyle w:val="ListParagraph"/>
              <w:numPr>
                <w:ilvl w:val="1"/>
                <w:numId w:val="582"/>
              </w:numPr>
              <w:contextualSpacing w:val="0"/>
              <w:rPr>
                <w:rFonts w:eastAsia="Times New Roman"/>
                <w:color w:val="000000"/>
              </w:rPr>
            </w:pPr>
            <w:r w:rsidRPr="00EB1CA4">
              <w:rPr>
                <w:rFonts w:eastAsia="Times New Roman"/>
                <w:color w:val="000000"/>
              </w:rPr>
              <w:t>The system will not consider Jane as postpartum eligible member. The system will display the following values on UI:</w:t>
            </w:r>
          </w:p>
          <w:p w14:paraId="538F72E5" w14:textId="77777777" w:rsidR="00EB1CA4" w:rsidRPr="00EB1CA4" w:rsidRDefault="00EB1CA4" w:rsidP="00E74DAA">
            <w:pPr>
              <w:pStyle w:val="ListParagraph"/>
              <w:numPr>
                <w:ilvl w:val="2"/>
                <w:numId w:val="582"/>
              </w:numPr>
              <w:contextualSpacing w:val="0"/>
              <w:rPr>
                <w:rFonts w:eastAsia="Times New Roman"/>
                <w:color w:val="000000"/>
              </w:rPr>
            </w:pPr>
            <w:r w:rsidRPr="00EB1CA4">
              <w:rPr>
                <w:rFonts w:eastAsia="Times New Roman"/>
                <w:color w:val="000000"/>
              </w:rPr>
              <w:t>Is Postpartum eligible?: No</w:t>
            </w:r>
          </w:p>
          <w:p w14:paraId="4137AC7C" w14:textId="77777777" w:rsidR="00EB1CA4" w:rsidRPr="00EB1CA4" w:rsidRDefault="00EB1CA4" w:rsidP="00E74DAA">
            <w:pPr>
              <w:pStyle w:val="ListParagraph"/>
              <w:numPr>
                <w:ilvl w:val="2"/>
                <w:numId w:val="582"/>
              </w:numPr>
              <w:contextualSpacing w:val="0"/>
              <w:rPr>
                <w:rFonts w:eastAsia="Times New Roman"/>
                <w:color w:val="000000"/>
              </w:rPr>
            </w:pPr>
            <w:r w:rsidRPr="00EB1CA4">
              <w:rPr>
                <w:rFonts w:eastAsia="Times New Roman"/>
                <w:color w:val="000000"/>
              </w:rPr>
              <w:t>Postpartum Start Date: &lt;Not Displayed&gt;</w:t>
            </w:r>
          </w:p>
          <w:p w14:paraId="0FE0DD1A" w14:textId="77777777" w:rsidR="00EB1CA4" w:rsidRPr="00EB1CA4" w:rsidRDefault="00EB1CA4" w:rsidP="00E74DAA">
            <w:pPr>
              <w:pStyle w:val="ListParagraph"/>
              <w:numPr>
                <w:ilvl w:val="2"/>
                <w:numId w:val="582"/>
              </w:numPr>
              <w:contextualSpacing w:val="0"/>
              <w:rPr>
                <w:rFonts w:eastAsia="Times New Roman"/>
                <w:color w:val="000000"/>
              </w:rPr>
            </w:pPr>
            <w:r w:rsidRPr="00EB1CA4">
              <w:rPr>
                <w:rFonts w:eastAsia="Times New Roman"/>
                <w:color w:val="000000"/>
              </w:rPr>
              <w:t>Postpartum End Date: &lt;Not Displayed&gt;</w:t>
            </w:r>
          </w:p>
          <w:p w14:paraId="1D859C24" w14:textId="77777777" w:rsidR="00EB1CA4" w:rsidRPr="00EB1CA4" w:rsidRDefault="00EB1CA4" w:rsidP="00EB1CA4">
            <w:pPr>
              <w:contextualSpacing w:val="0"/>
              <w:rPr>
                <w:rFonts w:eastAsia="Times New Roman"/>
                <w:color w:val="000000"/>
              </w:rPr>
            </w:pPr>
          </w:p>
        </w:tc>
      </w:tr>
      <w:tr w:rsidR="001006D4" w:rsidRPr="004342C6" w14:paraId="63180D84" w14:textId="77777777" w:rsidTr="00E84FEF">
        <w:trPr>
          <w:trHeight w:val="314"/>
        </w:trPr>
        <w:tc>
          <w:tcPr>
            <w:tcW w:w="2246" w:type="dxa"/>
            <w:shd w:val="clear" w:color="000000" w:fill="FFFFFF"/>
          </w:tcPr>
          <w:p w14:paraId="028994A0" w14:textId="63DA6489" w:rsidR="001006D4" w:rsidRPr="00EB1CA4" w:rsidRDefault="001006D4" w:rsidP="001006D4">
            <w:pPr>
              <w:contextualSpacing w:val="0"/>
              <w:jc w:val="center"/>
              <w:rPr>
                <w:rFonts w:eastAsia="Times New Roman"/>
                <w:color w:val="000000"/>
              </w:rPr>
            </w:pPr>
            <w:r w:rsidRPr="001006D4">
              <w:rPr>
                <w:rFonts w:eastAsia="Times New Roman"/>
                <w:color w:val="000000"/>
              </w:rPr>
              <w:t>PLE.PCS.01.005</w:t>
            </w:r>
          </w:p>
        </w:tc>
        <w:tc>
          <w:tcPr>
            <w:tcW w:w="7024" w:type="dxa"/>
            <w:shd w:val="clear" w:color="000000" w:fill="FFFFFF"/>
          </w:tcPr>
          <w:p w14:paraId="4C4FC81E" w14:textId="77777777" w:rsidR="001006D4" w:rsidRPr="001006D4" w:rsidRDefault="001006D4" w:rsidP="001006D4">
            <w:pPr>
              <w:rPr>
                <w:rFonts w:eastAsia="Times New Roman"/>
                <w:color w:val="000000"/>
              </w:rPr>
            </w:pPr>
            <w:r w:rsidRPr="001006D4">
              <w:rPr>
                <w:rFonts w:eastAsia="Times New Roman"/>
                <w:color w:val="000000"/>
              </w:rPr>
              <w:t>The system shall consider aid categories K2, K3 as ‘Established coverage protected aid category’ when a member is postpartum eligible with aid category H1 , J1 respectively.</w:t>
            </w:r>
          </w:p>
          <w:p w14:paraId="73176203" w14:textId="77777777" w:rsidR="001006D4" w:rsidRPr="00EB1CA4" w:rsidRDefault="001006D4" w:rsidP="001006D4">
            <w:pPr>
              <w:rPr>
                <w:rFonts w:eastAsia="Times New Roman"/>
                <w:color w:val="000000"/>
              </w:rPr>
            </w:pPr>
          </w:p>
        </w:tc>
      </w:tr>
      <w:tr w:rsidR="001006D4" w:rsidRPr="004342C6" w14:paraId="5B520259" w14:textId="77777777" w:rsidTr="00E84FEF">
        <w:trPr>
          <w:trHeight w:val="314"/>
        </w:trPr>
        <w:tc>
          <w:tcPr>
            <w:tcW w:w="2246" w:type="dxa"/>
            <w:shd w:val="clear" w:color="000000" w:fill="FFFFFF"/>
          </w:tcPr>
          <w:p w14:paraId="3A7D80B0" w14:textId="183A4D3D" w:rsidR="001006D4" w:rsidRPr="001E7535" w:rsidRDefault="001006D4" w:rsidP="001006D4">
            <w:pPr>
              <w:contextualSpacing w:val="0"/>
              <w:jc w:val="center"/>
              <w:rPr>
                <w:rFonts w:cs="Arial"/>
              </w:rPr>
            </w:pPr>
            <w:r w:rsidRPr="001E7535">
              <w:rPr>
                <w:rFonts w:cs="Arial"/>
              </w:rPr>
              <w:t>PLE.PCS.01.006</w:t>
            </w:r>
          </w:p>
        </w:tc>
        <w:tc>
          <w:tcPr>
            <w:tcW w:w="7024" w:type="dxa"/>
            <w:shd w:val="clear" w:color="000000" w:fill="FFFFFF"/>
          </w:tcPr>
          <w:p w14:paraId="0FB1DA61" w14:textId="77777777" w:rsidR="001006D4" w:rsidRPr="001E7535" w:rsidRDefault="001006D4" w:rsidP="001006D4">
            <w:pPr>
              <w:rPr>
                <w:rFonts w:cs="Arial"/>
              </w:rPr>
            </w:pPr>
            <w:r w:rsidRPr="001E7535">
              <w:rPr>
                <w:rFonts w:cs="Arial"/>
              </w:rPr>
              <w:t>The system shall assign the aid category determined by the system when the member’s ‘Established coverage’ is carried forward in the current program determination and any of the following conditions are true:</w:t>
            </w:r>
          </w:p>
          <w:p w14:paraId="35137E13" w14:textId="77777777" w:rsidR="001006D4" w:rsidRPr="001E7535" w:rsidRDefault="001006D4" w:rsidP="00E74DAA">
            <w:pPr>
              <w:pStyle w:val="ListParagraph"/>
              <w:numPr>
                <w:ilvl w:val="0"/>
                <w:numId w:val="583"/>
              </w:numPr>
              <w:contextualSpacing w:val="0"/>
              <w:rPr>
                <w:rFonts w:cs="Arial"/>
              </w:rPr>
            </w:pPr>
            <w:r w:rsidRPr="001E7535">
              <w:rPr>
                <w:rFonts w:cs="Arial"/>
              </w:rPr>
              <w:t xml:space="preserve">Aid category determined by the system is higher in hierarchy than the “Established coverage protected aid category”. </w:t>
            </w:r>
          </w:p>
          <w:p w14:paraId="47D879A4" w14:textId="77777777" w:rsidR="001006D4" w:rsidRPr="001E7535" w:rsidRDefault="001006D4" w:rsidP="001006D4">
            <w:pPr>
              <w:pStyle w:val="ListParagraph"/>
              <w:ind w:left="864"/>
              <w:rPr>
                <w:rFonts w:cs="Arial"/>
              </w:rPr>
            </w:pPr>
            <w:r w:rsidRPr="001E7535">
              <w:rPr>
                <w:rFonts w:cs="Arial"/>
              </w:rPr>
              <w:t>OR</w:t>
            </w:r>
          </w:p>
          <w:p w14:paraId="56BF6124" w14:textId="77777777" w:rsidR="001006D4" w:rsidRPr="001E7535" w:rsidRDefault="001006D4" w:rsidP="00E74DAA">
            <w:pPr>
              <w:pStyle w:val="ListParagraph"/>
              <w:numPr>
                <w:ilvl w:val="0"/>
                <w:numId w:val="583"/>
              </w:numPr>
              <w:contextualSpacing w:val="0"/>
              <w:rPr>
                <w:rFonts w:cs="Arial"/>
              </w:rPr>
            </w:pPr>
            <w:r w:rsidRPr="001E7535">
              <w:rPr>
                <w:rFonts w:cs="Arial"/>
              </w:rPr>
              <w:t xml:space="preserve">(Aid category determined by the system is lower in hierarchy than the “Established coverage protected aid category” </w:t>
            </w:r>
          </w:p>
          <w:p w14:paraId="06FE96BF" w14:textId="77777777" w:rsidR="001006D4" w:rsidRPr="001E7535" w:rsidRDefault="001006D4" w:rsidP="001006D4">
            <w:pPr>
              <w:pStyle w:val="ListParagraph"/>
              <w:ind w:left="864"/>
              <w:rPr>
                <w:rFonts w:cs="Arial"/>
              </w:rPr>
            </w:pPr>
            <w:r w:rsidRPr="001E7535">
              <w:rPr>
                <w:rFonts w:cs="Arial"/>
              </w:rPr>
              <w:t>AND</w:t>
            </w:r>
          </w:p>
          <w:p w14:paraId="6FE9C9BE" w14:textId="77777777" w:rsidR="001006D4" w:rsidRPr="001E7535" w:rsidRDefault="001006D4" w:rsidP="001006D4">
            <w:pPr>
              <w:pStyle w:val="ListParagraph"/>
              <w:ind w:left="864"/>
              <w:rPr>
                <w:rFonts w:cs="Arial"/>
              </w:rPr>
            </w:pPr>
            <w:r w:rsidRPr="001E7535">
              <w:rPr>
                <w:rFonts w:cs="Arial"/>
              </w:rPr>
              <w:t xml:space="preserve">Coverage Type of Aid category determined by the system is same as the coverage type associated with ‘Established coverage protected aid category’). </w:t>
            </w:r>
          </w:p>
          <w:p w14:paraId="76ED6C3D" w14:textId="77777777" w:rsidR="001006D4" w:rsidRPr="001E7535" w:rsidRDefault="001006D4" w:rsidP="001006D4">
            <w:pPr>
              <w:pStyle w:val="ListParagraph"/>
              <w:ind w:left="864"/>
              <w:rPr>
                <w:rFonts w:cs="Arial"/>
              </w:rPr>
            </w:pPr>
          </w:p>
          <w:p w14:paraId="0D5E67DC" w14:textId="77777777" w:rsidR="001006D4" w:rsidRPr="001E7535" w:rsidRDefault="001006D4" w:rsidP="001006D4">
            <w:pPr>
              <w:rPr>
                <w:rFonts w:cs="Arial"/>
              </w:rPr>
            </w:pPr>
          </w:p>
          <w:p w14:paraId="79C31499" w14:textId="77777777" w:rsidR="001006D4" w:rsidRPr="001E7535" w:rsidRDefault="001006D4" w:rsidP="001006D4">
            <w:pPr>
              <w:rPr>
                <w:rFonts w:cs="Arial"/>
              </w:rPr>
            </w:pPr>
          </w:p>
          <w:p w14:paraId="4BFA1BD4" w14:textId="77777777" w:rsidR="001006D4" w:rsidRPr="001E7535" w:rsidRDefault="001006D4" w:rsidP="001006D4">
            <w:pPr>
              <w:rPr>
                <w:rFonts w:cs="Arial"/>
              </w:rPr>
            </w:pPr>
            <w:r w:rsidRPr="001E7535">
              <w:rPr>
                <w:rFonts w:cs="Arial"/>
              </w:rPr>
              <w:lastRenderedPageBreak/>
              <w:t xml:space="preserve">Example 1: Pregnant member is assigned aid category determined by the system (Upgrade to higher aid category within same coverage type). </w:t>
            </w:r>
          </w:p>
          <w:p w14:paraId="550A83BC" w14:textId="77777777" w:rsidR="001006D4" w:rsidRPr="001E7535" w:rsidRDefault="001006D4" w:rsidP="00E74DAA">
            <w:pPr>
              <w:pStyle w:val="ListParagraph"/>
              <w:numPr>
                <w:ilvl w:val="0"/>
                <w:numId w:val="584"/>
              </w:numPr>
              <w:contextualSpacing w:val="0"/>
              <w:rPr>
                <w:rFonts w:cs="Arial"/>
              </w:rPr>
            </w:pPr>
            <w:r w:rsidRPr="001E7535">
              <w:rPr>
                <w:rFonts w:cs="Arial"/>
              </w:rPr>
              <w:t>Eligibility E1: An application exists for Jane.</w:t>
            </w:r>
          </w:p>
          <w:p w14:paraId="0F6C9678" w14:textId="77777777" w:rsidR="001006D4" w:rsidRPr="001E7535" w:rsidRDefault="001006D4" w:rsidP="00E74DAA">
            <w:pPr>
              <w:pStyle w:val="ListParagraph"/>
              <w:numPr>
                <w:ilvl w:val="1"/>
                <w:numId w:val="584"/>
              </w:numPr>
              <w:contextualSpacing w:val="0"/>
              <w:rPr>
                <w:rFonts w:cs="Arial"/>
              </w:rPr>
            </w:pPr>
            <w:r w:rsidRPr="001E7535">
              <w:rPr>
                <w:rFonts w:cs="Arial"/>
              </w:rPr>
              <w:t>Jane is a pregnant member who has ‘Established coverage’.</w:t>
            </w:r>
          </w:p>
          <w:p w14:paraId="53D544E5" w14:textId="77777777" w:rsidR="001006D4" w:rsidRPr="001E7535" w:rsidRDefault="001006D4" w:rsidP="00E74DAA">
            <w:pPr>
              <w:pStyle w:val="ListParagraph"/>
              <w:numPr>
                <w:ilvl w:val="1"/>
                <w:numId w:val="584"/>
              </w:numPr>
              <w:contextualSpacing w:val="0"/>
              <w:rPr>
                <w:rFonts w:cs="Arial"/>
              </w:rPr>
            </w:pPr>
            <w:r w:rsidRPr="001E7535">
              <w:rPr>
                <w:rFonts w:cs="Arial"/>
              </w:rPr>
              <w:t xml:space="preserve">‘Established coverage protected aid category’ for Jane is “40 - Standard Family”. </w:t>
            </w:r>
          </w:p>
          <w:p w14:paraId="37C0F416" w14:textId="77777777" w:rsidR="001006D4" w:rsidRPr="001E7535" w:rsidRDefault="001006D4" w:rsidP="00E74DAA">
            <w:pPr>
              <w:pStyle w:val="ListParagraph"/>
              <w:numPr>
                <w:ilvl w:val="0"/>
                <w:numId w:val="584"/>
              </w:numPr>
              <w:contextualSpacing w:val="0"/>
              <w:rPr>
                <w:rFonts w:cs="Arial"/>
              </w:rPr>
            </w:pPr>
            <w:r w:rsidRPr="001E7535">
              <w:rPr>
                <w:rFonts w:cs="Arial"/>
              </w:rPr>
              <w:t>Eligibility E2: Jane reports a change such that:</w:t>
            </w:r>
          </w:p>
          <w:p w14:paraId="0060C33E" w14:textId="77777777" w:rsidR="001006D4" w:rsidRPr="001E7535" w:rsidRDefault="001006D4" w:rsidP="00E74DAA">
            <w:pPr>
              <w:pStyle w:val="ListParagraph"/>
              <w:numPr>
                <w:ilvl w:val="1"/>
                <w:numId w:val="584"/>
              </w:numPr>
              <w:contextualSpacing w:val="0"/>
              <w:textAlignment w:val="center"/>
              <w:rPr>
                <w:rFonts w:cs="Arial"/>
              </w:rPr>
            </w:pPr>
            <w:r w:rsidRPr="001E7535">
              <w:rPr>
                <w:rFonts w:cs="Arial"/>
              </w:rPr>
              <w:t>Aid category determined by the system aid for Jane is aid category “42 - Standard (disabled)”.</w:t>
            </w:r>
          </w:p>
          <w:p w14:paraId="1B2ECD6F" w14:textId="77777777" w:rsidR="001006D4" w:rsidRPr="001E7535" w:rsidRDefault="001006D4" w:rsidP="00E74DAA">
            <w:pPr>
              <w:pStyle w:val="ListParagraph"/>
              <w:numPr>
                <w:ilvl w:val="1"/>
                <w:numId w:val="584"/>
              </w:numPr>
              <w:contextualSpacing w:val="0"/>
              <w:rPr>
                <w:rFonts w:cs="Arial"/>
              </w:rPr>
            </w:pPr>
            <w:r w:rsidRPr="001E7535">
              <w:rPr>
                <w:rFonts w:cs="Arial"/>
              </w:rPr>
              <w:t xml:space="preserve">The system will assign the aid category “42 - Standard (disabled)” as the final aid category to Jane. </w:t>
            </w:r>
          </w:p>
          <w:p w14:paraId="6D8BDFBC" w14:textId="77777777" w:rsidR="001006D4" w:rsidRPr="001E7535" w:rsidRDefault="001006D4" w:rsidP="001006D4">
            <w:pPr>
              <w:rPr>
                <w:rFonts w:cs="Arial"/>
              </w:rPr>
            </w:pPr>
          </w:p>
          <w:p w14:paraId="2A13114E" w14:textId="77777777" w:rsidR="001006D4" w:rsidRPr="001E7535" w:rsidRDefault="001006D4" w:rsidP="001006D4">
            <w:pPr>
              <w:rPr>
                <w:rFonts w:cs="Arial"/>
              </w:rPr>
            </w:pPr>
            <w:r w:rsidRPr="001E7535">
              <w:rPr>
                <w:rFonts w:cs="Arial"/>
              </w:rPr>
              <w:t xml:space="preserve">Example 2: Pregnant member is assigned aid category determined by the system. (Upgrade to higher aid category in different coverage type) </w:t>
            </w:r>
          </w:p>
          <w:p w14:paraId="388BA74A" w14:textId="77777777" w:rsidR="001006D4" w:rsidRPr="001E7535" w:rsidRDefault="001006D4" w:rsidP="00E74DAA">
            <w:pPr>
              <w:pStyle w:val="ListParagraph"/>
              <w:numPr>
                <w:ilvl w:val="0"/>
                <w:numId w:val="585"/>
              </w:numPr>
              <w:contextualSpacing w:val="0"/>
              <w:rPr>
                <w:rFonts w:cs="Arial"/>
              </w:rPr>
            </w:pPr>
            <w:r w:rsidRPr="001E7535">
              <w:rPr>
                <w:rFonts w:cs="Arial"/>
              </w:rPr>
              <w:t>Eligibility E1: An application exists for Jane.</w:t>
            </w:r>
          </w:p>
          <w:p w14:paraId="609DA66F" w14:textId="77777777" w:rsidR="001006D4" w:rsidRPr="001E7535" w:rsidRDefault="001006D4" w:rsidP="00E74DAA">
            <w:pPr>
              <w:pStyle w:val="ListParagraph"/>
              <w:numPr>
                <w:ilvl w:val="1"/>
                <w:numId w:val="585"/>
              </w:numPr>
              <w:contextualSpacing w:val="0"/>
              <w:rPr>
                <w:rFonts w:cs="Arial"/>
              </w:rPr>
            </w:pPr>
            <w:r w:rsidRPr="001E7535">
              <w:rPr>
                <w:rFonts w:cs="Arial"/>
              </w:rPr>
              <w:t>Jane is a pregnant member who has ‘Established coverage’.</w:t>
            </w:r>
          </w:p>
          <w:p w14:paraId="1B06E763" w14:textId="77777777" w:rsidR="001006D4" w:rsidRPr="001E7535" w:rsidRDefault="001006D4" w:rsidP="00E74DAA">
            <w:pPr>
              <w:pStyle w:val="ListParagraph"/>
              <w:numPr>
                <w:ilvl w:val="1"/>
                <w:numId w:val="585"/>
              </w:numPr>
              <w:contextualSpacing w:val="0"/>
              <w:rPr>
                <w:rFonts w:cs="Arial"/>
              </w:rPr>
            </w:pPr>
            <w:r w:rsidRPr="001E7535">
              <w:rPr>
                <w:rFonts w:cs="Arial"/>
              </w:rPr>
              <w:t xml:space="preserve">‘Established coverage protected aid category’ for Jane is “52 - CommonHealth”. </w:t>
            </w:r>
          </w:p>
          <w:p w14:paraId="72E78C7D" w14:textId="77777777" w:rsidR="001006D4" w:rsidRPr="001E7535" w:rsidRDefault="001006D4" w:rsidP="00E74DAA">
            <w:pPr>
              <w:pStyle w:val="ListParagraph"/>
              <w:numPr>
                <w:ilvl w:val="0"/>
                <w:numId w:val="585"/>
              </w:numPr>
              <w:contextualSpacing w:val="0"/>
              <w:rPr>
                <w:rFonts w:cs="Arial"/>
              </w:rPr>
            </w:pPr>
            <w:r w:rsidRPr="001E7535">
              <w:rPr>
                <w:rFonts w:cs="Arial"/>
              </w:rPr>
              <w:t>Eligibility E2: Jane reports a change such that:</w:t>
            </w:r>
          </w:p>
          <w:p w14:paraId="38059B36" w14:textId="77777777" w:rsidR="001006D4" w:rsidRPr="001E7535" w:rsidRDefault="001006D4" w:rsidP="00E74DAA">
            <w:pPr>
              <w:pStyle w:val="ListParagraph"/>
              <w:numPr>
                <w:ilvl w:val="1"/>
                <w:numId w:val="585"/>
              </w:numPr>
              <w:contextualSpacing w:val="0"/>
              <w:textAlignment w:val="center"/>
              <w:rPr>
                <w:rFonts w:cs="Arial"/>
              </w:rPr>
            </w:pPr>
            <w:r w:rsidRPr="001E7535">
              <w:rPr>
                <w:rFonts w:cs="Arial"/>
              </w:rPr>
              <w:t>Aid category determined by the system for Jane is aid category “42 - Standard (disabled)”.</w:t>
            </w:r>
          </w:p>
          <w:p w14:paraId="4A202D93" w14:textId="77777777" w:rsidR="001006D4" w:rsidRPr="001E7535" w:rsidRDefault="001006D4" w:rsidP="00E74DAA">
            <w:pPr>
              <w:pStyle w:val="ListParagraph"/>
              <w:numPr>
                <w:ilvl w:val="1"/>
                <w:numId w:val="585"/>
              </w:numPr>
              <w:contextualSpacing w:val="0"/>
              <w:rPr>
                <w:rFonts w:cs="Arial"/>
              </w:rPr>
            </w:pPr>
            <w:r w:rsidRPr="001E7535">
              <w:rPr>
                <w:rFonts w:cs="Arial"/>
              </w:rPr>
              <w:t xml:space="preserve">The system will assign the aid category “42 - Standard (disabled)” as the final aid category to Jane. </w:t>
            </w:r>
          </w:p>
          <w:p w14:paraId="4F813AC4" w14:textId="77777777" w:rsidR="001006D4" w:rsidRPr="001E7535" w:rsidRDefault="001006D4" w:rsidP="001006D4">
            <w:pPr>
              <w:rPr>
                <w:rFonts w:cs="Arial"/>
              </w:rPr>
            </w:pPr>
          </w:p>
          <w:p w14:paraId="2BB84D4B" w14:textId="77777777" w:rsidR="001006D4" w:rsidRPr="001E7535" w:rsidRDefault="001006D4" w:rsidP="001006D4">
            <w:pPr>
              <w:rPr>
                <w:rFonts w:cs="Arial"/>
              </w:rPr>
            </w:pPr>
            <w:r w:rsidRPr="001E7535">
              <w:rPr>
                <w:rFonts w:cs="Arial"/>
              </w:rPr>
              <w:t xml:space="preserve">Example 3: Pregnant member is assigned aid category determined by the system. (Downgrade to lower aid category within same coverage type) </w:t>
            </w:r>
          </w:p>
          <w:p w14:paraId="5879F2C9" w14:textId="77777777" w:rsidR="001006D4" w:rsidRPr="001E7535" w:rsidRDefault="001006D4" w:rsidP="00E74DAA">
            <w:pPr>
              <w:pStyle w:val="ListParagraph"/>
              <w:numPr>
                <w:ilvl w:val="0"/>
                <w:numId w:val="586"/>
              </w:numPr>
              <w:contextualSpacing w:val="0"/>
              <w:rPr>
                <w:rFonts w:cs="Arial"/>
              </w:rPr>
            </w:pPr>
            <w:r w:rsidRPr="001E7535">
              <w:rPr>
                <w:rFonts w:cs="Arial"/>
              </w:rPr>
              <w:t>Eligibility E1: An application exists for Jane.</w:t>
            </w:r>
          </w:p>
          <w:p w14:paraId="5964003B" w14:textId="77777777" w:rsidR="001006D4" w:rsidRPr="001E7535" w:rsidRDefault="001006D4" w:rsidP="00E74DAA">
            <w:pPr>
              <w:pStyle w:val="ListParagraph"/>
              <w:numPr>
                <w:ilvl w:val="1"/>
                <w:numId w:val="586"/>
              </w:numPr>
              <w:contextualSpacing w:val="0"/>
              <w:rPr>
                <w:rFonts w:cs="Arial"/>
              </w:rPr>
            </w:pPr>
            <w:r w:rsidRPr="001E7535">
              <w:rPr>
                <w:rFonts w:cs="Arial"/>
              </w:rPr>
              <w:t>Jane is a pregnant member who has ‘Established coverage’.</w:t>
            </w:r>
          </w:p>
          <w:p w14:paraId="6C69B0E5" w14:textId="77777777" w:rsidR="001006D4" w:rsidRPr="001E7535" w:rsidRDefault="001006D4" w:rsidP="00E74DAA">
            <w:pPr>
              <w:pStyle w:val="ListParagraph"/>
              <w:numPr>
                <w:ilvl w:val="1"/>
                <w:numId w:val="586"/>
              </w:numPr>
              <w:contextualSpacing w:val="0"/>
              <w:rPr>
                <w:rFonts w:cs="Arial"/>
              </w:rPr>
            </w:pPr>
            <w:r w:rsidRPr="001E7535">
              <w:rPr>
                <w:rFonts w:cs="Arial"/>
              </w:rPr>
              <w:t xml:space="preserve">‘Established coverage protected aid category’ for Jane is “43 - Standard plus Buy-In”. </w:t>
            </w:r>
          </w:p>
          <w:p w14:paraId="2DB43CC0" w14:textId="77777777" w:rsidR="001006D4" w:rsidRPr="001E7535" w:rsidRDefault="001006D4" w:rsidP="00E74DAA">
            <w:pPr>
              <w:pStyle w:val="ListParagraph"/>
              <w:numPr>
                <w:ilvl w:val="0"/>
                <w:numId w:val="586"/>
              </w:numPr>
              <w:contextualSpacing w:val="0"/>
              <w:rPr>
                <w:rFonts w:cs="Arial"/>
              </w:rPr>
            </w:pPr>
            <w:r w:rsidRPr="001E7535">
              <w:rPr>
                <w:rFonts w:cs="Arial"/>
              </w:rPr>
              <w:t>Eligibility E2: Jane reports a change such that:</w:t>
            </w:r>
          </w:p>
          <w:p w14:paraId="768B5974" w14:textId="77777777" w:rsidR="001006D4" w:rsidRPr="001E7535" w:rsidRDefault="001006D4" w:rsidP="00E74DAA">
            <w:pPr>
              <w:pStyle w:val="ListParagraph"/>
              <w:numPr>
                <w:ilvl w:val="1"/>
                <w:numId w:val="586"/>
              </w:numPr>
              <w:contextualSpacing w:val="0"/>
              <w:textAlignment w:val="center"/>
              <w:rPr>
                <w:rFonts w:cs="Arial"/>
              </w:rPr>
            </w:pPr>
            <w:r w:rsidRPr="001E7535">
              <w:rPr>
                <w:rFonts w:cs="Arial"/>
              </w:rPr>
              <w:t>Aid category determined by the system for Jane is aid category “40 - Standard Family”.</w:t>
            </w:r>
          </w:p>
          <w:p w14:paraId="5AF3B0D3" w14:textId="77777777" w:rsidR="001006D4" w:rsidRPr="001E7535" w:rsidRDefault="001006D4" w:rsidP="00E74DAA">
            <w:pPr>
              <w:pStyle w:val="ListParagraph"/>
              <w:numPr>
                <w:ilvl w:val="1"/>
                <w:numId w:val="586"/>
              </w:numPr>
              <w:contextualSpacing w:val="0"/>
              <w:rPr>
                <w:rFonts w:cs="Arial"/>
              </w:rPr>
            </w:pPr>
            <w:r w:rsidRPr="001E7535">
              <w:rPr>
                <w:rFonts w:cs="Arial"/>
              </w:rPr>
              <w:t xml:space="preserve">The system will assign the aid category “40 - Standard Family” as the final aid category to Jane. </w:t>
            </w:r>
          </w:p>
          <w:p w14:paraId="7BBEA1CC" w14:textId="77777777" w:rsidR="001006D4" w:rsidRPr="004342C6" w:rsidRDefault="001006D4" w:rsidP="001006D4">
            <w:pPr>
              <w:contextualSpacing w:val="0"/>
              <w:rPr>
                <w:rFonts w:cs="Arial"/>
              </w:rPr>
            </w:pPr>
          </w:p>
        </w:tc>
      </w:tr>
      <w:tr w:rsidR="001006D4" w:rsidRPr="004342C6" w14:paraId="3F62731F" w14:textId="77777777" w:rsidTr="00E84FEF">
        <w:trPr>
          <w:trHeight w:val="314"/>
        </w:trPr>
        <w:tc>
          <w:tcPr>
            <w:tcW w:w="2246" w:type="dxa"/>
            <w:shd w:val="clear" w:color="000000" w:fill="FFFFFF"/>
          </w:tcPr>
          <w:p w14:paraId="59B995A8" w14:textId="76DCB6FD" w:rsidR="001006D4" w:rsidRPr="001E7535" w:rsidRDefault="001006D4" w:rsidP="001006D4">
            <w:pPr>
              <w:contextualSpacing w:val="0"/>
              <w:jc w:val="center"/>
              <w:rPr>
                <w:rFonts w:cs="Arial"/>
              </w:rPr>
            </w:pPr>
            <w:r w:rsidRPr="001E7535">
              <w:rPr>
                <w:rFonts w:cs="Arial"/>
              </w:rPr>
              <w:lastRenderedPageBreak/>
              <w:t>PLE.PCS.01.007</w:t>
            </w:r>
          </w:p>
        </w:tc>
        <w:tc>
          <w:tcPr>
            <w:tcW w:w="7024" w:type="dxa"/>
            <w:shd w:val="clear" w:color="000000" w:fill="FFFFFF"/>
          </w:tcPr>
          <w:p w14:paraId="0C650E1C" w14:textId="77777777" w:rsidR="001006D4" w:rsidRPr="001E7535" w:rsidRDefault="001006D4" w:rsidP="001006D4">
            <w:pPr>
              <w:rPr>
                <w:rFonts w:cs="Arial"/>
              </w:rPr>
            </w:pPr>
            <w:r w:rsidRPr="001E7535">
              <w:rPr>
                <w:rFonts w:cs="Arial"/>
              </w:rPr>
              <w:t>The system shall assign the ‘Established coverage protected aid category’ to the member when the member’s ‘Established coverage’ is carried forward in the current program determination and any of the following conditions are true:</w:t>
            </w:r>
          </w:p>
          <w:p w14:paraId="1BDB07F0" w14:textId="77777777" w:rsidR="001006D4" w:rsidRPr="001E7535" w:rsidRDefault="001006D4" w:rsidP="001006D4">
            <w:pPr>
              <w:pStyle w:val="ListParagraph"/>
              <w:ind w:left="864"/>
              <w:rPr>
                <w:rFonts w:cs="Arial"/>
              </w:rPr>
            </w:pPr>
          </w:p>
          <w:p w14:paraId="3CCC4BC5" w14:textId="77777777" w:rsidR="001006D4" w:rsidRPr="001E7535" w:rsidRDefault="001006D4" w:rsidP="00E74DAA">
            <w:pPr>
              <w:pStyle w:val="ListParagraph"/>
              <w:numPr>
                <w:ilvl w:val="0"/>
                <w:numId w:val="587"/>
              </w:numPr>
              <w:contextualSpacing w:val="0"/>
              <w:rPr>
                <w:rFonts w:cs="Arial"/>
              </w:rPr>
            </w:pPr>
            <w:r w:rsidRPr="001E7535">
              <w:rPr>
                <w:rFonts w:cs="Arial"/>
              </w:rPr>
              <w:lastRenderedPageBreak/>
              <w:t>The system did not determine any aid category for the member.</w:t>
            </w:r>
          </w:p>
          <w:p w14:paraId="04838648" w14:textId="77777777" w:rsidR="001006D4" w:rsidRPr="001E7535" w:rsidRDefault="001006D4" w:rsidP="001006D4">
            <w:pPr>
              <w:pStyle w:val="ListParagraph"/>
              <w:ind w:left="864"/>
              <w:rPr>
                <w:rFonts w:cs="Arial"/>
              </w:rPr>
            </w:pPr>
            <w:r w:rsidRPr="001E7535">
              <w:rPr>
                <w:rFonts w:cs="Arial"/>
              </w:rPr>
              <w:t xml:space="preserve">OR </w:t>
            </w:r>
          </w:p>
          <w:p w14:paraId="44C33719" w14:textId="77777777" w:rsidR="001006D4" w:rsidRPr="001E7535" w:rsidRDefault="001006D4" w:rsidP="00E74DAA">
            <w:pPr>
              <w:pStyle w:val="ListParagraph"/>
              <w:numPr>
                <w:ilvl w:val="0"/>
                <w:numId w:val="587"/>
              </w:numPr>
              <w:contextualSpacing w:val="0"/>
              <w:rPr>
                <w:rFonts w:cs="Arial"/>
              </w:rPr>
            </w:pPr>
            <w:r w:rsidRPr="001E7535">
              <w:rPr>
                <w:rFonts w:cs="Arial"/>
              </w:rPr>
              <w:t>(Aid category determined by the system is lower in hierarchy than the ‘Established coverage protected aid category’</w:t>
            </w:r>
          </w:p>
          <w:p w14:paraId="102583BD" w14:textId="77777777" w:rsidR="001006D4" w:rsidRPr="001E7535" w:rsidRDefault="001006D4" w:rsidP="001006D4">
            <w:pPr>
              <w:pStyle w:val="ListParagraph"/>
              <w:ind w:left="864"/>
              <w:rPr>
                <w:rFonts w:cs="Arial"/>
              </w:rPr>
            </w:pPr>
            <w:r w:rsidRPr="001E7535">
              <w:rPr>
                <w:rFonts w:cs="Arial"/>
              </w:rPr>
              <w:t>AND</w:t>
            </w:r>
          </w:p>
          <w:p w14:paraId="0A3BB258" w14:textId="77777777" w:rsidR="001006D4" w:rsidRPr="001E7535" w:rsidRDefault="001006D4" w:rsidP="001006D4">
            <w:pPr>
              <w:pStyle w:val="ListParagraph"/>
              <w:ind w:left="864"/>
              <w:rPr>
                <w:rFonts w:cs="Arial"/>
              </w:rPr>
            </w:pPr>
            <w:r w:rsidRPr="001E7535">
              <w:rPr>
                <w:rFonts w:cs="Arial"/>
              </w:rPr>
              <w:t xml:space="preserve">Coverage Type of the Aid category determined by the system is NOT same as the coverage type associated with ‘Established coverage protected aid category’ </w:t>
            </w:r>
          </w:p>
          <w:p w14:paraId="2F3594CA" w14:textId="77777777" w:rsidR="001006D4" w:rsidRPr="001E7535" w:rsidRDefault="001006D4" w:rsidP="001006D4">
            <w:pPr>
              <w:pStyle w:val="ListParagraph"/>
              <w:ind w:left="864"/>
              <w:rPr>
                <w:rFonts w:cs="Arial"/>
              </w:rPr>
            </w:pPr>
          </w:p>
          <w:p w14:paraId="3599D36A" w14:textId="77777777" w:rsidR="001006D4" w:rsidRPr="001E7535" w:rsidRDefault="001006D4" w:rsidP="001006D4">
            <w:pPr>
              <w:rPr>
                <w:rFonts w:cs="Arial"/>
              </w:rPr>
            </w:pPr>
          </w:p>
          <w:p w14:paraId="69504EAA" w14:textId="77777777" w:rsidR="001006D4" w:rsidRPr="001E7535" w:rsidRDefault="001006D4" w:rsidP="001006D4">
            <w:pPr>
              <w:rPr>
                <w:rFonts w:cs="Arial"/>
              </w:rPr>
            </w:pPr>
          </w:p>
          <w:p w14:paraId="48E6C2B3" w14:textId="77777777" w:rsidR="001006D4" w:rsidRPr="001E7535" w:rsidRDefault="001006D4" w:rsidP="001006D4">
            <w:pPr>
              <w:pStyle w:val="ListParagraph"/>
              <w:ind w:left="1584"/>
              <w:rPr>
                <w:rFonts w:cs="Arial"/>
              </w:rPr>
            </w:pPr>
          </w:p>
          <w:p w14:paraId="57C818EE" w14:textId="77777777" w:rsidR="001006D4" w:rsidRPr="001E7535" w:rsidRDefault="001006D4" w:rsidP="001006D4">
            <w:pPr>
              <w:rPr>
                <w:rFonts w:cs="Arial"/>
              </w:rPr>
            </w:pPr>
            <w:r w:rsidRPr="001E7535">
              <w:rPr>
                <w:rFonts w:cs="Arial"/>
              </w:rPr>
              <w:t>Example 1: Postpartum member is assigned ‘Established Coverage protected aid category’ (Downgrade to lower aid category in different coverage type).</w:t>
            </w:r>
          </w:p>
          <w:p w14:paraId="32713C60" w14:textId="77777777" w:rsidR="001006D4" w:rsidRPr="001E7535" w:rsidRDefault="001006D4" w:rsidP="001006D4">
            <w:pPr>
              <w:rPr>
                <w:rFonts w:cs="Arial"/>
              </w:rPr>
            </w:pPr>
          </w:p>
          <w:p w14:paraId="3D260784" w14:textId="77777777" w:rsidR="001006D4" w:rsidRPr="001E7535" w:rsidRDefault="001006D4" w:rsidP="00E74DAA">
            <w:pPr>
              <w:pStyle w:val="ListParagraph"/>
              <w:numPr>
                <w:ilvl w:val="0"/>
                <w:numId w:val="588"/>
              </w:numPr>
              <w:contextualSpacing w:val="0"/>
              <w:rPr>
                <w:rFonts w:cs="Arial"/>
              </w:rPr>
            </w:pPr>
            <w:r w:rsidRPr="001E7535">
              <w:rPr>
                <w:rFonts w:cs="Arial"/>
              </w:rPr>
              <w:t>Eligibility E1: An application exists for Jane.</w:t>
            </w:r>
          </w:p>
          <w:p w14:paraId="76FB2838" w14:textId="77777777" w:rsidR="001006D4" w:rsidRPr="001E7535" w:rsidRDefault="001006D4" w:rsidP="00E74DAA">
            <w:pPr>
              <w:pStyle w:val="ListParagraph"/>
              <w:numPr>
                <w:ilvl w:val="1"/>
                <w:numId w:val="588"/>
              </w:numPr>
              <w:contextualSpacing w:val="0"/>
              <w:rPr>
                <w:rFonts w:cs="Arial"/>
              </w:rPr>
            </w:pPr>
            <w:r w:rsidRPr="001E7535">
              <w:rPr>
                <w:rFonts w:cs="Arial"/>
              </w:rPr>
              <w:t>Jane is a pregnant member who has ‘Established coverage’</w:t>
            </w:r>
          </w:p>
          <w:p w14:paraId="1C42E14F" w14:textId="77777777" w:rsidR="001006D4" w:rsidRPr="001E7535" w:rsidRDefault="001006D4" w:rsidP="00E74DAA">
            <w:pPr>
              <w:pStyle w:val="ListParagraph"/>
              <w:numPr>
                <w:ilvl w:val="1"/>
                <w:numId w:val="588"/>
              </w:numPr>
              <w:contextualSpacing w:val="0"/>
              <w:rPr>
                <w:rFonts w:cs="Arial"/>
              </w:rPr>
            </w:pPr>
            <w:r w:rsidRPr="001E7535">
              <w:rPr>
                <w:rFonts w:cs="Arial"/>
              </w:rPr>
              <w:t xml:space="preserve">‘Established coverage protected aid category’ for Jane is “40 - Standard Family”. </w:t>
            </w:r>
          </w:p>
          <w:p w14:paraId="4CCA5C01" w14:textId="77777777" w:rsidR="001006D4" w:rsidRPr="001E7535" w:rsidRDefault="001006D4" w:rsidP="00E74DAA">
            <w:pPr>
              <w:pStyle w:val="ListParagraph"/>
              <w:numPr>
                <w:ilvl w:val="0"/>
                <w:numId w:val="588"/>
              </w:numPr>
              <w:contextualSpacing w:val="0"/>
              <w:rPr>
                <w:rFonts w:cs="Arial"/>
              </w:rPr>
            </w:pPr>
            <w:r w:rsidRPr="001E7535">
              <w:rPr>
                <w:rFonts w:cs="Arial"/>
              </w:rPr>
              <w:t>Eligibility E2: Jane performs an RAC and ends the pregnancy.</w:t>
            </w:r>
          </w:p>
          <w:p w14:paraId="0A387712" w14:textId="77777777" w:rsidR="001006D4" w:rsidRPr="001E7535" w:rsidRDefault="001006D4" w:rsidP="00E74DAA">
            <w:pPr>
              <w:pStyle w:val="ListParagraph"/>
              <w:numPr>
                <w:ilvl w:val="1"/>
                <w:numId w:val="588"/>
              </w:numPr>
              <w:contextualSpacing w:val="0"/>
              <w:textAlignment w:val="center"/>
              <w:rPr>
                <w:rFonts w:cs="Arial"/>
              </w:rPr>
            </w:pPr>
            <w:r w:rsidRPr="001E7535">
              <w:rPr>
                <w:rFonts w:cs="Arial"/>
              </w:rPr>
              <w:t>Jane is postpartum eligible and aid category determined by the system is aid category “52 – CommonHealth”.</w:t>
            </w:r>
          </w:p>
          <w:p w14:paraId="333CA5D0" w14:textId="77777777" w:rsidR="001006D4" w:rsidRPr="001E7535" w:rsidRDefault="001006D4" w:rsidP="00E74DAA">
            <w:pPr>
              <w:pStyle w:val="ListParagraph"/>
              <w:numPr>
                <w:ilvl w:val="1"/>
                <w:numId w:val="588"/>
              </w:numPr>
              <w:contextualSpacing w:val="0"/>
              <w:rPr>
                <w:rFonts w:cs="Arial"/>
              </w:rPr>
            </w:pPr>
            <w:r w:rsidRPr="001E7535">
              <w:rPr>
                <w:rFonts w:cs="Arial"/>
              </w:rPr>
              <w:t xml:space="preserve">The system will assign the aid category “40 - Standard Family” as the final aid category to Jane. </w:t>
            </w:r>
          </w:p>
          <w:p w14:paraId="38B1DFD9" w14:textId="77777777" w:rsidR="001006D4" w:rsidRPr="001E7535" w:rsidRDefault="001006D4" w:rsidP="001006D4">
            <w:pPr>
              <w:rPr>
                <w:rFonts w:cs="Arial"/>
              </w:rPr>
            </w:pPr>
          </w:p>
          <w:p w14:paraId="1AE56605" w14:textId="77777777" w:rsidR="001006D4" w:rsidRPr="001E7535" w:rsidRDefault="001006D4" w:rsidP="001006D4">
            <w:pPr>
              <w:rPr>
                <w:rFonts w:cs="Arial"/>
              </w:rPr>
            </w:pPr>
            <w:r w:rsidRPr="001E7535">
              <w:rPr>
                <w:rFonts w:cs="Arial"/>
              </w:rPr>
              <w:t xml:space="preserve">Example 2: Pregnant member is assigned ‘Established coverage protected aid category’ (Downgrade to lower aid category in different coverage type with multiple eligibilities) </w:t>
            </w:r>
          </w:p>
          <w:p w14:paraId="6D878DA7" w14:textId="77777777" w:rsidR="001006D4" w:rsidRPr="001E7535" w:rsidRDefault="001006D4" w:rsidP="001006D4">
            <w:pPr>
              <w:rPr>
                <w:rFonts w:cs="Arial"/>
              </w:rPr>
            </w:pPr>
          </w:p>
          <w:p w14:paraId="04523695" w14:textId="77777777" w:rsidR="001006D4" w:rsidRPr="001E7535" w:rsidRDefault="001006D4" w:rsidP="00E74DAA">
            <w:pPr>
              <w:pStyle w:val="ListParagraph"/>
              <w:numPr>
                <w:ilvl w:val="0"/>
                <w:numId w:val="589"/>
              </w:numPr>
              <w:contextualSpacing w:val="0"/>
              <w:rPr>
                <w:rFonts w:cs="Arial"/>
              </w:rPr>
            </w:pPr>
            <w:r w:rsidRPr="001E7535">
              <w:rPr>
                <w:rFonts w:cs="Arial"/>
              </w:rPr>
              <w:t>Eligibility E1: An application exists for Jane.</w:t>
            </w:r>
          </w:p>
          <w:p w14:paraId="6104AFCB" w14:textId="77777777" w:rsidR="001006D4" w:rsidRPr="001E7535" w:rsidRDefault="001006D4" w:rsidP="00E74DAA">
            <w:pPr>
              <w:pStyle w:val="ListParagraph"/>
              <w:numPr>
                <w:ilvl w:val="1"/>
                <w:numId w:val="589"/>
              </w:numPr>
              <w:contextualSpacing w:val="0"/>
              <w:rPr>
                <w:rFonts w:cs="Arial"/>
              </w:rPr>
            </w:pPr>
            <w:r w:rsidRPr="001E7535">
              <w:rPr>
                <w:rFonts w:cs="Arial"/>
              </w:rPr>
              <w:t>Jane is a pregnant member who has ‘Established coverage’.</w:t>
            </w:r>
          </w:p>
          <w:p w14:paraId="0BD8EB65" w14:textId="77777777" w:rsidR="001006D4" w:rsidRPr="001E7535" w:rsidRDefault="001006D4" w:rsidP="00E74DAA">
            <w:pPr>
              <w:pStyle w:val="ListParagraph"/>
              <w:numPr>
                <w:ilvl w:val="1"/>
                <w:numId w:val="589"/>
              </w:numPr>
              <w:contextualSpacing w:val="0"/>
              <w:rPr>
                <w:rFonts w:cs="Arial"/>
              </w:rPr>
            </w:pPr>
            <w:r w:rsidRPr="001E7535">
              <w:rPr>
                <w:rFonts w:cs="Arial"/>
              </w:rPr>
              <w:t xml:space="preserve">‘Established coverage protected aid category’ for Jane is “40 - Standard Family”. </w:t>
            </w:r>
          </w:p>
          <w:p w14:paraId="1BCB43B5" w14:textId="77777777" w:rsidR="001006D4" w:rsidRPr="001E7535" w:rsidRDefault="001006D4" w:rsidP="00E74DAA">
            <w:pPr>
              <w:pStyle w:val="ListParagraph"/>
              <w:numPr>
                <w:ilvl w:val="0"/>
                <w:numId w:val="589"/>
              </w:numPr>
              <w:contextualSpacing w:val="0"/>
              <w:rPr>
                <w:rFonts w:cs="Arial"/>
              </w:rPr>
            </w:pPr>
            <w:r w:rsidRPr="001E7535">
              <w:rPr>
                <w:rFonts w:cs="Arial"/>
              </w:rPr>
              <w:t>Eligibility E2: Jane reports a change such that:</w:t>
            </w:r>
          </w:p>
          <w:p w14:paraId="5FF12B34" w14:textId="77777777" w:rsidR="001006D4" w:rsidRPr="001E7535" w:rsidRDefault="001006D4" w:rsidP="00E74DAA">
            <w:pPr>
              <w:pStyle w:val="ListParagraph"/>
              <w:numPr>
                <w:ilvl w:val="1"/>
                <w:numId w:val="589"/>
              </w:numPr>
              <w:contextualSpacing w:val="0"/>
              <w:textAlignment w:val="center"/>
              <w:rPr>
                <w:rFonts w:cs="Arial"/>
              </w:rPr>
            </w:pPr>
            <w:r w:rsidRPr="001E7535">
              <w:rPr>
                <w:rFonts w:cs="Arial"/>
              </w:rPr>
              <w:t>Aid category determined by the system for Jane is aid category “43 - Standard plus Buy-In”.</w:t>
            </w:r>
          </w:p>
          <w:p w14:paraId="4213496D" w14:textId="77777777" w:rsidR="001006D4" w:rsidRPr="001E7535" w:rsidRDefault="001006D4" w:rsidP="00E74DAA">
            <w:pPr>
              <w:pStyle w:val="ListParagraph"/>
              <w:numPr>
                <w:ilvl w:val="1"/>
                <w:numId w:val="589"/>
              </w:numPr>
              <w:contextualSpacing w:val="0"/>
              <w:rPr>
                <w:rFonts w:cs="Arial"/>
              </w:rPr>
            </w:pPr>
            <w:r w:rsidRPr="001E7535">
              <w:rPr>
                <w:rFonts w:cs="Arial"/>
              </w:rPr>
              <w:t xml:space="preserve">The system will assign the aid category “43 - Standard plus Buy-In” as the final aid category to Jane. </w:t>
            </w:r>
          </w:p>
          <w:p w14:paraId="78F4A4C6" w14:textId="77777777" w:rsidR="001006D4" w:rsidRPr="001E7535" w:rsidRDefault="001006D4" w:rsidP="00E74DAA">
            <w:pPr>
              <w:pStyle w:val="ListParagraph"/>
              <w:numPr>
                <w:ilvl w:val="0"/>
                <w:numId w:val="589"/>
              </w:numPr>
              <w:contextualSpacing w:val="0"/>
              <w:rPr>
                <w:rFonts w:cs="Arial"/>
              </w:rPr>
            </w:pPr>
            <w:r w:rsidRPr="001E7535">
              <w:rPr>
                <w:rFonts w:cs="Arial"/>
              </w:rPr>
              <w:t>Eligibility E3: Jane again reports a change such that:</w:t>
            </w:r>
          </w:p>
          <w:p w14:paraId="5C623963" w14:textId="77777777" w:rsidR="001006D4" w:rsidRPr="001E7535" w:rsidRDefault="001006D4" w:rsidP="00E74DAA">
            <w:pPr>
              <w:pStyle w:val="ListParagraph"/>
              <w:numPr>
                <w:ilvl w:val="1"/>
                <w:numId w:val="589"/>
              </w:numPr>
              <w:contextualSpacing w:val="0"/>
              <w:textAlignment w:val="center"/>
              <w:rPr>
                <w:rFonts w:cs="Arial"/>
              </w:rPr>
            </w:pPr>
            <w:r w:rsidRPr="001E7535">
              <w:rPr>
                <w:rFonts w:cs="Arial"/>
              </w:rPr>
              <w:t>Aid category determined by the system for Jane is aid category “37 - Limited”.</w:t>
            </w:r>
          </w:p>
          <w:p w14:paraId="3F4075BD" w14:textId="77777777" w:rsidR="001006D4" w:rsidRPr="001E7535" w:rsidRDefault="001006D4" w:rsidP="00E74DAA">
            <w:pPr>
              <w:pStyle w:val="ListParagraph"/>
              <w:numPr>
                <w:ilvl w:val="1"/>
                <w:numId w:val="589"/>
              </w:numPr>
              <w:contextualSpacing w:val="0"/>
              <w:rPr>
                <w:rFonts w:cs="Arial"/>
              </w:rPr>
            </w:pPr>
            <w:r w:rsidRPr="001E7535">
              <w:rPr>
                <w:rFonts w:cs="Arial"/>
              </w:rPr>
              <w:lastRenderedPageBreak/>
              <w:t xml:space="preserve">The system will assign the aid category “40 - Standard Family” as the final aid category to Jane. </w:t>
            </w:r>
          </w:p>
          <w:p w14:paraId="26F1A748" w14:textId="77777777" w:rsidR="001006D4" w:rsidRPr="001E7535" w:rsidRDefault="001006D4" w:rsidP="001006D4">
            <w:pPr>
              <w:rPr>
                <w:rFonts w:cs="Arial"/>
              </w:rPr>
            </w:pPr>
          </w:p>
          <w:p w14:paraId="1FAB43E8" w14:textId="77777777" w:rsidR="001006D4" w:rsidRPr="001E7535" w:rsidRDefault="001006D4" w:rsidP="001006D4">
            <w:pPr>
              <w:rPr>
                <w:rFonts w:cs="Arial"/>
              </w:rPr>
            </w:pPr>
            <w:r w:rsidRPr="001E7535">
              <w:rPr>
                <w:rFonts w:cs="Arial"/>
              </w:rPr>
              <w:t>Example 3: Postpartum member is assigned ‘Established Coverage protected aid category’ (The system did not determine any aid category).</w:t>
            </w:r>
          </w:p>
          <w:p w14:paraId="0858F174" w14:textId="77777777" w:rsidR="001006D4" w:rsidRPr="001E7535" w:rsidRDefault="001006D4" w:rsidP="001006D4">
            <w:pPr>
              <w:rPr>
                <w:rFonts w:cs="Arial"/>
              </w:rPr>
            </w:pPr>
          </w:p>
          <w:p w14:paraId="57339E45" w14:textId="77777777" w:rsidR="001006D4" w:rsidRPr="001E7535" w:rsidRDefault="001006D4" w:rsidP="00E74DAA">
            <w:pPr>
              <w:pStyle w:val="ListParagraph"/>
              <w:numPr>
                <w:ilvl w:val="0"/>
                <w:numId w:val="590"/>
              </w:numPr>
              <w:contextualSpacing w:val="0"/>
              <w:rPr>
                <w:rFonts w:cs="Arial"/>
              </w:rPr>
            </w:pPr>
            <w:r w:rsidRPr="001E7535">
              <w:rPr>
                <w:rFonts w:cs="Arial"/>
              </w:rPr>
              <w:t>Eligibility E1: An application exists for Jane.</w:t>
            </w:r>
          </w:p>
          <w:p w14:paraId="724BA092" w14:textId="77777777" w:rsidR="001006D4" w:rsidRPr="001E7535" w:rsidRDefault="001006D4" w:rsidP="00E74DAA">
            <w:pPr>
              <w:pStyle w:val="ListParagraph"/>
              <w:numPr>
                <w:ilvl w:val="1"/>
                <w:numId w:val="590"/>
              </w:numPr>
              <w:contextualSpacing w:val="0"/>
              <w:rPr>
                <w:rFonts w:cs="Arial"/>
              </w:rPr>
            </w:pPr>
            <w:r w:rsidRPr="001E7535">
              <w:rPr>
                <w:rFonts w:cs="Arial"/>
              </w:rPr>
              <w:t>Jane is a pregnant member who has ‘Established coverage’</w:t>
            </w:r>
          </w:p>
          <w:p w14:paraId="5A5BE345" w14:textId="77777777" w:rsidR="001006D4" w:rsidRPr="001E7535" w:rsidRDefault="001006D4" w:rsidP="00E74DAA">
            <w:pPr>
              <w:pStyle w:val="ListParagraph"/>
              <w:numPr>
                <w:ilvl w:val="1"/>
                <w:numId w:val="590"/>
              </w:numPr>
              <w:contextualSpacing w:val="0"/>
              <w:rPr>
                <w:rFonts w:cs="Arial"/>
              </w:rPr>
            </w:pPr>
            <w:r w:rsidRPr="001E7535">
              <w:rPr>
                <w:rFonts w:cs="Arial"/>
              </w:rPr>
              <w:t xml:space="preserve">‘Established coverage protected aid category’ for Jane is “40 - Standard Family”. </w:t>
            </w:r>
          </w:p>
          <w:p w14:paraId="122AAD01" w14:textId="77777777" w:rsidR="001006D4" w:rsidRPr="001E7535" w:rsidRDefault="001006D4" w:rsidP="00E74DAA">
            <w:pPr>
              <w:pStyle w:val="ListParagraph"/>
              <w:numPr>
                <w:ilvl w:val="0"/>
                <w:numId w:val="590"/>
              </w:numPr>
              <w:contextualSpacing w:val="0"/>
              <w:rPr>
                <w:rFonts w:cs="Arial"/>
              </w:rPr>
            </w:pPr>
            <w:r w:rsidRPr="001E7535">
              <w:rPr>
                <w:rFonts w:cs="Arial"/>
              </w:rPr>
              <w:t>Eligibility E2: Jane performs an RAC and ends the pregnancy.</w:t>
            </w:r>
          </w:p>
          <w:p w14:paraId="0A3BB82A" w14:textId="77777777" w:rsidR="001006D4" w:rsidRPr="001E7535" w:rsidRDefault="001006D4" w:rsidP="00E74DAA">
            <w:pPr>
              <w:pStyle w:val="ListParagraph"/>
              <w:numPr>
                <w:ilvl w:val="1"/>
                <w:numId w:val="590"/>
              </w:numPr>
              <w:contextualSpacing w:val="0"/>
              <w:textAlignment w:val="center"/>
              <w:rPr>
                <w:rFonts w:cs="Arial"/>
              </w:rPr>
            </w:pPr>
            <w:r w:rsidRPr="001E7535">
              <w:rPr>
                <w:rFonts w:cs="Arial"/>
              </w:rPr>
              <w:t xml:space="preserve">Jane is postpartum eligible, and the system did not determine any aid category for Jane.  </w:t>
            </w:r>
          </w:p>
          <w:p w14:paraId="3FAF33C9" w14:textId="3014CA99" w:rsidR="001006D4" w:rsidRPr="004342C6" w:rsidRDefault="001006D4" w:rsidP="001006D4">
            <w:pPr>
              <w:contextualSpacing w:val="0"/>
              <w:rPr>
                <w:rFonts w:cs="Arial"/>
              </w:rPr>
            </w:pPr>
            <w:r w:rsidRPr="001E7535">
              <w:rPr>
                <w:rFonts w:cs="Arial"/>
              </w:rPr>
              <w:t xml:space="preserve">The system will assign the aid category “40 - Standard Family” as the final aid category to Jane. </w:t>
            </w:r>
          </w:p>
        </w:tc>
      </w:tr>
      <w:tr w:rsidR="001006D4" w:rsidRPr="004342C6" w14:paraId="55D40A52" w14:textId="77777777" w:rsidTr="00E84FEF">
        <w:trPr>
          <w:trHeight w:val="314"/>
        </w:trPr>
        <w:tc>
          <w:tcPr>
            <w:tcW w:w="2246" w:type="dxa"/>
            <w:shd w:val="clear" w:color="000000" w:fill="FFFFFF"/>
            <w:vAlign w:val="center"/>
          </w:tcPr>
          <w:p w14:paraId="1BFA9596" w14:textId="56625801" w:rsidR="001006D4" w:rsidRPr="001E7535" w:rsidRDefault="001006D4" w:rsidP="001006D4">
            <w:pPr>
              <w:contextualSpacing w:val="0"/>
              <w:jc w:val="center"/>
              <w:rPr>
                <w:rFonts w:cs="Arial"/>
              </w:rPr>
            </w:pPr>
            <w:r w:rsidRPr="001E7535">
              <w:rPr>
                <w:rFonts w:cs="Arial"/>
              </w:rPr>
              <w:lastRenderedPageBreak/>
              <w:t>PLE.PCS.02.002</w:t>
            </w:r>
          </w:p>
        </w:tc>
        <w:tc>
          <w:tcPr>
            <w:tcW w:w="7024" w:type="dxa"/>
            <w:shd w:val="clear" w:color="000000" w:fill="FFFFFF"/>
          </w:tcPr>
          <w:p w14:paraId="15D712CE" w14:textId="77777777" w:rsidR="001006D4" w:rsidRPr="001E7535" w:rsidRDefault="001006D4" w:rsidP="001006D4">
            <w:pPr>
              <w:rPr>
                <w:rFonts w:cs="Arial"/>
              </w:rPr>
            </w:pPr>
            <w:r w:rsidRPr="001E7535">
              <w:rPr>
                <w:rFonts w:cs="Arial"/>
              </w:rPr>
              <w:t>The system shall relabel the existing field “Continued MassHealth Standard Eligibility for Pregnant Women” to “Continued Medicaid Eligibility for Pregnant/Postpartum Women”.</w:t>
            </w:r>
          </w:p>
          <w:p w14:paraId="76F926A6" w14:textId="77777777" w:rsidR="001006D4" w:rsidRPr="001E7535" w:rsidRDefault="001006D4" w:rsidP="001006D4">
            <w:pPr>
              <w:rPr>
                <w:rFonts w:cs="Arial"/>
              </w:rPr>
            </w:pPr>
          </w:p>
          <w:p w14:paraId="4F4CA8E3" w14:textId="77777777" w:rsidR="001006D4" w:rsidRPr="001E7535" w:rsidRDefault="001006D4" w:rsidP="001006D4">
            <w:pPr>
              <w:rPr>
                <w:rFonts w:cs="Arial"/>
              </w:rPr>
            </w:pPr>
            <w:r w:rsidRPr="001E7535">
              <w:rPr>
                <w:rFonts w:cs="Arial"/>
              </w:rPr>
              <w:t xml:space="preserve">Note: </w:t>
            </w:r>
          </w:p>
          <w:p w14:paraId="4AF7EC99" w14:textId="77777777" w:rsidR="001006D4" w:rsidRPr="001E7535" w:rsidRDefault="001006D4" w:rsidP="00E74DAA">
            <w:pPr>
              <w:pStyle w:val="ListParagraph"/>
              <w:numPr>
                <w:ilvl w:val="2"/>
                <w:numId w:val="591"/>
              </w:numPr>
              <w:tabs>
                <w:tab w:val="clear" w:pos="2304"/>
              </w:tabs>
              <w:ind w:left="614"/>
              <w:contextualSpacing w:val="0"/>
              <w:rPr>
                <w:rFonts w:cs="Arial"/>
              </w:rPr>
            </w:pPr>
            <w:r w:rsidRPr="001E7535">
              <w:rPr>
                <w:rFonts w:cs="Arial"/>
              </w:rPr>
              <w:t xml:space="preserve">Please refer to the </w:t>
            </w:r>
            <w:hyperlink w:anchor="uiss" w:history="1">
              <w:r w:rsidRPr="001E7535">
                <w:rPr>
                  <w:rFonts w:cs="Arial"/>
                </w:rPr>
                <w:t>UISS</w:t>
              </w:r>
            </w:hyperlink>
            <w:r w:rsidRPr="001E7535">
              <w:rPr>
                <w:rFonts w:cs="Arial"/>
              </w:rPr>
              <w:t xml:space="preserve"> for more details.</w:t>
            </w:r>
          </w:p>
          <w:p w14:paraId="243C8525" w14:textId="77777777" w:rsidR="001006D4" w:rsidRPr="001E7535" w:rsidRDefault="001006D4" w:rsidP="001006D4">
            <w:pPr>
              <w:pStyle w:val="ListParagraph"/>
              <w:ind w:left="614"/>
              <w:rPr>
                <w:rFonts w:cs="Arial"/>
              </w:rPr>
            </w:pPr>
          </w:p>
          <w:p w14:paraId="774965D1" w14:textId="77777777" w:rsidR="001006D4" w:rsidRPr="004342C6" w:rsidRDefault="001006D4" w:rsidP="001006D4">
            <w:pPr>
              <w:rPr>
                <w:rFonts w:cs="Arial"/>
              </w:rPr>
            </w:pPr>
          </w:p>
        </w:tc>
      </w:tr>
      <w:tr w:rsidR="001006D4" w:rsidRPr="004342C6" w14:paraId="26B930F5" w14:textId="77777777" w:rsidTr="00E84FEF">
        <w:trPr>
          <w:trHeight w:val="314"/>
        </w:trPr>
        <w:tc>
          <w:tcPr>
            <w:tcW w:w="2246" w:type="dxa"/>
            <w:shd w:val="clear" w:color="000000" w:fill="FFFFFF"/>
            <w:vAlign w:val="center"/>
          </w:tcPr>
          <w:p w14:paraId="2B5A62DC" w14:textId="40CCB4EF" w:rsidR="001006D4" w:rsidRPr="001E7535" w:rsidRDefault="001006D4" w:rsidP="001006D4">
            <w:pPr>
              <w:contextualSpacing w:val="0"/>
              <w:jc w:val="center"/>
              <w:rPr>
                <w:rFonts w:cs="Arial"/>
              </w:rPr>
            </w:pPr>
            <w:bookmarkStart w:id="728" w:name="_Hlk120775500"/>
            <w:r w:rsidRPr="001E7535">
              <w:rPr>
                <w:rFonts w:cs="Arial"/>
              </w:rPr>
              <w:t>PLE.PCS.02.003</w:t>
            </w:r>
            <w:bookmarkEnd w:id="728"/>
          </w:p>
        </w:tc>
        <w:tc>
          <w:tcPr>
            <w:tcW w:w="7024" w:type="dxa"/>
            <w:shd w:val="clear" w:color="000000" w:fill="FFFFFF"/>
          </w:tcPr>
          <w:p w14:paraId="0845FC29" w14:textId="77777777" w:rsidR="001006D4" w:rsidRPr="001E7535" w:rsidRDefault="001006D4" w:rsidP="001006D4">
            <w:pPr>
              <w:rPr>
                <w:rFonts w:cs="Arial"/>
              </w:rPr>
            </w:pPr>
            <w:r w:rsidRPr="001E7535">
              <w:rPr>
                <w:rFonts w:cs="Arial"/>
              </w:rPr>
              <w:t>The system shall set the field “Continued Medicaid Eligibility for Pregnant/Postpartum Women” as “Yes” (else set “No”), upon every program determination when all the following conditions are true:</w:t>
            </w:r>
          </w:p>
          <w:p w14:paraId="7FE7615F" w14:textId="77777777" w:rsidR="001006D4" w:rsidRPr="001E7535" w:rsidRDefault="001006D4" w:rsidP="001006D4">
            <w:pPr>
              <w:rPr>
                <w:rFonts w:cs="Arial"/>
              </w:rPr>
            </w:pPr>
          </w:p>
          <w:p w14:paraId="6A8F675B" w14:textId="77777777" w:rsidR="001006D4" w:rsidRPr="001E7535" w:rsidRDefault="001006D4" w:rsidP="00E74DAA">
            <w:pPr>
              <w:pStyle w:val="ListParagraph"/>
              <w:numPr>
                <w:ilvl w:val="2"/>
                <w:numId w:val="590"/>
              </w:numPr>
              <w:tabs>
                <w:tab w:val="clear" w:pos="2304"/>
              </w:tabs>
              <w:ind w:left="610"/>
              <w:contextualSpacing w:val="0"/>
              <w:rPr>
                <w:rFonts w:cs="Arial"/>
              </w:rPr>
            </w:pPr>
            <w:r w:rsidRPr="001E7535">
              <w:rPr>
                <w:rFonts w:cs="Arial"/>
              </w:rPr>
              <w:t xml:space="preserve">The member’s established coverage is carried forward/not removed in the current eligibility. </w:t>
            </w:r>
          </w:p>
          <w:p w14:paraId="1A7CF2FD" w14:textId="77777777" w:rsidR="001006D4" w:rsidRPr="001E7535" w:rsidRDefault="001006D4" w:rsidP="00E74DAA">
            <w:pPr>
              <w:pStyle w:val="ListParagraph"/>
              <w:numPr>
                <w:ilvl w:val="2"/>
                <w:numId w:val="590"/>
              </w:numPr>
              <w:tabs>
                <w:tab w:val="clear" w:pos="2304"/>
              </w:tabs>
              <w:ind w:left="610"/>
              <w:contextualSpacing w:val="0"/>
              <w:rPr>
                <w:rFonts w:cs="Arial"/>
              </w:rPr>
            </w:pPr>
            <w:r w:rsidRPr="001E7535">
              <w:rPr>
                <w:rFonts w:cs="Arial"/>
              </w:rPr>
              <w:t xml:space="preserve">The member does not have the individual level overridden benefits. </w:t>
            </w:r>
          </w:p>
          <w:p w14:paraId="458F54E8" w14:textId="77777777" w:rsidR="001006D4" w:rsidRPr="004342C6" w:rsidRDefault="001006D4" w:rsidP="001006D4">
            <w:pPr>
              <w:rPr>
                <w:rFonts w:cs="Arial"/>
              </w:rPr>
            </w:pPr>
          </w:p>
        </w:tc>
      </w:tr>
      <w:tr w:rsidR="001006D4" w:rsidRPr="004342C6" w14:paraId="16CD1B78" w14:textId="77777777" w:rsidTr="006543FE">
        <w:trPr>
          <w:trHeight w:val="314"/>
        </w:trPr>
        <w:tc>
          <w:tcPr>
            <w:tcW w:w="2246" w:type="dxa"/>
            <w:shd w:val="clear" w:color="000000" w:fill="FFFFFF"/>
            <w:vAlign w:val="center"/>
          </w:tcPr>
          <w:p w14:paraId="769857BF" w14:textId="72C767BB" w:rsidR="001006D4" w:rsidRPr="004342C6" w:rsidRDefault="001006D4" w:rsidP="001006D4">
            <w:pPr>
              <w:contextualSpacing w:val="0"/>
              <w:jc w:val="center"/>
              <w:rPr>
                <w:rFonts w:eastAsia="Times New Roman" w:cs="Arial"/>
                <w:color w:val="000000"/>
              </w:rPr>
            </w:pPr>
            <w:r w:rsidRPr="004342C6">
              <w:rPr>
                <w:rFonts w:eastAsia="Times New Roman" w:cs="Arial"/>
                <w:color w:val="000000"/>
              </w:rPr>
              <w:t>PPRO.FR.001.006</w:t>
            </w:r>
          </w:p>
        </w:tc>
        <w:tc>
          <w:tcPr>
            <w:tcW w:w="7024" w:type="dxa"/>
            <w:shd w:val="clear" w:color="000000" w:fill="FFFFFF"/>
            <w:vAlign w:val="bottom"/>
          </w:tcPr>
          <w:p w14:paraId="66E35569" w14:textId="74156590" w:rsidR="001006D4" w:rsidRPr="004342C6" w:rsidRDefault="001006D4" w:rsidP="001006D4">
            <w:pPr>
              <w:rPr>
                <w:rFonts w:cs="Arial"/>
              </w:rPr>
            </w:pPr>
            <w:r w:rsidRPr="004342C6">
              <w:rPr>
                <w:rFonts w:cs="Arial"/>
              </w:rPr>
              <w:t>The system shall consider a woman with the value of the indicator ‘Is Post-Partum Eligible’ set to “Yes” as a woman in postpartum.</w:t>
            </w:r>
          </w:p>
          <w:p w14:paraId="3A508D50" w14:textId="77777777" w:rsidR="001006D4" w:rsidRPr="004342C6" w:rsidRDefault="001006D4" w:rsidP="001006D4">
            <w:pPr>
              <w:rPr>
                <w:rFonts w:cs="Arial"/>
              </w:rPr>
            </w:pPr>
          </w:p>
          <w:p w14:paraId="3F4A0CAE" w14:textId="6E1DD3EF" w:rsidR="001006D4" w:rsidRPr="004342C6" w:rsidRDefault="001006D4" w:rsidP="001006D4">
            <w:pPr>
              <w:rPr>
                <w:rFonts w:cs="Arial"/>
              </w:rPr>
            </w:pPr>
            <w:r w:rsidRPr="00EA3422">
              <w:rPr>
                <w:rFonts w:cs="Arial"/>
                <w:b/>
                <w:bCs/>
              </w:rPr>
              <w:t>Note</w:t>
            </w:r>
            <w:r>
              <w:rPr>
                <w:rFonts w:cs="Arial"/>
              </w:rPr>
              <w:t xml:space="preserve">: </w:t>
            </w:r>
            <w:r w:rsidRPr="004342C6">
              <w:rPr>
                <w:rFonts w:cs="Arial"/>
              </w:rPr>
              <w:t xml:space="preserve">All these changes will only apply to </w:t>
            </w:r>
            <w:r>
              <w:rPr>
                <w:rFonts w:cs="Arial"/>
              </w:rPr>
              <w:t xml:space="preserve">a </w:t>
            </w:r>
            <w:r w:rsidRPr="004342C6">
              <w:rPr>
                <w:rFonts w:cs="Arial"/>
              </w:rPr>
              <w:t xml:space="preserve">postpartum woman. For any other members of </w:t>
            </w:r>
            <w:r>
              <w:rPr>
                <w:rFonts w:cs="Arial"/>
              </w:rPr>
              <w:t xml:space="preserve">the </w:t>
            </w:r>
            <w:r w:rsidRPr="004342C6">
              <w:rPr>
                <w:rFonts w:cs="Arial"/>
              </w:rPr>
              <w:t>household (if any)</w:t>
            </w:r>
            <w:r>
              <w:rPr>
                <w:rFonts w:cs="Arial"/>
              </w:rPr>
              <w:t>,</w:t>
            </w:r>
            <w:r w:rsidRPr="004342C6">
              <w:rPr>
                <w:rFonts w:cs="Arial"/>
              </w:rPr>
              <w:t xml:space="preserve"> there will be no impact</w:t>
            </w:r>
            <w:r>
              <w:rPr>
                <w:rFonts w:cs="Arial"/>
              </w:rPr>
              <w:t>,</w:t>
            </w:r>
            <w:r w:rsidRPr="004342C6">
              <w:rPr>
                <w:rFonts w:cs="Arial"/>
              </w:rPr>
              <w:t xml:space="preserve"> and existing rules will continue to run.</w:t>
            </w:r>
          </w:p>
          <w:p w14:paraId="70D78318" w14:textId="77777777" w:rsidR="001006D4" w:rsidRPr="004342C6" w:rsidRDefault="001006D4" w:rsidP="001006D4">
            <w:pPr>
              <w:pStyle w:val="BodyTextBullet"/>
              <w:numPr>
                <w:ilvl w:val="0"/>
                <w:numId w:val="0"/>
              </w:numPr>
              <w:rPr>
                <w:rFonts w:eastAsiaTheme="minorHAnsi" w:cs="Arial"/>
                <w:szCs w:val="22"/>
                <w:lang w:eastAsia="en-IN"/>
              </w:rPr>
            </w:pPr>
          </w:p>
        </w:tc>
      </w:tr>
      <w:tr w:rsidR="001006D4" w:rsidRPr="004342C6" w14:paraId="478C7A75" w14:textId="77777777" w:rsidTr="006543FE">
        <w:trPr>
          <w:trHeight w:val="314"/>
        </w:trPr>
        <w:tc>
          <w:tcPr>
            <w:tcW w:w="2246" w:type="dxa"/>
            <w:shd w:val="clear" w:color="000000" w:fill="FFFFFF"/>
            <w:vAlign w:val="center"/>
          </w:tcPr>
          <w:p w14:paraId="55A385DC" w14:textId="0F3DCAF3" w:rsidR="001006D4" w:rsidRPr="004342C6" w:rsidRDefault="001006D4" w:rsidP="001006D4">
            <w:pPr>
              <w:contextualSpacing w:val="0"/>
              <w:jc w:val="center"/>
              <w:rPr>
                <w:rFonts w:eastAsia="Times New Roman" w:cs="Arial"/>
                <w:color w:val="000000"/>
              </w:rPr>
            </w:pPr>
            <w:r w:rsidRPr="004342C6">
              <w:rPr>
                <w:rFonts w:eastAsia="Times New Roman" w:cs="Arial"/>
                <w:color w:val="000000"/>
              </w:rPr>
              <w:t>PPRO.FR.001.007</w:t>
            </w:r>
          </w:p>
        </w:tc>
        <w:tc>
          <w:tcPr>
            <w:tcW w:w="7024" w:type="dxa"/>
            <w:shd w:val="clear" w:color="000000" w:fill="FFFFFF"/>
            <w:vAlign w:val="bottom"/>
          </w:tcPr>
          <w:p w14:paraId="509F8A64" w14:textId="3E1A43C1" w:rsidR="001006D4" w:rsidRPr="004342C6" w:rsidRDefault="001006D4" w:rsidP="001006D4">
            <w:pPr>
              <w:rPr>
                <w:rFonts w:cs="Arial"/>
              </w:rPr>
            </w:pPr>
            <w:r w:rsidRPr="004342C6">
              <w:rPr>
                <w:rFonts w:cs="Arial"/>
              </w:rPr>
              <w:t xml:space="preserve">The system shall consider a woman as </w:t>
            </w:r>
            <w:r>
              <w:rPr>
                <w:rFonts w:cs="Arial"/>
              </w:rPr>
              <w:t xml:space="preserve">a </w:t>
            </w:r>
            <w:r w:rsidRPr="004342C6">
              <w:rPr>
                <w:rFonts w:cs="Arial"/>
              </w:rPr>
              <w:t xml:space="preserve">pregnant woman if the pregnant indicator is set to ‘Yes’ for her. </w:t>
            </w:r>
          </w:p>
          <w:p w14:paraId="138D0E6D" w14:textId="77777777" w:rsidR="001006D4" w:rsidRPr="004342C6" w:rsidRDefault="001006D4" w:rsidP="001006D4">
            <w:pPr>
              <w:rPr>
                <w:rFonts w:cs="Arial"/>
              </w:rPr>
            </w:pPr>
          </w:p>
          <w:p w14:paraId="2893C229" w14:textId="265ABBF2" w:rsidR="001006D4" w:rsidRPr="004342C6" w:rsidRDefault="001006D4" w:rsidP="001006D4">
            <w:pPr>
              <w:rPr>
                <w:rFonts w:cs="Arial"/>
              </w:rPr>
            </w:pPr>
            <w:r w:rsidRPr="00EA3422">
              <w:rPr>
                <w:rFonts w:cs="Arial"/>
                <w:b/>
                <w:bCs/>
              </w:rPr>
              <w:t>Note</w:t>
            </w:r>
            <w:r>
              <w:rPr>
                <w:rFonts w:cs="Arial"/>
                <w:b/>
                <w:bCs/>
              </w:rPr>
              <w:t xml:space="preserve">: </w:t>
            </w:r>
            <w:r w:rsidRPr="004342C6">
              <w:rPr>
                <w:rFonts w:cs="Arial"/>
              </w:rPr>
              <w:t xml:space="preserve">All these changes will only apply to </w:t>
            </w:r>
            <w:r>
              <w:rPr>
                <w:rFonts w:cs="Arial"/>
              </w:rPr>
              <w:t xml:space="preserve">a </w:t>
            </w:r>
            <w:r w:rsidRPr="004342C6">
              <w:rPr>
                <w:rFonts w:cs="Arial"/>
              </w:rPr>
              <w:t xml:space="preserve">pregnant woman. For any other members of </w:t>
            </w:r>
            <w:r>
              <w:rPr>
                <w:rFonts w:cs="Arial"/>
              </w:rPr>
              <w:t xml:space="preserve">the </w:t>
            </w:r>
            <w:r w:rsidRPr="004342C6">
              <w:rPr>
                <w:rFonts w:cs="Arial"/>
              </w:rPr>
              <w:t>household (if any)</w:t>
            </w:r>
            <w:r>
              <w:rPr>
                <w:rFonts w:cs="Arial"/>
              </w:rPr>
              <w:t>,</w:t>
            </w:r>
            <w:r w:rsidRPr="004342C6">
              <w:rPr>
                <w:rFonts w:cs="Arial"/>
              </w:rPr>
              <w:t xml:space="preserve"> there will be no impact</w:t>
            </w:r>
            <w:r>
              <w:rPr>
                <w:rFonts w:cs="Arial"/>
              </w:rPr>
              <w:t>,</w:t>
            </w:r>
            <w:r w:rsidRPr="004342C6">
              <w:rPr>
                <w:rFonts w:cs="Arial"/>
              </w:rPr>
              <w:t xml:space="preserve"> and existing rules will continue to run.</w:t>
            </w:r>
          </w:p>
        </w:tc>
      </w:tr>
      <w:tr w:rsidR="001006D4" w:rsidRPr="004342C6" w14:paraId="22774F37" w14:textId="77777777" w:rsidTr="00E84FEF">
        <w:trPr>
          <w:trHeight w:val="314"/>
        </w:trPr>
        <w:tc>
          <w:tcPr>
            <w:tcW w:w="2246" w:type="dxa"/>
            <w:shd w:val="clear" w:color="000000" w:fill="FFFFFF"/>
            <w:vAlign w:val="center"/>
          </w:tcPr>
          <w:p w14:paraId="22C1149E" w14:textId="78633E3E" w:rsidR="001006D4" w:rsidRPr="001E7535" w:rsidRDefault="001006D4" w:rsidP="001006D4">
            <w:pPr>
              <w:contextualSpacing w:val="0"/>
              <w:jc w:val="center"/>
              <w:rPr>
                <w:rFonts w:cs="Arial"/>
              </w:rPr>
            </w:pPr>
            <w:r w:rsidRPr="001E7535">
              <w:rPr>
                <w:rFonts w:cs="Arial"/>
              </w:rPr>
              <w:lastRenderedPageBreak/>
              <w:t>PLE.PCS.01.004</w:t>
            </w:r>
          </w:p>
        </w:tc>
        <w:tc>
          <w:tcPr>
            <w:tcW w:w="7024" w:type="dxa"/>
            <w:shd w:val="clear" w:color="000000" w:fill="FFFFFF"/>
          </w:tcPr>
          <w:p w14:paraId="1257B8AD" w14:textId="77777777" w:rsidR="001006D4" w:rsidRPr="001E7535" w:rsidRDefault="001006D4" w:rsidP="001006D4">
            <w:pPr>
              <w:rPr>
                <w:rFonts w:cs="Arial"/>
              </w:rPr>
            </w:pPr>
            <w:r w:rsidRPr="001E7535">
              <w:rPr>
                <w:rFonts w:cs="Arial"/>
              </w:rPr>
              <w:t>The system shall remove/not carry forward the member’s granted ‘Established coverage’ and the ‘Established coverage protected aid category’ if any of the below conditions are true in the current eligibility:</w:t>
            </w:r>
          </w:p>
          <w:p w14:paraId="4A548AE8" w14:textId="77777777" w:rsidR="001006D4" w:rsidRPr="001E7535" w:rsidRDefault="001006D4" w:rsidP="001006D4">
            <w:pPr>
              <w:rPr>
                <w:rFonts w:cs="Arial"/>
              </w:rPr>
            </w:pPr>
          </w:p>
          <w:p w14:paraId="2861B9C1" w14:textId="77777777" w:rsidR="001006D4" w:rsidRPr="001E7535" w:rsidRDefault="001006D4" w:rsidP="00E74DAA">
            <w:pPr>
              <w:pStyle w:val="ListParagraph"/>
              <w:numPr>
                <w:ilvl w:val="0"/>
                <w:numId w:val="592"/>
              </w:numPr>
              <w:contextualSpacing w:val="0"/>
              <w:rPr>
                <w:rFonts w:cs="Arial"/>
              </w:rPr>
            </w:pPr>
            <w:r w:rsidRPr="001E7535">
              <w:rPr>
                <w:rFonts w:cs="Arial"/>
              </w:rPr>
              <w:t xml:space="preserve">The member is neither pregnant nor postpartum eligible </w:t>
            </w:r>
          </w:p>
          <w:p w14:paraId="481FE1ED" w14:textId="77777777" w:rsidR="001006D4" w:rsidRPr="001E7535" w:rsidRDefault="001006D4" w:rsidP="00E74DAA">
            <w:pPr>
              <w:pStyle w:val="ListParagraph"/>
              <w:numPr>
                <w:ilvl w:val="0"/>
                <w:numId w:val="592"/>
              </w:numPr>
              <w:contextualSpacing w:val="0"/>
              <w:rPr>
                <w:rFonts w:cs="Arial"/>
              </w:rPr>
            </w:pPr>
            <w:r w:rsidRPr="001E7535">
              <w:rPr>
                <w:rFonts w:cs="Arial"/>
              </w:rPr>
              <w:t>The member is denied Medicaid due to any one of these following closure reasons (primary or non-primary) applied to the member: S7, 49, A6, 33, 38, 48, 10, S2, S4, 46, S6, S3.</w:t>
            </w:r>
          </w:p>
          <w:p w14:paraId="0A2B1F83" w14:textId="77777777" w:rsidR="001006D4" w:rsidRPr="001E7535" w:rsidRDefault="001006D4" w:rsidP="001006D4">
            <w:pPr>
              <w:rPr>
                <w:rFonts w:cs="Arial"/>
              </w:rPr>
            </w:pPr>
          </w:p>
          <w:p w14:paraId="336492F9" w14:textId="77777777" w:rsidR="001006D4" w:rsidRPr="001E7535" w:rsidRDefault="001006D4" w:rsidP="001006D4">
            <w:pPr>
              <w:rPr>
                <w:rFonts w:cs="Arial"/>
              </w:rPr>
            </w:pPr>
            <w:r w:rsidRPr="001E7535">
              <w:rPr>
                <w:rFonts w:cs="Arial"/>
              </w:rPr>
              <w:t>Example 1: ‘Established coverage’ removed.</w:t>
            </w:r>
          </w:p>
          <w:p w14:paraId="34671EA5" w14:textId="77777777" w:rsidR="001006D4" w:rsidRPr="001E7535" w:rsidRDefault="001006D4" w:rsidP="00E74DAA">
            <w:pPr>
              <w:pStyle w:val="ListParagraph"/>
              <w:numPr>
                <w:ilvl w:val="0"/>
                <w:numId w:val="594"/>
              </w:numPr>
              <w:contextualSpacing w:val="0"/>
              <w:rPr>
                <w:rFonts w:cs="Arial"/>
              </w:rPr>
            </w:pPr>
            <w:r w:rsidRPr="001E7535">
              <w:rPr>
                <w:rFonts w:cs="Arial"/>
              </w:rPr>
              <w:t>Eligibility E1: An application exists for Jane such that Jane is in a postpartum period and has ‘Established coverage’ and aid category “40 - Standard Family” as the ‘Established coverage protected aid category’.</w:t>
            </w:r>
          </w:p>
          <w:p w14:paraId="730F5EA7" w14:textId="77777777" w:rsidR="001006D4" w:rsidRPr="001E7535" w:rsidRDefault="001006D4" w:rsidP="00E74DAA">
            <w:pPr>
              <w:pStyle w:val="ListParagraph"/>
              <w:numPr>
                <w:ilvl w:val="0"/>
                <w:numId w:val="594"/>
              </w:numPr>
              <w:contextualSpacing w:val="0"/>
              <w:rPr>
                <w:rFonts w:cs="Arial"/>
              </w:rPr>
            </w:pPr>
            <w:r w:rsidRPr="001E7535">
              <w:rPr>
                <w:rFonts w:cs="Arial"/>
              </w:rPr>
              <w:t xml:space="preserve">Eligibility E2: The postpartum expiration batch job runs and ends the postpartum eligibility for the member. </w:t>
            </w:r>
          </w:p>
          <w:p w14:paraId="2FAF2E25" w14:textId="77777777" w:rsidR="001006D4" w:rsidRPr="001E7535" w:rsidRDefault="001006D4" w:rsidP="00E74DAA">
            <w:pPr>
              <w:pStyle w:val="ListParagraph"/>
              <w:numPr>
                <w:ilvl w:val="1"/>
                <w:numId w:val="594"/>
              </w:numPr>
              <w:contextualSpacing w:val="0"/>
              <w:rPr>
                <w:rFonts w:cs="Arial"/>
              </w:rPr>
            </w:pPr>
            <w:r w:rsidRPr="001E7535">
              <w:rPr>
                <w:rFonts w:cs="Arial"/>
              </w:rPr>
              <w:t xml:space="preserve">The system removes ‘Established coverage’ and the ‘Established coverage protected aid category’ for Jane. </w:t>
            </w:r>
          </w:p>
          <w:p w14:paraId="6E8A167C" w14:textId="77777777" w:rsidR="001006D4" w:rsidRPr="001E7535" w:rsidRDefault="001006D4" w:rsidP="001006D4">
            <w:pPr>
              <w:pStyle w:val="ListParagraph"/>
              <w:ind w:left="1584"/>
              <w:rPr>
                <w:rFonts w:cs="Arial"/>
              </w:rPr>
            </w:pPr>
          </w:p>
          <w:p w14:paraId="428D731B" w14:textId="77777777" w:rsidR="001006D4" w:rsidRPr="001E7535" w:rsidRDefault="001006D4" w:rsidP="001006D4">
            <w:pPr>
              <w:rPr>
                <w:rFonts w:cs="Arial"/>
              </w:rPr>
            </w:pPr>
            <w:r w:rsidRPr="001E7535">
              <w:rPr>
                <w:rFonts w:cs="Arial"/>
              </w:rPr>
              <w:t>Example 2: ‘Established coverage’ not removed with RFI generation.</w:t>
            </w:r>
          </w:p>
          <w:p w14:paraId="4785A78D" w14:textId="77777777" w:rsidR="001006D4" w:rsidRPr="001E7535" w:rsidRDefault="001006D4" w:rsidP="00E74DAA">
            <w:pPr>
              <w:pStyle w:val="ListParagraph"/>
              <w:numPr>
                <w:ilvl w:val="0"/>
                <w:numId w:val="595"/>
              </w:numPr>
              <w:contextualSpacing w:val="0"/>
              <w:rPr>
                <w:rFonts w:cs="Arial"/>
              </w:rPr>
            </w:pPr>
            <w:r w:rsidRPr="001E7535">
              <w:rPr>
                <w:rFonts w:cs="Arial"/>
              </w:rPr>
              <w:t xml:space="preserve">Eligibility E1: An application exists for Jane. </w:t>
            </w:r>
          </w:p>
          <w:p w14:paraId="6D79B6C5" w14:textId="77777777" w:rsidR="001006D4" w:rsidRPr="001E7535" w:rsidRDefault="001006D4" w:rsidP="00E74DAA">
            <w:pPr>
              <w:pStyle w:val="ListParagraph"/>
              <w:numPr>
                <w:ilvl w:val="1"/>
                <w:numId w:val="595"/>
              </w:numPr>
              <w:contextualSpacing w:val="0"/>
              <w:rPr>
                <w:rFonts w:cs="Arial"/>
              </w:rPr>
            </w:pPr>
            <w:r w:rsidRPr="001E7535">
              <w:rPr>
                <w:rFonts w:cs="Arial"/>
              </w:rPr>
              <w:t>Jane is a pregnant member with ‘Established coverage’.</w:t>
            </w:r>
          </w:p>
          <w:p w14:paraId="716588A4" w14:textId="77777777" w:rsidR="001006D4" w:rsidRPr="001E7535" w:rsidRDefault="001006D4" w:rsidP="00E74DAA">
            <w:pPr>
              <w:pStyle w:val="ListParagraph"/>
              <w:numPr>
                <w:ilvl w:val="0"/>
                <w:numId w:val="595"/>
              </w:numPr>
              <w:contextualSpacing w:val="0"/>
              <w:rPr>
                <w:rFonts w:cs="Arial"/>
              </w:rPr>
            </w:pPr>
            <w:r w:rsidRPr="001E7535">
              <w:rPr>
                <w:rFonts w:cs="Arial"/>
              </w:rPr>
              <w:t>Eligibility E2: On 11/15/2022, Jane performs an RAC.</w:t>
            </w:r>
          </w:p>
          <w:p w14:paraId="5F37FD21" w14:textId="77777777" w:rsidR="001006D4" w:rsidRPr="001E7535" w:rsidRDefault="001006D4" w:rsidP="00E74DAA">
            <w:pPr>
              <w:pStyle w:val="ListParagraph"/>
              <w:numPr>
                <w:ilvl w:val="1"/>
                <w:numId w:val="595"/>
              </w:numPr>
              <w:contextualSpacing w:val="0"/>
              <w:rPr>
                <w:rFonts w:cs="Arial"/>
              </w:rPr>
            </w:pPr>
            <w:r w:rsidRPr="001E7535">
              <w:rPr>
                <w:rFonts w:cs="Arial"/>
              </w:rPr>
              <w:t>Income RFI is generated for Jane.</w:t>
            </w:r>
          </w:p>
          <w:p w14:paraId="01F6B714" w14:textId="77777777" w:rsidR="001006D4" w:rsidRPr="001E7535" w:rsidRDefault="001006D4" w:rsidP="00E74DAA">
            <w:pPr>
              <w:pStyle w:val="ListParagraph"/>
              <w:numPr>
                <w:ilvl w:val="1"/>
                <w:numId w:val="595"/>
              </w:numPr>
              <w:contextualSpacing w:val="0"/>
              <w:rPr>
                <w:rFonts w:cs="Arial"/>
              </w:rPr>
            </w:pPr>
            <w:r w:rsidRPr="001E7535">
              <w:rPr>
                <w:rFonts w:cs="Arial"/>
              </w:rPr>
              <w:t xml:space="preserve">The system does not remove Jane’s ‘Established coverage’. </w:t>
            </w:r>
          </w:p>
          <w:p w14:paraId="70DA36CE" w14:textId="77777777" w:rsidR="001006D4" w:rsidRPr="001E7535" w:rsidRDefault="001006D4" w:rsidP="001006D4">
            <w:pPr>
              <w:rPr>
                <w:rFonts w:cs="Arial"/>
              </w:rPr>
            </w:pPr>
          </w:p>
          <w:p w14:paraId="7E75740C" w14:textId="77777777" w:rsidR="001006D4" w:rsidRPr="001E7535" w:rsidRDefault="001006D4" w:rsidP="001006D4">
            <w:pPr>
              <w:spacing w:after="160" w:line="259" w:lineRule="auto"/>
              <w:rPr>
                <w:rFonts w:cs="Arial"/>
              </w:rPr>
            </w:pPr>
            <w:r w:rsidRPr="001E7535">
              <w:rPr>
                <w:rFonts w:cs="Arial"/>
              </w:rPr>
              <w:t>Example 3: Established coverage removed due to closure reason.</w:t>
            </w:r>
          </w:p>
          <w:p w14:paraId="7AF1E0D3" w14:textId="77777777" w:rsidR="001006D4" w:rsidRPr="001E7535" w:rsidRDefault="001006D4" w:rsidP="00E74DAA">
            <w:pPr>
              <w:pStyle w:val="ListParagraph"/>
              <w:numPr>
                <w:ilvl w:val="0"/>
                <w:numId w:val="593"/>
              </w:numPr>
              <w:contextualSpacing w:val="0"/>
              <w:rPr>
                <w:rFonts w:cs="Arial"/>
              </w:rPr>
            </w:pPr>
            <w:r w:rsidRPr="001E7535">
              <w:rPr>
                <w:rFonts w:cs="Arial"/>
              </w:rPr>
              <w:t>Eligibility E1: An application exists for Jane such that Jane is a pregnant woman who has ‘Established coverage’.</w:t>
            </w:r>
          </w:p>
          <w:p w14:paraId="2C4AF138" w14:textId="77777777" w:rsidR="001006D4" w:rsidRPr="001E7535" w:rsidRDefault="001006D4" w:rsidP="00E74DAA">
            <w:pPr>
              <w:pStyle w:val="ListParagraph"/>
              <w:numPr>
                <w:ilvl w:val="0"/>
                <w:numId w:val="593"/>
              </w:numPr>
              <w:contextualSpacing w:val="0"/>
              <w:rPr>
                <w:rFonts w:cs="Arial"/>
              </w:rPr>
            </w:pPr>
            <w:r w:rsidRPr="001E7535">
              <w:rPr>
                <w:rFonts w:cs="Arial"/>
              </w:rPr>
              <w:t>Eligibility E2: An agent portal user applies closure reason 50 and 46 to the member from administrative closing screen.</w:t>
            </w:r>
          </w:p>
          <w:p w14:paraId="5214C0D8" w14:textId="77777777" w:rsidR="001006D4" w:rsidRPr="001E7535" w:rsidRDefault="001006D4" w:rsidP="00E74DAA">
            <w:pPr>
              <w:pStyle w:val="ListParagraph"/>
              <w:numPr>
                <w:ilvl w:val="1"/>
                <w:numId w:val="593"/>
              </w:numPr>
              <w:contextualSpacing w:val="0"/>
              <w:rPr>
                <w:rFonts w:cs="Arial"/>
              </w:rPr>
            </w:pPr>
            <w:r w:rsidRPr="001E7535">
              <w:rPr>
                <w:rFonts w:cs="Arial"/>
              </w:rPr>
              <w:t>The system considers closure reason 50 as the primary closure reason and closure reason 46 as the Closure reason 1 (non-primary closure reason)</w:t>
            </w:r>
          </w:p>
          <w:p w14:paraId="0136ED99" w14:textId="77777777" w:rsidR="001006D4" w:rsidRPr="001E7535" w:rsidRDefault="001006D4" w:rsidP="00E74DAA">
            <w:pPr>
              <w:pStyle w:val="ListParagraph"/>
              <w:numPr>
                <w:ilvl w:val="1"/>
                <w:numId w:val="593"/>
              </w:numPr>
              <w:contextualSpacing w:val="0"/>
              <w:rPr>
                <w:rFonts w:cs="Arial"/>
              </w:rPr>
            </w:pPr>
            <w:r w:rsidRPr="001E7535">
              <w:rPr>
                <w:rFonts w:cs="Arial"/>
              </w:rPr>
              <w:t xml:space="preserve">The system will deny Medicaid to the member as one of the closure reasons applied to the member is Closure reason 46. </w:t>
            </w:r>
          </w:p>
          <w:p w14:paraId="6440BBF3" w14:textId="77777777" w:rsidR="001006D4" w:rsidRPr="004342C6" w:rsidRDefault="001006D4" w:rsidP="001006D4">
            <w:pPr>
              <w:contextualSpacing w:val="0"/>
              <w:rPr>
                <w:rFonts w:cs="Arial"/>
              </w:rPr>
            </w:pPr>
          </w:p>
        </w:tc>
      </w:tr>
      <w:tr w:rsidR="001006D4" w:rsidRPr="004342C6" w14:paraId="778F6C0E" w14:textId="77777777" w:rsidTr="006543FE">
        <w:trPr>
          <w:trHeight w:val="314"/>
        </w:trPr>
        <w:tc>
          <w:tcPr>
            <w:tcW w:w="2246" w:type="dxa"/>
            <w:shd w:val="clear" w:color="000000" w:fill="FFFFFF"/>
            <w:vAlign w:val="center"/>
          </w:tcPr>
          <w:p w14:paraId="1DF461ED" w14:textId="1AC25525" w:rsidR="001006D4" w:rsidRPr="004342C6" w:rsidRDefault="001006D4" w:rsidP="001006D4">
            <w:pPr>
              <w:contextualSpacing w:val="0"/>
              <w:jc w:val="center"/>
              <w:rPr>
                <w:rFonts w:eastAsia="Times New Roman" w:cs="Arial"/>
                <w:color w:val="000000"/>
              </w:rPr>
            </w:pPr>
            <w:r w:rsidRPr="004342C6">
              <w:rPr>
                <w:rFonts w:eastAsia="Times New Roman" w:cs="Arial"/>
                <w:color w:val="000000"/>
              </w:rPr>
              <w:t>PPRO.FR.002.001</w:t>
            </w:r>
          </w:p>
        </w:tc>
        <w:tc>
          <w:tcPr>
            <w:tcW w:w="7024" w:type="dxa"/>
            <w:shd w:val="clear" w:color="000000" w:fill="FFFFFF"/>
            <w:vAlign w:val="bottom"/>
          </w:tcPr>
          <w:p w14:paraId="435D90F9" w14:textId="6AF12B74" w:rsidR="001006D4" w:rsidRPr="004342C6" w:rsidRDefault="001006D4" w:rsidP="001006D4">
            <w:pPr>
              <w:rPr>
                <w:rFonts w:cs="Arial"/>
              </w:rPr>
            </w:pPr>
            <w:r w:rsidRPr="004342C6">
              <w:rPr>
                <w:rFonts w:cs="Arial"/>
              </w:rPr>
              <w:t>The system shall present to the current users (Medicaid Household Viewer) whether a member is or is not actively receiving 'Continued MassHealth Standard Eligibility for Pregnant</w:t>
            </w:r>
            <w:r w:rsidRPr="00111461">
              <w:rPr>
                <w:rFonts w:cs="Arial"/>
              </w:rPr>
              <w:t>/Postpartum</w:t>
            </w:r>
            <w:r w:rsidRPr="004342C6">
              <w:rPr>
                <w:rFonts w:cs="Arial"/>
              </w:rPr>
              <w:t xml:space="preserve"> Women</w:t>
            </w:r>
            <w:r>
              <w:rPr>
                <w:rFonts w:cs="Arial"/>
              </w:rPr>
              <w:t>,'</w:t>
            </w:r>
            <w:r w:rsidRPr="004342C6">
              <w:rPr>
                <w:rFonts w:cs="Arial"/>
              </w:rPr>
              <w:t xml:space="preserve"> at the member level, on the Medicaid Household Determination view within an application that has undergone at least one program determination since the delivery of this functionality.</w:t>
            </w:r>
          </w:p>
        </w:tc>
      </w:tr>
      <w:tr w:rsidR="001006D4" w:rsidRPr="004342C6" w14:paraId="6046322E" w14:textId="77777777" w:rsidTr="006543FE">
        <w:trPr>
          <w:trHeight w:val="314"/>
        </w:trPr>
        <w:tc>
          <w:tcPr>
            <w:tcW w:w="2246" w:type="dxa"/>
            <w:shd w:val="clear" w:color="000000" w:fill="FFFFFF"/>
            <w:vAlign w:val="center"/>
          </w:tcPr>
          <w:p w14:paraId="1669A0F9" w14:textId="0BD05241" w:rsidR="001006D4" w:rsidRPr="004342C6" w:rsidRDefault="001006D4" w:rsidP="001006D4">
            <w:pPr>
              <w:contextualSpacing w:val="0"/>
              <w:jc w:val="center"/>
              <w:rPr>
                <w:rFonts w:eastAsia="Times New Roman" w:cs="Arial"/>
                <w:color w:val="000000"/>
              </w:rPr>
            </w:pPr>
            <w:r w:rsidRPr="004342C6">
              <w:rPr>
                <w:rFonts w:eastAsia="Times New Roman" w:cs="Arial"/>
                <w:color w:val="000000"/>
              </w:rPr>
              <w:lastRenderedPageBreak/>
              <w:t>PPRO.FR.002.002</w:t>
            </w:r>
          </w:p>
        </w:tc>
        <w:tc>
          <w:tcPr>
            <w:tcW w:w="7024" w:type="dxa"/>
            <w:shd w:val="clear" w:color="000000" w:fill="FFFFFF"/>
            <w:vAlign w:val="bottom"/>
          </w:tcPr>
          <w:p w14:paraId="6D513AB5" w14:textId="5C3E5F04" w:rsidR="001006D4" w:rsidRPr="004342C6" w:rsidRDefault="001006D4" w:rsidP="001006D4">
            <w:pPr>
              <w:rPr>
                <w:rFonts w:cs="Arial"/>
              </w:rPr>
            </w:pPr>
            <w:r w:rsidRPr="004342C6">
              <w:rPr>
                <w:rFonts w:cs="Arial"/>
              </w:rPr>
              <w:t xml:space="preserve">The system shall grant current users (Medicaid Household Viewer) with current state permission to view the Medicaid Household Determination view, permission to view whether a member is receiving 'Continued MassHealth Standard Eligibility for Pregnant </w:t>
            </w:r>
            <w:r w:rsidRPr="00010013">
              <w:rPr>
                <w:rFonts w:ascii="Calibri" w:hAnsi="Calibri" w:cs="Calibri"/>
              </w:rPr>
              <w:t>/</w:t>
            </w:r>
            <w:r w:rsidRPr="00111461">
              <w:rPr>
                <w:rFonts w:cs="Arial"/>
              </w:rPr>
              <w:t xml:space="preserve">Postpartum </w:t>
            </w:r>
            <w:r w:rsidRPr="004342C6">
              <w:rPr>
                <w:rFonts w:cs="Arial"/>
              </w:rPr>
              <w:t>Women.'</w:t>
            </w:r>
          </w:p>
        </w:tc>
      </w:tr>
      <w:tr w:rsidR="001006D4" w:rsidRPr="004342C6" w14:paraId="6BC78514" w14:textId="77777777" w:rsidTr="006543FE">
        <w:trPr>
          <w:trHeight w:val="314"/>
        </w:trPr>
        <w:tc>
          <w:tcPr>
            <w:tcW w:w="2246" w:type="dxa"/>
            <w:shd w:val="clear" w:color="000000" w:fill="FFFFFF"/>
            <w:vAlign w:val="center"/>
          </w:tcPr>
          <w:p w14:paraId="310AD14A" w14:textId="017A81AB" w:rsidR="001006D4" w:rsidRPr="004342C6" w:rsidRDefault="001006D4" w:rsidP="001006D4">
            <w:pPr>
              <w:contextualSpacing w:val="0"/>
              <w:jc w:val="center"/>
              <w:rPr>
                <w:rFonts w:eastAsia="Times New Roman" w:cs="Arial"/>
                <w:szCs w:val="24"/>
                <w:lang w:eastAsia="en-IN"/>
              </w:rPr>
            </w:pPr>
            <w:r w:rsidRPr="004342C6">
              <w:rPr>
                <w:rFonts w:eastAsia="Times New Roman" w:cs="Arial"/>
                <w:color w:val="000000"/>
              </w:rPr>
              <w:t>PPRO.FR.002.003</w:t>
            </w:r>
          </w:p>
        </w:tc>
        <w:tc>
          <w:tcPr>
            <w:tcW w:w="7024" w:type="dxa"/>
            <w:shd w:val="clear" w:color="000000" w:fill="FFFFFF"/>
            <w:vAlign w:val="bottom"/>
          </w:tcPr>
          <w:p w14:paraId="02BFA465" w14:textId="22108B1C" w:rsidR="001006D4" w:rsidRPr="004342C6" w:rsidRDefault="001006D4" w:rsidP="001006D4">
            <w:pPr>
              <w:rPr>
                <w:rFonts w:cs="Arial"/>
              </w:rPr>
            </w:pPr>
            <w:r w:rsidRPr="004342C6">
              <w:rPr>
                <w:rFonts w:cs="Arial"/>
              </w:rPr>
              <w:t>The value for the flag ‘Continued MassHealth Standard Eligibility for Pregnant</w:t>
            </w:r>
            <w:r w:rsidRPr="00111461">
              <w:rPr>
                <w:rFonts w:cs="Arial"/>
              </w:rPr>
              <w:t>/Postpartum</w:t>
            </w:r>
            <w:r w:rsidRPr="004342C6">
              <w:rPr>
                <w:rFonts w:cs="Arial"/>
              </w:rPr>
              <w:t xml:space="preserve"> Women’ will be shown on UI as mentioned below:</w:t>
            </w:r>
          </w:p>
          <w:p w14:paraId="0D127449" w14:textId="413BF8BF" w:rsidR="001006D4" w:rsidRPr="004342C6" w:rsidRDefault="001006D4" w:rsidP="001006D4">
            <w:pPr>
              <w:pStyle w:val="ListParagraph"/>
              <w:numPr>
                <w:ilvl w:val="0"/>
                <w:numId w:val="80"/>
              </w:numPr>
              <w:rPr>
                <w:rFonts w:cs="Arial"/>
              </w:rPr>
            </w:pPr>
            <w:r w:rsidRPr="004342C6">
              <w:rPr>
                <w:rFonts w:cs="Arial"/>
              </w:rPr>
              <w:t>The value for 'Continued MassHealth Standard Eligibility for Pregnant</w:t>
            </w:r>
            <w:r w:rsidRPr="00111461">
              <w:rPr>
                <w:rFonts w:cs="Arial"/>
              </w:rPr>
              <w:t>/Postpartum</w:t>
            </w:r>
            <w:r w:rsidRPr="004342C6">
              <w:rPr>
                <w:rFonts w:cs="Arial"/>
              </w:rPr>
              <w:t xml:space="preserve"> Women' on the Medicaid Household Determination page for all members will be blank until the application has undergone at least 1 program determination after the implementation of this functionality.</w:t>
            </w:r>
          </w:p>
          <w:p w14:paraId="1803D3D7" w14:textId="2DB9D320" w:rsidR="001006D4" w:rsidRPr="004342C6" w:rsidRDefault="001006D4" w:rsidP="001006D4">
            <w:pPr>
              <w:pStyle w:val="ListParagraph"/>
              <w:numPr>
                <w:ilvl w:val="0"/>
                <w:numId w:val="80"/>
              </w:numPr>
              <w:rPr>
                <w:rFonts w:cs="Arial"/>
              </w:rPr>
            </w:pPr>
            <w:r w:rsidRPr="004342C6">
              <w:rPr>
                <w:rFonts w:cs="Arial"/>
              </w:rPr>
              <w:t>The eligibility rules that track whether a member is actively receiving 'Continued MassHealth Standard Eligibility for Pregnant</w:t>
            </w:r>
            <w:r w:rsidRPr="00111461">
              <w:rPr>
                <w:rFonts w:cs="Arial"/>
              </w:rPr>
              <w:t>/Postpartum</w:t>
            </w:r>
            <w:r w:rsidRPr="004342C6">
              <w:rPr>
                <w:rFonts w:cs="Arial"/>
              </w:rPr>
              <w:t xml:space="preserve"> Women' or not upon the completion of a program determination are defined in use case</w:t>
            </w:r>
            <w:r>
              <w:rPr>
                <w:rFonts w:cs="Arial"/>
              </w:rPr>
              <w:t>s</w:t>
            </w:r>
            <w:r w:rsidRPr="004342C6">
              <w:rPr>
                <w:rFonts w:cs="Arial"/>
              </w:rPr>
              <w:t xml:space="preserve"> 2 and 1. </w:t>
            </w:r>
          </w:p>
          <w:p w14:paraId="65E295DE" w14:textId="55F142F7" w:rsidR="001006D4" w:rsidRPr="004342C6" w:rsidRDefault="001006D4" w:rsidP="001006D4">
            <w:pPr>
              <w:pStyle w:val="ListParagraph"/>
              <w:numPr>
                <w:ilvl w:val="0"/>
                <w:numId w:val="80"/>
              </w:numPr>
              <w:rPr>
                <w:rFonts w:cs="Arial"/>
              </w:rPr>
            </w:pPr>
            <w:r w:rsidRPr="004342C6">
              <w:rPr>
                <w:rFonts w:cs="Arial"/>
              </w:rPr>
              <w:t>The value should set as “Yes” only for either a pregnant woman or woman in postpartum who has undergone at least one program determination since the delivery of this functionality and is actively receiving 'Continued MassHealth Standard Eligibility for Pregnant</w:t>
            </w:r>
            <w:r w:rsidRPr="00111461">
              <w:rPr>
                <w:rFonts w:cs="Arial"/>
              </w:rPr>
              <w:t>/Postpartum</w:t>
            </w:r>
            <w:r w:rsidRPr="004342C6">
              <w:rPr>
                <w:rFonts w:cs="Arial"/>
              </w:rPr>
              <w:t xml:space="preserve"> Women</w:t>
            </w:r>
            <w:r>
              <w:rPr>
                <w:rFonts w:cs="Arial"/>
              </w:rPr>
              <w:t>.'</w:t>
            </w:r>
            <w:r w:rsidRPr="004342C6">
              <w:rPr>
                <w:rFonts w:cs="Arial"/>
              </w:rPr>
              <w:t xml:space="preserve"> This flag should be visible at </w:t>
            </w:r>
            <w:r>
              <w:rPr>
                <w:rFonts w:cs="Arial"/>
              </w:rPr>
              <w:t xml:space="preserve">the </w:t>
            </w:r>
            <w:r w:rsidRPr="004342C6">
              <w:rPr>
                <w:rFonts w:cs="Arial"/>
              </w:rPr>
              <w:t>member level on the Medicaid Household Details page within an application.</w:t>
            </w:r>
          </w:p>
          <w:p w14:paraId="409C4E23" w14:textId="3BA9F2DD" w:rsidR="001006D4" w:rsidRPr="004342C6" w:rsidRDefault="001006D4" w:rsidP="001006D4">
            <w:pPr>
              <w:pStyle w:val="ListParagraph"/>
              <w:numPr>
                <w:ilvl w:val="1"/>
                <w:numId w:val="80"/>
              </w:numPr>
              <w:rPr>
                <w:rFonts w:cs="Arial"/>
              </w:rPr>
            </w:pPr>
            <w:r w:rsidRPr="004342C6">
              <w:rPr>
                <w:rFonts w:cs="Arial"/>
              </w:rPr>
              <w:t>“No” if a pregnant woman is not eligible for the ‘Continued MassHealth Standard Eligibility for Pregnant</w:t>
            </w:r>
            <w:r w:rsidRPr="00111461">
              <w:rPr>
                <w:rFonts w:cs="Arial"/>
              </w:rPr>
              <w:t>/Postpartum</w:t>
            </w:r>
            <w:r w:rsidRPr="004342C6">
              <w:rPr>
                <w:rFonts w:cs="Arial"/>
              </w:rPr>
              <w:t xml:space="preserve"> Women’ during her pregnancy.</w:t>
            </w:r>
          </w:p>
          <w:p w14:paraId="476E66D6" w14:textId="66457C7B" w:rsidR="001006D4" w:rsidRPr="004342C6" w:rsidRDefault="001006D4" w:rsidP="001006D4">
            <w:pPr>
              <w:pStyle w:val="ListParagraph"/>
              <w:numPr>
                <w:ilvl w:val="1"/>
                <w:numId w:val="80"/>
              </w:numPr>
              <w:rPr>
                <w:rFonts w:cs="Arial"/>
              </w:rPr>
            </w:pPr>
            <w:r w:rsidRPr="004342C6">
              <w:rPr>
                <w:rFonts w:cs="Arial"/>
              </w:rPr>
              <w:t xml:space="preserve">“No” if a woman in </w:t>
            </w:r>
            <w:r>
              <w:rPr>
                <w:rFonts w:cs="Arial"/>
              </w:rPr>
              <w:t xml:space="preserve">the </w:t>
            </w:r>
            <w:r w:rsidRPr="004342C6">
              <w:rPr>
                <w:rFonts w:cs="Arial"/>
              </w:rPr>
              <w:t xml:space="preserve">postpartum period is not eligible for ‘Continued MassHealth Standard Eligibility for Pregnant </w:t>
            </w:r>
            <w:r w:rsidRPr="00111461">
              <w:rPr>
                <w:rFonts w:cs="Arial"/>
              </w:rPr>
              <w:t xml:space="preserve">/Postpartum </w:t>
            </w:r>
            <w:r w:rsidRPr="004342C6">
              <w:rPr>
                <w:rFonts w:cs="Arial"/>
              </w:rPr>
              <w:t>Women’ during her postpartum period.</w:t>
            </w:r>
          </w:p>
          <w:p w14:paraId="716BFC93" w14:textId="0AF1449D" w:rsidR="001006D4" w:rsidRPr="004342C6" w:rsidRDefault="001006D4" w:rsidP="001006D4">
            <w:pPr>
              <w:pStyle w:val="ListParagraph"/>
              <w:numPr>
                <w:ilvl w:val="1"/>
                <w:numId w:val="80"/>
              </w:numPr>
              <w:rPr>
                <w:rFonts w:cs="Arial"/>
              </w:rPr>
            </w:pPr>
            <w:r w:rsidRPr="004342C6">
              <w:rPr>
                <w:rFonts w:cs="Arial"/>
              </w:rPr>
              <w:t>“Yes” if a pregnant woman becomes eligible for ‘Continued MassHealth Standard Eligibility for Pregnant</w:t>
            </w:r>
            <w:r w:rsidR="00111461" w:rsidRPr="00111461">
              <w:rPr>
                <w:rFonts w:cs="Arial"/>
              </w:rPr>
              <w:t>/Postpartum</w:t>
            </w:r>
            <w:r w:rsidRPr="004342C6">
              <w:rPr>
                <w:rFonts w:cs="Arial"/>
              </w:rPr>
              <w:t xml:space="preserve"> Women’ during her pregnancy.</w:t>
            </w:r>
          </w:p>
          <w:p w14:paraId="56C595A0" w14:textId="7C037DB5" w:rsidR="001006D4" w:rsidRPr="004342C6" w:rsidRDefault="001006D4" w:rsidP="001006D4">
            <w:pPr>
              <w:pStyle w:val="ListParagraph"/>
              <w:numPr>
                <w:ilvl w:val="1"/>
                <w:numId w:val="80"/>
              </w:numPr>
              <w:rPr>
                <w:rFonts w:cs="Arial"/>
              </w:rPr>
            </w:pPr>
            <w:r w:rsidRPr="004342C6">
              <w:rPr>
                <w:rFonts w:cs="Arial"/>
              </w:rPr>
              <w:t xml:space="preserve">“Yes” if a woman in </w:t>
            </w:r>
            <w:r>
              <w:rPr>
                <w:rFonts w:cs="Arial"/>
              </w:rPr>
              <w:t xml:space="preserve">the </w:t>
            </w:r>
            <w:r w:rsidRPr="004342C6">
              <w:rPr>
                <w:rFonts w:cs="Arial"/>
              </w:rPr>
              <w:t>postpartum period becomes eligible for ‘Continued MassHealth Standard Eligibility for Pregnant</w:t>
            </w:r>
            <w:r w:rsidRPr="00111461">
              <w:rPr>
                <w:rFonts w:cs="Arial"/>
              </w:rPr>
              <w:t>/Postpartum</w:t>
            </w:r>
            <w:r w:rsidRPr="004342C6">
              <w:rPr>
                <w:rFonts w:cs="Arial"/>
              </w:rPr>
              <w:t xml:space="preserve"> Women’ during her postpartum period.</w:t>
            </w:r>
          </w:p>
          <w:p w14:paraId="070BD3C3" w14:textId="1074F1ED" w:rsidR="001006D4" w:rsidRPr="004342C6" w:rsidRDefault="001006D4" w:rsidP="001006D4">
            <w:pPr>
              <w:rPr>
                <w:rFonts w:cs="Arial"/>
              </w:rPr>
            </w:pPr>
            <w:r w:rsidRPr="004342C6">
              <w:rPr>
                <w:rFonts w:cs="Arial"/>
              </w:rPr>
              <w:t>This field will appear as “No" for all other members who do not meet the criteria to receive ‘Continued MassHealth Standard Eligibility for Pregnant</w:t>
            </w:r>
            <w:r w:rsidRPr="00010013">
              <w:rPr>
                <w:rFonts w:ascii="Calibri" w:hAnsi="Calibri" w:cs="Calibri"/>
              </w:rPr>
              <w:t>/</w:t>
            </w:r>
            <w:r w:rsidRPr="00111461">
              <w:rPr>
                <w:rFonts w:cs="Arial"/>
              </w:rPr>
              <w:t>Postpartum</w:t>
            </w:r>
            <w:r w:rsidRPr="004342C6">
              <w:rPr>
                <w:rFonts w:cs="Arial"/>
              </w:rPr>
              <w:t xml:space="preserve"> Women’ after the application has undergone at least 1 program determination after the implementation of this functionality.</w:t>
            </w:r>
          </w:p>
        </w:tc>
      </w:tr>
      <w:tr w:rsidR="001006D4" w:rsidRPr="004342C6" w14:paraId="45CD039C" w14:textId="77777777" w:rsidTr="006543FE">
        <w:trPr>
          <w:trHeight w:val="314"/>
        </w:trPr>
        <w:tc>
          <w:tcPr>
            <w:tcW w:w="2246" w:type="dxa"/>
            <w:shd w:val="clear" w:color="000000" w:fill="FFFFFF"/>
            <w:vAlign w:val="center"/>
          </w:tcPr>
          <w:p w14:paraId="4B1A039D" w14:textId="6C7A98CE" w:rsidR="001006D4" w:rsidRPr="004342C6" w:rsidRDefault="001006D4" w:rsidP="001006D4">
            <w:pPr>
              <w:contextualSpacing w:val="0"/>
              <w:jc w:val="center"/>
              <w:rPr>
                <w:rFonts w:eastAsia="Times New Roman" w:cs="Arial"/>
                <w:color w:val="000000"/>
              </w:rPr>
            </w:pPr>
            <w:r w:rsidRPr="004342C6">
              <w:rPr>
                <w:rFonts w:eastAsia="Times New Roman" w:cs="Arial"/>
                <w:color w:val="000000"/>
              </w:rPr>
              <w:t>MHPD.FR.024.002</w:t>
            </w:r>
          </w:p>
        </w:tc>
        <w:tc>
          <w:tcPr>
            <w:tcW w:w="7024" w:type="dxa"/>
            <w:shd w:val="clear" w:color="000000" w:fill="FFFFFF"/>
            <w:vAlign w:val="bottom"/>
          </w:tcPr>
          <w:p w14:paraId="400974A7" w14:textId="22809172" w:rsidR="001006D4" w:rsidRPr="004342C6" w:rsidRDefault="001006D4" w:rsidP="001006D4">
            <w:pPr>
              <w:rPr>
                <w:rFonts w:cs="Arial"/>
              </w:rPr>
            </w:pPr>
            <w:r w:rsidRPr="004342C6">
              <w:rPr>
                <w:rFonts w:eastAsia="Times New Roman" w:cs="Arial"/>
                <w:color w:val="000000"/>
                <w:sz w:val="24"/>
                <w:szCs w:val="24"/>
              </w:rPr>
              <w:t xml:space="preserve">The system shall perform a redetermination of the application when the post-partum period expires for the member. </w:t>
            </w:r>
          </w:p>
        </w:tc>
      </w:tr>
      <w:tr w:rsidR="001006D4" w:rsidRPr="004342C6" w14:paraId="272445B0" w14:textId="77777777" w:rsidTr="00423116">
        <w:trPr>
          <w:trHeight w:val="314"/>
        </w:trPr>
        <w:tc>
          <w:tcPr>
            <w:tcW w:w="2246" w:type="dxa"/>
            <w:shd w:val="clear" w:color="000000" w:fill="FFFFFF"/>
            <w:vAlign w:val="center"/>
          </w:tcPr>
          <w:p w14:paraId="244AE5D0" w14:textId="350530D9" w:rsidR="001006D4" w:rsidRPr="004342C6" w:rsidRDefault="001006D4" w:rsidP="001006D4">
            <w:pPr>
              <w:contextualSpacing w:val="0"/>
              <w:jc w:val="center"/>
              <w:rPr>
                <w:rFonts w:eastAsia="Times New Roman" w:cs="Arial"/>
                <w:color w:val="000000"/>
              </w:rPr>
            </w:pPr>
            <w:r>
              <w:rPr>
                <w:color w:val="000000"/>
              </w:rPr>
              <w:t>PPP</w:t>
            </w:r>
            <w:r w:rsidRPr="006F330F">
              <w:rPr>
                <w:color w:val="000000"/>
              </w:rPr>
              <w:t>.PCS.01.001</w:t>
            </w:r>
          </w:p>
        </w:tc>
        <w:tc>
          <w:tcPr>
            <w:tcW w:w="7024" w:type="dxa"/>
            <w:shd w:val="clear" w:color="000000" w:fill="FFFFFF"/>
          </w:tcPr>
          <w:p w14:paraId="4229AD1C" w14:textId="77777777" w:rsidR="001006D4" w:rsidRDefault="001006D4" w:rsidP="001006D4">
            <w:pPr>
              <w:rPr>
                <w:color w:val="000000"/>
              </w:rPr>
            </w:pPr>
            <w:r w:rsidRPr="00E4509E">
              <w:rPr>
                <w:color w:val="000000"/>
              </w:rPr>
              <w:t xml:space="preserve">The system shall </w:t>
            </w:r>
            <w:r>
              <w:rPr>
                <w:color w:val="000000"/>
              </w:rPr>
              <w:t xml:space="preserve">assign </w:t>
            </w:r>
            <w:r w:rsidRPr="00E4509E">
              <w:rPr>
                <w:color w:val="000000"/>
              </w:rPr>
              <w:t>new Postpartum aid categories K2, K3, K4(PA) and K5(PA)</w:t>
            </w:r>
            <w:r>
              <w:rPr>
                <w:color w:val="000000"/>
              </w:rPr>
              <w:t xml:space="preserve"> based on the aid category sheet.</w:t>
            </w:r>
          </w:p>
          <w:p w14:paraId="53E2D786" w14:textId="77777777" w:rsidR="001006D4" w:rsidRDefault="001006D4" w:rsidP="001006D4">
            <w:pPr>
              <w:rPr>
                <w:color w:val="000000"/>
              </w:rPr>
            </w:pPr>
          </w:p>
          <w:p w14:paraId="59268EC5" w14:textId="77777777" w:rsidR="001006D4" w:rsidRDefault="001006D4" w:rsidP="001006D4">
            <w:pPr>
              <w:rPr>
                <w:color w:val="000000"/>
              </w:rPr>
            </w:pPr>
            <w:r w:rsidRPr="00177928">
              <w:rPr>
                <w:b/>
                <w:bCs/>
                <w:color w:val="000000"/>
              </w:rPr>
              <w:t>Note</w:t>
            </w:r>
            <w:r>
              <w:rPr>
                <w:color w:val="000000"/>
              </w:rPr>
              <w:t xml:space="preserve">: </w:t>
            </w:r>
          </w:p>
          <w:p w14:paraId="40730D0A" w14:textId="52950B31" w:rsidR="001006D4" w:rsidRDefault="001006D4" w:rsidP="00320B54">
            <w:pPr>
              <w:pStyle w:val="ListParagraph"/>
              <w:numPr>
                <w:ilvl w:val="3"/>
                <w:numId w:val="166"/>
              </w:numPr>
              <w:rPr>
                <w:color w:val="000000"/>
              </w:rPr>
            </w:pPr>
            <w:r w:rsidRPr="00BB6D24">
              <w:rPr>
                <w:color w:val="000000"/>
              </w:rPr>
              <w:lastRenderedPageBreak/>
              <w:t xml:space="preserve">Please refer to the </w:t>
            </w:r>
            <w:hyperlink w:anchor="_Appendices_1" w:history="1">
              <w:r w:rsidRPr="0080095C">
                <w:rPr>
                  <w:rStyle w:val="Hyperlink"/>
                </w:rPr>
                <w:t>Aid Category Sheet</w:t>
              </w:r>
            </w:hyperlink>
            <w:r w:rsidRPr="00BB6D24">
              <w:rPr>
                <w:color w:val="000000"/>
              </w:rPr>
              <w:t xml:space="preserve"> for details.</w:t>
            </w:r>
          </w:p>
          <w:p w14:paraId="300D081E" w14:textId="76BC3E5D" w:rsidR="001006D4" w:rsidRPr="00111461" w:rsidRDefault="001006D4" w:rsidP="00320B54">
            <w:pPr>
              <w:pStyle w:val="ListParagraph"/>
              <w:numPr>
                <w:ilvl w:val="3"/>
                <w:numId w:val="166"/>
              </w:numPr>
              <w:contextualSpacing w:val="0"/>
              <w:rPr>
                <w:color w:val="000000"/>
              </w:rPr>
            </w:pPr>
            <w:r w:rsidRPr="006C3753">
              <w:t>A woman will be eligible for aid categories K2, K4, K3, or K5, when she becomes systematically protected in a Postpartum period, if the aid category in the latest submitted eligibility was H1, H4, J1, or J4 respectively</w:t>
            </w:r>
            <w:r w:rsidRPr="00C00C6B">
              <w:t>.</w:t>
            </w:r>
          </w:p>
          <w:p w14:paraId="3ADB2B3F" w14:textId="77777777" w:rsidR="001006D4" w:rsidRPr="00BB6D24" w:rsidRDefault="001006D4" w:rsidP="001006D4">
            <w:pPr>
              <w:pStyle w:val="ListParagraph"/>
              <w:ind w:left="1260"/>
              <w:rPr>
                <w:color w:val="000000"/>
              </w:rPr>
            </w:pPr>
          </w:p>
          <w:p w14:paraId="4D4CB703" w14:textId="77777777" w:rsidR="001006D4" w:rsidRPr="000B293E" w:rsidRDefault="001006D4" w:rsidP="001006D4">
            <w:pPr>
              <w:rPr>
                <w:color w:val="000000"/>
              </w:rPr>
            </w:pPr>
          </w:p>
          <w:p w14:paraId="18C81EEA" w14:textId="77777777" w:rsidR="001006D4" w:rsidRDefault="001006D4" w:rsidP="001006D4"/>
          <w:p w14:paraId="5056A829" w14:textId="77777777" w:rsidR="001006D4" w:rsidRDefault="001006D4" w:rsidP="001006D4">
            <w:pPr>
              <w:rPr>
                <w:b/>
                <w:bCs/>
              </w:rPr>
            </w:pPr>
            <w:r>
              <w:rPr>
                <w:b/>
                <w:bCs/>
              </w:rPr>
              <w:t xml:space="preserve">Example 1: Aid </w:t>
            </w:r>
            <w:r w:rsidRPr="00840C33">
              <w:rPr>
                <w:b/>
                <w:bCs/>
              </w:rPr>
              <w:t xml:space="preserve">category K2 is assigned when end of pregnancy is reported by the member  </w:t>
            </w:r>
          </w:p>
          <w:p w14:paraId="277E0CBB" w14:textId="77777777" w:rsidR="001006D4" w:rsidRPr="00840C33" w:rsidRDefault="001006D4" w:rsidP="001006D4">
            <w:pPr>
              <w:rPr>
                <w:b/>
                <w:bCs/>
              </w:rPr>
            </w:pPr>
          </w:p>
          <w:p w14:paraId="29BB21A0" w14:textId="7984932F" w:rsidR="001006D4" w:rsidRPr="00840C33" w:rsidRDefault="001006D4" w:rsidP="00E74DAA">
            <w:pPr>
              <w:pStyle w:val="ListParagraph"/>
              <w:numPr>
                <w:ilvl w:val="0"/>
                <w:numId w:val="598"/>
              </w:numPr>
              <w:contextualSpacing w:val="0"/>
            </w:pPr>
            <w:r w:rsidRPr="00840C33">
              <w:t>On 01/01/2022, an application is submitted for Jane.</w:t>
            </w:r>
          </w:p>
          <w:p w14:paraId="0B05B9BD" w14:textId="20FBCE9E" w:rsidR="001006D4" w:rsidRPr="00840C33" w:rsidRDefault="001006D4" w:rsidP="00E74DAA">
            <w:pPr>
              <w:pStyle w:val="ListParagraph"/>
              <w:numPr>
                <w:ilvl w:val="0"/>
                <w:numId w:val="598"/>
              </w:numPr>
              <w:contextualSpacing w:val="0"/>
            </w:pPr>
            <w:r w:rsidRPr="00840C33">
              <w:t>Jane reported a change in the application. Jane reported pregnancy and added the pregnancy due date as 09/01/2022.</w:t>
            </w:r>
          </w:p>
          <w:p w14:paraId="75B34D7E" w14:textId="77777777" w:rsidR="001006D4" w:rsidRPr="00840C33" w:rsidRDefault="001006D4" w:rsidP="00E74DAA">
            <w:pPr>
              <w:numPr>
                <w:ilvl w:val="0"/>
                <w:numId w:val="598"/>
              </w:numPr>
              <w:contextualSpacing w:val="0"/>
            </w:pPr>
            <w:r w:rsidRPr="00840C33">
              <w:t>Jane was granted established coverage in Medicaid Standard</w:t>
            </w:r>
            <w:r>
              <w:t xml:space="preserve"> (Aid Cat: H1)</w:t>
            </w:r>
            <w:r w:rsidRPr="00840C33">
              <w:t xml:space="preserve"> during her pregnancy. </w:t>
            </w:r>
          </w:p>
          <w:p w14:paraId="7AB0BFB3" w14:textId="77777777" w:rsidR="001006D4" w:rsidRPr="00840C33" w:rsidRDefault="001006D4" w:rsidP="00E74DAA">
            <w:pPr>
              <w:numPr>
                <w:ilvl w:val="0"/>
                <w:numId w:val="598"/>
              </w:numPr>
              <w:contextualSpacing w:val="0"/>
            </w:pPr>
            <w:r w:rsidRPr="00840C33">
              <w:t>On 09/0</w:t>
            </w:r>
            <w:r>
              <w:t>5</w:t>
            </w:r>
            <w:r w:rsidRPr="00840C33">
              <w:t xml:space="preserve">/2022, Jane reported a change in pregnancy status and updated the following: </w:t>
            </w:r>
          </w:p>
          <w:p w14:paraId="69B729A4" w14:textId="77777777" w:rsidR="001006D4" w:rsidRPr="00840C33" w:rsidRDefault="001006D4" w:rsidP="00320B54">
            <w:pPr>
              <w:numPr>
                <w:ilvl w:val="1"/>
                <w:numId w:val="166"/>
              </w:numPr>
              <w:contextualSpacing w:val="0"/>
            </w:pPr>
            <w:r w:rsidRPr="00840C33">
              <w:t>Marked the pregnancy status as “No”</w:t>
            </w:r>
          </w:p>
          <w:p w14:paraId="32C55CE9" w14:textId="77777777" w:rsidR="001006D4" w:rsidRPr="00840C33" w:rsidRDefault="001006D4" w:rsidP="00320B54">
            <w:pPr>
              <w:numPr>
                <w:ilvl w:val="1"/>
                <w:numId w:val="166"/>
              </w:numPr>
              <w:contextualSpacing w:val="0"/>
            </w:pPr>
            <w:r w:rsidRPr="00840C33">
              <w:t>Set the pregnancy end date as of 09/01/2022</w:t>
            </w:r>
          </w:p>
          <w:p w14:paraId="588A1270" w14:textId="77777777" w:rsidR="001006D4" w:rsidRPr="00840C33" w:rsidRDefault="001006D4" w:rsidP="00320B54">
            <w:pPr>
              <w:numPr>
                <w:ilvl w:val="1"/>
                <w:numId w:val="166"/>
              </w:numPr>
              <w:contextualSpacing w:val="0"/>
            </w:pPr>
            <w:r w:rsidRPr="00840C33">
              <w:t>Submitted the application to re-determine the eligibility</w:t>
            </w:r>
          </w:p>
          <w:p w14:paraId="43F22A94" w14:textId="77777777" w:rsidR="001006D4" w:rsidRDefault="001006D4" w:rsidP="00E74DAA">
            <w:pPr>
              <w:numPr>
                <w:ilvl w:val="0"/>
                <w:numId w:val="598"/>
              </w:numPr>
              <w:contextualSpacing w:val="0"/>
            </w:pPr>
            <w:r w:rsidRPr="00840C33">
              <w:t>After eligibility re-determination, the system considered Jane as postpartum eligible.</w:t>
            </w:r>
          </w:p>
          <w:p w14:paraId="3C584C14" w14:textId="77777777" w:rsidR="001006D4" w:rsidRDefault="001006D4" w:rsidP="00E74DAA">
            <w:pPr>
              <w:numPr>
                <w:ilvl w:val="0"/>
                <w:numId w:val="598"/>
              </w:numPr>
              <w:contextualSpacing w:val="0"/>
            </w:pPr>
            <w:r w:rsidRPr="00840C33">
              <w:t xml:space="preserve">The system will assign K2 (Non-PA) </w:t>
            </w:r>
            <w:r>
              <w:t xml:space="preserve">postpartum </w:t>
            </w:r>
            <w:r w:rsidRPr="00840C33">
              <w:t>aid category</w:t>
            </w:r>
            <w:r>
              <w:t>.</w:t>
            </w:r>
          </w:p>
          <w:p w14:paraId="226B6CB7" w14:textId="77777777" w:rsidR="001006D4" w:rsidRDefault="001006D4" w:rsidP="001006D4"/>
          <w:p w14:paraId="0E366CF8" w14:textId="77777777" w:rsidR="001006D4" w:rsidRDefault="001006D4" w:rsidP="001006D4">
            <w:pPr>
              <w:rPr>
                <w:rFonts w:cs="Arial"/>
                <w:b/>
                <w:bCs/>
              </w:rPr>
            </w:pPr>
            <w:r>
              <w:rPr>
                <w:rFonts w:cs="Arial"/>
                <w:b/>
                <w:bCs/>
              </w:rPr>
              <w:t>Example 2: Aid category K3 is assigned when pregnancy is ended through the Pregnancy Expiration batch process</w:t>
            </w:r>
          </w:p>
          <w:p w14:paraId="58FF1A51" w14:textId="77777777" w:rsidR="001006D4" w:rsidRDefault="001006D4" w:rsidP="001006D4">
            <w:pPr>
              <w:rPr>
                <w:rFonts w:cs="Arial"/>
                <w:b/>
                <w:bCs/>
              </w:rPr>
            </w:pPr>
          </w:p>
          <w:p w14:paraId="4DA1866B" w14:textId="77777777" w:rsidR="001006D4" w:rsidRDefault="001006D4" w:rsidP="00E74DAA">
            <w:pPr>
              <w:numPr>
                <w:ilvl w:val="0"/>
                <w:numId w:val="598"/>
              </w:numPr>
              <w:contextualSpacing w:val="0"/>
              <w:textAlignment w:val="center"/>
              <w:rPr>
                <w:rFonts w:eastAsia="Times New Roman"/>
                <w:color w:val="000000"/>
              </w:rPr>
            </w:pPr>
            <w:r>
              <w:rPr>
                <w:rFonts w:eastAsia="Times New Roman"/>
                <w:color w:val="000000"/>
              </w:rPr>
              <w:t>On 01/01/2022, a</w:t>
            </w:r>
            <w:r w:rsidRPr="004D7E39">
              <w:rPr>
                <w:rFonts w:eastAsia="Times New Roman"/>
                <w:color w:val="000000"/>
              </w:rPr>
              <w:t>n application is submitted for</w:t>
            </w:r>
            <w:r>
              <w:rPr>
                <w:rFonts w:eastAsia="Times New Roman"/>
                <w:color w:val="000000"/>
              </w:rPr>
              <w:t xml:space="preserve"> Britney</w:t>
            </w:r>
            <w:r w:rsidDel="00AB1A9C">
              <w:rPr>
                <w:rFonts w:eastAsia="Times New Roman"/>
                <w:color w:val="000000"/>
              </w:rPr>
              <w:t xml:space="preserve"> </w:t>
            </w:r>
            <w:r>
              <w:rPr>
                <w:rFonts w:eastAsia="Times New Roman"/>
                <w:color w:val="000000"/>
              </w:rPr>
              <w:t xml:space="preserve">who </w:t>
            </w:r>
          </w:p>
          <w:p w14:paraId="48AE8D6A" w14:textId="77777777" w:rsidR="001006D4" w:rsidRDefault="001006D4" w:rsidP="001006D4">
            <w:pPr>
              <w:ind w:left="720"/>
              <w:textAlignment w:val="center"/>
            </w:pPr>
            <w:r>
              <w:t>reported the pregnancy due date as 09/01/2022.</w:t>
            </w:r>
          </w:p>
          <w:p w14:paraId="6B73ED7A" w14:textId="77777777" w:rsidR="001006D4" w:rsidRPr="008C124A" w:rsidRDefault="001006D4" w:rsidP="00E74DAA">
            <w:pPr>
              <w:pStyle w:val="ListParagraph"/>
              <w:numPr>
                <w:ilvl w:val="0"/>
                <w:numId w:val="598"/>
              </w:numPr>
              <w:contextualSpacing w:val="0"/>
              <w:textAlignment w:val="center"/>
              <w:rPr>
                <w:rFonts w:eastAsia="Times New Roman"/>
              </w:rPr>
            </w:pPr>
            <w:r w:rsidRPr="008C124A">
              <w:rPr>
                <w:rFonts w:eastAsia="Times New Roman"/>
                <w:color w:val="000000"/>
              </w:rPr>
              <w:t>Britney</w:t>
            </w:r>
            <w:r w:rsidRPr="008C124A">
              <w:rPr>
                <w:rFonts w:eastAsia="Times New Roman"/>
              </w:rPr>
              <w:t xml:space="preserve"> was granted established coverage in Medicaid Standard </w:t>
            </w:r>
            <w:r>
              <w:rPr>
                <w:rFonts w:eastAsia="Times New Roman"/>
              </w:rPr>
              <w:t xml:space="preserve">(Aid Cat: J1) </w:t>
            </w:r>
            <w:r w:rsidRPr="008C124A">
              <w:rPr>
                <w:rFonts w:eastAsia="Times New Roman"/>
              </w:rPr>
              <w:t xml:space="preserve">during her pregnancy. </w:t>
            </w:r>
          </w:p>
          <w:p w14:paraId="596A5695" w14:textId="77777777" w:rsidR="001006D4" w:rsidRDefault="001006D4" w:rsidP="00E74DAA">
            <w:pPr>
              <w:pStyle w:val="ListParagraph"/>
              <w:numPr>
                <w:ilvl w:val="0"/>
                <w:numId w:val="598"/>
              </w:numPr>
              <w:contextualSpacing w:val="0"/>
              <w:rPr>
                <w:rFonts w:eastAsia="Times New Roman"/>
                <w:color w:val="000000"/>
              </w:rPr>
            </w:pPr>
            <w:r w:rsidRPr="0046142B">
              <w:rPr>
                <w:rFonts w:eastAsia="Times New Roman"/>
                <w:color w:val="000000"/>
              </w:rPr>
              <w:t xml:space="preserve">On </w:t>
            </w:r>
            <w:r>
              <w:rPr>
                <w:rFonts w:eastAsia="Times New Roman"/>
                <w:color w:val="000000"/>
              </w:rPr>
              <w:t>10</w:t>
            </w:r>
            <w:r w:rsidRPr="0046142B">
              <w:rPr>
                <w:rFonts w:eastAsia="Times New Roman"/>
                <w:color w:val="000000"/>
              </w:rPr>
              <w:t>/1</w:t>
            </w:r>
            <w:r>
              <w:rPr>
                <w:rFonts w:eastAsia="Times New Roman"/>
                <w:color w:val="000000"/>
              </w:rPr>
              <w:t>5</w:t>
            </w:r>
            <w:r w:rsidRPr="0046142B">
              <w:rPr>
                <w:rFonts w:eastAsia="Times New Roman"/>
                <w:color w:val="000000"/>
              </w:rPr>
              <w:t>/202</w:t>
            </w:r>
            <w:r>
              <w:rPr>
                <w:rFonts w:eastAsia="Times New Roman"/>
                <w:color w:val="000000"/>
              </w:rPr>
              <w:t>2</w:t>
            </w:r>
            <w:r w:rsidRPr="0046142B">
              <w:rPr>
                <w:rFonts w:eastAsia="Times New Roman"/>
                <w:color w:val="000000"/>
              </w:rPr>
              <w:t>, the pregnancy expiration batch ran and picked up the application</w:t>
            </w:r>
            <w:r>
              <w:rPr>
                <w:rFonts w:eastAsia="Times New Roman"/>
                <w:color w:val="000000"/>
              </w:rPr>
              <w:t>.</w:t>
            </w:r>
            <w:r w:rsidRPr="002F17CE">
              <w:rPr>
                <w:rFonts w:eastAsia="Times New Roman"/>
                <w:color w:val="000000"/>
              </w:rPr>
              <w:t xml:space="preserve"> </w:t>
            </w:r>
          </w:p>
          <w:p w14:paraId="5F88764E" w14:textId="77777777" w:rsidR="001006D4" w:rsidRDefault="001006D4" w:rsidP="00E74DAA">
            <w:pPr>
              <w:numPr>
                <w:ilvl w:val="0"/>
                <w:numId w:val="598"/>
              </w:numPr>
              <w:contextualSpacing w:val="0"/>
              <w:textAlignment w:val="center"/>
            </w:pPr>
            <w:r>
              <w:t>The Pregnancy expiration batch job performed the following:</w:t>
            </w:r>
          </w:p>
          <w:p w14:paraId="112F88EC" w14:textId="77777777" w:rsidR="001006D4" w:rsidRDefault="001006D4" w:rsidP="00320B54">
            <w:pPr>
              <w:numPr>
                <w:ilvl w:val="1"/>
                <w:numId w:val="166"/>
              </w:numPr>
              <w:contextualSpacing w:val="0"/>
              <w:textAlignment w:val="center"/>
            </w:pPr>
            <w:r>
              <w:t>Set the Pregnancy status as “No”</w:t>
            </w:r>
          </w:p>
          <w:p w14:paraId="67A47F81" w14:textId="77777777" w:rsidR="001006D4" w:rsidRDefault="001006D4" w:rsidP="00320B54">
            <w:pPr>
              <w:numPr>
                <w:ilvl w:val="1"/>
                <w:numId w:val="166"/>
              </w:numPr>
              <w:contextualSpacing w:val="0"/>
              <w:textAlignment w:val="center"/>
            </w:pPr>
            <w:r>
              <w:t xml:space="preserve">Set the Pregnancy end date as of 09/01/2022 </w:t>
            </w:r>
          </w:p>
          <w:p w14:paraId="2CBC536D" w14:textId="77777777" w:rsidR="001006D4" w:rsidRDefault="001006D4" w:rsidP="00320B54">
            <w:pPr>
              <w:numPr>
                <w:ilvl w:val="1"/>
                <w:numId w:val="166"/>
              </w:numPr>
              <w:contextualSpacing w:val="0"/>
              <w:textAlignment w:val="center"/>
            </w:pPr>
            <w:r>
              <w:t>Re-determined the eligibility.</w:t>
            </w:r>
          </w:p>
          <w:p w14:paraId="4FD95516" w14:textId="77777777" w:rsidR="001006D4" w:rsidRDefault="001006D4" w:rsidP="00E74DAA">
            <w:pPr>
              <w:numPr>
                <w:ilvl w:val="0"/>
                <w:numId w:val="598"/>
              </w:numPr>
              <w:contextualSpacing w:val="0"/>
              <w:textAlignment w:val="center"/>
            </w:pPr>
            <w:r>
              <w:t xml:space="preserve">The system considered </w:t>
            </w:r>
            <w:r>
              <w:rPr>
                <w:rFonts w:eastAsia="Times New Roman"/>
                <w:color w:val="000000"/>
              </w:rPr>
              <w:t>Britney</w:t>
            </w:r>
            <w:r w:rsidRPr="00276AB1">
              <w:t xml:space="preserve"> as postpartum eligible</w:t>
            </w:r>
            <w:r>
              <w:t>.</w:t>
            </w:r>
          </w:p>
          <w:p w14:paraId="5FA21AB0" w14:textId="77777777" w:rsidR="001006D4" w:rsidRDefault="001006D4" w:rsidP="00E74DAA">
            <w:pPr>
              <w:numPr>
                <w:ilvl w:val="0"/>
                <w:numId w:val="598"/>
              </w:numPr>
              <w:contextualSpacing w:val="0"/>
              <w:textAlignment w:val="center"/>
            </w:pPr>
            <w:r w:rsidRPr="00A22A9A">
              <w:t xml:space="preserve">The system will assign K3 (Non-PA) </w:t>
            </w:r>
            <w:r>
              <w:t xml:space="preserve">postpartum </w:t>
            </w:r>
            <w:r w:rsidRPr="00A22A9A">
              <w:t>aid category</w:t>
            </w:r>
            <w:r>
              <w:t>.</w:t>
            </w:r>
          </w:p>
          <w:p w14:paraId="685F3294" w14:textId="77777777" w:rsidR="001006D4" w:rsidRPr="004342C6" w:rsidRDefault="001006D4" w:rsidP="001006D4">
            <w:pPr>
              <w:rPr>
                <w:rFonts w:eastAsia="Times New Roman" w:cs="Arial"/>
                <w:color w:val="000000"/>
                <w:sz w:val="24"/>
                <w:szCs w:val="24"/>
              </w:rPr>
            </w:pPr>
          </w:p>
        </w:tc>
      </w:tr>
      <w:tr w:rsidR="001006D4" w:rsidRPr="004342C6" w14:paraId="353FAA08" w14:textId="77777777" w:rsidTr="00C86B33">
        <w:trPr>
          <w:trHeight w:val="314"/>
        </w:trPr>
        <w:tc>
          <w:tcPr>
            <w:tcW w:w="2246" w:type="dxa"/>
            <w:shd w:val="clear" w:color="000000" w:fill="FFFFFF"/>
            <w:vAlign w:val="center"/>
          </w:tcPr>
          <w:p w14:paraId="3E7BB5CB" w14:textId="77777777" w:rsidR="001006D4" w:rsidRDefault="001006D4" w:rsidP="001006D4">
            <w:pPr>
              <w:jc w:val="center"/>
              <w:rPr>
                <w:color w:val="000000"/>
              </w:rPr>
            </w:pPr>
            <w:r>
              <w:rPr>
                <w:color w:val="000000"/>
              </w:rPr>
              <w:lastRenderedPageBreak/>
              <w:t>PPP</w:t>
            </w:r>
            <w:r w:rsidRPr="006F330F">
              <w:rPr>
                <w:color w:val="000000"/>
              </w:rPr>
              <w:t>.PCS.0</w:t>
            </w:r>
            <w:r>
              <w:rPr>
                <w:color w:val="000000"/>
              </w:rPr>
              <w:t>2</w:t>
            </w:r>
            <w:r w:rsidRPr="006F330F">
              <w:rPr>
                <w:color w:val="000000"/>
              </w:rPr>
              <w:t>.00</w:t>
            </w:r>
            <w:r>
              <w:rPr>
                <w:color w:val="000000"/>
              </w:rPr>
              <w:t>1</w:t>
            </w:r>
          </w:p>
          <w:p w14:paraId="590D18AC" w14:textId="77777777" w:rsidR="001006D4" w:rsidRDefault="001006D4" w:rsidP="001006D4">
            <w:pPr>
              <w:contextualSpacing w:val="0"/>
              <w:jc w:val="center"/>
              <w:rPr>
                <w:color w:val="000000"/>
              </w:rPr>
            </w:pPr>
          </w:p>
        </w:tc>
        <w:tc>
          <w:tcPr>
            <w:tcW w:w="7024" w:type="dxa"/>
            <w:shd w:val="clear" w:color="000000" w:fill="FFFFFF"/>
          </w:tcPr>
          <w:p w14:paraId="68C4A3FE" w14:textId="77777777" w:rsidR="001006D4" w:rsidRDefault="001006D4" w:rsidP="001006D4">
            <w:pPr>
              <w:rPr>
                <w:color w:val="000000"/>
              </w:rPr>
            </w:pPr>
            <w:r w:rsidRPr="00E4509E">
              <w:rPr>
                <w:color w:val="000000"/>
              </w:rPr>
              <w:t xml:space="preserve">The system shall </w:t>
            </w:r>
            <w:r>
              <w:rPr>
                <w:color w:val="000000"/>
              </w:rPr>
              <w:t>allow the Agent Portal User to assign</w:t>
            </w:r>
            <w:r w:rsidRPr="00E4509E">
              <w:rPr>
                <w:color w:val="000000"/>
              </w:rPr>
              <w:t xml:space="preserve"> </w:t>
            </w:r>
            <w:r>
              <w:rPr>
                <w:color w:val="000000"/>
              </w:rPr>
              <w:t xml:space="preserve">the </w:t>
            </w:r>
            <w:r w:rsidRPr="00E4509E">
              <w:rPr>
                <w:color w:val="000000"/>
              </w:rPr>
              <w:t xml:space="preserve">new </w:t>
            </w:r>
            <w:r>
              <w:rPr>
                <w:color w:val="000000"/>
              </w:rPr>
              <w:t xml:space="preserve">Postpartum </w:t>
            </w:r>
            <w:r w:rsidRPr="00E4509E">
              <w:rPr>
                <w:color w:val="000000"/>
              </w:rPr>
              <w:t>aid categories K2</w:t>
            </w:r>
            <w:r>
              <w:rPr>
                <w:color w:val="000000"/>
              </w:rPr>
              <w:t xml:space="preserve"> and</w:t>
            </w:r>
            <w:r w:rsidRPr="00E4509E">
              <w:rPr>
                <w:color w:val="000000"/>
              </w:rPr>
              <w:t xml:space="preserve"> K3</w:t>
            </w:r>
            <w:r>
              <w:rPr>
                <w:color w:val="000000"/>
              </w:rPr>
              <w:t xml:space="preserve"> as part of </w:t>
            </w:r>
            <w:r w:rsidRPr="001B21DC">
              <w:rPr>
                <w:b/>
                <w:bCs/>
                <w:color w:val="000000"/>
              </w:rPr>
              <w:t>Override eligibility</w:t>
            </w:r>
            <w:r>
              <w:rPr>
                <w:color w:val="000000"/>
              </w:rPr>
              <w:t>.</w:t>
            </w:r>
          </w:p>
          <w:p w14:paraId="5AD43D82" w14:textId="77777777" w:rsidR="001006D4" w:rsidRDefault="001006D4" w:rsidP="001006D4">
            <w:pPr>
              <w:rPr>
                <w:color w:val="000000"/>
              </w:rPr>
            </w:pPr>
          </w:p>
          <w:p w14:paraId="1B489632" w14:textId="77777777" w:rsidR="001006D4" w:rsidRPr="00A60436" w:rsidRDefault="001006D4" w:rsidP="001006D4">
            <w:pPr>
              <w:rPr>
                <w:color w:val="000000"/>
              </w:rPr>
            </w:pPr>
            <w:r w:rsidRPr="00A60436">
              <w:rPr>
                <w:b/>
                <w:bCs/>
                <w:color w:val="000000"/>
              </w:rPr>
              <w:t xml:space="preserve">Note: </w:t>
            </w:r>
            <w:r w:rsidRPr="00A60436">
              <w:rPr>
                <w:color w:val="000000"/>
              </w:rPr>
              <w:t>The existing Override functionality will remain A</w:t>
            </w:r>
            <w:r>
              <w:rPr>
                <w:color w:val="000000"/>
              </w:rPr>
              <w:t>S</w:t>
            </w:r>
            <w:r w:rsidRPr="00A60436">
              <w:rPr>
                <w:color w:val="000000"/>
              </w:rPr>
              <w:t>-</w:t>
            </w:r>
            <w:r>
              <w:rPr>
                <w:color w:val="000000"/>
              </w:rPr>
              <w:t>IS and is only extended to cover the new postpartum aid categories</w:t>
            </w:r>
            <w:r w:rsidRPr="00A60436">
              <w:rPr>
                <w:color w:val="000000"/>
              </w:rPr>
              <w:t>.</w:t>
            </w:r>
          </w:p>
          <w:p w14:paraId="66786ECD" w14:textId="77777777" w:rsidR="001006D4" w:rsidRPr="00E4509E" w:rsidRDefault="001006D4" w:rsidP="001006D4">
            <w:pPr>
              <w:rPr>
                <w:color w:val="000000"/>
              </w:rPr>
            </w:pPr>
          </w:p>
        </w:tc>
      </w:tr>
      <w:tr w:rsidR="00E74DAA" w:rsidRPr="004342C6" w14:paraId="37415934" w14:textId="77777777" w:rsidTr="00C86B33">
        <w:trPr>
          <w:trHeight w:val="314"/>
        </w:trPr>
        <w:tc>
          <w:tcPr>
            <w:tcW w:w="2246" w:type="dxa"/>
            <w:shd w:val="clear" w:color="000000" w:fill="FFFFFF"/>
            <w:vAlign w:val="center"/>
          </w:tcPr>
          <w:p w14:paraId="48884204" w14:textId="596FDBAB" w:rsidR="00E74DAA" w:rsidRDefault="00E74DAA" w:rsidP="00E74DAA">
            <w:pPr>
              <w:rPr>
                <w:color w:val="000000"/>
              </w:rPr>
            </w:pPr>
            <w:r w:rsidRPr="00E74DAA">
              <w:rPr>
                <w:color w:val="000000"/>
              </w:rPr>
              <w:t>RPP.PCS.02.001</w:t>
            </w:r>
          </w:p>
        </w:tc>
        <w:tc>
          <w:tcPr>
            <w:tcW w:w="7024" w:type="dxa"/>
            <w:shd w:val="clear" w:color="000000" w:fill="FFFFFF"/>
          </w:tcPr>
          <w:p w14:paraId="550D8319" w14:textId="77777777" w:rsidR="00E74DAA" w:rsidRPr="00E74DAA" w:rsidRDefault="00E74DAA" w:rsidP="00E74DAA">
            <w:pPr>
              <w:rPr>
                <w:color w:val="000000"/>
              </w:rPr>
            </w:pPr>
            <w:r w:rsidRPr="00E74DAA">
              <w:rPr>
                <w:color w:val="000000"/>
              </w:rPr>
              <w:t>The system shall perform the following actions for members without any pregnancy/postpartum established coverage in the system, if all the conditions #1-4 are true when an agent portal user re-runs the eligibility via the Continuous Eligibility screen:</w:t>
            </w:r>
          </w:p>
          <w:p w14:paraId="026B479A" w14:textId="77777777" w:rsidR="00E74DAA" w:rsidRPr="00E74DAA" w:rsidRDefault="00E74DAA" w:rsidP="00E74DAA">
            <w:pPr>
              <w:rPr>
                <w:color w:val="000000"/>
              </w:rPr>
            </w:pPr>
          </w:p>
          <w:p w14:paraId="68A69989" w14:textId="77777777" w:rsidR="00E74DAA" w:rsidRPr="00E74DAA" w:rsidRDefault="00E74DAA" w:rsidP="00E74DAA">
            <w:pPr>
              <w:pStyle w:val="ListParagraph"/>
              <w:numPr>
                <w:ilvl w:val="0"/>
                <w:numId w:val="702"/>
              </w:numPr>
              <w:contextualSpacing w:val="0"/>
              <w:rPr>
                <w:color w:val="000000"/>
              </w:rPr>
            </w:pPr>
            <w:r w:rsidRPr="00E74DAA">
              <w:rPr>
                <w:color w:val="000000"/>
              </w:rPr>
              <w:t xml:space="preserve">Grant Medicaid to the member and calculate the Medicaid Eligibility Start Date (Eligibility Begin Date) as the 1st day of the month of the pregnancy end date. </w:t>
            </w:r>
          </w:p>
          <w:p w14:paraId="5A5D1E9F" w14:textId="77777777" w:rsidR="00E74DAA" w:rsidRPr="00E74DAA" w:rsidRDefault="00E74DAA" w:rsidP="00E74DAA">
            <w:pPr>
              <w:pStyle w:val="ListParagraph"/>
              <w:numPr>
                <w:ilvl w:val="0"/>
                <w:numId w:val="702"/>
              </w:numPr>
              <w:contextualSpacing w:val="0"/>
              <w:rPr>
                <w:color w:val="000000"/>
              </w:rPr>
            </w:pPr>
            <w:r w:rsidRPr="00E74DAA">
              <w:rPr>
                <w:color w:val="000000"/>
              </w:rPr>
              <w:t>Consider the member’s coverage as ‘Established coverage’.</w:t>
            </w:r>
          </w:p>
          <w:p w14:paraId="416CA249" w14:textId="77777777" w:rsidR="00E74DAA" w:rsidRPr="00E74DAA" w:rsidRDefault="00E74DAA" w:rsidP="00E74DAA">
            <w:pPr>
              <w:pStyle w:val="ListParagraph"/>
              <w:numPr>
                <w:ilvl w:val="0"/>
                <w:numId w:val="702"/>
              </w:numPr>
              <w:contextualSpacing w:val="0"/>
              <w:rPr>
                <w:color w:val="000000"/>
              </w:rPr>
            </w:pPr>
            <w:r w:rsidRPr="00E74DAA">
              <w:rPr>
                <w:color w:val="000000"/>
              </w:rPr>
              <w:t xml:space="preserve">Save the assigned aid category as the ‘Established coverage protected aid category’ after accounting one unborn child in the Medicaid household of the member and considering that the pregnant women condition is true for the member. </w:t>
            </w:r>
          </w:p>
          <w:p w14:paraId="7F9AB344" w14:textId="77777777" w:rsidR="00E74DAA" w:rsidRPr="00E74DAA" w:rsidRDefault="00E74DAA" w:rsidP="00E74DAA">
            <w:pPr>
              <w:pStyle w:val="ListParagraph"/>
              <w:numPr>
                <w:ilvl w:val="0"/>
                <w:numId w:val="702"/>
              </w:numPr>
              <w:contextualSpacing w:val="0"/>
              <w:rPr>
                <w:color w:val="000000"/>
              </w:rPr>
            </w:pPr>
            <w:r w:rsidRPr="00E74DAA">
              <w:rPr>
                <w:color w:val="000000"/>
              </w:rPr>
              <w:t>Consider the member to be postpartum eligible.</w:t>
            </w:r>
          </w:p>
          <w:p w14:paraId="6CDC355B" w14:textId="77777777" w:rsidR="00E74DAA" w:rsidRPr="00E74DAA" w:rsidRDefault="00E74DAA" w:rsidP="00E74DAA">
            <w:pPr>
              <w:rPr>
                <w:color w:val="000000"/>
              </w:rPr>
            </w:pPr>
          </w:p>
          <w:p w14:paraId="56F7D56D" w14:textId="77777777" w:rsidR="00E74DAA" w:rsidRPr="00E74DAA" w:rsidRDefault="00E74DAA" w:rsidP="00E74DAA">
            <w:pPr>
              <w:rPr>
                <w:color w:val="000000"/>
              </w:rPr>
            </w:pPr>
            <w:r w:rsidRPr="00E74DAA">
              <w:rPr>
                <w:color w:val="000000"/>
              </w:rPr>
              <w:t>Conditions:</w:t>
            </w:r>
          </w:p>
          <w:p w14:paraId="7CC389B1" w14:textId="77777777" w:rsidR="00E74DAA" w:rsidRPr="00E74DAA" w:rsidRDefault="00E74DAA" w:rsidP="00E74DAA">
            <w:pPr>
              <w:pStyle w:val="ListParagraph"/>
              <w:numPr>
                <w:ilvl w:val="0"/>
                <w:numId w:val="698"/>
              </w:numPr>
              <w:contextualSpacing w:val="0"/>
              <w:rPr>
                <w:color w:val="000000"/>
              </w:rPr>
            </w:pPr>
            <w:r w:rsidRPr="00E74DAA">
              <w:rPr>
                <w:color w:val="000000"/>
              </w:rPr>
              <w:t>The member’s Medicaid eligibility was never terminated/denied due to an applied closure reason from the "Configurable list of closure reasons" between the Pregnancy end date and the current date (inclusive of both dates) in the submitted eligibilities.</w:t>
            </w:r>
          </w:p>
          <w:p w14:paraId="748635FF" w14:textId="77777777" w:rsidR="00E74DAA" w:rsidRPr="00E74DAA" w:rsidRDefault="00E74DAA" w:rsidP="00E74DAA">
            <w:pPr>
              <w:pStyle w:val="ListParagraph"/>
              <w:numPr>
                <w:ilvl w:val="0"/>
                <w:numId w:val="698"/>
              </w:numPr>
              <w:contextualSpacing w:val="0"/>
              <w:rPr>
                <w:color w:val="000000"/>
              </w:rPr>
            </w:pPr>
            <w:r w:rsidRPr="00E74DAA">
              <w:rPr>
                <w:color w:val="000000"/>
              </w:rPr>
              <w:t>The member’s Medicaid coverage has been determined to be “Final” coverage after accounting one unborn child in the Medicaid household of the member and considering that the pregnant women condition is true for the member.</w:t>
            </w:r>
          </w:p>
          <w:p w14:paraId="5BD26AA6" w14:textId="77777777" w:rsidR="00E74DAA" w:rsidRPr="00E74DAA" w:rsidRDefault="00E74DAA" w:rsidP="00E74DAA">
            <w:pPr>
              <w:pStyle w:val="ListParagraph"/>
              <w:numPr>
                <w:ilvl w:val="0"/>
                <w:numId w:val="698"/>
              </w:numPr>
              <w:contextualSpacing w:val="0"/>
              <w:rPr>
                <w:color w:val="000000"/>
              </w:rPr>
            </w:pPr>
            <w:r w:rsidRPr="00E74DAA">
              <w:rPr>
                <w:color w:val="000000"/>
              </w:rPr>
              <w:t xml:space="preserve">The member is eligible for any of the following coverage types after accounting one unborn child in the Medicaid household of the member and considering that the pregnant women condition is true for the member: </w:t>
            </w:r>
          </w:p>
          <w:p w14:paraId="32525B9D" w14:textId="77777777" w:rsidR="00E74DAA" w:rsidRPr="00E74DAA" w:rsidRDefault="00E74DAA" w:rsidP="00E74DAA">
            <w:pPr>
              <w:pStyle w:val="ListParagraph"/>
              <w:numPr>
                <w:ilvl w:val="1"/>
                <w:numId w:val="698"/>
              </w:numPr>
              <w:contextualSpacing w:val="0"/>
              <w:rPr>
                <w:color w:val="000000"/>
              </w:rPr>
            </w:pPr>
            <w:r w:rsidRPr="00E74DAA">
              <w:rPr>
                <w:color w:val="000000"/>
              </w:rPr>
              <w:t>Medicaid Standard and Medicaid Standard plus Medicare Buy-In coverage (All aid categories except R1, R4, T1, T4).</w:t>
            </w:r>
          </w:p>
          <w:p w14:paraId="1C9172CD" w14:textId="77777777" w:rsidR="00E74DAA" w:rsidRPr="00E74DAA" w:rsidRDefault="00E74DAA" w:rsidP="00E74DAA">
            <w:pPr>
              <w:pStyle w:val="ListParagraph"/>
              <w:numPr>
                <w:ilvl w:val="1"/>
                <w:numId w:val="698"/>
              </w:numPr>
              <w:contextualSpacing w:val="0"/>
              <w:rPr>
                <w:color w:val="000000"/>
              </w:rPr>
            </w:pPr>
            <w:r w:rsidRPr="00E74DAA">
              <w:rPr>
                <w:color w:val="000000"/>
              </w:rPr>
              <w:t xml:space="preserve">Medicaid Family Assistance coverage </w:t>
            </w:r>
          </w:p>
          <w:p w14:paraId="12EDD102" w14:textId="77777777" w:rsidR="00E74DAA" w:rsidRPr="00E74DAA" w:rsidRDefault="00E74DAA" w:rsidP="00E74DAA">
            <w:pPr>
              <w:pStyle w:val="ListParagraph"/>
              <w:numPr>
                <w:ilvl w:val="1"/>
                <w:numId w:val="698"/>
              </w:numPr>
              <w:contextualSpacing w:val="0"/>
              <w:rPr>
                <w:color w:val="000000"/>
              </w:rPr>
            </w:pPr>
            <w:r w:rsidRPr="00E74DAA">
              <w:rPr>
                <w:color w:val="000000"/>
              </w:rPr>
              <w:t>Medicaid CommonHealth coverage and Medicaid CommonHealth Medicare Buy-In coverage.</w:t>
            </w:r>
          </w:p>
          <w:p w14:paraId="4877E57C" w14:textId="77777777" w:rsidR="00E74DAA" w:rsidRPr="00E74DAA" w:rsidRDefault="00E74DAA" w:rsidP="00E74DAA">
            <w:pPr>
              <w:pStyle w:val="ListParagraph"/>
              <w:numPr>
                <w:ilvl w:val="0"/>
                <w:numId w:val="698"/>
              </w:numPr>
              <w:contextualSpacing w:val="0"/>
              <w:rPr>
                <w:color w:val="000000"/>
              </w:rPr>
            </w:pPr>
            <w:r w:rsidRPr="00E74DAA">
              <w:rPr>
                <w:color w:val="000000"/>
              </w:rPr>
              <w:t>The pregnancy end date attested on the Continuous Eligibility screen is within the 1st day of the month of the three months prior to the current date.</w:t>
            </w:r>
          </w:p>
          <w:p w14:paraId="3AABA2E2" w14:textId="77777777" w:rsidR="00E74DAA" w:rsidRPr="00E74DAA" w:rsidRDefault="00E74DAA" w:rsidP="00E74DAA">
            <w:pPr>
              <w:pStyle w:val="ListParagraph"/>
              <w:rPr>
                <w:color w:val="000000"/>
              </w:rPr>
            </w:pPr>
          </w:p>
          <w:p w14:paraId="659493F6" w14:textId="77777777" w:rsidR="00E74DAA" w:rsidRPr="00E74DAA" w:rsidRDefault="00E74DAA" w:rsidP="00E74DAA">
            <w:pPr>
              <w:spacing w:after="160" w:line="259" w:lineRule="auto"/>
              <w:rPr>
                <w:color w:val="000000"/>
              </w:rPr>
            </w:pPr>
            <w:r w:rsidRPr="00E74DAA">
              <w:rPr>
                <w:color w:val="000000"/>
              </w:rPr>
              <w:t xml:space="preserve">Note: </w:t>
            </w:r>
          </w:p>
          <w:p w14:paraId="0FFD38BC" w14:textId="77777777" w:rsidR="00E74DAA" w:rsidRPr="00E74DAA" w:rsidRDefault="00E74DAA" w:rsidP="00E74DAA">
            <w:pPr>
              <w:pStyle w:val="ListParagraph"/>
              <w:numPr>
                <w:ilvl w:val="0"/>
                <w:numId w:val="703"/>
              </w:numPr>
              <w:contextualSpacing w:val="0"/>
              <w:rPr>
                <w:color w:val="000000"/>
              </w:rPr>
            </w:pPr>
            <w:r w:rsidRPr="00E74DAA">
              <w:rPr>
                <w:color w:val="000000"/>
              </w:rPr>
              <w:t>Please refer to the UISS sheet for more details.</w:t>
            </w:r>
          </w:p>
          <w:p w14:paraId="00763B26" w14:textId="77777777" w:rsidR="00E74DAA" w:rsidRPr="00E74DAA" w:rsidRDefault="00E74DAA" w:rsidP="00E74DAA">
            <w:pPr>
              <w:pStyle w:val="ListParagraph"/>
              <w:numPr>
                <w:ilvl w:val="0"/>
                <w:numId w:val="703"/>
              </w:numPr>
              <w:contextualSpacing w:val="0"/>
              <w:rPr>
                <w:color w:val="000000"/>
              </w:rPr>
            </w:pPr>
            <w:r w:rsidRPr="00E74DAA">
              <w:rPr>
                <w:color w:val="000000"/>
              </w:rPr>
              <w:lastRenderedPageBreak/>
              <w:t xml:space="preserve">The </w:t>
            </w:r>
            <w:hyperlink w:anchor="_Appendices_1" w:history="1">
              <w:r w:rsidRPr="00E74DAA">
                <w:rPr>
                  <w:color w:val="000000"/>
                </w:rPr>
                <w:t>Closure Reason List</w:t>
              </w:r>
            </w:hyperlink>
            <w:r w:rsidRPr="00E74DAA">
              <w:rPr>
                <w:color w:val="000000"/>
              </w:rPr>
              <w:t xml:space="preserve"> is configurable and the above requirement is applicable if the closure reason is the primary closure reason. </w:t>
            </w:r>
          </w:p>
          <w:p w14:paraId="52C7D2C8" w14:textId="77777777" w:rsidR="00E74DAA" w:rsidRPr="00E74DAA" w:rsidRDefault="00E74DAA" w:rsidP="00E74DAA">
            <w:pPr>
              <w:pStyle w:val="ListParagraph"/>
              <w:numPr>
                <w:ilvl w:val="0"/>
                <w:numId w:val="703"/>
              </w:numPr>
              <w:contextualSpacing w:val="0"/>
              <w:rPr>
                <w:color w:val="000000"/>
              </w:rPr>
            </w:pPr>
            <w:r w:rsidRPr="00E74DAA">
              <w:rPr>
                <w:color w:val="000000"/>
              </w:rPr>
              <w:t xml:space="preserve">Please refer to the </w:t>
            </w:r>
            <w:hyperlink w:anchor="CTS" w:history="1">
              <w:r w:rsidRPr="00E74DAA">
                <w:rPr>
                  <w:color w:val="000000"/>
                </w:rPr>
                <w:t>change transaction sheet</w:t>
              </w:r>
            </w:hyperlink>
            <w:r w:rsidRPr="00E74DAA">
              <w:rPr>
                <w:color w:val="000000"/>
              </w:rPr>
              <w:t xml:space="preserve"> for various scenarios.  </w:t>
            </w:r>
          </w:p>
          <w:p w14:paraId="56EE226A" w14:textId="77777777" w:rsidR="00E74DAA" w:rsidRPr="00E74DAA" w:rsidRDefault="00E74DAA" w:rsidP="00E74DAA">
            <w:pPr>
              <w:pStyle w:val="ListParagraph"/>
              <w:numPr>
                <w:ilvl w:val="0"/>
                <w:numId w:val="703"/>
              </w:numPr>
              <w:contextualSpacing w:val="0"/>
              <w:rPr>
                <w:color w:val="000000"/>
              </w:rPr>
            </w:pPr>
            <w:r w:rsidRPr="00E74DAA">
              <w:rPr>
                <w:color w:val="000000"/>
              </w:rPr>
              <w:t>The system executes the above requirement only when the program determination occurs via continuous eligibility screen.</w:t>
            </w:r>
          </w:p>
          <w:p w14:paraId="08AB270F" w14:textId="77777777" w:rsidR="00E74DAA" w:rsidRPr="00E74DAA" w:rsidRDefault="00E74DAA" w:rsidP="00E74DAA">
            <w:pPr>
              <w:pStyle w:val="ListParagraph"/>
              <w:numPr>
                <w:ilvl w:val="0"/>
                <w:numId w:val="703"/>
              </w:numPr>
              <w:contextualSpacing w:val="0"/>
              <w:rPr>
                <w:color w:val="000000"/>
              </w:rPr>
            </w:pPr>
            <w:r w:rsidRPr="00E74DAA">
              <w:rPr>
                <w:color w:val="000000"/>
              </w:rPr>
              <w:t xml:space="preserve">The system will not consider the pregnant women condition as true for the member in the next program determination if the established coverage is not granted to the member. </w:t>
            </w:r>
          </w:p>
          <w:p w14:paraId="2906292A" w14:textId="77777777" w:rsidR="00E74DAA" w:rsidRPr="00E74DAA" w:rsidRDefault="00E74DAA" w:rsidP="00E74DAA">
            <w:pPr>
              <w:pStyle w:val="ListParagraph"/>
              <w:numPr>
                <w:ilvl w:val="0"/>
                <w:numId w:val="703"/>
              </w:numPr>
              <w:contextualSpacing w:val="0"/>
              <w:rPr>
                <w:color w:val="000000"/>
              </w:rPr>
            </w:pPr>
            <w:r w:rsidRPr="00E74DAA">
              <w:rPr>
                <w:color w:val="000000"/>
              </w:rPr>
              <w:t xml:space="preserve">The system will assign the Postpartum aid categories K2, K3, K4(PA) and K5(PA) based on the </w:t>
            </w:r>
            <w:hyperlink w:anchor="aidcat" w:history="1">
              <w:r w:rsidRPr="00E74DAA">
                <w:rPr>
                  <w:color w:val="000000"/>
                </w:rPr>
                <w:t>aid category sheet</w:t>
              </w:r>
            </w:hyperlink>
            <w:r w:rsidRPr="00E74DAA">
              <w:rPr>
                <w:color w:val="000000"/>
              </w:rPr>
              <w:t>.</w:t>
            </w:r>
          </w:p>
          <w:p w14:paraId="6C660B5E" w14:textId="77777777" w:rsidR="00E74DAA" w:rsidRPr="00E74DAA" w:rsidRDefault="00E74DAA" w:rsidP="00E74DAA">
            <w:pPr>
              <w:rPr>
                <w:color w:val="000000"/>
              </w:rPr>
            </w:pPr>
          </w:p>
          <w:p w14:paraId="21CF108F" w14:textId="77777777" w:rsidR="00E74DAA" w:rsidRPr="00E74DAA" w:rsidRDefault="00E74DAA" w:rsidP="00E74DAA">
            <w:pPr>
              <w:rPr>
                <w:color w:val="000000"/>
              </w:rPr>
            </w:pPr>
            <w:r w:rsidRPr="00E74DAA">
              <w:rPr>
                <w:color w:val="000000"/>
              </w:rPr>
              <w:t xml:space="preserve">Example 1: Member is marked to miss reporting the pregnancy and granted established coverage via the Continuous Eligibility screen. </w:t>
            </w:r>
          </w:p>
          <w:p w14:paraId="1FBAF7B9" w14:textId="77777777" w:rsidR="00E74DAA" w:rsidRPr="00E74DAA" w:rsidRDefault="00E74DAA" w:rsidP="00E74DAA">
            <w:pPr>
              <w:pStyle w:val="ListParagraph"/>
              <w:numPr>
                <w:ilvl w:val="0"/>
                <w:numId w:val="700"/>
              </w:numPr>
              <w:contextualSpacing w:val="0"/>
              <w:rPr>
                <w:color w:val="000000"/>
              </w:rPr>
            </w:pPr>
            <w:r w:rsidRPr="00E74DAA">
              <w:rPr>
                <w:color w:val="000000"/>
              </w:rPr>
              <w:t>On Aug 15, 2023, an agent portal user marks that Jane missed to report pregnancy and attests pregnancy end date as June 15, 2023, via the Continuous Eligibility screen.</w:t>
            </w:r>
          </w:p>
          <w:p w14:paraId="62BE2968" w14:textId="77777777" w:rsidR="00E74DAA" w:rsidRPr="00E74DAA" w:rsidRDefault="00E74DAA" w:rsidP="00E74DAA">
            <w:pPr>
              <w:pStyle w:val="ListParagraph"/>
              <w:numPr>
                <w:ilvl w:val="0"/>
                <w:numId w:val="700"/>
              </w:numPr>
              <w:contextualSpacing w:val="0"/>
              <w:rPr>
                <w:color w:val="000000"/>
              </w:rPr>
            </w:pPr>
            <w:r w:rsidRPr="00E74DAA">
              <w:rPr>
                <w:color w:val="000000"/>
              </w:rPr>
              <w:t>The following conditions are true in the current program determination:</w:t>
            </w:r>
          </w:p>
          <w:p w14:paraId="34475346" w14:textId="77777777" w:rsidR="00E74DAA" w:rsidRPr="00E74DAA" w:rsidRDefault="00E74DAA" w:rsidP="00E74DAA">
            <w:pPr>
              <w:pStyle w:val="ListParagraph"/>
              <w:numPr>
                <w:ilvl w:val="1"/>
                <w:numId w:val="700"/>
              </w:numPr>
              <w:contextualSpacing w:val="0"/>
              <w:rPr>
                <w:color w:val="000000"/>
              </w:rPr>
            </w:pPr>
            <w:r w:rsidRPr="00E74DAA">
              <w:rPr>
                <w:color w:val="000000"/>
              </w:rPr>
              <w:t>Jane is eligible for aid category “40 - Standard Family” in the current program determination after accounting one unborn child in the Medicaid household of Jane and considering that the pregnant women condition is true for Jane.</w:t>
            </w:r>
          </w:p>
          <w:p w14:paraId="2F526BC3" w14:textId="77777777" w:rsidR="00E74DAA" w:rsidRPr="00E74DAA" w:rsidRDefault="00E74DAA" w:rsidP="00E74DAA">
            <w:pPr>
              <w:pStyle w:val="ListParagraph"/>
              <w:numPr>
                <w:ilvl w:val="1"/>
                <w:numId w:val="700"/>
              </w:numPr>
              <w:contextualSpacing w:val="0"/>
              <w:rPr>
                <w:color w:val="000000"/>
              </w:rPr>
            </w:pPr>
            <w:r w:rsidRPr="00E74DAA">
              <w:rPr>
                <w:color w:val="000000"/>
              </w:rPr>
              <w:t>Jane’s coverage has been determined to be “Final” coverage.</w:t>
            </w:r>
          </w:p>
          <w:p w14:paraId="07FCEEAF" w14:textId="77777777" w:rsidR="00E74DAA" w:rsidRPr="00E74DAA" w:rsidRDefault="00E74DAA" w:rsidP="00E74DAA">
            <w:pPr>
              <w:pStyle w:val="ListParagraph"/>
              <w:numPr>
                <w:ilvl w:val="1"/>
                <w:numId w:val="700"/>
              </w:numPr>
              <w:contextualSpacing w:val="0"/>
              <w:rPr>
                <w:color w:val="000000"/>
              </w:rPr>
            </w:pPr>
            <w:r w:rsidRPr="00E74DAA">
              <w:rPr>
                <w:color w:val="000000"/>
              </w:rPr>
              <w:t>Jane did not have established coverage in the previous eligibility.</w:t>
            </w:r>
          </w:p>
          <w:p w14:paraId="0D5D770F" w14:textId="77777777" w:rsidR="00E74DAA" w:rsidRPr="00E74DAA" w:rsidRDefault="00E74DAA" w:rsidP="00E74DAA">
            <w:pPr>
              <w:pStyle w:val="ListParagraph"/>
              <w:numPr>
                <w:ilvl w:val="1"/>
                <w:numId w:val="700"/>
              </w:numPr>
              <w:contextualSpacing w:val="0"/>
              <w:rPr>
                <w:color w:val="000000"/>
              </w:rPr>
            </w:pPr>
            <w:r w:rsidRPr="00E74DAA">
              <w:rPr>
                <w:color w:val="000000"/>
              </w:rPr>
              <w:t>Jane’s Medicaid eligibility was never terminated/denied due to an applied closure reason from the "Configurable list of closure reasons" between the Pregnancy end date and the current date (inclusive of both dates).</w:t>
            </w:r>
          </w:p>
          <w:p w14:paraId="55AD38DD" w14:textId="77777777" w:rsidR="00E74DAA" w:rsidRPr="00E74DAA" w:rsidRDefault="00E74DAA" w:rsidP="00E74DAA">
            <w:pPr>
              <w:pStyle w:val="ListParagraph"/>
              <w:numPr>
                <w:ilvl w:val="1"/>
                <w:numId w:val="700"/>
              </w:numPr>
              <w:contextualSpacing w:val="0"/>
              <w:rPr>
                <w:color w:val="000000"/>
              </w:rPr>
            </w:pPr>
            <w:r w:rsidRPr="00E74DAA">
              <w:rPr>
                <w:color w:val="000000"/>
              </w:rPr>
              <w:t xml:space="preserve">The pregnancy end date attested on the Continuous Eligibility screen (June 15, 2023) is within 1st day of the month of 3 months in past from the current date (Aug 15, 2023). </w:t>
            </w:r>
          </w:p>
          <w:p w14:paraId="716B5BE3" w14:textId="77777777" w:rsidR="00E74DAA" w:rsidRPr="00E74DAA" w:rsidRDefault="00E74DAA" w:rsidP="00E74DAA">
            <w:pPr>
              <w:pStyle w:val="ListParagraph"/>
              <w:numPr>
                <w:ilvl w:val="0"/>
                <w:numId w:val="700"/>
              </w:numPr>
              <w:contextualSpacing w:val="0"/>
              <w:rPr>
                <w:color w:val="000000"/>
              </w:rPr>
            </w:pPr>
            <w:r w:rsidRPr="00E74DAA">
              <w:rPr>
                <w:color w:val="000000"/>
              </w:rPr>
              <w:t>The system takes the following actions:</w:t>
            </w:r>
          </w:p>
          <w:p w14:paraId="3EB0F8FE" w14:textId="77777777" w:rsidR="00E74DAA" w:rsidRPr="00E74DAA" w:rsidRDefault="00E74DAA" w:rsidP="00E74DAA">
            <w:pPr>
              <w:pStyle w:val="ListParagraph"/>
              <w:numPr>
                <w:ilvl w:val="1"/>
                <w:numId w:val="700"/>
              </w:numPr>
              <w:contextualSpacing w:val="0"/>
              <w:rPr>
                <w:color w:val="000000"/>
              </w:rPr>
            </w:pPr>
            <w:r w:rsidRPr="00E74DAA">
              <w:rPr>
                <w:color w:val="000000"/>
              </w:rPr>
              <w:t>Grants aid category “40 - Standard Family” to Jane from June 01, 2023.</w:t>
            </w:r>
          </w:p>
          <w:p w14:paraId="264D06E9" w14:textId="77777777" w:rsidR="00E74DAA" w:rsidRPr="00E74DAA" w:rsidRDefault="00E74DAA" w:rsidP="00E74DAA">
            <w:pPr>
              <w:pStyle w:val="ListParagraph"/>
              <w:numPr>
                <w:ilvl w:val="1"/>
                <w:numId w:val="700"/>
              </w:numPr>
              <w:contextualSpacing w:val="0"/>
              <w:rPr>
                <w:color w:val="000000"/>
              </w:rPr>
            </w:pPr>
            <w:r w:rsidRPr="00E74DAA">
              <w:rPr>
                <w:color w:val="000000"/>
              </w:rPr>
              <w:t>Grants established coverage to Jane and consider aid category “40 - Standard Family” as the ‘Established coverage protected aid category’ as all the conditions to grant established coverage to Jane are satisfied.</w:t>
            </w:r>
          </w:p>
          <w:p w14:paraId="740EDBED" w14:textId="77777777" w:rsidR="00E74DAA" w:rsidRPr="00E74DAA" w:rsidRDefault="00E74DAA" w:rsidP="00E74DAA">
            <w:pPr>
              <w:pStyle w:val="ListParagraph"/>
              <w:numPr>
                <w:ilvl w:val="1"/>
                <w:numId w:val="700"/>
              </w:numPr>
              <w:contextualSpacing w:val="0"/>
              <w:rPr>
                <w:color w:val="000000"/>
              </w:rPr>
            </w:pPr>
            <w:r w:rsidRPr="00E74DAA">
              <w:rPr>
                <w:color w:val="000000"/>
              </w:rPr>
              <w:t>Consider Jane to be postpartum eligible with Postpartum Start Date as June 15, 2023, and Postpartum End Date as June 30, 2024.</w:t>
            </w:r>
          </w:p>
          <w:p w14:paraId="791817A5" w14:textId="77777777" w:rsidR="00E74DAA" w:rsidRPr="00E74DAA" w:rsidRDefault="00E74DAA" w:rsidP="00E74DAA">
            <w:pPr>
              <w:rPr>
                <w:color w:val="000000"/>
              </w:rPr>
            </w:pPr>
          </w:p>
          <w:p w14:paraId="2C4FFB38" w14:textId="77777777" w:rsidR="00E74DAA" w:rsidRPr="00E74DAA" w:rsidRDefault="00E74DAA" w:rsidP="00E74DAA">
            <w:pPr>
              <w:rPr>
                <w:color w:val="000000"/>
              </w:rPr>
            </w:pPr>
            <w:r w:rsidRPr="00E74DAA">
              <w:rPr>
                <w:color w:val="000000"/>
              </w:rPr>
              <w:t xml:space="preserve">Example 2: Member is marked to miss reporting pregnancy via the Continuous Eligibility screen and NOT granted established coverage when member reports a change. </w:t>
            </w:r>
          </w:p>
          <w:p w14:paraId="13656AF0" w14:textId="77777777" w:rsidR="00E74DAA" w:rsidRPr="00E74DAA" w:rsidRDefault="00E74DAA" w:rsidP="00E74DAA">
            <w:pPr>
              <w:pStyle w:val="ListParagraph"/>
              <w:numPr>
                <w:ilvl w:val="0"/>
                <w:numId w:val="701"/>
              </w:numPr>
              <w:contextualSpacing w:val="0"/>
              <w:rPr>
                <w:color w:val="000000"/>
              </w:rPr>
            </w:pPr>
            <w:r w:rsidRPr="00E74DAA">
              <w:rPr>
                <w:color w:val="000000"/>
              </w:rPr>
              <w:t>On Aug 15, 2023, an agent portal user marks that Jane missed to report pregnancy and attest the pregnancy end date as June 15, 2023, via the Continuous Eligibility screen.</w:t>
            </w:r>
          </w:p>
          <w:p w14:paraId="34C439A0" w14:textId="77777777" w:rsidR="00E74DAA" w:rsidRPr="00E74DAA" w:rsidRDefault="00E74DAA" w:rsidP="00E74DAA">
            <w:pPr>
              <w:pStyle w:val="ListParagraph"/>
              <w:numPr>
                <w:ilvl w:val="0"/>
                <w:numId w:val="701"/>
              </w:numPr>
              <w:contextualSpacing w:val="0"/>
              <w:rPr>
                <w:color w:val="000000"/>
              </w:rPr>
            </w:pPr>
            <w:r w:rsidRPr="00E74DAA">
              <w:rPr>
                <w:color w:val="000000"/>
              </w:rPr>
              <w:t xml:space="preserve">Jane is not eligible for Medicaid in the current program determination even after accounting one unborn child in the Medicaid household of the member and considering that the pregnant women condition is true for Jane as closure reason 21 is applied on Jane. </w:t>
            </w:r>
          </w:p>
          <w:p w14:paraId="66E3910E" w14:textId="77777777" w:rsidR="00E74DAA" w:rsidRPr="00E74DAA" w:rsidRDefault="00E74DAA" w:rsidP="00E74DAA">
            <w:pPr>
              <w:pStyle w:val="ListParagraph"/>
              <w:numPr>
                <w:ilvl w:val="0"/>
                <w:numId w:val="701"/>
              </w:numPr>
              <w:contextualSpacing w:val="0"/>
              <w:rPr>
                <w:color w:val="000000"/>
              </w:rPr>
            </w:pPr>
            <w:r w:rsidRPr="00E74DAA">
              <w:rPr>
                <w:color w:val="000000"/>
              </w:rPr>
              <w:t>The system will not consider Jane as postpartum eligible member and will not grant established coverage to Jane.</w:t>
            </w:r>
          </w:p>
          <w:p w14:paraId="4340AF6F" w14:textId="77777777" w:rsidR="00E74DAA" w:rsidRPr="00E74DAA" w:rsidRDefault="00E74DAA" w:rsidP="00E74DAA">
            <w:pPr>
              <w:pStyle w:val="ListParagraph"/>
              <w:numPr>
                <w:ilvl w:val="0"/>
                <w:numId w:val="701"/>
              </w:numPr>
              <w:contextualSpacing w:val="0"/>
              <w:rPr>
                <w:color w:val="000000"/>
              </w:rPr>
            </w:pPr>
            <w:r w:rsidRPr="00E74DAA">
              <w:rPr>
                <w:color w:val="000000"/>
              </w:rPr>
              <w:t>On Aug 25, 2023, Jane reports a change in the income such that</w:t>
            </w:r>
          </w:p>
          <w:p w14:paraId="23971E00" w14:textId="77777777" w:rsidR="00E74DAA" w:rsidRPr="00E74DAA" w:rsidRDefault="00E74DAA" w:rsidP="00E74DAA">
            <w:pPr>
              <w:pStyle w:val="ListParagraph"/>
              <w:numPr>
                <w:ilvl w:val="1"/>
                <w:numId w:val="701"/>
              </w:numPr>
              <w:contextualSpacing w:val="0"/>
              <w:rPr>
                <w:color w:val="000000"/>
              </w:rPr>
            </w:pPr>
            <w:r w:rsidRPr="00E74DAA">
              <w:rPr>
                <w:color w:val="000000"/>
              </w:rPr>
              <w:t>Jane becomes eligible for aid category “40 - Standard Family”.</w:t>
            </w:r>
          </w:p>
          <w:p w14:paraId="7766B652" w14:textId="77777777" w:rsidR="00E74DAA" w:rsidRPr="00E74DAA" w:rsidRDefault="00E74DAA" w:rsidP="00E74DAA">
            <w:pPr>
              <w:pStyle w:val="ListParagraph"/>
              <w:numPr>
                <w:ilvl w:val="1"/>
                <w:numId w:val="701"/>
              </w:numPr>
              <w:contextualSpacing w:val="0"/>
              <w:rPr>
                <w:color w:val="000000"/>
              </w:rPr>
            </w:pPr>
            <w:r w:rsidRPr="00E74DAA">
              <w:rPr>
                <w:color w:val="000000"/>
              </w:rPr>
              <w:t>Jane’s coverage has been determined to be “Final” coverage.</w:t>
            </w:r>
          </w:p>
          <w:p w14:paraId="3A6D5D34" w14:textId="77777777" w:rsidR="00E74DAA" w:rsidRPr="00E74DAA" w:rsidRDefault="00E74DAA" w:rsidP="00E74DAA">
            <w:pPr>
              <w:pStyle w:val="ListParagraph"/>
              <w:numPr>
                <w:ilvl w:val="1"/>
                <w:numId w:val="701"/>
              </w:numPr>
              <w:contextualSpacing w:val="0"/>
              <w:rPr>
                <w:color w:val="000000"/>
              </w:rPr>
            </w:pPr>
            <w:r w:rsidRPr="00E74DAA">
              <w:rPr>
                <w:color w:val="000000"/>
              </w:rPr>
              <w:t>Jane did not have established coverage in the previous eligibility.</w:t>
            </w:r>
          </w:p>
          <w:p w14:paraId="109D5FA5" w14:textId="77777777" w:rsidR="00E74DAA" w:rsidRPr="00E74DAA" w:rsidRDefault="00E74DAA" w:rsidP="00E74DAA">
            <w:pPr>
              <w:pStyle w:val="ListParagraph"/>
              <w:numPr>
                <w:ilvl w:val="1"/>
                <w:numId w:val="701"/>
              </w:numPr>
              <w:contextualSpacing w:val="0"/>
              <w:rPr>
                <w:color w:val="000000"/>
              </w:rPr>
            </w:pPr>
            <w:r w:rsidRPr="00E74DAA">
              <w:rPr>
                <w:color w:val="000000"/>
              </w:rPr>
              <w:t>Jane’s Medicaid eligibility was never terminated/denied due to an applied closure reason from the "Configurable list of closure reasons" between the Pregnancy end date and the current date (inclusive of both dates).</w:t>
            </w:r>
          </w:p>
          <w:p w14:paraId="006B08EC" w14:textId="77777777" w:rsidR="00E74DAA" w:rsidRPr="00E74DAA" w:rsidRDefault="00E74DAA" w:rsidP="00E74DAA">
            <w:pPr>
              <w:pStyle w:val="ListParagraph"/>
              <w:numPr>
                <w:ilvl w:val="1"/>
                <w:numId w:val="701"/>
              </w:numPr>
              <w:contextualSpacing w:val="0"/>
              <w:rPr>
                <w:color w:val="000000"/>
              </w:rPr>
            </w:pPr>
            <w:r w:rsidRPr="00E74DAA">
              <w:rPr>
                <w:color w:val="000000"/>
              </w:rPr>
              <w:t xml:space="preserve">The pregnancy end date attested on the Continuous Eligibility screen (June 15, 2023) is within the 1st of the month of 3 months in past from the current date (Aug 25, 2023). </w:t>
            </w:r>
          </w:p>
          <w:p w14:paraId="25420041" w14:textId="77777777" w:rsidR="00E74DAA" w:rsidRPr="00E74DAA" w:rsidRDefault="00E74DAA" w:rsidP="00E74DAA">
            <w:pPr>
              <w:pStyle w:val="ListParagraph"/>
              <w:numPr>
                <w:ilvl w:val="0"/>
                <w:numId w:val="701"/>
              </w:numPr>
              <w:contextualSpacing w:val="0"/>
              <w:rPr>
                <w:color w:val="000000"/>
              </w:rPr>
            </w:pPr>
            <w:r w:rsidRPr="00E74DAA">
              <w:rPr>
                <w:color w:val="000000"/>
              </w:rPr>
              <w:t xml:space="preserve">The system will NOT consider Jane as postpartum eligible and will not grant established coverage to Jane as Jane was not eligible for Medicaid when the agent portal user marked that Jane missed to report pregnancy and attested pregnancy end date for Jane. </w:t>
            </w:r>
          </w:p>
          <w:p w14:paraId="70109222" w14:textId="77777777" w:rsidR="00E74DAA" w:rsidRPr="00E74DAA" w:rsidRDefault="00E74DAA" w:rsidP="00E74DAA">
            <w:pPr>
              <w:rPr>
                <w:color w:val="000000"/>
              </w:rPr>
            </w:pPr>
          </w:p>
          <w:p w14:paraId="46C3037F" w14:textId="77777777" w:rsidR="00E74DAA" w:rsidRPr="00E74DAA" w:rsidRDefault="00E74DAA" w:rsidP="00E74DAA">
            <w:pPr>
              <w:rPr>
                <w:color w:val="000000"/>
              </w:rPr>
            </w:pPr>
            <w:r w:rsidRPr="00E74DAA">
              <w:rPr>
                <w:color w:val="000000"/>
              </w:rPr>
              <w:t xml:space="preserve">Example 3: Member is marked missed to report pregnancy via the Continuous Eligibility screen but not granted established coverage. </w:t>
            </w:r>
          </w:p>
          <w:p w14:paraId="4269F8FA" w14:textId="77777777" w:rsidR="00E74DAA" w:rsidRPr="00E74DAA" w:rsidRDefault="00E74DAA" w:rsidP="00E74DAA">
            <w:pPr>
              <w:pStyle w:val="ListParagraph"/>
              <w:numPr>
                <w:ilvl w:val="0"/>
                <w:numId w:val="699"/>
              </w:numPr>
              <w:contextualSpacing w:val="0"/>
              <w:rPr>
                <w:color w:val="000000"/>
              </w:rPr>
            </w:pPr>
            <w:r w:rsidRPr="00E74DAA">
              <w:rPr>
                <w:color w:val="000000"/>
              </w:rPr>
              <w:t>An application exists for Jane such that closure reason S6 is applied to Jane.</w:t>
            </w:r>
          </w:p>
          <w:p w14:paraId="7681607D" w14:textId="77777777" w:rsidR="00E74DAA" w:rsidRPr="00E74DAA" w:rsidRDefault="00E74DAA" w:rsidP="00E74DAA">
            <w:pPr>
              <w:pStyle w:val="ListParagraph"/>
              <w:numPr>
                <w:ilvl w:val="0"/>
                <w:numId w:val="699"/>
              </w:numPr>
              <w:contextualSpacing w:val="0"/>
              <w:rPr>
                <w:color w:val="000000"/>
              </w:rPr>
            </w:pPr>
            <w:r w:rsidRPr="00E74DAA">
              <w:rPr>
                <w:color w:val="000000"/>
              </w:rPr>
              <w:t>On Aug 05, 2023, an agent portal user removes closure reason S6 from Jane.</w:t>
            </w:r>
          </w:p>
          <w:p w14:paraId="5C5F9B29" w14:textId="77777777" w:rsidR="00E74DAA" w:rsidRPr="00E74DAA" w:rsidRDefault="00E74DAA" w:rsidP="00E74DAA">
            <w:pPr>
              <w:pStyle w:val="ListParagraph"/>
              <w:numPr>
                <w:ilvl w:val="0"/>
                <w:numId w:val="699"/>
              </w:numPr>
              <w:contextualSpacing w:val="0"/>
              <w:rPr>
                <w:color w:val="000000"/>
              </w:rPr>
            </w:pPr>
            <w:r w:rsidRPr="00E74DAA">
              <w:rPr>
                <w:color w:val="000000"/>
              </w:rPr>
              <w:t>On Aug 15, 2023, an agent portal user marks that Jane missed to report pregnancy and attests pregnancy end date as June 15, 2023, via the Continuous Eligibility screen.</w:t>
            </w:r>
          </w:p>
          <w:p w14:paraId="5AD0688E" w14:textId="77777777" w:rsidR="00E74DAA" w:rsidRPr="00E74DAA" w:rsidRDefault="00E74DAA" w:rsidP="00E74DAA">
            <w:pPr>
              <w:pStyle w:val="ListParagraph"/>
              <w:numPr>
                <w:ilvl w:val="0"/>
                <w:numId w:val="699"/>
              </w:numPr>
              <w:contextualSpacing w:val="0"/>
              <w:rPr>
                <w:color w:val="000000"/>
              </w:rPr>
            </w:pPr>
            <w:r w:rsidRPr="00E74DAA">
              <w:rPr>
                <w:color w:val="000000"/>
              </w:rPr>
              <w:t xml:space="preserve">The system will not grant established coverage to Jane and will not consider Jane to be postpartum eligible as Jane’s </w:t>
            </w:r>
            <w:r w:rsidRPr="00E74DAA">
              <w:rPr>
                <w:color w:val="000000"/>
              </w:rPr>
              <w:lastRenderedPageBreak/>
              <w:t>Medicaid eligibility terminated/denied due to an applied closure reason from the "Configurable list of closure reasons" between the Pregnancy end date and the current date (inclusive of both dates).</w:t>
            </w:r>
          </w:p>
          <w:p w14:paraId="2E5969EC" w14:textId="28E7A348" w:rsidR="00E74DAA" w:rsidRPr="00E4509E" w:rsidRDefault="00E74DAA" w:rsidP="00E74DAA">
            <w:pPr>
              <w:rPr>
                <w:color w:val="000000"/>
              </w:rPr>
            </w:pPr>
          </w:p>
        </w:tc>
      </w:tr>
      <w:tr w:rsidR="00E74DAA" w:rsidRPr="004342C6" w14:paraId="71DAC765" w14:textId="77777777" w:rsidTr="00C86B33">
        <w:trPr>
          <w:trHeight w:val="314"/>
        </w:trPr>
        <w:tc>
          <w:tcPr>
            <w:tcW w:w="2246" w:type="dxa"/>
            <w:shd w:val="clear" w:color="000000" w:fill="FFFFFF"/>
            <w:vAlign w:val="center"/>
          </w:tcPr>
          <w:p w14:paraId="543A8ABF" w14:textId="7CBD5DD7" w:rsidR="00E74DAA" w:rsidRPr="00E74DAA" w:rsidRDefault="00E74DAA" w:rsidP="00E74DAA">
            <w:pPr>
              <w:rPr>
                <w:color w:val="000000"/>
              </w:rPr>
            </w:pPr>
            <w:r w:rsidRPr="00E74DAA">
              <w:rPr>
                <w:color w:val="000000"/>
              </w:rPr>
              <w:lastRenderedPageBreak/>
              <w:t>RPP.PCS.02.002</w:t>
            </w:r>
          </w:p>
        </w:tc>
        <w:tc>
          <w:tcPr>
            <w:tcW w:w="7024" w:type="dxa"/>
            <w:shd w:val="clear" w:color="000000" w:fill="FFFFFF"/>
          </w:tcPr>
          <w:p w14:paraId="09C81773" w14:textId="77777777" w:rsidR="00E74DAA" w:rsidRPr="00E74DAA" w:rsidRDefault="00E74DAA" w:rsidP="00E74DAA">
            <w:pPr>
              <w:rPr>
                <w:color w:val="000000"/>
              </w:rPr>
            </w:pPr>
            <w:r w:rsidRPr="00E74DAA">
              <w:rPr>
                <w:color w:val="000000"/>
              </w:rPr>
              <w:t>The system shall use the latest attested pregnancy end date for members whose coverage has already been established/not removed in the current program determination in the system to calculate/re-calculate postpartum start date and end for the member.</w:t>
            </w:r>
          </w:p>
          <w:p w14:paraId="5C3847B4" w14:textId="77777777" w:rsidR="00E74DAA" w:rsidRPr="00E74DAA" w:rsidRDefault="00E74DAA" w:rsidP="00E74DAA">
            <w:pPr>
              <w:rPr>
                <w:color w:val="000000"/>
              </w:rPr>
            </w:pPr>
          </w:p>
          <w:p w14:paraId="7623B5AE" w14:textId="77777777" w:rsidR="00E74DAA" w:rsidRPr="00E74DAA" w:rsidRDefault="00E74DAA" w:rsidP="00E74DAA">
            <w:pPr>
              <w:rPr>
                <w:color w:val="000000"/>
              </w:rPr>
            </w:pPr>
            <w:r w:rsidRPr="00E74DAA">
              <w:rPr>
                <w:color w:val="000000"/>
              </w:rPr>
              <w:t>Note: The system calculates postpartum start date and end date for member only if the member has established coverage.</w:t>
            </w:r>
          </w:p>
          <w:p w14:paraId="52FDC6A0" w14:textId="77777777" w:rsidR="00E74DAA" w:rsidRPr="00E74DAA" w:rsidRDefault="00E74DAA" w:rsidP="00E74DAA">
            <w:pPr>
              <w:rPr>
                <w:color w:val="000000"/>
              </w:rPr>
            </w:pPr>
          </w:p>
          <w:p w14:paraId="6CB9D00C" w14:textId="77777777" w:rsidR="00E74DAA" w:rsidRPr="00E74DAA" w:rsidRDefault="00E74DAA" w:rsidP="00E74DAA">
            <w:pPr>
              <w:rPr>
                <w:color w:val="000000"/>
              </w:rPr>
            </w:pPr>
            <w:r w:rsidRPr="00E74DAA">
              <w:rPr>
                <w:color w:val="000000"/>
              </w:rPr>
              <w:t>Example 1: Member’s pregnancy end date updated via the Continuous Eligibility screen:</w:t>
            </w:r>
          </w:p>
          <w:p w14:paraId="2F6F5A17" w14:textId="77777777" w:rsidR="00E74DAA" w:rsidRPr="00E74DAA" w:rsidRDefault="00E74DAA" w:rsidP="00E74DAA">
            <w:pPr>
              <w:pStyle w:val="ListParagraph"/>
              <w:numPr>
                <w:ilvl w:val="0"/>
                <w:numId w:val="704"/>
              </w:numPr>
              <w:contextualSpacing w:val="0"/>
              <w:rPr>
                <w:color w:val="000000"/>
              </w:rPr>
            </w:pPr>
            <w:r w:rsidRPr="00E74DAA">
              <w:rPr>
                <w:color w:val="000000"/>
              </w:rPr>
              <w:t>An application exists for Jane such that:</w:t>
            </w:r>
          </w:p>
          <w:p w14:paraId="5DDFF667" w14:textId="77777777" w:rsidR="00E74DAA" w:rsidRPr="00E74DAA" w:rsidRDefault="00E74DAA" w:rsidP="00E74DAA">
            <w:pPr>
              <w:pStyle w:val="ListParagraph"/>
              <w:numPr>
                <w:ilvl w:val="1"/>
                <w:numId w:val="704"/>
              </w:numPr>
              <w:contextualSpacing w:val="0"/>
              <w:rPr>
                <w:color w:val="000000"/>
              </w:rPr>
            </w:pPr>
            <w:r w:rsidRPr="00E74DAA">
              <w:rPr>
                <w:color w:val="000000"/>
              </w:rPr>
              <w:t>Jane has established coverage.</w:t>
            </w:r>
          </w:p>
          <w:p w14:paraId="73FCA348" w14:textId="77777777" w:rsidR="00E74DAA" w:rsidRPr="00E74DAA" w:rsidRDefault="00E74DAA" w:rsidP="00E74DAA">
            <w:pPr>
              <w:pStyle w:val="ListParagraph"/>
              <w:numPr>
                <w:ilvl w:val="1"/>
                <w:numId w:val="704"/>
              </w:numPr>
              <w:contextualSpacing w:val="0"/>
              <w:rPr>
                <w:color w:val="000000"/>
              </w:rPr>
            </w:pPr>
            <w:r w:rsidRPr="00E74DAA">
              <w:rPr>
                <w:color w:val="000000"/>
              </w:rPr>
              <w:t>Pregnancy end date - May 15, 2023</w:t>
            </w:r>
          </w:p>
          <w:p w14:paraId="3E110781" w14:textId="77777777" w:rsidR="00E74DAA" w:rsidRPr="00E74DAA" w:rsidRDefault="00E74DAA" w:rsidP="00E74DAA">
            <w:pPr>
              <w:pStyle w:val="ListParagraph"/>
              <w:numPr>
                <w:ilvl w:val="1"/>
                <w:numId w:val="704"/>
              </w:numPr>
              <w:contextualSpacing w:val="0"/>
              <w:rPr>
                <w:color w:val="000000"/>
              </w:rPr>
            </w:pPr>
            <w:r w:rsidRPr="00E74DAA">
              <w:rPr>
                <w:color w:val="000000"/>
              </w:rPr>
              <w:t>Postpartum Start Date- May 15, 2023</w:t>
            </w:r>
          </w:p>
          <w:p w14:paraId="2E59AD91" w14:textId="77777777" w:rsidR="00E74DAA" w:rsidRPr="00E74DAA" w:rsidRDefault="00E74DAA" w:rsidP="00E74DAA">
            <w:pPr>
              <w:pStyle w:val="ListParagraph"/>
              <w:numPr>
                <w:ilvl w:val="1"/>
                <w:numId w:val="704"/>
              </w:numPr>
              <w:contextualSpacing w:val="0"/>
              <w:rPr>
                <w:color w:val="000000"/>
              </w:rPr>
            </w:pPr>
            <w:r w:rsidRPr="00E74DAA">
              <w:rPr>
                <w:color w:val="000000"/>
              </w:rPr>
              <w:t>Postpartum End Date- May 31, 2024</w:t>
            </w:r>
          </w:p>
          <w:p w14:paraId="41645503" w14:textId="77777777" w:rsidR="00E74DAA" w:rsidRPr="00E74DAA" w:rsidRDefault="00E74DAA" w:rsidP="00E74DAA">
            <w:pPr>
              <w:pStyle w:val="ListParagraph"/>
              <w:numPr>
                <w:ilvl w:val="0"/>
                <w:numId w:val="704"/>
              </w:numPr>
              <w:contextualSpacing w:val="0"/>
              <w:rPr>
                <w:color w:val="000000"/>
              </w:rPr>
            </w:pPr>
            <w:r w:rsidRPr="00E74DAA">
              <w:rPr>
                <w:color w:val="000000"/>
              </w:rPr>
              <w:t>On Aug 15, 2023, an agent portal user marks that Jane missed to report pregnancy and attests the pregnancy end date as June 15, 2023, via the Continuous Eligibility screen.</w:t>
            </w:r>
          </w:p>
          <w:p w14:paraId="411E3CEA" w14:textId="77777777" w:rsidR="00E74DAA" w:rsidRPr="00E74DAA" w:rsidRDefault="00E74DAA" w:rsidP="00E74DAA">
            <w:pPr>
              <w:pStyle w:val="ListParagraph"/>
              <w:numPr>
                <w:ilvl w:val="0"/>
                <w:numId w:val="704"/>
              </w:numPr>
              <w:contextualSpacing w:val="0"/>
              <w:rPr>
                <w:color w:val="000000"/>
              </w:rPr>
            </w:pPr>
            <w:r w:rsidRPr="00E74DAA">
              <w:rPr>
                <w:color w:val="000000"/>
              </w:rPr>
              <w:t>The system will recalculate the postpartum start date and end date based on updated pregnancy end date:</w:t>
            </w:r>
          </w:p>
          <w:p w14:paraId="4013BB45" w14:textId="77777777" w:rsidR="00E74DAA" w:rsidRPr="00E74DAA" w:rsidRDefault="00E74DAA" w:rsidP="00E74DAA">
            <w:pPr>
              <w:pStyle w:val="ListParagraph"/>
              <w:numPr>
                <w:ilvl w:val="1"/>
                <w:numId w:val="704"/>
              </w:numPr>
              <w:contextualSpacing w:val="0"/>
              <w:rPr>
                <w:color w:val="000000"/>
              </w:rPr>
            </w:pPr>
            <w:r w:rsidRPr="00E74DAA">
              <w:rPr>
                <w:color w:val="000000"/>
              </w:rPr>
              <w:t>New Postpartum Start Date- June 15, 2023</w:t>
            </w:r>
          </w:p>
          <w:p w14:paraId="50040CDF" w14:textId="77777777" w:rsidR="00E74DAA" w:rsidRPr="00E74DAA" w:rsidRDefault="00E74DAA" w:rsidP="00E74DAA">
            <w:pPr>
              <w:pStyle w:val="ListParagraph"/>
              <w:numPr>
                <w:ilvl w:val="1"/>
                <w:numId w:val="704"/>
              </w:numPr>
              <w:contextualSpacing w:val="0"/>
              <w:rPr>
                <w:color w:val="000000"/>
              </w:rPr>
            </w:pPr>
            <w:r w:rsidRPr="00E74DAA">
              <w:rPr>
                <w:color w:val="000000"/>
              </w:rPr>
              <w:t>New Postpartum End Date- June 30, 2024</w:t>
            </w:r>
          </w:p>
          <w:p w14:paraId="466EB9CD" w14:textId="77777777" w:rsidR="00E74DAA" w:rsidRPr="00E74DAA" w:rsidRDefault="00E74DAA" w:rsidP="00E74DAA">
            <w:pPr>
              <w:rPr>
                <w:color w:val="000000"/>
              </w:rPr>
            </w:pPr>
          </w:p>
          <w:p w14:paraId="20DAD1CE" w14:textId="77777777" w:rsidR="00E74DAA" w:rsidRPr="00E74DAA" w:rsidRDefault="00E74DAA" w:rsidP="00E74DAA">
            <w:pPr>
              <w:rPr>
                <w:color w:val="000000"/>
              </w:rPr>
            </w:pPr>
            <w:r w:rsidRPr="00E74DAA">
              <w:rPr>
                <w:color w:val="000000"/>
              </w:rPr>
              <w:t>Example 2: Member’s pregnancy end date updated via the Continuous Eligibility screen:</w:t>
            </w:r>
          </w:p>
          <w:p w14:paraId="05AF87A2" w14:textId="77777777" w:rsidR="00E74DAA" w:rsidRPr="00E74DAA" w:rsidRDefault="00E74DAA" w:rsidP="00E74DAA">
            <w:pPr>
              <w:pStyle w:val="ListParagraph"/>
              <w:numPr>
                <w:ilvl w:val="0"/>
                <w:numId w:val="705"/>
              </w:numPr>
              <w:contextualSpacing w:val="0"/>
              <w:rPr>
                <w:color w:val="000000"/>
              </w:rPr>
            </w:pPr>
            <w:r w:rsidRPr="00E74DAA">
              <w:rPr>
                <w:color w:val="000000"/>
              </w:rPr>
              <w:t>An application exists for Kim such that:</w:t>
            </w:r>
          </w:p>
          <w:p w14:paraId="39F30361" w14:textId="77777777" w:rsidR="00E74DAA" w:rsidRPr="00E74DAA" w:rsidRDefault="00E74DAA" w:rsidP="00E74DAA">
            <w:pPr>
              <w:pStyle w:val="ListParagraph"/>
              <w:numPr>
                <w:ilvl w:val="1"/>
                <w:numId w:val="705"/>
              </w:numPr>
              <w:contextualSpacing w:val="0"/>
              <w:rPr>
                <w:color w:val="000000"/>
              </w:rPr>
            </w:pPr>
            <w:r w:rsidRPr="00E74DAA">
              <w:rPr>
                <w:color w:val="000000"/>
              </w:rPr>
              <w:t>Kim has established coverage.</w:t>
            </w:r>
          </w:p>
          <w:p w14:paraId="3AD57C8D" w14:textId="77777777" w:rsidR="00E74DAA" w:rsidRPr="00E74DAA" w:rsidRDefault="00E74DAA" w:rsidP="00E74DAA">
            <w:pPr>
              <w:pStyle w:val="ListParagraph"/>
              <w:numPr>
                <w:ilvl w:val="1"/>
                <w:numId w:val="705"/>
              </w:numPr>
              <w:contextualSpacing w:val="0"/>
              <w:rPr>
                <w:color w:val="000000"/>
              </w:rPr>
            </w:pPr>
            <w:r w:rsidRPr="00E74DAA">
              <w:rPr>
                <w:color w:val="000000"/>
              </w:rPr>
              <w:t>Pregnancy end date - May 15, 2023</w:t>
            </w:r>
          </w:p>
          <w:p w14:paraId="2B17FEAC" w14:textId="77777777" w:rsidR="00E74DAA" w:rsidRPr="00E74DAA" w:rsidRDefault="00E74DAA" w:rsidP="00E74DAA">
            <w:pPr>
              <w:pStyle w:val="ListParagraph"/>
              <w:numPr>
                <w:ilvl w:val="1"/>
                <w:numId w:val="705"/>
              </w:numPr>
              <w:contextualSpacing w:val="0"/>
              <w:rPr>
                <w:color w:val="000000"/>
              </w:rPr>
            </w:pPr>
            <w:r w:rsidRPr="00E74DAA">
              <w:rPr>
                <w:color w:val="000000"/>
              </w:rPr>
              <w:t>Postpartum Start Date- May 15, 2023</w:t>
            </w:r>
          </w:p>
          <w:p w14:paraId="5291D0F8" w14:textId="77777777" w:rsidR="00E74DAA" w:rsidRPr="00E74DAA" w:rsidRDefault="00E74DAA" w:rsidP="00E74DAA">
            <w:pPr>
              <w:pStyle w:val="ListParagraph"/>
              <w:numPr>
                <w:ilvl w:val="1"/>
                <w:numId w:val="705"/>
              </w:numPr>
              <w:contextualSpacing w:val="0"/>
              <w:rPr>
                <w:color w:val="000000"/>
              </w:rPr>
            </w:pPr>
            <w:r w:rsidRPr="00E74DAA">
              <w:rPr>
                <w:color w:val="000000"/>
              </w:rPr>
              <w:t>Postpartum End Date- May 31, 2024</w:t>
            </w:r>
          </w:p>
          <w:p w14:paraId="3F0A94AF" w14:textId="77777777" w:rsidR="00E74DAA" w:rsidRPr="00E74DAA" w:rsidRDefault="00E74DAA" w:rsidP="00E74DAA">
            <w:pPr>
              <w:pStyle w:val="ListParagraph"/>
              <w:numPr>
                <w:ilvl w:val="0"/>
                <w:numId w:val="705"/>
              </w:numPr>
              <w:contextualSpacing w:val="0"/>
              <w:rPr>
                <w:color w:val="000000"/>
              </w:rPr>
            </w:pPr>
            <w:r w:rsidRPr="00E74DAA">
              <w:rPr>
                <w:color w:val="000000"/>
              </w:rPr>
              <w:t>On June 15, 2023, an agent portal user marks that Kim missed to report pregnancy and attest the pregnancy end date as April 15, 2023, via the Continuous Eligibility screen.</w:t>
            </w:r>
          </w:p>
          <w:p w14:paraId="13F6C835" w14:textId="77777777" w:rsidR="00E74DAA" w:rsidRPr="00E74DAA" w:rsidRDefault="00E74DAA" w:rsidP="00E74DAA">
            <w:pPr>
              <w:pStyle w:val="ListParagraph"/>
              <w:numPr>
                <w:ilvl w:val="0"/>
                <w:numId w:val="705"/>
              </w:numPr>
              <w:contextualSpacing w:val="0"/>
              <w:rPr>
                <w:color w:val="000000"/>
              </w:rPr>
            </w:pPr>
            <w:r w:rsidRPr="00E74DAA">
              <w:rPr>
                <w:color w:val="000000"/>
              </w:rPr>
              <w:t>The system will recalculate the postpartum start date and end date based on updated pregnancy end date:</w:t>
            </w:r>
          </w:p>
          <w:p w14:paraId="7D6B496E" w14:textId="77777777" w:rsidR="00E74DAA" w:rsidRPr="00E74DAA" w:rsidRDefault="00E74DAA" w:rsidP="00E74DAA">
            <w:pPr>
              <w:pStyle w:val="ListParagraph"/>
              <w:numPr>
                <w:ilvl w:val="1"/>
                <w:numId w:val="705"/>
              </w:numPr>
              <w:contextualSpacing w:val="0"/>
              <w:rPr>
                <w:color w:val="000000"/>
              </w:rPr>
            </w:pPr>
            <w:r w:rsidRPr="00E74DAA">
              <w:rPr>
                <w:color w:val="000000"/>
              </w:rPr>
              <w:t>New Postpartum Start Date- April 15, 2023</w:t>
            </w:r>
          </w:p>
          <w:p w14:paraId="17ECF94C" w14:textId="77777777" w:rsidR="00E74DAA" w:rsidRPr="00E74DAA" w:rsidRDefault="00E74DAA" w:rsidP="00E74DAA">
            <w:pPr>
              <w:pStyle w:val="ListParagraph"/>
              <w:numPr>
                <w:ilvl w:val="1"/>
                <w:numId w:val="705"/>
              </w:numPr>
              <w:contextualSpacing w:val="0"/>
              <w:rPr>
                <w:color w:val="000000"/>
              </w:rPr>
            </w:pPr>
            <w:r w:rsidRPr="00E74DAA">
              <w:rPr>
                <w:color w:val="000000"/>
              </w:rPr>
              <w:t>New Postpartum End Date- April 30, 2024</w:t>
            </w:r>
          </w:p>
          <w:p w14:paraId="64E9A138" w14:textId="419E9B6C" w:rsidR="00E74DAA" w:rsidRPr="00E74DAA" w:rsidRDefault="00E74DAA" w:rsidP="00E74DAA">
            <w:pPr>
              <w:rPr>
                <w:color w:val="000000"/>
              </w:rPr>
            </w:pPr>
          </w:p>
        </w:tc>
      </w:tr>
      <w:tr w:rsidR="00E74DAA" w:rsidRPr="004342C6" w14:paraId="6A6E8316" w14:textId="77777777" w:rsidTr="00C86B33">
        <w:trPr>
          <w:trHeight w:val="314"/>
        </w:trPr>
        <w:tc>
          <w:tcPr>
            <w:tcW w:w="2246" w:type="dxa"/>
            <w:shd w:val="clear" w:color="000000" w:fill="FFFFFF"/>
            <w:vAlign w:val="center"/>
          </w:tcPr>
          <w:p w14:paraId="078EA6F5" w14:textId="0B5AF766" w:rsidR="00E74DAA" w:rsidRPr="00E74DAA" w:rsidRDefault="00E74DAA" w:rsidP="00E74DAA">
            <w:pPr>
              <w:rPr>
                <w:color w:val="000000"/>
              </w:rPr>
            </w:pPr>
            <w:r w:rsidRPr="00E74DAA">
              <w:rPr>
                <w:color w:val="000000"/>
              </w:rPr>
              <w:t>RPP.PCS.02.003</w:t>
            </w:r>
          </w:p>
        </w:tc>
        <w:tc>
          <w:tcPr>
            <w:tcW w:w="7024" w:type="dxa"/>
            <w:shd w:val="clear" w:color="000000" w:fill="FFFFFF"/>
          </w:tcPr>
          <w:p w14:paraId="7FCC804E" w14:textId="77777777" w:rsidR="00E74DAA" w:rsidRPr="00E74DAA" w:rsidRDefault="00E74DAA" w:rsidP="00E74DAA">
            <w:pPr>
              <w:rPr>
                <w:color w:val="000000"/>
              </w:rPr>
            </w:pPr>
            <w:r w:rsidRPr="00E74DAA">
              <w:rPr>
                <w:color w:val="000000"/>
              </w:rPr>
              <w:t>The system shall not remove the granted ’Established coverage’ for the member due to removal of the report missing pregnancy attestation on the continuous eligibility screen.</w:t>
            </w:r>
          </w:p>
          <w:p w14:paraId="63633508" w14:textId="77777777" w:rsidR="00E74DAA" w:rsidRPr="00E74DAA" w:rsidRDefault="00E74DAA" w:rsidP="00E74DAA">
            <w:pPr>
              <w:rPr>
                <w:color w:val="000000"/>
              </w:rPr>
            </w:pPr>
          </w:p>
          <w:p w14:paraId="6FF6681E" w14:textId="77777777" w:rsidR="00E74DAA" w:rsidRPr="00E74DAA" w:rsidRDefault="00E74DAA" w:rsidP="00E74DAA">
            <w:pPr>
              <w:rPr>
                <w:color w:val="000000"/>
              </w:rPr>
            </w:pPr>
            <w:r w:rsidRPr="00E74DAA">
              <w:rPr>
                <w:color w:val="000000"/>
              </w:rPr>
              <w:lastRenderedPageBreak/>
              <w:t>Note: Please refer to requirement PLE.PCS.01.004 for conditions to remove/not carry forward the member’s granted ‘Established coverage’.</w:t>
            </w:r>
          </w:p>
          <w:p w14:paraId="5B053C89" w14:textId="77777777" w:rsidR="00E74DAA" w:rsidRPr="00E74DAA" w:rsidRDefault="00E74DAA" w:rsidP="00E74DAA">
            <w:pPr>
              <w:rPr>
                <w:color w:val="000000"/>
              </w:rPr>
            </w:pPr>
          </w:p>
          <w:p w14:paraId="72F03480" w14:textId="77777777" w:rsidR="00E74DAA" w:rsidRPr="00E74DAA" w:rsidRDefault="00E74DAA" w:rsidP="00E74DAA">
            <w:pPr>
              <w:rPr>
                <w:color w:val="000000"/>
              </w:rPr>
            </w:pPr>
            <w:r w:rsidRPr="00E74DAA">
              <w:rPr>
                <w:color w:val="000000"/>
              </w:rPr>
              <w:t>Example 1: The agent portal user removes the report missing pregnancy and pregnancy end date attestation from the Continuous Eligibility screen:</w:t>
            </w:r>
          </w:p>
          <w:p w14:paraId="041AFF73" w14:textId="77777777" w:rsidR="00E74DAA" w:rsidRPr="00E74DAA" w:rsidRDefault="00E74DAA" w:rsidP="00E74DAA">
            <w:pPr>
              <w:pStyle w:val="ListParagraph"/>
              <w:numPr>
                <w:ilvl w:val="0"/>
                <w:numId w:val="706"/>
              </w:numPr>
              <w:contextualSpacing w:val="0"/>
              <w:rPr>
                <w:color w:val="000000"/>
              </w:rPr>
            </w:pPr>
            <w:r w:rsidRPr="00E74DAA">
              <w:rPr>
                <w:color w:val="000000"/>
              </w:rPr>
              <w:t>On Aug 15, 2023, an agent portal user marks that Jane missed to report pregnancy and attests pregnancy end date as June 15, 2023, via the Continuous Eligibility screen.</w:t>
            </w:r>
          </w:p>
          <w:p w14:paraId="1AC69674" w14:textId="77777777" w:rsidR="00E74DAA" w:rsidRPr="00E74DAA" w:rsidRDefault="00E74DAA" w:rsidP="00E74DAA">
            <w:pPr>
              <w:pStyle w:val="ListParagraph"/>
              <w:numPr>
                <w:ilvl w:val="0"/>
                <w:numId w:val="706"/>
              </w:numPr>
              <w:contextualSpacing w:val="0"/>
              <w:rPr>
                <w:color w:val="000000"/>
              </w:rPr>
            </w:pPr>
            <w:r w:rsidRPr="00E74DAA">
              <w:rPr>
                <w:color w:val="000000"/>
              </w:rPr>
              <w:t>The system performs the following actions:</w:t>
            </w:r>
          </w:p>
          <w:p w14:paraId="4F86920B" w14:textId="77777777" w:rsidR="00E74DAA" w:rsidRPr="00E74DAA" w:rsidRDefault="00E74DAA" w:rsidP="00E74DAA">
            <w:pPr>
              <w:pStyle w:val="ListParagraph"/>
              <w:numPr>
                <w:ilvl w:val="1"/>
                <w:numId w:val="706"/>
              </w:numPr>
              <w:contextualSpacing w:val="0"/>
              <w:rPr>
                <w:color w:val="000000"/>
              </w:rPr>
            </w:pPr>
            <w:r w:rsidRPr="00E74DAA">
              <w:rPr>
                <w:color w:val="000000"/>
              </w:rPr>
              <w:t>Grants Medicaid to Jane and calculates the eligibility begin date as June 01, 2023.</w:t>
            </w:r>
          </w:p>
          <w:p w14:paraId="789D88C8" w14:textId="77777777" w:rsidR="00E74DAA" w:rsidRPr="00E74DAA" w:rsidRDefault="00E74DAA" w:rsidP="00E74DAA">
            <w:pPr>
              <w:pStyle w:val="ListParagraph"/>
              <w:numPr>
                <w:ilvl w:val="1"/>
                <w:numId w:val="706"/>
              </w:numPr>
              <w:contextualSpacing w:val="0"/>
              <w:rPr>
                <w:color w:val="000000"/>
              </w:rPr>
            </w:pPr>
            <w:r w:rsidRPr="00E74DAA">
              <w:rPr>
                <w:color w:val="000000"/>
              </w:rPr>
              <w:t>Grants established coverage to Jane and consider aid category “40 - Standard Family” as the ‘Established coverage protected aid category’.</w:t>
            </w:r>
          </w:p>
          <w:p w14:paraId="4E956A39" w14:textId="77777777" w:rsidR="00E74DAA" w:rsidRPr="00E74DAA" w:rsidRDefault="00E74DAA" w:rsidP="00E74DAA">
            <w:pPr>
              <w:pStyle w:val="ListParagraph"/>
              <w:numPr>
                <w:ilvl w:val="1"/>
                <w:numId w:val="706"/>
              </w:numPr>
              <w:contextualSpacing w:val="0"/>
              <w:rPr>
                <w:color w:val="000000"/>
              </w:rPr>
            </w:pPr>
            <w:r w:rsidRPr="00E74DAA">
              <w:rPr>
                <w:color w:val="000000"/>
              </w:rPr>
              <w:t>Consider Jane to be postpartum eligible with Postpartum Start Date as June 15, 2023, and Postpartum End Date as June 30, 2024.</w:t>
            </w:r>
          </w:p>
          <w:p w14:paraId="5518F96D" w14:textId="77777777" w:rsidR="00E74DAA" w:rsidRPr="00E74DAA" w:rsidRDefault="00E74DAA" w:rsidP="00E74DAA">
            <w:pPr>
              <w:pStyle w:val="ListParagraph"/>
              <w:numPr>
                <w:ilvl w:val="0"/>
                <w:numId w:val="706"/>
              </w:numPr>
              <w:contextualSpacing w:val="0"/>
              <w:rPr>
                <w:color w:val="000000"/>
              </w:rPr>
            </w:pPr>
            <w:r w:rsidRPr="00E74DAA">
              <w:rPr>
                <w:color w:val="000000"/>
              </w:rPr>
              <w:t>On Oct 15, 2023, an agent portal user removes the report missing pregnancy and pregnancy end date attestation from the Continuous Eligibility screen.</w:t>
            </w:r>
          </w:p>
          <w:p w14:paraId="3A25B9F1" w14:textId="77777777" w:rsidR="00E74DAA" w:rsidRPr="007E733B" w:rsidRDefault="00E74DAA" w:rsidP="00E74DAA">
            <w:pPr>
              <w:pStyle w:val="ListParagraph"/>
              <w:numPr>
                <w:ilvl w:val="0"/>
                <w:numId w:val="706"/>
              </w:numPr>
              <w:contextualSpacing w:val="0"/>
              <w:rPr>
                <w:color w:val="000000"/>
              </w:rPr>
            </w:pPr>
            <w:r w:rsidRPr="00E74DAA">
              <w:rPr>
                <w:color w:val="000000"/>
              </w:rPr>
              <w:t>The system will not remove the established coverage for Jane and will continue to consider her as postpartum eligible member.</w:t>
            </w:r>
          </w:p>
          <w:p w14:paraId="06A7B244" w14:textId="198E8397" w:rsidR="00E74DAA" w:rsidRPr="00E74DAA" w:rsidRDefault="00E74DAA" w:rsidP="00E74DAA">
            <w:pPr>
              <w:rPr>
                <w:color w:val="000000"/>
              </w:rPr>
            </w:pPr>
          </w:p>
        </w:tc>
      </w:tr>
      <w:tr w:rsidR="00E74DAA" w:rsidRPr="004342C6" w14:paraId="42E27C54" w14:textId="77777777" w:rsidTr="00C86B33">
        <w:trPr>
          <w:trHeight w:val="314"/>
        </w:trPr>
        <w:tc>
          <w:tcPr>
            <w:tcW w:w="2246" w:type="dxa"/>
            <w:shd w:val="clear" w:color="000000" w:fill="FFFFFF"/>
            <w:vAlign w:val="center"/>
          </w:tcPr>
          <w:p w14:paraId="3F1C8747" w14:textId="09C62650" w:rsidR="00E74DAA" w:rsidRPr="00E74DAA" w:rsidRDefault="00E74DAA" w:rsidP="00E74DAA">
            <w:pPr>
              <w:rPr>
                <w:color w:val="000000"/>
              </w:rPr>
            </w:pPr>
            <w:r w:rsidRPr="00E74DAA">
              <w:rPr>
                <w:color w:val="000000"/>
              </w:rPr>
              <w:lastRenderedPageBreak/>
              <w:t>RPP.PCS.02.004</w:t>
            </w:r>
          </w:p>
        </w:tc>
        <w:tc>
          <w:tcPr>
            <w:tcW w:w="7024" w:type="dxa"/>
            <w:shd w:val="clear" w:color="000000" w:fill="FFFFFF"/>
          </w:tcPr>
          <w:p w14:paraId="37F0730C" w14:textId="77777777" w:rsidR="00E74DAA" w:rsidRPr="00E74DAA" w:rsidRDefault="00E74DAA" w:rsidP="00E74DAA">
            <w:pPr>
              <w:rPr>
                <w:color w:val="000000"/>
              </w:rPr>
            </w:pPr>
            <w:r w:rsidRPr="00E74DAA">
              <w:rPr>
                <w:color w:val="000000"/>
              </w:rPr>
              <w:t>The system shall account for the unborn child in the Medicaid household for the member and consider the pregnant women condition/ pregnant women population group as true for the member (until the next program determination when the following conditions are true:</w:t>
            </w:r>
          </w:p>
          <w:p w14:paraId="1E7A596B" w14:textId="77777777" w:rsidR="00E74DAA" w:rsidRPr="00E74DAA" w:rsidRDefault="00E74DAA" w:rsidP="00E74DAA">
            <w:pPr>
              <w:rPr>
                <w:color w:val="000000"/>
              </w:rPr>
            </w:pPr>
          </w:p>
          <w:p w14:paraId="56C53157" w14:textId="77777777" w:rsidR="00E74DAA" w:rsidRPr="00E74DAA" w:rsidRDefault="00E74DAA" w:rsidP="00E74DAA">
            <w:pPr>
              <w:pStyle w:val="ListParagraph"/>
              <w:numPr>
                <w:ilvl w:val="1"/>
                <w:numId w:val="707"/>
              </w:numPr>
              <w:tabs>
                <w:tab w:val="clear" w:pos="2160"/>
              </w:tabs>
              <w:ind w:left="517" w:hanging="450"/>
              <w:contextualSpacing w:val="0"/>
              <w:rPr>
                <w:color w:val="000000"/>
              </w:rPr>
            </w:pPr>
            <w:r w:rsidRPr="00E74DAA">
              <w:rPr>
                <w:color w:val="000000"/>
              </w:rPr>
              <w:t>Report missing pregnancy is attested for the member and eligibility is re-run via continuous eligibility screen.</w:t>
            </w:r>
          </w:p>
          <w:p w14:paraId="6602BDC8" w14:textId="77777777" w:rsidR="00E74DAA" w:rsidRPr="00E74DAA" w:rsidRDefault="00E74DAA" w:rsidP="00E74DAA">
            <w:pPr>
              <w:pStyle w:val="ListParagraph"/>
              <w:numPr>
                <w:ilvl w:val="1"/>
                <w:numId w:val="707"/>
              </w:numPr>
              <w:tabs>
                <w:tab w:val="clear" w:pos="2160"/>
              </w:tabs>
              <w:ind w:left="517" w:hanging="450"/>
              <w:contextualSpacing w:val="0"/>
              <w:rPr>
                <w:color w:val="000000"/>
              </w:rPr>
            </w:pPr>
            <w:r w:rsidRPr="00E74DAA">
              <w:rPr>
                <w:color w:val="000000"/>
              </w:rPr>
              <w:t>The pregnancy end date attested on the Continuous Eligibility screen is within the 1st day of the month of the three months prior to the current date.</w:t>
            </w:r>
          </w:p>
          <w:p w14:paraId="12378012" w14:textId="77777777" w:rsidR="00E74DAA" w:rsidRPr="00E74DAA" w:rsidRDefault="00E74DAA" w:rsidP="00E74DAA">
            <w:pPr>
              <w:pStyle w:val="ListParagraph"/>
              <w:numPr>
                <w:ilvl w:val="1"/>
                <w:numId w:val="707"/>
              </w:numPr>
              <w:tabs>
                <w:tab w:val="clear" w:pos="2160"/>
              </w:tabs>
              <w:ind w:left="517" w:hanging="450"/>
              <w:contextualSpacing w:val="0"/>
              <w:rPr>
                <w:color w:val="000000"/>
              </w:rPr>
            </w:pPr>
            <w:r w:rsidRPr="00E74DAA">
              <w:rPr>
                <w:color w:val="000000"/>
              </w:rPr>
              <w:t>Member does not have the pregnancy/postpartum established coverage in the system</w:t>
            </w:r>
          </w:p>
          <w:p w14:paraId="7638E0EB" w14:textId="77777777" w:rsidR="00E74DAA" w:rsidRPr="00E74DAA" w:rsidRDefault="00E74DAA" w:rsidP="00E74DAA">
            <w:pPr>
              <w:rPr>
                <w:color w:val="000000"/>
              </w:rPr>
            </w:pPr>
          </w:p>
          <w:p w14:paraId="7F1981EA" w14:textId="77777777" w:rsidR="00E74DAA" w:rsidRPr="00E74DAA" w:rsidRDefault="00E74DAA" w:rsidP="00E74DAA">
            <w:pPr>
              <w:rPr>
                <w:color w:val="000000"/>
              </w:rPr>
            </w:pPr>
            <w:r w:rsidRPr="00E74DAA">
              <w:rPr>
                <w:color w:val="000000"/>
              </w:rPr>
              <w:t xml:space="preserve">Note: The system will display the updated Medicaid household size on the applicable screens (like Medicaid Household Determination, Medicaid Household Summary, and the Compare Eligibilities for account screen etc.). </w:t>
            </w:r>
          </w:p>
          <w:p w14:paraId="447E7886" w14:textId="456689ED" w:rsidR="00E74DAA" w:rsidRPr="00E74DAA" w:rsidRDefault="00E74DAA" w:rsidP="00E74DAA">
            <w:pPr>
              <w:rPr>
                <w:color w:val="000000"/>
              </w:rPr>
            </w:pPr>
          </w:p>
        </w:tc>
      </w:tr>
    </w:tbl>
    <w:p w14:paraId="5C463250" w14:textId="77777777" w:rsidR="00622E24" w:rsidRPr="004342C6" w:rsidRDefault="00622E24" w:rsidP="00622E24">
      <w:pPr>
        <w:pStyle w:val="Table"/>
        <w:rPr>
          <w:rFonts w:ascii="Arial" w:hAnsi="Arial" w:cs="Arial"/>
        </w:rPr>
      </w:pPr>
    </w:p>
    <w:p w14:paraId="0C050CD2" w14:textId="77777777" w:rsidR="00622E24" w:rsidRPr="004342C6" w:rsidRDefault="00622E24" w:rsidP="00622E24">
      <w:pPr>
        <w:pStyle w:val="Heading3"/>
        <w:numPr>
          <w:ilvl w:val="2"/>
          <w:numId w:val="13"/>
        </w:numPr>
        <w:rPr>
          <w:rFonts w:ascii="Arial" w:hAnsi="Arial" w:cs="Arial"/>
        </w:rPr>
      </w:pPr>
      <w:bookmarkStart w:id="729" w:name="_Toc94634757"/>
      <w:r w:rsidRPr="004342C6">
        <w:rPr>
          <w:rFonts w:ascii="Arial" w:hAnsi="Arial" w:cs="Arial"/>
        </w:rPr>
        <w:t>Transaction /SSO Information</w:t>
      </w:r>
      <w:bookmarkEnd w:id="729"/>
    </w:p>
    <w:p w14:paraId="38C97B07"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lastRenderedPageBreak/>
        <w:t>Not Applicable</w:t>
      </w:r>
    </w:p>
    <w:p w14:paraId="248191DD" w14:textId="77777777" w:rsidR="00622E24" w:rsidRPr="004342C6" w:rsidRDefault="00622E24" w:rsidP="00622E24">
      <w:pPr>
        <w:pStyle w:val="Heading3"/>
        <w:numPr>
          <w:ilvl w:val="2"/>
          <w:numId w:val="13"/>
        </w:numPr>
        <w:rPr>
          <w:rFonts w:ascii="Arial" w:hAnsi="Arial" w:cs="Arial"/>
        </w:rPr>
      </w:pPr>
      <w:bookmarkStart w:id="730" w:name="_Toc94634758"/>
      <w:r w:rsidRPr="004342C6">
        <w:rPr>
          <w:rFonts w:ascii="Arial" w:hAnsi="Arial" w:cs="Arial"/>
        </w:rPr>
        <w:t>Special Design Consideration</w:t>
      </w:r>
      <w:bookmarkEnd w:id="730"/>
    </w:p>
    <w:tbl>
      <w:tblPr>
        <w:tblpPr w:leftFromText="180" w:rightFromText="180" w:vertAnchor="text" w:horzAnchor="page" w:tblpX="2146" w:tblpY="71"/>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330"/>
        <w:gridCol w:w="2700"/>
        <w:gridCol w:w="1615"/>
      </w:tblGrid>
      <w:tr w:rsidR="00D104CD" w14:paraId="520EA5A0" w14:textId="77777777" w:rsidTr="00607AAD">
        <w:trPr>
          <w:trHeight w:val="602"/>
          <w:tblHeader/>
        </w:trPr>
        <w:tc>
          <w:tcPr>
            <w:tcW w:w="99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061D2BB0" w14:textId="77777777" w:rsidR="00D104CD" w:rsidRDefault="00D104CD" w:rsidP="00607AAD">
            <w:pPr>
              <w:jc w:val="center"/>
              <w:rPr>
                <w:b/>
                <w:color w:val="FFFFFF" w:themeColor="background1"/>
              </w:rPr>
            </w:pPr>
            <w:r>
              <w:rPr>
                <w:b/>
                <w:bCs/>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2821ABBF" w14:textId="77777777" w:rsidR="00D104CD" w:rsidRDefault="00D104CD" w:rsidP="00607AAD">
            <w:pPr>
              <w:jc w:val="center"/>
              <w:rPr>
                <w:b/>
                <w:color w:val="FFFFFF" w:themeColor="background1"/>
              </w:rPr>
            </w:pPr>
            <w:r>
              <w:rPr>
                <w:b/>
                <w:bCs/>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2EC689B1" w14:textId="77777777" w:rsidR="00D104CD" w:rsidRDefault="00D104CD" w:rsidP="00607AAD">
            <w:pPr>
              <w:jc w:val="center"/>
              <w:rPr>
                <w:b/>
                <w:color w:val="FFFFFF" w:themeColor="background1"/>
              </w:rPr>
            </w:pPr>
            <w:r>
              <w:rPr>
                <w:b/>
                <w:bCs/>
                <w:color w:val="FFFFFF" w:themeColor="background1"/>
              </w:rPr>
              <w:t>Configuration Required</w:t>
            </w:r>
          </w:p>
        </w:tc>
        <w:tc>
          <w:tcPr>
            <w:tcW w:w="161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119D13D6" w14:textId="77777777" w:rsidR="00D104CD" w:rsidRDefault="00D104CD" w:rsidP="00607AAD">
            <w:pPr>
              <w:jc w:val="center"/>
              <w:rPr>
                <w:b/>
                <w:color w:val="FFFFFF" w:themeColor="background1"/>
              </w:rPr>
            </w:pPr>
            <w:r>
              <w:rPr>
                <w:b/>
                <w:bCs/>
                <w:color w:val="FFFFFF" w:themeColor="background1"/>
              </w:rPr>
              <w:t>Default</w:t>
            </w:r>
          </w:p>
        </w:tc>
      </w:tr>
      <w:tr w:rsidR="00D104CD" w14:paraId="62E624D7" w14:textId="77777777" w:rsidTr="00607AAD">
        <w:trPr>
          <w:trHeight w:val="287"/>
        </w:trPr>
        <w:tc>
          <w:tcPr>
            <w:tcW w:w="990" w:type="dxa"/>
            <w:tcBorders>
              <w:top w:val="single" w:sz="4" w:space="0" w:color="auto"/>
              <w:left w:val="single" w:sz="4" w:space="0" w:color="auto"/>
              <w:bottom w:val="single" w:sz="4" w:space="0" w:color="auto"/>
              <w:right w:val="single" w:sz="4" w:space="0" w:color="auto"/>
            </w:tcBorders>
            <w:hideMark/>
          </w:tcPr>
          <w:p w14:paraId="16F4BD66" w14:textId="77777777" w:rsidR="00D104CD" w:rsidRDefault="00D104CD" w:rsidP="00607AAD">
            <w:pPr>
              <w:rPr>
                <w:color w:val="000000"/>
              </w:rPr>
            </w:pPr>
            <w:r>
              <w:rPr>
                <w:color w:val="000000"/>
              </w:rPr>
              <w:t>1</w:t>
            </w:r>
          </w:p>
        </w:tc>
        <w:tc>
          <w:tcPr>
            <w:tcW w:w="3330" w:type="dxa"/>
            <w:tcBorders>
              <w:top w:val="single" w:sz="4" w:space="0" w:color="auto"/>
              <w:left w:val="single" w:sz="4" w:space="0" w:color="auto"/>
              <w:bottom w:val="single" w:sz="4" w:space="0" w:color="auto"/>
              <w:right w:val="single" w:sz="4" w:space="0" w:color="auto"/>
            </w:tcBorders>
            <w:hideMark/>
          </w:tcPr>
          <w:p w14:paraId="4612B677" w14:textId="77777777" w:rsidR="00D104CD" w:rsidRPr="001C0455" w:rsidRDefault="00D104CD" w:rsidP="00607AAD">
            <w:pPr>
              <w:textAlignment w:val="center"/>
              <w:rPr>
                <w:rFonts w:eastAsia="Times New Roman"/>
                <w:color w:val="000000"/>
              </w:rPr>
            </w:pPr>
            <w:r>
              <w:t xml:space="preserve">Number of months for which the postpartum coverage is provided to a member. </w:t>
            </w:r>
          </w:p>
          <w:p w14:paraId="56EEC6D9" w14:textId="77777777" w:rsidR="00D104CD" w:rsidRDefault="00D104CD" w:rsidP="00607AAD">
            <w:pPr>
              <w:textAlignment w:val="center"/>
            </w:pPr>
          </w:p>
        </w:tc>
        <w:tc>
          <w:tcPr>
            <w:tcW w:w="2700" w:type="dxa"/>
            <w:tcBorders>
              <w:top w:val="single" w:sz="4" w:space="0" w:color="auto"/>
              <w:left w:val="single" w:sz="4" w:space="0" w:color="auto"/>
              <w:bottom w:val="single" w:sz="4" w:space="0" w:color="auto"/>
              <w:right w:val="single" w:sz="4" w:space="0" w:color="auto"/>
            </w:tcBorders>
            <w:noWrap/>
            <w:hideMark/>
          </w:tcPr>
          <w:p w14:paraId="214F67F2" w14:textId="77777777" w:rsidR="00D104CD" w:rsidRDefault="00D104CD" w:rsidP="00607AAD">
            <w:pPr>
              <w:pStyle w:val="Hints"/>
              <w:rPr>
                <w:rFonts w:eastAsiaTheme="minorHAnsi" w:cs="Calibri"/>
                <w:color w:val="auto"/>
                <w:sz w:val="22"/>
                <w:szCs w:val="22"/>
              </w:rPr>
            </w:pPr>
            <w:r>
              <w:rPr>
                <w:rFonts w:eastAsiaTheme="minorHAnsi" w:cs="Calibri"/>
                <w:color w:val="auto"/>
                <w:sz w:val="22"/>
                <w:szCs w:val="22"/>
              </w:rPr>
              <w:t xml:space="preserve"> Number of months</w:t>
            </w:r>
          </w:p>
          <w:p w14:paraId="7E538514" w14:textId="77777777" w:rsidR="00D104CD" w:rsidRDefault="00D104CD" w:rsidP="00607AAD">
            <w:pPr>
              <w:pStyle w:val="Hints"/>
              <w:spacing w:after="200"/>
              <w:ind w:left="61"/>
              <w:rPr>
                <w:rFonts w:eastAsiaTheme="minorHAnsi" w:cs="Calibri"/>
                <w:color w:val="auto"/>
                <w:sz w:val="22"/>
                <w:szCs w:val="22"/>
              </w:rPr>
            </w:pPr>
          </w:p>
        </w:tc>
        <w:tc>
          <w:tcPr>
            <w:tcW w:w="1615" w:type="dxa"/>
            <w:tcBorders>
              <w:top w:val="single" w:sz="4" w:space="0" w:color="auto"/>
              <w:left w:val="single" w:sz="4" w:space="0" w:color="auto"/>
              <w:bottom w:val="single" w:sz="4" w:space="0" w:color="auto"/>
              <w:right w:val="single" w:sz="4" w:space="0" w:color="auto"/>
            </w:tcBorders>
            <w:noWrap/>
            <w:hideMark/>
          </w:tcPr>
          <w:p w14:paraId="65254C1F" w14:textId="77777777" w:rsidR="00D104CD" w:rsidRPr="00CE184B" w:rsidRDefault="00D104CD" w:rsidP="00607AAD">
            <w:pPr>
              <w:pStyle w:val="Hints"/>
              <w:spacing w:after="200"/>
            </w:pPr>
            <w:r>
              <w:rPr>
                <w:rFonts w:cs="Calibri"/>
                <w:color w:val="000000"/>
                <w:sz w:val="22"/>
                <w:szCs w:val="22"/>
              </w:rPr>
              <w:t>12</w:t>
            </w:r>
          </w:p>
        </w:tc>
      </w:tr>
      <w:tr w:rsidR="00E74DAA" w14:paraId="5E5112B5" w14:textId="77777777" w:rsidTr="00607AAD">
        <w:trPr>
          <w:trHeight w:val="287"/>
        </w:trPr>
        <w:tc>
          <w:tcPr>
            <w:tcW w:w="990" w:type="dxa"/>
            <w:tcBorders>
              <w:top w:val="single" w:sz="4" w:space="0" w:color="auto"/>
              <w:left w:val="single" w:sz="4" w:space="0" w:color="auto"/>
              <w:bottom w:val="single" w:sz="4" w:space="0" w:color="auto"/>
              <w:right w:val="single" w:sz="4" w:space="0" w:color="auto"/>
            </w:tcBorders>
          </w:tcPr>
          <w:p w14:paraId="3BF3E2E2" w14:textId="30A28800" w:rsidR="00E74DAA" w:rsidRDefault="00E74DAA" w:rsidP="00E74DAA">
            <w:pPr>
              <w:rPr>
                <w:color w:val="000000"/>
              </w:rPr>
            </w:pPr>
            <w:r>
              <w:rPr>
                <w:color w:val="000000"/>
              </w:rPr>
              <w:t>2</w:t>
            </w:r>
          </w:p>
        </w:tc>
        <w:tc>
          <w:tcPr>
            <w:tcW w:w="3330" w:type="dxa"/>
            <w:tcBorders>
              <w:top w:val="single" w:sz="4" w:space="0" w:color="auto"/>
              <w:left w:val="single" w:sz="4" w:space="0" w:color="auto"/>
              <w:bottom w:val="single" w:sz="4" w:space="0" w:color="auto"/>
              <w:right w:val="single" w:sz="4" w:space="0" w:color="auto"/>
            </w:tcBorders>
          </w:tcPr>
          <w:p w14:paraId="1653BC4A" w14:textId="434B1E76" w:rsidR="00E74DAA" w:rsidRDefault="00E74DAA" w:rsidP="00E74DAA">
            <w:pPr>
              <w:textAlignment w:val="center"/>
            </w:pPr>
            <w:r w:rsidRPr="00E74DAA">
              <w:t>List of closure reasons impacting Medicaid starting from the Pregnancy end date</w:t>
            </w:r>
          </w:p>
        </w:tc>
        <w:tc>
          <w:tcPr>
            <w:tcW w:w="2700" w:type="dxa"/>
            <w:tcBorders>
              <w:top w:val="single" w:sz="4" w:space="0" w:color="auto"/>
              <w:left w:val="single" w:sz="4" w:space="0" w:color="auto"/>
              <w:bottom w:val="single" w:sz="4" w:space="0" w:color="auto"/>
              <w:right w:val="single" w:sz="4" w:space="0" w:color="auto"/>
            </w:tcBorders>
            <w:noWrap/>
          </w:tcPr>
          <w:p w14:paraId="256B219A" w14:textId="33DC6198" w:rsidR="00E74DAA" w:rsidRPr="00E74DAA" w:rsidRDefault="00E74DAA" w:rsidP="00E74DAA">
            <w:pPr>
              <w:pStyle w:val="Hints"/>
              <w:rPr>
                <w:rFonts w:eastAsiaTheme="minorHAnsi" w:cstheme="minorHAnsi"/>
                <w:color w:val="auto"/>
                <w:sz w:val="22"/>
                <w:szCs w:val="22"/>
              </w:rPr>
            </w:pPr>
            <w:r w:rsidRPr="00E74DAA">
              <w:rPr>
                <w:rFonts w:eastAsiaTheme="minorHAnsi" w:cstheme="minorHAnsi"/>
                <w:color w:val="auto"/>
                <w:sz w:val="22"/>
                <w:szCs w:val="22"/>
              </w:rPr>
              <w:t xml:space="preserve">Values for “Exclude members from granting Medicaid when reported missing pregnancy” Column as Y/N in the </w:t>
            </w:r>
            <w:hyperlink w:anchor="Closure_reason_hierarchy" w:history="1">
              <w:r w:rsidRPr="00E74DAA">
                <w:rPr>
                  <w:rFonts w:eastAsiaTheme="minorHAnsi" w:cstheme="minorHAnsi"/>
                  <w:color w:val="auto"/>
                  <w:sz w:val="22"/>
                  <w:szCs w:val="22"/>
                </w:rPr>
                <w:t>Closure Reason Hierarchy sheet</w:t>
              </w:r>
            </w:hyperlink>
            <w:r w:rsidRPr="00E74DAA">
              <w:rPr>
                <w:rFonts w:eastAsiaTheme="minorHAnsi" w:cstheme="minorHAnsi"/>
                <w:color w:val="auto"/>
                <w:sz w:val="22"/>
                <w:szCs w:val="22"/>
              </w:rPr>
              <w:t>.</w:t>
            </w:r>
          </w:p>
        </w:tc>
        <w:tc>
          <w:tcPr>
            <w:tcW w:w="1615" w:type="dxa"/>
            <w:tcBorders>
              <w:top w:val="single" w:sz="4" w:space="0" w:color="auto"/>
              <w:left w:val="single" w:sz="4" w:space="0" w:color="auto"/>
              <w:bottom w:val="single" w:sz="4" w:space="0" w:color="auto"/>
              <w:right w:val="single" w:sz="4" w:space="0" w:color="auto"/>
            </w:tcBorders>
            <w:noWrap/>
          </w:tcPr>
          <w:p w14:paraId="09FCF9A8" w14:textId="77777777" w:rsidR="00E74DAA" w:rsidRPr="00E74DAA" w:rsidRDefault="00E74DAA" w:rsidP="00E74DAA">
            <w:pPr>
              <w:pStyle w:val="Hints"/>
              <w:spacing w:after="200"/>
              <w:rPr>
                <w:rFonts w:eastAsiaTheme="minorHAnsi" w:cstheme="minorHAnsi"/>
                <w:color w:val="auto"/>
                <w:sz w:val="22"/>
                <w:szCs w:val="22"/>
              </w:rPr>
            </w:pPr>
            <w:r w:rsidRPr="00E74DAA">
              <w:rPr>
                <w:rFonts w:eastAsiaTheme="minorHAnsi" w:cstheme="minorHAnsi"/>
                <w:color w:val="auto"/>
                <w:sz w:val="22"/>
                <w:szCs w:val="22"/>
              </w:rPr>
              <w:t xml:space="preserve">Refer </w:t>
            </w:r>
            <w:hyperlink w:anchor="Closure_reason_hierarchy" w:history="1">
              <w:r w:rsidRPr="00E74DAA">
                <w:rPr>
                  <w:rFonts w:eastAsiaTheme="minorHAnsi" w:cstheme="minorHAnsi"/>
                  <w:color w:val="auto"/>
                  <w:sz w:val="22"/>
                  <w:szCs w:val="22"/>
                </w:rPr>
                <w:t>Closure Reason Hierarchy sheet</w:t>
              </w:r>
            </w:hyperlink>
          </w:p>
          <w:p w14:paraId="19F4C5B3" w14:textId="200875B4" w:rsidR="00E74DAA" w:rsidRPr="00E74DAA" w:rsidRDefault="00E74DAA" w:rsidP="00E74DAA">
            <w:pPr>
              <w:pStyle w:val="Hints"/>
              <w:spacing w:after="200"/>
              <w:rPr>
                <w:rFonts w:eastAsiaTheme="minorHAnsi" w:cstheme="minorHAnsi"/>
                <w:color w:val="auto"/>
                <w:sz w:val="22"/>
                <w:szCs w:val="22"/>
              </w:rPr>
            </w:pPr>
          </w:p>
        </w:tc>
      </w:tr>
    </w:tbl>
    <w:p w14:paraId="2F3CA3E1" w14:textId="77777777" w:rsidR="00622E24" w:rsidRPr="004342C6" w:rsidRDefault="00622E24" w:rsidP="00622E24">
      <w:pPr>
        <w:pStyle w:val="Heading3"/>
        <w:numPr>
          <w:ilvl w:val="2"/>
          <w:numId w:val="13"/>
        </w:numPr>
        <w:rPr>
          <w:rFonts w:ascii="Arial" w:hAnsi="Arial" w:cs="Arial"/>
        </w:rPr>
      </w:pPr>
      <w:bookmarkStart w:id="731" w:name="_Toc94634759"/>
      <w:r w:rsidRPr="004342C6">
        <w:rPr>
          <w:rFonts w:ascii="Arial" w:hAnsi="Arial" w:cs="Arial"/>
        </w:rPr>
        <w:t>Acceptance Criteria</w:t>
      </w:r>
      <w:bookmarkEnd w:id="731"/>
    </w:p>
    <w:p w14:paraId="64291B75" w14:textId="697B3ECB" w:rsidR="00C23171" w:rsidRPr="00EA3422" w:rsidRDefault="00BF1D73" w:rsidP="00320B54">
      <w:pPr>
        <w:pStyle w:val="ListParagraph"/>
        <w:numPr>
          <w:ilvl w:val="0"/>
          <w:numId w:val="387"/>
        </w:numPr>
        <w:contextualSpacing w:val="0"/>
        <w:rPr>
          <w:rFonts w:cs="Arial"/>
        </w:rPr>
      </w:pPr>
      <w:r w:rsidRPr="00EA3422">
        <w:rPr>
          <w:rFonts w:cs="Arial"/>
        </w:rPr>
        <w:t>The system should work as per the flow, UI design, functional requirements, and special design considerations defined above in the use case.</w:t>
      </w:r>
      <w:r w:rsidR="00C23171" w:rsidRPr="00EA3422">
        <w:rPr>
          <w:rFonts w:cs="Arial"/>
        </w:rPr>
        <w:br w:type="page"/>
      </w:r>
    </w:p>
    <w:p w14:paraId="33DC5FAE" w14:textId="6E8087B6" w:rsidR="00C23171" w:rsidRPr="004342C6" w:rsidRDefault="00C23171" w:rsidP="00DB6AEE">
      <w:pPr>
        <w:pStyle w:val="Heading2"/>
      </w:pPr>
      <w:bookmarkStart w:id="732" w:name="_Toc94634760"/>
      <w:r w:rsidRPr="004342C6">
        <w:lastRenderedPageBreak/>
        <w:t>Use Case Id: UC-</w:t>
      </w:r>
      <w:r w:rsidR="005B09BA" w:rsidRPr="004342C6">
        <w:t>25</w:t>
      </w:r>
      <w:r w:rsidRPr="004342C6">
        <w:t xml:space="preserve"> Pregnancy Expiration Batch process</w:t>
      </w:r>
      <w:bookmarkEnd w:id="732"/>
    </w:p>
    <w:p w14:paraId="284F54B4" w14:textId="229FF9CA" w:rsidR="00C23171" w:rsidRPr="004342C6" w:rsidRDefault="00C23171" w:rsidP="00C23171">
      <w:pPr>
        <w:pStyle w:val="Heading3"/>
        <w:numPr>
          <w:ilvl w:val="2"/>
          <w:numId w:val="13"/>
        </w:numPr>
        <w:rPr>
          <w:rFonts w:ascii="Arial" w:hAnsi="Arial" w:cs="Arial"/>
        </w:rPr>
      </w:pPr>
      <w:bookmarkStart w:id="733" w:name="_Toc94634761"/>
      <w:r w:rsidRPr="004342C6">
        <w:rPr>
          <w:rFonts w:ascii="Arial" w:hAnsi="Arial" w:cs="Arial"/>
        </w:rPr>
        <w:t>Description</w:t>
      </w:r>
      <w:bookmarkEnd w:id="733"/>
    </w:p>
    <w:p w14:paraId="0671439A" w14:textId="19E21BB7" w:rsidR="00C23171" w:rsidRDefault="00C23171" w:rsidP="00C23171">
      <w:pPr>
        <w:ind w:left="450"/>
        <w:rPr>
          <w:rFonts w:cs="Arial"/>
        </w:rPr>
      </w:pPr>
      <w:r w:rsidRPr="004342C6">
        <w:rPr>
          <w:rFonts w:cs="Arial"/>
        </w:rPr>
        <w:t xml:space="preserve">This use case describes how </w:t>
      </w:r>
      <w:r w:rsidR="00EA3422">
        <w:rPr>
          <w:rFonts w:cs="Arial"/>
        </w:rPr>
        <w:t xml:space="preserve">the </w:t>
      </w:r>
      <w:r w:rsidRPr="004342C6">
        <w:rPr>
          <w:rFonts w:cs="Arial"/>
        </w:rPr>
        <w:t xml:space="preserve">system </w:t>
      </w:r>
      <w:r w:rsidR="00EA3422">
        <w:rPr>
          <w:rFonts w:cs="Arial"/>
        </w:rPr>
        <w:t>will redetermine</w:t>
      </w:r>
      <w:r w:rsidRPr="004342C6">
        <w:rPr>
          <w:rFonts w:cs="Arial"/>
        </w:rPr>
        <w:t xml:space="preserve"> the eligibility for pregnancy expiration.</w:t>
      </w:r>
    </w:p>
    <w:p w14:paraId="779FFFC8" w14:textId="77777777" w:rsidR="00EA3422" w:rsidRPr="004342C6" w:rsidRDefault="00EA3422" w:rsidP="00C23171">
      <w:pPr>
        <w:ind w:left="450"/>
        <w:rPr>
          <w:rFonts w:cs="Arial"/>
        </w:rPr>
      </w:pPr>
    </w:p>
    <w:p w14:paraId="423B25FD" w14:textId="77777777" w:rsidR="00C23171" w:rsidRPr="004342C6" w:rsidRDefault="00C23171" w:rsidP="00C23171">
      <w:pPr>
        <w:pStyle w:val="Heading3"/>
        <w:numPr>
          <w:ilvl w:val="2"/>
          <w:numId w:val="13"/>
        </w:numPr>
        <w:rPr>
          <w:rFonts w:ascii="Arial" w:hAnsi="Arial" w:cs="Arial"/>
        </w:rPr>
      </w:pPr>
      <w:bookmarkStart w:id="734" w:name="_Toc94634762"/>
      <w:r w:rsidRPr="004342C6">
        <w:rPr>
          <w:rFonts w:ascii="Arial" w:hAnsi="Arial" w:cs="Arial"/>
        </w:rPr>
        <w:t>Related Use case</w:t>
      </w:r>
      <w:bookmarkEnd w:id="734"/>
      <w:r w:rsidRPr="004342C6">
        <w:rPr>
          <w:rFonts w:ascii="Arial" w:hAnsi="Arial" w:cs="Arial"/>
        </w:rPr>
        <w:t xml:space="preserve"> </w:t>
      </w:r>
    </w:p>
    <w:p w14:paraId="722D39D7" w14:textId="77777777" w:rsidR="00C23171" w:rsidRPr="004342C6" w:rsidRDefault="00C23171" w:rsidP="00C23171">
      <w:pPr>
        <w:ind w:firstLine="450"/>
        <w:rPr>
          <w:rFonts w:cs="Arial"/>
        </w:rPr>
      </w:pPr>
      <w:r w:rsidRPr="004342C6">
        <w:rPr>
          <w:rFonts w:cs="Arial"/>
        </w:rPr>
        <w:t>Not applicable</w:t>
      </w:r>
    </w:p>
    <w:p w14:paraId="4C10F2A1" w14:textId="77777777" w:rsidR="00C23171" w:rsidRPr="004342C6" w:rsidRDefault="00C23171" w:rsidP="00C23171">
      <w:pPr>
        <w:rPr>
          <w:rFonts w:cs="Arial"/>
        </w:rPr>
      </w:pPr>
      <w:r w:rsidRPr="004342C6">
        <w:rPr>
          <w:rFonts w:cs="Arial"/>
          <w:i/>
          <w:color w:val="00B050"/>
        </w:rPr>
        <w:t xml:space="preserve">  </w:t>
      </w:r>
    </w:p>
    <w:p w14:paraId="4138D857" w14:textId="77777777" w:rsidR="00C23171" w:rsidRPr="004342C6" w:rsidRDefault="00C23171" w:rsidP="00C23171">
      <w:pPr>
        <w:pStyle w:val="Heading3"/>
        <w:numPr>
          <w:ilvl w:val="2"/>
          <w:numId w:val="13"/>
        </w:numPr>
        <w:rPr>
          <w:rFonts w:ascii="Arial" w:hAnsi="Arial" w:cs="Arial"/>
        </w:rPr>
      </w:pPr>
      <w:bookmarkStart w:id="735" w:name="_Toc94634763"/>
      <w:r w:rsidRPr="004342C6">
        <w:rPr>
          <w:rFonts w:ascii="Arial" w:hAnsi="Arial" w:cs="Arial"/>
        </w:rPr>
        <w:t>Actor(s)</w:t>
      </w:r>
      <w:bookmarkEnd w:id="735"/>
    </w:p>
    <w:p w14:paraId="3CD050E1" w14:textId="77777777" w:rsidR="00C23171" w:rsidRPr="004342C6" w:rsidRDefault="00C23171" w:rsidP="00F725DA">
      <w:pPr>
        <w:pStyle w:val="ListParagraph"/>
        <w:numPr>
          <w:ilvl w:val="0"/>
          <w:numId w:val="81"/>
        </w:numPr>
        <w:ind w:left="810"/>
        <w:contextualSpacing w:val="0"/>
        <w:rPr>
          <w:rFonts w:cs="Arial"/>
        </w:rPr>
      </w:pPr>
      <w:r w:rsidRPr="004342C6">
        <w:rPr>
          <w:rFonts w:cs="Arial"/>
        </w:rPr>
        <w:t>HIX System</w:t>
      </w:r>
    </w:p>
    <w:p w14:paraId="1EBBA853" w14:textId="77777777" w:rsidR="00C23171" w:rsidRPr="004342C6" w:rsidRDefault="00C23171" w:rsidP="00F725DA">
      <w:pPr>
        <w:pStyle w:val="ListParagraph"/>
        <w:numPr>
          <w:ilvl w:val="0"/>
          <w:numId w:val="81"/>
        </w:numPr>
        <w:ind w:left="810"/>
        <w:contextualSpacing w:val="0"/>
        <w:rPr>
          <w:rFonts w:cs="Arial"/>
        </w:rPr>
      </w:pPr>
      <w:r w:rsidRPr="004342C6">
        <w:rPr>
          <w:rFonts w:cs="Arial"/>
        </w:rPr>
        <w:t>Individual User</w:t>
      </w:r>
    </w:p>
    <w:p w14:paraId="203530CD" w14:textId="77777777" w:rsidR="00C23171" w:rsidRPr="004342C6" w:rsidRDefault="00C23171" w:rsidP="00F725DA">
      <w:pPr>
        <w:pStyle w:val="ListParagraph"/>
        <w:numPr>
          <w:ilvl w:val="0"/>
          <w:numId w:val="81"/>
        </w:numPr>
        <w:ind w:left="810"/>
        <w:contextualSpacing w:val="0"/>
        <w:rPr>
          <w:rFonts w:cs="Arial"/>
        </w:rPr>
      </w:pPr>
      <w:r w:rsidRPr="004342C6">
        <w:rPr>
          <w:rFonts w:cs="Arial"/>
        </w:rPr>
        <w:t xml:space="preserve">Assistor portal users </w:t>
      </w:r>
    </w:p>
    <w:p w14:paraId="339DE83D" w14:textId="77777777" w:rsidR="00C23171" w:rsidRPr="004342C6" w:rsidRDefault="00C23171" w:rsidP="00EA3422">
      <w:pPr>
        <w:pStyle w:val="ListParagraph"/>
        <w:numPr>
          <w:ilvl w:val="0"/>
          <w:numId w:val="20"/>
        </w:numPr>
        <w:contextualSpacing w:val="0"/>
        <w:rPr>
          <w:rFonts w:cs="Arial"/>
        </w:rPr>
      </w:pPr>
      <w:r w:rsidRPr="004342C6">
        <w:rPr>
          <w:rFonts w:cs="Arial"/>
        </w:rPr>
        <w:t>CAC User</w:t>
      </w:r>
    </w:p>
    <w:p w14:paraId="4BE335BD" w14:textId="77777777" w:rsidR="00C23171" w:rsidRPr="004342C6" w:rsidRDefault="00C23171" w:rsidP="00EA3422">
      <w:pPr>
        <w:pStyle w:val="ListParagraph"/>
        <w:numPr>
          <w:ilvl w:val="0"/>
          <w:numId w:val="20"/>
        </w:numPr>
        <w:contextualSpacing w:val="0"/>
        <w:rPr>
          <w:rFonts w:cs="Arial"/>
        </w:rPr>
      </w:pPr>
      <w:r w:rsidRPr="004342C6">
        <w:rPr>
          <w:rFonts w:cs="Arial"/>
        </w:rPr>
        <w:t>Navigator User</w:t>
      </w:r>
    </w:p>
    <w:p w14:paraId="66917BBC" w14:textId="77777777" w:rsidR="00C23171" w:rsidRPr="004342C6" w:rsidRDefault="00C23171" w:rsidP="00F725DA">
      <w:pPr>
        <w:pStyle w:val="ListParagraph"/>
        <w:numPr>
          <w:ilvl w:val="0"/>
          <w:numId w:val="81"/>
        </w:numPr>
        <w:ind w:left="810"/>
        <w:contextualSpacing w:val="0"/>
        <w:rPr>
          <w:rFonts w:cs="Arial"/>
        </w:rPr>
      </w:pPr>
      <w:r w:rsidRPr="004342C6">
        <w:rPr>
          <w:rFonts w:cs="Arial"/>
        </w:rPr>
        <w:t>The following Agent Portal User(s):</w:t>
      </w:r>
    </w:p>
    <w:p w14:paraId="7644C099" w14:textId="77777777" w:rsidR="00C23171" w:rsidRPr="004342C6" w:rsidRDefault="00C23171" w:rsidP="00EA3422">
      <w:pPr>
        <w:pStyle w:val="ListParagraph"/>
        <w:numPr>
          <w:ilvl w:val="0"/>
          <w:numId w:val="20"/>
        </w:numPr>
        <w:contextualSpacing w:val="0"/>
        <w:rPr>
          <w:rFonts w:cs="Arial"/>
        </w:rPr>
      </w:pPr>
      <w:r w:rsidRPr="004342C6">
        <w:rPr>
          <w:rFonts w:cs="Arial"/>
        </w:rPr>
        <w:t>Back Office User</w:t>
      </w:r>
    </w:p>
    <w:p w14:paraId="469D9D9A" w14:textId="77777777" w:rsidR="00C23171" w:rsidRPr="004342C6" w:rsidRDefault="00C23171" w:rsidP="00EA3422">
      <w:pPr>
        <w:pStyle w:val="ListParagraph"/>
        <w:numPr>
          <w:ilvl w:val="0"/>
          <w:numId w:val="20"/>
        </w:numPr>
        <w:contextualSpacing w:val="0"/>
        <w:rPr>
          <w:rFonts w:cs="Arial"/>
        </w:rPr>
      </w:pPr>
      <w:r w:rsidRPr="004342C6">
        <w:rPr>
          <w:rFonts w:cs="Arial"/>
        </w:rPr>
        <w:t>Super User/MED_BO User</w:t>
      </w:r>
    </w:p>
    <w:p w14:paraId="27B3E5B4" w14:textId="77777777" w:rsidR="00C23171" w:rsidRPr="004342C6" w:rsidRDefault="00C23171" w:rsidP="00EA3422">
      <w:pPr>
        <w:pStyle w:val="ListParagraph"/>
        <w:numPr>
          <w:ilvl w:val="0"/>
          <w:numId w:val="20"/>
        </w:numPr>
        <w:contextualSpacing w:val="0"/>
        <w:rPr>
          <w:rFonts w:cs="Arial"/>
        </w:rPr>
      </w:pPr>
      <w:r w:rsidRPr="004342C6">
        <w:rPr>
          <w:rFonts w:cs="Arial"/>
        </w:rPr>
        <w:t>CSR User</w:t>
      </w:r>
    </w:p>
    <w:p w14:paraId="3B7FEC2E" w14:textId="77777777" w:rsidR="00C23171" w:rsidRPr="004342C6" w:rsidRDefault="00C23171" w:rsidP="00EA3422">
      <w:pPr>
        <w:pStyle w:val="ListParagraph"/>
        <w:numPr>
          <w:ilvl w:val="0"/>
          <w:numId w:val="20"/>
        </w:numPr>
        <w:ind w:left="900" w:hanging="90"/>
        <w:contextualSpacing w:val="0"/>
        <w:rPr>
          <w:rFonts w:cs="Arial"/>
        </w:rPr>
      </w:pPr>
      <w:r w:rsidRPr="004342C6">
        <w:rPr>
          <w:rFonts w:cs="Arial"/>
        </w:rPr>
        <w:t>TPL User</w:t>
      </w:r>
    </w:p>
    <w:p w14:paraId="3594669F" w14:textId="77777777" w:rsidR="00C23171" w:rsidRPr="004342C6" w:rsidRDefault="00C23171" w:rsidP="00EA3422">
      <w:pPr>
        <w:pStyle w:val="ListParagraph"/>
        <w:numPr>
          <w:ilvl w:val="0"/>
          <w:numId w:val="20"/>
        </w:numPr>
        <w:ind w:left="900" w:hanging="90"/>
        <w:contextualSpacing w:val="0"/>
        <w:rPr>
          <w:rFonts w:cs="Arial"/>
        </w:rPr>
      </w:pPr>
      <w:r w:rsidRPr="004342C6">
        <w:rPr>
          <w:rFonts w:cs="Arial"/>
        </w:rPr>
        <w:t>TPL Super User</w:t>
      </w:r>
    </w:p>
    <w:p w14:paraId="1931A74C" w14:textId="77777777" w:rsidR="00C23171" w:rsidRPr="004342C6" w:rsidRDefault="00C23171" w:rsidP="00EA3422">
      <w:pPr>
        <w:pStyle w:val="ListParagraph"/>
        <w:numPr>
          <w:ilvl w:val="0"/>
          <w:numId w:val="20"/>
        </w:numPr>
        <w:contextualSpacing w:val="0"/>
        <w:rPr>
          <w:rFonts w:cs="Arial"/>
        </w:rPr>
      </w:pPr>
      <w:r w:rsidRPr="004342C6">
        <w:rPr>
          <w:rFonts w:cs="Arial"/>
        </w:rPr>
        <w:t>TPL_BO User</w:t>
      </w:r>
    </w:p>
    <w:p w14:paraId="20EBD7AB" w14:textId="77777777" w:rsidR="00C23171" w:rsidRPr="004342C6" w:rsidRDefault="00C23171" w:rsidP="00EA3422">
      <w:pPr>
        <w:pStyle w:val="ListParagraph"/>
        <w:numPr>
          <w:ilvl w:val="0"/>
          <w:numId w:val="20"/>
        </w:numPr>
        <w:contextualSpacing w:val="0"/>
        <w:rPr>
          <w:rFonts w:cs="Arial"/>
        </w:rPr>
      </w:pPr>
      <w:r w:rsidRPr="004342C6">
        <w:rPr>
          <w:rFonts w:cs="Arial"/>
        </w:rPr>
        <w:t>Advanced CSR User</w:t>
      </w:r>
    </w:p>
    <w:p w14:paraId="12BD726C" w14:textId="77777777" w:rsidR="00C23171" w:rsidRPr="004342C6" w:rsidRDefault="00C23171" w:rsidP="00C23171">
      <w:pPr>
        <w:rPr>
          <w:rFonts w:cs="Arial"/>
        </w:rPr>
      </w:pPr>
      <w:r w:rsidRPr="004342C6">
        <w:rPr>
          <w:rFonts w:cs="Arial"/>
          <w:i/>
          <w:color w:val="00B050"/>
        </w:rPr>
        <w:t xml:space="preserve">  </w:t>
      </w:r>
    </w:p>
    <w:p w14:paraId="08DB4EA9" w14:textId="77777777" w:rsidR="00C23171" w:rsidRPr="004342C6" w:rsidRDefault="00C23171" w:rsidP="00C23171">
      <w:pPr>
        <w:pStyle w:val="Heading3"/>
        <w:numPr>
          <w:ilvl w:val="2"/>
          <w:numId w:val="13"/>
        </w:numPr>
        <w:rPr>
          <w:rFonts w:ascii="Arial" w:hAnsi="Arial" w:cs="Arial"/>
        </w:rPr>
      </w:pPr>
      <w:bookmarkStart w:id="736" w:name="_Toc94634764"/>
      <w:r w:rsidRPr="004342C6">
        <w:rPr>
          <w:rFonts w:ascii="Arial" w:hAnsi="Arial" w:cs="Arial"/>
        </w:rPr>
        <w:t>Trigger(s)</w:t>
      </w:r>
      <w:bookmarkEnd w:id="736"/>
    </w:p>
    <w:p w14:paraId="6065706D" w14:textId="72D66367" w:rsidR="00C23171" w:rsidRPr="004342C6" w:rsidRDefault="00C23171" w:rsidP="00320B54">
      <w:pPr>
        <w:pStyle w:val="ListParagraph"/>
        <w:numPr>
          <w:ilvl w:val="0"/>
          <w:numId w:val="219"/>
        </w:numPr>
        <w:contextualSpacing w:val="0"/>
        <w:rPr>
          <w:rFonts w:cs="Arial"/>
        </w:rPr>
      </w:pPr>
      <w:r w:rsidRPr="004342C6">
        <w:rPr>
          <w:rFonts w:cs="Arial"/>
        </w:rPr>
        <w:t xml:space="preserve">Eligibility is determined/re-determined through Pregnancy Expiration Batch Process </w:t>
      </w:r>
    </w:p>
    <w:p w14:paraId="2E96E6EE" w14:textId="77777777" w:rsidR="00C23171" w:rsidRPr="004342C6" w:rsidRDefault="00C23171" w:rsidP="00C23171">
      <w:pPr>
        <w:pStyle w:val="ListParagraph"/>
        <w:ind w:left="1080"/>
        <w:contextualSpacing w:val="0"/>
        <w:rPr>
          <w:rFonts w:cs="Arial"/>
        </w:rPr>
      </w:pPr>
    </w:p>
    <w:p w14:paraId="50CE6D23" w14:textId="77777777" w:rsidR="00C23171" w:rsidRPr="004342C6" w:rsidRDefault="00C23171" w:rsidP="00C23171">
      <w:pPr>
        <w:pStyle w:val="Heading3"/>
        <w:numPr>
          <w:ilvl w:val="2"/>
          <w:numId w:val="13"/>
        </w:numPr>
        <w:rPr>
          <w:rFonts w:ascii="Arial" w:hAnsi="Arial" w:cs="Arial"/>
        </w:rPr>
      </w:pPr>
      <w:bookmarkStart w:id="737" w:name="_Toc94634765"/>
      <w:r w:rsidRPr="004342C6">
        <w:rPr>
          <w:rFonts w:ascii="Arial" w:hAnsi="Arial" w:cs="Arial"/>
        </w:rPr>
        <w:t>Precondition(s)</w:t>
      </w:r>
      <w:bookmarkEnd w:id="737"/>
    </w:p>
    <w:p w14:paraId="15FEEB62" w14:textId="44E33B3C" w:rsidR="00C35B35" w:rsidRPr="00C35B35" w:rsidRDefault="00C35B35" w:rsidP="00320B54">
      <w:pPr>
        <w:pStyle w:val="ListParagraph"/>
        <w:numPr>
          <w:ilvl w:val="3"/>
          <w:numId w:val="219"/>
        </w:numPr>
        <w:contextualSpacing w:val="0"/>
        <w:rPr>
          <w:rFonts w:cs="Arial"/>
        </w:rPr>
      </w:pPr>
      <w:r>
        <w:rPr>
          <w:rFonts w:cs="Arial"/>
        </w:rPr>
        <w:t xml:space="preserve">An Application </w:t>
      </w:r>
      <w:r w:rsidRPr="00C35B35">
        <w:rPr>
          <w:rFonts w:cs="Arial"/>
        </w:rPr>
        <w:t>exists with a pregnant member who has not reported the pregnancy end date.</w:t>
      </w:r>
    </w:p>
    <w:p w14:paraId="6F98BD94" w14:textId="77777777" w:rsidR="00C35B35" w:rsidRPr="003B3C48" w:rsidRDefault="00C35B35" w:rsidP="00320B54">
      <w:pPr>
        <w:pStyle w:val="ListParagraph"/>
        <w:numPr>
          <w:ilvl w:val="0"/>
          <w:numId w:val="219"/>
        </w:numPr>
        <w:contextualSpacing w:val="0"/>
        <w:rPr>
          <w:rFonts w:cs="Arial"/>
        </w:rPr>
      </w:pPr>
      <w:r>
        <w:rPr>
          <w:rFonts w:cs="Arial"/>
        </w:rPr>
        <w:t xml:space="preserve">The current date is </w:t>
      </w:r>
      <w:r w:rsidRPr="008836DD">
        <w:rPr>
          <w:rFonts w:cs="Arial"/>
        </w:rPr>
        <w:t>greater than</w:t>
      </w:r>
      <w:r>
        <w:rPr>
          <w:rFonts w:cs="Arial"/>
        </w:rPr>
        <w:t xml:space="preserve"> or equal to</w:t>
      </w:r>
      <w:r w:rsidRPr="008836DD">
        <w:rPr>
          <w:rFonts w:cs="Arial"/>
        </w:rPr>
        <w:t xml:space="preserve"> </w:t>
      </w:r>
      <w:r>
        <w:rPr>
          <w:rFonts w:cs="Arial"/>
        </w:rPr>
        <w:t xml:space="preserve">the X day (Configurable) </w:t>
      </w:r>
      <w:r w:rsidRPr="008836DD">
        <w:rPr>
          <w:rFonts w:cs="Arial"/>
        </w:rPr>
        <w:t xml:space="preserve">of the month following </w:t>
      </w:r>
      <w:r>
        <w:rPr>
          <w:rFonts w:cs="Arial"/>
        </w:rPr>
        <w:t>the pregnancy due date month.</w:t>
      </w:r>
    </w:p>
    <w:p w14:paraId="013A4FA9" w14:textId="5F35F834" w:rsidR="00C23171" w:rsidRPr="00EA3422" w:rsidRDefault="00EA3422" w:rsidP="00320B54">
      <w:pPr>
        <w:pStyle w:val="ListParagraph"/>
        <w:numPr>
          <w:ilvl w:val="3"/>
          <w:numId w:val="219"/>
        </w:numPr>
        <w:contextualSpacing w:val="0"/>
        <w:rPr>
          <w:rFonts w:cs="Arial"/>
        </w:rPr>
      </w:pPr>
      <w:r>
        <w:rPr>
          <w:rFonts w:cs="Arial"/>
        </w:rPr>
        <w:t>.</w:t>
      </w:r>
    </w:p>
    <w:p w14:paraId="3A2CB844" w14:textId="149405E9" w:rsidR="00CE2396" w:rsidRPr="004342C6" w:rsidRDefault="00CE2396" w:rsidP="00126118">
      <w:pPr>
        <w:pStyle w:val="ListParagraph"/>
        <w:ind w:left="1080"/>
        <w:contextualSpacing w:val="0"/>
        <w:rPr>
          <w:rFonts w:cs="Arial"/>
        </w:rPr>
      </w:pPr>
    </w:p>
    <w:p w14:paraId="1B7C246F" w14:textId="77777777" w:rsidR="00C23171" w:rsidRPr="004342C6" w:rsidRDefault="00C23171" w:rsidP="00C23171">
      <w:pPr>
        <w:pStyle w:val="Heading3"/>
        <w:numPr>
          <w:ilvl w:val="2"/>
          <w:numId w:val="13"/>
        </w:numPr>
        <w:pBdr>
          <w:bottom w:val="single" w:sz="12" w:space="5" w:color="4C8B3F"/>
        </w:pBdr>
        <w:rPr>
          <w:rFonts w:ascii="Arial" w:hAnsi="Arial" w:cs="Arial"/>
        </w:rPr>
      </w:pPr>
      <w:bookmarkStart w:id="738" w:name="_Toc94634766"/>
      <w:r w:rsidRPr="004342C6">
        <w:rPr>
          <w:rFonts w:ascii="Arial" w:hAnsi="Arial" w:cs="Arial"/>
        </w:rPr>
        <w:t>Postcondition(s)</w:t>
      </w:r>
      <w:bookmarkEnd w:id="738"/>
    </w:p>
    <w:p w14:paraId="5A7129CB" w14:textId="347FD3F5" w:rsidR="00C35B35" w:rsidRPr="005D289F" w:rsidRDefault="00C35B35" w:rsidP="00320B54">
      <w:pPr>
        <w:pStyle w:val="ListParagraph"/>
        <w:numPr>
          <w:ilvl w:val="0"/>
          <w:numId w:val="506"/>
        </w:numPr>
        <w:contextualSpacing w:val="0"/>
        <w:rPr>
          <w:rFonts w:cs="Arial"/>
        </w:rPr>
      </w:pPr>
      <w:r>
        <w:rPr>
          <w:rFonts w:cs="Arial"/>
        </w:rPr>
        <w:t xml:space="preserve">The system will re-determine the eligibility, end the member’s pregnancy, and set </w:t>
      </w:r>
      <w:r w:rsidRPr="005D289F">
        <w:rPr>
          <w:rFonts w:cs="Arial"/>
        </w:rPr>
        <w:t>the pregnancy</w:t>
      </w:r>
      <w:r>
        <w:rPr>
          <w:rFonts w:cs="Arial"/>
        </w:rPr>
        <w:t xml:space="preserve"> end </w:t>
      </w:r>
      <w:r w:rsidRPr="005D289F">
        <w:rPr>
          <w:rFonts w:cs="Arial"/>
        </w:rPr>
        <w:t xml:space="preserve">date as the </w:t>
      </w:r>
      <w:r>
        <w:rPr>
          <w:rFonts w:cs="Arial"/>
        </w:rPr>
        <w:t xml:space="preserve">self-attested </w:t>
      </w:r>
      <w:r w:rsidRPr="005D289F">
        <w:rPr>
          <w:rFonts w:cs="Arial"/>
        </w:rPr>
        <w:t>pregnanc</w:t>
      </w:r>
      <w:r>
        <w:rPr>
          <w:rFonts w:cs="Arial"/>
        </w:rPr>
        <w:t>y due</w:t>
      </w:r>
      <w:r w:rsidRPr="005D289F">
        <w:rPr>
          <w:rFonts w:cs="Arial"/>
        </w:rPr>
        <w:t xml:space="preserve"> date.</w:t>
      </w:r>
    </w:p>
    <w:p w14:paraId="5F4144C5" w14:textId="7824D585" w:rsidR="00C23171" w:rsidRPr="004342C6" w:rsidRDefault="00C23171" w:rsidP="00126118">
      <w:pPr>
        <w:contextualSpacing w:val="0"/>
        <w:rPr>
          <w:rFonts w:cs="Arial"/>
        </w:rPr>
      </w:pPr>
    </w:p>
    <w:p w14:paraId="65F8150D" w14:textId="6E388686" w:rsidR="00C23171" w:rsidRDefault="00C23171" w:rsidP="00C23171">
      <w:pPr>
        <w:contextualSpacing w:val="0"/>
        <w:rPr>
          <w:rFonts w:cs="Arial"/>
        </w:rPr>
      </w:pPr>
    </w:p>
    <w:p w14:paraId="098DC309" w14:textId="77777777" w:rsidR="009260EE" w:rsidRPr="004342C6" w:rsidRDefault="009260EE" w:rsidP="00C23171">
      <w:pPr>
        <w:contextualSpacing w:val="0"/>
        <w:rPr>
          <w:rFonts w:cs="Arial"/>
        </w:rPr>
      </w:pPr>
    </w:p>
    <w:p w14:paraId="794C8B9B" w14:textId="77777777" w:rsidR="00C23171" w:rsidRPr="004342C6" w:rsidRDefault="00C23171" w:rsidP="00C23171">
      <w:pPr>
        <w:pStyle w:val="Heading3"/>
        <w:numPr>
          <w:ilvl w:val="2"/>
          <w:numId w:val="13"/>
        </w:numPr>
        <w:rPr>
          <w:rFonts w:ascii="Arial" w:hAnsi="Arial" w:cs="Arial"/>
        </w:rPr>
      </w:pPr>
      <w:bookmarkStart w:id="739" w:name="_Toc94634767"/>
      <w:r w:rsidRPr="004342C6">
        <w:rPr>
          <w:rFonts w:ascii="Arial" w:hAnsi="Arial" w:cs="Arial"/>
        </w:rPr>
        <w:t>Flow of Event(s)</w:t>
      </w:r>
      <w:bookmarkEnd w:id="739"/>
    </w:p>
    <w:p w14:paraId="0894AB21" w14:textId="77777777" w:rsidR="00C23171" w:rsidRPr="004342C6" w:rsidRDefault="00C23171" w:rsidP="00C23171">
      <w:pPr>
        <w:ind w:left="360"/>
        <w:rPr>
          <w:rFonts w:cs="Arial"/>
        </w:rPr>
      </w:pPr>
    </w:p>
    <w:p w14:paraId="4A75C12B" w14:textId="14C58F1E" w:rsidR="00C23171" w:rsidRPr="004342C6" w:rsidRDefault="00C23171" w:rsidP="00796F0E">
      <w:pPr>
        <w:pStyle w:val="Heading3"/>
        <w:numPr>
          <w:ilvl w:val="3"/>
          <w:numId w:val="13"/>
        </w:numPr>
        <w:tabs>
          <w:tab w:val="left" w:pos="1890"/>
        </w:tabs>
        <w:rPr>
          <w:rFonts w:ascii="Arial" w:hAnsi="Arial" w:cs="Arial"/>
        </w:rPr>
      </w:pPr>
      <w:bookmarkStart w:id="740" w:name="_Toc94634768"/>
      <w:r w:rsidRPr="004342C6">
        <w:rPr>
          <w:rFonts w:ascii="Arial" w:hAnsi="Arial" w:cs="Arial"/>
        </w:rPr>
        <w:t>Basic Flow</w:t>
      </w:r>
      <w:bookmarkEnd w:id="740"/>
    </w:p>
    <w:p w14:paraId="78984D3D" w14:textId="26732C59" w:rsidR="00C35B35" w:rsidRDefault="00126118" w:rsidP="00320B54">
      <w:pPr>
        <w:pStyle w:val="ListParagraph"/>
        <w:numPr>
          <w:ilvl w:val="0"/>
          <w:numId w:val="507"/>
        </w:numPr>
        <w:contextualSpacing w:val="0"/>
        <w:rPr>
          <w:rFonts w:eastAsia="Times New Roman"/>
        </w:rPr>
      </w:pPr>
      <w:r w:rsidRPr="004342C6">
        <w:rPr>
          <w:rFonts w:cs="Arial"/>
        </w:rPr>
        <w:t xml:space="preserve">Application </w:t>
      </w:r>
      <w:r w:rsidR="00C35B35">
        <w:rPr>
          <w:rFonts w:eastAsia="Times New Roman"/>
        </w:rPr>
        <w:t>Precondition(s) 4.25.5.1 and 4.25.5.2 applies.</w:t>
      </w:r>
    </w:p>
    <w:p w14:paraId="4E6150BD" w14:textId="1A917D8B" w:rsidR="00C35B35" w:rsidRPr="00C35B35" w:rsidRDefault="00C35B35" w:rsidP="00320B54">
      <w:pPr>
        <w:pStyle w:val="ListParagraph"/>
        <w:numPr>
          <w:ilvl w:val="0"/>
          <w:numId w:val="507"/>
        </w:numPr>
        <w:contextualSpacing w:val="0"/>
        <w:rPr>
          <w:rFonts w:eastAsia="Times New Roman"/>
        </w:rPr>
      </w:pPr>
      <w:r>
        <w:rPr>
          <w:rFonts w:eastAsia="Times New Roman"/>
        </w:rPr>
        <w:t xml:space="preserve">The system runs the pregnancy expiration batch job and picks up the application. </w:t>
      </w:r>
    </w:p>
    <w:p w14:paraId="06634904" w14:textId="77777777" w:rsidR="00C35B35" w:rsidRPr="000F0648" w:rsidRDefault="00C35B35" w:rsidP="00320B54">
      <w:pPr>
        <w:pStyle w:val="ListParagraph"/>
        <w:numPr>
          <w:ilvl w:val="0"/>
          <w:numId w:val="507"/>
        </w:numPr>
        <w:contextualSpacing w:val="0"/>
        <w:rPr>
          <w:rFonts w:eastAsia="Times New Roman"/>
        </w:rPr>
      </w:pPr>
      <w:r w:rsidRPr="000F0648">
        <w:rPr>
          <w:rFonts w:cs="Arial"/>
        </w:rPr>
        <w:t xml:space="preserve">The </w:t>
      </w:r>
      <w:r>
        <w:rPr>
          <w:rFonts w:cs="Arial"/>
        </w:rPr>
        <w:t>p</w:t>
      </w:r>
      <w:r w:rsidRPr="000F0648">
        <w:rPr>
          <w:rFonts w:cs="Arial"/>
        </w:rPr>
        <w:t>regnancy expirat</w:t>
      </w:r>
      <w:r>
        <w:rPr>
          <w:rFonts w:cs="Arial"/>
        </w:rPr>
        <w:t xml:space="preserve">ion batch will end the </w:t>
      </w:r>
      <w:r w:rsidRPr="000F0648">
        <w:rPr>
          <w:rFonts w:cs="Arial"/>
        </w:rPr>
        <w:t xml:space="preserve">member’s </w:t>
      </w:r>
      <w:r>
        <w:rPr>
          <w:rFonts w:cs="Arial"/>
        </w:rPr>
        <w:t>p</w:t>
      </w:r>
      <w:r w:rsidRPr="000F0648">
        <w:rPr>
          <w:rFonts w:cs="Arial"/>
        </w:rPr>
        <w:t>regna</w:t>
      </w:r>
      <w:r>
        <w:rPr>
          <w:rFonts w:cs="Arial"/>
        </w:rPr>
        <w:t>ncy, set the pregnancy end d</w:t>
      </w:r>
      <w:r w:rsidRPr="000F0648">
        <w:rPr>
          <w:rFonts w:cs="Arial"/>
        </w:rPr>
        <w:t>ate as</w:t>
      </w:r>
      <w:r>
        <w:rPr>
          <w:rFonts w:cs="Arial"/>
        </w:rPr>
        <w:t xml:space="preserve"> the self-attested pregnancy due </w:t>
      </w:r>
      <w:r w:rsidRPr="000F0648">
        <w:rPr>
          <w:rFonts w:cs="Arial"/>
        </w:rPr>
        <w:t>date, and re-determine the eligibility.</w:t>
      </w:r>
    </w:p>
    <w:p w14:paraId="31084B8D" w14:textId="77777777" w:rsidR="00C23171" w:rsidRPr="004342C6" w:rsidRDefault="00C23171" w:rsidP="00C23171">
      <w:pPr>
        <w:pStyle w:val="ListParagraph"/>
        <w:ind w:left="1530"/>
        <w:rPr>
          <w:rFonts w:cs="Arial"/>
        </w:rPr>
      </w:pPr>
    </w:p>
    <w:p w14:paraId="62214859" w14:textId="77777777" w:rsidR="00C23171" w:rsidRPr="004342C6" w:rsidRDefault="00C23171" w:rsidP="00C23171">
      <w:pPr>
        <w:rPr>
          <w:rFonts w:cs="Arial"/>
        </w:rPr>
      </w:pPr>
    </w:p>
    <w:p w14:paraId="31E15DB8" w14:textId="77777777" w:rsidR="00C23171" w:rsidRPr="004342C6" w:rsidRDefault="00C23171" w:rsidP="00C23171">
      <w:pPr>
        <w:rPr>
          <w:rFonts w:cs="Arial"/>
        </w:rPr>
      </w:pPr>
    </w:p>
    <w:p w14:paraId="2DD51816" w14:textId="77777777" w:rsidR="00C23171" w:rsidRPr="004342C6" w:rsidRDefault="00C23171" w:rsidP="00C23171">
      <w:pPr>
        <w:pStyle w:val="Heading3"/>
        <w:numPr>
          <w:ilvl w:val="2"/>
          <w:numId w:val="13"/>
        </w:numPr>
        <w:rPr>
          <w:rFonts w:ascii="Arial" w:hAnsi="Arial" w:cs="Arial"/>
        </w:rPr>
      </w:pPr>
      <w:bookmarkStart w:id="741" w:name="_Toc94634770"/>
      <w:r w:rsidRPr="004342C6">
        <w:rPr>
          <w:rFonts w:ascii="Arial" w:hAnsi="Arial" w:cs="Arial"/>
        </w:rPr>
        <w:t>User Pages and Input</w:t>
      </w:r>
      <w:bookmarkEnd w:id="741"/>
    </w:p>
    <w:p w14:paraId="6309DF54" w14:textId="77777777" w:rsidR="00C23171" w:rsidRPr="004342C6" w:rsidRDefault="00C23171" w:rsidP="00C23171">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CC98378" w14:textId="77777777" w:rsidR="00C23171" w:rsidRPr="004342C6" w:rsidRDefault="00C23171" w:rsidP="00C23171">
      <w:pPr>
        <w:pStyle w:val="Heading3"/>
        <w:numPr>
          <w:ilvl w:val="2"/>
          <w:numId w:val="13"/>
        </w:numPr>
        <w:rPr>
          <w:rFonts w:ascii="Arial" w:hAnsi="Arial" w:cs="Arial"/>
        </w:rPr>
      </w:pPr>
      <w:bookmarkStart w:id="742" w:name="_Toc94634771"/>
      <w:r w:rsidRPr="004342C6">
        <w:rPr>
          <w:rFonts w:ascii="Arial" w:hAnsi="Arial" w:cs="Arial"/>
        </w:rPr>
        <w:t>Functional Requirement(s)</w:t>
      </w:r>
      <w:bookmarkEnd w:id="742"/>
    </w:p>
    <w:p w14:paraId="29C53FED" w14:textId="3B9D9F11" w:rsidR="00C23171" w:rsidRPr="004342C6" w:rsidRDefault="00C23171" w:rsidP="00EA3422">
      <w:pPr>
        <w:pStyle w:val="Caption"/>
        <w:keepNext/>
        <w:jc w:val="center"/>
        <w:rPr>
          <w:rFonts w:cs="Arial"/>
        </w:rPr>
      </w:pPr>
      <w:bookmarkStart w:id="743" w:name="_Toc94635025"/>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29</w:t>
      </w:r>
      <w:r w:rsidRPr="004342C6">
        <w:rPr>
          <w:rFonts w:cs="Arial"/>
          <w:noProof/>
        </w:rPr>
        <w:fldChar w:fldCharType="end"/>
      </w:r>
      <w:r w:rsidRPr="004342C6">
        <w:rPr>
          <w:rFonts w:cs="Arial"/>
        </w:rPr>
        <w:t>. Functional Requirements – UC.</w:t>
      </w:r>
      <w:r w:rsidR="002B0E81" w:rsidRPr="004342C6">
        <w:rPr>
          <w:rFonts w:cs="Arial"/>
        </w:rPr>
        <w:t>25</w:t>
      </w:r>
      <w:bookmarkEnd w:id="743"/>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C23171" w:rsidRPr="004342C6" w14:paraId="5029F953" w14:textId="77777777" w:rsidTr="009132F0">
        <w:trPr>
          <w:trHeight w:val="300"/>
          <w:tblHeader/>
        </w:trPr>
        <w:tc>
          <w:tcPr>
            <w:tcW w:w="2246" w:type="dxa"/>
            <w:shd w:val="clear" w:color="auto" w:fill="4C8B3F" w:themeFill="background2"/>
            <w:vAlign w:val="center"/>
            <w:hideMark/>
          </w:tcPr>
          <w:p w14:paraId="0F323CD2" w14:textId="77777777" w:rsidR="00C23171" w:rsidRPr="004342C6" w:rsidRDefault="00C23171" w:rsidP="009132F0">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1553EFFA" w14:textId="77777777" w:rsidR="00C23171" w:rsidRPr="004342C6" w:rsidRDefault="00C23171" w:rsidP="009132F0">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C23171" w:rsidRPr="004342C6" w14:paraId="4AEABC7B" w14:textId="77777777" w:rsidTr="009132F0">
        <w:trPr>
          <w:trHeight w:val="314"/>
        </w:trPr>
        <w:tc>
          <w:tcPr>
            <w:tcW w:w="2246" w:type="dxa"/>
            <w:shd w:val="clear" w:color="000000" w:fill="FFFFFF"/>
          </w:tcPr>
          <w:p w14:paraId="754EC522" w14:textId="222EFE2B" w:rsidR="00C23171" w:rsidRPr="00C35B35" w:rsidRDefault="00126118" w:rsidP="009132F0">
            <w:pPr>
              <w:contextualSpacing w:val="0"/>
              <w:jc w:val="center"/>
              <w:rPr>
                <w:rFonts w:eastAsia="Times New Roman" w:cs="Arial"/>
                <w:strike/>
                <w:color w:val="000000"/>
              </w:rPr>
            </w:pPr>
            <w:r w:rsidRPr="00C35B35">
              <w:rPr>
                <w:rFonts w:eastAsia="Times New Roman" w:cs="Arial"/>
                <w:strike/>
              </w:rPr>
              <w:t>MHPD.</w:t>
            </w:r>
            <w:r w:rsidR="00C23171" w:rsidRPr="00C35B35">
              <w:rPr>
                <w:rFonts w:eastAsia="Times New Roman" w:cs="Arial"/>
                <w:strike/>
              </w:rPr>
              <w:t>0</w:t>
            </w:r>
            <w:r w:rsidR="00796F0E" w:rsidRPr="00C35B35">
              <w:rPr>
                <w:rFonts w:eastAsia="Times New Roman" w:cs="Arial"/>
                <w:strike/>
              </w:rPr>
              <w:t>2</w:t>
            </w:r>
            <w:r w:rsidR="005B09BA" w:rsidRPr="00C35B35">
              <w:rPr>
                <w:rFonts w:eastAsia="Times New Roman" w:cs="Arial"/>
                <w:strike/>
              </w:rPr>
              <w:t>5</w:t>
            </w:r>
            <w:r w:rsidR="00C23171" w:rsidRPr="00C35B35">
              <w:rPr>
                <w:rFonts w:eastAsia="Times New Roman" w:cs="Arial"/>
                <w:strike/>
              </w:rPr>
              <w:t>.00</w:t>
            </w:r>
            <w:r w:rsidR="00796F0E" w:rsidRPr="00C35B35">
              <w:rPr>
                <w:rFonts w:eastAsia="Times New Roman" w:cs="Arial"/>
                <w:strike/>
              </w:rPr>
              <w:t>1</w:t>
            </w:r>
          </w:p>
        </w:tc>
        <w:tc>
          <w:tcPr>
            <w:tcW w:w="7024" w:type="dxa"/>
            <w:shd w:val="clear" w:color="000000" w:fill="FFFFFF"/>
          </w:tcPr>
          <w:p w14:paraId="31B2C556" w14:textId="105AD073" w:rsidR="00126118" w:rsidRPr="00C35B35" w:rsidRDefault="00C23171" w:rsidP="00EA3422">
            <w:pPr>
              <w:rPr>
                <w:rFonts w:cs="Arial"/>
                <w:strike/>
              </w:rPr>
            </w:pPr>
            <w:r w:rsidRPr="00C35B35">
              <w:rPr>
                <w:rFonts w:cs="Arial"/>
                <w:strike/>
              </w:rPr>
              <w:t xml:space="preserve">The system shall </w:t>
            </w:r>
            <w:r w:rsidR="00126118" w:rsidRPr="00C35B35">
              <w:rPr>
                <w:rFonts w:cs="Arial"/>
                <w:strike/>
              </w:rPr>
              <w:t xml:space="preserve">Re-Determine the eligibility when the following conditions are true </w:t>
            </w:r>
          </w:p>
          <w:p w14:paraId="53A41A16" w14:textId="7C69E413" w:rsidR="00126118" w:rsidRPr="00C35B35" w:rsidRDefault="00126118" w:rsidP="00320B54">
            <w:pPr>
              <w:pStyle w:val="ListParagraph"/>
              <w:numPr>
                <w:ilvl w:val="0"/>
                <w:numId w:val="220"/>
              </w:numPr>
              <w:contextualSpacing w:val="0"/>
              <w:rPr>
                <w:rFonts w:cs="Arial"/>
                <w:strike/>
              </w:rPr>
            </w:pPr>
            <w:r w:rsidRPr="00C35B35">
              <w:rPr>
                <w:rFonts w:cs="Arial"/>
                <w:strike/>
              </w:rPr>
              <w:t>Member is pregnant and has not reported a pregnancy End date</w:t>
            </w:r>
            <w:r w:rsidR="00EA3422" w:rsidRPr="00C35B35">
              <w:rPr>
                <w:rFonts w:cs="Arial"/>
                <w:strike/>
              </w:rPr>
              <w:t>,</w:t>
            </w:r>
            <w:r w:rsidRPr="00C35B35">
              <w:rPr>
                <w:rFonts w:cs="Arial"/>
                <w:strike/>
              </w:rPr>
              <w:t xml:space="preserve"> i.e.</w:t>
            </w:r>
            <w:r w:rsidR="00EA3422" w:rsidRPr="00C35B35">
              <w:rPr>
                <w:rFonts w:cs="Arial"/>
                <w:strike/>
              </w:rPr>
              <w:t>,</w:t>
            </w:r>
            <w:r w:rsidRPr="00C35B35">
              <w:rPr>
                <w:rFonts w:cs="Arial"/>
                <w:strike/>
              </w:rPr>
              <w:t xml:space="preserve"> </w:t>
            </w:r>
            <w:r w:rsidR="00EA3422" w:rsidRPr="00C35B35">
              <w:rPr>
                <w:rFonts w:cs="Arial"/>
                <w:strike/>
              </w:rPr>
              <w:t xml:space="preserve">the </w:t>
            </w:r>
            <w:r w:rsidRPr="00C35B35">
              <w:rPr>
                <w:rFonts w:cs="Arial"/>
                <w:strike/>
              </w:rPr>
              <w:t>member is not in Post-partum period</w:t>
            </w:r>
          </w:p>
          <w:p w14:paraId="40738DBF" w14:textId="62FAA906" w:rsidR="00126118" w:rsidRPr="00C35B35" w:rsidRDefault="00126118" w:rsidP="00126118">
            <w:pPr>
              <w:pStyle w:val="ListParagraph"/>
              <w:contextualSpacing w:val="0"/>
              <w:rPr>
                <w:rFonts w:cs="Arial"/>
                <w:strike/>
              </w:rPr>
            </w:pPr>
            <w:r w:rsidRPr="00C35B35">
              <w:rPr>
                <w:rFonts w:cs="Arial"/>
                <w:strike/>
              </w:rPr>
              <w:t xml:space="preserve">AND </w:t>
            </w:r>
          </w:p>
          <w:p w14:paraId="2C11A2A4" w14:textId="43CB589F" w:rsidR="00126118" w:rsidRPr="00C35B35" w:rsidRDefault="00126118" w:rsidP="00320B54">
            <w:pPr>
              <w:pStyle w:val="ListParagraph"/>
              <w:numPr>
                <w:ilvl w:val="0"/>
                <w:numId w:val="220"/>
              </w:numPr>
              <w:contextualSpacing w:val="0"/>
              <w:rPr>
                <w:rFonts w:cs="Arial"/>
                <w:strike/>
              </w:rPr>
            </w:pPr>
            <w:r w:rsidRPr="00C35B35">
              <w:rPr>
                <w:rFonts w:cs="Arial"/>
                <w:strike/>
              </w:rPr>
              <w:t xml:space="preserve">Due date + </w:t>
            </w:r>
            <w:r w:rsidR="000442CD" w:rsidRPr="00C35B35">
              <w:rPr>
                <w:rFonts w:cs="Arial"/>
                <w:strike/>
              </w:rPr>
              <w:t>3 months</w:t>
            </w:r>
            <w:r w:rsidRPr="00C35B35">
              <w:rPr>
                <w:rFonts w:cs="Arial"/>
                <w:strike/>
              </w:rPr>
              <w:t xml:space="preserve"> (Configurable) is greater than </w:t>
            </w:r>
            <w:r w:rsidR="00EA3422" w:rsidRPr="00C35B35">
              <w:rPr>
                <w:rFonts w:cs="Arial"/>
                <w:strike/>
              </w:rPr>
              <w:t>the c</w:t>
            </w:r>
            <w:r w:rsidRPr="00C35B35">
              <w:rPr>
                <w:rFonts w:cs="Arial"/>
                <w:strike/>
              </w:rPr>
              <w:t>urrent date</w:t>
            </w:r>
          </w:p>
          <w:p w14:paraId="2602010E" w14:textId="1E7FE998" w:rsidR="00C9436A" w:rsidRPr="00C35B35" w:rsidRDefault="00C9436A" w:rsidP="00EA3422">
            <w:pPr>
              <w:rPr>
                <w:rFonts w:cs="Arial"/>
                <w:strike/>
              </w:rPr>
            </w:pPr>
            <w:r w:rsidRPr="00C35B35">
              <w:rPr>
                <w:rFonts w:cs="Arial"/>
                <w:b/>
                <w:strike/>
              </w:rPr>
              <w:t xml:space="preserve">Note: </w:t>
            </w:r>
            <w:r w:rsidRPr="00C35B35">
              <w:rPr>
                <w:rFonts w:cs="Arial"/>
                <w:strike/>
              </w:rPr>
              <w:t xml:space="preserve">The batch should skip the application if: </w:t>
            </w:r>
          </w:p>
          <w:p w14:paraId="3C6AC81E" w14:textId="71EB4825" w:rsidR="00C9436A" w:rsidRPr="00C35B35" w:rsidRDefault="00C9436A" w:rsidP="00320B54">
            <w:pPr>
              <w:pStyle w:val="ListParagraph"/>
              <w:numPr>
                <w:ilvl w:val="0"/>
                <w:numId w:val="220"/>
              </w:numPr>
              <w:rPr>
                <w:rFonts w:cs="Arial"/>
                <w:strike/>
              </w:rPr>
            </w:pPr>
            <w:r w:rsidRPr="00C35B35">
              <w:rPr>
                <w:rFonts w:cs="Arial"/>
                <w:strike/>
              </w:rPr>
              <w:t xml:space="preserve">MH renewal is in progress </w:t>
            </w:r>
          </w:p>
          <w:p w14:paraId="6A3B9632" w14:textId="274839A8" w:rsidR="00C9436A" w:rsidRPr="00C35B35" w:rsidRDefault="00C9436A" w:rsidP="00320B54">
            <w:pPr>
              <w:pStyle w:val="ListParagraph"/>
              <w:numPr>
                <w:ilvl w:val="0"/>
                <w:numId w:val="220"/>
              </w:numPr>
              <w:rPr>
                <w:rFonts w:cs="Arial"/>
                <w:strike/>
              </w:rPr>
            </w:pPr>
            <w:r w:rsidRPr="00C35B35">
              <w:rPr>
                <w:rFonts w:cs="Arial"/>
                <w:strike/>
              </w:rPr>
              <w:t xml:space="preserve">CCA renewal is in progress </w:t>
            </w:r>
          </w:p>
          <w:p w14:paraId="62BB6A52" w14:textId="6BB81160" w:rsidR="00C23171" w:rsidRPr="00C35B35" w:rsidRDefault="00C9436A" w:rsidP="00320B54">
            <w:pPr>
              <w:pStyle w:val="ListParagraph"/>
              <w:numPr>
                <w:ilvl w:val="0"/>
                <w:numId w:val="220"/>
              </w:numPr>
              <w:rPr>
                <w:rFonts w:cs="Arial"/>
                <w:strike/>
              </w:rPr>
            </w:pPr>
            <w:r w:rsidRPr="00C35B35">
              <w:rPr>
                <w:rFonts w:cs="Arial"/>
                <w:strike/>
              </w:rPr>
              <w:t>PDM is in progress</w:t>
            </w:r>
          </w:p>
        </w:tc>
      </w:tr>
      <w:tr w:rsidR="00C35B35" w:rsidRPr="004342C6" w14:paraId="4D24101F" w14:textId="77777777" w:rsidTr="00C35B35">
        <w:trPr>
          <w:trHeight w:val="314"/>
        </w:trPr>
        <w:tc>
          <w:tcPr>
            <w:tcW w:w="2246" w:type="dxa"/>
            <w:shd w:val="clear" w:color="000000" w:fill="FFFFFF"/>
            <w:vAlign w:val="center"/>
          </w:tcPr>
          <w:p w14:paraId="11A3A2F3" w14:textId="132FBE56" w:rsidR="00C35B35" w:rsidRPr="00C35B35" w:rsidRDefault="00C35B35" w:rsidP="00C35B35">
            <w:pPr>
              <w:contextualSpacing w:val="0"/>
              <w:jc w:val="center"/>
              <w:rPr>
                <w:rFonts w:eastAsia="Times New Roman" w:cs="Arial"/>
                <w:strike/>
              </w:rPr>
            </w:pPr>
            <w:r>
              <w:rPr>
                <w:color w:val="000000"/>
              </w:rPr>
              <w:t>PPE.PCS.</w:t>
            </w:r>
            <w:r w:rsidRPr="00651128">
              <w:rPr>
                <w:color w:val="000000"/>
              </w:rPr>
              <w:t>0</w:t>
            </w:r>
            <w:r>
              <w:rPr>
                <w:color w:val="000000"/>
              </w:rPr>
              <w:t>2</w:t>
            </w:r>
            <w:r w:rsidRPr="00651128">
              <w:rPr>
                <w:color w:val="000000"/>
              </w:rPr>
              <w:t>.001</w:t>
            </w:r>
          </w:p>
        </w:tc>
        <w:tc>
          <w:tcPr>
            <w:tcW w:w="7024" w:type="dxa"/>
            <w:shd w:val="clear" w:color="000000" w:fill="FFFFFF"/>
          </w:tcPr>
          <w:p w14:paraId="29A5A14A" w14:textId="77777777" w:rsidR="00C35B35" w:rsidRPr="004342C6" w:rsidRDefault="00C35B35" w:rsidP="00C35B35">
            <w:pPr>
              <w:rPr>
                <w:rFonts w:cs="Arial"/>
              </w:rPr>
            </w:pPr>
            <w:r w:rsidRPr="004342C6">
              <w:rPr>
                <w:rFonts w:cs="Arial"/>
              </w:rPr>
              <w:t xml:space="preserve">The </w:t>
            </w:r>
            <w:r>
              <w:rPr>
                <w:rFonts w:cs="Arial"/>
              </w:rPr>
              <w:t xml:space="preserve">pregnancy expiration batch shall pick up the eligibility application and mark the pregnancy status as ‘No’, with the pregnancy end date as the self-attested due date </w:t>
            </w:r>
            <w:r w:rsidRPr="004342C6">
              <w:rPr>
                <w:rFonts w:cs="Arial"/>
              </w:rPr>
              <w:t>when the following conditions are true</w:t>
            </w:r>
            <w:r>
              <w:rPr>
                <w:rFonts w:cs="Arial"/>
              </w:rPr>
              <w:t xml:space="preserve"> and re-determine the eligibility:</w:t>
            </w:r>
            <w:r w:rsidRPr="004342C6">
              <w:rPr>
                <w:rFonts w:cs="Arial"/>
              </w:rPr>
              <w:t xml:space="preserve"> </w:t>
            </w:r>
          </w:p>
          <w:p w14:paraId="522968A0" w14:textId="77777777" w:rsidR="00C35B35" w:rsidRPr="004342C6" w:rsidRDefault="00C35B35" w:rsidP="00320B54">
            <w:pPr>
              <w:pStyle w:val="ListParagraph"/>
              <w:numPr>
                <w:ilvl w:val="0"/>
                <w:numId w:val="508"/>
              </w:numPr>
              <w:contextualSpacing w:val="0"/>
              <w:rPr>
                <w:rFonts w:cs="Arial"/>
              </w:rPr>
            </w:pPr>
            <w:r w:rsidRPr="004342C6">
              <w:rPr>
                <w:rFonts w:cs="Arial"/>
              </w:rPr>
              <w:t xml:space="preserve">Member is pregnant and has not reported a pregnancy </w:t>
            </w:r>
            <w:r>
              <w:rPr>
                <w:rFonts w:cs="Arial"/>
              </w:rPr>
              <w:t>e</w:t>
            </w:r>
            <w:r w:rsidRPr="004342C6">
              <w:rPr>
                <w:rFonts w:cs="Arial"/>
              </w:rPr>
              <w:t>nd date</w:t>
            </w:r>
          </w:p>
          <w:p w14:paraId="199FACAD" w14:textId="77777777" w:rsidR="00C35B35" w:rsidRPr="004342C6" w:rsidRDefault="00C35B35" w:rsidP="00C35B35">
            <w:pPr>
              <w:pStyle w:val="ListParagraph"/>
              <w:rPr>
                <w:rFonts w:cs="Arial"/>
              </w:rPr>
            </w:pPr>
            <w:r w:rsidRPr="004342C6">
              <w:rPr>
                <w:rFonts w:cs="Arial"/>
              </w:rPr>
              <w:t xml:space="preserve">AND </w:t>
            </w:r>
          </w:p>
          <w:p w14:paraId="1DB02791" w14:textId="77777777" w:rsidR="00C35B35" w:rsidRDefault="00C35B35" w:rsidP="00320B54">
            <w:pPr>
              <w:pStyle w:val="ListParagraph"/>
              <w:numPr>
                <w:ilvl w:val="0"/>
                <w:numId w:val="508"/>
              </w:numPr>
              <w:contextualSpacing w:val="0"/>
              <w:rPr>
                <w:rFonts w:cs="Arial"/>
              </w:rPr>
            </w:pPr>
            <w:r w:rsidRPr="0067444C">
              <w:rPr>
                <w:rFonts w:cs="Arial"/>
              </w:rPr>
              <w:t>Current date is greater than</w:t>
            </w:r>
            <w:r>
              <w:rPr>
                <w:rFonts w:cs="Arial"/>
              </w:rPr>
              <w:t xml:space="preserve"> or equal to</w:t>
            </w:r>
            <w:r w:rsidRPr="0067444C">
              <w:rPr>
                <w:rFonts w:cs="Arial"/>
              </w:rPr>
              <w:t xml:space="preserve"> </w:t>
            </w:r>
            <w:r>
              <w:rPr>
                <w:rFonts w:cs="Arial"/>
              </w:rPr>
              <w:t>X day (Configurable) of the month following the pregnancy due date month.</w:t>
            </w:r>
          </w:p>
          <w:p w14:paraId="09EA9A6E" w14:textId="77777777" w:rsidR="00C35B35" w:rsidRPr="0067444C" w:rsidRDefault="00C35B35" w:rsidP="00C35B35">
            <w:pPr>
              <w:pStyle w:val="ListParagraph"/>
              <w:rPr>
                <w:rFonts w:cs="Arial"/>
              </w:rPr>
            </w:pPr>
          </w:p>
          <w:p w14:paraId="08331CA5" w14:textId="77777777" w:rsidR="00C35B35" w:rsidRDefault="00C35B35" w:rsidP="00C35B35">
            <w:pPr>
              <w:rPr>
                <w:rFonts w:cs="Arial"/>
              </w:rPr>
            </w:pPr>
            <w:r w:rsidRPr="00A44A1E">
              <w:rPr>
                <w:rFonts w:cs="Arial"/>
                <w:b/>
                <w:bCs/>
              </w:rPr>
              <w:t>Note:</w:t>
            </w:r>
            <w:r w:rsidRPr="00A44A1E">
              <w:rPr>
                <w:rFonts w:cs="Arial"/>
              </w:rPr>
              <w:t xml:space="preserve"> </w:t>
            </w:r>
          </w:p>
          <w:p w14:paraId="2BDE9FA3" w14:textId="77777777" w:rsidR="00C35B35" w:rsidRDefault="00C35B35" w:rsidP="00320B54">
            <w:pPr>
              <w:pStyle w:val="ListParagraph"/>
              <w:numPr>
                <w:ilvl w:val="0"/>
                <w:numId w:val="510"/>
              </w:numPr>
              <w:contextualSpacing w:val="0"/>
              <w:rPr>
                <w:rFonts w:cs="Arial"/>
              </w:rPr>
            </w:pPr>
            <w:r w:rsidRPr="004316FC">
              <w:rPr>
                <w:rFonts w:cs="Arial"/>
              </w:rPr>
              <w:t>There is no change in the exclusion criteria of the pregnancy expiration batch process.</w:t>
            </w:r>
          </w:p>
          <w:p w14:paraId="169F04D0" w14:textId="77777777" w:rsidR="00C35B35" w:rsidRDefault="00C35B35" w:rsidP="00320B54">
            <w:pPr>
              <w:pStyle w:val="ListParagraph"/>
              <w:numPr>
                <w:ilvl w:val="0"/>
                <w:numId w:val="510"/>
              </w:numPr>
              <w:contextualSpacing w:val="0"/>
            </w:pPr>
            <w:r>
              <w:t xml:space="preserve">The system shall grant the postpartum coverage to the members if applicable whose pregnancy is ended by the pregnancy expiration batch. </w:t>
            </w:r>
          </w:p>
          <w:p w14:paraId="6D8855CF" w14:textId="77777777" w:rsidR="00C35B35" w:rsidRPr="00314A4A" w:rsidRDefault="00C35B35" w:rsidP="00320B54">
            <w:pPr>
              <w:pStyle w:val="ListParagraph"/>
              <w:numPr>
                <w:ilvl w:val="0"/>
                <w:numId w:val="510"/>
              </w:numPr>
              <w:contextualSpacing w:val="0"/>
              <w:rPr>
                <w:rFonts w:cs="Arial"/>
              </w:rPr>
            </w:pPr>
            <w:r>
              <w:rPr>
                <w:rFonts w:cs="Arial"/>
              </w:rPr>
              <w:t>The p</w:t>
            </w:r>
            <w:r w:rsidRPr="00314A4A">
              <w:rPr>
                <w:rFonts w:cs="Arial"/>
              </w:rPr>
              <w:t xml:space="preserve">regnancy end date can only be updated through the SSAP flow and pregnancy expiration batch. It cannot be updated by any other program determination if the application </w:t>
            </w:r>
            <w:r w:rsidRPr="00314A4A">
              <w:rPr>
                <w:rFonts w:cs="Arial"/>
              </w:rPr>
              <w:lastRenderedPageBreak/>
              <w:t>is not being picked by the pregnancy expiration batch. This is also the current behavior of the system which has not been modified as part of this feature.</w:t>
            </w:r>
          </w:p>
          <w:p w14:paraId="2250D386" w14:textId="77777777" w:rsidR="00C35B35" w:rsidRDefault="00C35B35" w:rsidP="00320B54">
            <w:pPr>
              <w:pStyle w:val="ListParagraph"/>
              <w:numPr>
                <w:ilvl w:val="0"/>
                <w:numId w:val="510"/>
              </w:numPr>
              <w:contextualSpacing w:val="0"/>
              <w:rPr>
                <w:rFonts w:cs="Arial"/>
              </w:rPr>
            </w:pPr>
            <w:r>
              <w:rPr>
                <w:rFonts w:cs="Arial"/>
              </w:rPr>
              <w:t xml:space="preserve">There is no change in the error message displayed on the “More about this household” screen when the pregnancy due date is in the past and the user tries to proceed further in the application. </w:t>
            </w:r>
          </w:p>
          <w:p w14:paraId="11CF6FC2" w14:textId="77777777" w:rsidR="00C35B35" w:rsidRPr="004316FC" w:rsidRDefault="00C35B35" w:rsidP="00C35B35">
            <w:pPr>
              <w:pStyle w:val="ListParagraph"/>
              <w:rPr>
                <w:rFonts w:cs="Arial"/>
              </w:rPr>
            </w:pPr>
          </w:p>
          <w:p w14:paraId="5DFF222B" w14:textId="77777777" w:rsidR="00C35B35" w:rsidRDefault="00C35B35" w:rsidP="00C35B35">
            <w:pPr>
              <w:pStyle w:val="ListParagraph"/>
              <w:rPr>
                <w:rFonts w:cs="Arial"/>
              </w:rPr>
            </w:pPr>
          </w:p>
          <w:p w14:paraId="1FCEAA68" w14:textId="77777777" w:rsidR="00C35B35" w:rsidRPr="0034512C" w:rsidRDefault="00C35B35" w:rsidP="00C35B35">
            <w:pPr>
              <w:pStyle w:val="ListParagraph"/>
              <w:rPr>
                <w:rFonts w:cs="Arial"/>
              </w:rPr>
            </w:pPr>
          </w:p>
          <w:p w14:paraId="566C2901" w14:textId="77777777" w:rsidR="00C35B35" w:rsidRDefault="00C35B35" w:rsidP="00C35B35">
            <w:pPr>
              <w:rPr>
                <w:rFonts w:eastAsia="Times New Roman"/>
                <w:b/>
                <w:bCs/>
                <w:color w:val="000000"/>
              </w:rPr>
            </w:pPr>
            <w:r w:rsidRPr="00065C3E">
              <w:rPr>
                <w:rFonts w:eastAsia="Times New Roman"/>
                <w:b/>
                <w:bCs/>
                <w:szCs w:val="24"/>
              </w:rPr>
              <w:t xml:space="preserve">Example </w:t>
            </w:r>
            <w:r>
              <w:rPr>
                <w:rFonts w:eastAsia="Times New Roman"/>
                <w:b/>
                <w:bCs/>
                <w:szCs w:val="24"/>
              </w:rPr>
              <w:t>1</w:t>
            </w:r>
            <w:r w:rsidRPr="00065C3E">
              <w:rPr>
                <w:rFonts w:eastAsia="Times New Roman"/>
                <w:b/>
                <w:bCs/>
                <w:szCs w:val="24"/>
              </w:rPr>
              <w:t>:</w:t>
            </w:r>
            <w:r w:rsidRPr="004D7E39">
              <w:rPr>
                <w:rFonts w:eastAsia="Times New Roman"/>
                <w:b/>
                <w:bCs/>
                <w:color w:val="000000"/>
              </w:rPr>
              <w:t xml:space="preserve"> </w:t>
            </w:r>
            <w:r>
              <w:rPr>
                <w:rFonts w:eastAsia="Times New Roman"/>
                <w:b/>
                <w:bCs/>
                <w:color w:val="000000"/>
              </w:rPr>
              <w:t xml:space="preserve">Pregnancy expiration through batch process </w:t>
            </w:r>
          </w:p>
          <w:p w14:paraId="0E6DE14F" w14:textId="77777777" w:rsidR="00C35B35" w:rsidRPr="004D7E39" w:rsidRDefault="00C35B35" w:rsidP="00C35B35">
            <w:pPr>
              <w:rPr>
                <w:rFonts w:eastAsia="Times New Roman"/>
              </w:rPr>
            </w:pPr>
          </w:p>
          <w:p w14:paraId="2869544A" w14:textId="77777777" w:rsidR="00C35B35" w:rsidRDefault="00C35B35" w:rsidP="00320B54">
            <w:pPr>
              <w:numPr>
                <w:ilvl w:val="0"/>
                <w:numId w:val="509"/>
              </w:numPr>
              <w:contextualSpacing w:val="0"/>
              <w:textAlignment w:val="center"/>
              <w:rPr>
                <w:rFonts w:eastAsia="Times New Roman"/>
                <w:color w:val="000000"/>
              </w:rPr>
            </w:pPr>
            <w:r>
              <w:rPr>
                <w:rFonts w:eastAsia="Times New Roman"/>
                <w:color w:val="000000"/>
              </w:rPr>
              <w:t>On 08/01/2021, a</w:t>
            </w:r>
            <w:r w:rsidRPr="004D7E39">
              <w:rPr>
                <w:rFonts w:eastAsia="Times New Roman"/>
                <w:color w:val="000000"/>
              </w:rPr>
              <w:t>n application is submitted for</w:t>
            </w:r>
            <w:r>
              <w:rPr>
                <w:rFonts w:eastAsia="Times New Roman"/>
                <w:color w:val="000000"/>
              </w:rPr>
              <w:t xml:space="preserve"> Renee where </w:t>
            </w:r>
          </w:p>
          <w:p w14:paraId="6BD36463" w14:textId="77777777" w:rsidR="00C35B35" w:rsidRDefault="00C35B35" w:rsidP="00C35B35">
            <w:pPr>
              <w:ind w:left="720"/>
              <w:textAlignment w:val="center"/>
            </w:pPr>
            <w:r>
              <w:t>Renee reported the pregnancy due date as of 11/10/2021</w:t>
            </w:r>
          </w:p>
          <w:p w14:paraId="27BF0B13" w14:textId="77777777" w:rsidR="00C35B35" w:rsidRPr="002F17CE" w:rsidRDefault="00C35B35" w:rsidP="00320B54">
            <w:pPr>
              <w:pStyle w:val="ListParagraph"/>
              <w:numPr>
                <w:ilvl w:val="0"/>
                <w:numId w:val="509"/>
              </w:numPr>
              <w:contextualSpacing w:val="0"/>
              <w:textAlignment w:val="center"/>
              <w:rPr>
                <w:rFonts w:eastAsia="Times New Roman"/>
              </w:rPr>
            </w:pPr>
            <w:r>
              <w:t xml:space="preserve">Renee </w:t>
            </w:r>
            <w:r>
              <w:rPr>
                <w:rFonts w:eastAsia="Times New Roman"/>
              </w:rPr>
              <w:t>was granted established coverage in Medicaid Standard during her pregnancy</w:t>
            </w:r>
            <w:r w:rsidRPr="002F17CE">
              <w:rPr>
                <w:rFonts w:eastAsia="Times New Roman"/>
              </w:rPr>
              <w:t>.</w:t>
            </w:r>
          </w:p>
          <w:p w14:paraId="67189AF6" w14:textId="77777777" w:rsidR="00C35B35" w:rsidRDefault="00C35B35" w:rsidP="00320B54">
            <w:pPr>
              <w:pStyle w:val="ListParagraph"/>
              <w:numPr>
                <w:ilvl w:val="0"/>
                <w:numId w:val="509"/>
              </w:numPr>
              <w:contextualSpacing w:val="0"/>
              <w:rPr>
                <w:rFonts w:eastAsia="Times New Roman"/>
                <w:color w:val="000000"/>
              </w:rPr>
            </w:pPr>
            <w:r w:rsidRPr="0046142B">
              <w:rPr>
                <w:rFonts w:eastAsia="Times New Roman"/>
                <w:color w:val="000000"/>
              </w:rPr>
              <w:t xml:space="preserve">On </w:t>
            </w:r>
            <w:r>
              <w:rPr>
                <w:rFonts w:eastAsia="Times New Roman"/>
                <w:color w:val="000000"/>
              </w:rPr>
              <w:t>12</w:t>
            </w:r>
            <w:r w:rsidRPr="0046142B">
              <w:rPr>
                <w:rFonts w:eastAsia="Times New Roman"/>
                <w:color w:val="000000"/>
              </w:rPr>
              <w:t>/1</w:t>
            </w:r>
            <w:r>
              <w:rPr>
                <w:rFonts w:eastAsia="Times New Roman"/>
                <w:color w:val="000000"/>
              </w:rPr>
              <w:t>5</w:t>
            </w:r>
            <w:r w:rsidRPr="0046142B">
              <w:rPr>
                <w:rFonts w:eastAsia="Times New Roman"/>
                <w:color w:val="000000"/>
              </w:rPr>
              <w:t>/202</w:t>
            </w:r>
            <w:r>
              <w:rPr>
                <w:rFonts w:eastAsia="Times New Roman"/>
                <w:color w:val="000000"/>
              </w:rPr>
              <w:t>1</w:t>
            </w:r>
            <w:r w:rsidRPr="0046142B">
              <w:rPr>
                <w:rFonts w:eastAsia="Times New Roman"/>
                <w:color w:val="000000"/>
              </w:rPr>
              <w:t>, the pregnancy expiration batch ran and picked up the application</w:t>
            </w:r>
            <w:r>
              <w:rPr>
                <w:rFonts w:eastAsia="Times New Roman"/>
                <w:color w:val="000000"/>
              </w:rPr>
              <w:t>.</w:t>
            </w:r>
            <w:r w:rsidRPr="002F17CE">
              <w:rPr>
                <w:rFonts w:eastAsia="Times New Roman"/>
                <w:color w:val="000000"/>
              </w:rPr>
              <w:t xml:space="preserve"> </w:t>
            </w:r>
          </w:p>
          <w:p w14:paraId="35FDBF03" w14:textId="77777777" w:rsidR="00C35B35" w:rsidRDefault="00C35B35" w:rsidP="00320B54">
            <w:pPr>
              <w:numPr>
                <w:ilvl w:val="0"/>
                <w:numId w:val="509"/>
              </w:numPr>
              <w:contextualSpacing w:val="0"/>
              <w:textAlignment w:val="center"/>
            </w:pPr>
            <w:r>
              <w:t>The Pregnancy expiration batch job performed the following actions:</w:t>
            </w:r>
          </w:p>
          <w:p w14:paraId="6295A24A" w14:textId="77777777" w:rsidR="00C35B35" w:rsidRDefault="00C35B35" w:rsidP="00320B54">
            <w:pPr>
              <w:numPr>
                <w:ilvl w:val="1"/>
                <w:numId w:val="509"/>
              </w:numPr>
              <w:contextualSpacing w:val="0"/>
              <w:textAlignment w:val="center"/>
            </w:pPr>
            <w:r>
              <w:t>Set the Pregnancy status as “No”</w:t>
            </w:r>
          </w:p>
          <w:p w14:paraId="217FE6AC" w14:textId="77777777" w:rsidR="00C35B35" w:rsidRDefault="00C35B35" w:rsidP="00320B54">
            <w:pPr>
              <w:numPr>
                <w:ilvl w:val="1"/>
                <w:numId w:val="509"/>
              </w:numPr>
              <w:contextualSpacing w:val="0"/>
              <w:textAlignment w:val="center"/>
            </w:pPr>
            <w:r>
              <w:t xml:space="preserve">Set the Pregnancy end date as of 11/10/2021 </w:t>
            </w:r>
          </w:p>
          <w:p w14:paraId="42C11CA4" w14:textId="77777777" w:rsidR="00C35B35" w:rsidRDefault="00C35B35" w:rsidP="00320B54">
            <w:pPr>
              <w:numPr>
                <w:ilvl w:val="1"/>
                <w:numId w:val="509"/>
              </w:numPr>
              <w:contextualSpacing w:val="0"/>
              <w:textAlignment w:val="center"/>
            </w:pPr>
            <w:r>
              <w:t>Re-determined the eligibility.</w:t>
            </w:r>
          </w:p>
          <w:p w14:paraId="05749659" w14:textId="77777777" w:rsidR="00C35B35" w:rsidRPr="00276AB1" w:rsidRDefault="00C35B35" w:rsidP="00320B54">
            <w:pPr>
              <w:numPr>
                <w:ilvl w:val="0"/>
                <w:numId w:val="509"/>
              </w:numPr>
              <w:contextualSpacing w:val="0"/>
              <w:textAlignment w:val="center"/>
            </w:pPr>
            <w:r>
              <w:t>The system considered Renee</w:t>
            </w:r>
            <w:r w:rsidRPr="00276AB1">
              <w:t xml:space="preserve"> as postpartum eligible</w:t>
            </w:r>
            <w:r>
              <w:t xml:space="preserve"> </w:t>
            </w:r>
            <w:r w:rsidRPr="00276AB1">
              <w:t xml:space="preserve">with </w:t>
            </w:r>
            <w:r>
              <w:t xml:space="preserve">the </w:t>
            </w:r>
            <w:r w:rsidRPr="00276AB1">
              <w:t>Postpartum start date as</w:t>
            </w:r>
            <w:r>
              <w:t xml:space="preserve"> of</w:t>
            </w:r>
            <w:r w:rsidRPr="00276AB1">
              <w:t xml:space="preserve"> </w:t>
            </w:r>
            <w:r>
              <w:t>11</w:t>
            </w:r>
            <w:r w:rsidRPr="00276AB1">
              <w:t>/</w:t>
            </w:r>
            <w:r>
              <w:t>10</w:t>
            </w:r>
            <w:r w:rsidRPr="00276AB1">
              <w:t xml:space="preserve">/2021 and </w:t>
            </w:r>
            <w:r>
              <w:t xml:space="preserve">the </w:t>
            </w:r>
            <w:r w:rsidRPr="00276AB1">
              <w:t>Postpartum end date as</w:t>
            </w:r>
            <w:r>
              <w:t xml:space="preserve"> of 11/30</w:t>
            </w:r>
            <w:r w:rsidRPr="00276AB1">
              <w:t>/2022.</w:t>
            </w:r>
          </w:p>
          <w:p w14:paraId="4DAEFCC6" w14:textId="77777777" w:rsidR="00C35B35" w:rsidRPr="00C35B35" w:rsidRDefault="00C35B35" w:rsidP="00C35B35">
            <w:pPr>
              <w:rPr>
                <w:rFonts w:cs="Arial"/>
                <w:strike/>
              </w:rPr>
            </w:pPr>
          </w:p>
        </w:tc>
      </w:tr>
    </w:tbl>
    <w:p w14:paraId="09EC8432" w14:textId="77777777" w:rsidR="00C23171" w:rsidRPr="004342C6" w:rsidRDefault="00C23171" w:rsidP="00C23171">
      <w:pPr>
        <w:pStyle w:val="Table"/>
        <w:rPr>
          <w:rFonts w:ascii="Arial" w:hAnsi="Arial" w:cs="Arial"/>
        </w:rPr>
      </w:pPr>
    </w:p>
    <w:p w14:paraId="519832D4" w14:textId="77777777" w:rsidR="00C23171" w:rsidRPr="004342C6" w:rsidRDefault="00C23171" w:rsidP="00C23171">
      <w:pPr>
        <w:pStyle w:val="Heading3"/>
        <w:numPr>
          <w:ilvl w:val="2"/>
          <w:numId w:val="13"/>
        </w:numPr>
        <w:rPr>
          <w:rFonts w:ascii="Arial" w:hAnsi="Arial" w:cs="Arial"/>
        </w:rPr>
      </w:pPr>
      <w:bookmarkStart w:id="744" w:name="_Toc94634772"/>
      <w:r w:rsidRPr="004342C6">
        <w:rPr>
          <w:rFonts w:ascii="Arial" w:hAnsi="Arial" w:cs="Arial"/>
        </w:rPr>
        <w:t>Transaction /SSO Information</w:t>
      </w:r>
      <w:bookmarkEnd w:id="744"/>
    </w:p>
    <w:p w14:paraId="56E2BF7D" w14:textId="77777777" w:rsidR="00C23171" w:rsidRPr="004342C6" w:rsidRDefault="00C23171" w:rsidP="00C23171">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3D8FB65" w14:textId="77777777" w:rsidR="00C23171" w:rsidRPr="004342C6" w:rsidRDefault="00C23171" w:rsidP="00C23171">
      <w:pPr>
        <w:pStyle w:val="Heading3"/>
        <w:numPr>
          <w:ilvl w:val="2"/>
          <w:numId w:val="13"/>
        </w:numPr>
        <w:rPr>
          <w:rFonts w:ascii="Arial" w:hAnsi="Arial" w:cs="Arial"/>
        </w:rPr>
      </w:pPr>
      <w:bookmarkStart w:id="745" w:name="_Toc94634773"/>
      <w:r w:rsidRPr="004342C6">
        <w:rPr>
          <w:rFonts w:ascii="Arial" w:hAnsi="Arial" w:cs="Arial"/>
        </w:rPr>
        <w:t>Special Design Consideration</w:t>
      </w:r>
      <w:bookmarkEnd w:id="745"/>
    </w:p>
    <w:tbl>
      <w:tblPr>
        <w:tblpPr w:leftFromText="180" w:rightFromText="180" w:vertAnchor="text" w:horzAnchor="page" w:tblpX="2236" w:tblpY="71"/>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30"/>
        <w:gridCol w:w="2700"/>
        <w:gridCol w:w="1615"/>
      </w:tblGrid>
      <w:tr w:rsidR="00C35B35" w14:paraId="799909C8" w14:textId="77777777" w:rsidTr="005544C7">
        <w:trPr>
          <w:trHeight w:val="602"/>
          <w:tblHeader/>
        </w:trPr>
        <w:tc>
          <w:tcPr>
            <w:tcW w:w="900" w:type="dxa"/>
            <w:tcBorders>
              <w:top w:val="single" w:sz="4" w:space="0" w:color="auto"/>
              <w:left w:val="single" w:sz="4" w:space="0" w:color="auto"/>
              <w:bottom w:val="single" w:sz="4" w:space="0" w:color="auto"/>
              <w:right w:val="single" w:sz="4" w:space="0" w:color="auto"/>
            </w:tcBorders>
            <w:shd w:val="clear" w:color="auto" w:fill="4C8B3F" w:themeFill="background2"/>
            <w:noWrap/>
          </w:tcPr>
          <w:p w14:paraId="3747F921" w14:textId="77777777" w:rsidR="00C35B35" w:rsidRDefault="00C35B35" w:rsidP="005544C7">
            <w:pPr>
              <w:jc w:val="center"/>
              <w:rPr>
                <w:b/>
                <w:color w:val="FFFFFF" w:themeColor="background1"/>
              </w:rPr>
            </w:pPr>
            <w:r>
              <w:rPr>
                <w:b/>
                <w:bCs/>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tcPr>
          <w:p w14:paraId="5F2D26FA" w14:textId="77777777" w:rsidR="00C35B35" w:rsidRDefault="00C35B35" w:rsidP="005544C7">
            <w:pPr>
              <w:jc w:val="center"/>
              <w:rPr>
                <w:b/>
                <w:color w:val="FFFFFF" w:themeColor="background1"/>
              </w:rPr>
            </w:pPr>
            <w:r>
              <w:rPr>
                <w:b/>
                <w:bCs/>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tcPr>
          <w:p w14:paraId="623D234E" w14:textId="77777777" w:rsidR="00C35B35" w:rsidRDefault="00C35B35" w:rsidP="005544C7">
            <w:pPr>
              <w:jc w:val="center"/>
              <w:rPr>
                <w:b/>
                <w:color w:val="FFFFFF" w:themeColor="background1"/>
              </w:rPr>
            </w:pPr>
            <w:r>
              <w:rPr>
                <w:b/>
                <w:bCs/>
                <w:color w:val="FFFFFF" w:themeColor="background1"/>
              </w:rPr>
              <w:t>Configuration Required</w:t>
            </w:r>
          </w:p>
        </w:tc>
        <w:tc>
          <w:tcPr>
            <w:tcW w:w="1615" w:type="dxa"/>
            <w:tcBorders>
              <w:top w:val="single" w:sz="4" w:space="0" w:color="auto"/>
              <w:left w:val="single" w:sz="4" w:space="0" w:color="auto"/>
              <w:bottom w:val="single" w:sz="4" w:space="0" w:color="auto"/>
              <w:right w:val="single" w:sz="4" w:space="0" w:color="auto"/>
            </w:tcBorders>
            <w:shd w:val="clear" w:color="auto" w:fill="4C8B3F" w:themeFill="background2"/>
            <w:noWrap/>
          </w:tcPr>
          <w:p w14:paraId="5E80430C" w14:textId="77777777" w:rsidR="00C35B35" w:rsidRDefault="00C35B35" w:rsidP="005544C7">
            <w:pPr>
              <w:jc w:val="center"/>
              <w:rPr>
                <w:b/>
                <w:color w:val="FFFFFF" w:themeColor="background1"/>
              </w:rPr>
            </w:pPr>
            <w:r>
              <w:rPr>
                <w:b/>
                <w:bCs/>
                <w:color w:val="FFFFFF" w:themeColor="background1"/>
              </w:rPr>
              <w:t>Default</w:t>
            </w:r>
          </w:p>
        </w:tc>
      </w:tr>
      <w:tr w:rsidR="00C35B35" w14:paraId="4D94C3F2" w14:textId="77777777" w:rsidTr="005544C7">
        <w:trPr>
          <w:trHeight w:val="287"/>
        </w:trPr>
        <w:tc>
          <w:tcPr>
            <w:tcW w:w="900" w:type="dxa"/>
            <w:tcBorders>
              <w:top w:val="single" w:sz="4" w:space="0" w:color="auto"/>
              <w:left w:val="single" w:sz="4" w:space="0" w:color="auto"/>
              <w:bottom w:val="single" w:sz="4" w:space="0" w:color="auto"/>
              <w:right w:val="single" w:sz="4" w:space="0" w:color="auto"/>
            </w:tcBorders>
          </w:tcPr>
          <w:p w14:paraId="7F194978" w14:textId="77777777" w:rsidR="00C35B35" w:rsidRPr="00D07194" w:rsidDel="00F648CC" w:rsidRDefault="00C35B35" w:rsidP="005544C7">
            <w:pPr>
              <w:rPr>
                <w:color w:val="000000"/>
              </w:rPr>
            </w:pPr>
            <w:r>
              <w:rPr>
                <w:color w:val="000000"/>
              </w:rPr>
              <w:t>1</w:t>
            </w:r>
          </w:p>
        </w:tc>
        <w:tc>
          <w:tcPr>
            <w:tcW w:w="3330" w:type="dxa"/>
            <w:tcBorders>
              <w:top w:val="single" w:sz="4" w:space="0" w:color="auto"/>
              <w:left w:val="single" w:sz="4" w:space="0" w:color="auto"/>
              <w:bottom w:val="single" w:sz="4" w:space="0" w:color="auto"/>
              <w:right w:val="single" w:sz="4" w:space="0" w:color="auto"/>
            </w:tcBorders>
          </w:tcPr>
          <w:p w14:paraId="08247EB4" w14:textId="77777777" w:rsidR="00C35B35" w:rsidDel="00F648CC" w:rsidRDefault="00C35B35" w:rsidP="005544C7">
            <w:pPr>
              <w:textAlignment w:val="center"/>
            </w:pPr>
            <w:r>
              <w:t>The day of the month following the pregnancy due date month.</w:t>
            </w:r>
          </w:p>
        </w:tc>
        <w:tc>
          <w:tcPr>
            <w:tcW w:w="2700" w:type="dxa"/>
            <w:tcBorders>
              <w:top w:val="single" w:sz="4" w:space="0" w:color="auto"/>
              <w:left w:val="single" w:sz="4" w:space="0" w:color="auto"/>
              <w:bottom w:val="single" w:sz="4" w:space="0" w:color="auto"/>
              <w:right w:val="single" w:sz="4" w:space="0" w:color="auto"/>
            </w:tcBorders>
            <w:noWrap/>
          </w:tcPr>
          <w:p w14:paraId="7B1D6779" w14:textId="77777777" w:rsidR="00C35B35" w:rsidDel="00F648CC" w:rsidRDefault="00C35B35" w:rsidP="005544C7">
            <w:pPr>
              <w:pStyle w:val="Hints"/>
              <w:rPr>
                <w:rFonts w:eastAsiaTheme="minorHAnsi" w:cs="Calibri"/>
                <w:color w:val="auto"/>
                <w:sz w:val="22"/>
                <w:szCs w:val="22"/>
              </w:rPr>
            </w:pPr>
            <w:r>
              <w:rPr>
                <w:rFonts w:eastAsiaTheme="minorHAnsi" w:cs="Calibri"/>
                <w:color w:val="auto"/>
                <w:sz w:val="22"/>
                <w:szCs w:val="22"/>
              </w:rPr>
              <w:t>Day of the month</w:t>
            </w:r>
          </w:p>
        </w:tc>
        <w:tc>
          <w:tcPr>
            <w:tcW w:w="1615" w:type="dxa"/>
            <w:tcBorders>
              <w:top w:val="single" w:sz="4" w:space="0" w:color="auto"/>
              <w:left w:val="single" w:sz="4" w:space="0" w:color="auto"/>
              <w:bottom w:val="single" w:sz="4" w:space="0" w:color="auto"/>
              <w:right w:val="single" w:sz="4" w:space="0" w:color="auto"/>
            </w:tcBorders>
            <w:noWrap/>
          </w:tcPr>
          <w:p w14:paraId="321793FB" w14:textId="77777777" w:rsidR="00C35B35" w:rsidDel="00F648CC" w:rsidRDefault="00C35B35" w:rsidP="005544C7">
            <w:pPr>
              <w:pStyle w:val="Hints"/>
              <w:spacing w:after="200"/>
              <w:rPr>
                <w:rFonts w:cs="Calibri"/>
                <w:color w:val="000000"/>
                <w:sz w:val="22"/>
                <w:szCs w:val="22"/>
              </w:rPr>
            </w:pPr>
            <w:r>
              <w:rPr>
                <w:rFonts w:cs="Calibri"/>
                <w:color w:val="000000"/>
                <w:sz w:val="22"/>
                <w:szCs w:val="22"/>
              </w:rPr>
              <w:t>15</w:t>
            </w:r>
          </w:p>
        </w:tc>
      </w:tr>
    </w:tbl>
    <w:p w14:paraId="7AD11BE7" w14:textId="77777777" w:rsidR="00C23171" w:rsidRPr="004342C6" w:rsidRDefault="00C23171" w:rsidP="00C23171">
      <w:pPr>
        <w:pStyle w:val="Heading3"/>
        <w:numPr>
          <w:ilvl w:val="2"/>
          <w:numId w:val="13"/>
        </w:numPr>
        <w:rPr>
          <w:rFonts w:ascii="Arial" w:hAnsi="Arial" w:cs="Arial"/>
        </w:rPr>
      </w:pPr>
      <w:bookmarkStart w:id="746" w:name="_Toc94634774"/>
      <w:r w:rsidRPr="004342C6">
        <w:rPr>
          <w:rFonts w:ascii="Arial" w:hAnsi="Arial" w:cs="Arial"/>
        </w:rPr>
        <w:t>Acceptance Criteria</w:t>
      </w:r>
      <w:bookmarkEnd w:id="746"/>
    </w:p>
    <w:p w14:paraId="122BC2C9" w14:textId="50D051A2" w:rsidR="00622E24" w:rsidRPr="00EA3422" w:rsidRDefault="00BF1D73" w:rsidP="00F725DA">
      <w:pPr>
        <w:pStyle w:val="ListParagraph"/>
        <w:numPr>
          <w:ilvl w:val="0"/>
          <w:numId w:val="157"/>
        </w:numPr>
        <w:contextualSpacing w:val="0"/>
        <w:rPr>
          <w:rFonts w:cs="Arial"/>
        </w:rPr>
      </w:pPr>
      <w:r w:rsidRPr="00EA3422">
        <w:rPr>
          <w:rFonts w:cs="Arial"/>
        </w:rPr>
        <w:t>The system should work as per the flow, UI design, functional requirements, and special design considerations defined above in the use case.</w:t>
      </w:r>
    </w:p>
    <w:p w14:paraId="76D1D01F" w14:textId="70A491BF" w:rsidR="00622E24" w:rsidRPr="004342C6" w:rsidRDefault="00622E24" w:rsidP="00DB6AEE">
      <w:pPr>
        <w:pStyle w:val="Heading2"/>
      </w:pPr>
      <w:bookmarkStart w:id="747" w:name="_Toc94634775"/>
      <w:r w:rsidRPr="004342C6">
        <w:lastRenderedPageBreak/>
        <w:t>Use Case Id: UC-</w:t>
      </w:r>
      <w:r w:rsidR="005B09BA" w:rsidRPr="004342C6">
        <w:t>26</w:t>
      </w:r>
      <w:r w:rsidRPr="004342C6">
        <w:t xml:space="preserve"> </w:t>
      </w:r>
      <w:r w:rsidR="007C0A6C" w:rsidRPr="004342C6">
        <w:t>CMSP Eligibility Denial Rule</w:t>
      </w:r>
      <w:bookmarkEnd w:id="747"/>
    </w:p>
    <w:p w14:paraId="6A2A2D72" w14:textId="5667FE49" w:rsidR="00622E24" w:rsidRPr="004342C6" w:rsidRDefault="00622E24" w:rsidP="00622E24">
      <w:pPr>
        <w:pStyle w:val="Heading3"/>
        <w:numPr>
          <w:ilvl w:val="2"/>
          <w:numId w:val="13"/>
        </w:numPr>
        <w:rPr>
          <w:rFonts w:ascii="Arial" w:hAnsi="Arial" w:cs="Arial"/>
        </w:rPr>
      </w:pPr>
      <w:bookmarkStart w:id="748" w:name="_Toc94634776"/>
      <w:r w:rsidRPr="004342C6">
        <w:rPr>
          <w:rFonts w:ascii="Arial" w:hAnsi="Arial" w:cs="Arial"/>
        </w:rPr>
        <w:t>Description</w:t>
      </w:r>
      <w:bookmarkEnd w:id="748"/>
    </w:p>
    <w:p w14:paraId="6F1E55BD" w14:textId="25389643" w:rsidR="00622E24" w:rsidRDefault="00622E24" w:rsidP="00622E24">
      <w:pPr>
        <w:ind w:left="450"/>
        <w:rPr>
          <w:rFonts w:cs="Arial"/>
        </w:rPr>
      </w:pPr>
      <w:r w:rsidRPr="004342C6">
        <w:rPr>
          <w:rFonts w:cs="Arial"/>
        </w:rPr>
        <w:t xml:space="preserve">This use case describes how </w:t>
      </w:r>
      <w:r w:rsidR="00EA3422">
        <w:rPr>
          <w:rFonts w:cs="Arial"/>
        </w:rPr>
        <w:t xml:space="preserve">the </w:t>
      </w:r>
      <w:r w:rsidRPr="004342C6">
        <w:rPr>
          <w:rFonts w:cs="Arial"/>
        </w:rPr>
        <w:t xml:space="preserve">system </w:t>
      </w:r>
      <w:r w:rsidR="00EA3422">
        <w:rPr>
          <w:rFonts w:cs="Arial"/>
        </w:rPr>
        <w:t xml:space="preserve">will </w:t>
      </w:r>
      <w:r w:rsidRPr="004342C6">
        <w:rPr>
          <w:rFonts w:cs="Arial"/>
        </w:rPr>
        <w:t>identify MEC eligibility for a member</w:t>
      </w:r>
      <w:r w:rsidR="00EA3422">
        <w:rPr>
          <w:rFonts w:cs="Arial"/>
        </w:rPr>
        <w:t>.</w:t>
      </w:r>
    </w:p>
    <w:p w14:paraId="276D603C" w14:textId="77777777" w:rsidR="00EA3422" w:rsidRPr="004342C6" w:rsidRDefault="00EA3422" w:rsidP="00622E24">
      <w:pPr>
        <w:ind w:left="450"/>
        <w:rPr>
          <w:rFonts w:cs="Arial"/>
        </w:rPr>
      </w:pPr>
    </w:p>
    <w:p w14:paraId="79CC2001" w14:textId="77777777" w:rsidR="00622E24" w:rsidRPr="004342C6" w:rsidRDefault="00622E24" w:rsidP="00622E24">
      <w:pPr>
        <w:pStyle w:val="Heading3"/>
        <w:numPr>
          <w:ilvl w:val="2"/>
          <w:numId w:val="13"/>
        </w:numPr>
        <w:rPr>
          <w:rFonts w:ascii="Arial" w:hAnsi="Arial" w:cs="Arial"/>
        </w:rPr>
      </w:pPr>
      <w:bookmarkStart w:id="749" w:name="_Toc94634777"/>
      <w:r w:rsidRPr="004342C6">
        <w:rPr>
          <w:rFonts w:ascii="Arial" w:hAnsi="Arial" w:cs="Arial"/>
        </w:rPr>
        <w:t>Related Use case</w:t>
      </w:r>
      <w:bookmarkEnd w:id="749"/>
      <w:r w:rsidRPr="004342C6">
        <w:rPr>
          <w:rFonts w:ascii="Arial" w:hAnsi="Arial" w:cs="Arial"/>
        </w:rPr>
        <w:t xml:space="preserve"> </w:t>
      </w:r>
    </w:p>
    <w:p w14:paraId="26F4B961" w14:textId="77777777" w:rsidR="00622E24" w:rsidRPr="004342C6" w:rsidRDefault="00622E24" w:rsidP="00622E24">
      <w:pPr>
        <w:ind w:firstLine="450"/>
        <w:rPr>
          <w:rFonts w:cs="Arial"/>
        </w:rPr>
      </w:pPr>
      <w:r w:rsidRPr="004342C6">
        <w:rPr>
          <w:rFonts w:cs="Arial"/>
        </w:rPr>
        <w:t>Not applicable</w:t>
      </w:r>
    </w:p>
    <w:p w14:paraId="15789130" w14:textId="77777777" w:rsidR="00622E24" w:rsidRPr="004342C6" w:rsidRDefault="00622E24" w:rsidP="00622E24">
      <w:pPr>
        <w:rPr>
          <w:rFonts w:cs="Arial"/>
        </w:rPr>
      </w:pPr>
      <w:r w:rsidRPr="004342C6">
        <w:rPr>
          <w:rFonts w:cs="Arial"/>
          <w:i/>
          <w:color w:val="00B050"/>
        </w:rPr>
        <w:t xml:space="preserve">  </w:t>
      </w:r>
    </w:p>
    <w:p w14:paraId="4D6694D6" w14:textId="77777777" w:rsidR="00622E24" w:rsidRPr="004342C6" w:rsidRDefault="00622E24" w:rsidP="00622E24">
      <w:pPr>
        <w:pStyle w:val="Heading3"/>
        <w:numPr>
          <w:ilvl w:val="2"/>
          <w:numId w:val="13"/>
        </w:numPr>
        <w:rPr>
          <w:rFonts w:ascii="Arial" w:hAnsi="Arial" w:cs="Arial"/>
        </w:rPr>
      </w:pPr>
      <w:bookmarkStart w:id="750" w:name="_Toc94634778"/>
      <w:r w:rsidRPr="004342C6">
        <w:rPr>
          <w:rFonts w:ascii="Arial" w:hAnsi="Arial" w:cs="Arial"/>
        </w:rPr>
        <w:t>Actor(s)</w:t>
      </w:r>
      <w:bookmarkEnd w:id="750"/>
    </w:p>
    <w:p w14:paraId="7368AAA2" w14:textId="77777777" w:rsidR="00622E24" w:rsidRPr="004342C6" w:rsidRDefault="00622E24" w:rsidP="00320B54">
      <w:pPr>
        <w:pStyle w:val="ListParagraph"/>
        <w:numPr>
          <w:ilvl w:val="0"/>
          <w:numId w:val="265"/>
        </w:numPr>
        <w:ind w:left="810"/>
        <w:contextualSpacing w:val="0"/>
        <w:rPr>
          <w:rFonts w:cs="Arial"/>
        </w:rPr>
      </w:pPr>
      <w:r w:rsidRPr="004342C6">
        <w:rPr>
          <w:rFonts w:cs="Arial"/>
        </w:rPr>
        <w:t>HIX System</w:t>
      </w:r>
    </w:p>
    <w:p w14:paraId="11670157" w14:textId="77777777" w:rsidR="00622E24" w:rsidRPr="004342C6" w:rsidRDefault="00622E24" w:rsidP="00320B54">
      <w:pPr>
        <w:pStyle w:val="ListParagraph"/>
        <w:numPr>
          <w:ilvl w:val="0"/>
          <w:numId w:val="265"/>
        </w:numPr>
        <w:ind w:left="810"/>
        <w:contextualSpacing w:val="0"/>
        <w:rPr>
          <w:rFonts w:cs="Arial"/>
        </w:rPr>
      </w:pPr>
      <w:r w:rsidRPr="004342C6">
        <w:rPr>
          <w:rFonts w:cs="Arial"/>
        </w:rPr>
        <w:t>Individual User</w:t>
      </w:r>
    </w:p>
    <w:p w14:paraId="37AB1D14" w14:textId="77777777" w:rsidR="00622E24" w:rsidRPr="004342C6" w:rsidRDefault="00622E24" w:rsidP="00320B54">
      <w:pPr>
        <w:pStyle w:val="ListParagraph"/>
        <w:numPr>
          <w:ilvl w:val="0"/>
          <w:numId w:val="265"/>
        </w:numPr>
        <w:ind w:left="810"/>
        <w:contextualSpacing w:val="0"/>
        <w:rPr>
          <w:rFonts w:cs="Arial"/>
        </w:rPr>
      </w:pPr>
      <w:r w:rsidRPr="004342C6">
        <w:rPr>
          <w:rFonts w:cs="Arial"/>
        </w:rPr>
        <w:t xml:space="preserve">Assistor portal users </w:t>
      </w:r>
    </w:p>
    <w:p w14:paraId="3A876421" w14:textId="77777777" w:rsidR="00622E24" w:rsidRPr="004342C6" w:rsidRDefault="00622E24" w:rsidP="00EA3422">
      <w:pPr>
        <w:pStyle w:val="ListParagraph"/>
        <w:numPr>
          <w:ilvl w:val="0"/>
          <w:numId w:val="20"/>
        </w:numPr>
        <w:contextualSpacing w:val="0"/>
        <w:rPr>
          <w:rFonts w:cs="Arial"/>
        </w:rPr>
      </w:pPr>
      <w:r w:rsidRPr="004342C6">
        <w:rPr>
          <w:rFonts w:cs="Arial"/>
        </w:rPr>
        <w:t>CAC User</w:t>
      </w:r>
    </w:p>
    <w:p w14:paraId="771913FC" w14:textId="77777777" w:rsidR="00622E24" w:rsidRPr="004342C6" w:rsidRDefault="00622E24" w:rsidP="00EA3422">
      <w:pPr>
        <w:pStyle w:val="ListParagraph"/>
        <w:numPr>
          <w:ilvl w:val="0"/>
          <w:numId w:val="20"/>
        </w:numPr>
        <w:contextualSpacing w:val="0"/>
        <w:rPr>
          <w:rFonts w:cs="Arial"/>
        </w:rPr>
      </w:pPr>
      <w:r w:rsidRPr="004342C6">
        <w:rPr>
          <w:rFonts w:cs="Arial"/>
        </w:rPr>
        <w:t>Navigator User</w:t>
      </w:r>
    </w:p>
    <w:p w14:paraId="1820AE20" w14:textId="77777777" w:rsidR="00622E24" w:rsidRPr="004342C6" w:rsidRDefault="00622E24" w:rsidP="00320B54">
      <w:pPr>
        <w:pStyle w:val="ListParagraph"/>
        <w:numPr>
          <w:ilvl w:val="0"/>
          <w:numId w:val="265"/>
        </w:numPr>
        <w:ind w:left="810"/>
        <w:contextualSpacing w:val="0"/>
        <w:rPr>
          <w:rFonts w:cs="Arial"/>
        </w:rPr>
      </w:pPr>
      <w:r w:rsidRPr="004342C6">
        <w:rPr>
          <w:rFonts w:cs="Arial"/>
        </w:rPr>
        <w:t>The following Agent Portal User(s):</w:t>
      </w:r>
    </w:p>
    <w:p w14:paraId="38C4B39A" w14:textId="77777777" w:rsidR="00622E24" w:rsidRPr="004342C6" w:rsidRDefault="00622E24" w:rsidP="00EA3422">
      <w:pPr>
        <w:pStyle w:val="ListParagraph"/>
        <w:numPr>
          <w:ilvl w:val="0"/>
          <w:numId w:val="20"/>
        </w:numPr>
        <w:contextualSpacing w:val="0"/>
        <w:rPr>
          <w:rFonts w:cs="Arial"/>
        </w:rPr>
      </w:pPr>
      <w:r w:rsidRPr="004342C6">
        <w:rPr>
          <w:rFonts w:cs="Arial"/>
        </w:rPr>
        <w:t>Back Office User</w:t>
      </w:r>
    </w:p>
    <w:p w14:paraId="6D2AFAB4" w14:textId="77777777" w:rsidR="00622E24" w:rsidRPr="004342C6" w:rsidRDefault="00622E24" w:rsidP="00EA3422">
      <w:pPr>
        <w:pStyle w:val="ListParagraph"/>
        <w:numPr>
          <w:ilvl w:val="0"/>
          <w:numId w:val="20"/>
        </w:numPr>
        <w:contextualSpacing w:val="0"/>
        <w:rPr>
          <w:rFonts w:cs="Arial"/>
        </w:rPr>
      </w:pPr>
      <w:r w:rsidRPr="004342C6">
        <w:rPr>
          <w:rFonts w:cs="Arial"/>
        </w:rPr>
        <w:t>Super User/MED_BO User</w:t>
      </w:r>
    </w:p>
    <w:p w14:paraId="24E0AA7A" w14:textId="77777777" w:rsidR="00622E24" w:rsidRPr="004342C6" w:rsidRDefault="00622E24" w:rsidP="00EA3422">
      <w:pPr>
        <w:pStyle w:val="ListParagraph"/>
        <w:numPr>
          <w:ilvl w:val="0"/>
          <w:numId w:val="20"/>
        </w:numPr>
        <w:contextualSpacing w:val="0"/>
        <w:rPr>
          <w:rFonts w:cs="Arial"/>
        </w:rPr>
      </w:pPr>
      <w:r w:rsidRPr="004342C6">
        <w:rPr>
          <w:rFonts w:cs="Arial"/>
        </w:rPr>
        <w:t>CSR User</w:t>
      </w:r>
    </w:p>
    <w:p w14:paraId="59F8D120" w14:textId="77777777" w:rsidR="00622E24" w:rsidRPr="004342C6" w:rsidRDefault="00622E24" w:rsidP="00EA3422">
      <w:pPr>
        <w:pStyle w:val="ListParagraph"/>
        <w:numPr>
          <w:ilvl w:val="0"/>
          <w:numId w:val="20"/>
        </w:numPr>
        <w:contextualSpacing w:val="0"/>
        <w:rPr>
          <w:rFonts w:cs="Arial"/>
        </w:rPr>
      </w:pPr>
      <w:r w:rsidRPr="004342C6">
        <w:rPr>
          <w:rFonts w:cs="Arial"/>
        </w:rPr>
        <w:t>TPL User</w:t>
      </w:r>
    </w:p>
    <w:p w14:paraId="397BAB6A" w14:textId="77777777" w:rsidR="00622E24" w:rsidRPr="004342C6" w:rsidRDefault="00622E24" w:rsidP="00EA3422">
      <w:pPr>
        <w:pStyle w:val="ListParagraph"/>
        <w:numPr>
          <w:ilvl w:val="0"/>
          <w:numId w:val="20"/>
        </w:numPr>
        <w:contextualSpacing w:val="0"/>
        <w:rPr>
          <w:rFonts w:cs="Arial"/>
        </w:rPr>
      </w:pPr>
      <w:r w:rsidRPr="004342C6">
        <w:rPr>
          <w:rFonts w:cs="Arial"/>
        </w:rPr>
        <w:t>TPL Super User</w:t>
      </w:r>
    </w:p>
    <w:p w14:paraId="586BE5D6" w14:textId="77777777" w:rsidR="00622E24" w:rsidRPr="004342C6" w:rsidRDefault="00622E24" w:rsidP="00EA3422">
      <w:pPr>
        <w:pStyle w:val="ListParagraph"/>
        <w:numPr>
          <w:ilvl w:val="0"/>
          <w:numId w:val="20"/>
        </w:numPr>
        <w:contextualSpacing w:val="0"/>
        <w:rPr>
          <w:rFonts w:cs="Arial"/>
        </w:rPr>
      </w:pPr>
      <w:r w:rsidRPr="004342C6">
        <w:rPr>
          <w:rFonts w:cs="Arial"/>
        </w:rPr>
        <w:t>TPL_BO User</w:t>
      </w:r>
    </w:p>
    <w:p w14:paraId="3E5D24E6" w14:textId="77777777" w:rsidR="00622E24" w:rsidRPr="004342C6" w:rsidRDefault="00622E24" w:rsidP="00EA3422">
      <w:pPr>
        <w:pStyle w:val="ListParagraph"/>
        <w:numPr>
          <w:ilvl w:val="0"/>
          <w:numId w:val="20"/>
        </w:numPr>
        <w:contextualSpacing w:val="0"/>
        <w:rPr>
          <w:rFonts w:cs="Arial"/>
        </w:rPr>
      </w:pPr>
      <w:r w:rsidRPr="004342C6">
        <w:rPr>
          <w:rFonts w:cs="Arial"/>
        </w:rPr>
        <w:t>Advanced CSR User</w:t>
      </w:r>
    </w:p>
    <w:p w14:paraId="165D6373" w14:textId="77777777" w:rsidR="00622E24" w:rsidRPr="004342C6" w:rsidRDefault="00622E24" w:rsidP="00622E24">
      <w:pPr>
        <w:rPr>
          <w:rFonts w:cs="Arial"/>
        </w:rPr>
      </w:pPr>
      <w:r w:rsidRPr="004342C6">
        <w:rPr>
          <w:rFonts w:cs="Arial"/>
          <w:i/>
          <w:color w:val="00B050"/>
        </w:rPr>
        <w:t xml:space="preserve">  </w:t>
      </w:r>
    </w:p>
    <w:p w14:paraId="17BCE8BA" w14:textId="77777777" w:rsidR="00622E24" w:rsidRPr="004342C6" w:rsidRDefault="00622E24" w:rsidP="00622E24">
      <w:pPr>
        <w:pStyle w:val="Heading3"/>
        <w:numPr>
          <w:ilvl w:val="2"/>
          <w:numId w:val="13"/>
        </w:numPr>
        <w:rPr>
          <w:rFonts w:ascii="Arial" w:hAnsi="Arial" w:cs="Arial"/>
        </w:rPr>
      </w:pPr>
      <w:bookmarkStart w:id="751" w:name="_Toc94634779"/>
      <w:r w:rsidRPr="004342C6">
        <w:rPr>
          <w:rFonts w:ascii="Arial" w:hAnsi="Arial" w:cs="Arial"/>
        </w:rPr>
        <w:t>Trigger(s)</w:t>
      </w:r>
      <w:bookmarkEnd w:id="751"/>
    </w:p>
    <w:p w14:paraId="4538F904" w14:textId="79F3997B" w:rsidR="00622E24" w:rsidRPr="004342C6" w:rsidRDefault="00622E24" w:rsidP="00320B54">
      <w:pPr>
        <w:pStyle w:val="ListParagraph"/>
        <w:numPr>
          <w:ilvl w:val="0"/>
          <w:numId w:val="329"/>
        </w:numPr>
        <w:contextualSpacing w:val="0"/>
        <w:rPr>
          <w:rFonts w:cs="Arial"/>
        </w:rPr>
      </w:pPr>
      <w:r w:rsidRPr="004342C6">
        <w:rPr>
          <w:rFonts w:cs="Arial"/>
        </w:rPr>
        <w:t>Eligibility is determined/re-determined through any process</w:t>
      </w:r>
      <w:r w:rsidR="00EA3422">
        <w:rPr>
          <w:rFonts w:cs="Arial"/>
        </w:rPr>
        <w:t>,</w:t>
      </w:r>
      <w:r w:rsidRPr="004342C6">
        <w:rPr>
          <w:rFonts w:cs="Arial"/>
        </w:rPr>
        <w:t xml:space="preserve"> e.g.</w:t>
      </w:r>
      <w:r w:rsidR="00EA3422">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5D8C33F1" w14:textId="77777777" w:rsidR="00622E24" w:rsidRPr="004342C6" w:rsidRDefault="00622E24" w:rsidP="00622E24">
      <w:pPr>
        <w:pStyle w:val="ListParagraph"/>
        <w:ind w:left="1080"/>
        <w:contextualSpacing w:val="0"/>
        <w:rPr>
          <w:rFonts w:cs="Arial"/>
        </w:rPr>
      </w:pPr>
    </w:p>
    <w:p w14:paraId="66B17B17" w14:textId="77777777" w:rsidR="00622E24" w:rsidRPr="004342C6" w:rsidRDefault="00622E24" w:rsidP="00622E24">
      <w:pPr>
        <w:pStyle w:val="Heading3"/>
        <w:numPr>
          <w:ilvl w:val="2"/>
          <w:numId w:val="13"/>
        </w:numPr>
        <w:rPr>
          <w:rFonts w:ascii="Arial" w:hAnsi="Arial" w:cs="Arial"/>
        </w:rPr>
      </w:pPr>
      <w:bookmarkStart w:id="752" w:name="_Toc94634780"/>
      <w:r w:rsidRPr="004342C6">
        <w:rPr>
          <w:rFonts w:ascii="Arial" w:hAnsi="Arial" w:cs="Arial"/>
        </w:rPr>
        <w:t>Precondition(s)</w:t>
      </w:r>
      <w:bookmarkEnd w:id="752"/>
    </w:p>
    <w:p w14:paraId="436B2BBB" w14:textId="60C3DA96"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CMSP +Limited eligibility</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AX is provided to an individual who fulfills the following condition: </w:t>
      </w:r>
    </w:p>
    <w:p w14:paraId="01798465" w14:textId="77777777" w:rsidR="003D4937" w:rsidRPr="004342C6" w:rsidRDefault="003D4937" w:rsidP="003D4937">
      <w:pPr>
        <w:pStyle w:val="Numbers1"/>
        <w:rPr>
          <w:rFonts w:ascii="Arial" w:hAnsi="Arial" w:cs="Arial"/>
          <w:b w:val="0"/>
          <w:color w:val="auto"/>
          <w:sz w:val="22"/>
          <w:szCs w:val="22"/>
        </w:rPr>
      </w:pPr>
    </w:p>
    <w:p w14:paraId="2DD8D9E7"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Child’s age &gt;=1 and &lt;=18</w:t>
      </w:r>
    </w:p>
    <w:p w14:paraId="732C4A22"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0524F02E"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Medicaid MAGI Household FPL &lt;=150% </w:t>
      </w:r>
    </w:p>
    <w:p w14:paraId="751ECD47"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39B62251"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Any Immigration Status </w:t>
      </w:r>
    </w:p>
    <w:p w14:paraId="1B4F4B47" w14:textId="77777777" w:rsidR="003D4937" w:rsidRPr="004342C6" w:rsidRDefault="003D4937" w:rsidP="003D4937">
      <w:pPr>
        <w:pStyle w:val="Numbers1"/>
        <w:rPr>
          <w:rFonts w:ascii="Arial" w:hAnsi="Arial" w:cs="Arial"/>
          <w:b w:val="0"/>
          <w:color w:val="auto"/>
          <w:sz w:val="22"/>
          <w:szCs w:val="22"/>
        </w:rPr>
      </w:pPr>
    </w:p>
    <w:p w14:paraId="4C07B211" w14:textId="71272E1F"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CMSP +Limited eligibility</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AX is provided to an individual who fulfills the following condition: </w:t>
      </w:r>
    </w:p>
    <w:p w14:paraId="5E4716C2" w14:textId="77777777" w:rsidR="003D4937" w:rsidRPr="004342C6" w:rsidRDefault="003D4937" w:rsidP="003D4937">
      <w:pPr>
        <w:pStyle w:val="Numbers1"/>
        <w:rPr>
          <w:rFonts w:ascii="Arial" w:hAnsi="Arial" w:cs="Arial"/>
          <w:b w:val="0"/>
          <w:color w:val="auto"/>
          <w:sz w:val="22"/>
          <w:szCs w:val="22"/>
        </w:rPr>
      </w:pPr>
    </w:p>
    <w:p w14:paraId="6840EF7C"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Child &lt; 1</w:t>
      </w:r>
    </w:p>
    <w:p w14:paraId="1E304E2D"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3E33DDED"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 xml:space="preserve">&lt;=200% </w:t>
      </w:r>
    </w:p>
    <w:p w14:paraId="66D5B52C"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lastRenderedPageBreak/>
        <w:t xml:space="preserve">AND </w:t>
      </w:r>
    </w:p>
    <w:p w14:paraId="2F943E4A"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Any Immigration Status </w:t>
      </w:r>
    </w:p>
    <w:p w14:paraId="65266689" w14:textId="77777777" w:rsidR="003D4937" w:rsidRPr="004342C6" w:rsidRDefault="003D4937" w:rsidP="003D4937">
      <w:pPr>
        <w:pStyle w:val="Numbers1"/>
        <w:rPr>
          <w:rFonts w:ascii="Arial" w:hAnsi="Arial" w:cs="Arial"/>
          <w:b w:val="0"/>
          <w:color w:val="auto"/>
          <w:sz w:val="22"/>
          <w:szCs w:val="22"/>
        </w:rPr>
      </w:pPr>
    </w:p>
    <w:p w14:paraId="0D3884D1" w14:textId="77777777" w:rsidR="003D4937" w:rsidRPr="004342C6" w:rsidRDefault="003D4937" w:rsidP="003D4937">
      <w:pPr>
        <w:pStyle w:val="Numbers1"/>
        <w:rPr>
          <w:rFonts w:ascii="Arial" w:hAnsi="Arial" w:cs="Arial"/>
          <w:b w:val="0"/>
          <w:color w:val="auto"/>
          <w:sz w:val="22"/>
          <w:szCs w:val="22"/>
        </w:rPr>
      </w:pPr>
    </w:p>
    <w:p w14:paraId="4C4C00BE" w14:textId="226EBC0E"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CMSP eligibility</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AY is provided to an individual who fulfills the following condition: </w:t>
      </w:r>
    </w:p>
    <w:p w14:paraId="1AC5696B" w14:textId="77777777" w:rsidR="003D4937" w:rsidRPr="004342C6" w:rsidRDefault="003D4937" w:rsidP="003D4937">
      <w:pPr>
        <w:pStyle w:val="Numbers1"/>
        <w:rPr>
          <w:rFonts w:ascii="Arial" w:hAnsi="Arial" w:cs="Arial"/>
          <w:b w:val="0"/>
          <w:color w:val="auto"/>
          <w:sz w:val="22"/>
          <w:szCs w:val="22"/>
        </w:rPr>
      </w:pPr>
    </w:p>
    <w:p w14:paraId="2269F308"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Medicaid age child (Age&lt;=18) </w:t>
      </w:r>
    </w:p>
    <w:p w14:paraId="559D467B"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0DA5CEF4"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 xml:space="preserve">&lt;=300% </w:t>
      </w:r>
    </w:p>
    <w:p w14:paraId="2D011A31"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1E56A271"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Any Immigration Status </w:t>
      </w:r>
    </w:p>
    <w:p w14:paraId="7CA29E51" w14:textId="77777777" w:rsidR="003D4937" w:rsidRPr="004342C6" w:rsidRDefault="003D4937" w:rsidP="003D4937">
      <w:pPr>
        <w:pStyle w:val="Numbers1"/>
        <w:rPr>
          <w:rFonts w:ascii="Arial" w:hAnsi="Arial" w:cs="Arial"/>
          <w:b w:val="0"/>
          <w:color w:val="auto"/>
          <w:sz w:val="22"/>
          <w:szCs w:val="22"/>
        </w:rPr>
      </w:pPr>
    </w:p>
    <w:p w14:paraId="05A07E65" w14:textId="77777777" w:rsidR="003D4937" w:rsidRPr="004342C6" w:rsidRDefault="003D4937" w:rsidP="003D4937">
      <w:pPr>
        <w:pStyle w:val="Numbers1"/>
        <w:rPr>
          <w:rFonts w:ascii="Arial" w:hAnsi="Arial" w:cs="Arial"/>
          <w:b w:val="0"/>
          <w:color w:val="auto"/>
          <w:sz w:val="22"/>
          <w:szCs w:val="22"/>
        </w:rPr>
      </w:pPr>
    </w:p>
    <w:p w14:paraId="791D8AA1" w14:textId="0D64AE00"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CMSP eligibility</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BA</w:t>
      </w:r>
      <w:r w:rsidR="00EA3422">
        <w:rPr>
          <w:rFonts w:ascii="Arial" w:hAnsi="Arial" w:cs="Arial"/>
          <w:b w:val="0"/>
          <w:color w:val="auto"/>
          <w:sz w:val="22"/>
          <w:szCs w:val="22"/>
        </w:rPr>
        <w:t>,</w:t>
      </w:r>
      <w:r w:rsidRPr="004342C6">
        <w:rPr>
          <w:rFonts w:ascii="Arial" w:hAnsi="Arial" w:cs="Arial"/>
          <w:b w:val="0"/>
          <w:color w:val="auto"/>
          <w:sz w:val="22"/>
          <w:szCs w:val="22"/>
        </w:rPr>
        <w:t xml:space="preserve"> is provided to an individual who fulfills the following condition: </w:t>
      </w:r>
    </w:p>
    <w:p w14:paraId="7D5C4D8D" w14:textId="77777777" w:rsidR="003D4937" w:rsidRPr="004342C6" w:rsidRDefault="003D4937" w:rsidP="003D4937">
      <w:pPr>
        <w:pStyle w:val="Numbers1"/>
        <w:rPr>
          <w:rFonts w:ascii="Arial" w:hAnsi="Arial" w:cs="Arial"/>
          <w:b w:val="0"/>
          <w:color w:val="auto"/>
          <w:sz w:val="22"/>
          <w:szCs w:val="22"/>
        </w:rPr>
      </w:pPr>
    </w:p>
    <w:p w14:paraId="59181F38"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Medicaid age child (Age&lt;=18) </w:t>
      </w:r>
    </w:p>
    <w:p w14:paraId="0D729112"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7F341E53"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 xml:space="preserve">&gt;300% </w:t>
      </w:r>
    </w:p>
    <w:p w14:paraId="0D7C5E9A"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7745E494"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Any Immigration Status </w:t>
      </w:r>
    </w:p>
    <w:p w14:paraId="4F5EE92B" w14:textId="77777777" w:rsidR="003D4937" w:rsidRPr="004342C6" w:rsidRDefault="003D4937" w:rsidP="003D4937">
      <w:pPr>
        <w:pStyle w:val="Numbers1"/>
        <w:rPr>
          <w:rFonts w:ascii="Arial" w:eastAsiaTheme="minorHAnsi" w:hAnsi="Arial" w:cs="Arial"/>
          <w:color w:val="auto"/>
          <w:sz w:val="22"/>
          <w:szCs w:val="22"/>
        </w:rPr>
      </w:pPr>
    </w:p>
    <w:p w14:paraId="0723E394" w14:textId="77777777" w:rsidR="003D4937" w:rsidRPr="004342C6" w:rsidRDefault="003D4937" w:rsidP="003D4937">
      <w:pPr>
        <w:pStyle w:val="Numbers1"/>
        <w:rPr>
          <w:rFonts w:ascii="Arial" w:eastAsiaTheme="minorHAnsi" w:hAnsi="Arial" w:cs="Arial"/>
          <w:color w:val="auto"/>
          <w:sz w:val="22"/>
          <w:szCs w:val="22"/>
        </w:rPr>
      </w:pPr>
      <w:r w:rsidRPr="004342C6">
        <w:rPr>
          <w:rFonts w:ascii="Arial" w:eastAsiaTheme="minorHAnsi" w:hAnsi="Arial" w:cs="Arial"/>
          <w:color w:val="auto"/>
          <w:sz w:val="22"/>
          <w:szCs w:val="22"/>
        </w:rPr>
        <w:t>OR</w:t>
      </w:r>
    </w:p>
    <w:p w14:paraId="06DE46C9" w14:textId="77777777" w:rsidR="003D4937" w:rsidRPr="004342C6" w:rsidRDefault="003D4937" w:rsidP="003D4937">
      <w:pPr>
        <w:pStyle w:val="Numbers1"/>
        <w:ind w:left="1080"/>
        <w:rPr>
          <w:rFonts w:ascii="Arial" w:eastAsiaTheme="minorHAnsi" w:hAnsi="Arial" w:cs="Arial"/>
          <w:b w:val="0"/>
          <w:color w:val="auto"/>
          <w:sz w:val="22"/>
          <w:szCs w:val="22"/>
        </w:rPr>
      </w:pPr>
    </w:p>
    <w:p w14:paraId="184E5255" w14:textId="77777777" w:rsidR="003D4937" w:rsidRPr="004342C6" w:rsidRDefault="003D4937" w:rsidP="003D4937">
      <w:pPr>
        <w:pStyle w:val="Numbers1"/>
        <w:ind w:left="1080"/>
        <w:rPr>
          <w:rFonts w:ascii="Arial" w:eastAsiaTheme="minorHAnsi" w:hAnsi="Arial" w:cs="Arial"/>
          <w:b w:val="0"/>
          <w:color w:val="auto"/>
          <w:sz w:val="22"/>
          <w:szCs w:val="22"/>
        </w:rPr>
      </w:pPr>
    </w:p>
    <w:p w14:paraId="0FB93B08" w14:textId="7C4F394C"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MassHealth Standard: BCCTP</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AD - Standard BCCTP is provided to an individual who fulfills the following condition: </w:t>
      </w:r>
    </w:p>
    <w:p w14:paraId="501A6591" w14:textId="77777777" w:rsidR="003D4937" w:rsidRPr="004342C6" w:rsidRDefault="003D4937" w:rsidP="003D4937">
      <w:pPr>
        <w:pStyle w:val="Numbers1"/>
        <w:rPr>
          <w:rFonts w:ascii="Arial" w:hAnsi="Arial" w:cs="Arial"/>
          <w:b w:val="0"/>
          <w:color w:val="auto"/>
          <w:sz w:val="22"/>
          <w:szCs w:val="22"/>
        </w:rPr>
      </w:pPr>
    </w:p>
    <w:p w14:paraId="1FB74657"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Member with (Age&lt;=64) </w:t>
      </w:r>
    </w:p>
    <w:p w14:paraId="55124934"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398F2250"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Member attested to BCC</w:t>
      </w:r>
    </w:p>
    <w:p w14:paraId="43242969"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5D556C85"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&gt;133% and &lt;= 250%</w:t>
      </w:r>
    </w:p>
    <w:p w14:paraId="3131202E"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44AC53D6"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Immigration Status CIT or QLP</w:t>
      </w:r>
    </w:p>
    <w:p w14:paraId="22190B64" w14:textId="77777777" w:rsidR="003D4937" w:rsidRPr="004342C6" w:rsidRDefault="003D4937" w:rsidP="003D4937">
      <w:pPr>
        <w:pStyle w:val="Numbers1"/>
        <w:rPr>
          <w:rFonts w:ascii="Arial" w:hAnsi="Arial" w:cs="Arial"/>
          <w:b w:val="0"/>
          <w:color w:val="auto"/>
          <w:sz w:val="22"/>
          <w:szCs w:val="22"/>
        </w:rPr>
      </w:pPr>
    </w:p>
    <w:p w14:paraId="35D6BC38" w14:textId="77777777" w:rsidR="003D4937" w:rsidRPr="004342C6" w:rsidRDefault="003D4937" w:rsidP="003D4937">
      <w:pPr>
        <w:pStyle w:val="Numbers1"/>
        <w:rPr>
          <w:rFonts w:ascii="Arial" w:eastAsiaTheme="minorHAnsi" w:hAnsi="Arial" w:cs="Arial"/>
          <w:color w:val="auto"/>
          <w:sz w:val="22"/>
          <w:szCs w:val="22"/>
        </w:rPr>
      </w:pPr>
      <w:r w:rsidRPr="004342C6">
        <w:rPr>
          <w:rFonts w:ascii="Arial" w:eastAsiaTheme="minorHAnsi" w:hAnsi="Arial" w:cs="Arial"/>
          <w:color w:val="auto"/>
          <w:sz w:val="22"/>
          <w:szCs w:val="22"/>
        </w:rPr>
        <w:t>OR</w:t>
      </w:r>
    </w:p>
    <w:p w14:paraId="09FF6F5D" w14:textId="77777777" w:rsidR="003D4937" w:rsidRPr="004342C6" w:rsidRDefault="003D4937" w:rsidP="003D4937">
      <w:pPr>
        <w:pStyle w:val="Numbers1"/>
        <w:rPr>
          <w:rFonts w:ascii="Arial" w:hAnsi="Arial" w:cs="Arial"/>
          <w:b w:val="0"/>
          <w:color w:val="auto"/>
          <w:sz w:val="22"/>
          <w:szCs w:val="22"/>
        </w:rPr>
      </w:pPr>
    </w:p>
    <w:p w14:paraId="275FED0C" w14:textId="77777777" w:rsidR="003D4937" w:rsidRPr="004342C6" w:rsidRDefault="003D4937" w:rsidP="003D4937">
      <w:pPr>
        <w:pStyle w:val="Numbers1"/>
        <w:rPr>
          <w:rFonts w:ascii="Arial" w:hAnsi="Arial" w:cs="Arial"/>
          <w:b w:val="0"/>
          <w:color w:val="auto"/>
          <w:sz w:val="22"/>
          <w:szCs w:val="22"/>
        </w:rPr>
      </w:pPr>
    </w:p>
    <w:p w14:paraId="2615A9EC" w14:textId="2BCDE568"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 xml:space="preserve"> MassHealth Family Assistance</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“N1 - SF Family Assistance + Limited NQP Adults</w:t>
      </w:r>
      <w:r w:rsidR="00EA3422">
        <w:rPr>
          <w:rFonts w:ascii="Arial" w:hAnsi="Arial" w:cs="Arial"/>
          <w:b w:val="0"/>
          <w:color w:val="auto"/>
          <w:sz w:val="22"/>
          <w:szCs w:val="22"/>
        </w:rPr>
        <w:t>,</w:t>
      </w:r>
      <w:r w:rsidRPr="004342C6">
        <w:rPr>
          <w:rFonts w:ascii="Arial" w:hAnsi="Arial" w:cs="Arial"/>
          <w:b w:val="0"/>
          <w:color w:val="auto"/>
          <w:sz w:val="22"/>
          <w:szCs w:val="22"/>
        </w:rPr>
        <w:t xml:space="preserve">” is provided to an individual who fulfills the following condition: </w:t>
      </w:r>
    </w:p>
    <w:p w14:paraId="28247DEE" w14:textId="77777777" w:rsidR="003D4937" w:rsidRPr="004342C6" w:rsidRDefault="003D4937" w:rsidP="003D4937">
      <w:pPr>
        <w:pStyle w:val="Numbers1"/>
        <w:rPr>
          <w:rFonts w:ascii="Arial" w:hAnsi="Arial" w:cs="Arial"/>
          <w:b w:val="0"/>
          <w:color w:val="auto"/>
          <w:sz w:val="22"/>
          <w:szCs w:val="22"/>
        </w:rPr>
      </w:pPr>
    </w:p>
    <w:p w14:paraId="1AFFD9F9"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Member with (Age &gt;= 21 &lt;= 64) </w:t>
      </w:r>
    </w:p>
    <w:p w14:paraId="6459D602"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6573FF8A"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&lt;=133%</w:t>
      </w:r>
    </w:p>
    <w:p w14:paraId="2E1F31CB"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7DC5F85B"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Immigration Status NQP</w:t>
      </w:r>
    </w:p>
    <w:p w14:paraId="2ED5C36E" w14:textId="77777777" w:rsidR="003D4937" w:rsidRPr="004342C6" w:rsidRDefault="003D4937" w:rsidP="003D4937">
      <w:pPr>
        <w:pStyle w:val="Numbers1"/>
        <w:rPr>
          <w:rFonts w:ascii="Arial" w:eastAsiaTheme="minorHAnsi" w:hAnsi="Arial" w:cs="Arial"/>
          <w:color w:val="auto"/>
          <w:sz w:val="22"/>
          <w:szCs w:val="22"/>
        </w:rPr>
      </w:pPr>
    </w:p>
    <w:p w14:paraId="59B71CEA" w14:textId="77777777" w:rsidR="003D4937" w:rsidRPr="004342C6" w:rsidRDefault="003D4937" w:rsidP="003D4937">
      <w:pPr>
        <w:pStyle w:val="Numbers1"/>
        <w:rPr>
          <w:rFonts w:ascii="Arial" w:eastAsiaTheme="minorHAnsi" w:hAnsi="Arial" w:cs="Arial"/>
          <w:color w:val="auto"/>
          <w:sz w:val="22"/>
          <w:szCs w:val="22"/>
        </w:rPr>
      </w:pPr>
      <w:r w:rsidRPr="004342C6">
        <w:rPr>
          <w:rFonts w:ascii="Arial" w:eastAsiaTheme="minorHAnsi" w:hAnsi="Arial" w:cs="Arial"/>
          <w:color w:val="auto"/>
          <w:sz w:val="22"/>
          <w:szCs w:val="22"/>
        </w:rPr>
        <w:t>OR</w:t>
      </w:r>
    </w:p>
    <w:p w14:paraId="60DD218F" w14:textId="77777777" w:rsidR="003D4937" w:rsidRPr="004342C6" w:rsidRDefault="003D4937" w:rsidP="003D4937">
      <w:pPr>
        <w:pStyle w:val="Numbers1"/>
        <w:rPr>
          <w:rFonts w:ascii="Arial" w:hAnsi="Arial" w:cs="Arial"/>
          <w:b w:val="0"/>
          <w:color w:val="auto"/>
          <w:sz w:val="22"/>
          <w:szCs w:val="22"/>
        </w:rPr>
      </w:pPr>
    </w:p>
    <w:p w14:paraId="1E5D6203" w14:textId="77777777" w:rsidR="003D4937" w:rsidRPr="004342C6" w:rsidRDefault="003D4937" w:rsidP="003D4937">
      <w:pPr>
        <w:pStyle w:val="Numbers1"/>
        <w:rPr>
          <w:rFonts w:ascii="Arial" w:hAnsi="Arial" w:cs="Arial"/>
          <w:b w:val="0"/>
          <w:color w:val="auto"/>
          <w:sz w:val="22"/>
          <w:szCs w:val="22"/>
        </w:rPr>
      </w:pPr>
    </w:p>
    <w:p w14:paraId="7F85D89D" w14:textId="0ED18A67"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MassHealth Family Assistance</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“Q1 - SF Family Assistance NQP Adults</w:t>
      </w:r>
      <w:r w:rsidR="00EA3422">
        <w:rPr>
          <w:rFonts w:ascii="Arial" w:hAnsi="Arial" w:cs="Arial"/>
          <w:b w:val="0"/>
          <w:color w:val="auto"/>
          <w:sz w:val="22"/>
          <w:szCs w:val="22"/>
        </w:rPr>
        <w:t>,</w:t>
      </w:r>
      <w:r w:rsidRPr="004342C6">
        <w:rPr>
          <w:rFonts w:ascii="Arial" w:hAnsi="Arial" w:cs="Arial"/>
          <w:b w:val="0"/>
          <w:color w:val="auto"/>
          <w:sz w:val="22"/>
          <w:szCs w:val="22"/>
        </w:rPr>
        <w:t xml:space="preserve">” is provided to an individual who fulfills the following condition: </w:t>
      </w:r>
    </w:p>
    <w:p w14:paraId="4CD402D5" w14:textId="77777777" w:rsidR="003D4937" w:rsidRPr="004342C6" w:rsidRDefault="003D4937" w:rsidP="003D4937">
      <w:pPr>
        <w:pStyle w:val="Numbers1"/>
        <w:rPr>
          <w:rFonts w:ascii="Arial" w:hAnsi="Arial" w:cs="Arial"/>
          <w:b w:val="0"/>
          <w:color w:val="auto"/>
          <w:sz w:val="22"/>
          <w:szCs w:val="22"/>
        </w:rPr>
      </w:pPr>
    </w:p>
    <w:p w14:paraId="7C7D92B2"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Member with (Age &gt;= 21 &lt;= 20) </w:t>
      </w:r>
    </w:p>
    <w:p w14:paraId="7871B763"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3D955391"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&gt; 150% and &lt;=300%</w:t>
      </w:r>
    </w:p>
    <w:p w14:paraId="24B3AC3B"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1BE32303"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Immigration Status NQP</w:t>
      </w:r>
    </w:p>
    <w:p w14:paraId="73C2D9D1" w14:textId="77777777" w:rsidR="003D4937" w:rsidRPr="004342C6" w:rsidRDefault="003D4937" w:rsidP="003D4937">
      <w:pPr>
        <w:pStyle w:val="Numbers1"/>
        <w:rPr>
          <w:rFonts w:ascii="Arial" w:eastAsiaTheme="minorHAnsi" w:hAnsi="Arial" w:cs="Arial"/>
          <w:color w:val="auto"/>
          <w:sz w:val="22"/>
          <w:szCs w:val="22"/>
        </w:rPr>
      </w:pPr>
      <w:r w:rsidRPr="004342C6">
        <w:rPr>
          <w:rFonts w:ascii="Arial" w:eastAsiaTheme="minorHAnsi" w:hAnsi="Arial" w:cs="Arial"/>
          <w:color w:val="auto"/>
          <w:sz w:val="22"/>
          <w:szCs w:val="22"/>
        </w:rPr>
        <w:t>OR</w:t>
      </w:r>
    </w:p>
    <w:p w14:paraId="152B1BD1" w14:textId="77777777" w:rsidR="003D4937" w:rsidRPr="004342C6" w:rsidRDefault="003D4937" w:rsidP="003D4937">
      <w:pPr>
        <w:pStyle w:val="Numbers1"/>
        <w:rPr>
          <w:rFonts w:ascii="Arial" w:hAnsi="Arial" w:cs="Arial"/>
          <w:b w:val="0"/>
          <w:color w:val="auto"/>
          <w:sz w:val="22"/>
          <w:szCs w:val="22"/>
        </w:rPr>
      </w:pPr>
    </w:p>
    <w:p w14:paraId="31D6E231" w14:textId="59663EF5"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MassHealth Family Assistance</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“Q1 - SF Family Assistance NQP Adults</w:t>
      </w:r>
      <w:r w:rsidR="00EA3422">
        <w:rPr>
          <w:rFonts w:ascii="Arial" w:hAnsi="Arial" w:cs="Arial"/>
          <w:b w:val="0"/>
          <w:color w:val="auto"/>
          <w:sz w:val="22"/>
          <w:szCs w:val="22"/>
        </w:rPr>
        <w:t>,</w:t>
      </w:r>
      <w:r w:rsidRPr="004342C6">
        <w:rPr>
          <w:rFonts w:ascii="Arial" w:hAnsi="Arial" w:cs="Arial"/>
          <w:b w:val="0"/>
          <w:color w:val="auto"/>
          <w:sz w:val="22"/>
          <w:szCs w:val="22"/>
        </w:rPr>
        <w:t xml:space="preserve">” is provided to an individual who fulfills the following condition: </w:t>
      </w:r>
    </w:p>
    <w:p w14:paraId="1BB02D4C" w14:textId="77777777" w:rsidR="003D4937" w:rsidRPr="004342C6" w:rsidRDefault="003D4937" w:rsidP="003D4937">
      <w:pPr>
        <w:pStyle w:val="Numbers1"/>
        <w:rPr>
          <w:rFonts w:ascii="Arial" w:hAnsi="Arial" w:cs="Arial"/>
          <w:b w:val="0"/>
          <w:color w:val="auto"/>
          <w:sz w:val="22"/>
          <w:szCs w:val="22"/>
        </w:rPr>
      </w:pPr>
    </w:p>
    <w:p w14:paraId="50C678A0"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Member with (Age &gt;= 21 &lt;= 64) </w:t>
      </w:r>
    </w:p>
    <w:p w14:paraId="690E7EEB"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6C27F3AE"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&gt; 133% and &lt;= 300%</w:t>
      </w:r>
    </w:p>
    <w:p w14:paraId="53BC5325"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7ACE92DF"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Immigration Status NQP</w:t>
      </w:r>
    </w:p>
    <w:p w14:paraId="61E56C72" w14:textId="77777777" w:rsidR="003D4937" w:rsidRPr="004342C6" w:rsidRDefault="003D4937" w:rsidP="003D4937">
      <w:pPr>
        <w:pStyle w:val="Numbers1"/>
        <w:rPr>
          <w:rFonts w:ascii="Arial" w:hAnsi="Arial" w:cs="Arial"/>
          <w:b w:val="0"/>
          <w:color w:val="auto"/>
          <w:sz w:val="22"/>
          <w:szCs w:val="22"/>
        </w:rPr>
      </w:pPr>
    </w:p>
    <w:p w14:paraId="397E3FEF" w14:textId="77777777" w:rsidR="003D4937" w:rsidRPr="004342C6" w:rsidRDefault="003D4937" w:rsidP="003D4937">
      <w:pPr>
        <w:pStyle w:val="Numbers1"/>
        <w:rPr>
          <w:rFonts w:ascii="Arial" w:eastAsiaTheme="minorHAnsi" w:hAnsi="Arial" w:cs="Arial"/>
          <w:color w:val="auto"/>
          <w:sz w:val="22"/>
          <w:szCs w:val="22"/>
        </w:rPr>
      </w:pPr>
      <w:r w:rsidRPr="004342C6">
        <w:rPr>
          <w:rFonts w:ascii="Arial" w:eastAsiaTheme="minorHAnsi" w:hAnsi="Arial" w:cs="Arial"/>
          <w:color w:val="auto"/>
          <w:sz w:val="22"/>
          <w:szCs w:val="22"/>
        </w:rPr>
        <w:t>OR</w:t>
      </w:r>
    </w:p>
    <w:p w14:paraId="3B678A97" w14:textId="77777777" w:rsidR="003D4937" w:rsidRPr="004342C6" w:rsidRDefault="003D4937" w:rsidP="003D4937">
      <w:pPr>
        <w:pStyle w:val="Numbers1"/>
        <w:rPr>
          <w:rFonts w:ascii="Arial" w:hAnsi="Arial" w:cs="Arial"/>
          <w:b w:val="0"/>
          <w:color w:val="auto"/>
          <w:sz w:val="22"/>
          <w:szCs w:val="22"/>
        </w:rPr>
      </w:pPr>
    </w:p>
    <w:p w14:paraId="0E3CA9BC" w14:textId="06B0EFBC"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MassHealth Family Assistance</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“Q1 - SF Family Assistance NQP Adults</w:t>
      </w:r>
      <w:r w:rsidR="00EA3422">
        <w:rPr>
          <w:rFonts w:ascii="Arial" w:hAnsi="Arial" w:cs="Arial"/>
          <w:b w:val="0"/>
          <w:color w:val="auto"/>
          <w:sz w:val="22"/>
          <w:szCs w:val="22"/>
        </w:rPr>
        <w:t>,</w:t>
      </w:r>
      <w:r w:rsidRPr="004342C6">
        <w:rPr>
          <w:rFonts w:ascii="Arial" w:hAnsi="Arial" w:cs="Arial"/>
          <w:b w:val="0"/>
          <w:color w:val="auto"/>
          <w:sz w:val="22"/>
          <w:szCs w:val="22"/>
        </w:rPr>
        <w:t xml:space="preserve">” is provided to a pregnant woman who fulfills the following condition: </w:t>
      </w:r>
    </w:p>
    <w:p w14:paraId="484853D5" w14:textId="77777777" w:rsidR="003D4937" w:rsidRPr="004342C6" w:rsidRDefault="003D4937" w:rsidP="003D4937">
      <w:pPr>
        <w:pStyle w:val="Numbers1"/>
        <w:rPr>
          <w:rFonts w:ascii="Arial" w:hAnsi="Arial" w:cs="Arial"/>
          <w:b w:val="0"/>
          <w:color w:val="auto"/>
          <w:sz w:val="22"/>
          <w:szCs w:val="22"/>
        </w:rPr>
      </w:pPr>
    </w:p>
    <w:p w14:paraId="19C4F79C" w14:textId="77777777" w:rsidR="003D4937" w:rsidRPr="004342C6" w:rsidRDefault="003D4937" w:rsidP="003D4937">
      <w:pPr>
        <w:pStyle w:val="Numbers1"/>
        <w:spacing w:line="360" w:lineRule="auto"/>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&gt; 200% and &lt;=300%</w:t>
      </w:r>
    </w:p>
    <w:p w14:paraId="345BDE5C"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41CC19B1" w14:textId="77093783" w:rsidR="00622E24" w:rsidRPr="004342C6" w:rsidRDefault="003D4937" w:rsidP="003D4937">
      <w:pPr>
        <w:ind w:firstLine="720"/>
        <w:contextualSpacing w:val="0"/>
        <w:rPr>
          <w:rFonts w:cs="Arial"/>
        </w:rPr>
      </w:pPr>
      <w:r w:rsidRPr="004342C6">
        <w:rPr>
          <w:rFonts w:cs="Arial"/>
        </w:rPr>
        <w:t>Immigration Status NQP</w:t>
      </w:r>
    </w:p>
    <w:p w14:paraId="4E026A33" w14:textId="353BAED6" w:rsidR="00622E24" w:rsidRPr="004342C6" w:rsidRDefault="00622E24" w:rsidP="00622E24">
      <w:pPr>
        <w:pStyle w:val="ListParagraph"/>
        <w:ind w:left="1170"/>
        <w:contextualSpacing w:val="0"/>
        <w:rPr>
          <w:rFonts w:cs="Arial"/>
        </w:rPr>
      </w:pPr>
    </w:p>
    <w:p w14:paraId="4DAF16F1" w14:textId="510FF52A" w:rsidR="003D4937" w:rsidRPr="004342C6" w:rsidRDefault="003D4937" w:rsidP="00622E24">
      <w:pPr>
        <w:pStyle w:val="ListParagraph"/>
        <w:ind w:left="1170"/>
        <w:contextualSpacing w:val="0"/>
        <w:rPr>
          <w:rFonts w:cs="Arial"/>
        </w:rPr>
      </w:pPr>
    </w:p>
    <w:p w14:paraId="4DB10AA2"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753" w:name="_Toc94634781"/>
      <w:r w:rsidRPr="004342C6">
        <w:rPr>
          <w:rFonts w:ascii="Arial" w:hAnsi="Arial" w:cs="Arial"/>
        </w:rPr>
        <w:t>Postcondition(s)</w:t>
      </w:r>
      <w:bookmarkEnd w:id="753"/>
    </w:p>
    <w:p w14:paraId="5832973A" w14:textId="20B86848" w:rsidR="003D4937" w:rsidRPr="004342C6" w:rsidRDefault="003D4937" w:rsidP="00320B54">
      <w:pPr>
        <w:pStyle w:val="ListParagraph"/>
        <w:numPr>
          <w:ilvl w:val="0"/>
          <w:numId w:val="389"/>
        </w:numPr>
        <w:rPr>
          <w:rFonts w:cs="Arial"/>
        </w:rPr>
      </w:pPr>
      <w:r w:rsidRPr="004342C6">
        <w:rPr>
          <w:rFonts w:cs="Arial"/>
        </w:rPr>
        <w:t>The member was not awarded AX, AY, BA aid category as he/she self-attested for Non ESI Active coverage</w:t>
      </w:r>
      <w:r w:rsidR="00EA3422">
        <w:rPr>
          <w:rFonts w:cs="Arial"/>
        </w:rPr>
        <w:t>,</w:t>
      </w:r>
      <w:r w:rsidRPr="004342C6">
        <w:rPr>
          <w:rFonts w:cs="Arial"/>
        </w:rPr>
        <w:t xml:space="preserve"> i.e.</w:t>
      </w:r>
      <w:r w:rsidR="00EA3422">
        <w:rPr>
          <w:rFonts w:cs="Arial"/>
        </w:rPr>
        <w:t>,</w:t>
      </w:r>
      <w:r w:rsidRPr="004342C6">
        <w:rPr>
          <w:rFonts w:cs="Arial"/>
        </w:rPr>
        <w:t xml:space="preserve"> Medicare, Tricare, Peace </w:t>
      </w:r>
      <w:r w:rsidR="00EA3422">
        <w:rPr>
          <w:rFonts w:cs="Arial"/>
        </w:rPr>
        <w:t>C</w:t>
      </w:r>
      <w:r w:rsidRPr="004342C6">
        <w:rPr>
          <w:rFonts w:cs="Arial"/>
        </w:rPr>
        <w:t>orps</w:t>
      </w:r>
      <w:r w:rsidR="00EA3422">
        <w:rPr>
          <w:rFonts w:cs="Arial"/>
        </w:rPr>
        <w:t>,</w:t>
      </w:r>
      <w:r w:rsidRPr="004342C6">
        <w:rPr>
          <w:rFonts w:cs="Arial"/>
        </w:rPr>
        <w:t xml:space="preserve"> and Veterans Affairs (VA) Health Programs.</w:t>
      </w:r>
    </w:p>
    <w:p w14:paraId="27E0647D" w14:textId="6A7D51D1" w:rsidR="003D4937" w:rsidRPr="004342C6" w:rsidRDefault="003D4937" w:rsidP="00320B54">
      <w:pPr>
        <w:pStyle w:val="ListParagraph"/>
        <w:numPr>
          <w:ilvl w:val="0"/>
          <w:numId w:val="389"/>
        </w:numPr>
        <w:rPr>
          <w:rFonts w:cs="Arial"/>
        </w:rPr>
      </w:pPr>
      <w:r w:rsidRPr="004342C6">
        <w:rPr>
          <w:rFonts w:cs="Arial"/>
        </w:rPr>
        <w:t>The member was not awarded AD, N1</w:t>
      </w:r>
      <w:r w:rsidR="00EA3422">
        <w:rPr>
          <w:rFonts w:cs="Arial"/>
        </w:rPr>
        <w:t>,</w:t>
      </w:r>
      <w:r w:rsidRPr="004342C6">
        <w:rPr>
          <w:rFonts w:cs="Arial"/>
        </w:rPr>
        <w:t xml:space="preserve"> and Q1 aid category as he/she self-attested for Non ESI Active coverage</w:t>
      </w:r>
      <w:r w:rsidR="00EA3422">
        <w:rPr>
          <w:rFonts w:cs="Arial"/>
        </w:rPr>
        <w:t>,</w:t>
      </w:r>
      <w:r w:rsidRPr="004342C6">
        <w:rPr>
          <w:rFonts w:cs="Arial"/>
        </w:rPr>
        <w:t xml:space="preserve"> i.e.</w:t>
      </w:r>
      <w:r w:rsidR="00EA3422">
        <w:rPr>
          <w:rFonts w:cs="Arial"/>
        </w:rPr>
        <w:t>,</w:t>
      </w:r>
      <w:r w:rsidRPr="004342C6">
        <w:rPr>
          <w:rFonts w:cs="Arial"/>
        </w:rPr>
        <w:t xml:space="preserve"> Medicare and Peace corps</w:t>
      </w:r>
    </w:p>
    <w:p w14:paraId="667BCFC6" w14:textId="46DDDB61" w:rsidR="003D4937" w:rsidRPr="004342C6" w:rsidRDefault="003D4937" w:rsidP="00320B54">
      <w:pPr>
        <w:pStyle w:val="ListParagraph"/>
        <w:numPr>
          <w:ilvl w:val="0"/>
          <w:numId w:val="389"/>
        </w:numPr>
        <w:rPr>
          <w:rFonts w:cs="Arial"/>
        </w:rPr>
      </w:pPr>
      <w:r w:rsidRPr="004342C6">
        <w:rPr>
          <w:rFonts w:cs="Arial"/>
        </w:rPr>
        <w:t>The member was not awarded AX, AY, BA, AD, N1</w:t>
      </w:r>
      <w:r w:rsidR="00EA3422">
        <w:rPr>
          <w:rFonts w:cs="Arial"/>
        </w:rPr>
        <w:t>,</w:t>
      </w:r>
      <w:r w:rsidRPr="004342C6">
        <w:rPr>
          <w:rFonts w:cs="Arial"/>
        </w:rPr>
        <w:t xml:space="preserve"> and Q1 aid category as he/she self-attested for Employer Health Coverage</w:t>
      </w:r>
      <w:r w:rsidR="00EA3422">
        <w:rPr>
          <w:rFonts w:cs="Arial"/>
        </w:rPr>
        <w:t>,</w:t>
      </w:r>
      <w:r w:rsidRPr="004342C6">
        <w:rPr>
          <w:rFonts w:cs="Arial"/>
        </w:rPr>
        <w:t xml:space="preserve"> i.e.</w:t>
      </w:r>
      <w:r w:rsidR="00EA3422">
        <w:rPr>
          <w:rFonts w:cs="Arial"/>
        </w:rPr>
        <w:t>,</w:t>
      </w:r>
      <w:r w:rsidRPr="004342C6">
        <w:rPr>
          <w:rFonts w:cs="Arial"/>
        </w:rPr>
        <w:t xml:space="preserve"> COBRA, Retiree Health Plan</w:t>
      </w:r>
      <w:r w:rsidR="00EA3422">
        <w:rPr>
          <w:rFonts w:cs="Arial"/>
        </w:rPr>
        <w:t>,</w:t>
      </w:r>
      <w:r w:rsidRPr="004342C6">
        <w:rPr>
          <w:rFonts w:cs="Arial"/>
        </w:rPr>
        <w:t xml:space="preserve"> and Employer Sponsored insurance</w:t>
      </w:r>
      <w:r w:rsidR="00EA3422">
        <w:rPr>
          <w:rFonts w:cs="Arial"/>
        </w:rPr>
        <w:t>.</w:t>
      </w:r>
    </w:p>
    <w:p w14:paraId="36DEB9E5" w14:textId="77777777" w:rsidR="003D4937" w:rsidRPr="004342C6" w:rsidRDefault="003D4937" w:rsidP="00320B54">
      <w:pPr>
        <w:pStyle w:val="ListParagraph"/>
        <w:numPr>
          <w:ilvl w:val="0"/>
          <w:numId w:val="389"/>
        </w:numPr>
        <w:rPr>
          <w:rFonts w:cs="Arial"/>
        </w:rPr>
      </w:pPr>
      <w:r w:rsidRPr="004342C6">
        <w:rPr>
          <w:rFonts w:cs="Arial"/>
        </w:rPr>
        <w:t xml:space="preserve">The member was not awarded AX, AY, BA aid category as he/she had a positive response from Non ESI MEC hub. </w:t>
      </w:r>
    </w:p>
    <w:p w14:paraId="1BF1B61B" w14:textId="4835E2DE" w:rsidR="00622E24" w:rsidRPr="004342C6" w:rsidRDefault="003D4937" w:rsidP="00320B54">
      <w:pPr>
        <w:pStyle w:val="ListParagraph"/>
        <w:numPr>
          <w:ilvl w:val="0"/>
          <w:numId w:val="389"/>
        </w:numPr>
        <w:rPr>
          <w:rFonts w:cs="Arial"/>
        </w:rPr>
      </w:pPr>
      <w:r w:rsidRPr="004342C6">
        <w:rPr>
          <w:rFonts w:cs="Arial"/>
        </w:rPr>
        <w:t>The member was not awarded AD, N1</w:t>
      </w:r>
      <w:r w:rsidR="00EA3422">
        <w:rPr>
          <w:rFonts w:cs="Arial"/>
        </w:rPr>
        <w:t>,</w:t>
      </w:r>
      <w:r w:rsidRPr="004342C6">
        <w:rPr>
          <w:rFonts w:cs="Arial"/>
        </w:rPr>
        <w:t xml:space="preserve"> and Q1 aid category as he/she has a positive response for Medicare or Peace Corps from non-ESI MEC hub call</w:t>
      </w:r>
      <w:r w:rsidR="00622E24" w:rsidRPr="004342C6">
        <w:rPr>
          <w:rFonts w:cs="Arial"/>
        </w:rPr>
        <w:t xml:space="preserve">. </w:t>
      </w:r>
    </w:p>
    <w:p w14:paraId="22E3E7B4" w14:textId="77777777" w:rsidR="00622E24" w:rsidRPr="004342C6" w:rsidRDefault="00622E24" w:rsidP="00622E24">
      <w:pPr>
        <w:contextualSpacing w:val="0"/>
        <w:rPr>
          <w:rFonts w:cs="Arial"/>
        </w:rPr>
      </w:pPr>
    </w:p>
    <w:p w14:paraId="1C3C9938" w14:textId="77777777" w:rsidR="00622E24" w:rsidRPr="004342C6" w:rsidRDefault="00622E24" w:rsidP="00622E24">
      <w:pPr>
        <w:pStyle w:val="Heading3"/>
        <w:numPr>
          <w:ilvl w:val="2"/>
          <w:numId w:val="13"/>
        </w:numPr>
        <w:rPr>
          <w:rFonts w:ascii="Arial" w:hAnsi="Arial" w:cs="Arial"/>
        </w:rPr>
      </w:pPr>
      <w:bookmarkStart w:id="754" w:name="_Toc94634782"/>
      <w:r w:rsidRPr="004342C6">
        <w:rPr>
          <w:rFonts w:ascii="Arial" w:hAnsi="Arial" w:cs="Arial"/>
        </w:rPr>
        <w:t>Flow of Event(s)</w:t>
      </w:r>
      <w:bookmarkEnd w:id="754"/>
    </w:p>
    <w:p w14:paraId="231C2236" w14:textId="7CF22A68" w:rsidR="00622E24" w:rsidRPr="004342C6" w:rsidRDefault="00622E24" w:rsidP="00796F0E">
      <w:pPr>
        <w:pStyle w:val="Heading3"/>
        <w:numPr>
          <w:ilvl w:val="3"/>
          <w:numId w:val="13"/>
        </w:numPr>
        <w:tabs>
          <w:tab w:val="left" w:pos="1890"/>
        </w:tabs>
        <w:rPr>
          <w:rFonts w:ascii="Arial" w:hAnsi="Arial" w:cs="Arial"/>
        </w:rPr>
      </w:pPr>
      <w:bookmarkStart w:id="755" w:name="_Toc94634783"/>
      <w:r w:rsidRPr="004342C6">
        <w:rPr>
          <w:rFonts w:ascii="Arial" w:hAnsi="Arial" w:cs="Arial"/>
        </w:rPr>
        <w:t>Basic Flow</w:t>
      </w:r>
      <w:bookmarkEnd w:id="755"/>
    </w:p>
    <w:p w14:paraId="6C673174" w14:textId="77777777" w:rsidR="003D4937" w:rsidRPr="004342C6" w:rsidRDefault="003D4937" w:rsidP="00320B54">
      <w:pPr>
        <w:pStyle w:val="ListParagraph"/>
        <w:numPr>
          <w:ilvl w:val="1"/>
          <w:numId w:val="388"/>
        </w:numPr>
        <w:rPr>
          <w:rFonts w:cs="Arial"/>
        </w:rPr>
      </w:pPr>
      <w:r w:rsidRPr="004342C6">
        <w:rPr>
          <w:rFonts w:cs="Arial"/>
        </w:rPr>
        <w:lastRenderedPageBreak/>
        <w:t xml:space="preserve">An application is submitted. </w:t>
      </w:r>
    </w:p>
    <w:p w14:paraId="4DE1102C" w14:textId="67CB02F5" w:rsidR="003D4937" w:rsidRPr="004342C6" w:rsidRDefault="003D4937" w:rsidP="00320B54">
      <w:pPr>
        <w:pStyle w:val="ListParagraph"/>
        <w:numPr>
          <w:ilvl w:val="0"/>
          <w:numId w:val="388"/>
        </w:numPr>
        <w:rPr>
          <w:rFonts w:cs="Arial"/>
        </w:rPr>
      </w:pPr>
      <w:r w:rsidRPr="004342C6">
        <w:rPr>
          <w:rFonts w:cs="Arial"/>
        </w:rPr>
        <w:t>The member fulfilled the preconditions as per 6.</w:t>
      </w:r>
      <w:r w:rsidR="00796F0E" w:rsidRPr="004342C6">
        <w:rPr>
          <w:rFonts w:cs="Arial"/>
        </w:rPr>
        <w:t>26</w:t>
      </w:r>
      <w:r w:rsidRPr="004342C6">
        <w:rPr>
          <w:rFonts w:cs="Arial"/>
        </w:rPr>
        <w:t>.5 (1 to 9)</w:t>
      </w:r>
    </w:p>
    <w:p w14:paraId="4E364A84" w14:textId="77777777" w:rsidR="003D4937" w:rsidRPr="004342C6" w:rsidRDefault="003D4937" w:rsidP="00320B54">
      <w:pPr>
        <w:pStyle w:val="ListParagraph"/>
        <w:numPr>
          <w:ilvl w:val="0"/>
          <w:numId w:val="388"/>
        </w:numPr>
        <w:rPr>
          <w:rFonts w:cs="Arial"/>
        </w:rPr>
      </w:pPr>
      <w:r w:rsidRPr="004342C6">
        <w:rPr>
          <w:rFonts w:cs="Arial"/>
        </w:rPr>
        <w:t>The member has self-attested that he/she is ‘</w:t>
      </w:r>
      <w:r w:rsidRPr="004342C6">
        <w:rPr>
          <w:rFonts w:cs="Arial"/>
          <w:i/>
        </w:rPr>
        <w:t>Enrolled in Medicare Or, qualifies for a Medicare Part A plan with no monthly premium’</w:t>
      </w:r>
      <w:r w:rsidRPr="004342C6">
        <w:rPr>
          <w:rFonts w:cs="Arial"/>
        </w:rPr>
        <w:t xml:space="preserve"> on ‘Other Insurance’ Screen. </w:t>
      </w:r>
    </w:p>
    <w:p w14:paraId="13D57E53" w14:textId="2623816A" w:rsidR="003D4937" w:rsidRPr="004342C6" w:rsidRDefault="003D4937" w:rsidP="00320B54">
      <w:pPr>
        <w:pStyle w:val="ListParagraph"/>
        <w:numPr>
          <w:ilvl w:val="0"/>
          <w:numId w:val="388"/>
        </w:numPr>
        <w:rPr>
          <w:rFonts w:cs="Arial"/>
        </w:rPr>
      </w:pPr>
      <w:r w:rsidRPr="004342C6">
        <w:rPr>
          <w:rFonts w:cs="Arial"/>
        </w:rPr>
        <w:t>The member entered an active coverage</w:t>
      </w:r>
      <w:r w:rsidR="00EA3422">
        <w:rPr>
          <w:rFonts w:cs="Arial"/>
        </w:rPr>
        <w:t>,</w:t>
      </w:r>
      <w:r w:rsidRPr="004342C6">
        <w:rPr>
          <w:rFonts w:cs="Arial"/>
        </w:rPr>
        <w:t xml:space="preserve"> i.e.</w:t>
      </w:r>
      <w:r w:rsidR="00EA3422">
        <w:rPr>
          <w:rFonts w:cs="Arial"/>
        </w:rPr>
        <w:t>,</w:t>
      </w:r>
      <w:r w:rsidRPr="004342C6">
        <w:rPr>
          <w:rFonts w:cs="Arial"/>
        </w:rPr>
        <w:t xml:space="preserve"> </w:t>
      </w:r>
      <w:r w:rsidR="00EA3422">
        <w:rPr>
          <w:rFonts w:cs="Arial"/>
        </w:rPr>
        <w:t xml:space="preserve">the </w:t>
      </w:r>
      <w:r w:rsidRPr="004342C6">
        <w:rPr>
          <w:rFonts w:cs="Arial"/>
        </w:rPr>
        <w:t xml:space="preserve">start date is less than or equal to </w:t>
      </w:r>
      <w:r w:rsidR="00EA3422">
        <w:rPr>
          <w:rFonts w:cs="Arial"/>
        </w:rPr>
        <w:t xml:space="preserve">the </w:t>
      </w:r>
      <w:r w:rsidRPr="004342C6">
        <w:rPr>
          <w:rFonts w:cs="Arial"/>
        </w:rPr>
        <w:t>current date</w:t>
      </w:r>
      <w:r w:rsidR="00EA3422">
        <w:rPr>
          <w:rFonts w:cs="Arial"/>
        </w:rPr>
        <w:t>,</w:t>
      </w:r>
      <w:r w:rsidRPr="004342C6">
        <w:rPr>
          <w:rFonts w:cs="Arial"/>
        </w:rPr>
        <w:t xml:space="preserve"> and Coverage end date is greater than </w:t>
      </w:r>
      <w:r w:rsidR="00EA3422">
        <w:rPr>
          <w:rFonts w:cs="Arial"/>
        </w:rPr>
        <w:t>the c</w:t>
      </w:r>
      <w:r w:rsidRPr="004342C6">
        <w:rPr>
          <w:rFonts w:cs="Arial"/>
        </w:rPr>
        <w:t xml:space="preserve">urrent date </w:t>
      </w:r>
    </w:p>
    <w:p w14:paraId="005BFDDD" w14:textId="3B2886D7" w:rsidR="003D4937" w:rsidRPr="004342C6" w:rsidRDefault="003D4937" w:rsidP="00320B54">
      <w:pPr>
        <w:pStyle w:val="ListParagraph"/>
        <w:numPr>
          <w:ilvl w:val="0"/>
          <w:numId w:val="388"/>
        </w:numPr>
        <w:rPr>
          <w:rFonts w:cs="Arial"/>
        </w:rPr>
      </w:pPr>
      <w:r w:rsidRPr="004342C6">
        <w:rPr>
          <w:rFonts w:cs="Arial"/>
        </w:rPr>
        <w:t>The member is not eligible for AX, AY, BA, AD, N1</w:t>
      </w:r>
      <w:r w:rsidR="00EA3422">
        <w:rPr>
          <w:rFonts w:cs="Arial"/>
        </w:rPr>
        <w:t>,</w:t>
      </w:r>
      <w:r w:rsidRPr="004342C6">
        <w:rPr>
          <w:rFonts w:cs="Arial"/>
        </w:rPr>
        <w:t xml:space="preserve"> and Q1 eligibility</w:t>
      </w:r>
    </w:p>
    <w:p w14:paraId="40F5C195" w14:textId="3CAE38E1" w:rsidR="00622E24" w:rsidRPr="004342C6" w:rsidRDefault="00622E24" w:rsidP="003D4937">
      <w:pPr>
        <w:pStyle w:val="ListParagraph"/>
        <w:ind w:left="1530"/>
        <w:rPr>
          <w:rFonts w:cs="Arial"/>
        </w:rPr>
      </w:pPr>
    </w:p>
    <w:p w14:paraId="2F1049D8" w14:textId="3A1AC863" w:rsidR="00622E24" w:rsidRPr="004342C6" w:rsidRDefault="00622E24" w:rsidP="00796F0E">
      <w:pPr>
        <w:pStyle w:val="Heading3"/>
        <w:numPr>
          <w:ilvl w:val="3"/>
          <w:numId w:val="13"/>
        </w:numPr>
        <w:tabs>
          <w:tab w:val="left" w:pos="1890"/>
        </w:tabs>
        <w:rPr>
          <w:rFonts w:ascii="Arial" w:hAnsi="Arial" w:cs="Arial"/>
        </w:rPr>
      </w:pPr>
      <w:bookmarkStart w:id="756" w:name="_Toc94634784"/>
      <w:r w:rsidRPr="004342C6">
        <w:rPr>
          <w:rFonts w:ascii="Arial" w:hAnsi="Arial" w:cs="Arial"/>
        </w:rPr>
        <w:t>Alternate Flow-</w:t>
      </w:r>
      <w:r w:rsidR="003D4937" w:rsidRPr="004342C6">
        <w:rPr>
          <w:rFonts w:ascii="Arial" w:hAnsi="Arial" w:cs="Arial"/>
        </w:rPr>
        <w:t>2</w:t>
      </w:r>
      <w:bookmarkEnd w:id="756"/>
    </w:p>
    <w:p w14:paraId="253E99D7" w14:textId="77777777" w:rsidR="003D4937" w:rsidRPr="004342C6" w:rsidRDefault="003D4937" w:rsidP="00320B54">
      <w:pPr>
        <w:pStyle w:val="ListParagraph"/>
        <w:numPr>
          <w:ilvl w:val="0"/>
          <w:numId w:val="331"/>
        </w:numPr>
        <w:rPr>
          <w:rFonts w:cs="Arial"/>
        </w:rPr>
      </w:pPr>
      <w:r w:rsidRPr="004342C6">
        <w:rPr>
          <w:rFonts w:cs="Arial"/>
        </w:rPr>
        <w:t xml:space="preserve">An application is submitted. </w:t>
      </w:r>
    </w:p>
    <w:p w14:paraId="6DA09C74" w14:textId="20B287C4" w:rsidR="003D4937" w:rsidRPr="004342C6" w:rsidRDefault="003D4937" w:rsidP="00320B54">
      <w:pPr>
        <w:pStyle w:val="ListParagraph"/>
        <w:numPr>
          <w:ilvl w:val="0"/>
          <w:numId w:val="331"/>
        </w:numPr>
        <w:rPr>
          <w:rFonts w:cs="Arial"/>
        </w:rPr>
      </w:pPr>
      <w:r w:rsidRPr="004342C6">
        <w:rPr>
          <w:rFonts w:cs="Arial"/>
        </w:rPr>
        <w:t>The member fulfilled the preconditions as per 6.</w:t>
      </w:r>
      <w:r w:rsidR="00796F0E" w:rsidRPr="004342C6">
        <w:rPr>
          <w:rFonts w:cs="Arial"/>
        </w:rPr>
        <w:t xml:space="preserve"> 26</w:t>
      </w:r>
      <w:r w:rsidRPr="004342C6">
        <w:rPr>
          <w:rFonts w:cs="Arial"/>
        </w:rPr>
        <w:t>.5 (1 to 9)</w:t>
      </w:r>
    </w:p>
    <w:p w14:paraId="459EF5B1" w14:textId="77777777" w:rsidR="003D4937" w:rsidRPr="004342C6" w:rsidRDefault="003D4937" w:rsidP="00320B54">
      <w:pPr>
        <w:pStyle w:val="ListParagraph"/>
        <w:numPr>
          <w:ilvl w:val="0"/>
          <w:numId w:val="331"/>
        </w:numPr>
        <w:rPr>
          <w:rFonts w:cs="Arial"/>
        </w:rPr>
      </w:pPr>
      <w:r w:rsidRPr="004342C6">
        <w:rPr>
          <w:rFonts w:cs="Arial"/>
        </w:rPr>
        <w:t xml:space="preserve">The member has self-attested that he/she ‘Qualifies for Peace Corps health benefits’ on ‘Other Insurance’ Screen. </w:t>
      </w:r>
    </w:p>
    <w:p w14:paraId="7E446256" w14:textId="6DCCA373" w:rsidR="003D4937" w:rsidRPr="004342C6" w:rsidRDefault="003D4937" w:rsidP="00320B54">
      <w:pPr>
        <w:pStyle w:val="ListParagraph"/>
        <w:numPr>
          <w:ilvl w:val="0"/>
          <w:numId w:val="331"/>
        </w:numPr>
        <w:rPr>
          <w:rFonts w:cs="Arial"/>
        </w:rPr>
      </w:pPr>
      <w:r w:rsidRPr="004342C6">
        <w:rPr>
          <w:rFonts w:cs="Arial"/>
        </w:rPr>
        <w:t>The member entered an active coverage</w:t>
      </w:r>
      <w:r w:rsidR="00EA3422">
        <w:rPr>
          <w:rFonts w:cs="Arial"/>
        </w:rPr>
        <w:t>,</w:t>
      </w:r>
      <w:r w:rsidRPr="004342C6">
        <w:rPr>
          <w:rFonts w:cs="Arial"/>
        </w:rPr>
        <w:t xml:space="preserve"> i.e.</w:t>
      </w:r>
      <w:r w:rsidR="00EA3422">
        <w:rPr>
          <w:rFonts w:cs="Arial"/>
        </w:rPr>
        <w:t>,</w:t>
      </w:r>
      <w:r w:rsidRPr="004342C6">
        <w:rPr>
          <w:rFonts w:cs="Arial"/>
        </w:rPr>
        <w:t xml:space="preserve"> </w:t>
      </w:r>
      <w:r w:rsidR="00EA3422">
        <w:rPr>
          <w:rFonts w:cs="Arial"/>
        </w:rPr>
        <w:t xml:space="preserve">the </w:t>
      </w:r>
      <w:r w:rsidRPr="004342C6">
        <w:rPr>
          <w:rFonts w:cs="Arial"/>
        </w:rPr>
        <w:t xml:space="preserve">start date is less than or equal to </w:t>
      </w:r>
      <w:r w:rsidR="00EA3422">
        <w:rPr>
          <w:rFonts w:cs="Arial"/>
        </w:rPr>
        <w:t xml:space="preserve">the </w:t>
      </w:r>
      <w:r w:rsidRPr="004342C6">
        <w:rPr>
          <w:rFonts w:cs="Arial"/>
        </w:rPr>
        <w:t>current date</w:t>
      </w:r>
      <w:r w:rsidR="00EA3422">
        <w:rPr>
          <w:rFonts w:cs="Arial"/>
        </w:rPr>
        <w:t>,</w:t>
      </w:r>
      <w:r w:rsidRPr="004342C6">
        <w:rPr>
          <w:rFonts w:cs="Arial"/>
        </w:rPr>
        <w:t xml:space="preserve"> and Coverage end date is greater than </w:t>
      </w:r>
      <w:r w:rsidR="00EA3422">
        <w:rPr>
          <w:rFonts w:cs="Arial"/>
        </w:rPr>
        <w:t>the c</w:t>
      </w:r>
      <w:r w:rsidRPr="004342C6">
        <w:rPr>
          <w:rFonts w:cs="Arial"/>
        </w:rPr>
        <w:t xml:space="preserve">urrent date </w:t>
      </w:r>
    </w:p>
    <w:p w14:paraId="207D71AF" w14:textId="5EA773E1" w:rsidR="003D4937" w:rsidRPr="004342C6" w:rsidRDefault="003D4937" w:rsidP="00320B54">
      <w:pPr>
        <w:pStyle w:val="ListParagraph"/>
        <w:numPr>
          <w:ilvl w:val="0"/>
          <w:numId w:val="331"/>
        </w:numPr>
        <w:rPr>
          <w:rFonts w:cs="Arial"/>
        </w:rPr>
      </w:pPr>
      <w:r w:rsidRPr="004342C6">
        <w:rPr>
          <w:rFonts w:cs="Arial"/>
        </w:rPr>
        <w:t>The member is not eligible for AX, AY, BA, AD, N1</w:t>
      </w:r>
      <w:r w:rsidR="00EA3422">
        <w:rPr>
          <w:rFonts w:cs="Arial"/>
        </w:rPr>
        <w:t>,</w:t>
      </w:r>
      <w:r w:rsidRPr="004342C6">
        <w:rPr>
          <w:rFonts w:cs="Arial"/>
        </w:rPr>
        <w:t xml:space="preserve"> and Q1 eligibility. </w:t>
      </w:r>
    </w:p>
    <w:p w14:paraId="077F048B" w14:textId="77777777" w:rsidR="003D4937" w:rsidRPr="004342C6" w:rsidRDefault="003D4937" w:rsidP="00411549">
      <w:pPr>
        <w:ind w:left="1890"/>
        <w:rPr>
          <w:rFonts w:cs="Arial"/>
        </w:rPr>
      </w:pPr>
    </w:p>
    <w:p w14:paraId="2EDE044A" w14:textId="7E02933E" w:rsidR="003D4937" w:rsidRPr="00EA3422" w:rsidRDefault="003D4937" w:rsidP="00796F0E">
      <w:pPr>
        <w:pStyle w:val="Heading3"/>
        <w:numPr>
          <w:ilvl w:val="3"/>
          <w:numId w:val="13"/>
        </w:numPr>
        <w:tabs>
          <w:tab w:val="left" w:pos="1890"/>
        </w:tabs>
        <w:rPr>
          <w:rFonts w:ascii="Arial" w:hAnsi="Arial" w:cs="Arial"/>
        </w:rPr>
      </w:pPr>
      <w:bookmarkStart w:id="757" w:name="_Toc94634785"/>
      <w:r w:rsidRPr="004342C6">
        <w:rPr>
          <w:rFonts w:ascii="Arial" w:hAnsi="Arial" w:cs="Arial"/>
        </w:rPr>
        <w:t>Alternate Flow 3</w:t>
      </w:r>
      <w:bookmarkEnd w:id="757"/>
    </w:p>
    <w:p w14:paraId="75AF75F8" w14:textId="77777777" w:rsidR="003D4937" w:rsidRPr="004342C6" w:rsidRDefault="003D4937" w:rsidP="00320B54">
      <w:pPr>
        <w:pStyle w:val="ListParagraph"/>
        <w:numPr>
          <w:ilvl w:val="0"/>
          <w:numId w:val="332"/>
        </w:numPr>
        <w:rPr>
          <w:rFonts w:cs="Arial"/>
        </w:rPr>
      </w:pPr>
      <w:r w:rsidRPr="004342C6">
        <w:rPr>
          <w:rFonts w:cs="Arial"/>
        </w:rPr>
        <w:t xml:space="preserve">An application is submitted. </w:t>
      </w:r>
    </w:p>
    <w:p w14:paraId="674D95F0" w14:textId="766A5587" w:rsidR="003D4937" w:rsidRPr="004342C6" w:rsidRDefault="003D4937" w:rsidP="00320B54">
      <w:pPr>
        <w:pStyle w:val="ListParagraph"/>
        <w:numPr>
          <w:ilvl w:val="0"/>
          <w:numId w:val="332"/>
        </w:numPr>
        <w:rPr>
          <w:rFonts w:cs="Arial"/>
        </w:rPr>
      </w:pPr>
      <w:r w:rsidRPr="004342C6">
        <w:rPr>
          <w:rFonts w:cs="Arial"/>
        </w:rPr>
        <w:t>The member fulfilled the preconditions as per 6.</w:t>
      </w:r>
      <w:r w:rsidR="00796F0E" w:rsidRPr="004342C6">
        <w:rPr>
          <w:rFonts w:cs="Arial"/>
        </w:rPr>
        <w:t xml:space="preserve"> 26</w:t>
      </w:r>
      <w:r w:rsidRPr="004342C6">
        <w:rPr>
          <w:rFonts w:cs="Arial"/>
        </w:rPr>
        <w:t>.5 (1 to 9)</w:t>
      </w:r>
    </w:p>
    <w:p w14:paraId="267E194A" w14:textId="59155761" w:rsidR="003D4937" w:rsidRPr="004342C6" w:rsidRDefault="003D4937" w:rsidP="00320B54">
      <w:pPr>
        <w:pStyle w:val="ListParagraph"/>
        <w:numPr>
          <w:ilvl w:val="0"/>
          <w:numId w:val="332"/>
        </w:numPr>
        <w:rPr>
          <w:rFonts w:cs="Arial"/>
        </w:rPr>
      </w:pPr>
      <w:r w:rsidRPr="004342C6">
        <w:rPr>
          <w:rFonts w:cs="Arial"/>
        </w:rPr>
        <w:t>The member has self-attested that he/she ‘Qualifies for TRICARE Federal Employees Health Benefit</w:t>
      </w:r>
      <w:r w:rsidR="00EA3422">
        <w:rPr>
          <w:rFonts w:cs="Arial"/>
        </w:rPr>
        <w:t>s</w:t>
      </w:r>
      <w:r w:rsidRPr="004342C6">
        <w:rPr>
          <w:rFonts w:cs="Arial"/>
        </w:rPr>
        <w:t xml:space="preserve"> Program’ on ‘Other Insurance’ Screen. </w:t>
      </w:r>
    </w:p>
    <w:p w14:paraId="4E9D0473" w14:textId="4E69FBD1" w:rsidR="003D4937" w:rsidRPr="004342C6" w:rsidRDefault="003D4937" w:rsidP="00320B54">
      <w:pPr>
        <w:pStyle w:val="ListParagraph"/>
        <w:numPr>
          <w:ilvl w:val="0"/>
          <w:numId w:val="332"/>
        </w:numPr>
        <w:rPr>
          <w:rFonts w:cs="Arial"/>
        </w:rPr>
      </w:pPr>
      <w:r w:rsidRPr="004342C6">
        <w:rPr>
          <w:rFonts w:cs="Arial"/>
        </w:rPr>
        <w:t>The member entered an active coverage</w:t>
      </w:r>
      <w:r w:rsidR="00EA3422">
        <w:rPr>
          <w:rFonts w:cs="Arial"/>
        </w:rPr>
        <w:t>,</w:t>
      </w:r>
      <w:r w:rsidRPr="004342C6">
        <w:rPr>
          <w:rFonts w:cs="Arial"/>
        </w:rPr>
        <w:t xml:space="preserve"> i.e.</w:t>
      </w:r>
      <w:r w:rsidR="00EA3422">
        <w:rPr>
          <w:rFonts w:cs="Arial"/>
        </w:rPr>
        <w:t>,</w:t>
      </w:r>
      <w:r w:rsidRPr="004342C6">
        <w:rPr>
          <w:rFonts w:cs="Arial"/>
        </w:rPr>
        <w:t xml:space="preserve"> </w:t>
      </w:r>
      <w:r w:rsidR="00EA3422">
        <w:rPr>
          <w:rFonts w:cs="Arial"/>
        </w:rPr>
        <w:t xml:space="preserve">the </w:t>
      </w:r>
      <w:r w:rsidRPr="004342C6">
        <w:rPr>
          <w:rFonts w:cs="Arial"/>
        </w:rPr>
        <w:t xml:space="preserve">start date is less than or equal to </w:t>
      </w:r>
      <w:r w:rsidR="00EA3422">
        <w:rPr>
          <w:rFonts w:cs="Arial"/>
        </w:rPr>
        <w:t xml:space="preserve">the </w:t>
      </w:r>
      <w:r w:rsidRPr="004342C6">
        <w:rPr>
          <w:rFonts w:cs="Arial"/>
        </w:rPr>
        <w:t>current date</w:t>
      </w:r>
      <w:r w:rsidR="00EA3422">
        <w:rPr>
          <w:rFonts w:cs="Arial"/>
        </w:rPr>
        <w:t>,</w:t>
      </w:r>
      <w:r w:rsidRPr="004342C6">
        <w:rPr>
          <w:rFonts w:cs="Arial"/>
        </w:rPr>
        <w:t xml:space="preserve"> and Coverage end date is greater than </w:t>
      </w:r>
      <w:r w:rsidR="00EA3422">
        <w:rPr>
          <w:rFonts w:cs="Arial"/>
        </w:rPr>
        <w:t>the c</w:t>
      </w:r>
      <w:r w:rsidRPr="004342C6">
        <w:rPr>
          <w:rFonts w:cs="Arial"/>
        </w:rPr>
        <w:t xml:space="preserve">urrent date </w:t>
      </w:r>
    </w:p>
    <w:p w14:paraId="78C07E13" w14:textId="77777777" w:rsidR="003D4937" w:rsidRPr="004342C6" w:rsidRDefault="003D4937" w:rsidP="00320B54">
      <w:pPr>
        <w:pStyle w:val="ListParagraph"/>
        <w:numPr>
          <w:ilvl w:val="0"/>
          <w:numId w:val="332"/>
        </w:numPr>
        <w:rPr>
          <w:rFonts w:cs="Arial"/>
        </w:rPr>
      </w:pPr>
      <w:r w:rsidRPr="004342C6">
        <w:rPr>
          <w:rFonts w:cs="Arial"/>
        </w:rPr>
        <w:t xml:space="preserve">The member is not eligible for AX, AY, BA, aid categories. </w:t>
      </w:r>
    </w:p>
    <w:p w14:paraId="0BB197FD" w14:textId="77777777" w:rsidR="003D4937" w:rsidRPr="004342C6" w:rsidRDefault="003D4937" w:rsidP="00796F0E">
      <w:pPr>
        <w:pStyle w:val="ListParagraph"/>
        <w:rPr>
          <w:rFonts w:cs="Arial"/>
        </w:rPr>
      </w:pPr>
    </w:p>
    <w:p w14:paraId="76C51C75" w14:textId="412B15F2" w:rsidR="003D4937" w:rsidRPr="00EA3422" w:rsidRDefault="003D4937" w:rsidP="00073C4A">
      <w:pPr>
        <w:pStyle w:val="Heading3"/>
        <w:numPr>
          <w:ilvl w:val="3"/>
          <w:numId w:val="13"/>
        </w:numPr>
        <w:tabs>
          <w:tab w:val="left" w:pos="1890"/>
        </w:tabs>
        <w:rPr>
          <w:rFonts w:ascii="Arial" w:hAnsi="Arial" w:cs="Arial"/>
        </w:rPr>
      </w:pPr>
      <w:bookmarkStart w:id="758" w:name="_Toc94634786"/>
      <w:r w:rsidRPr="004342C6">
        <w:rPr>
          <w:rFonts w:ascii="Arial" w:hAnsi="Arial" w:cs="Arial"/>
        </w:rPr>
        <w:t>Alternate Flow 4:</w:t>
      </w:r>
      <w:bookmarkEnd w:id="758"/>
    </w:p>
    <w:p w14:paraId="430E20C3" w14:textId="77777777" w:rsidR="003D4937" w:rsidRPr="004342C6" w:rsidRDefault="003D4937" w:rsidP="00320B54">
      <w:pPr>
        <w:pStyle w:val="ListParagraph"/>
        <w:numPr>
          <w:ilvl w:val="0"/>
          <w:numId w:val="333"/>
        </w:numPr>
        <w:rPr>
          <w:rFonts w:cs="Arial"/>
        </w:rPr>
      </w:pPr>
      <w:r w:rsidRPr="004342C6">
        <w:rPr>
          <w:rFonts w:cs="Arial"/>
        </w:rPr>
        <w:t xml:space="preserve">An application is submitted. </w:t>
      </w:r>
    </w:p>
    <w:p w14:paraId="100BB41B" w14:textId="69BF3717" w:rsidR="003D4937" w:rsidRPr="004342C6" w:rsidRDefault="003D4937" w:rsidP="00320B54">
      <w:pPr>
        <w:pStyle w:val="ListParagraph"/>
        <w:numPr>
          <w:ilvl w:val="0"/>
          <w:numId w:val="333"/>
        </w:numPr>
        <w:rPr>
          <w:rFonts w:cs="Arial"/>
        </w:rPr>
      </w:pPr>
      <w:r w:rsidRPr="004342C6">
        <w:rPr>
          <w:rFonts w:cs="Arial"/>
        </w:rPr>
        <w:t>The member fulfilled the preconditions as per 6.</w:t>
      </w:r>
      <w:r w:rsidR="00796F0E" w:rsidRPr="004342C6">
        <w:rPr>
          <w:rFonts w:cs="Arial"/>
        </w:rPr>
        <w:t xml:space="preserve"> 26</w:t>
      </w:r>
      <w:r w:rsidRPr="004342C6">
        <w:rPr>
          <w:rFonts w:cs="Arial"/>
        </w:rPr>
        <w:t>.5 (1 to 9)</w:t>
      </w:r>
    </w:p>
    <w:p w14:paraId="2C092C6D" w14:textId="104674D5" w:rsidR="003D4937" w:rsidRPr="004342C6" w:rsidRDefault="003D4937" w:rsidP="00320B54">
      <w:pPr>
        <w:pStyle w:val="ListParagraph"/>
        <w:numPr>
          <w:ilvl w:val="0"/>
          <w:numId w:val="333"/>
        </w:numPr>
        <w:rPr>
          <w:rFonts w:cs="Arial"/>
        </w:rPr>
      </w:pPr>
      <w:r w:rsidRPr="004342C6">
        <w:rPr>
          <w:rFonts w:cs="Arial"/>
        </w:rPr>
        <w:t xml:space="preserve">The member has self-attested “Yes” that he/she is enrolled in a health plan offered by </w:t>
      </w:r>
      <w:r w:rsidR="00EA3422">
        <w:rPr>
          <w:rFonts w:cs="Arial"/>
        </w:rPr>
        <w:t xml:space="preserve">the </w:t>
      </w:r>
      <w:r w:rsidRPr="004342C6">
        <w:rPr>
          <w:rFonts w:cs="Arial"/>
        </w:rPr>
        <w:t>Employer during the time</w:t>
      </w:r>
      <w:r w:rsidR="00EA3422">
        <w:rPr>
          <w:rFonts w:cs="Arial"/>
        </w:rPr>
        <w:t>-p</w:t>
      </w:r>
      <w:r w:rsidRPr="004342C6">
        <w:rPr>
          <w:rFonts w:cs="Arial"/>
        </w:rPr>
        <w:t xml:space="preserve">eriod he/she is applying for coverage. </w:t>
      </w:r>
    </w:p>
    <w:p w14:paraId="76FA2969" w14:textId="1A65A72D" w:rsidR="003D4937" w:rsidRPr="004342C6" w:rsidRDefault="003D4937" w:rsidP="00320B54">
      <w:pPr>
        <w:pStyle w:val="ListParagraph"/>
        <w:numPr>
          <w:ilvl w:val="0"/>
          <w:numId w:val="333"/>
        </w:numPr>
        <w:rPr>
          <w:rFonts w:cs="Arial"/>
        </w:rPr>
      </w:pPr>
      <w:r w:rsidRPr="004342C6">
        <w:rPr>
          <w:rFonts w:cs="Arial"/>
        </w:rPr>
        <w:t>The member entered an active coverage</w:t>
      </w:r>
      <w:r w:rsidR="00EA3422">
        <w:rPr>
          <w:rFonts w:cs="Arial"/>
        </w:rPr>
        <w:t>,</w:t>
      </w:r>
      <w:r w:rsidRPr="004342C6">
        <w:rPr>
          <w:rFonts w:cs="Arial"/>
        </w:rPr>
        <w:t xml:space="preserve"> i.e.</w:t>
      </w:r>
      <w:r w:rsidR="00EA3422">
        <w:rPr>
          <w:rFonts w:cs="Arial"/>
        </w:rPr>
        <w:t>,</w:t>
      </w:r>
      <w:r w:rsidRPr="004342C6">
        <w:rPr>
          <w:rFonts w:cs="Arial"/>
        </w:rPr>
        <w:t xml:space="preserve"> Date Member will be covered in Employers plan) is equal or greater than </w:t>
      </w:r>
      <w:r w:rsidR="00EA3422">
        <w:rPr>
          <w:rFonts w:cs="Arial"/>
        </w:rPr>
        <w:t xml:space="preserve">the </w:t>
      </w:r>
      <w:r w:rsidRPr="004342C6">
        <w:rPr>
          <w:rFonts w:cs="Arial"/>
        </w:rPr>
        <w:t xml:space="preserve">current date </w:t>
      </w:r>
    </w:p>
    <w:p w14:paraId="76139CD9" w14:textId="33291BCF" w:rsidR="003D4937" w:rsidRPr="004342C6" w:rsidRDefault="003D4937" w:rsidP="00320B54">
      <w:pPr>
        <w:pStyle w:val="ListParagraph"/>
        <w:numPr>
          <w:ilvl w:val="0"/>
          <w:numId w:val="333"/>
        </w:numPr>
        <w:rPr>
          <w:rFonts w:cs="Arial"/>
        </w:rPr>
      </w:pPr>
      <w:r w:rsidRPr="004342C6">
        <w:rPr>
          <w:rFonts w:cs="Arial"/>
        </w:rPr>
        <w:t>The member is not eligible for AX, AY, BA, AD, N1</w:t>
      </w:r>
      <w:r w:rsidR="00EA3422">
        <w:rPr>
          <w:rFonts w:cs="Arial"/>
        </w:rPr>
        <w:t>,</w:t>
      </w:r>
      <w:r w:rsidRPr="004342C6">
        <w:rPr>
          <w:rFonts w:cs="Arial"/>
        </w:rPr>
        <w:t xml:space="preserve"> and Q1 eligibility</w:t>
      </w:r>
      <w:r w:rsidR="00EA3422">
        <w:rPr>
          <w:rFonts w:cs="Arial"/>
        </w:rPr>
        <w:t>.</w:t>
      </w:r>
    </w:p>
    <w:p w14:paraId="4F45FF42" w14:textId="77777777" w:rsidR="003D4937" w:rsidRPr="004342C6" w:rsidRDefault="003D4937" w:rsidP="00411549">
      <w:pPr>
        <w:pStyle w:val="ListParagraph"/>
        <w:ind w:left="2250"/>
        <w:rPr>
          <w:rFonts w:cs="Arial"/>
        </w:rPr>
      </w:pPr>
    </w:p>
    <w:p w14:paraId="4B5E67EF" w14:textId="6768A223" w:rsidR="003D4937" w:rsidRPr="00EA3422" w:rsidRDefault="003D4937" w:rsidP="00073C4A">
      <w:pPr>
        <w:pStyle w:val="Heading3"/>
        <w:numPr>
          <w:ilvl w:val="3"/>
          <w:numId w:val="13"/>
        </w:numPr>
        <w:tabs>
          <w:tab w:val="left" w:pos="1890"/>
        </w:tabs>
        <w:rPr>
          <w:rFonts w:ascii="Arial" w:hAnsi="Arial" w:cs="Arial"/>
        </w:rPr>
      </w:pPr>
      <w:bookmarkStart w:id="759" w:name="_Toc94634787"/>
      <w:r w:rsidRPr="004342C6">
        <w:rPr>
          <w:rFonts w:ascii="Arial" w:hAnsi="Arial" w:cs="Arial"/>
        </w:rPr>
        <w:t>Alternate Flow 5</w:t>
      </w:r>
      <w:bookmarkEnd w:id="759"/>
    </w:p>
    <w:p w14:paraId="5C3D2AF2" w14:textId="77777777" w:rsidR="003D4937" w:rsidRPr="004342C6" w:rsidRDefault="003D4937" w:rsidP="00F725DA">
      <w:pPr>
        <w:pStyle w:val="ListParagraph"/>
        <w:numPr>
          <w:ilvl w:val="0"/>
          <w:numId w:val="139"/>
        </w:numPr>
        <w:ind w:left="1260"/>
        <w:rPr>
          <w:rFonts w:cs="Arial"/>
        </w:rPr>
      </w:pPr>
      <w:r w:rsidRPr="004342C6">
        <w:rPr>
          <w:rFonts w:cs="Arial"/>
        </w:rPr>
        <w:t xml:space="preserve">An application is submitted. </w:t>
      </w:r>
    </w:p>
    <w:p w14:paraId="31A55C75" w14:textId="4CDBAF25" w:rsidR="003D4937" w:rsidRPr="004342C6" w:rsidRDefault="003D4937" w:rsidP="00F725DA">
      <w:pPr>
        <w:pStyle w:val="ListParagraph"/>
        <w:numPr>
          <w:ilvl w:val="0"/>
          <w:numId w:val="139"/>
        </w:numPr>
        <w:ind w:left="1260"/>
        <w:rPr>
          <w:rFonts w:cs="Arial"/>
        </w:rPr>
      </w:pPr>
      <w:r w:rsidRPr="004342C6">
        <w:rPr>
          <w:rFonts w:cs="Arial"/>
        </w:rPr>
        <w:t>The member fulfilled the preconditions as per 6.</w:t>
      </w:r>
      <w:r w:rsidR="00796F0E" w:rsidRPr="004342C6">
        <w:rPr>
          <w:rFonts w:cs="Arial"/>
        </w:rPr>
        <w:t xml:space="preserve"> 26</w:t>
      </w:r>
      <w:r w:rsidRPr="004342C6">
        <w:rPr>
          <w:rFonts w:cs="Arial"/>
        </w:rPr>
        <w:t>.5 (1 to 9)</w:t>
      </w:r>
    </w:p>
    <w:p w14:paraId="2FD8C67A" w14:textId="68B1FBF8" w:rsidR="003D4937" w:rsidRPr="004342C6" w:rsidRDefault="003D4937" w:rsidP="00F725DA">
      <w:pPr>
        <w:pStyle w:val="ListParagraph"/>
        <w:numPr>
          <w:ilvl w:val="0"/>
          <w:numId w:val="139"/>
        </w:numPr>
        <w:ind w:left="1260"/>
        <w:rPr>
          <w:rFonts w:cs="Arial"/>
        </w:rPr>
      </w:pPr>
      <w:r w:rsidRPr="004342C6">
        <w:rPr>
          <w:rFonts w:cs="Arial"/>
        </w:rPr>
        <w:t xml:space="preserve">The member has self-attested “Yes” that he/she is enrolled in a health plan offered by </w:t>
      </w:r>
      <w:r w:rsidR="00EA3422">
        <w:rPr>
          <w:rFonts w:cs="Arial"/>
        </w:rPr>
        <w:t xml:space="preserve">the </w:t>
      </w:r>
      <w:r w:rsidRPr="004342C6">
        <w:rPr>
          <w:rFonts w:cs="Arial"/>
        </w:rPr>
        <w:t>Employer during the time</w:t>
      </w:r>
      <w:r w:rsidR="00EA3422">
        <w:rPr>
          <w:rFonts w:cs="Arial"/>
        </w:rPr>
        <w:t>-</w:t>
      </w:r>
      <w:r w:rsidRPr="004342C6">
        <w:rPr>
          <w:rFonts w:cs="Arial"/>
        </w:rPr>
        <w:t xml:space="preserve">period he/she is applying for coverage. </w:t>
      </w:r>
    </w:p>
    <w:p w14:paraId="2A430539" w14:textId="0F1C4A8A" w:rsidR="003D4937" w:rsidRPr="004342C6" w:rsidRDefault="003D4937" w:rsidP="00F725DA">
      <w:pPr>
        <w:pStyle w:val="ListParagraph"/>
        <w:numPr>
          <w:ilvl w:val="0"/>
          <w:numId w:val="139"/>
        </w:numPr>
        <w:ind w:left="1260"/>
        <w:rPr>
          <w:rFonts w:cs="Arial"/>
        </w:rPr>
      </w:pPr>
      <w:r w:rsidRPr="004342C6">
        <w:rPr>
          <w:rFonts w:cs="Arial"/>
        </w:rPr>
        <w:t>The member entered as “I Don’t know” for “Date Member will be covered in Employers plan</w:t>
      </w:r>
      <w:r w:rsidR="00EA3422">
        <w:rPr>
          <w:rFonts w:cs="Arial"/>
        </w:rPr>
        <w:t>.</w:t>
      </w:r>
      <w:r w:rsidRPr="004342C6">
        <w:rPr>
          <w:rFonts w:cs="Arial"/>
        </w:rPr>
        <w:t xml:space="preserve">” </w:t>
      </w:r>
    </w:p>
    <w:p w14:paraId="682C1972" w14:textId="60884915" w:rsidR="003D4937" w:rsidRPr="004342C6" w:rsidRDefault="003D4937" w:rsidP="00F725DA">
      <w:pPr>
        <w:pStyle w:val="ListParagraph"/>
        <w:numPr>
          <w:ilvl w:val="0"/>
          <w:numId w:val="139"/>
        </w:numPr>
        <w:ind w:left="1260"/>
        <w:rPr>
          <w:rFonts w:cs="Arial"/>
        </w:rPr>
      </w:pPr>
      <w:r w:rsidRPr="004342C6">
        <w:rPr>
          <w:rFonts w:cs="Arial"/>
        </w:rPr>
        <w:t>The member is not eligible for AX, AY, BA, AD, N1</w:t>
      </w:r>
      <w:r w:rsidR="00EA3422">
        <w:rPr>
          <w:rFonts w:cs="Arial"/>
        </w:rPr>
        <w:t>,</w:t>
      </w:r>
      <w:r w:rsidRPr="004342C6">
        <w:rPr>
          <w:rFonts w:cs="Arial"/>
        </w:rPr>
        <w:t xml:space="preserve"> and Q1 eligibility</w:t>
      </w:r>
      <w:r w:rsidR="00EA3422">
        <w:rPr>
          <w:rFonts w:cs="Arial"/>
        </w:rPr>
        <w:t>.</w:t>
      </w:r>
    </w:p>
    <w:p w14:paraId="7ED91E06" w14:textId="77777777" w:rsidR="003D4937" w:rsidRPr="004342C6" w:rsidRDefault="003D4937" w:rsidP="00411549">
      <w:pPr>
        <w:pStyle w:val="ListParagraph"/>
        <w:ind w:left="2250"/>
        <w:rPr>
          <w:rFonts w:cs="Arial"/>
        </w:rPr>
      </w:pPr>
    </w:p>
    <w:p w14:paraId="467A2B72" w14:textId="1E6BB6EA" w:rsidR="003D4937" w:rsidRPr="00EA3422" w:rsidRDefault="003D4937" w:rsidP="00073C4A">
      <w:pPr>
        <w:pStyle w:val="Heading3"/>
        <w:numPr>
          <w:ilvl w:val="3"/>
          <w:numId w:val="13"/>
        </w:numPr>
        <w:tabs>
          <w:tab w:val="left" w:pos="1890"/>
        </w:tabs>
        <w:rPr>
          <w:rFonts w:ascii="Arial" w:hAnsi="Arial" w:cs="Arial"/>
        </w:rPr>
      </w:pPr>
      <w:bookmarkStart w:id="760" w:name="_Toc94634788"/>
      <w:r w:rsidRPr="004342C6">
        <w:rPr>
          <w:rFonts w:ascii="Arial" w:hAnsi="Arial" w:cs="Arial"/>
        </w:rPr>
        <w:t>Alternate Flow 6</w:t>
      </w:r>
      <w:bookmarkEnd w:id="760"/>
    </w:p>
    <w:p w14:paraId="0585297C" w14:textId="77777777" w:rsidR="003D4937" w:rsidRPr="004342C6" w:rsidRDefault="003D4937" w:rsidP="00F725DA">
      <w:pPr>
        <w:pStyle w:val="ListParagraph"/>
        <w:numPr>
          <w:ilvl w:val="0"/>
          <w:numId w:val="140"/>
        </w:numPr>
        <w:ind w:left="1260"/>
        <w:rPr>
          <w:rFonts w:cs="Arial"/>
        </w:rPr>
      </w:pPr>
      <w:r w:rsidRPr="004342C6">
        <w:rPr>
          <w:rFonts w:cs="Arial"/>
        </w:rPr>
        <w:lastRenderedPageBreak/>
        <w:t xml:space="preserve">An application is submitted. </w:t>
      </w:r>
    </w:p>
    <w:p w14:paraId="60952966" w14:textId="59EFB905" w:rsidR="003D4937" w:rsidRPr="004342C6" w:rsidRDefault="003D4937" w:rsidP="00F725DA">
      <w:pPr>
        <w:pStyle w:val="ListParagraph"/>
        <w:numPr>
          <w:ilvl w:val="0"/>
          <w:numId w:val="140"/>
        </w:numPr>
        <w:ind w:left="1260"/>
        <w:rPr>
          <w:rFonts w:cs="Arial"/>
        </w:rPr>
      </w:pPr>
      <w:r w:rsidRPr="004342C6">
        <w:rPr>
          <w:rFonts w:cs="Arial"/>
        </w:rPr>
        <w:t>The member fulfilled the preconditions as per 6.</w:t>
      </w:r>
      <w:r w:rsidR="00796F0E" w:rsidRPr="004342C6">
        <w:rPr>
          <w:rFonts w:cs="Arial"/>
        </w:rPr>
        <w:t>26</w:t>
      </w:r>
      <w:r w:rsidRPr="004342C6">
        <w:rPr>
          <w:rFonts w:cs="Arial"/>
        </w:rPr>
        <w:t>.5 (1 to 9)</w:t>
      </w:r>
    </w:p>
    <w:p w14:paraId="55622677" w14:textId="77777777" w:rsidR="003D4937" w:rsidRPr="004342C6" w:rsidRDefault="003D4937" w:rsidP="00F725DA">
      <w:pPr>
        <w:pStyle w:val="ListParagraph"/>
        <w:numPr>
          <w:ilvl w:val="0"/>
          <w:numId w:val="140"/>
        </w:numPr>
        <w:ind w:left="1260"/>
        <w:rPr>
          <w:rFonts w:cs="Arial"/>
        </w:rPr>
      </w:pPr>
      <w:r w:rsidRPr="004342C6">
        <w:rPr>
          <w:rFonts w:cs="Arial"/>
        </w:rPr>
        <w:t>The member has not self-attested that he/she ‘</w:t>
      </w:r>
      <w:r w:rsidRPr="004342C6">
        <w:rPr>
          <w:rFonts w:cs="Arial"/>
          <w:i/>
          <w:color w:val="000000"/>
          <w:sz w:val="24"/>
        </w:rPr>
        <w:t>Qualifies for Peace Corps health benefits</w:t>
      </w:r>
      <w:r w:rsidRPr="004342C6">
        <w:rPr>
          <w:rFonts w:cs="Arial"/>
          <w:i/>
        </w:rPr>
        <w:t xml:space="preserve">’ </w:t>
      </w:r>
      <w:r w:rsidRPr="004342C6">
        <w:rPr>
          <w:rFonts w:cs="Arial"/>
        </w:rPr>
        <w:t xml:space="preserve">on ‘Other Insurance’ Screen. </w:t>
      </w:r>
    </w:p>
    <w:p w14:paraId="316A7919" w14:textId="74FB8C72" w:rsidR="003D4937" w:rsidRPr="004342C6" w:rsidRDefault="003D4937" w:rsidP="00F725DA">
      <w:pPr>
        <w:pStyle w:val="ListParagraph"/>
        <w:numPr>
          <w:ilvl w:val="0"/>
          <w:numId w:val="140"/>
        </w:numPr>
        <w:ind w:left="1260"/>
        <w:rPr>
          <w:rFonts w:cs="Arial"/>
        </w:rPr>
      </w:pPr>
      <w:r w:rsidRPr="004342C6">
        <w:rPr>
          <w:rFonts w:cs="Arial"/>
        </w:rPr>
        <w:t>The member is eligible for AX, AY, BA, AD, N1</w:t>
      </w:r>
      <w:r w:rsidR="00EA3422">
        <w:rPr>
          <w:rFonts w:cs="Arial"/>
        </w:rPr>
        <w:t>,</w:t>
      </w:r>
      <w:r w:rsidRPr="004342C6">
        <w:rPr>
          <w:rFonts w:cs="Arial"/>
        </w:rPr>
        <w:t xml:space="preserve"> and Q1 eligibility</w:t>
      </w:r>
      <w:r w:rsidR="00EA3422">
        <w:rPr>
          <w:rFonts w:cs="Arial"/>
        </w:rPr>
        <w:t>.</w:t>
      </w:r>
    </w:p>
    <w:p w14:paraId="5CB49410" w14:textId="77777777" w:rsidR="003D4937" w:rsidRPr="004342C6" w:rsidRDefault="003D4937" w:rsidP="00411549">
      <w:pPr>
        <w:ind w:left="1890"/>
        <w:rPr>
          <w:rFonts w:cs="Arial"/>
        </w:rPr>
      </w:pPr>
    </w:p>
    <w:p w14:paraId="3E012235" w14:textId="7147E5DA" w:rsidR="003D4937" w:rsidRPr="004342C6" w:rsidRDefault="003D4937" w:rsidP="00073C4A">
      <w:pPr>
        <w:pStyle w:val="Heading3"/>
        <w:numPr>
          <w:ilvl w:val="3"/>
          <w:numId w:val="13"/>
        </w:numPr>
        <w:tabs>
          <w:tab w:val="left" w:pos="1890"/>
        </w:tabs>
        <w:rPr>
          <w:rFonts w:ascii="Arial" w:hAnsi="Arial" w:cs="Arial"/>
        </w:rPr>
      </w:pPr>
      <w:bookmarkStart w:id="761" w:name="_Toc94634789"/>
      <w:r w:rsidRPr="004342C6">
        <w:rPr>
          <w:rFonts w:ascii="Arial" w:hAnsi="Arial" w:cs="Arial"/>
        </w:rPr>
        <w:t>Alternate Flow 7</w:t>
      </w:r>
      <w:bookmarkEnd w:id="761"/>
    </w:p>
    <w:p w14:paraId="67DB1CA0" w14:textId="77777777" w:rsidR="003D4937" w:rsidRPr="004342C6" w:rsidRDefault="003D4937" w:rsidP="00F725DA">
      <w:pPr>
        <w:pStyle w:val="ListParagraph"/>
        <w:numPr>
          <w:ilvl w:val="0"/>
          <w:numId w:val="141"/>
        </w:numPr>
        <w:ind w:left="1260"/>
        <w:rPr>
          <w:rFonts w:cs="Arial"/>
        </w:rPr>
      </w:pPr>
      <w:r w:rsidRPr="004342C6">
        <w:rPr>
          <w:rFonts w:cs="Arial"/>
        </w:rPr>
        <w:t xml:space="preserve">An application is submitted. </w:t>
      </w:r>
    </w:p>
    <w:p w14:paraId="5BE616D1" w14:textId="3A85AC26" w:rsidR="003D4937" w:rsidRPr="004342C6" w:rsidRDefault="003D4937" w:rsidP="00F725DA">
      <w:pPr>
        <w:pStyle w:val="ListParagraph"/>
        <w:numPr>
          <w:ilvl w:val="0"/>
          <w:numId w:val="141"/>
        </w:numPr>
        <w:ind w:left="1260"/>
        <w:rPr>
          <w:rFonts w:cs="Arial"/>
        </w:rPr>
      </w:pPr>
      <w:r w:rsidRPr="004342C6">
        <w:rPr>
          <w:rFonts w:cs="Arial"/>
        </w:rPr>
        <w:t>The member fulfilled the preconditions as per 6.</w:t>
      </w:r>
      <w:r w:rsidR="00796F0E" w:rsidRPr="004342C6">
        <w:rPr>
          <w:rFonts w:cs="Arial"/>
        </w:rPr>
        <w:t xml:space="preserve"> 26</w:t>
      </w:r>
      <w:r w:rsidRPr="004342C6">
        <w:rPr>
          <w:rFonts w:cs="Arial"/>
        </w:rPr>
        <w:t>.5 (1 to 9)</w:t>
      </w:r>
    </w:p>
    <w:p w14:paraId="250630F6" w14:textId="01E80CCD" w:rsidR="003D4937" w:rsidRPr="004342C6" w:rsidRDefault="003D4937" w:rsidP="00F725DA">
      <w:pPr>
        <w:pStyle w:val="ListParagraph"/>
        <w:numPr>
          <w:ilvl w:val="0"/>
          <w:numId w:val="141"/>
        </w:numPr>
        <w:ind w:left="1260"/>
        <w:rPr>
          <w:rFonts w:cs="Arial"/>
        </w:rPr>
      </w:pPr>
      <w:r w:rsidRPr="004342C6">
        <w:rPr>
          <w:rFonts w:cs="Arial"/>
        </w:rPr>
        <w:t xml:space="preserve">The member has not self-attested “Yes” that he/she is enrolled in a health plan offered by </w:t>
      </w:r>
      <w:r w:rsidR="00EA3422">
        <w:rPr>
          <w:rFonts w:cs="Arial"/>
        </w:rPr>
        <w:t xml:space="preserve">the </w:t>
      </w:r>
      <w:r w:rsidRPr="004342C6">
        <w:rPr>
          <w:rFonts w:cs="Arial"/>
        </w:rPr>
        <w:t>Employer during the time</w:t>
      </w:r>
      <w:r w:rsidR="00EA3422">
        <w:rPr>
          <w:rFonts w:cs="Arial"/>
        </w:rPr>
        <w:t>-</w:t>
      </w:r>
      <w:r w:rsidRPr="004342C6">
        <w:rPr>
          <w:rFonts w:cs="Arial"/>
        </w:rPr>
        <w:t xml:space="preserve">period he/she is applying for coverage. </w:t>
      </w:r>
    </w:p>
    <w:p w14:paraId="79910975" w14:textId="78836927" w:rsidR="003D4937" w:rsidRPr="004342C6" w:rsidRDefault="003D4937" w:rsidP="00F725DA">
      <w:pPr>
        <w:pStyle w:val="ListParagraph"/>
        <w:numPr>
          <w:ilvl w:val="0"/>
          <w:numId w:val="141"/>
        </w:numPr>
        <w:ind w:left="1260"/>
        <w:rPr>
          <w:rFonts w:cs="Arial"/>
        </w:rPr>
      </w:pPr>
      <w:r w:rsidRPr="004342C6">
        <w:rPr>
          <w:rFonts w:cs="Arial"/>
        </w:rPr>
        <w:t>The member is eligible for AX, AY, BA, AD, N1</w:t>
      </w:r>
      <w:r w:rsidR="00EA3422">
        <w:rPr>
          <w:rFonts w:cs="Arial"/>
        </w:rPr>
        <w:t>,</w:t>
      </w:r>
      <w:r w:rsidRPr="004342C6">
        <w:rPr>
          <w:rFonts w:cs="Arial"/>
        </w:rPr>
        <w:t xml:space="preserve"> and Q1 eligibility</w:t>
      </w:r>
      <w:r w:rsidR="00EA3422">
        <w:rPr>
          <w:rFonts w:cs="Arial"/>
        </w:rPr>
        <w:t>.</w:t>
      </w:r>
    </w:p>
    <w:p w14:paraId="4C24C145" w14:textId="77777777" w:rsidR="003D4937" w:rsidRPr="004342C6" w:rsidRDefault="003D4937" w:rsidP="00411549">
      <w:pPr>
        <w:ind w:left="1170"/>
        <w:rPr>
          <w:rFonts w:cs="Arial"/>
        </w:rPr>
      </w:pPr>
    </w:p>
    <w:p w14:paraId="21E04D3C" w14:textId="77777777" w:rsidR="00622E24" w:rsidRPr="004342C6" w:rsidRDefault="00622E24" w:rsidP="00411549">
      <w:pPr>
        <w:ind w:left="1170"/>
        <w:rPr>
          <w:rFonts w:cs="Arial"/>
        </w:rPr>
      </w:pPr>
    </w:p>
    <w:p w14:paraId="15119101" w14:textId="77777777" w:rsidR="00622E24" w:rsidRPr="004342C6" w:rsidRDefault="00622E24" w:rsidP="00622E24">
      <w:pPr>
        <w:pStyle w:val="Heading3"/>
        <w:numPr>
          <w:ilvl w:val="2"/>
          <w:numId w:val="13"/>
        </w:numPr>
        <w:rPr>
          <w:rFonts w:ascii="Arial" w:hAnsi="Arial" w:cs="Arial"/>
        </w:rPr>
      </w:pPr>
      <w:bookmarkStart w:id="762" w:name="_Toc94634790"/>
      <w:r w:rsidRPr="004342C6">
        <w:rPr>
          <w:rFonts w:ascii="Arial" w:hAnsi="Arial" w:cs="Arial"/>
        </w:rPr>
        <w:t>User Pages and Input</w:t>
      </w:r>
      <w:bookmarkEnd w:id="762"/>
    </w:p>
    <w:p w14:paraId="5DF49825"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B7DB9E8" w14:textId="77777777" w:rsidR="00622E24" w:rsidRPr="004342C6" w:rsidRDefault="00622E24" w:rsidP="00622E24">
      <w:pPr>
        <w:pStyle w:val="Heading3"/>
        <w:numPr>
          <w:ilvl w:val="2"/>
          <w:numId w:val="13"/>
        </w:numPr>
        <w:rPr>
          <w:rFonts w:ascii="Arial" w:hAnsi="Arial" w:cs="Arial"/>
        </w:rPr>
      </w:pPr>
      <w:bookmarkStart w:id="763" w:name="_Toc94634791"/>
      <w:r w:rsidRPr="004342C6">
        <w:rPr>
          <w:rFonts w:ascii="Arial" w:hAnsi="Arial" w:cs="Arial"/>
        </w:rPr>
        <w:t>Functional Requirement(s)</w:t>
      </w:r>
      <w:bookmarkEnd w:id="763"/>
    </w:p>
    <w:p w14:paraId="7151B36C" w14:textId="4FEDC36D" w:rsidR="00622E24" w:rsidRPr="004342C6" w:rsidRDefault="00622E24" w:rsidP="00EA3422">
      <w:pPr>
        <w:pStyle w:val="Caption"/>
        <w:keepNext/>
        <w:jc w:val="center"/>
        <w:rPr>
          <w:rFonts w:cs="Arial"/>
        </w:rPr>
      </w:pPr>
      <w:bookmarkStart w:id="764" w:name="_Toc94635026"/>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30</w:t>
      </w:r>
      <w:r w:rsidRPr="004342C6">
        <w:rPr>
          <w:rFonts w:cs="Arial"/>
          <w:noProof/>
        </w:rPr>
        <w:fldChar w:fldCharType="end"/>
      </w:r>
      <w:r w:rsidRPr="004342C6">
        <w:rPr>
          <w:rFonts w:cs="Arial"/>
        </w:rPr>
        <w:t>. Functional Requirements – UC.</w:t>
      </w:r>
      <w:r w:rsidR="002B0E81" w:rsidRPr="004342C6">
        <w:rPr>
          <w:rFonts w:cs="Arial"/>
        </w:rPr>
        <w:t>26</w:t>
      </w:r>
      <w:bookmarkEnd w:id="764"/>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22E24" w:rsidRPr="004342C6" w14:paraId="7D2DED4D" w14:textId="77777777" w:rsidTr="006543FE">
        <w:trPr>
          <w:trHeight w:val="300"/>
          <w:tblHeader/>
        </w:trPr>
        <w:tc>
          <w:tcPr>
            <w:tcW w:w="2246" w:type="dxa"/>
            <w:shd w:val="clear" w:color="auto" w:fill="4C8B3F" w:themeFill="background2"/>
            <w:vAlign w:val="center"/>
            <w:hideMark/>
          </w:tcPr>
          <w:p w14:paraId="665D34A3"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20B93B8A"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691F9D" w:rsidRPr="004342C6" w14:paraId="1C130247" w14:textId="77777777" w:rsidTr="006543FE">
        <w:trPr>
          <w:trHeight w:val="314"/>
        </w:trPr>
        <w:tc>
          <w:tcPr>
            <w:tcW w:w="2246" w:type="dxa"/>
            <w:shd w:val="clear" w:color="000000" w:fill="FFFFFF"/>
          </w:tcPr>
          <w:p w14:paraId="65F5B0CF" w14:textId="653D756D" w:rsidR="00691F9D" w:rsidRPr="004342C6" w:rsidRDefault="00691F9D" w:rsidP="00691F9D">
            <w:pPr>
              <w:contextualSpacing w:val="0"/>
              <w:jc w:val="center"/>
              <w:rPr>
                <w:rFonts w:eastAsia="Times New Roman" w:cs="Arial"/>
                <w:color w:val="000000"/>
              </w:rPr>
            </w:pPr>
            <w:r w:rsidRPr="004342C6">
              <w:rPr>
                <w:rFonts w:eastAsia="Times New Roman" w:cs="Arial"/>
              </w:rPr>
              <w:t>PIE.FR.01.007</w:t>
            </w:r>
          </w:p>
        </w:tc>
        <w:tc>
          <w:tcPr>
            <w:tcW w:w="7024" w:type="dxa"/>
            <w:shd w:val="clear" w:color="000000" w:fill="FFFFFF"/>
          </w:tcPr>
          <w:p w14:paraId="01CEB23D" w14:textId="7C7D22BD" w:rsidR="00691F9D" w:rsidRPr="004342C6" w:rsidRDefault="00691F9D" w:rsidP="00EA3422">
            <w:pPr>
              <w:rPr>
                <w:rFonts w:cs="Arial"/>
              </w:rPr>
            </w:pPr>
            <w:r w:rsidRPr="004342C6">
              <w:rPr>
                <w:rFonts w:cs="Arial"/>
              </w:rPr>
              <w:t xml:space="preserve">The system shall not grant CMSP or CMSP + Limited </w:t>
            </w:r>
            <w:r w:rsidR="004E59A8" w:rsidRPr="004342C6">
              <w:rPr>
                <w:rFonts w:cs="Arial"/>
                <w:b/>
              </w:rPr>
              <w:t>or</w:t>
            </w:r>
            <w:r w:rsidRPr="004342C6">
              <w:rPr>
                <w:rFonts w:cs="Arial"/>
              </w:rPr>
              <w:t xml:space="preserve"> AD - Standard BCCTP </w:t>
            </w:r>
            <w:r w:rsidRPr="004342C6">
              <w:rPr>
                <w:rFonts w:cs="Arial"/>
                <w:b/>
              </w:rPr>
              <w:t>Or</w:t>
            </w:r>
            <w:r w:rsidRPr="004342C6">
              <w:rPr>
                <w:rFonts w:cs="Arial"/>
              </w:rPr>
              <w:t xml:space="preserve"> N1 - SF Family Assistance + Limited NQP Adults </w:t>
            </w:r>
            <w:r w:rsidR="004E59A8" w:rsidRPr="004342C6">
              <w:rPr>
                <w:rFonts w:cs="Arial"/>
                <w:b/>
              </w:rPr>
              <w:t>or</w:t>
            </w:r>
            <w:r w:rsidRPr="004342C6">
              <w:rPr>
                <w:rFonts w:cs="Arial"/>
              </w:rPr>
              <w:t xml:space="preserve"> Q1 - SF Family Assistance NQP Adults eligibility, to any member who self-attested to enrolled in Medicare (Non-ESI Benefits).</w:t>
            </w:r>
          </w:p>
          <w:p w14:paraId="71988741" w14:textId="77777777" w:rsidR="00691F9D" w:rsidRPr="004342C6" w:rsidRDefault="00691F9D" w:rsidP="00691F9D">
            <w:pPr>
              <w:spacing w:before="120" w:after="120"/>
              <w:rPr>
                <w:rFonts w:cs="Arial"/>
              </w:rPr>
            </w:pPr>
          </w:p>
          <w:p w14:paraId="42CF0C2D" w14:textId="58880CC9" w:rsidR="00691F9D" w:rsidRPr="004342C6" w:rsidRDefault="00691F9D" w:rsidP="00EA3422">
            <w:pPr>
              <w:pStyle w:val="Numbers1"/>
              <w:ind w:left="0"/>
              <w:rPr>
                <w:rFonts w:ascii="Arial" w:hAnsi="Arial" w:cs="Arial"/>
              </w:rPr>
            </w:pPr>
            <w:r w:rsidRPr="00EA3422">
              <w:rPr>
                <w:rFonts w:ascii="Arial" w:eastAsiaTheme="minorHAnsi" w:hAnsi="Arial" w:cs="Arial"/>
                <w:bCs/>
                <w:color w:val="auto"/>
                <w:sz w:val="22"/>
                <w:szCs w:val="22"/>
              </w:rPr>
              <w:t>Note</w:t>
            </w:r>
            <w:r w:rsidRPr="004342C6">
              <w:rPr>
                <w:rFonts w:ascii="Arial" w:eastAsiaTheme="minorHAnsi" w:hAnsi="Arial" w:cs="Arial"/>
                <w:b w:val="0"/>
                <w:color w:val="auto"/>
                <w:sz w:val="22"/>
                <w:szCs w:val="22"/>
              </w:rPr>
              <w:t xml:space="preserve">: The Non ESI self-attestation will be taken on the “Other Insurance for Member” screen. </w:t>
            </w:r>
          </w:p>
        </w:tc>
      </w:tr>
      <w:tr w:rsidR="00691F9D" w:rsidRPr="004342C6" w14:paraId="282B2342" w14:textId="77777777" w:rsidTr="006543FE">
        <w:trPr>
          <w:trHeight w:val="314"/>
        </w:trPr>
        <w:tc>
          <w:tcPr>
            <w:tcW w:w="2246" w:type="dxa"/>
            <w:shd w:val="clear" w:color="000000" w:fill="FFFFFF"/>
          </w:tcPr>
          <w:p w14:paraId="204B0ECC" w14:textId="2B96134A" w:rsidR="00691F9D" w:rsidRPr="004342C6" w:rsidRDefault="00691F9D" w:rsidP="00691F9D">
            <w:pPr>
              <w:contextualSpacing w:val="0"/>
              <w:jc w:val="center"/>
              <w:rPr>
                <w:rFonts w:eastAsia="Times New Roman" w:cs="Arial"/>
                <w:color w:val="000000"/>
              </w:rPr>
            </w:pPr>
            <w:r w:rsidRPr="004342C6">
              <w:rPr>
                <w:rFonts w:eastAsia="Times New Roman" w:cs="Arial"/>
              </w:rPr>
              <w:t>PIE.FR.01.008</w:t>
            </w:r>
          </w:p>
        </w:tc>
        <w:tc>
          <w:tcPr>
            <w:tcW w:w="7024" w:type="dxa"/>
            <w:shd w:val="clear" w:color="000000" w:fill="FFFFFF"/>
          </w:tcPr>
          <w:p w14:paraId="20EC66A9" w14:textId="18859A95" w:rsidR="00691F9D" w:rsidRPr="004342C6" w:rsidRDefault="00691F9D" w:rsidP="00EA3422">
            <w:pPr>
              <w:spacing w:before="120" w:after="120"/>
              <w:rPr>
                <w:rFonts w:cs="Arial"/>
              </w:rPr>
            </w:pPr>
            <w:r w:rsidRPr="004342C6">
              <w:rPr>
                <w:rFonts w:cs="Arial"/>
              </w:rPr>
              <w:t xml:space="preserve">The system shall not grant CMSP or CMSP + Limited </w:t>
            </w:r>
            <w:r w:rsidR="004E59A8" w:rsidRPr="004342C6">
              <w:rPr>
                <w:rFonts w:cs="Arial"/>
                <w:b/>
              </w:rPr>
              <w:t>or</w:t>
            </w:r>
            <w:r w:rsidRPr="004342C6">
              <w:rPr>
                <w:rFonts w:cs="Arial"/>
              </w:rPr>
              <w:t xml:space="preserve"> AD - Standard BCCTP </w:t>
            </w:r>
            <w:r w:rsidRPr="004342C6">
              <w:rPr>
                <w:rFonts w:cs="Arial"/>
                <w:b/>
              </w:rPr>
              <w:t>Or</w:t>
            </w:r>
            <w:r w:rsidRPr="004342C6">
              <w:rPr>
                <w:rFonts w:cs="Arial"/>
              </w:rPr>
              <w:t xml:space="preserve"> N1 - SF Family Assistance + Limited NQP Adults </w:t>
            </w:r>
            <w:r w:rsidR="004E59A8" w:rsidRPr="004342C6">
              <w:rPr>
                <w:rFonts w:cs="Arial"/>
                <w:b/>
              </w:rPr>
              <w:t>or</w:t>
            </w:r>
            <w:r w:rsidRPr="004342C6">
              <w:rPr>
                <w:rFonts w:cs="Arial"/>
              </w:rPr>
              <w:t xml:space="preserve"> Q1 - SF Family Assistance NQP Adults eligibility, to any member who self-attested that member Qualifies for Peace Corps health benefits (Non-ESI Benefits).</w:t>
            </w:r>
          </w:p>
        </w:tc>
      </w:tr>
      <w:tr w:rsidR="00691F9D" w:rsidRPr="004342C6" w14:paraId="2CE7989B" w14:textId="77777777" w:rsidTr="006543FE">
        <w:trPr>
          <w:trHeight w:val="314"/>
        </w:trPr>
        <w:tc>
          <w:tcPr>
            <w:tcW w:w="2246" w:type="dxa"/>
            <w:shd w:val="clear" w:color="000000" w:fill="FFFFFF"/>
          </w:tcPr>
          <w:p w14:paraId="19F467DB" w14:textId="782E0249" w:rsidR="00691F9D" w:rsidRPr="004342C6" w:rsidRDefault="00691F9D" w:rsidP="00691F9D">
            <w:pPr>
              <w:contextualSpacing w:val="0"/>
              <w:jc w:val="center"/>
              <w:rPr>
                <w:rFonts w:cs="Arial"/>
              </w:rPr>
            </w:pPr>
            <w:r w:rsidRPr="004342C6">
              <w:rPr>
                <w:rFonts w:eastAsia="Times New Roman" w:cs="Arial"/>
              </w:rPr>
              <w:t>PIE.FR.01.009</w:t>
            </w:r>
          </w:p>
        </w:tc>
        <w:tc>
          <w:tcPr>
            <w:tcW w:w="7024" w:type="dxa"/>
            <w:shd w:val="clear" w:color="000000" w:fill="FFFFFF"/>
          </w:tcPr>
          <w:p w14:paraId="685C02E2" w14:textId="7F887161" w:rsidR="00691F9D" w:rsidRPr="004342C6" w:rsidRDefault="00691F9D" w:rsidP="000C674F">
            <w:pPr>
              <w:spacing w:before="120" w:after="120"/>
              <w:rPr>
                <w:rFonts w:cs="Arial"/>
              </w:rPr>
            </w:pPr>
            <w:r w:rsidRPr="004342C6">
              <w:rPr>
                <w:rFonts w:cs="Arial"/>
              </w:rPr>
              <w:t>The system shall not grant CMSP or CMSP + Limited, to any member who self-attested that member Qualifies for TRICARE Federal Employees Health Benefit</w:t>
            </w:r>
            <w:r w:rsidR="00EA3422">
              <w:rPr>
                <w:rFonts w:cs="Arial"/>
              </w:rPr>
              <w:t>s</w:t>
            </w:r>
            <w:r w:rsidRPr="004342C6">
              <w:rPr>
                <w:rFonts w:cs="Arial"/>
              </w:rPr>
              <w:t xml:space="preserve"> Program (Non-ESI Benefits)</w:t>
            </w:r>
            <w:r w:rsidR="00EA3422">
              <w:rPr>
                <w:rFonts w:cs="Arial"/>
              </w:rPr>
              <w:t>.</w:t>
            </w:r>
          </w:p>
        </w:tc>
      </w:tr>
      <w:tr w:rsidR="002522CB" w:rsidRPr="004342C6" w14:paraId="3CDDCC2A" w14:textId="77777777" w:rsidTr="006543FE">
        <w:trPr>
          <w:trHeight w:val="314"/>
        </w:trPr>
        <w:tc>
          <w:tcPr>
            <w:tcW w:w="2246" w:type="dxa"/>
            <w:shd w:val="clear" w:color="000000" w:fill="FFFFFF"/>
          </w:tcPr>
          <w:p w14:paraId="7D4A4CDC" w14:textId="0C1C21F5" w:rsidR="002522CB" w:rsidRPr="004342C6" w:rsidRDefault="002522CB" w:rsidP="002522CB">
            <w:pPr>
              <w:contextualSpacing w:val="0"/>
              <w:jc w:val="center"/>
              <w:rPr>
                <w:rFonts w:eastAsia="Times New Roman" w:cs="Arial"/>
              </w:rPr>
            </w:pPr>
            <w:r w:rsidRPr="004342C6">
              <w:rPr>
                <w:rFonts w:eastAsia="Times New Roman" w:cs="Arial"/>
              </w:rPr>
              <w:t>PIE.FR.01.019</w:t>
            </w:r>
          </w:p>
        </w:tc>
        <w:tc>
          <w:tcPr>
            <w:tcW w:w="7024" w:type="dxa"/>
            <w:shd w:val="clear" w:color="000000" w:fill="FFFFFF"/>
          </w:tcPr>
          <w:p w14:paraId="2E4F5F50" w14:textId="77777777" w:rsidR="002522CB" w:rsidRPr="004342C6" w:rsidRDefault="002522CB" w:rsidP="002522CB">
            <w:pPr>
              <w:spacing w:before="120" w:after="120"/>
              <w:rPr>
                <w:rFonts w:cs="Arial"/>
              </w:rPr>
            </w:pPr>
            <w:r w:rsidRPr="004342C6">
              <w:rPr>
                <w:rFonts w:cs="Arial"/>
              </w:rPr>
              <w:t>The system shall not grant CMSP or CMSP + Limited, to any member who self-attested that member Qualifies for Veterans Affairs (VA) Health Programs (Non-ESI Benefits)</w:t>
            </w:r>
          </w:p>
          <w:p w14:paraId="36085974" w14:textId="77777777" w:rsidR="002522CB" w:rsidRPr="004342C6" w:rsidRDefault="002522CB" w:rsidP="002522CB">
            <w:pPr>
              <w:spacing w:before="120" w:after="120"/>
              <w:rPr>
                <w:rFonts w:cs="Arial"/>
              </w:rPr>
            </w:pPr>
          </w:p>
          <w:p w14:paraId="2673A06A" w14:textId="1BF29C45" w:rsidR="002522CB" w:rsidRPr="004342C6" w:rsidRDefault="002522CB" w:rsidP="00EA3422">
            <w:pPr>
              <w:pStyle w:val="Numbers1"/>
              <w:ind w:left="0"/>
              <w:rPr>
                <w:rFonts w:ascii="Arial" w:hAnsi="Arial" w:cs="Arial"/>
              </w:rPr>
            </w:pPr>
            <w:r w:rsidRPr="00EA3422">
              <w:rPr>
                <w:rFonts w:ascii="Arial" w:eastAsiaTheme="minorHAnsi" w:hAnsi="Arial" w:cs="Arial"/>
                <w:bCs/>
                <w:color w:val="auto"/>
                <w:sz w:val="22"/>
                <w:szCs w:val="22"/>
              </w:rPr>
              <w:t>Note</w:t>
            </w:r>
            <w:r w:rsidRPr="004342C6">
              <w:rPr>
                <w:rFonts w:ascii="Arial" w:eastAsiaTheme="minorHAnsi" w:hAnsi="Arial" w:cs="Arial"/>
                <w:b w:val="0"/>
                <w:color w:val="auto"/>
                <w:sz w:val="22"/>
                <w:szCs w:val="22"/>
              </w:rPr>
              <w:t xml:space="preserve">: The Non ESI self-attestation will be taken on the “Other Insurance for Member” screen. </w:t>
            </w:r>
          </w:p>
        </w:tc>
      </w:tr>
      <w:tr w:rsidR="00691F9D" w:rsidRPr="004342C6" w14:paraId="31388AAE" w14:textId="77777777" w:rsidTr="006543FE">
        <w:trPr>
          <w:trHeight w:val="314"/>
        </w:trPr>
        <w:tc>
          <w:tcPr>
            <w:tcW w:w="2246" w:type="dxa"/>
            <w:shd w:val="clear" w:color="000000" w:fill="FFFFFF"/>
          </w:tcPr>
          <w:p w14:paraId="47FFF42B" w14:textId="06B1BD00" w:rsidR="00691F9D" w:rsidRPr="004342C6" w:rsidRDefault="00691F9D" w:rsidP="00691F9D">
            <w:pPr>
              <w:contextualSpacing w:val="0"/>
              <w:jc w:val="center"/>
              <w:rPr>
                <w:rFonts w:eastAsia="Times New Roman" w:cs="Arial"/>
                <w:color w:val="000000"/>
              </w:rPr>
            </w:pPr>
            <w:r w:rsidRPr="004342C6">
              <w:rPr>
                <w:rFonts w:eastAsia="Times New Roman" w:cs="Arial"/>
                <w:color w:val="000000"/>
              </w:rPr>
              <w:t>PIE.FR.01.011</w:t>
            </w:r>
          </w:p>
        </w:tc>
        <w:tc>
          <w:tcPr>
            <w:tcW w:w="7024" w:type="dxa"/>
            <w:shd w:val="clear" w:color="000000" w:fill="FFFFFF"/>
          </w:tcPr>
          <w:p w14:paraId="6BAC58CD" w14:textId="4F428904" w:rsidR="00691F9D" w:rsidRPr="004342C6" w:rsidRDefault="00691F9D" w:rsidP="00EA3422">
            <w:pPr>
              <w:rPr>
                <w:rFonts w:cs="Arial"/>
                <w:i/>
              </w:rPr>
            </w:pPr>
            <w:r w:rsidRPr="004342C6">
              <w:rPr>
                <w:rFonts w:cs="Arial"/>
              </w:rPr>
              <w:t xml:space="preserve">The system shall </w:t>
            </w:r>
            <w:r w:rsidR="00B44EE3" w:rsidRPr="004342C6">
              <w:rPr>
                <w:rFonts w:cs="Arial"/>
              </w:rPr>
              <w:t xml:space="preserve">not </w:t>
            </w:r>
            <w:r w:rsidRPr="004342C6">
              <w:rPr>
                <w:rFonts w:cs="Arial"/>
              </w:rPr>
              <w:t xml:space="preserve">grant CMSP or CMSP + Limited </w:t>
            </w:r>
            <w:r w:rsidR="004E59A8" w:rsidRPr="004342C6">
              <w:rPr>
                <w:rFonts w:cs="Arial"/>
                <w:b/>
              </w:rPr>
              <w:t>or</w:t>
            </w:r>
            <w:r w:rsidRPr="004342C6">
              <w:rPr>
                <w:rFonts w:cs="Arial"/>
              </w:rPr>
              <w:t xml:space="preserve"> AD - Standard BCCTP </w:t>
            </w:r>
            <w:r w:rsidRPr="004342C6">
              <w:rPr>
                <w:rFonts w:cs="Arial"/>
                <w:b/>
              </w:rPr>
              <w:t>Or</w:t>
            </w:r>
            <w:r w:rsidRPr="004342C6">
              <w:rPr>
                <w:rFonts w:cs="Arial"/>
              </w:rPr>
              <w:t xml:space="preserve"> N1 - SF Family Assistance + Limited NQP Adults </w:t>
            </w:r>
            <w:r w:rsidR="004E59A8" w:rsidRPr="004342C6">
              <w:rPr>
                <w:rFonts w:cs="Arial"/>
                <w:b/>
              </w:rPr>
              <w:t>or</w:t>
            </w:r>
            <w:r w:rsidRPr="004342C6">
              <w:rPr>
                <w:rFonts w:cs="Arial"/>
              </w:rPr>
              <w:t xml:space="preserve"> Q1 - SF Family Assistance NQP Adults eligibility, to any </w:t>
            </w:r>
            <w:r w:rsidRPr="004342C6">
              <w:rPr>
                <w:rFonts w:cs="Arial"/>
              </w:rPr>
              <w:lastRenderedPageBreak/>
              <w:t>member who self-attested to be currently covered in Employer Health coverage.</w:t>
            </w:r>
            <w:r w:rsidRPr="004342C6">
              <w:rPr>
                <w:rFonts w:cs="Arial"/>
                <w:i/>
              </w:rPr>
              <w:t xml:space="preserve"> </w:t>
            </w:r>
          </w:p>
          <w:p w14:paraId="65FAF618" w14:textId="77777777" w:rsidR="00691F9D" w:rsidRPr="004342C6" w:rsidRDefault="00691F9D" w:rsidP="00691F9D">
            <w:pPr>
              <w:spacing w:before="120" w:after="120"/>
              <w:rPr>
                <w:rFonts w:cs="Arial"/>
              </w:rPr>
            </w:pPr>
          </w:p>
          <w:p w14:paraId="61CDDA32" w14:textId="5262501F" w:rsidR="00691F9D" w:rsidRPr="004342C6" w:rsidRDefault="00691F9D" w:rsidP="00EA3422">
            <w:pPr>
              <w:spacing w:before="120" w:after="120"/>
              <w:rPr>
                <w:rFonts w:cs="Arial"/>
              </w:rPr>
            </w:pPr>
            <w:r w:rsidRPr="00EA3422">
              <w:rPr>
                <w:rFonts w:cs="Arial"/>
                <w:b/>
                <w:bCs/>
              </w:rPr>
              <w:t>Note</w:t>
            </w:r>
            <w:r w:rsidRPr="004342C6">
              <w:rPr>
                <w:rFonts w:cs="Arial"/>
              </w:rPr>
              <w:t>: Employer health coverage can be any ESI coverage, COBRA</w:t>
            </w:r>
            <w:r w:rsidR="00EA3422">
              <w:rPr>
                <w:rFonts w:cs="Arial"/>
              </w:rPr>
              <w:t>,</w:t>
            </w:r>
            <w:r w:rsidRPr="004342C6">
              <w:rPr>
                <w:rFonts w:cs="Arial"/>
              </w:rPr>
              <w:t xml:space="preserve"> or Retiree Health Plan. </w:t>
            </w:r>
          </w:p>
        </w:tc>
      </w:tr>
      <w:tr w:rsidR="00691F9D" w:rsidRPr="004342C6" w14:paraId="0BA77B3D" w14:textId="77777777" w:rsidTr="006543FE">
        <w:trPr>
          <w:trHeight w:val="314"/>
        </w:trPr>
        <w:tc>
          <w:tcPr>
            <w:tcW w:w="2246" w:type="dxa"/>
            <w:shd w:val="clear" w:color="000000" w:fill="FFFFFF"/>
          </w:tcPr>
          <w:p w14:paraId="612CF8DF" w14:textId="512EA136" w:rsidR="00691F9D" w:rsidRPr="004342C6" w:rsidRDefault="00691F9D" w:rsidP="00691F9D">
            <w:pPr>
              <w:contextualSpacing w:val="0"/>
              <w:jc w:val="center"/>
              <w:rPr>
                <w:rFonts w:eastAsia="Times New Roman" w:cs="Arial"/>
                <w:color w:val="000000"/>
              </w:rPr>
            </w:pPr>
            <w:r w:rsidRPr="004342C6">
              <w:rPr>
                <w:rFonts w:eastAsia="Times New Roman" w:cs="Arial"/>
                <w:color w:val="000000"/>
              </w:rPr>
              <w:lastRenderedPageBreak/>
              <w:t>PIE.FR.01.012</w:t>
            </w:r>
          </w:p>
        </w:tc>
        <w:tc>
          <w:tcPr>
            <w:tcW w:w="7024" w:type="dxa"/>
            <w:shd w:val="clear" w:color="000000" w:fill="FFFFFF"/>
          </w:tcPr>
          <w:p w14:paraId="2336E2CC" w14:textId="38827F42" w:rsidR="00691F9D" w:rsidRPr="004342C6" w:rsidRDefault="00691F9D" w:rsidP="00EA3422">
            <w:pPr>
              <w:rPr>
                <w:rFonts w:cs="Arial"/>
                <w:lang w:eastAsia="en-IN"/>
              </w:rPr>
            </w:pPr>
            <w:r w:rsidRPr="004342C6">
              <w:rPr>
                <w:rFonts w:cs="Arial"/>
              </w:rPr>
              <w:t>The system shall</w:t>
            </w:r>
            <w:r w:rsidRPr="004342C6">
              <w:rPr>
                <w:rFonts w:cs="Arial"/>
                <w:b/>
              </w:rPr>
              <w:t xml:space="preserve"> </w:t>
            </w:r>
            <w:r w:rsidRPr="004342C6">
              <w:rPr>
                <w:rFonts w:cs="Arial"/>
              </w:rPr>
              <w:t xml:space="preserve">consider the member enrolled in Employer Health coverage if he/she attested ‘yes’ that member is enrolled in </w:t>
            </w:r>
            <w:r w:rsidR="00EA3422">
              <w:rPr>
                <w:rFonts w:cs="Arial"/>
              </w:rPr>
              <w:t xml:space="preserve">a </w:t>
            </w:r>
            <w:r w:rsidRPr="004342C6">
              <w:rPr>
                <w:rFonts w:cs="Arial"/>
              </w:rPr>
              <w:t xml:space="preserve">health plan offered by </w:t>
            </w:r>
            <w:r w:rsidR="00EA3422">
              <w:rPr>
                <w:rFonts w:cs="Arial"/>
              </w:rPr>
              <w:t xml:space="preserve">the </w:t>
            </w:r>
            <w:r w:rsidRPr="004342C6">
              <w:rPr>
                <w:rFonts w:cs="Arial"/>
              </w:rPr>
              <w:t xml:space="preserve">employer during </w:t>
            </w:r>
            <w:r w:rsidR="00EA3422">
              <w:rPr>
                <w:rFonts w:cs="Arial"/>
              </w:rPr>
              <w:t xml:space="preserve">the </w:t>
            </w:r>
            <w:r w:rsidRPr="004342C6">
              <w:rPr>
                <w:rFonts w:cs="Arial"/>
              </w:rPr>
              <w:t>time</w:t>
            </w:r>
            <w:r w:rsidR="00EA3422">
              <w:rPr>
                <w:rFonts w:cs="Arial"/>
              </w:rPr>
              <w:t xml:space="preserve"> </w:t>
            </w:r>
            <w:r w:rsidRPr="004342C6">
              <w:rPr>
                <w:rFonts w:cs="Arial"/>
              </w:rPr>
              <w:t>period he/she is applying for coverage.</w:t>
            </w:r>
          </w:p>
        </w:tc>
      </w:tr>
      <w:tr w:rsidR="00691F9D" w:rsidRPr="004342C6" w14:paraId="66AC36E3" w14:textId="77777777" w:rsidTr="006543FE">
        <w:trPr>
          <w:trHeight w:val="314"/>
        </w:trPr>
        <w:tc>
          <w:tcPr>
            <w:tcW w:w="2246" w:type="dxa"/>
            <w:shd w:val="clear" w:color="000000" w:fill="FFFFFF"/>
          </w:tcPr>
          <w:p w14:paraId="332F7F72" w14:textId="6F4DD8BF" w:rsidR="00691F9D" w:rsidRPr="004342C6" w:rsidRDefault="00691F9D" w:rsidP="00691F9D">
            <w:pPr>
              <w:contextualSpacing w:val="0"/>
              <w:jc w:val="center"/>
              <w:rPr>
                <w:rFonts w:eastAsia="Times New Roman" w:cs="Arial"/>
                <w:szCs w:val="24"/>
                <w:lang w:eastAsia="en-IN"/>
              </w:rPr>
            </w:pPr>
            <w:r w:rsidRPr="004342C6">
              <w:rPr>
                <w:rFonts w:eastAsia="Times New Roman" w:cs="Arial"/>
                <w:color w:val="000000"/>
              </w:rPr>
              <w:t>PIE.FR.01.013</w:t>
            </w:r>
          </w:p>
        </w:tc>
        <w:tc>
          <w:tcPr>
            <w:tcW w:w="7024" w:type="dxa"/>
            <w:shd w:val="clear" w:color="000000" w:fill="FFFFFF"/>
          </w:tcPr>
          <w:p w14:paraId="7ADC0B58" w14:textId="0158C7B8" w:rsidR="00691F9D" w:rsidRPr="004342C6" w:rsidRDefault="00691F9D" w:rsidP="00EA3422">
            <w:pPr>
              <w:spacing w:before="120" w:after="120"/>
              <w:rPr>
                <w:rFonts w:cs="Arial"/>
                <w:lang w:eastAsia="en-IN"/>
              </w:rPr>
            </w:pPr>
            <w:r w:rsidRPr="004342C6">
              <w:rPr>
                <w:rFonts w:cs="Arial"/>
              </w:rPr>
              <w:t>A system shall consider the member to be covered in Employer Health coverage if the coverage period is active</w:t>
            </w:r>
            <w:r w:rsidR="00EA3422">
              <w:rPr>
                <w:rFonts w:cs="Arial"/>
              </w:rPr>
              <w:t>,</w:t>
            </w:r>
            <w:r w:rsidRPr="004342C6">
              <w:rPr>
                <w:rFonts w:cs="Arial"/>
              </w:rPr>
              <w:t xml:space="preserve"> i.e.</w:t>
            </w:r>
            <w:r w:rsidR="00EA3422">
              <w:rPr>
                <w:rFonts w:cs="Arial"/>
              </w:rPr>
              <w:t>,</w:t>
            </w:r>
            <w:r w:rsidRPr="004342C6">
              <w:rPr>
                <w:rFonts w:cs="Arial"/>
              </w:rPr>
              <w:t xml:space="preserve"> start date (“Date member will be covered by employer’s plan”) is greater than or equal to </w:t>
            </w:r>
            <w:r w:rsidR="00EA3422">
              <w:rPr>
                <w:rFonts w:cs="Arial"/>
              </w:rPr>
              <w:t xml:space="preserve">the </w:t>
            </w:r>
            <w:r w:rsidRPr="004342C6">
              <w:rPr>
                <w:rFonts w:cs="Arial"/>
              </w:rPr>
              <w:t>current date.</w:t>
            </w:r>
          </w:p>
        </w:tc>
      </w:tr>
      <w:tr w:rsidR="00691F9D" w:rsidRPr="004342C6" w14:paraId="32EB1C3C" w14:textId="77777777" w:rsidTr="006543FE">
        <w:trPr>
          <w:trHeight w:val="314"/>
        </w:trPr>
        <w:tc>
          <w:tcPr>
            <w:tcW w:w="2246" w:type="dxa"/>
            <w:shd w:val="clear" w:color="000000" w:fill="FFFFFF"/>
          </w:tcPr>
          <w:p w14:paraId="77C28F7C" w14:textId="172E3BE3" w:rsidR="00691F9D" w:rsidRPr="004342C6" w:rsidRDefault="00691F9D" w:rsidP="00691F9D">
            <w:pPr>
              <w:contextualSpacing w:val="0"/>
              <w:jc w:val="center"/>
              <w:rPr>
                <w:rFonts w:eastAsia="Times New Roman" w:cs="Arial"/>
                <w:szCs w:val="24"/>
                <w:lang w:eastAsia="en-IN"/>
              </w:rPr>
            </w:pPr>
            <w:r w:rsidRPr="004342C6">
              <w:rPr>
                <w:rFonts w:eastAsia="Times New Roman" w:cs="Arial"/>
              </w:rPr>
              <w:t>PIE.FR.01.017</w:t>
            </w:r>
          </w:p>
        </w:tc>
        <w:tc>
          <w:tcPr>
            <w:tcW w:w="7024" w:type="dxa"/>
            <w:shd w:val="clear" w:color="000000" w:fill="FFFFFF"/>
          </w:tcPr>
          <w:p w14:paraId="35DB236F" w14:textId="45F28EEC" w:rsidR="00691F9D" w:rsidRPr="004342C6" w:rsidRDefault="00691F9D" w:rsidP="00EA3422">
            <w:pPr>
              <w:rPr>
                <w:rFonts w:cs="Arial"/>
                <w:lang w:eastAsia="en-IN"/>
              </w:rPr>
            </w:pPr>
            <w:r w:rsidRPr="004342C6">
              <w:rPr>
                <w:rFonts w:cs="Arial"/>
              </w:rPr>
              <w:t>The system shall consider the member is covered in Employer Sponsor insurance if the user attested “I don’t know” for the date, and shall not grant  AX, AY, BA, AD, N1</w:t>
            </w:r>
            <w:r w:rsidR="00EA3422">
              <w:rPr>
                <w:rFonts w:cs="Arial"/>
              </w:rPr>
              <w:t>,</w:t>
            </w:r>
            <w:r w:rsidRPr="004342C6">
              <w:rPr>
                <w:rFonts w:cs="Arial"/>
              </w:rPr>
              <w:t xml:space="preserve"> and Q1 eligibility.</w:t>
            </w:r>
          </w:p>
        </w:tc>
      </w:tr>
      <w:tr w:rsidR="00691F9D" w:rsidRPr="004342C6" w14:paraId="6ADF931C" w14:textId="77777777" w:rsidTr="006543FE">
        <w:trPr>
          <w:trHeight w:val="314"/>
        </w:trPr>
        <w:tc>
          <w:tcPr>
            <w:tcW w:w="2246" w:type="dxa"/>
            <w:shd w:val="clear" w:color="000000" w:fill="FFFFFF"/>
          </w:tcPr>
          <w:p w14:paraId="00A70B82" w14:textId="2B1D1FEE" w:rsidR="00691F9D" w:rsidRPr="004342C6" w:rsidRDefault="00691F9D" w:rsidP="00691F9D">
            <w:pPr>
              <w:contextualSpacing w:val="0"/>
              <w:jc w:val="center"/>
              <w:rPr>
                <w:rFonts w:eastAsia="Times New Roman" w:cs="Arial"/>
                <w:szCs w:val="24"/>
                <w:lang w:eastAsia="en-IN"/>
              </w:rPr>
            </w:pPr>
            <w:r w:rsidRPr="004342C6">
              <w:rPr>
                <w:rFonts w:eastAsia="Times New Roman" w:cs="Arial"/>
              </w:rPr>
              <w:t>PIE.FR.01.014</w:t>
            </w:r>
          </w:p>
        </w:tc>
        <w:tc>
          <w:tcPr>
            <w:tcW w:w="7024" w:type="dxa"/>
            <w:shd w:val="clear" w:color="000000" w:fill="FFFFFF"/>
          </w:tcPr>
          <w:p w14:paraId="7D601A58" w14:textId="765F5FDF" w:rsidR="00691F9D" w:rsidRPr="004342C6" w:rsidRDefault="00691F9D" w:rsidP="00EA3422">
            <w:pPr>
              <w:ind w:left="45"/>
              <w:rPr>
                <w:rFonts w:cs="Arial"/>
              </w:rPr>
            </w:pPr>
            <w:r w:rsidRPr="004342C6">
              <w:rPr>
                <w:rFonts w:cs="Arial"/>
              </w:rPr>
              <w:t>The system shall not award CMSP or CMSP + Limited eligibility to any member who has a positive response from non-ESI MEC hub call</w:t>
            </w:r>
            <w:r w:rsidR="00EA3422">
              <w:rPr>
                <w:rFonts w:cs="Arial"/>
              </w:rPr>
              <w:t>.</w:t>
            </w:r>
          </w:p>
        </w:tc>
      </w:tr>
      <w:tr w:rsidR="00691F9D" w:rsidRPr="004342C6" w14:paraId="2326815C" w14:textId="77777777" w:rsidTr="006543FE">
        <w:trPr>
          <w:trHeight w:val="314"/>
        </w:trPr>
        <w:tc>
          <w:tcPr>
            <w:tcW w:w="2246" w:type="dxa"/>
            <w:shd w:val="clear" w:color="000000" w:fill="FFFFFF"/>
          </w:tcPr>
          <w:p w14:paraId="1E1B7DCE" w14:textId="4B5ADF28" w:rsidR="00691F9D" w:rsidRPr="004342C6" w:rsidRDefault="00691F9D" w:rsidP="00691F9D">
            <w:pPr>
              <w:contextualSpacing w:val="0"/>
              <w:jc w:val="center"/>
              <w:rPr>
                <w:rFonts w:eastAsia="Times New Roman" w:cs="Arial"/>
                <w:szCs w:val="24"/>
                <w:lang w:eastAsia="en-IN"/>
              </w:rPr>
            </w:pPr>
            <w:r w:rsidRPr="004342C6">
              <w:rPr>
                <w:rFonts w:eastAsia="Times New Roman" w:cs="Arial"/>
              </w:rPr>
              <w:t>PIE.FR.01.018</w:t>
            </w:r>
          </w:p>
        </w:tc>
        <w:tc>
          <w:tcPr>
            <w:tcW w:w="7024" w:type="dxa"/>
            <w:shd w:val="clear" w:color="000000" w:fill="FFFFFF"/>
          </w:tcPr>
          <w:p w14:paraId="1FB5F937" w14:textId="0758960F" w:rsidR="00691F9D" w:rsidRPr="004342C6" w:rsidRDefault="00691F9D" w:rsidP="00EA3422">
            <w:pPr>
              <w:rPr>
                <w:rFonts w:cs="Arial"/>
              </w:rPr>
            </w:pPr>
            <w:r w:rsidRPr="004342C6">
              <w:rPr>
                <w:rFonts w:cs="Arial"/>
              </w:rPr>
              <w:t xml:space="preserve">The system shall not award AD - Standard BCCTP </w:t>
            </w:r>
            <w:r w:rsidRPr="004342C6">
              <w:rPr>
                <w:rFonts w:cs="Arial"/>
                <w:b/>
              </w:rPr>
              <w:t>Or</w:t>
            </w:r>
            <w:r w:rsidRPr="004342C6">
              <w:rPr>
                <w:rFonts w:cs="Arial"/>
              </w:rPr>
              <w:t xml:space="preserve"> N1 - SF Family Assistance + Limited NQP Adults </w:t>
            </w:r>
            <w:r w:rsidR="004E59A8" w:rsidRPr="004342C6">
              <w:rPr>
                <w:rFonts w:cs="Arial"/>
                <w:b/>
              </w:rPr>
              <w:t>or</w:t>
            </w:r>
            <w:r w:rsidRPr="004342C6">
              <w:rPr>
                <w:rFonts w:cs="Arial"/>
              </w:rPr>
              <w:t xml:space="preserve"> Q1 - SF Family Assistance NQP Adults eligibility to any member who has a positive response for Medicare or Peace Corps from non-ESI MEC hub call</w:t>
            </w:r>
            <w:r w:rsidR="00EA3422">
              <w:rPr>
                <w:rFonts w:cs="Arial"/>
              </w:rPr>
              <w:t>.</w:t>
            </w:r>
          </w:p>
        </w:tc>
      </w:tr>
    </w:tbl>
    <w:p w14:paraId="3A06190E" w14:textId="77777777" w:rsidR="00622E24" w:rsidRPr="004342C6" w:rsidRDefault="00622E24" w:rsidP="00622E24">
      <w:pPr>
        <w:pStyle w:val="Table"/>
        <w:rPr>
          <w:rFonts w:ascii="Arial" w:hAnsi="Arial" w:cs="Arial"/>
        </w:rPr>
      </w:pPr>
    </w:p>
    <w:p w14:paraId="16FC06A7" w14:textId="77777777" w:rsidR="00622E24" w:rsidRPr="004342C6" w:rsidRDefault="00622E24" w:rsidP="00622E24">
      <w:pPr>
        <w:pStyle w:val="Heading3"/>
        <w:numPr>
          <w:ilvl w:val="2"/>
          <w:numId w:val="13"/>
        </w:numPr>
        <w:rPr>
          <w:rFonts w:ascii="Arial" w:hAnsi="Arial" w:cs="Arial"/>
        </w:rPr>
      </w:pPr>
      <w:bookmarkStart w:id="765" w:name="_Toc94634792"/>
      <w:r w:rsidRPr="004342C6">
        <w:rPr>
          <w:rFonts w:ascii="Arial" w:hAnsi="Arial" w:cs="Arial"/>
        </w:rPr>
        <w:t>Transaction /SSO Information</w:t>
      </w:r>
      <w:bookmarkEnd w:id="765"/>
    </w:p>
    <w:p w14:paraId="5D9802F7"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BB6B6D1" w14:textId="77777777" w:rsidR="00622E24" w:rsidRPr="004342C6" w:rsidRDefault="00622E24" w:rsidP="00622E24">
      <w:pPr>
        <w:pStyle w:val="Heading3"/>
        <w:numPr>
          <w:ilvl w:val="2"/>
          <w:numId w:val="13"/>
        </w:numPr>
        <w:rPr>
          <w:rFonts w:ascii="Arial" w:hAnsi="Arial" w:cs="Arial"/>
        </w:rPr>
      </w:pPr>
      <w:bookmarkStart w:id="766" w:name="_Toc94634793"/>
      <w:r w:rsidRPr="004342C6">
        <w:rPr>
          <w:rFonts w:ascii="Arial" w:hAnsi="Arial" w:cs="Arial"/>
        </w:rPr>
        <w:t>Special Design Consideration</w:t>
      </w:r>
      <w:bookmarkEnd w:id="766"/>
    </w:p>
    <w:p w14:paraId="16E7679D" w14:textId="77777777" w:rsidR="00EA3422" w:rsidRPr="004342C6" w:rsidRDefault="00622E24" w:rsidP="00EA3422">
      <w:pPr>
        <w:pStyle w:val="Hints"/>
        <w:spacing w:after="200"/>
        <w:ind w:left="450"/>
        <w:rPr>
          <w:rFonts w:eastAsiaTheme="minorHAnsi" w:cs="Arial"/>
          <w:color w:val="auto"/>
          <w:sz w:val="22"/>
          <w:szCs w:val="22"/>
        </w:rPr>
      </w:pPr>
      <w:r w:rsidRPr="00EA3422">
        <w:rPr>
          <w:rFonts w:eastAsiaTheme="minorHAnsi" w:cs="Arial"/>
          <w:color w:val="auto"/>
          <w:sz w:val="22"/>
          <w:szCs w:val="22"/>
        </w:rPr>
        <w:t xml:space="preserve"> </w:t>
      </w:r>
      <w:r w:rsidR="00EA3422" w:rsidRPr="004342C6">
        <w:rPr>
          <w:rFonts w:eastAsiaTheme="minorHAnsi" w:cs="Arial"/>
          <w:color w:val="auto"/>
          <w:sz w:val="22"/>
          <w:szCs w:val="22"/>
        </w:rPr>
        <w:t>Not Applicable</w:t>
      </w:r>
    </w:p>
    <w:p w14:paraId="404D5D49" w14:textId="77777777" w:rsidR="00622E24" w:rsidRPr="004342C6" w:rsidRDefault="00622E24" w:rsidP="00622E24">
      <w:pPr>
        <w:pStyle w:val="Heading3"/>
        <w:numPr>
          <w:ilvl w:val="2"/>
          <w:numId w:val="13"/>
        </w:numPr>
        <w:rPr>
          <w:rFonts w:ascii="Arial" w:hAnsi="Arial" w:cs="Arial"/>
        </w:rPr>
      </w:pPr>
      <w:bookmarkStart w:id="767" w:name="_Toc94634794"/>
      <w:r w:rsidRPr="004342C6">
        <w:rPr>
          <w:rFonts w:ascii="Arial" w:hAnsi="Arial" w:cs="Arial"/>
        </w:rPr>
        <w:t>Acceptance Criteria</w:t>
      </w:r>
      <w:bookmarkEnd w:id="767"/>
    </w:p>
    <w:p w14:paraId="43999ABB" w14:textId="66B7A473" w:rsidR="00622E24" w:rsidRPr="00EA3422" w:rsidRDefault="00BF1D73" w:rsidP="00320B54">
      <w:pPr>
        <w:pStyle w:val="ListParagraph"/>
        <w:numPr>
          <w:ilvl w:val="0"/>
          <w:numId w:val="390"/>
        </w:numPr>
        <w:contextualSpacing w:val="0"/>
        <w:rPr>
          <w:rFonts w:cs="Arial"/>
        </w:rPr>
      </w:pPr>
      <w:r w:rsidRPr="00EA3422">
        <w:rPr>
          <w:rFonts w:cs="Arial"/>
        </w:rPr>
        <w:t>The system should work as per the flow, UI design, functional requirements, and special design considerations defined above in the use case.</w:t>
      </w:r>
      <w:r w:rsidR="00622E24" w:rsidRPr="00EA3422">
        <w:rPr>
          <w:rFonts w:cs="Arial"/>
        </w:rPr>
        <w:br w:type="page"/>
      </w:r>
    </w:p>
    <w:p w14:paraId="286AB27A" w14:textId="4402A6EA" w:rsidR="00622E24" w:rsidRPr="004342C6" w:rsidRDefault="00622E24" w:rsidP="00DB6AEE">
      <w:pPr>
        <w:pStyle w:val="Heading2"/>
      </w:pPr>
      <w:bookmarkStart w:id="768" w:name="_Toc94634795"/>
      <w:r w:rsidRPr="004342C6">
        <w:lastRenderedPageBreak/>
        <w:t>Use Case Id: UC-</w:t>
      </w:r>
      <w:r w:rsidR="005B09BA" w:rsidRPr="004342C6">
        <w:t>2</w:t>
      </w:r>
      <w:r w:rsidRPr="004342C6">
        <w:t xml:space="preserve">7 </w:t>
      </w:r>
      <w:r w:rsidR="00691F9D" w:rsidRPr="004342C6">
        <w:t xml:space="preserve">MassHealth Eligibility Determination based on </w:t>
      </w:r>
      <w:r w:rsidR="00EA3422">
        <w:t xml:space="preserve">the </w:t>
      </w:r>
      <w:r w:rsidR="00691F9D" w:rsidRPr="004342C6">
        <w:t>Department of Mental Health (DMH)</w:t>
      </w:r>
      <w:bookmarkEnd w:id="768"/>
    </w:p>
    <w:p w14:paraId="204DB948" w14:textId="6D6200EA" w:rsidR="00622E24" w:rsidRPr="004342C6" w:rsidRDefault="00622E24" w:rsidP="00622E24">
      <w:pPr>
        <w:pStyle w:val="Heading3"/>
        <w:numPr>
          <w:ilvl w:val="2"/>
          <w:numId w:val="13"/>
        </w:numPr>
        <w:rPr>
          <w:rFonts w:ascii="Arial" w:hAnsi="Arial" w:cs="Arial"/>
        </w:rPr>
      </w:pPr>
      <w:bookmarkStart w:id="769" w:name="_Toc94634796"/>
      <w:r w:rsidRPr="004342C6">
        <w:rPr>
          <w:rFonts w:ascii="Arial" w:hAnsi="Arial" w:cs="Arial"/>
        </w:rPr>
        <w:t>Description</w:t>
      </w:r>
      <w:bookmarkEnd w:id="769"/>
    </w:p>
    <w:p w14:paraId="60C9B328" w14:textId="08F145AA" w:rsidR="00622E24" w:rsidRDefault="00622E24" w:rsidP="00622E24">
      <w:pPr>
        <w:ind w:left="450"/>
        <w:rPr>
          <w:rFonts w:cs="Arial"/>
        </w:rPr>
      </w:pPr>
      <w:r w:rsidRPr="004342C6">
        <w:rPr>
          <w:rFonts w:cs="Arial"/>
        </w:rPr>
        <w:t xml:space="preserve">This use case describes how </w:t>
      </w:r>
      <w:r w:rsidR="00EA3422">
        <w:rPr>
          <w:rFonts w:cs="Arial"/>
        </w:rPr>
        <w:t xml:space="preserve">the </w:t>
      </w:r>
      <w:r w:rsidRPr="004342C6">
        <w:rPr>
          <w:rFonts w:cs="Arial"/>
        </w:rPr>
        <w:t xml:space="preserve">system </w:t>
      </w:r>
      <w:r w:rsidR="00EA3422">
        <w:rPr>
          <w:rFonts w:cs="Arial"/>
        </w:rPr>
        <w:t>will provide</w:t>
      </w:r>
      <w:r w:rsidR="00691F9D" w:rsidRPr="004342C6">
        <w:rPr>
          <w:rFonts w:cs="Arial"/>
        </w:rPr>
        <w:t xml:space="preserve"> MassHealth based on DHM data.</w:t>
      </w:r>
    </w:p>
    <w:p w14:paraId="13F2FF39" w14:textId="77777777" w:rsidR="00EA3422" w:rsidRPr="004342C6" w:rsidRDefault="00EA3422" w:rsidP="00622E24">
      <w:pPr>
        <w:ind w:left="450"/>
        <w:rPr>
          <w:rFonts w:cs="Arial"/>
        </w:rPr>
      </w:pPr>
    </w:p>
    <w:p w14:paraId="34EAE19E" w14:textId="77777777" w:rsidR="00622E24" w:rsidRPr="004342C6" w:rsidRDefault="00622E24" w:rsidP="00622E24">
      <w:pPr>
        <w:pStyle w:val="Heading3"/>
        <w:numPr>
          <w:ilvl w:val="2"/>
          <w:numId w:val="13"/>
        </w:numPr>
        <w:rPr>
          <w:rFonts w:ascii="Arial" w:hAnsi="Arial" w:cs="Arial"/>
        </w:rPr>
      </w:pPr>
      <w:bookmarkStart w:id="770" w:name="_Toc94634797"/>
      <w:r w:rsidRPr="004342C6">
        <w:rPr>
          <w:rFonts w:ascii="Arial" w:hAnsi="Arial" w:cs="Arial"/>
        </w:rPr>
        <w:t>Related Use case</w:t>
      </w:r>
      <w:bookmarkEnd w:id="770"/>
      <w:r w:rsidRPr="004342C6">
        <w:rPr>
          <w:rFonts w:ascii="Arial" w:hAnsi="Arial" w:cs="Arial"/>
        </w:rPr>
        <w:t xml:space="preserve"> </w:t>
      </w:r>
    </w:p>
    <w:p w14:paraId="31DE4D4E" w14:textId="77777777" w:rsidR="00622E24" w:rsidRPr="004342C6" w:rsidRDefault="00622E24" w:rsidP="00622E24">
      <w:pPr>
        <w:ind w:firstLine="450"/>
        <w:rPr>
          <w:rFonts w:cs="Arial"/>
        </w:rPr>
      </w:pPr>
      <w:r w:rsidRPr="004342C6">
        <w:rPr>
          <w:rFonts w:cs="Arial"/>
        </w:rPr>
        <w:t>Not applicable</w:t>
      </w:r>
    </w:p>
    <w:p w14:paraId="38487A2F" w14:textId="77777777" w:rsidR="00622E24" w:rsidRPr="004342C6" w:rsidRDefault="00622E24" w:rsidP="00622E24">
      <w:pPr>
        <w:rPr>
          <w:rFonts w:cs="Arial"/>
        </w:rPr>
      </w:pPr>
      <w:r w:rsidRPr="004342C6">
        <w:rPr>
          <w:rFonts w:cs="Arial"/>
          <w:i/>
          <w:color w:val="00B050"/>
        </w:rPr>
        <w:t xml:space="preserve">  </w:t>
      </w:r>
    </w:p>
    <w:p w14:paraId="4F84368A" w14:textId="77777777" w:rsidR="00622E24" w:rsidRPr="004342C6" w:rsidRDefault="00622E24" w:rsidP="00622E24">
      <w:pPr>
        <w:pStyle w:val="Heading3"/>
        <w:numPr>
          <w:ilvl w:val="2"/>
          <w:numId w:val="13"/>
        </w:numPr>
        <w:rPr>
          <w:rFonts w:ascii="Arial" w:hAnsi="Arial" w:cs="Arial"/>
        </w:rPr>
      </w:pPr>
      <w:bookmarkStart w:id="771" w:name="_Toc94634798"/>
      <w:r w:rsidRPr="004342C6">
        <w:rPr>
          <w:rFonts w:ascii="Arial" w:hAnsi="Arial" w:cs="Arial"/>
        </w:rPr>
        <w:t>Actor(s)</w:t>
      </w:r>
      <w:bookmarkEnd w:id="771"/>
    </w:p>
    <w:p w14:paraId="1E2D2154" w14:textId="77777777" w:rsidR="00622E24" w:rsidRPr="004342C6" w:rsidRDefault="00622E24" w:rsidP="00F725DA">
      <w:pPr>
        <w:pStyle w:val="ListParagraph"/>
        <w:numPr>
          <w:ilvl w:val="0"/>
          <w:numId w:val="82"/>
        </w:numPr>
        <w:ind w:left="810"/>
        <w:contextualSpacing w:val="0"/>
        <w:rPr>
          <w:rFonts w:cs="Arial"/>
        </w:rPr>
      </w:pPr>
      <w:r w:rsidRPr="004342C6">
        <w:rPr>
          <w:rFonts w:cs="Arial"/>
        </w:rPr>
        <w:t>HIX System</w:t>
      </w:r>
    </w:p>
    <w:p w14:paraId="44645B26" w14:textId="77777777" w:rsidR="00622E24" w:rsidRPr="004342C6" w:rsidRDefault="00622E24" w:rsidP="00F725DA">
      <w:pPr>
        <w:pStyle w:val="ListParagraph"/>
        <w:numPr>
          <w:ilvl w:val="0"/>
          <w:numId w:val="82"/>
        </w:numPr>
        <w:ind w:left="810"/>
        <w:contextualSpacing w:val="0"/>
        <w:rPr>
          <w:rFonts w:cs="Arial"/>
        </w:rPr>
      </w:pPr>
      <w:r w:rsidRPr="004342C6">
        <w:rPr>
          <w:rFonts w:cs="Arial"/>
        </w:rPr>
        <w:t>Individual User</w:t>
      </w:r>
    </w:p>
    <w:p w14:paraId="59098D28" w14:textId="77777777" w:rsidR="00622E24" w:rsidRPr="004342C6" w:rsidRDefault="00622E24" w:rsidP="00F725DA">
      <w:pPr>
        <w:pStyle w:val="ListParagraph"/>
        <w:numPr>
          <w:ilvl w:val="0"/>
          <w:numId w:val="82"/>
        </w:numPr>
        <w:ind w:left="810"/>
        <w:contextualSpacing w:val="0"/>
        <w:rPr>
          <w:rFonts w:cs="Arial"/>
        </w:rPr>
      </w:pPr>
      <w:r w:rsidRPr="004342C6">
        <w:rPr>
          <w:rFonts w:cs="Arial"/>
        </w:rPr>
        <w:t xml:space="preserve">Assistor portal users </w:t>
      </w:r>
    </w:p>
    <w:p w14:paraId="5E7914E4" w14:textId="77777777" w:rsidR="00622E24" w:rsidRPr="004342C6" w:rsidRDefault="00622E24" w:rsidP="00EA3422">
      <w:pPr>
        <w:pStyle w:val="ListParagraph"/>
        <w:numPr>
          <w:ilvl w:val="0"/>
          <w:numId w:val="20"/>
        </w:numPr>
        <w:contextualSpacing w:val="0"/>
        <w:rPr>
          <w:rFonts w:cs="Arial"/>
        </w:rPr>
      </w:pPr>
      <w:r w:rsidRPr="004342C6">
        <w:rPr>
          <w:rFonts w:cs="Arial"/>
        </w:rPr>
        <w:t>CAC User</w:t>
      </w:r>
    </w:p>
    <w:p w14:paraId="6623551A" w14:textId="77777777" w:rsidR="00622E24" w:rsidRPr="004342C6" w:rsidRDefault="00622E24" w:rsidP="00EA3422">
      <w:pPr>
        <w:pStyle w:val="ListParagraph"/>
        <w:numPr>
          <w:ilvl w:val="0"/>
          <w:numId w:val="20"/>
        </w:numPr>
        <w:contextualSpacing w:val="0"/>
        <w:rPr>
          <w:rFonts w:cs="Arial"/>
        </w:rPr>
      </w:pPr>
      <w:r w:rsidRPr="004342C6">
        <w:rPr>
          <w:rFonts w:cs="Arial"/>
        </w:rPr>
        <w:t>Navigator User</w:t>
      </w:r>
    </w:p>
    <w:p w14:paraId="7484C452" w14:textId="77777777" w:rsidR="00622E24" w:rsidRPr="004342C6" w:rsidRDefault="00622E24" w:rsidP="00F725DA">
      <w:pPr>
        <w:pStyle w:val="ListParagraph"/>
        <w:numPr>
          <w:ilvl w:val="0"/>
          <w:numId w:val="82"/>
        </w:numPr>
        <w:ind w:left="810"/>
        <w:contextualSpacing w:val="0"/>
        <w:rPr>
          <w:rFonts w:cs="Arial"/>
        </w:rPr>
      </w:pPr>
      <w:r w:rsidRPr="004342C6">
        <w:rPr>
          <w:rFonts w:cs="Arial"/>
        </w:rPr>
        <w:t>The following Agent Portal User(s):</w:t>
      </w:r>
    </w:p>
    <w:p w14:paraId="246C83FD" w14:textId="77777777" w:rsidR="00622E24" w:rsidRPr="004342C6" w:rsidRDefault="00622E24" w:rsidP="00EA3422">
      <w:pPr>
        <w:pStyle w:val="ListParagraph"/>
        <w:numPr>
          <w:ilvl w:val="0"/>
          <w:numId w:val="20"/>
        </w:numPr>
        <w:contextualSpacing w:val="0"/>
        <w:rPr>
          <w:rFonts w:cs="Arial"/>
        </w:rPr>
      </w:pPr>
      <w:r w:rsidRPr="004342C6">
        <w:rPr>
          <w:rFonts w:cs="Arial"/>
        </w:rPr>
        <w:t>Back Office User</w:t>
      </w:r>
    </w:p>
    <w:p w14:paraId="721040AC" w14:textId="77777777" w:rsidR="00622E24" w:rsidRPr="004342C6" w:rsidRDefault="00622E24" w:rsidP="00EA3422">
      <w:pPr>
        <w:pStyle w:val="ListParagraph"/>
        <w:numPr>
          <w:ilvl w:val="0"/>
          <w:numId w:val="20"/>
        </w:numPr>
        <w:contextualSpacing w:val="0"/>
        <w:rPr>
          <w:rFonts w:cs="Arial"/>
        </w:rPr>
      </w:pPr>
      <w:r w:rsidRPr="004342C6">
        <w:rPr>
          <w:rFonts w:cs="Arial"/>
        </w:rPr>
        <w:t>Super User/MED_BO User</w:t>
      </w:r>
    </w:p>
    <w:p w14:paraId="748DF66D" w14:textId="77777777" w:rsidR="00622E24" w:rsidRPr="004342C6" w:rsidRDefault="00622E24" w:rsidP="00EA3422">
      <w:pPr>
        <w:pStyle w:val="ListParagraph"/>
        <w:numPr>
          <w:ilvl w:val="0"/>
          <w:numId w:val="20"/>
        </w:numPr>
        <w:contextualSpacing w:val="0"/>
        <w:rPr>
          <w:rFonts w:cs="Arial"/>
        </w:rPr>
      </w:pPr>
      <w:r w:rsidRPr="004342C6">
        <w:rPr>
          <w:rFonts w:cs="Arial"/>
        </w:rPr>
        <w:t>CSR User</w:t>
      </w:r>
    </w:p>
    <w:p w14:paraId="05339BD4" w14:textId="77777777" w:rsidR="00622E24" w:rsidRPr="004342C6" w:rsidRDefault="00622E24" w:rsidP="00EA3422">
      <w:pPr>
        <w:pStyle w:val="ListParagraph"/>
        <w:numPr>
          <w:ilvl w:val="0"/>
          <w:numId w:val="20"/>
        </w:numPr>
        <w:contextualSpacing w:val="0"/>
        <w:rPr>
          <w:rFonts w:cs="Arial"/>
        </w:rPr>
      </w:pPr>
      <w:r w:rsidRPr="004342C6">
        <w:rPr>
          <w:rFonts w:cs="Arial"/>
        </w:rPr>
        <w:t>TPL User</w:t>
      </w:r>
    </w:p>
    <w:p w14:paraId="27EDBA9B" w14:textId="77777777" w:rsidR="00622E24" w:rsidRPr="004342C6" w:rsidRDefault="00622E24" w:rsidP="00EA3422">
      <w:pPr>
        <w:pStyle w:val="ListParagraph"/>
        <w:numPr>
          <w:ilvl w:val="0"/>
          <w:numId w:val="20"/>
        </w:numPr>
        <w:contextualSpacing w:val="0"/>
        <w:rPr>
          <w:rFonts w:cs="Arial"/>
        </w:rPr>
      </w:pPr>
      <w:r w:rsidRPr="004342C6">
        <w:rPr>
          <w:rFonts w:cs="Arial"/>
        </w:rPr>
        <w:t>TPL Super User</w:t>
      </w:r>
    </w:p>
    <w:p w14:paraId="661C94B0" w14:textId="77777777" w:rsidR="00622E24" w:rsidRPr="004342C6" w:rsidRDefault="00622E24" w:rsidP="00EA3422">
      <w:pPr>
        <w:pStyle w:val="ListParagraph"/>
        <w:numPr>
          <w:ilvl w:val="0"/>
          <w:numId w:val="20"/>
        </w:numPr>
        <w:contextualSpacing w:val="0"/>
        <w:rPr>
          <w:rFonts w:cs="Arial"/>
        </w:rPr>
      </w:pPr>
      <w:r w:rsidRPr="004342C6">
        <w:rPr>
          <w:rFonts w:cs="Arial"/>
        </w:rPr>
        <w:t>TPL_BO User</w:t>
      </w:r>
    </w:p>
    <w:p w14:paraId="71810F9B" w14:textId="77777777" w:rsidR="00622E24" w:rsidRPr="004342C6" w:rsidRDefault="00622E24" w:rsidP="00EA3422">
      <w:pPr>
        <w:pStyle w:val="ListParagraph"/>
        <w:numPr>
          <w:ilvl w:val="0"/>
          <w:numId w:val="20"/>
        </w:numPr>
        <w:contextualSpacing w:val="0"/>
        <w:rPr>
          <w:rFonts w:cs="Arial"/>
        </w:rPr>
      </w:pPr>
      <w:r w:rsidRPr="004342C6">
        <w:rPr>
          <w:rFonts w:cs="Arial"/>
        </w:rPr>
        <w:t>Advanced CSR User</w:t>
      </w:r>
    </w:p>
    <w:p w14:paraId="7F40AE2F" w14:textId="77777777" w:rsidR="00622E24" w:rsidRPr="004342C6" w:rsidRDefault="00622E24" w:rsidP="00622E24">
      <w:pPr>
        <w:rPr>
          <w:rFonts w:cs="Arial"/>
        </w:rPr>
      </w:pPr>
      <w:r w:rsidRPr="004342C6">
        <w:rPr>
          <w:rFonts w:cs="Arial"/>
          <w:i/>
          <w:color w:val="00B050"/>
        </w:rPr>
        <w:t xml:space="preserve">  </w:t>
      </w:r>
    </w:p>
    <w:p w14:paraId="6F672B18" w14:textId="77777777" w:rsidR="00622E24" w:rsidRPr="004342C6" w:rsidRDefault="00622E24" w:rsidP="00622E24">
      <w:pPr>
        <w:pStyle w:val="Heading3"/>
        <w:numPr>
          <w:ilvl w:val="2"/>
          <w:numId w:val="13"/>
        </w:numPr>
        <w:rPr>
          <w:rFonts w:ascii="Arial" w:hAnsi="Arial" w:cs="Arial"/>
        </w:rPr>
      </w:pPr>
      <w:bookmarkStart w:id="772" w:name="_Toc94634799"/>
      <w:r w:rsidRPr="004342C6">
        <w:rPr>
          <w:rFonts w:ascii="Arial" w:hAnsi="Arial" w:cs="Arial"/>
        </w:rPr>
        <w:t>Trigger(s)</w:t>
      </w:r>
      <w:bookmarkEnd w:id="772"/>
    </w:p>
    <w:p w14:paraId="63ED38D1" w14:textId="4EE65177" w:rsidR="00622E24" w:rsidRPr="004342C6" w:rsidRDefault="00622E24" w:rsidP="00F725DA">
      <w:pPr>
        <w:pStyle w:val="ListParagraph"/>
        <w:numPr>
          <w:ilvl w:val="0"/>
          <w:numId w:val="83"/>
        </w:numPr>
        <w:contextualSpacing w:val="0"/>
        <w:rPr>
          <w:rFonts w:cs="Arial"/>
        </w:rPr>
      </w:pPr>
      <w:r w:rsidRPr="004342C6">
        <w:rPr>
          <w:rFonts w:cs="Arial"/>
        </w:rPr>
        <w:t>Eligibility is determined/re-determined through any process</w:t>
      </w:r>
      <w:r w:rsidR="00EA3422">
        <w:rPr>
          <w:rFonts w:cs="Arial"/>
        </w:rPr>
        <w:t>,</w:t>
      </w:r>
      <w:r w:rsidRPr="004342C6">
        <w:rPr>
          <w:rFonts w:cs="Arial"/>
        </w:rPr>
        <w:t xml:space="preserve"> e.g.</w:t>
      </w:r>
      <w:r w:rsidR="00EA3422">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1EA9A8EE" w14:textId="77777777" w:rsidR="00622E24" w:rsidRPr="004342C6" w:rsidRDefault="00622E24" w:rsidP="00622E24">
      <w:pPr>
        <w:pStyle w:val="ListParagraph"/>
        <w:ind w:left="1080"/>
        <w:contextualSpacing w:val="0"/>
        <w:rPr>
          <w:rFonts w:cs="Arial"/>
        </w:rPr>
      </w:pPr>
    </w:p>
    <w:p w14:paraId="0CD55314" w14:textId="77777777" w:rsidR="00622E24" w:rsidRPr="004342C6" w:rsidRDefault="00622E24" w:rsidP="00622E24">
      <w:pPr>
        <w:pStyle w:val="Heading3"/>
        <w:numPr>
          <w:ilvl w:val="2"/>
          <w:numId w:val="13"/>
        </w:numPr>
        <w:rPr>
          <w:rFonts w:ascii="Arial" w:hAnsi="Arial" w:cs="Arial"/>
        </w:rPr>
      </w:pPr>
      <w:bookmarkStart w:id="773" w:name="_Toc94634800"/>
      <w:r w:rsidRPr="004342C6">
        <w:rPr>
          <w:rFonts w:ascii="Arial" w:hAnsi="Arial" w:cs="Arial"/>
        </w:rPr>
        <w:t>Precondition(s)</w:t>
      </w:r>
      <w:bookmarkEnd w:id="773"/>
    </w:p>
    <w:p w14:paraId="38A4185F" w14:textId="74D02E80" w:rsidR="00B27275" w:rsidRPr="004342C6" w:rsidRDefault="00B27275" w:rsidP="00F725DA">
      <w:pPr>
        <w:pStyle w:val="ListParagraph"/>
        <w:numPr>
          <w:ilvl w:val="3"/>
          <w:numId w:val="83"/>
        </w:numPr>
        <w:rPr>
          <w:rFonts w:cs="Arial"/>
        </w:rPr>
      </w:pPr>
      <w:r w:rsidRPr="004342C6">
        <w:rPr>
          <w:rFonts w:cs="Arial"/>
        </w:rPr>
        <w:t xml:space="preserve">The Minimal information necessary to perform a program determination on an account is available such as through the </w:t>
      </w:r>
      <w:r w:rsidRPr="004342C6">
        <w:rPr>
          <w:rFonts w:cs="Arial"/>
          <w:noProof/>
        </w:rPr>
        <w:t>Initial</w:t>
      </w:r>
      <w:r w:rsidRPr="004342C6">
        <w:rPr>
          <w:rFonts w:cs="Arial"/>
        </w:rPr>
        <w:t xml:space="preserve"> application, RAC</w:t>
      </w:r>
      <w:r w:rsidR="00EA3422">
        <w:rPr>
          <w:rFonts w:cs="Arial"/>
        </w:rPr>
        <w:t>,</w:t>
      </w:r>
      <w:r w:rsidRPr="004342C6">
        <w:rPr>
          <w:rFonts w:cs="Arial"/>
        </w:rPr>
        <w:t xml:space="preserve"> or any batch job.</w:t>
      </w:r>
    </w:p>
    <w:p w14:paraId="6EE0E49A" w14:textId="014DF2A7" w:rsidR="00622E24" w:rsidRPr="004342C6" w:rsidRDefault="00622E24" w:rsidP="00B27275">
      <w:pPr>
        <w:contextualSpacing w:val="0"/>
        <w:rPr>
          <w:rFonts w:cs="Arial"/>
        </w:rPr>
      </w:pPr>
    </w:p>
    <w:p w14:paraId="05C4C347"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774" w:name="_Toc94634801"/>
      <w:r w:rsidRPr="004342C6">
        <w:rPr>
          <w:rFonts w:ascii="Arial" w:hAnsi="Arial" w:cs="Arial"/>
        </w:rPr>
        <w:t>Postcondition(s)</w:t>
      </w:r>
      <w:bookmarkEnd w:id="774"/>
    </w:p>
    <w:p w14:paraId="0D4164ED" w14:textId="1A78E6EA" w:rsidR="00B27275" w:rsidRPr="004342C6" w:rsidRDefault="00B27275" w:rsidP="00F725DA">
      <w:pPr>
        <w:pStyle w:val="ListParagraph"/>
        <w:numPr>
          <w:ilvl w:val="0"/>
          <w:numId w:val="85"/>
        </w:numPr>
        <w:rPr>
          <w:rFonts w:cs="Arial"/>
        </w:rPr>
      </w:pPr>
      <w:r w:rsidRPr="004342C6">
        <w:rPr>
          <w:rFonts w:cs="Arial"/>
        </w:rPr>
        <w:t>One of the following conditions are true:</w:t>
      </w:r>
    </w:p>
    <w:p w14:paraId="20C98E0C" w14:textId="77777777" w:rsidR="00B27275" w:rsidRPr="004342C6" w:rsidRDefault="00B27275" w:rsidP="00F725DA">
      <w:pPr>
        <w:pStyle w:val="ListParagraph"/>
        <w:numPr>
          <w:ilvl w:val="1"/>
          <w:numId w:val="85"/>
        </w:numPr>
        <w:rPr>
          <w:rFonts w:cs="Arial"/>
        </w:rPr>
      </w:pPr>
      <w:r w:rsidRPr="004342C6">
        <w:rPr>
          <w:rFonts w:cs="Arial"/>
        </w:rPr>
        <w:t>The HIX system determined the eligibility into Aid Category A1,</w:t>
      </w:r>
    </w:p>
    <w:p w14:paraId="6F5B33CE" w14:textId="77777777" w:rsidR="00B27275" w:rsidRPr="004342C6" w:rsidRDefault="00B27275" w:rsidP="00F725DA">
      <w:pPr>
        <w:pStyle w:val="ListParagraph"/>
        <w:numPr>
          <w:ilvl w:val="1"/>
          <w:numId w:val="85"/>
        </w:numPr>
        <w:rPr>
          <w:rFonts w:cs="Arial"/>
        </w:rPr>
      </w:pPr>
      <w:r w:rsidRPr="004342C6">
        <w:rPr>
          <w:rFonts w:cs="Arial"/>
        </w:rPr>
        <w:t>The HIX system determined the eligibility into Aid Category A4, or</w:t>
      </w:r>
    </w:p>
    <w:p w14:paraId="68843995" w14:textId="7194D065" w:rsidR="00622E24" w:rsidRPr="004342C6" w:rsidRDefault="00B27275" w:rsidP="00F725DA">
      <w:pPr>
        <w:pStyle w:val="ListParagraph"/>
        <w:numPr>
          <w:ilvl w:val="1"/>
          <w:numId w:val="85"/>
        </w:numPr>
        <w:contextualSpacing w:val="0"/>
        <w:rPr>
          <w:rFonts w:cs="Arial"/>
        </w:rPr>
      </w:pPr>
      <w:r w:rsidRPr="004342C6">
        <w:rPr>
          <w:rFonts w:cs="Arial"/>
        </w:rPr>
        <w:t xml:space="preserve">The HIX system determined that </w:t>
      </w:r>
      <w:r w:rsidR="00EA3422">
        <w:rPr>
          <w:rFonts w:cs="Arial"/>
        </w:rPr>
        <w:t xml:space="preserve">the </w:t>
      </w:r>
      <w:r w:rsidRPr="004342C6">
        <w:rPr>
          <w:rFonts w:cs="Arial"/>
        </w:rPr>
        <w:t>member is not receiving DMH coverage</w:t>
      </w:r>
      <w:r w:rsidR="00622E24" w:rsidRPr="004342C6">
        <w:rPr>
          <w:rFonts w:cs="Arial"/>
        </w:rPr>
        <w:t>.</w:t>
      </w:r>
    </w:p>
    <w:p w14:paraId="07DE539C" w14:textId="750BA21B" w:rsidR="00FF7EC2" w:rsidRPr="004342C6" w:rsidRDefault="00FF7EC2" w:rsidP="00F725DA">
      <w:pPr>
        <w:pStyle w:val="ListParagraph"/>
        <w:numPr>
          <w:ilvl w:val="0"/>
          <w:numId w:val="85"/>
        </w:numPr>
        <w:rPr>
          <w:rFonts w:cs="Arial"/>
        </w:rPr>
      </w:pPr>
      <w:r w:rsidRPr="004342C6">
        <w:rPr>
          <w:rFonts w:cs="Arial"/>
        </w:rPr>
        <w:t xml:space="preserve">The system displays flag value as ‘Yes’ for </w:t>
      </w:r>
      <w:r w:rsidR="00EA3422">
        <w:rPr>
          <w:rFonts w:cs="Arial"/>
        </w:rPr>
        <w:t xml:space="preserve">the </w:t>
      </w:r>
      <w:r w:rsidRPr="004342C6">
        <w:rPr>
          <w:rFonts w:cs="Arial"/>
        </w:rPr>
        <w:t>member as receiving DMH benefits, or</w:t>
      </w:r>
    </w:p>
    <w:p w14:paraId="773A38F9" w14:textId="4FD1C618" w:rsidR="00FF7EC2" w:rsidRPr="004342C6" w:rsidRDefault="00FF7EC2" w:rsidP="00F725DA">
      <w:pPr>
        <w:pStyle w:val="ListParagraph"/>
        <w:numPr>
          <w:ilvl w:val="0"/>
          <w:numId w:val="85"/>
        </w:numPr>
        <w:rPr>
          <w:rFonts w:cs="Arial"/>
        </w:rPr>
      </w:pPr>
      <w:r w:rsidRPr="004342C6">
        <w:rPr>
          <w:rFonts w:cs="Arial"/>
        </w:rPr>
        <w:t xml:space="preserve">The system displays flag value as ‘No’ for </w:t>
      </w:r>
      <w:r w:rsidR="00EA3422">
        <w:rPr>
          <w:rFonts w:cs="Arial"/>
        </w:rPr>
        <w:t xml:space="preserve">the </w:t>
      </w:r>
      <w:r w:rsidRPr="004342C6">
        <w:rPr>
          <w:rFonts w:cs="Arial"/>
        </w:rPr>
        <w:t>member as not receiving DMH benefits.</w:t>
      </w:r>
    </w:p>
    <w:p w14:paraId="41462B58" w14:textId="77777777" w:rsidR="00FF7EC2" w:rsidRPr="004342C6" w:rsidRDefault="00FF7EC2" w:rsidP="00FF7EC2">
      <w:pPr>
        <w:contextualSpacing w:val="0"/>
        <w:rPr>
          <w:rFonts w:cs="Arial"/>
        </w:rPr>
      </w:pPr>
    </w:p>
    <w:p w14:paraId="65C9478A" w14:textId="77777777" w:rsidR="00622E24" w:rsidRPr="004342C6" w:rsidRDefault="00622E24" w:rsidP="00622E24">
      <w:pPr>
        <w:pStyle w:val="Heading3"/>
        <w:numPr>
          <w:ilvl w:val="2"/>
          <w:numId w:val="13"/>
        </w:numPr>
        <w:rPr>
          <w:rFonts w:ascii="Arial" w:hAnsi="Arial" w:cs="Arial"/>
        </w:rPr>
      </w:pPr>
      <w:bookmarkStart w:id="775" w:name="_Toc94634802"/>
      <w:r w:rsidRPr="004342C6">
        <w:rPr>
          <w:rFonts w:ascii="Arial" w:hAnsi="Arial" w:cs="Arial"/>
        </w:rPr>
        <w:t>Flow of Event(s)</w:t>
      </w:r>
      <w:bookmarkEnd w:id="775"/>
    </w:p>
    <w:p w14:paraId="75CA5990" w14:textId="77777777" w:rsidR="00622E24" w:rsidRPr="004342C6" w:rsidRDefault="00622E24" w:rsidP="00622E24">
      <w:pPr>
        <w:ind w:left="360"/>
        <w:rPr>
          <w:rFonts w:cs="Arial"/>
        </w:rPr>
      </w:pPr>
    </w:p>
    <w:p w14:paraId="6EDAE0BF" w14:textId="77777777" w:rsidR="00622E24" w:rsidRPr="004342C6" w:rsidRDefault="00622E24" w:rsidP="00073C4A">
      <w:pPr>
        <w:pStyle w:val="Heading3"/>
        <w:numPr>
          <w:ilvl w:val="3"/>
          <w:numId w:val="13"/>
        </w:numPr>
        <w:tabs>
          <w:tab w:val="left" w:pos="1890"/>
        </w:tabs>
        <w:rPr>
          <w:rFonts w:ascii="Arial" w:hAnsi="Arial" w:cs="Arial"/>
        </w:rPr>
      </w:pPr>
      <w:bookmarkStart w:id="776" w:name="_Toc94634803"/>
      <w:r w:rsidRPr="004342C6">
        <w:rPr>
          <w:rFonts w:ascii="Arial" w:hAnsi="Arial" w:cs="Arial"/>
        </w:rPr>
        <w:t>Basic Flow</w:t>
      </w:r>
      <w:bookmarkEnd w:id="776"/>
    </w:p>
    <w:p w14:paraId="10A69B64" w14:textId="3DA95B9D" w:rsidR="00B27275" w:rsidRPr="004342C6" w:rsidRDefault="00B27275" w:rsidP="00F725DA">
      <w:pPr>
        <w:pStyle w:val="ListParagraph"/>
        <w:numPr>
          <w:ilvl w:val="0"/>
          <w:numId w:val="86"/>
        </w:numPr>
        <w:spacing w:after="160" w:line="259" w:lineRule="auto"/>
        <w:rPr>
          <w:rFonts w:cs="Arial"/>
        </w:rPr>
      </w:pPr>
      <w:r w:rsidRPr="004342C6">
        <w:rPr>
          <w:rFonts w:cs="Arial"/>
          <w:noProof/>
        </w:rPr>
        <w:t xml:space="preserve">The </w:t>
      </w:r>
      <w:r w:rsidRPr="004342C6">
        <w:rPr>
          <w:rFonts w:cs="Arial"/>
        </w:rPr>
        <w:t xml:space="preserve">HIX system identifies that there is at least one member who is eligible for D1 </w:t>
      </w:r>
      <w:r w:rsidR="004E59A8" w:rsidRPr="004342C6">
        <w:rPr>
          <w:rFonts w:cs="Arial"/>
        </w:rPr>
        <w:t>Care Plus</w:t>
      </w:r>
      <w:r w:rsidRPr="004342C6">
        <w:rPr>
          <w:rFonts w:cs="Arial"/>
        </w:rPr>
        <w:t xml:space="preserve"> during </w:t>
      </w:r>
      <w:r w:rsidR="00EA3422">
        <w:rPr>
          <w:rFonts w:cs="Arial"/>
        </w:rPr>
        <w:t xml:space="preserve">the </w:t>
      </w:r>
      <w:r w:rsidRPr="004342C6">
        <w:rPr>
          <w:rFonts w:cs="Arial"/>
        </w:rPr>
        <w:t>program determination process.</w:t>
      </w:r>
    </w:p>
    <w:p w14:paraId="62A3FF8D" w14:textId="77777777" w:rsidR="00B27275" w:rsidRPr="004342C6" w:rsidRDefault="00B27275" w:rsidP="00F725DA">
      <w:pPr>
        <w:pStyle w:val="ListParagraph"/>
        <w:numPr>
          <w:ilvl w:val="0"/>
          <w:numId w:val="86"/>
        </w:numPr>
        <w:spacing w:after="160" w:line="259" w:lineRule="auto"/>
        <w:rPr>
          <w:rFonts w:cs="Arial"/>
        </w:rPr>
      </w:pPr>
      <w:r w:rsidRPr="004342C6">
        <w:rPr>
          <w:rFonts w:cs="Arial"/>
        </w:rPr>
        <w:t>The HIX System invokes a Pre-Determination call for a member to MMIS.</w:t>
      </w:r>
    </w:p>
    <w:p w14:paraId="488FB537" w14:textId="77777777" w:rsidR="00B27275" w:rsidRPr="004342C6" w:rsidRDefault="00B27275" w:rsidP="00F725DA">
      <w:pPr>
        <w:pStyle w:val="ListParagraph"/>
        <w:numPr>
          <w:ilvl w:val="0"/>
          <w:numId w:val="86"/>
        </w:numPr>
        <w:spacing w:after="160" w:line="259" w:lineRule="auto"/>
        <w:rPr>
          <w:rFonts w:cs="Arial"/>
        </w:rPr>
      </w:pPr>
      <w:r w:rsidRPr="004342C6">
        <w:rPr>
          <w:rFonts w:cs="Arial"/>
        </w:rPr>
        <w:t>MMIS returns Aid Category 35 Code for the member in Response.</w:t>
      </w:r>
    </w:p>
    <w:p w14:paraId="4C27D586" w14:textId="26FFE5D6" w:rsidR="00B27275" w:rsidRPr="004342C6" w:rsidRDefault="00B27275" w:rsidP="00F725DA">
      <w:pPr>
        <w:pStyle w:val="ListParagraph"/>
        <w:numPr>
          <w:ilvl w:val="0"/>
          <w:numId w:val="86"/>
        </w:numPr>
        <w:spacing w:after="160" w:line="259" w:lineRule="auto"/>
        <w:rPr>
          <w:rFonts w:cs="Arial"/>
        </w:rPr>
      </w:pPr>
      <w:r w:rsidRPr="004342C6">
        <w:rPr>
          <w:rFonts w:cs="Arial"/>
        </w:rPr>
        <w:t xml:space="preserve">The HIX system validates if a </w:t>
      </w:r>
      <w:r w:rsidRPr="004342C6">
        <w:rPr>
          <w:rFonts w:cs="Arial"/>
          <w:noProof/>
        </w:rPr>
        <w:t>member</w:t>
      </w:r>
      <w:r w:rsidRPr="004342C6">
        <w:rPr>
          <w:rFonts w:cs="Arial"/>
        </w:rPr>
        <w:t xml:space="preserve"> who is otherwise eligible for D1 </w:t>
      </w:r>
      <w:r w:rsidR="004E59A8" w:rsidRPr="004342C6">
        <w:rPr>
          <w:rFonts w:cs="Arial"/>
        </w:rPr>
        <w:t>Care Plus</w:t>
      </w:r>
      <w:r w:rsidRPr="004342C6">
        <w:rPr>
          <w:rFonts w:cs="Arial"/>
        </w:rPr>
        <w:t xml:space="preserve"> or A1 MassHealth Standard and having aid cat 35 in MMIS response.</w:t>
      </w:r>
    </w:p>
    <w:p w14:paraId="2F3747A7" w14:textId="77777777" w:rsidR="00B27275" w:rsidRPr="004342C6" w:rsidRDefault="00B27275" w:rsidP="00F725DA">
      <w:pPr>
        <w:pStyle w:val="ListParagraph"/>
        <w:numPr>
          <w:ilvl w:val="0"/>
          <w:numId w:val="86"/>
        </w:numPr>
        <w:jc w:val="both"/>
        <w:rPr>
          <w:rFonts w:cs="Arial"/>
        </w:rPr>
      </w:pPr>
      <w:r w:rsidRPr="004342C6">
        <w:rPr>
          <w:rFonts w:cs="Arial"/>
        </w:rPr>
        <w:t>The system assigns the MassHealth Standard Aid Cat A1 to the member.</w:t>
      </w:r>
    </w:p>
    <w:p w14:paraId="656FB41F" w14:textId="77777777" w:rsidR="00622E24" w:rsidRPr="004342C6" w:rsidRDefault="00622E24" w:rsidP="00B27275">
      <w:pPr>
        <w:pStyle w:val="ListParagraph"/>
        <w:ind w:left="1530"/>
        <w:rPr>
          <w:rFonts w:cs="Arial"/>
        </w:rPr>
      </w:pPr>
      <w:r w:rsidRPr="004342C6">
        <w:rPr>
          <w:rFonts w:cs="Arial"/>
        </w:rPr>
        <w:t xml:space="preserve"> </w:t>
      </w:r>
    </w:p>
    <w:p w14:paraId="095DF71C" w14:textId="77777777" w:rsidR="00622E24" w:rsidRPr="004342C6" w:rsidRDefault="00622E24" w:rsidP="00073C4A">
      <w:pPr>
        <w:pStyle w:val="Heading3"/>
        <w:numPr>
          <w:ilvl w:val="3"/>
          <w:numId w:val="13"/>
        </w:numPr>
        <w:tabs>
          <w:tab w:val="left" w:pos="1890"/>
        </w:tabs>
        <w:rPr>
          <w:rFonts w:ascii="Arial" w:hAnsi="Arial" w:cs="Arial"/>
        </w:rPr>
      </w:pPr>
      <w:bookmarkStart w:id="777" w:name="_Toc94634804"/>
      <w:r w:rsidRPr="004342C6">
        <w:rPr>
          <w:rFonts w:ascii="Arial" w:hAnsi="Arial" w:cs="Arial"/>
        </w:rPr>
        <w:t>Alternate Flow-1</w:t>
      </w:r>
      <w:bookmarkEnd w:id="777"/>
    </w:p>
    <w:p w14:paraId="388C1CBE" w14:textId="295E2618" w:rsidR="00B27275" w:rsidRPr="004342C6" w:rsidRDefault="00EA3422" w:rsidP="00F725DA">
      <w:pPr>
        <w:pStyle w:val="ListParagraph"/>
        <w:numPr>
          <w:ilvl w:val="0"/>
          <w:numId w:val="87"/>
        </w:numPr>
        <w:jc w:val="both"/>
        <w:rPr>
          <w:rFonts w:cs="Arial"/>
        </w:rPr>
      </w:pPr>
      <w:r>
        <w:rPr>
          <w:rFonts w:cs="Arial"/>
        </w:rPr>
        <w:t>The u</w:t>
      </w:r>
      <w:r w:rsidR="00B27275" w:rsidRPr="004342C6">
        <w:rPr>
          <w:rFonts w:cs="Arial"/>
        </w:rPr>
        <w:t xml:space="preserve">se case starts again from Step 1 </w:t>
      </w:r>
      <w:r>
        <w:rPr>
          <w:rFonts w:cs="Arial"/>
        </w:rPr>
        <w:t>unti</w:t>
      </w:r>
      <w:r w:rsidR="00B27275" w:rsidRPr="004342C6">
        <w:rPr>
          <w:rFonts w:cs="Arial"/>
        </w:rPr>
        <w:t>l Step 4 of the Basic flow.</w:t>
      </w:r>
    </w:p>
    <w:p w14:paraId="72377365" w14:textId="1BE81D92" w:rsidR="00B27275" w:rsidRPr="004342C6" w:rsidRDefault="00B27275" w:rsidP="00F725DA">
      <w:pPr>
        <w:pStyle w:val="ListParagraph"/>
        <w:numPr>
          <w:ilvl w:val="0"/>
          <w:numId w:val="87"/>
        </w:numPr>
        <w:jc w:val="both"/>
        <w:rPr>
          <w:rFonts w:cs="Arial"/>
        </w:rPr>
      </w:pPr>
      <w:r w:rsidRPr="004342C6">
        <w:rPr>
          <w:rFonts w:cs="Arial"/>
        </w:rPr>
        <w:t xml:space="preserve">The HIX system identifies that </w:t>
      </w:r>
      <w:r w:rsidR="00EA3422">
        <w:rPr>
          <w:rFonts w:cs="Arial"/>
        </w:rPr>
        <w:t xml:space="preserve">the </w:t>
      </w:r>
      <w:r w:rsidRPr="004342C6">
        <w:rPr>
          <w:rFonts w:cs="Arial"/>
        </w:rPr>
        <w:t>member is eligible for Premium Assistance.</w:t>
      </w:r>
    </w:p>
    <w:p w14:paraId="5452E9BE" w14:textId="77777777" w:rsidR="00B27275" w:rsidRPr="004342C6" w:rsidRDefault="00B27275" w:rsidP="00F725DA">
      <w:pPr>
        <w:pStyle w:val="ListParagraph"/>
        <w:numPr>
          <w:ilvl w:val="0"/>
          <w:numId w:val="87"/>
        </w:numPr>
        <w:jc w:val="both"/>
        <w:rPr>
          <w:rFonts w:cs="Arial"/>
        </w:rPr>
      </w:pPr>
      <w:r w:rsidRPr="004342C6">
        <w:rPr>
          <w:rFonts w:cs="Arial"/>
        </w:rPr>
        <w:t>The system assigns the MassHealth Standard Aid Cat A4 to the member.</w:t>
      </w:r>
    </w:p>
    <w:p w14:paraId="74DDAB96" w14:textId="3E91FC99" w:rsidR="00622E24" w:rsidRPr="004342C6" w:rsidRDefault="00622E24" w:rsidP="00B27275">
      <w:pPr>
        <w:pStyle w:val="ListParagraph"/>
        <w:ind w:left="1530"/>
        <w:rPr>
          <w:rFonts w:cs="Arial"/>
        </w:rPr>
      </w:pPr>
    </w:p>
    <w:p w14:paraId="31EF6C4E" w14:textId="399F023B" w:rsidR="00B27275" w:rsidRPr="004342C6" w:rsidRDefault="00B27275" w:rsidP="00073C4A">
      <w:pPr>
        <w:pStyle w:val="Heading3"/>
        <w:numPr>
          <w:ilvl w:val="3"/>
          <w:numId w:val="13"/>
        </w:numPr>
        <w:tabs>
          <w:tab w:val="left" w:pos="1890"/>
        </w:tabs>
        <w:rPr>
          <w:rFonts w:ascii="Arial" w:hAnsi="Arial" w:cs="Arial"/>
        </w:rPr>
      </w:pPr>
      <w:bookmarkStart w:id="778" w:name="_Toc94634805"/>
      <w:r w:rsidRPr="004342C6">
        <w:rPr>
          <w:rFonts w:ascii="Arial" w:hAnsi="Arial" w:cs="Arial"/>
        </w:rPr>
        <w:t>Alternate Flow-2</w:t>
      </w:r>
      <w:bookmarkEnd w:id="778"/>
    </w:p>
    <w:p w14:paraId="62232AC7" w14:textId="32C31C04" w:rsidR="00B27275" w:rsidRPr="004342C6" w:rsidRDefault="00B27275" w:rsidP="00F725DA">
      <w:pPr>
        <w:pStyle w:val="ListParagraph"/>
        <w:numPr>
          <w:ilvl w:val="3"/>
          <w:numId w:val="88"/>
        </w:numPr>
        <w:spacing w:after="160" w:line="259" w:lineRule="auto"/>
        <w:ind w:left="1260"/>
        <w:rPr>
          <w:rFonts w:cs="Arial"/>
        </w:rPr>
      </w:pPr>
      <w:r w:rsidRPr="004342C6">
        <w:rPr>
          <w:rFonts w:cs="Arial"/>
        </w:rPr>
        <w:t xml:space="preserve">The HIX system identifies that there is at least one member who is eligible for D1 CarePlus during </w:t>
      </w:r>
      <w:r w:rsidR="00EA3422">
        <w:rPr>
          <w:rFonts w:cs="Arial"/>
        </w:rPr>
        <w:t xml:space="preserve">the </w:t>
      </w:r>
      <w:r w:rsidRPr="004342C6">
        <w:rPr>
          <w:rFonts w:cs="Arial"/>
        </w:rPr>
        <w:t>program determination process.</w:t>
      </w:r>
    </w:p>
    <w:p w14:paraId="7A2CEEF4" w14:textId="77777777" w:rsidR="00B27275" w:rsidRPr="004342C6" w:rsidRDefault="00B27275" w:rsidP="00F725DA">
      <w:pPr>
        <w:pStyle w:val="ListParagraph"/>
        <w:numPr>
          <w:ilvl w:val="0"/>
          <w:numId w:val="88"/>
        </w:numPr>
        <w:spacing w:after="160" w:line="259" w:lineRule="auto"/>
        <w:ind w:left="1260"/>
        <w:rPr>
          <w:rFonts w:cs="Arial"/>
        </w:rPr>
      </w:pPr>
      <w:r w:rsidRPr="004342C6">
        <w:rPr>
          <w:rFonts w:cs="Arial"/>
        </w:rPr>
        <w:t>The HIX system invokes a Pre-Determination call for a member to MMIS.</w:t>
      </w:r>
    </w:p>
    <w:p w14:paraId="28D7FE9A" w14:textId="77777777" w:rsidR="00B27275" w:rsidRPr="004342C6" w:rsidRDefault="00B27275" w:rsidP="00F725DA">
      <w:pPr>
        <w:pStyle w:val="ListParagraph"/>
        <w:numPr>
          <w:ilvl w:val="0"/>
          <w:numId w:val="88"/>
        </w:numPr>
        <w:spacing w:after="160" w:line="259" w:lineRule="auto"/>
        <w:ind w:left="1260"/>
        <w:rPr>
          <w:rFonts w:cs="Arial"/>
        </w:rPr>
      </w:pPr>
      <w:r w:rsidRPr="004342C6">
        <w:rPr>
          <w:rFonts w:cs="Arial"/>
        </w:rPr>
        <w:t>MMIS didn’t return any response.</w:t>
      </w:r>
    </w:p>
    <w:p w14:paraId="014F2C72" w14:textId="77777777" w:rsidR="00B27275" w:rsidRPr="004342C6" w:rsidRDefault="00B27275" w:rsidP="00F725DA">
      <w:pPr>
        <w:pStyle w:val="ListParagraph"/>
        <w:numPr>
          <w:ilvl w:val="0"/>
          <w:numId w:val="88"/>
        </w:numPr>
        <w:spacing w:after="160" w:line="259" w:lineRule="auto"/>
        <w:ind w:left="1260"/>
        <w:rPr>
          <w:rFonts w:cs="Arial"/>
        </w:rPr>
      </w:pPr>
      <w:r w:rsidRPr="004342C6">
        <w:rPr>
          <w:rFonts w:cs="Arial"/>
        </w:rPr>
        <w:t>The HIX system assigns the D1 CarePlus to the Member.</w:t>
      </w:r>
    </w:p>
    <w:p w14:paraId="7BD97F6E" w14:textId="1EFAC644" w:rsidR="00B27275" w:rsidRPr="004342C6" w:rsidRDefault="00B27275" w:rsidP="00FF7EC2">
      <w:pPr>
        <w:ind w:left="1170"/>
        <w:jc w:val="both"/>
        <w:rPr>
          <w:rFonts w:cs="Arial"/>
        </w:rPr>
      </w:pPr>
    </w:p>
    <w:p w14:paraId="7464F3F6" w14:textId="77777777" w:rsidR="00622E24" w:rsidRPr="004342C6" w:rsidRDefault="00622E24" w:rsidP="00622E24">
      <w:pPr>
        <w:pStyle w:val="Heading3"/>
        <w:numPr>
          <w:ilvl w:val="2"/>
          <w:numId w:val="13"/>
        </w:numPr>
        <w:rPr>
          <w:rFonts w:ascii="Arial" w:hAnsi="Arial" w:cs="Arial"/>
        </w:rPr>
      </w:pPr>
      <w:bookmarkStart w:id="779" w:name="_Toc94634806"/>
      <w:r w:rsidRPr="004342C6">
        <w:rPr>
          <w:rFonts w:ascii="Arial" w:hAnsi="Arial" w:cs="Arial"/>
        </w:rPr>
        <w:t>User Pages and Input</w:t>
      </w:r>
      <w:bookmarkEnd w:id="779"/>
    </w:p>
    <w:p w14:paraId="5FF028EA"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1B5E7F4A" w14:textId="77777777" w:rsidR="00622E24" w:rsidRPr="004342C6" w:rsidRDefault="00622E24" w:rsidP="00622E24">
      <w:pPr>
        <w:pStyle w:val="Heading3"/>
        <w:numPr>
          <w:ilvl w:val="2"/>
          <w:numId w:val="13"/>
        </w:numPr>
        <w:rPr>
          <w:rFonts w:ascii="Arial" w:hAnsi="Arial" w:cs="Arial"/>
        </w:rPr>
      </w:pPr>
      <w:bookmarkStart w:id="780" w:name="_Toc94634807"/>
      <w:r w:rsidRPr="004342C6">
        <w:rPr>
          <w:rFonts w:ascii="Arial" w:hAnsi="Arial" w:cs="Arial"/>
        </w:rPr>
        <w:t>Functional Requirement(s)</w:t>
      </w:r>
      <w:bookmarkEnd w:id="780"/>
    </w:p>
    <w:p w14:paraId="1345EB0A" w14:textId="46397387" w:rsidR="00622E24" w:rsidRPr="004342C6" w:rsidRDefault="00622E24" w:rsidP="00EA3422">
      <w:pPr>
        <w:pStyle w:val="Caption"/>
        <w:keepNext/>
        <w:jc w:val="center"/>
        <w:rPr>
          <w:rFonts w:cs="Arial"/>
        </w:rPr>
      </w:pPr>
      <w:bookmarkStart w:id="781" w:name="_Toc94635027"/>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31</w:t>
      </w:r>
      <w:r w:rsidRPr="004342C6">
        <w:rPr>
          <w:rFonts w:cs="Arial"/>
          <w:noProof/>
        </w:rPr>
        <w:fldChar w:fldCharType="end"/>
      </w:r>
      <w:r w:rsidRPr="004342C6">
        <w:rPr>
          <w:rFonts w:cs="Arial"/>
        </w:rPr>
        <w:t>. Functional Requirements – UC.</w:t>
      </w:r>
      <w:r w:rsidR="002B0E81" w:rsidRPr="004342C6">
        <w:rPr>
          <w:rFonts w:cs="Arial"/>
        </w:rPr>
        <w:t>2</w:t>
      </w:r>
      <w:r w:rsidRPr="004342C6">
        <w:rPr>
          <w:rFonts w:cs="Arial"/>
        </w:rPr>
        <w:t>7</w:t>
      </w:r>
      <w:bookmarkEnd w:id="781"/>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22E24" w:rsidRPr="004342C6" w14:paraId="64910842" w14:textId="77777777" w:rsidTr="006543FE">
        <w:trPr>
          <w:trHeight w:val="300"/>
          <w:tblHeader/>
        </w:trPr>
        <w:tc>
          <w:tcPr>
            <w:tcW w:w="2246" w:type="dxa"/>
            <w:shd w:val="clear" w:color="auto" w:fill="4C8B3F" w:themeFill="background2"/>
            <w:vAlign w:val="center"/>
            <w:hideMark/>
          </w:tcPr>
          <w:p w14:paraId="7C569819"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21160380"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B27275" w:rsidRPr="004342C6" w14:paraId="6347C813" w14:textId="77777777" w:rsidTr="009C3E20">
        <w:trPr>
          <w:trHeight w:val="314"/>
        </w:trPr>
        <w:tc>
          <w:tcPr>
            <w:tcW w:w="2246" w:type="dxa"/>
            <w:shd w:val="clear" w:color="000000" w:fill="FFFFFF"/>
            <w:vAlign w:val="center"/>
          </w:tcPr>
          <w:p w14:paraId="2AF6C61C" w14:textId="23A29623" w:rsidR="00B27275" w:rsidRPr="004342C6" w:rsidRDefault="00B27275" w:rsidP="00B27275">
            <w:pPr>
              <w:contextualSpacing w:val="0"/>
              <w:jc w:val="center"/>
              <w:rPr>
                <w:rFonts w:eastAsia="Times New Roman" w:cs="Arial"/>
                <w:color w:val="000000"/>
              </w:rPr>
            </w:pPr>
            <w:bookmarkStart w:id="782" w:name="DMHFR"/>
            <w:r w:rsidRPr="004342C6">
              <w:rPr>
                <w:rFonts w:cs="Arial"/>
              </w:rPr>
              <w:t>DMH.FR.01.01</w:t>
            </w:r>
            <w:bookmarkEnd w:id="782"/>
          </w:p>
        </w:tc>
        <w:tc>
          <w:tcPr>
            <w:tcW w:w="7024" w:type="dxa"/>
            <w:shd w:val="clear" w:color="000000" w:fill="FFFFFF"/>
            <w:vAlign w:val="bottom"/>
          </w:tcPr>
          <w:p w14:paraId="30DF6313" w14:textId="77777777" w:rsidR="00B27275" w:rsidRPr="004342C6" w:rsidRDefault="00B27275" w:rsidP="00B27275">
            <w:pPr>
              <w:rPr>
                <w:rFonts w:cs="Arial"/>
              </w:rPr>
            </w:pPr>
            <w:r w:rsidRPr="004342C6">
              <w:rPr>
                <w:rFonts w:cs="Arial"/>
              </w:rPr>
              <w:t xml:space="preserve">The system shall grant members eligibility for MassHealth Standard in Aid Category A1/A4 when a program determination is </w:t>
            </w:r>
            <w:r w:rsidRPr="004342C6">
              <w:rPr>
                <w:rFonts w:cs="Arial"/>
                <w:noProof/>
              </w:rPr>
              <w:t>triggered</w:t>
            </w:r>
            <w:r w:rsidRPr="004342C6">
              <w:rPr>
                <w:rFonts w:cs="Arial"/>
              </w:rPr>
              <w:t xml:space="preserve"> when a member who would otherwise be eligible for MassHealth CarePlus in Aid Category D1/D4 is found to be receiving active coverage for Aid Category 35 in the MMIS.</w:t>
            </w:r>
          </w:p>
          <w:p w14:paraId="6BD61A6D" w14:textId="77777777" w:rsidR="009661CD" w:rsidRPr="004342C6" w:rsidRDefault="009661CD" w:rsidP="00B27275">
            <w:pPr>
              <w:rPr>
                <w:rFonts w:cs="Arial"/>
              </w:rPr>
            </w:pPr>
          </w:p>
          <w:p w14:paraId="1E6351DA" w14:textId="4CA060EF" w:rsidR="009661CD" w:rsidRPr="004342C6" w:rsidRDefault="009661CD" w:rsidP="00EA3422">
            <w:pPr>
              <w:rPr>
                <w:rFonts w:cs="Arial"/>
              </w:rPr>
            </w:pPr>
            <w:r w:rsidRPr="00EA3422">
              <w:rPr>
                <w:rFonts w:cs="Arial"/>
                <w:b/>
                <w:bCs/>
              </w:rPr>
              <w:t>Note</w:t>
            </w:r>
            <w:r w:rsidRPr="004342C6">
              <w:rPr>
                <w:rFonts w:cs="Arial"/>
              </w:rPr>
              <w:t xml:space="preserve">: Please refer </w:t>
            </w:r>
            <w:hyperlink w:anchor="DMHFlow" w:history="1">
              <w:r w:rsidRPr="004342C6">
                <w:rPr>
                  <w:rStyle w:val="Hyperlink"/>
                  <w:rFonts w:cs="Arial"/>
                </w:rPr>
                <w:t>Flow diagram</w:t>
              </w:r>
            </w:hyperlink>
            <w:r w:rsidRPr="004342C6">
              <w:rPr>
                <w:rFonts w:cs="Arial"/>
              </w:rPr>
              <w:t xml:space="preserve"> for </w:t>
            </w:r>
            <w:r w:rsidR="00B92CB2">
              <w:rPr>
                <w:rFonts w:cs="Arial"/>
              </w:rPr>
              <w:t xml:space="preserve">an </w:t>
            </w:r>
            <w:r w:rsidRPr="004342C6">
              <w:rPr>
                <w:rFonts w:cs="Arial"/>
              </w:rPr>
              <w:t>end to end DMH functionality</w:t>
            </w:r>
          </w:p>
        </w:tc>
      </w:tr>
      <w:tr w:rsidR="00B27275" w:rsidRPr="004342C6" w14:paraId="3E3B6869" w14:textId="77777777" w:rsidTr="009C3E20">
        <w:trPr>
          <w:trHeight w:val="314"/>
        </w:trPr>
        <w:tc>
          <w:tcPr>
            <w:tcW w:w="2246" w:type="dxa"/>
            <w:shd w:val="clear" w:color="000000" w:fill="FFFFFF"/>
            <w:vAlign w:val="center"/>
          </w:tcPr>
          <w:p w14:paraId="53D35D5D" w14:textId="02D3A9EE" w:rsidR="00B27275" w:rsidRPr="004342C6" w:rsidRDefault="00B27275" w:rsidP="00B27275">
            <w:pPr>
              <w:contextualSpacing w:val="0"/>
              <w:jc w:val="center"/>
              <w:rPr>
                <w:rFonts w:eastAsia="Times New Roman" w:cs="Arial"/>
                <w:color w:val="000000"/>
              </w:rPr>
            </w:pPr>
            <w:r w:rsidRPr="004342C6">
              <w:rPr>
                <w:rFonts w:cs="Arial"/>
              </w:rPr>
              <w:t>DMH.FR.01.02</w:t>
            </w:r>
          </w:p>
        </w:tc>
        <w:tc>
          <w:tcPr>
            <w:tcW w:w="7024" w:type="dxa"/>
            <w:shd w:val="clear" w:color="000000" w:fill="FFFFFF"/>
            <w:vAlign w:val="bottom"/>
          </w:tcPr>
          <w:p w14:paraId="2E278C3A" w14:textId="0D2AD42C" w:rsidR="00B27275" w:rsidRPr="004342C6" w:rsidRDefault="00B27275" w:rsidP="00B27275">
            <w:pPr>
              <w:rPr>
                <w:rFonts w:cs="Arial"/>
              </w:rPr>
            </w:pPr>
            <w:r w:rsidRPr="004342C6">
              <w:rPr>
                <w:rFonts w:cs="Arial"/>
              </w:rPr>
              <w:t xml:space="preserve">The system shall grant members eligibility for CarePlus in Aid Category D1 when a program determination is </w:t>
            </w:r>
            <w:r w:rsidRPr="004342C6">
              <w:rPr>
                <w:rFonts w:cs="Arial"/>
                <w:noProof/>
              </w:rPr>
              <w:t>triggered</w:t>
            </w:r>
            <w:r w:rsidRPr="004342C6">
              <w:rPr>
                <w:rFonts w:cs="Arial"/>
              </w:rPr>
              <w:t xml:space="preserve"> when a member who would otherwise be eligible for MassHealth CarePlus in Aid Category D1 is found to be receiving active coverage for Aid Category A1 in the MMIS.</w:t>
            </w:r>
          </w:p>
        </w:tc>
      </w:tr>
      <w:tr w:rsidR="00B27275" w:rsidRPr="004342C6" w14:paraId="036BE54E" w14:textId="77777777" w:rsidTr="009C3E20">
        <w:trPr>
          <w:trHeight w:val="314"/>
        </w:trPr>
        <w:tc>
          <w:tcPr>
            <w:tcW w:w="2246" w:type="dxa"/>
            <w:shd w:val="clear" w:color="000000" w:fill="FFFFFF"/>
            <w:vAlign w:val="center"/>
          </w:tcPr>
          <w:p w14:paraId="082147BC" w14:textId="72A60528" w:rsidR="00B27275" w:rsidRPr="004342C6" w:rsidRDefault="00B27275" w:rsidP="00B27275">
            <w:pPr>
              <w:contextualSpacing w:val="0"/>
              <w:jc w:val="center"/>
              <w:rPr>
                <w:rFonts w:cs="Arial"/>
              </w:rPr>
            </w:pPr>
            <w:r w:rsidRPr="004342C6">
              <w:rPr>
                <w:rFonts w:cs="Arial"/>
              </w:rPr>
              <w:t>DMH.FR.01.03</w:t>
            </w:r>
          </w:p>
        </w:tc>
        <w:tc>
          <w:tcPr>
            <w:tcW w:w="7024" w:type="dxa"/>
            <w:shd w:val="clear" w:color="000000" w:fill="FFFFFF"/>
            <w:vAlign w:val="bottom"/>
          </w:tcPr>
          <w:p w14:paraId="75BD8A34" w14:textId="6620B535" w:rsidR="00B27275" w:rsidRPr="004342C6" w:rsidRDefault="00B27275" w:rsidP="00B27275">
            <w:pPr>
              <w:rPr>
                <w:rFonts w:cs="Arial"/>
              </w:rPr>
            </w:pPr>
            <w:r w:rsidRPr="004342C6">
              <w:rPr>
                <w:rFonts w:cs="Arial"/>
              </w:rPr>
              <w:t xml:space="preserve">The system shall grant members eligibility for CarePlus in Aid Category D1 when a program determination is </w:t>
            </w:r>
            <w:r w:rsidRPr="004342C6">
              <w:rPr>
                <w:rFonts w:cs="Arial"/>
                <w:noProof/>
              </w:rPr>
              <w:t>triggered</w:t>
            </w:r>
            <w:r w:rsidRPr="004342C6">
              <w:rPr>
                <w:rFonts w:cs="Arial"/>
              </w:rPr>
              <w:t xml:space="preserve"> when a </w:t>
            </w:r>
            <w:r w:rsidRPr="004342C6">
              <w:rPr>
                <w:rFonts w:cs="Arial"/>
              </w:rPr>
              <w:lastRenderedPageBreak/>
              <w:t>member who would otherwise be eligible for MassHealth CarePlus in Aid Category D1 is found to be receiving active coverage for Aid Category other than A1 or 35 in the MMIS.</w:t>
            </w:r>
          </w:p>
        </w:tc>
      </w:tr>
      <w:tr w:rsidR="00B27275" w:rsidRPr="004342C6" w14:paraId="5B34F584" w14:textId="77777777" w:rsidTr="009C3E20">
        <w:trPr>
          <w:trHeight w:val="314"/>
        </w:trPr>
        <w:tc>
          <w:tcPr>
            <w:tcW w:w="2246" w:type="dxa"/>
            <w:shd w:val="clear" w:color="000000" w:fill="FFFFFF"/>
            <w:vAlign w:val="center"/>
          </w:tcPr>
          <w:p w14:paraId="5D4890EA" w14:textId="7F5B99B9" w:rsidR="00B27275" w:rsidRPr="004342C6" w:rsidRDefault="00B27275" w:rsidP="00B27275">
            <w:pPr>
              <w:contextualSpacing w:val="0"/>
              <w:jc w:val="center"/>
              <w:rPr>
                <w:rFonts w:eastAsia="Times New Roman" w:cs="Arial"/>
                <w:color w:val="000000"/>
              </w:rPr>
            </w:pPr>
            <w:r w:rsidRPr="004342C6">
              <w:rPr>
                <w:rFonts w:cs="Arial"/>
              </w:rPr>
              <w:lastRenderedPageBreak/>
              <w:t>DMH.FR.02.03</w:t>
            </w:r>
          </w:p>
        </w:tc>
        <w:tc>
          <w:tcPr>
            <w:tcW w:w="7024" w:type="dxa"/>
            <w:shd w:val="clear" w:color="000000" w:fill="FFFFFF"/>
            <w:vAlign w:val="bottom"/>
          </w:tcPr>
          <w:p w14:paraId="494472CE" w14:textId="3FB39D19" w:rsidR="00EA3422" w:rsidRDefault="00B27275" w:rsidP="00B27275">
            <w:pPr>
              <w:rPr>
                <w:rFonts w:cs="Arial"/>
              </w:rPr>
            </w:pPr>
            <w:r w:rsidRPr="004342C6">
              <w:rPr>
                <w:rFonts w:cs="Arial"/>
              </w:rPr>
              <w:t xml:space="preserve">The system will display flag value as ‘Yes’ for </w:t>
            </w:r>
            <w:r w:rsidR="00B92CB2">
              <w:rPr>
                <w:rFonts w:cs="Arial"/>
              </w:rPr>
              <w:t xml:space="preserve">the </w:t>
            </w:r>
            <w:r w:rsidRPr="004342C6">
              <w:rPr>
                <w:rFonts w:cs="Arial"/>
              </w:rPr>
              <w:t xml:space="preserve">member as receiving DMH coverage upon the completion of a program </w:t>
            </w:r>
            <w:r w:rsidRPr="004342C6">
              <w:rPr>
                <w:rFonts w:cs="Arial"/>
                <w:noProof/>
              </w:rPr>
              <w:t>determination</w:t>
            </w:r>
            <w:r w:rsidRPr="004342C6">
              <w:rPr>
                <w:rFonts w:cs="Arial"/>
              </w:rPr>
              <w:t xml:space="preserve"> if the member meets the following conditions:</w:t>
            </w:r>
            <w:r w:rsidRPr="004342C6">
              <w:rPr>
                <w:rFonts w:cs="Arial"/>
              </w:rPr>
              <w:br/>
            </w:r>
          </w:p>
          <w:p w14:paraId="6DA192C5" w14:textId="77777777" w:rsidR="00EA3422" w:rsidRDefault="00EA3422" w:rsidP="00F725DA">
            <w:pPr>
              <w:pStyle w:val="ListParagraph"/>
              <w:numPr>
                <w:ilvl w:val="3"/>
                <w:numId w:val="88"/>
              </w:numPr>
              <w:ind w:left="736"/>
              <w:rPr>
                <w:rFonts w:cs="Arial"/>
              </w:rPr>
            </w:pPr>
            <w:r w:rsidRPr="00EA3422">
              <w:rPr>
                <w:rFonts w:cs="Arial"/>
              </w:rPr>
              <w:t>A</w:t>
            </w:r>
            <w:r w:rsidR="00B27275" w:rsidRPr="00EA3422">
              <w:rPr>
                <w:rFonts w:cs="Arial"/>
              </w:rPr>
              <w:t xml:space="preserve">ctive coverage in Aid Category 35 is returned by the MMIS and </w:t>
            </w:r>
          </w:p>
          <w:p w14:paraId="4FB12DC0" w14:textId="26ED033A" w:rsidR="00B27275" w:rsidRPr="00EA3422" w:rsidRDefault="00EA3422" w:rsidP="00F725DA">
            <w:pPr>
              <w:pStyle w:val="ListParagraph"/>
              <w:numPr>
                <w:ilvl w:val="3"/>
                <w:numId w:val="88"/>
              </w:numPr>
              <w:ind w:left="736"/>
              <w:rPr>
                <w:rFonts w:cs="Arial"/>
              </w:rPr>
            </w:pPr>
            <w:r>
              <w:rPr>
                <w:rFonts w:cs="Arial"/>
              </w:rPr>
              <w:t>T</w:t>
            </w:r>
            <w:r w:rsidR="00B27275" w:rsidRPr="00EA3422">
              <w:rPr>
                <w:rFonts w:cs="Arial"/>
              </w:rPr>
              <w:t>he member is either otherwise eligible for Aid Category D1/D4 or otherwise eligible for Aid Category A1/A4.</w:t>
            </w:r>
          </w:p>
        </w:tc>
      </w:tr>
      <w:tr w:rsidR="00B27275" w:rsidRPr="004342C6" w14:paraId="7F894CB9" w14:textId="77777777" w:rsidTr="009C3E20">
        <w:trPr>
          <w:trHeight w:val="314"/>
        </w:trPr>
        <w:tc>
          <w:tcPr>
            <w:tcW w:w="2246" w:type="dxa"/>
            <w:shd w:val="clear" w:color="000000" w:fill="FFFFFF"/>
            <w:vAlign w:val="center"/>
          </w:tcPr>
          <w:p w14:paraId="19BBAFD5" w14:textId="5C07E344" w:rsidR="00B27275" w:rsidRPr="004342C6" w:rsidRDefault="00B27275" w:rsidP="00B27275">
            <w:pPr>
              <w:contextualSpacing w:val="0"/>
              <w:jc w:val="center"/>
              <w:rPr>
                <w:rFonts w:cs="Arial"/>
                <w:lang w:eastAsia="en-IN"/>
              </w:rPr>
            </w:pPr>
            <w:r w:rsidRPr="004342C6">
              <w:rPr>
                <w:rFonts w:cs="Arial"/>
              </w:rPr>
              <w:t>DMH.FR.02.04</w:t>
            </w:r>
          </w:p>
        </w:tc>
        <w:tc>
          <w:tcPr>
            <w:tcW w:w="7024" w:type="dxa"/>
            <w:shd w:val="clear" w:color="000000" w:fill="FFFFFF"/>
            <w:vAlign w:val="bottom"/>
          </w:tcPr>
          <w:p w14:paraId="16DC7FD5" w14:textId="77777777" w:rsidR="00EA3422" w:rsidRDefault="00EA3422" w:rsidP="00EA3422">
            <w:pPr>
              <w:rPr>
                <w:rFonts w:cs="Arial"/>
              </w:rPr>
            </w:pPr>
            <w:r w:rsidRPr="00EA3422">
              <w:rPr>
                <w:rFonts w:cs="Arial"/>
              </w:rPr>
              <w:t>T</w:t>
            </w:r>
            <w:r w:rsidR="00B27275" w:rsidRPr="00EA3422">
              <w:rPr>
                <w:rFonts w:cs="Arial"/>
              </w:rPr>
              <w:t xml:space="preserve">he system shall display flag value as ‘No’ for members as not receiving DMH coverage upon the completion of a program </w:t>
            </w:r>
            <w:r w:rsidR="00B27275" w:rsidRPr="00EA3422">
              <w:rPr>
                <w:rFonts w:cs="Arial"/>
                <w:noProof/>
              </w:rPr>
              <w:t>determination</w:t>
            </w:r>
            <w:r w:rsidR="00B27275" w:rsidRPr="00EA3422">
              <w:rPr>
                <w:rFonts w:cs="Arial"/>
              </w:rPr>
              <w:t xml:space="preserve"> if the member does not meet both of the following conditions:</w:t>
            </w:r>
            <w:r w:rsidR="00B27275" w:rsidRPr="00EA3422">
              <w:rPr>
                <w:rFonts w:cs="Arial"/>
              </w:rPr>
              <w:br/>
            </w:r>
          </w:p>
          <w:p w14:paraId="62F4B76F" w14:textId="77777777" w:rsidR="00EA3422" w:rsidRDefault="00EA3422" w:rsidP="00320B54">
            <w:pPr>
              <w:pStyle w:val="ListParagraph"/>
              <w:numPr>
                <w:ilvl w:val="0"/>
                <w:numId w:val="391"/>
              </w:numPr>
              <w:rPr>
                <w:rFonts w:cs="Arial"/>
                <w:lang w:eastAsia="en-IN"/>
              </w:rPr>
            </w:pPr>
            <w:r w:rsidRPr="00EA3422">
              <w:rPr>
                <w:rFonts w:cs="Arial"/>
              </w:rPr>
              <w:t>A</w:t>
            </w:r>
            <w:r w:rsidR="00B27275" w:rsidRPr="00EA3422">
              <w:rPr>
                <w:rFonts w:cs="Arial"/>
              </w:rPr>
              <w:t xml:space="preserve">ctive coverage in Aid Category 35 is returned by the MMIS and </w:t>
            </w:r>
          </w:p>
          <w:p w14:paraId="621FF866" w14:textId="3BDA3325" w:rsidR="00B27275" w:rsidRPr="00EA3422" w:rsidRDefault="00EA3422" w:rsidP="00320B54">
            <w:pPr>
              <w:pStyle w:val="ListParagraph"/>
              <w:numPr>
                <w:ilvl w:val="0"/>
                <w:numId w:val="391"/>
              </w:numPr>
              <w:rPr>
                <w:rFonts w:cs="Arial"/>
                <w:lang w:eastAsia="en-IN"/>
              </w:rPr>
            </w:pPr>
            <w:r>
              <w:rPr>
                <w:rFonts w:cs="Arial"/>
              </w:rPr>
              <w:t>T</w:t>
            </w:r>
            <w:r w:rsidR="00B27275" w:rsidRPr="00EA3422">
              <w:rPr>
                <w:rFonts w:cs="Arial"/>
              </w:rPr>
              <w:t>he member is either otherwise eligible for Aid Category D1/D4 or otherwise eligible for Aid Category A1/A4.</w:t>
            </w:r>
          </w:p>
        </w:tc>
      </w:tr>
    </w:tbl>
    <w:p w14:paraId="339B39F0" w14:textId="77777777" w:rsidR="00622E24" w:rsidRPr="004342C6" w:rsidRDefault="00622E24" w:rsidP="00622E24">
      <w:pPr>
        <w:pStyle w:val="Table"/>
        <w:rPr>
          <w:rFonts w:ascii="Arial" w:hAnsi="Arial" w:cs="Arial"/>
        </w:rPr>
      </w:pPr>
    </w:p>
    <w:p w14:paraId="650A8D5E" w14:textId="77777777" w:rsidR="00622E24" w:rsidRPr="004342C6" w:rsidRDefault="00622E24" w:rsidP="00622E24">
      <w:pPr>
        <w:pStyle w:val="Heading3"/>
        <w:numPr>
          <w:ilvl w:val="2"/>
          <w:numId w:val="13"/>
        </w:numPr>
        <w:rPr>
          <w:rFonts w:ascii="Arial" w:hAnsi="Arial" w:cs="Arial"/>
        </w:rPr>
      </w:pPr>
      <w:bookmarkStart w:id="783" w:name="_Toc94634808"/>
      <w:r w:rsidRPr="004342C6">
        <w:rPr>
          <w:rFonts w:ascii="Arial" w:hAnsi="Arial" w:cs="Arial"/>
        </w:rPr>
        <w:t>Transaction /SSO Information</w:t>
      </w:r>
      <w:bookmarkEnd w:id="783"/>
    </w:p>
    <w:p w14:paraId="60DE3F8A"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9387CA8" w14:textId="77777777" w:rsidR="00622E24" w:rsidRPr="004342C6" w:rsidRDefault="00622E24" w:rsidP="00622E24">
      <w:pPr>
        <w:pStyle w:val="Heading3"/>
        <w:numPr>
          <w:ilvl w:val="2"/>
          <w:numId w:val="13"/>
        </w:numPr>
        <w:rPr>
          <w:rFonts w:ascii="Arial" w:hAnsi="Arial" w:cs="Arial"/>
        </w:rPr>
      </w:pPr>
      <w:bookmarkStart w:id="784" w:name="_Toc94634809"/>
      <w:r w:rsidRPr="004342C6">
        <w:rPr>
          <w:rFonts w:ascii="Arial" w:hAnsi="Arial" w:cs="Arial"/>
        </w:rPr>
        <w:t>Special Design Consideration</w:t>
      </w:r>
      <w:bookmarkEnd w:id="784"/>
    </w:p>
    <w:p w14:paraId="5251B16D" w14:textId="0528888D" w:rsidR="00622E24" w:rsidRPr="004342C6" w:rsidRDefault="00EA3422" w:rsidP="00EA3422">
      <w:pPr>
        <w:pStyle w:val="Hints"/>
        <w:spacing w:after="200"/>
        <w:ind w:left="360"/>
        <w:rPr>
          <w:rFonts w:cs="Arial"/>
          <w:color w:val="auto"/>
        </w:rPr>
      </w:pPr>
      <w:r w:rsidRPr="004342C6">
        <w:rPr>
          <w:rFonts w:eastAsiaTheme="minorHAnsi" w:cs="Arial"/>
          <w:color w:val="auto"/>
          <w:sz w:val="22"/>
          <w:szCs w:val="22"/>
        </w:rPr>
        <w:t>Not Applicable</w:t>
      </w:r>
      <w:r w:rsidR="00622E24" w:rsidRPr="004342C6">
        <w:rPr>
          <w:rFonts w:cs="Arial"/>
          <w:color w:val="auto"/>
        </w:rPr>
        <w:t xml:space="preserve"> </w:t>
      </w:r>
    </w:p>
    <w:p w14:paraId="23107159" w14:textId="77777777" w:rsidR="00622E24" w:rsidRPr="004342C6" w:rsidRDefault="00622E24" w:rsidP="00622E24">
      <w:pPr>
        <w:pStyle w:val="Heading3"/>
        <w:numPr>
          <w:ilvl w:val="2"/>
          <w:numId w:val="13"/>
        </w:numPr>
        <w:rPr>
          <w:rFonts w:ascii="Arial" w:hAnsi="Arial" w:cs="Arial"/>
        </w:rPr>
      </w:pPr>
      <w:bookmarkStart w:id="785" w:name="_Toc94634810"/>
      <w:r w:rsidRPr="004342C6">
        <w:rPr>
          <w:rFonts w:ascii="Arial" w:hAnsi="Arial" w:cs="Arial"/>
        </w:rPr>
        <w:t>Acceptance Criteria</w:t>
      </w:r>
      <w:bookmarkEnd w:id="785"/>
    </w:p>
    <w:p w14:paraId="48D93980" w14:textId="7F0B4F94" w:rsidR="00622E24" w:rsidRPr="004342C6" w:rsidRDefault="00BF1D73" w:rsidP="00320B54">
      <w:pPr>
        <w:pStyle w:val="ListParagraph"/>
        <w:numPr>
          <w:ilvl w:val="0"/>
          <w:numId w:val="169"/>
        </w:numPr>
        <w:contextualSpacing w:val="0"/>
        <w:rPr>
          <w:rFonts w:cs="Arial"/>
        </w:rPr>
      </w:pPr>
      <w:r w:rsidRPr="004342C6">
        <w:rPr>
          <w:rFonts w:cs="Arial"/>
        </w:rPr>
        <w:t>The system should work as per the flow, UI design, functional requirements, and special design considerations defined above in the use case.</w:t>
      </w:r>
    </w:p>
    <w:p w14:paraId="6AAA7580" w14:textId="4EE8CBC7" w:rsidR="00622E24" w:rsidRPr="004342C6" w:rsidRDefault="00622E24">
      <w:pPr>
        <w:contextualSpacing w:val="0"/>
        <w:rPr>
          <w:rFonts w:cs="Arial"/>
        </w:rPr>
      </w:pPr>
      <w:r w:rsidRPr="004342C6">
        <w:rPr>
          <w:rFonts w:cs="Arial"/>
        </w:rPr>
        <w:br w:type="page"/>
      </w:r>
    </w:p>
    <w:p w14:paraId="1802BA8B" w14:textId="34CA46EF" w:rsidR="00622E24" w:rsidRPr="004342C6" w:rsidRDefault="00622E24" w:rsidP="00DB6AEE">
      <w:pPr>
        <w:pStyle w:val="Heading2"/>
      </w:pPr>
      <w:bookmarkStart w:id="786" w:name="_Toc94634811"/>
      <w:r w:rsidRPr="004342C6">
        <w:lastRenderedPageBreak/>
        <w:t>Use Case Id: UC-</w:t>
      </w:r>
      <w:r w:rsidR="007326FD" w:rsidRPr="004342C6">
        <w:t>2</w:t>
      </w:r>
      <w:r w:rsidR="005B09BA" w:rsidRPr="004342C6">
        <w:t>8</w:t>
      </w:r>
      <w:r w:rsidRPr="004342C6">
        <w:t xml:space="preserve"> </w:t>
      </w:r>
      <w:r w:rsidR="007326FD" w:rsidRPr="004342C6">
        <w:t>MassHealth Eligibility Determination based on Medically Frail Data</w:t>
      </w:r>
      <w:bookmarkEnd w:id="786"/>
    </w:p>
    <w:p w14:paraId="3BBB1853" w14:textId="61B8E0FD" w:rsidR="00622E24" w:rsidRPr="004342C6" w:rsidRDefault="00622E24" w:rsidP="00622E24">
      <w:pPr>
        <w:pStyle w:val="Heading3"/>
        <w:numPr>
          <w:ilvl w:val="2"/>
          <w:numId w:val="13"/>
        </w:numPr>
        <w:rPr>
          <w:rFonts w:ascii="Arial" w:hAnsi="Arial" w:cs="Arial"/>
        </w:rPr>
      </w:pPr>
      <w:bookmarkStart w:id="787" w:name="_Toc94634812"/>
      <w:r w:rsidRPr="004342C6">
        <w:rPr>
          <w:rFonts w:ascii="Arial" w:hAnsi="Arial" w:cs="Arial"/>
        </w:rPr>
        <w:t>Description</w:t>
      </w:r>
      <w:bookmarkEnd w:id="787"/>
    </w:p>
    <w:p w14:paraId="13A0F9FA" w14:textId="12580401" w:rsidR="00622E24" w:rsidRPr="004342C6" w:rsidRDefault="00622E24" w:rsidP="00622E24">
      <w:pPr>
        <w:ind w:left="450"/>
        <w:rPr>
          <w:rFonts w:cs="Arial"/>
        </w:rPr>
      </w:pPr>
      <w:r w:rsidRPr="004342C6">
        <w:rPr>
          <w:rFonts w:cs="Arial"/>
        </w:rPr>
        <w:t xml:space="preserve">This use case describes how </w:t>
      </w:r>
      <w:r w:rsidR="00EA3422">
        <w:rPr>
          <w:rFonts w:cs="Arial"/>
        </w:rPr>
        <w:t xml:space="preserve">the </w:t>
      </w:r>
      <w:r w:rsidRPr="004342C6">
        <w:rPr>
          <w:rFonts w:cs="Arial"/>
        </w:rPr>
        <w:t xml:space="preserve">system </w:t>
      </w:r>
      <w:r w:rsidR="00EA3422">
        <w:rPr>
          <w:rFonts w:cs="Arial"/>
        </w:rPr>
        <w:t xml:space="preserve">will </w:t>
      </w:r>
      <w:r w:rsidR="007326FD" w:rsidRPr="004342C6">
        <w:rPr>
          <w:rFonts w:cs="Arial"/>
        </w:rPr>
        <w:t xml:space="preserve">provide MassHealth eligibility based on medically Frail information. </w:t>
      </w:r>
    </w:p>
    <w:p w14:paraId="02A8BF1E" w14:textId="77777777" w:rsidR="007326FD" w:rsidRPr="004342C6" w:rsidRDefault="007326FD" w:rsidP="00622E24">
      <w:pPr>
        <w:ind w:left="450"/>
        <w:rPr>
          <w:rFonts w:cs="Arial"/>
        </w:rPr>
      </w:pPr>
    </w:p>
    <w:p w14:paraId="21A2ACC9" w14:textId="77777777" w:rsidR="00622E24" w:rsidRPr="004342C6" w:rsidRDefault="00622E24" w:rsidP="00622E24">
      <w:pPr>
        <w:pStyle w:val="Heading3"/>
        <w:numPr>
          <w:ilvl w:val="2"/>
          <w:numId w:val="13"/>
        </w:numPr>
        <w:rPr>
          <w:rFonts w:ascii="Arial" w:hAnsi="Arial" w:cs="Arial"/>
        </w:rPr>
      </w:pPr>
      <w:bookmarkStart w:id="788" w:name="_Toc94634813"/>
      <w:r w:rsidRPr="004342C6">
        <w:rPr>
          <w:rFonts w:ascii="Arial" w:hAnsi="Arial" w:cs="Arial"/>
        </w:rPr>
        <w:t>Related Use case</w:t>
      </w:r>
      <w:bookmarkEnd w:id="788"/>
      <w:r w:rsidRPr="004342C6">
        <w:rPr>
          <w:rFonts w:ascii="Arial" w:hAnsi="Arial" w:cs="Arial"/>
        </w:rPr>
        <w:t xml:space="preserve"> </w:t>
      </w:r>
    </w:p>
    <w:p w14:paraId="78CB6100" w14:textId="77777777" w:rsidR="00622E24" w:rsidRPr="004342C6" w:rsidRDefault="00622E24" w:rsidP="00622E24">
      <w:pPr>
        <w:ind w:firstLine="450"/>
        <w:rPr>
          <w:rFonts w:cs="Arial"/>
        </w:rPr>
      </w:pPr>
      <w:r w:rsidRPr="004342C6">
        <w:rPr>
          <w:rFonts w:cs="Arial"/>
        </w:rPr>
        <w:t>Not applicable</w:t>
      </w:r>
    </w:p>
    <w:p w14:paraId="2D552FDE" w14:textId="09BC2037" w:rsidR="00622E24" w:rsidRPr="004342C6" w:rsidRDefault="00622E24" w:rsidP="00622E24">
      <w:pPr>
        <w:rPr>
          <w:rFonts w:cs="Arial"/>
        </w:rPr>
      </w:pPr>
      <w:r w:rsidRPr="004342C6">
        <w:rPr>
          <w:rFonts w:cs="Arial"/>
          <w:i/>
          <w:color w:val="00B050"/>
        </w:rPr>
        <w:t xml:space="preserve"> </w:t>
      </w:r>
    </w:p>
    <w:p w14:paraId="381A1CA9" w14:textId="77777777" w:rsidR="00622E24" w:rsidRPr="004342C6" w:rsidRDefault="00622E24" w:rsidP="00622E24">
      <w:pPr>
        <w:pStyle w:val="Heading3"/>
        <w:numPr>
          <w:ilvl w:val="2"/>
          <w:numId w:val="13"/>
        </w:numPr>
        <w:rPr>
          <w:rFonts w:ascii="Arial" w:hAnsi="Arial" w:cs="Arial"/>
        </w:rPr>
      </w:pPr>
      <w:bookmarkStart w:id="789" w:name="_Toc94634814"/>
      <w:r w:rsidRPr="004342C6">
        <w:rPr>
          <w:rFonts w:ascii="Arial" w:hAnsi="Arial" w:cs="Arial"/>
        </w:rPr>
        <w:t>Actor(s)</w:t>
      </w:r>
      <w:bookmarkEnd w:id="789"/>
    </w:p>
    <w:p w14:paraId="5CCA3E08" w14:textId="77777777" w:rsidR="00622E24" w:rsidRPr="004342C6" w:rsidRDefault="00622E24" w:rsidP="00F725DA">
      <w:pPr>
        <w:pStyle w:val="ListParagraph"/>
        <w:numPr>
          <w:ilvl w:val="0"/>
          <w:numId w:val="89"/>
        </w:numPr>
        <w:ind w:left="810"/>
        <w:contextualSpacing w:val="0"/>
        <w:rPr>
          <w:rFonts w:cs="Arial"/>
        </w:rPr>
      </w:pPr>
      <w:r w:rsidRPr="004342C6">
        <w:rPr>
          <w:rFonts w:cs="Arial"/>
        </w:rPr>
        <w:t>HIX System</w:t>
      </w:r>
    </w:p>
    <w:p w14:paraId="55BAB36A" w14:textId="77777777" w:rsidR="00622E24" w:rsidRPr="004342C6" w:rsidRDefault="00622E24" w:rsidP="00F725DA">
      <w:pPr>
        <w:pStyle w:val="ListParagraph"/>
        <w:numPr>
          <w:ilvl w:val="0"/>
          <w:numId w:val="89"/>
        </w:numPr>
        <w:ind w:left="810"/>
        <w:contextualSpacing w:val="0"/>
        <w:rPr>
          <w:rFonts w:cs="Arial"/>
        </w:rPr>
      </w:pPr>
      <w:r w:rsidRPr="004342C6">
        <w:rPr>
          <w:rFonts w:cs="Arial"/>
        </w:rPr>
        <w:t>Individual User</w:t>
      </w:r>
    </w:p>
    <w:p w14:paraId="7681C2AB" w14:textId="77777777" w:rsidR="00622E24" w:rsidRPr="004342C6" w:rsidRDefault="00622E24" w:rsidP="00F725DA">
      <w:pPr>
        <w:pStyle w:val="ListParagraph"/>
        <w:numPr>
          <w:ilvl w:val="0"/>
          <w:numId w:val="89"/>
        </w:numPr>
        <w:ind w:left="810"/>
        <w:contextualSpacing w:val="0"/>
        <w:rPr>
          <w:rFonts w:cs="Arial"/>
        </w:rPr>
      </w:pPr>
      <w:r w:rsidRPr="004342C6">
        <w:rPr>
          <w:rFonts w:cs="Arial"/>
        </w:rPr>
        <w:t xml:space="preserve">Assistor portal users </w:t>
      </w:r>
    </w:p>
    <w:p w14:paraId="6B16202A" w14:textId="77777777" w:rsidR="00622E24" w:rsidRPr="004342C6" w:rsidRDefault="00622E24" w:rsidP="00EA3422">
      <w:pPr>
        <w:pStyle w:val="ListParagraph"/>
        <w:numPr>
          <w:ilvl w:val="0"/>
          <w:numId w:val="20"/>
        </w:numPr>
        <w:contextualSpacing w:val="0"/>
        <w:rPr>
          <w:rFonts w:cs="Arial"/>
        </w:rPr>
      </w:pPr>
      <w:r w:rsidRPr="004342C6">
        <w:rPr>
          <w:rFonts w:cs="Arial"/>
        </w:rPr>
        <w:t>CAC User</w:t>
      </w:r>
    </w:p>
    <w:p w14:paraId="4ADCE9D0" w14:textId="77777777" w:rsidR="00622E24" w:rsidRPr="004342C6" w:rsidRDefault="00622E24" w:rsidP="00EA3422">
      <w:pPr>
        <w:pStyle w:val="ListParagraph"/>
        <w:numPr>
          <w:ilvl w:val="0"/>
          <w:numId w:val="20"/>
        </w:numPr>
        <w:contextualSpacing w:val="0"/>
        <w:rPr>
          <w:rFonts w:cs="Arial"/>
        </w:rPr>
      </w:pPr>
      <w:r w:rsidRPr="004342C6">
        <w:rPr>
          <w:rFonts w:cs="Arial"/>
        </w:rPr>
        <w:t>Navigator User</w:t>
      </w:r>
    </w:p>
    <w:p w14:paraId="1802A276" w14:textId="77777777" w:rsidR="00622E24" w:rsidRPr="004342C6" w:rsidRDefault="00622E24" w:rsidP="00F725DA">
      <w:pPr>
        <w:pStyle w:val="ListParagraph"/>
        <w:numPr>
          <w:ilvl w:val="0"/>
          <w:numId w:val="89"/>
        </w:numPr>
        <w:ind w:left="810"/>
        <w:contextualSpacing w:val="0"/>
        <w:rPr>
          <w:rFonts w:cs="Arial"/>
        </w:rPr>
      </w:pPr>
      <w:r w:rsidRPr="004342C6">
        <w:rPr>
          <w:rFonts w:cs="Arial"/>
        </w:rPr>
        <w:t>The following Agent Portal User(s):</w:t>
      </w:r>
    </w:p>
    <w:p w14:paraId="381F50CD" w14:textId="77777777" w:rsidR="00622E24" w:rsidRPr="004342C6" w:rsidRDefault="00622E24" w:rsidP="00EA3422">
      <w:pPr>
        <w:pStyle w:val="ListParagraph"/>
        <w:numPr>
          <w:ilvl w:val="0"/>
          <w:numId w:val="20"/>
        </w:numPr>
        <w:contextualSpacing w:val="0"/>
        <w:rPr>
          <w:rFonts w:cs="Arial"/>
        </w:rPr>
      </w:pPr>
      <w:r w:rsidRPr="004342C6">
        <w:rPr>
          <w:rFonts w:cs="Arial"/>
        </w:rPr>
        <w:t>Back Office User</w:t>
      </w:r>
    </w:p>
    <w:p w14:paraId="246B8A56" w14:textId="77777777" w:rsidR="00622E24" w:rsidRPr="004342C6" w:rsidRDefault="00622E24" w:rsidP="00EA3422">
      <w:pPr>
        <w:pStyle w:val="ListParagraph"/>
        <w:numPr>
          <w:ilvl w:val="0"/>
          <w:numId w:val="20"/>
        </w:numPr>
        <w:contextualSpacing w:val="0"/>
        <w:rPr>
          <w:rFonts w:cs="Arial"/>
        </w:rPr>
      </w:pPr>
      <w:r w:rsidRPr="004342C6">
        <w:rPr>
          <w:rFonts w:cs="Arial"/>
        </w:rPr>
        <w:t>Super User/MED_BO User</w:t>
      </w:r>
    </w:p>
    <w:p w14:paraId="4CA6D21E" w14:textId="77777777" w:rsidR="00622E24" w:rsidRPr="004342C6" w:rsidRDefault="00622E24" w:rsidP="00EA3422">
      <w:pPr>
        <w:pStyle w:val="ListParagraph"/>
        <w:numPr>
          <w:ilvl w:val="0"/>
          <w:numId w:val="20"/>
        </w:numPr>
        <w:contextualSpacing w:val="0"/>
        <w:rPr>
          <w:rFonts w:cs="Arial"/>
        </w:rPr>
      </w:pPr>
      <w:r w:rsidRPr="004342C6">
        <w:rPr>
          <w:rFonts w:cs="Arial"/>
        </w:rPr>
        <w:t>CSR User</w:t>
      </w:r>
    </w:p>
    <w:p w14:paraId="36D7B0AD" w14:textId="77777777" w:rsidR="00622E24" w:rsidRPr="004342C6" w:rsidRDefault="00622E24" w:rsidP="00EA3422">
      <w:pPr>
        <w:pStyle w:val="ListParagraph"/>
        <w:numPr>
          <w:ilvl w:val="0"/>
          <w:numId w:val="20"/>
        </w:numPr>
        <w:contextualSpacing w:val="0"/>
        <w:rPr>
          <w:rFonts w:cs="Arial"/>
        </w:rPr>
      </w:pPr>
      <w:r w:rsidRPr="004342C6">
        <w:rPr>
          <w:rFonts w:cs="Arial"/>
        </w:rPr>
        <w:t>TPL User</w:t>
      </w:r>
    </w:p>
    <w:p w14:paraId="0BA1A648" w14:textId="77777777" w:rsidR="00622E24" w:rsidRPr="004342C6" w:rsidRDefault="00622E24" w:rsidP="00EA3422">
      <w:pPr>
        <w:pStyle w:val="ListParagraph"/>
        <w:numPr>
          <w:ilvl w:val="0"/>
          <w:numId w:val="20"/>
        </w:numPr>
        <w:contextualSpacing w:val="0"/>
        <w:rPr>
          <w:rFonts w:cs="Arial"/>
        </w:rPr>
      </w:pPr>
      <w:r w:rsidRPr="004342C6">
        <w:rPr>
          <w:rFonts w:cs="Arial"/>
        </w:rPr>
        <w:t>TPL Super User</w:t>
      </w:r>
    </w:p>
    <w:p w14:paraId="5374CBEE" w14:textId="77777777" w:rsidR="00622E24" w:rsidRPr="004342C6" w:rsidRDefault="00622E24" w:rsidP="00EA3422">
      <w:pPr>
        <w:pStyle w:val="ListParagraph"/>
        <w:numPr>
          <w:ilvl w:val="0"/>
          <w:numId w:val="20"/>
        </w:numPr>
        <w:contextualSpacing w:val="0"/>
        <w:rPr>
          <w:rFonts w:cs="Arial"/>
        </w:rPr>
      </w:pPr>
      <w:r w:rsidRPr="004342C6">
        <w:rPr>
          <w:rFonts w:cs="Arial"/>
        </w:rPr>
        <w:t>TPL_BO User</w:t>
      </w:r>
    </w:p>
    <w:p w14:paraId="42C05702" w14:textId="77777777" w:rsidR="00622E24" w:rsidRPr="004342C6" w:rsidRDefault="00622E24" w:rsidP="00EA3422">
      <w:pPr>
        <w:pStyle w:val="ListParagraph"/>
        <w:numPr>
          <w:ilvl w:val="0"/>
          <w:numId w:val="20"/>
        </w:numPr>
        <w:contextualSpacing w:val="0"/>
        <w:rPr>
          <w:rFonts w:cs="Arial"/>
        </w:rPr>
      </w:pPr>
      <w:r w:rsidRPr="004342C6">
        <w:rPr>
          <w:rFonts w:cs="Arial"/>
        </w:rPr>
        <w:t>Advanced CSR User</w:t>
      </w:r>
    </w:p>
    <w:p w14:paraId="67D6B0A1" w14:textId="77777777" w:rsidR="00622E24" w:rsidRPr="004342C6" w:rsidRDefault="00622E24" w:rsidP="00622E24">
      <w:pPr>
        <w:rPr>
          <w:rFonts w:cs="Arial"/>
        </w:rPr>
      </w:pPr>
      <w:r w:rsidRPr="004342C6">
        <w:rPr>
          <w:rFonts w:cs="Arial"/>
          <w:i/>
          <w:color w:val="00B050"/>
        </w:rPr>
        <w:t xml:space="preserve">  </w:t>
      </w:r>
    </w:p>
    <w:p w14:paraId="32430694" w14:textId="77777777" w:rsidR="00622E24" w:rsidRPr="004342C6" w:rsidRDefault="00622E24" w:rsidP="00622E24">
      <w:pPr>
        <w:pStyle w:val="Heading3"/>
        <w:numPr>
          <w:ilvl w:val="2"/>
          <w:numId w:val="13"/>
        </w:numPr>
        <w:rPr>
          <w:rFonts w:ascii="Arial" w:hAnsi="Arial" w:cs="Arial"/>
        </w:rPr>
      </w:pPr>
      <w:bookmarkStart w:id="790" w:name="_Toc94634815"/>
      <w:r w:rsidRPr="004342C6">
        <w:rPr>
          <w:rFonts w:ascii="Arial" w:hAnsi="Arial" w:cs="Arial"/>
        </w:rPr>
        <w:t>Trigger(s)</w:t>
      </w:r>
      <w:bookmarkEnd w:id="790"/>
    </w:p>
    <w:p w14:paraId="5060196E" w14:textId="5F81747F" w:rsidR="00622E24" w:rsidRPr="004342C6" w:rsidRDefault="00622E24" w:rsidP="00320B54">
      <w:pPr>
        <w:pStyle w:val="ListParagraph"/>
        <w:numPr>
          <w:ilvl w:val="0"/>
          <w:numId w:val="392"/>
        </w:numPr>
        <w:contextualSpacing w:val="0"/>
        <w:rPr>
          <w:rFonts w:cs="Arial"/>
        </w:rPr>
      </w:pPr>
      <w:r w:rsidRPr="004342C6">
        <w:rPr>
          <w:rFonts w:cs="Arial"/>
        </w:rPr>
        <w:t>Eligibility is determined/re-determined through any process</w:t>
      </w:r>
      <w:r w:rsidR="00EA3422">
        <w:rPr>
          <w:rFonts w:cs="Arial"/>
        </w:rPr>
        <w:t>,</w:t>
      </w:r>
      <w:r w:rsidRPr="004342C6">
        <w:rPr>
          <w:rFonts w:cs="Arial"/>
        </w:rPr>
        <w:t xml:space="preserve"> e.g.</w:t>
      </w:r>
      <w:r w:rsidR="00EA3422">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2C9A9364" w14:textId="77777777" w:rsidR="00622E24" w:rsidRPr="004342C6" w:rsidRDefault="00622E24" w:rsidP="00622E24">
      <w:pPr>
        <w:pStyle w:val="ListParagraph"/>
        <w:ind w:left="1080"/>
        <w:contextualSpacing w:val="0"/>
        <w:rPr>
          <w:rFonts w:cs="Arial"/>
        </w:rPr>
      </w:pPr>
    </w:p>
    <w:p w14:paraId="41151C80" w14:textId="77777777" w:rsidR="00622E24" w:rsidRPr="004342C6" w:rsidRDefault="00622E24" w:rsidP="00622E24">
      <w:pPr>
        <w:pStyle w:val="Heading3"/>
        <w:numPr>
          <w:ilvl w:val="2"/>
          <w:numId w:val="13"/>
        </w:numPr>
        <w:rPr>
          <w:rFonts w:ascii="Arial" w:hAnsi="Arial" w:cs="Arial"/>
        </w:rPr>
      </w:pPr>
      <w:bookmarkStart w:id="791" w:name="_Toc94634816"/>
      <w:r w:rsidRPr="004342C6">
        <w:rPr>
          <w:rFonts w:ascii="Arial" w:hAnsi="Arial" w:cs="Arial"/>
        </w:rPr>
        <w:t>Precondition(s)</w:t>
      </w:r>
      <w:bookmarkEnd w:id="791"/>
    </w:p>
    <w:p w14:paraId="61F324AD" w14:textId="36F3DF85" w:rsidR="00622E24" w:rsidRPr="004342C6" w:rsidRDefault="00622E24" w:rsidP="00F725DA">
      <w:pPr>
        <w:pStyle w:val="ListParagraph"/>
        <w:numPr>
          <w:ilvl w:val="0"/>
          <w:numId w:val="84"/>
        </w:numPr>
        <w:contextualSpacing w:val="0"/>
        <w:rPr>
          <w:rFonts w:cs="Arial"/>
        </w:rPr>
      </w:pPr>
      <w:r w:rsidRPr="004342C6">
        <w:rPr>
          <w:rFonts w:cs="Arial"/>
        </w:rPr>
        <w:t>Eligibility is determined/ re-</w:t>
      </w:r>
      <w:r w:rsidR="007326FD" w:rsidRPr="004342C6">
        <w:rPr>
          <w:rFonts w:cs="Arial"/>
        </w:rPr>
        <w:t xml:space="preserve">determined, and medically Frail information is updated on </w:t>
      </w:r>
      <w:r w:rsidR="00EA3422">
        <w:rPr>
          <w:rFonts w:cs="Arial"/>
        </w:rPr>
        <w:t xml:space="preserve">the </w:t>
      </w:r>
      <w:r w:rsidR="000C674F" w:rsidRPr="004342C6">
        <w:rPr>
          <w:rFonts w:cs="Arial"/>
        </w:rPr>
        <w:t>back-office</w:t>
      </w:r>
      <w:r w:rsidR="007326FD" w:rsidRPr="004342C6">
        <w:rPr>
          <w:rFonts w:cs="Arial"/>
        </w:rPr>
        <w:t xml:space="preserve"> screen. </w:t>
      </w:r>
    </w:p>
    <w:p w14:paraId="47D2FA4E" w14:textId="77777777" w:rsidR="00622E24" w:rsidRPr="004342C6" w:rsidRDefault="00622E24" w:rsidP="00622E24">
      <w:pPr>
        <w:pStyle w:val="ListParagraph"/>
        <w:ind w:left="1170"/>
        <w:contextualSpacing w:val="0"/>
        <w:rPr>
          <w:rFonts w:cs="Arial"/>
        </w:rPr>
      </w:pPr>
    </w:p>
    <w:p w14:paraId="03D96D0A"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792" w:name="_Toc94634817"/>
      <w:r w:rsidRPr="004342C6">
        <w:rPr>
          <w:rFonts w:ascii="Arial" w:hAnsi="Arial" w:cs="Arial"/>
        </w:rPr>
        <w:t>Postcondition(s)</w:t>
      </w:r>
      <w:bookmarkEnd w:id="792"/>
    </w:p>
    <w:p w14:paraId="671DCDDD" w14:textId="01C1C596" w:rsidR="007326FD" w:rsidRPr="004342C6" w:rsidRDefault="007326FD" w:rsidP="00F725DA">
      <w:pPr>
        <w:pStyle w:val="ListParagraph"/>
        <w:numPr>
          <w:ilvl w:val="3"/>
          <w:numId w:val="85"/>
        </w:numPr>
        <w:jc w:val="both"/>
        <w:rPr>
          <w:rFonts w:cs="Arial"/>
        </w:rPr>
      </w:pPr>
      <w:r w:rsidRPr="004342C6">
        <w:rPr>
          <w:rFonts w:cs="Arial"/>
        </w:rPr>
        <w:t>The system determine</w:t>
      </w:r>
      <w:r w:rsidR="00EA3422">
        <w:rPr>
          <w:rFonts w:cs="Arial"/>
        </w:rPr>
        <w:t>s</w:t>
      </w:r>
      <w:r w:rsidRPr="004342C6">
        <w:rPr>
          <w:rFonts w:cs="Arial"/>
        </w:rPr>
        <w:t xml:space="preserve"> the relevant program eligibility for the member whose Medically Frail Information was updated by the user.</w:t>
      </w:r>
    </w:p>
    <w:p w14:paraId="199B0903" w14:textId="77777777" w:rsidR="00EA3422" w:rsidRDefault="00EA3422" w:rsidP="007326FD">
      <w:pPr>
        <w:pStyle w:val="ListParagraph"/>
        <w:ind w:left="1170"/>
        <w:contextualSpacing w:val="0"/>
        <w:rPr>
          <w:rFonts w:cs="Arial"/>
        </w:rPr>
      </w:pPr>
    </w:p>
    <w:p w14:paraId="4738BEEC" w14:textId="01C5BAC7" w:rsidR="00622E24" w:rsidRPr="004342C6" w:rsidRDefault="00622E24" w:rsidP="007326FD">
      <w:pPr>
        <w:pStyle w:val="ListParagraph"/>
        <w:ind w:left="1170"/>
        <w:contextualSpacing w:val="0"/>
        <w:rPr>
          <w:rFonts w:cs="Arial"/>
        </w:rPr>
      </w:pPr>
      <w:r w:rsidRPr="004342C6">
        <w:rPr>
          <w:rFonts w:cs="Arial"/>
        </w:rPr>
        <w:t xml:space="preserve"> </w:t>
      </w:r>
    </w:p>
    <w:p w14:paraId="6701369A" w14:textId="44D2C6E2" w:rsidR="00622E24" w:rsidRDefault="00622E24" w:rsidP="00622E24">
      <w:pPr>
        <w:contextualSpacing w:val="0"/>
        <w:rPr>
          <w:rFonts w:cs="Arial"/>
        </w:rPr>
      </w:pPr>
    </w:p>
    <w:p w14:paraId="6524B693" w14:textId="77777777" w:rsidR="000C674F" w:rsidRPr="004342C6" w:rsidRDefault="000C674F" w:rsidP="00622E24">
      <w:pPr>
        <w:contextualSpacing w:val="0"/>
        <w:rPr>
          <w:rFonts w:cs="Arial"/>
        </w:rPr>
      </w:pPr>
    </w:p>
    <w:p w14:paraId="3498AE1A" w14:textId="77777777" w:rsidR="00622E24" w:rsidRPr="004342C6" w:rsidRDefault="00622E24" w:rsidP="00622E24">
      <w:pPr>
        <w:pStyle w:val="Heading3"/>
        <w:numPr>
          <w:ilvl w:val="2"/>
          <w:numId w:val="13"/>
        </w:numPr>
        <w:rPr>
          <w:rFonts w:ascii="Arial" w:hAnsi="Arial" w:cs="Arial"/>
        </w:rPr>
      </w:pPr>
      <w:bookmarkStart w:id="793" w:name="_Toc94634818"/>
      <w:r w:rsidRPr="004342C6">
        <w:rPr>
          <w:rFonts w:ascii="Arial" w:hAnsi="Arial" w:cs="Arial"/>
        </w:rPr>
        <w:t>Flow of Event(s)</w:t>
      </w:r>
      <w:bookmarkEnd w:id="793"/>
    </w:p>
    <w:p w14:paraId="605BF475" w14:textId="77777777" w:rsidR="00622E24" w:rsidRPr="004342C6" w:rsidRDefault="00622E24" w:rsidP="00622E24">
      <w:pPr>
        <w:ind w:left="360"/>
        <w:rPr>
          <w:rFonts w:cs="Arial"/>
        </w:rPr>
      </w:pPr>
    </w:p>
    <w:p w14:paraId="42BE249D" w14:textId="77777777" w:rsidR="00622E24" w:rsidRPr="004342C6" w:rsidRDefault="00622E24" w:rsidP="00073C4A">
      <w:pPr>
        <w:pStyle w:val="Heading3"/>
        <w:numPr>
          <w:ilvl w:val="3"/>
          <w:numId w:val="13"/>
        </w:numPr>
        <w:tabs>
          <w:tab w:val="left" w:pos="1890"/>
        </w:tabs>
        <w:rPr>
          <w:rFonts w:ascii="Arial" w:hAnsi="Arial" w:cs="Arial"/>
        </w:rPr>
      </w:pPr>
      <w:bookmarkStart w:id="794" w:name="_Toc94634819"/>
      <w:r w:rsidRPr="004342C6">
        <w:rPr>
          <w:rFonts w:ascii="Arial" w:hAnsi="Arial" w:cs="Arial"/>
        </w:rPr>
        <w:t>Basic Flow</w:t>
      </w:r>
      <w:bookmarkEnd w:id="794"/>
    </w:p>
    <w:p w14:paraId="3DADE614" w14:textId="72FC97D2" w:rsidR="007326FD" w:rsidRPr="004342C6" w:rsidRDefault="007326FD" w:rsidP="00F725DA">
      <w:pPr>
        <w:pStyle w:val="ListParagraph"/>
        <w:numPr>
          <w:ilvl w:val="0"/>
          <w:numId w:val="90"/>
        </w:numPr>
        <w:jc w:val="both"/>
        <w:rPr>
          <w:rFonts w:cs="Arial"/>
        </w:rPr>
      </w:pPr>
      <w:r w:rsidRPr="004342C6">
        <w:rPr>
          <w:rFonts w:cs="Arial"/>
        </w:rPr>
        <w:t xml:space="preserve">The </w:t>
      </w:r>
      <w:r w:rsidR="000C674F" w:rsidRPr="004342C6">
        <w:rPr>
          <w:rFonts w:cs="Arial"/>
        </w:rPr>
        <w:t>back-office</w:t>
      </w:r>
      <w:r w:rsidRPr="004342C6">
        <w:rPr>
          <w:rFonts w:cs="Arial"/>
        </w:rPr>
        <w:t xml:space="preserve"> user clicks on the Save &amp; Re-Run Eligibility button.</w:t>
      </w:r>
    </w:p>
    <w:p w14:paraId="53605F89" w14:textId="552790C7" w:rsidR="007326FD" w:rsidRPr="004342C6" w:rsidRDefault="007326FD" w:rsidP="00F725DA">
      <w:pPr>
        <w:pStyle w:val="ListParagraph"/>
        <w:numPr>
          <w:ilvl w:val="0"/>
          <w:numId w:val="90"/>
        </w:numPr>
        <w:jc w:val="both"/>
        <w:rPr>
          <w:rFonts w:cs="Arial"/>
        </w:rPr>
      </w:pPr>
      <w:r w:rsidRPr="004342C6">
        <w:rPr>
          <w:rFonts w:cs="Arial"/>
        </w:rPr>
        <w:t xml:space="preserve">The system does the Re-PD for the members </w:t>
      </w:r>
      <w:r w:rsidR="00EA3422">
        <w:rPr>
          <w:rFonts w:cs="Arial"/>
        </w:rPr>
        <w:t>of</w:t>
      </w:r>
      <w:r w:rsidRPr="004342C6">
        <w:rPr>
          <w:rFonts w:cs="Arial"/>
        </w:rPr>
        <w:t xml:space="preserve"> the household.</w:t>
      </w:r>
    </w:p>
    <w:p w14:paraId="333DF58B" w14:textId="2F93BB43" w:rsidR="007326FD" w:rsidRPr="004342C6" w:rsidRDefault="007326FD" w:rsidP="00F725DA">
      <w:pPr>
        <w:pStyle w:val="ListParagraph"/>
        <w:numPr>
          <w:ilvl w:val="0"/>
          <w:numId w:val="90"/>
        </w:numPr>
        <w:jc w:val="both"/>
        <w:rPr>
          <w:rFonts w:cs="Arial"/>
        </w:rPr>
      </w:pPr>
      <w:r w:rsidRPr="004342C6">
        <w:rPr>
          <w:rFonts w:cs="Arial"/>
        </w:rPr>
        <w:t>The system identifies the program the member is eligible for after the Program Determination to validate if the system can utilize the Medically Frail Indicator.</w:t>
      </w:r>
    </w:p>
    <w:p w14:paraId="6B01A91D" w14:textId="77777777" w:rsidR="007326FD" w:rsidRPr="004342C6" w:rsidRDefault="007326FD" w:rsidP="00F725DA">
      <w:pPr>
        <w:pStyle w:val="ListParagraph"/>
        <w:numPr>
          <w:ilvl w:val="0"/>
          <w:numId w:val="90"/>
        </w:numPr>
        <w:jc w:val="both"/>
        <w:rPr>
          <w:rFonts w:cs="Arial"/>
        </w:rPr>
      </w:pPr>
      <w:r w:rsidRPr="004342C6">
        <w:rPr>
          <w:rFonts w:cs="Arial"/>
        </w:rPr>
        <w:t>The system determines that the member is eligible for MassHealth CarePlus (D1/D4).</w:t>
      </w:r>
    </w:p>
    <w:p w14:paraId="39C1B2A6" w14:textId="001E8386" w:rsidR="007326FD" w:rsidRPr="004342C6" w:rsidRDefault="007326FD" w:rsidP="00F725DA">
      <w:pPr>
        <w:pStyle w:val="ListParagraph"/>
        <w:numPr>
          <w:ilvl w:val="0"/>
          <w:numId w:val="90"/>
        </w:numPr>
        <w:jc w:val="both"/>
        <w:rPr>
          <w:rFonts w:cs="Arial"/>
        </w:rPr>
      </w:pPr>
      <w:r w:rsidRPr="004342C6">
        <w:rPr>
          <w:rFonts w:cs="Arial"/>
        </w:rPr>
        <w:t xml:space="preserve">The system validates </w:t>
      </w:r>
      <w:r w:rsidR="000C674F" w:rsidRPr="004342C6">
        <w:rPr>
          <w:rFonts w:cs="Arial"/>
        </w:rPr>
        <w:t>the Medically</w:t>
      </w:r>
      <w:r w:rsidRPr="004342C6">
        <w:rPr>
          <w:rFonts w:cs="Arial"/>
        </w:rPr>
        <w:t xml:space="preserve"> Frail Indicator is set to Yes.</w:t>
      </w:r>
    </w:p>
    <w:p w14:paraId="027D9BCD" w14:textId="6BB582B6" w:rsidR="00622E24" w:rsidRPr="004342C6" w:rsidRDefault="007326FD" w:rsidP="00F725DA">
      <w:pPr>
        <w:pStyle w:val="ListParagraph"/>
        <w:numPr>
          <w:ilvl w:val="0"/>
          <w:numId w:val="90"/>
        </w:numPr>
        <w:rPr>
          <w:rFonts w:cs="Arial"/>
        </w:rPr>
      </w:pPr>
      <w:r w:rsidRPr="004342C6">
        <w:rPr>
          <w:rFonts w:cs="Arial"/>
        </w:rPr>
        <w:t>The system assigns the MassHealth Standard aid category(R1/R4) to the member</w:t>
      </w:r>
      <w:r w:rsidR="00EA3422">
        <w:rPr>
          <w:rFonts w:cs="Arial"/>
        </w:rPr>
        <w:t>.</w:t>
      </w:r>
    </w:p>
    <w:p w14:paraId="2DD36945" w14:textId="77777777" w:rsidR="007326FD" w:rsidRPr="004342C6" w:rsidRDefault="007326FD" w:rsidP="007326FD">
      <w:pPr>
        <w:pStyle w:val="ListParagraph"/>
        <w:ind w:left="1530"/>
        <w:rPr>
          <w:rFonts w:cs="Arial"/>
        </w:rPr>
      </w:pPr>
    </w:p>
    <w:p w14:paraId="27CEAD3D" w14:textId="77777777" w:rsidR="00622E24" w:rsidRPr="004342C6" w:rsidRDefault="00622E24" w:rsidP="00073C4A">
      <w:pPr>
        <w:pStyle w:val="Heading3"/>
        <w:numPr>
          <w:ilvl w:val="3"/>
          <w:numId w:val="13"/>
        </w:numPr>
        <w:tabs>
          <w:tab w:val="left" w:pos="1890"/>
        </w:tabs>
        <w:rPr>
          <w:rFonts w:ascii="Arial" w:hAnsi="Arial" w:cs="Arial"/>
        </w:rPr>
      </w:pPr>
      <w:bookmarkStart w:id="795" w:name="_Toc94634820"/>
      <w:r w:rsidRPr="004342C6">
        <w:rPr>
          <w:rFonts w:ascii="Arial" w:hAnsi="Arial" w:cs="Arial"/>
        </w:rPr>
        <w:t>Alternate Flow-1</w:t>
      </w:r>
      <w:bookmarkEnd w:id="795"/>
    </w:p>
    <w:p w14:paraId="06BF4B3A" w14:textId="2DFB82DB" w:rsidR="007326FD" w:rsidRPr="004342C6" w:rsidRDefault="007326FD" w:rsidP="00F725DA">
      <w:pPr>
        <w:pStyle w:val="ListParagraph"/>
        <w:numPr>
          <w:ilvl w:val="0"/>
          <w:numId w:val="91"/>
        </w:numPr>
        <w:jc w:val="both"/>
        <w:rPr>
          <w:rFonts w:cs="Arial"/>
        </w:rPr>
      </w:pPr>
      <w:r w:rsidRPr="004342C6">
        <w:rPr>
          <w:rFonts w:cs="Arial"/>
        </w:rPr>
        <w:t xml:space="preserve">The </w:t>
      </w:r>
      <w:r w:rsidR="000C674F" w:rsidRPr="004342C6">
        <w:rPr>
          <w:rFonts w:cs="Arial"/>
        </w:rPr>
        <w:t>back-office</w:t>
      </w:r>
      <w:r w:rsidRPr="004342C6">
        <w:rPr>
          <w:rFonts w:cs="Arial"/>
        </w:rPr>
        <w:t xml:space="preserve"> user clicks on the Save &amp; Re-Run Eligibility button.</w:t>
      </w:r>
    </w:p>
    <w:p w14:paraId="73B59945" w14:textId="5171AAE7" w:rsidR="007326FD" w:rsidRPr="004342C6" w:rsidRDefault="007326FD" w:rsidP="00F725DA">
      <w:pPr>
        <w:pStyle w:val="ListParagraph"/>
        <w:numPr>
          <w:ilvl w:val="0"/>
          <w:numId w:val="91"/>
        </w:numPr>
        <w:jc w:val="both"/>
        <w:rPr>
          <w:rFonts w:cs="Arial"/>
        </w:rPr>
      </w:pPr>
      <w:r w:rsidRPr="004342C6">
        <w:rPr>
          <w:rFonts w:cs="Arial"/>
        </w:rPr>
        <w:t xml:space="preserve">The system does the Re-PD for the members </w:t>
      </w:r>
      <w:r w:rsidR="00EA3422">
        <w:rPr>
          <w:rFonts w:cs="Arial"/>
        </w:rPr>
        <w:t>of</w:t>
      </w:r>
      <w:r w:rsidRPr="004342C6">
        <w:rPr>
          <w:rFonts w:cs="Arial"/>
        </w:rPr>
        <w:t xml:space="preserve"> the household.</w:t>
      </w:r>
    </w:p>
    <w:p w14:paraId="18C5D945" w14:textId="2203F87E" w:rsidR="007326FD" w:rsidRPr="004342C6" w:rsidRDefault="007326FD" w:rsidP="00F725DA">
      <w:pPr>
        <w:pStyle w:val="ListParagraph"/>
        <w:numPr>
          <w:ilvl w:val="0"/>
          <w:numId w:val="91"/>
        </w:numPr>
        <w:jc w:val="both"/>
        <w:rPr>
          <w:rFonts w:cs="Arial"/>
        </w:rPr>
      </w:pPr>
      <w:r w:rsidRPr="004342C6">
        <w:rPr>
          <w:rFonts w:cs="Arial"/>
        </w:rPr>
        <w:t>The system identifies the program the member is eligible for after the re-Program Determination to validate if the system can utilize the Medically Frail Indicator</w:t>
      </w:r>
      <w:r w:rsidR="00EA3422">
        <w:rPr>
          <w:rFonts w:cs="Arial"/>
        </w:rPr>
        <w:t>.</w:t>
      </w:r>
    </w:p>
    <w:p w14:paraId="792CD98B" w14:textId="77777777" w:rsidR="007326FD" w:rsidRPr="004342C6" w:rsidRDefault="007326FD" w:rsidP="00F725DA">
      <w:pPr>
        <w:pStyle w:val="ListParagraph"/>
        <w:numPr>
          <w:ilvl w:val="0"/>
          <w:numId w:val="91"/>
        </w:numPr>
        <w:jc w:val="both"/>
        <w:rPr>
          <w:rFonts w:cs="Arial"/>
        </w:rPr>
      </w:pPr>
      <w:r w:rsidRPr="004342C6">
        <w:rPr>
          <w:rFonts w:cs="Arial"/>
        </w:rPr>
        <w:t>The system determines that the member is eligible for a program other than MassHealth CarePlus D1/D4.</w:t>
      </w:r>
    </w:p>
    <w:p w14:paraId="55CD59F9" w14:textId="77777777" w:rsidR="00B942DF" w:rsidRPr="004342C6" w:rsidRDefault="007326FD" w:rsidP="00F725DA">
      <w:pPr>
        <w:pStyle w:val="ListParagraph"/>
        <w:numPr>
          <w:ilvl w:val="0"/>
          <w:numId w:val="91"/>
        </w:numPr>
        <w:jc w:val="both"/>
        <w:rPr>
          <w:rFonts w:cs="Arial"/>
        </w:rPr>
      </w:pPr>
      <w:r w:rsidRPr="004342C6">
        <w:rPr>
          <w:rFonts w:cs="Arial"/>
        </w:rPr>
        <w:t>The system keeps the member in the program s/he is eligible for.</w:t>
      </w:r>
    </w:p>
    <w:p w14:paraId="3ED8C59E" w14:textId="10B6302B" w:rsidR="00622E24" w:rsidRPr="004342C6" w:rsidRDefault="007326FD" w:rsidP="00F725DA">
      <w:pPr>
        <w:pStyle w:val="ListParagraph"/>
        <w:numPr>
          <w:ilvl w:val="0"/>
          <w:numId w:val="91"/>
        </w:numPr>
        <w:jc w:val="both"/>
        <w:rPr>
          <w:rFonts w:cs="Arial"/>
        </w:rPr>
      </w:pPr>
      <w:r w:rsidRPr="004342C6">
        <w:rPr>
          <w:rFonts w:cs="Arial"/>
        </w:rPr>
        <w:t>The system keeps the updated Medically Frail Information for the member</w:t>
      </w:r>
      <w:r w:rsidR="00EA3422">
        <w:rPr>
          <w:rFonts w:cs="Arial"/>
        </w:rPr>
        <w:t>.</w:t>
      </w:r>
    </w:p>
    <w:p w14:paraId="1D2221AE" w14:textId="77777777" w:rsidR="00622E24" w:rsidRPr="004342C6" w:rsidRDefault="00622E24" w:rsidP="00622E24">
      <w:pPr>
        <w:rPr>
          <w:rFonts w:cs="Arial"/>
        </w:rPr>
      </w:pPr>
    </w:p>
    <w:p w14:paraId="6EA9BBFD" w14:textId="77777777" w:rsidR="00622E24" w:rsidRPr="004342C6" w:rsidRDefault="00622E24" w:rsidP="00622E24">
      <w:pPr>
        <w:rPr>
          <w:rFonts w:cs="Arial"/>
        </w:rPr>
      </w:pPr>
    </w:p>
    <w:p w14:paraId="009DD658" w14:textId="77777777" w:rsidR="00622E24" w:rsidRPr="004342C6" w:rsidRDefault="00622E24" w:rsidP="00622E24">
      <w:pPr>
        <w:pStyle w:val="Heading3"/>
        <w:numPr>
          <w:ilvl w:val="2"/>
          <w:numId w:val="13"/>
        </w:numPr>
        <w:rPr>
          <w:rFonts w:ascii="Arial" w:hAnsi="Arial" w:cs="Arial"/>
        </w:rPr>
      </w:pPr>
      <w:bookmarkStart w:id="796" w:name="_Toc94634821"/>
      <w:r w:rsidRPr="004342C6">
        <w:rPr>
          <w:rFonts w:ascii="Arial" w:hAnsi="Arial" w:cs="Arial"/>
        </w:rPr>
        <w:t>User Pages and Input</w:t>
      </w:r>
      <w:bookmarkEnd w:id="796"/>
    </w:p>
    <w:p w14:paraId="4234A424"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889DF6E" w14:textId="77777777" w:rsidR="00622E24" w:rsidRPr="004342C6" w:rsidRDefault="00622E24" w:rsidP="00622E24">
      <w:pPr>
        <w:pStyle w:val="Heading3"/>
        <w:numPr>
          <w:ilvl w:val="2"/>
          <w:numId w:val="13"/>
        </w:numPr>
        <w:rPr>
          <w:rFonts w:ascii="Arial" w:hAnsi="Arial" w:cs="Arial"/>
        </w:rPr>
      </w:pPr>
      <w:bookmarkStart w:id="797" w:name="_Toc94634822"/>
      <w:r w:rsidRPr="004342C6">
        <w:rPr>
          <w:rFonts w:ascii="Arial" w:hAnsi="Arial" w:cs="Arial"/>
        </w:rPr>
        <w:t>Functional Requirement(s)</w:t>
      </w:r>
      <w:bookmarkEnd w:id="797"/>
    </w:p>
    <w:p w14:paraId="5C4D68E8" w14:textId="4D2525A6" w:rsidR="00622E24" w:rsidRPr="004342C6" w:rsidRDefault="00622E24" w:rsidP="00EA3422">
      <w:pPr>
        <w:pStyle w:val="Caption"/>
        <w:keepNext/>
        <w:jc w:val="center"/>
        <w:rPr>
          <w:rFonts w:cs="Arial"/>
        </w:rPr>
      </w:pPr>
      <w:bookmarkStart w:id="798" w:name="_Toc94635028"/>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32</w:t>
      </w:r>
      <w:r w:rsidRPr="004342C6">
        <w:rPr>
          <w:rFonts w:cs="Arial"/>
          <w:noProof/>
        </w:rPr>
        <w:fldChar w:fldCharType="end"/>
      </w:r>
      <w:r w:rsidRPr="004342C6">
        <w:rPr>
          <w:rFonts w:cs="Arial"/>
        </w:rPr>
        <w:t>. Functional Requirements – UC.</w:t>
      </w:r>
      <w:r w:rsidR="002B0E81" w:rsidRPr="004342C6">
        <w:rPr>
          <w:rFonts w:cs="Arial"/>
        </w:rPr>
        <w:t>28</w:t>
      </w:r>
      <w:bookmarkEnd w:id="798"/>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22E24" w:rsidRPr="004342C6" w14:paraId="7FAB4EFA" w14:textId="77777777" w:rsidTr="006543FE">
        <w:trPr>
          <w:trHeight w:val="300"/>
          <w:tblHeader/>
        </w:trPr>
        <w:tc>
          <w:tcPr>
            <w:tcW w:w="2246" w:type="dxa"/>
            <w:shd w:val="clear" w:color="auto" w:fill="4C8B3F" w:themeFill="background2"/>
            <w:vAlign w:val="center"/>
            <w:hideMark/>
          </w:tcPr>
          <w:p w14:paraId="20BE867E"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483A4D11"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7326FD" w:rsidRPr="004342C6" w14:paraId="06837401" w14:textId="77777777" w:rsidTr="006543FE">
        <w:trPr>
          <w:trHeight w:val="314"/>
        </w:trPr>
        <w:tc>
          <w:tcPr>
            <w:tcW w:w="2246" w:type="dxa"/>
            <w:shd w:val="clear" w:color="000000" w:fill="FFFFFF"/>
          </w:tcPr>
          <w:p w14:paraId="6A01C9CC" w14:textId="0521AD4D" w:rsidR="007326FD" w:rsidRPr="004342C6" w:rsidRDefault="007326FD" w:rsidP="007326FD">
            <w:pPr>
              <w:contextualSpacing w:val="0"/>
              <w:jc w:val="center"/>
              <w:rPr>
                <w:rFonts w:eastAsia="Times New Roman" w:cs="Arial"/>
                <w:color w:val="000000"/>
              </w:rPr>
            </w:pPr>
            <w:bookmarkStart w:id="799" w:name="MFrailFR"/>
            <w:r w:rsidRPr="004342C6">
              <w:rPr>
                <w:rFonts w:eastAsia="Times New Roman" w:cs="Arial"/>
                <w:bCs/>
                <w:color w:val="000000"/>
              </w:rPr>
              <w:t>MF.FR.03.14</w:t>
            </w:r>
            <w:bookmarkEnd w:id="799"/>
          </w:p>
        </w:tc>
        <w:tc>
          <w:tcPr>
            <w:tcW w:w="7024" w:type="dxa"/>
            <w:shd w:val="clear" w:color="000000" w:fill="FFFFFF"/>
          </w:tcPr>
          <w:p w14:paraId="4EDC3403" w14:textId="3862A9B4" w:rsidR="007326FD" w:rsidRPr="004342C6" w:rsidRDefault="00117C41" w:rsidP="007326FD">
            <w:pPr>
              <w:rPr>
                <w:rFonts w:cs="Arial"/>
              </w:rPr>
            </w:pPr>
            <w:r w:rsidRPr="004342C6">
              <w:rPr>
                <w:rFonts w:cs="Arial"/>
              </w:rPr>
              <w:t>The system shall u</w:t>
            </w:r>
            <w:r w:rsidR="007326FD" w:rsidRPr="004342C6">
              <w:rPr>
                <w:rFonts w:cs="Arial"/>
              </w:rPr>
              <w:t>tilize the Medically Frail Information updated on an in-progress application in the program determination whenever the PD gets completed by any means (either via BO, RAC, batch PD</w:t>
            </w:r>
            <w:r w:rsidR="00EA3422">
              <w:rPr>
                <w:rFonts w:cs="Arial"/>
              </w:rPr>
              <w:t>,</w:t>
            </w:r>
            <w:r w:rsidR="007326FD" w:rsidRPr="004342C6">
              <w:rPr>
                <w:rFonts w:cs="Arial"/>
              </w:rPr>
              <w:t xml:space="preserve"> etc.)</w:t>
            </w:r>
          </w:p>
          <w:p w14:paraId="34226EC7" w14:textId="77777777" w:rsidR="00B942DF" w:rsidRPr="004342C6" w:rsidRDefault="00B942DF" w:rsidP="007326FD">
            <w:pPr>
              <w:rPr>
                <w:rFonts w:cs="Arial"/>
              </w:rPr>
            </w:pPr>
          </w:p>
          <w:p w14:paraId="528F3BF6" w14:textId="3C152E31" w:rsidR="00B942DF" w:rsidRPr="004342C6" w:rsidRDefault="00B942DF" w:rsidP="007326FD">
            <w:pPr>
              <w:rPr>
                <w:rFonts w:cs="Arial"/>
              </w:rPr>
            </w:pPr>
            <w:r w:rsidRPr="00EA3422">
              <w:rPr>
                <w:rFonts w:cs="Arial"/>
                <w:b/>
                <w:bCs/>
              </w:rPr>
              <w:t>Note</w:t>
            </w:r>
            <w:r w:rsidRPr="004342C6">
              <w:rPr>
                <w:rFonts w:cs="Arial"/>
              </w:rPr>
              <w:t xml:space="preserve">: Medically Frail information is captured by BO user on </w:t>
            </w:r>
            <w:r w:rsidR="00EA3422">
              <w:rPr>
                <w:rFonts w:cs="Arial"/>
              </w:rPr>
              <w:t xml:space="preserve">the </w:t>
            </w:r>
            <w:r w:rsidRPr="004342C6">
              <w:rPr>
                <w:rFonts w:cs="Arial"/>
              </w:rPr>
              <w:t xml:space="preserve">Account dashboard screen. Please refer BO document for further details. </w:t>
            </w:r>
          </w:p>
          <w:p w14:paraId="1874167B" w14:textId="02D5929D" w:rsidR="00B84526" w:rsidRPr="004342C6" w:rsidRDefault="00B84526" w:rsidP="007326FD">
            <w:pPr>
              <w:rPr>
                <w:rFonts w:cs="Arial"/>
              </w:rPr>
            </w:pPr>
            <w:r w:rsidRPr="004342C6">
              <w:rPr>
                <w:rFonts w:cs="Arial"/>
              </w:rPr>
              <w:t xml:space="preserve">Please refer </w:t>
            </w:r>
            <w:hyperlink w:anchor="MFrailFlow" w:history="1">
              <w:r w:rsidRPr="004342C6">
                <w:rPr>
                  <w:rStyle w:val="Hyperlink"/>
                  <w:rFonts w:cs="Arial"/>
                </w:rPr>
                <w:t>flow diagram</w:t>
              </w:r>
            </w:hyperlink>
            <w:r w:rsidRPr="004342C6">
              <w:rPr>
                <w:rFonts w:cs="Arial"/>
              </w:rPr>
              <w:t xml:space="preserve"> for </w:t>
            </w:r>
            <w:r w:rsidR="00EA3422">
              <w:rPr>
                <w:rFonts w:cs="Arial"/>
              </w:rPr>
              <w:t xml:space="preserve">an </w:t>
            </w:r>
            <w:r w:rsidRPr="004342C6">
              <w:rPr>
                <w:rFonts w:cs="Arial"/>
              </w:rPr>
              <w:t>end to end Medically frail functionality</w:t>
            </w:r>
            <w:r w:rsidR="00EA3422">
              <w:rPr>
                <w:rFonts w:cs="Arial"/>
              </w:rPr>
              <w:t>.</w:t>
            </w:r>
          </w:p>
          <w:p w14:paraId="75422B49" w14:textId="390010BF" w:rsidR="00B942DF" w:rsidRPr="004342C6" w:rsidRDefault="00B942DF" w:rsidP="007326FD">
            <w:pPr>
              <w:rPr>
                <w:rFonts w:cs="Arial"/>
              </w:rPr>
            </w:pPr>
          </w:p>
        </w:tc>
      </w:tr>
      <w:tr w:rsidR="007326FD" w:rsidRPr="004342C6" w14:paraId="7B051D67" w14:textId="77777777" w:rsidTr="006543FE">
        <w:trPr>
          <w:trHeight w:val="314"/>
        </w:trPr>
        <w:tc>
          <w:tcPr>
            <w:tcW w:w="2246" w:type="dxa"/>
            <w:shd w:val="clear" w:color="000000" w:fill="FFFFFF"/>
          </w:tcPr>
          <w:p w14:paraId="7C05EDCD" w14:textId="1F577404" w:rsidR="007326FD" w:rsidRPr="004342C6" w:rsidRDefault="007326FD" w:rsidP="007326FD">
            <w:pPr>
              <w:contextualSpacing w:val="0"/>
              <w:jc w:val="center"/>
              <w:rPr>
                <w:rFonts w:eastAsia="Times New Roman" w:cs="Arial"/>
                <w:color w:val="000000"/>
              </w:rPr>
            </w:pPr>
            <w:r w:rsidRPr="004342C6">
              <w:rPr>
                <w:rFonts w:eastAsia="Times New Roman" w:cs="Arial"/>
                <w:bCs/>
                <w:color w:val="000000"/>
              </w:rPr>
              <w:t>MF.FR.04.01</w:t>
            </w:r>
          </w:p>
        </w:tc>
        <w:tc>
          <w:tcPr>
            <w:tcW w:w="7024" w:type="dxa"/>
            <w:shd w:val="clear" w:color="000000" w:fill="FFFFFF"/>
          </w:tcPr>
          <w:p w14:paraId="74DBC20D" w14:textId="77777777" w:rsidR="007326FD" w:rsidRPr="004342C6" w:rsidRDefault="00117C41" w:rsidP="007326FD">
            <w:pPr>
              <w:rPr>
                <w:rFonts w:cs="Arial"/>
              </w:rPr>
            </w:pPr>
            <w:r w:rsidRPr="004342C6">
              <w:rPr>
                <w:rFonts w:cs="Arial"/>
              </w:rPr>
              <w:t>The system shall u</w:t>
            </w:r>
            <w:r w:rsidR="007326FD" w:rsidRPr="004342C6">
              <w:rPr>
                <w:rFonts w:cs="Arial"/>
              </w:rPr>
              <w:t>tilize the Medically Frail Indicator only if the member is determined to be eligible for CarePlus aid categories while doing Re-PD.</w:t>
            </w:r>
          </w:p>
          <w:p w14:paraId="657A8464" w14:textId="77777777" w:rsidR="00C324D2" w:rsidRPr="004342C6" w:rsidRDefault="00C324D2" w:rsidP="007326FD">
            <w:pPr>
              <w:rPr>
                <w:rFonts w:cs="Arial"/>
              </w:rPr>
            </w:pPr>
          </w:p>
          <w:p w14:paraId="0A7D1116" w14:textId="014A5AB8" w:rsidR="00C324D2" w:rsidRPr="004342C6" w:rsidRDefault="00C324D2" w:rsidP="007326FD">
            <w:pPr>
              <w:rPr>
                <w:rFonts w:cs="Arial"/>
              </w:rPr>
            </w:pPr>
            <w:r w:rsidRPr="004342C6">
              <w:rPr>
                <w:rFonts w:cs="Arial"/>
              </w:rPr>
              <w:t xml:space="preserve">Medically frail Functionality is a configurable feature. </w:t>
            </w:r>
            <w:r w:rsidR="00EA3422">
              <w:rPr>
                <w:rFonts w:cs="Arial"/>
              </w:rPr>
              <w:t>The d</w:t>
            </w:r>
            <w:r w:rsidRPr="004342C6">
              <w:rPr>
                <w:rFonts w:cs="Arial"/>
              </w:rPr>
              <w:t>efault value is ON.</w:t>
            </w:r>
          </w:p>
        </w:tc>
      </w:tr>
      <w:tr w:rsidR="007326FD" w:rsidRPr="004342C6" w14:paraId="696F3563" w14:textId="77777777" w:rsidTr="006543FE">
        <w:trPr>
          <w:trHeight w:val="314"/>
        </w:trPr>
        <w:tc>
          <w:tcPr>
            <w:tcW w:w="2246" w:type="dxa"/>
            <w:shd w:val="clear" w:color="000000" w:fill="FFFFFF"/>
          </w:tcPr>
          <w:p w14:paraId="0E460343" w14:textId="57EA3010" w:rsidR="007326FD" w:rsidRPr="004342C6" w:rsidRDefault="007326FD" w:rsidP="007326FD">
            <w:pPr>
              <w:contextualSpacing w:val="0"/>
              <w:jc w:val="center"/>
              <w:rPr>
                <w:rFonts w:cs="Arial"/>
              </w:rPr>
            </w:pPr>
            <w:r w:rsidRPr="004342C6">
              <w:rPr>
                <w:rFonts w:eastAsia="Times New Roman" w:cs="Arial"/>
                <w:bCs/>
                <w:color w:val="000000"/>
              </w:rPr>
              <w:lastRenderedPageBreak/>
              <w:t>MF.FR.04.02</w:t>
            </w:r>
          </w:p>
        </w:tc>
        <w:tc>
          <w:tcPr>
            <w:tcW w:w="7024" w:type="dxa"/>
            <w:shd w:val="clear" w:color="000000" w:fill="FFFFFF"/>
          </w:tcPr>
          <w:p w14:paraId="663B2AF8" w14:textId="7FE5DF7C" w:rsidR="007326FD" w:rsidRPr="004342C6" w:rsidRDefault="007326FD" w:rsidP="007326FD">
            <w:pPr>
              <w:rPr>
                <w:rFonts w:cs="Arial"/>
                <w:b/>
                <w:strike/>
              </w:rPr>
            </w:pPr>
            <w:r w:rsidRPr="004342C6">
              <w:rPr>
                <w:rFonts w:cs="Arial"/>
                <w:strike/>
              </w:rPr>
              <w:t xml:space="preserve">During the program determination, if the system determines that the member is eligible for MassHealth CarePlus </w:t>
            </w:r>
            <w:r w:rsidRPr="004342C6">
              <w:rPr>
                <w:rFonts w:cs="Arial"/>
                <w:b/>
                <w:strike/>
              </w:rPr>
              <w:t>(D1)</w:t>
            </w:r>
            <w:r w:rsidR="00EA3422">
              <w:rPr>
                <w:rFonts w:cs="Arial"/>
                <w:b/>
                <w:strike/>
              </w:rPr>
              <w:t>,</w:t>
            </w:r>
            <w:r w:rsidRPr="004342C6">
              <w:rPr>
                <w:rFonts w:cs="Arial"/>
                <w:b/>
                <w:strike/>
              </w:rPr>
              <w:t xml:space="preserve"> </w:t>
            </w:r>
            <w:r w:rsidRPr="004342C6">
              <w:rPr>
                <w:rFonts w:cs="Arial"/>
                <w:strike/>
              </w:rPr>
              <w:t>then if the system validates that the  Medically Frail Indicator is set to Yes</w:t>
            </w:r>
            <w:r w:rsidR="00EA3422">
              <w:rPr>
                <w:rFonts w:cs="Arial"/>
                <w:strike/>
              </w:rPr>
              <w:t>,</w:t>
            </w:r>
            <w:r w:rsidRPr="004342C6">
              <w:rPr>
                <w:rFonts w:cs="Arial"/>
                <w:strike/>
              </w:rPr>
              <w:t xml:space="preserve"> then the system will assign the MassHealth Standard aid category</w:t>
            </w:r>
            <w:r w:rsidRPr="004342C6">
              <w:rPr>
                <w:rFonts w:cs="Arial"/>
                <w:b/>
                <w:strike/>
              </w:rPr>
              <w:t>(R1).</w:t>
            </w:r>
          </w:p>
          <w:p w14:paraId="4B70EE81" w14:textId="77777777" w:rsidR="00271F15" w:rsidRPr="004342C6" w:rsidRDefault="00271F15" w:rsidP="007326FD">
            <w:pPr>
              <w:rPr>
                <w:rFonts w:cs="Arial"/>
                <w:b/>
                <w:strike/>
              </w:rPr>
            </w:pPr>
          </w:p>
          <w:p w14:paraId="7804C10E" w14:textId="30BBA2ED" w:rsidR="00271F15" w:rsidRPr="004342C6" w:rsidRDefault="00271F15" w:rsidP="007326FD">
            <w:pPr>
              <w:rPr>
                <w:rFonts w:cs="Arial"/>
                <w:strike/>
              </w:rPr>
            </w:pPr>
            <w:r w:rsidRPr="004342C6">
              <w:rPr>
                <w:rFonts w:cs="Arial"/>
              </w:rPr>
              <w:t>The system shall assign the MassHealth Standard aid category</w:t>
            </w:r>
            <w:r w:rsidRPr="004342C6">
              <w:rPr>
                <w:rFonts w:cs="Arial"/>
                <w:b/>
              </w:rPr>
              <w:t>(R1) during program determination when the</w:t>
            </w:r>
            <w:r w:rsidRPr="004342C6">
              <w:rPr>
                <w:rFonts w:cs="Arial"/>
              </w:rPr>
              <w:t xml:space="preserve"> member is eligible for MassHealth CarePlus </w:t>
            </w:r>
            <w:r w:rsidRPr="004342C6">
              <w:rPr>
                <w:rFonts w:cs="Arial"/>
                <w:b/>
              </w:rPr>
              <w:t>(D1)</w:t>
            </w:r>
            <w:r w:rsidR="00EA3422">
              <w:rPr>
                <w:rFonts w:cs="Arial"/>
                <w:b/>
              </w:rPr>
              <w:t>,</w:t>
            </w:r>
            <w:r w:rsidRPr="004342C6">
              <w:rPr>
                <w:rFonts w:cs="Arial"/>
                <w:b/>
              </w:rPr>
              <w:t xml:space="preserve"> </w:t>
            </w:r>
            <w:r w:rsidRPr="004342C6">
              <w:rPr>
                <w:rFonts w:cs="Arial"/>
              </w:rPr>
              <w:t>and the system validates that the  Medically Frail Indicator is set to Yes</w:t>
            </w:r>
            <w:r w:rsidR="000C5CEE" w:rsidRPr="004342C6">
              <w:rPr>
                <w:rFonts w:cs="Arial"/>
              </w:rPr>
              <w:t>.</w:t>
            </w:r>
          </w:p>
        </w:tc>
      </w:tr>
      <w:tr w:rsidR="007326FD" w:rsidRPr="004342C6" w14:paraId="6396BA7A" w14:textId="77777777" w:rsidTr="006543FE">
        <w:trPr>
          <w:trHeight w:val="314"/>
        </w:trPr>
        <w:tc>
          <w:tcPr>
            <w:tcW w:w="2246" w:type="dxa"/>
            <w:shd w:val="clear" w:color="000000" w:fill="FFFFFF"/>
          </w:tcPr>
          <w:p w14:paraId="6A60082E" w14:textId="44A50FF3" w:rsidR="007326FD" w:rsidRPr="004342C6" w:rsidRDefault="007326FD" w:rsidP="007326FD">
            <w:pPr>
              <w:contextualSpacing w:val="0"/>
              <w:jc w:val="center"/>
              <w:rPr>
                <w:rFonts w:eastAsia="Times New Roman" w:cs="Arial"/>
                <w:color w:val="000000"/>
              </w:rPr>
            </w:pPr>
            <w:r w:rsidRPr="004342C6">
              <w:rPr>
                <w:rFonts w:eastAsia="Times New Roman" w:cs="Arial"/>
                <w:bCs/>
                <w:color w:val="000000"/>
              </w:rPr>
              <w:t>MF.FR.04.03</w:t>
            </w:r>
          </w:p>
        </w:tc>
        <w:tc>
          <w:tcPr>
            <w:tcW w:w="7024" w:type="dxa"/>
            <w:shd w:val="clear" w:color="000000" w:fill="FFFFFF"/>
          </w:tcPr>
          <w:p w14:paraId="6AADE00F" w14:textId="5279B87A" w:rsidR="007326FD" w:rsidRPr="004342C6" w:rsidRDefault="007326FD" w:rsidP="007326FD">
            <w:pPr>
              <w:rPr>
                <w:rFonts w:cs="Arial"/>
                <w:b/>
                <w:strike/>
              </w:rPr>
            </w:pPr>
            <w:r w:rsidRPr="004342C6">
              <w:rPr>
                <w:rFonts w:cs="Arial"/>
                <w:strike/>
              </w:rPr>
              <w:t xml:space="preserve">During the program determination, if the system determines that the member is eligible for MassHealth CarePlus </w:t>
            </w:r>
            <w:r w:rsidRPr="004342C6">
              <w:rPr>
                <w:rFonts w:cs="Arial"/>
                <w:b/>
                <w:strike/>
              </w:rPr>
              <w:t>(D4)</w:t>
            </w:r>
            <w:r w:rsidR="00EA3422">
              <w:rPr>
                <w:rFonts w:cs="Arial"/>
                <w:b/>
                <w:strike/>
              </w:rPr>
              <w:t>,</w:t>
            </w:r>
            <w:r w:rsidRPr="004342C6">
              <w:rPr>
                <w:rFonts w:cs="Arial"/>
                <w:b/>
                <w:strike/>
              </w:rPr>
              <w:t xml:space="preserve"> </w:t>
            </w:r>
            <w:r w:rsidRPr="004342C6">
              <w:rPr>
                <w:rFonts w:cs="Arial"/>
                <w:strike/>
              </w:rPr>
              <w:t>then if the system validates that the  Medically Frail Indicator is set to Yes</w:t>
            </w:r>
            <w:r w:rsidR="00EA3422">
              <w:rPr>
                <w:rFonts w:cs="Arial"/>
                <w:strike/>
              </w:rPr>
              <w:t>,</w:t>
            </w:r>
            <w:r w:rsidRPr="004342C6">
              <w:rPr>
                <w:rFonts w:cs="Arial"/>
                <w:strike/>
              </w:rPr>
              <w:t xml:space="preserve"> then the system will assign the MassHealth Standard aid category</w:t>
            </w:r>
            <w:r w:rsidRPr="004342C6">
              <w:rPr>
                <w:rFonts w:cs="Arial"/>
                <w:b/>
                <w:strike/>
              </w:rPr>
              <w:t>(R4).</w:t>
            </w:r>
          </w:p>
          <w:p w14:paraId="737300E6" w14:textId="77777777" w:rsidR="000C5CEE" w:rsidRPr="004342C6" w:rsidRDefault="000C5CEE" w:rsidP="007326FD">
            <w:pPr>
              <w:rPr>
                <w:rFonts w:cs="Arial"/>
                <w:b/>
              </w:rPr>
            </w:pPr>
          </w:p>
          <w:p w14:paraId="06CC3841" w14:textId="22A70EB1" w:rsidR="000C5CEE" w:rsidRPr="004342C6" w:rsidRDefault="000C5CEE" w:rsidP="007326FD">
            <w:pPr>
              <w:rPr>
                <w:rFonts w:cs="Arial"/>
              </w:rPr>
            </w:pPr>
            <w:r w:rsidRPr="004342C6">
              <w:rPr>
                <w:rFonts w:cs="Arial"/>
              </w:rPr>
              <w:t>The system shall assign the MassHealth Standard aid category</w:t>
            </w:r>
            <w:r w:rsidRPr="004342C6">
              <w:rPr>
                <w:rFonts w:cs="Arial"/>
                <w:b/>
              </w:rPr>
              <w:t>(R4) during program determination when the</w:t>
            </w:r>
            <w:r w:rsidRPr="004342C6">
              <w:rPr>
                <w:rFonts w:cs="Arial"/>
              </w:rPr>
              <w:t xml:space="preserve"> member is eligible for MassHealth CarePlus </w:t>
            </w:r>
            <w:r w:rsidRPr="004342C6">
              <w:rPr>
                <w:rFonts w:cs="Arial"/>
                <w:b/>
              </w:rPr>
              <w:t>(D4)</w:t>
            </w:r>
            <w:r w:rsidR="00EA3422">
              <w:rPr>
                <w:rFonts w:cs="Arial"/>
                <w:b/>
              </w:rPr>
              <w:t>,</w:t>
            </w:r>
            <w:r w:rsidRPr="004342C6">
              <w:rPr>
                <w:rFonts w:cs="Arial"/>
                <w:b/>
              </w:rPr>
              <w:t xml:space="preserve"> </w:t>
            </w:r>
            <w:r w:rsidRPr="004342C6">
              <w:rPr>
                <w:rFonts w:cs="Arial"/>
              </w:rPr>
              <w:t>and the system validates that the  Medically Frail Indicator is set to Yes.</w:t>
            </w:r>
          </w:p>
        </w:tc>
      </w:tr>
      <w:tr w:rsidR="007326FD" w:rsidRPr="004342C6" w14:paraId="1AEC0D4A" w14:textId="77777777" w:rsidTr="006543FE">
        <w:trPr>
          <w:trHeight w:val="314"/>
        </w:trPr>
        <w:tc>
          <w:tcPr>
            <w:tcW w:w="2246" w:type="dxa"/>
            <w:shd w:val="clear" w:color="000000" w:fill="FFFFFF"/>
          </w:tcPr>
          <w:p w14:paraId="287CC23F" w14:textId="256945AD" w:rsidR="007326FD" w:rsidRPr="004342C6" w:rsidRDefault="007326FD" w:rsidP="007326FD">
            <w:pPr>
              <w:contextualSpacing w:val="0"/>
              <w:jc w:val="center"/>
              <w:rPr>
                <w:rFonts w:cs="Arial"/>
                <w:lang w:eastAsia="en-IN"/>
              </w:rPr>
            </w:pPr>
            <w:r w:rsidRPr="004342C6">
              <w:rPr>
                <w:rFonts w:eastAsia="Times New Roman" w:cs="Arial"/>
                <w:bCs/>
                <w:color w:val="000000"/>
              </w:rPr>
              <w:t>MF.FR.04.04</w:t>
            </w:r>
          </w:p>
        </w:tc>
        <w:tc>
          <w:tcPr>
            <w:tcW w:w="7024" w:type="dxa"/>
            <w:shd w:val="clear" w:color="000000" w:fill="FFFFFF"/>
          </w:tcPr>
          <w:p w14:paraId="1378F27F" w14:textId="4A93921B" w:rsidR="007326FD" w:rsidRPr="004342C6" w:rsidRDefault="007326FD" w:rsidP="00B14733">
            <w:pPr>
              <w:rPr>
                <w:rFonts w:cs="Arial"/>
                <w:strike/>
              </w:rPr>
            </w:pPr>
            <w:r w:rsidRPr="004342C6">
              <w:rPr>
                <w:rFonts w:cs="Arial"/>
                <w:strike/>
              </w:rPr>
              <w:t xml:space="preserve">If the member is eligible for MassHealth standard aid categories </w:t>
            </w:r>
            <w:r w:rsidRPr="004342C6">
              <w:rPr>
                <w:rFonts w:cs="Arial"/>
                <w:b/>
                <w:strike/>
              </w:rPr>
              <w:t>(R1 or R4)</w:t>
            </w:r>
            <w:r w:rsidRPr="004342C6">
              <w:rPr>
                <w:rFonts w:cs="Arial"/>
                <w:strike/>
              </w:rPr>
              <w:t xml:space="preserve"> and his/her Medically Frail Indicator is set to No, then his/her eligibility shall be re</w:t>
            </w:r>
            <w:r w:rsidR="00EA3422">
              <w:rPr>
                <w:rFonts w:cs="Arial"/>
                <w:strike/>
              </w:rPr>
              <w:t>-</w:t>
            </w:r>
            <w:r w:rsidRPr="004342C6">
              <w:rPr>
                <w:rFonts w:cs="Arial"/>
                <w:strike/>
              </w:rPr>
              <w:t>determined  according to existing PD logic.</w:t>
            </w:r>
          </w:p>
          <w:p w14:paraId="51CD5E83" w14:textId="77777777" w:rsidR="000C5CEE" w:rsidRPr="004342C6" w:rsidRDefault="000C5CEE" w:rsidP="00B14733">
            <w:pPr>
              <w:rPr>
                <w:rFonts w:cs="Arial"/>
                <w:lang w:eastAsia="en-IN"/>
              </w:rPr>
            </w:pPr>
          </w:p>
          <w:p w14:paraId="7513FD5F" w14:textId="63166C25" w:rsidR="000C5CEE" w:rsidRPr="004342C6" w:rsidRDefault="000C5CEE" w:rsidP="00B14733">
            <w:pPr>
              <w:rPr>
                <w:rFonts w:cs="Arial"/>
                <w:lang w:eastAsia="en-IN"/>
              </w:rPr>
            </w:pPr>
            <w:r w:rsidRPr="004342C6">
              <w:rPr>
                <w:rFonts w:cs="Arial"/>
                <w:lang w:eastAsia="en-IN"/>
              </w:rPr>
              <w:t xml:space="preserve">The system </w:t>
            </w:r>
            <w:r w:rsidRPr="004342C6">
              <w:rPr>
                <w:rFonts w:cs="Arial"/>
              </w:rPr>
              <w:t xml:space="preserve">shall re-determined eligibility as per existing PD logic if the member is eligible for MassHealth standard aid categories </w:t>
            </w:r>
            <w:r w:rsidRPr="004342C6">
              <w:rPr>
                <w:rFonts w:cs="Arial"/>
                <w:b/>
              </w:rPr>
              <w:t>(R1 or R4)</w:t>
            </w:r>
            <w:r w:rsidR="00EA3422">
              <w:rPr>
                <w:rFonts w:cs="Arial"/>
                <w:b/>
              </w:rPr>
              <w:t>,</w:t>
            </w:r>
            <w:r w:rsidRPr="004342C6">
              <w:rPr>
                <w:rFonts w:cs="Arial"/>
              </w:rPr>
              <w:t xml:space="preserve"> and his/her Medically Frail Indicator is set to No.</w:t>
            </w:r>
          </w:p>
        </w:tc>
      </w:tr>
      <w:tr w:rsidR="007326FD" w:rsidRPr="004342C6" w14:paraId="1509593D" w14:textId="77777777" w:rsidTr="006543FE">
        <w:trPr>
          <w:trHeight w:val="314"/>
        </w:trPr>
        <w:tc>
          <w:tcPr>
            <w:tcW w:w="2246" w:type="dxa"/>
            <w:shd w:val="clear" w:color="000000" w:fill="FFFFFF"/>
          </w:tcPr>
          <w:p w14:paraId="6CC69963" w14:textId="1A544F1F" w:rsidR="007326FD" w:rsidRPr="004342C6" w:rsidRDefault="007326FD" w:rsidP="007326FD">
            <w:pPr>
              <w:contextualSpacing w:val="0"/>
              <w:jc w:val="center"/>
              <w:rPr>
                <w:rFonts w:eastAsia="Times New Roman" w:cs="Arial"/>
                <w:color w:val="000000"/>
              </w:rPr>
            </w:pPr>
            <w:r w:rsidRPr="004342C6">
              <w:rPr>
                <w:rFonts w:eastAsia="Times New Roman" w:cs="Arial"/>
                <w:bCs/>
                <w:color w:val="000000"/>
              </w:rPr>
              <w:t>MF.FR.04.05</w:t>
            </w:r>
          </w:p>
        </w:tc>
        <w:tc>
          <w:tcPr>
            <w:tcW w:w="7024" w:type="dxa"/>
            <w:shd w:val="clear" w:color="000000" w:fill="FFFFFF"/>
          </w:tcPr>
          <w:p w14:paraId="78B4F237" w14:textId="6E3FAF37" w:rsidR="007326FD" w:rsidRPr="004342C6" w:rsidRDefault="007326FD" w:rsidP="007326FD">
            <w:pPr>
              <w:pStyle w:val="BodyTextBullet"/>
              <w:numPr>
                <w:ilvl w:val="0"/>
                <w:numId w:val="0"/>
              </w:numPr>
              <w:rPr>
                <w:rFonts w:cs="Arial"/>
                <w:strike/>
              </w:rPr>
            </w:pPr>
            <w:r w:rsidRPr="004342C6">
              <w:rPr>
                <w:rFonts w:cs="Arial"/>
                <w:strike/>
              </w:rPr>
              <w:t xml:space="preserve">During the program determination, if the system determines that the member is eligible for MassHealth CarePlus </w:t>
            </w:r>
            <w:r w:rsidRPr="004342C6">
              <w:rPr>
                <w:rFonts w:cs="Arial"/>
                <w:b/>
                <w:strike/>
              </w:rPr>
              <w:t>(D1/D4)</w:t>
            </w:r>
            <w:r w:rsidR="00EA3422">
              <w:rPr>
                <w:rFonts w:cs="Arial"/>
                <w:b/>
                <w:strike/>
              </w:rPr>
              <w:t>,</w:t>
            </w:r>
            <w:r w:rsidRPr="004342C6">
              <w:rPr>
                <w:rFonts w:cs="Arial"/>
                <w:b/>
                <w:strike/>
              </w:rPr>
              <w:t xml:space="preserve"> </w:t>
            </w:r>
            <w:r w:rsidRPr="004342C6">
              <w:rPr>
                <w:rFonts w:cs="Arial"/>
                <w:strike/>
              </w:rPr>
              <w:t>then if the system validates that the  Medically Frail Indicator is set to No then the member shall be eligible for the aid category determined according to existing PD logic.</w:t>
            </w:r>
          </w:p>
          <w:p w14:paraId="31A3EAA8" w14:textId="786DEBCC" w:rsidR="000C5CEE" w:rsidRPr="004342C6" w:rsidRDefault="000C5CEE" w:rsidP="007326FD">
            <w:pPr>
              <w:pStyle w:val="BodyTextBullet"/>
              <w:numPr>
                <w:ilvl w:val="0"/>
                <w:numId w:val="0"/>
              </w:numPr>
              <w:rPr>
                <w:rFonts w:cs="Arial"/>
              </w:rPr>
            </w:pPr>
          </w:p>
          <w:p w14:paraId="00EFA51A" w14:textId="1C31C0C7" w:rsidR="000C5CEE" w:rsidRPr="004342C6" w:rsidRDefault="000C5CEE" w:rsidP="007326FD">
            <w:pPr>
              <w:pStyle w:val="BodyTextBullet"/>
              <w:numPr>
                <w:ilvl w:val="0"/>
                <w:numId w:val="0"/>
              </w:numPr>
              <w:rPr>
                <w:rFonts w:cs="Arial"/>
                <w:lang w:eastAsia="en-IN"/>
              </w:rPr>
            </w:pPr>
            <w:r w:rsidRPr="004342C6">
              <w:rPr>
                <w:rFonts w:cs="Arial"/>
              </w:rPr>
              <w:t xml:space="preserve">The system shall be </w:t>
            </w:r>
            <w:r w:rsidR="004E59A8" w:rsidRPr="004342C6">
              <w:rPr>
                <w:rFonts w:cs="Arial"/>
              </w:rPr>
              <w:t>assigned</w:t>
            </w:r>
            <w:r w:rsidRPr="004342C6">
              <w:rPr>
                <w:rFonts w:cs="Arial"/>
              </w:rPr>
              <w:t xml:space="preserve"> aid category as per aid category sheet during the program determination if the member is eligible for MassHealth CarePlus </w:t>
            </w:r>
            <w:r w:rsidRPr="004342C6">
              <w:rPr>
                <w:rFonts w:cs="Arial"/>
                <w:b/>
              </w:rPr>
              <w:t xml:space="preserve">(D1/D4) </w:t>
            </w:r>
            <w:r w:rsidRPr="004342C6">
              <w:rPr>
                <w:rFonts w:cs="Arial"/>
              </w:rPr>
              <w:t xml:space="preserve">and Medically Frail Indicator is set to No </w:t>
            </w:r>
          </w:p>
          <w:p w14:paraId="7E942982" w14:textId="50BD1586" w:rsidR="000C5CEE" w:rsidRPr="004342C6" w:rsidRDefault="000C5CEE" w:rsidP="007326FD">
            <w:pPr>
              <w:pStyle w:val="BodyTextBullet"/>
              <w:numPr>
                <w:ilvl w:val="0"/>
                <w:numId w:val="0"/>
              </w:numPr>
              <w:rPr>
                <w:rFonts w:eastAsiaTheme="minorHAnsi" w:cs="Arial"/>
                <w:szCs w:val="22"/>
                <w:lang w:eastAsia="en-IN"/>
              </w:rPr>
            </w:pPr>
          </w:p>
        </w:tc>
      </w:tr>
      <w:tr w:rsidR="007326FD" w:rsidRPr="004342C6" w14:paraId="12C4B9F0" w14:textId="77777777" w:rsidTr="006543FE">
        <w:trPr>
          <w:trHeight w:val="314"/>
        </w:trPr>
        <w:tc>
          <w:tcPr>
            <w:tcW w:w="2246" w:type="dxa"/>
            <w:shd w:val="clear" w:color="000000" w:fill="FFFFFF"/>
          </w:tcPr>
          <w:p w14:paraId="22B13A20" w14:textId="1FD21D8A" w:rsidR="007326FD" w:rsidRPr="004342C6" w:rsidRDefault="007326FD" w:rsidP="007326FD">
            <w:pPr>
              <w:contextualSpacing w:val="0"/>
              <w:jc w:val="center"/>
              <w:rPr>
                <w:rFonts w:eastAsia="Times New Roman" w:cs="Arial"/>
                <w:color w:val="000000"/>
              </w:rPr>
            </w:pPr>
            <w:r w:rsidRPr="004342C6">
              <w:rPr>
                <w:rFonts w:eastAsia="Times New Roman" w:cs="Arial"/>
                <w:bCs/>
                <w:color w:val="000000"/>
              </w:rPr>
              <w:t>MF.FR.04.06</w:t>
            </w:r>
          </w:p>
        </w:tc>
        <w:tc>
          <w:tcPr>
            <w:tcW w:w="7024" w:type="dxa"/>
            <w:shd w:val="clear" w:color="000000" w:fill="FFFFFF"/>
          </w:tcPr>
          <w:p w14:paraId="13C52235" w14:textId="3BBD4612" w:rsidR="007326FD" w:rsidRPr="004342C6" w:rsidRDefault="007326FD" w:rsidP="006E12C1">
            <w:pPr>
              <w:pStyle w:val="BodyTextBullet"/>
              <w:numPr>
                <w:ilvl w:val="0"/>
                <w:numId w:val="0"/>
              </w:numPr>
              <w:rPr>
                <w:rFonts w:cs="Arial"/>
                <w:strike/>
              </w:rPr>
            </w:pPr>
            <w:r w:rsidRPr="004342C6">
              <w:rPr>
                <w:rFonts w:cs="Arial"/>
                <w:strike/>
              </w:rPr>
              <w:t xml:space="preserve">During the program determination, if the system determines that the member is </w:t>
            </w:r>
            <w:r w:rsidRPr="004342C6">
              <w:rPr>
                <w:rFonts w:cs="Arial"/>
                <w:b/>
                <w:strike/>
              </w:rPr>
              <w:t xml:space="preserve">NOT </w:t>
            </w:r>
            <w:r w:rsidRPr="004342C6">
              <w:rPr>
                <w:rFonts w:cs="Arial"/>
                <w:strike/>
              </w:rPr>
              <w:t xml:space="preserve">eligible for MassHealth CarePlus </w:t>
            </w:r>
            <w:r w:rsidRPr="004342C6">
              <w:rPr>
                <w:rFonts w:cs="Arial"/>
                <w:b/>
                <w:strike/>
              </w:rPr>
              <w:t>(D1/D4)</w:t>
            </w:r>
            <w:r w:rsidR="00EA3422">
              <w:rPr>
                <w:rFonts w:cs="Arial"/>
                <w:b/>
                <w:strike/>
              </w:rPr>
              <w:t>,</w:t>
            </w:r>
            <w:r w:rsidRPr="004342C6">
              <w:rPr>
                <w:rFonts w:cs="Arial"/>
                <w:strike/>
              </w:rPr>
              <w:t xml:space="preserve"> then the member shall be eligible for the aid category determined according to existing PD logic.</w:t>
            </w:r>
          </w:p>
          <w:p w14:paraId="210CEA91" w14:textId="77777777" w:rsidR="006E12C1" w:rsidRPr="004342C6" w:rsidRDefault="006E12C1" w:rsidP="006E12C1">
            <w:pPr>
              <w:pStyle w:val="BodyTextBullet"/>
              <w:numPr>
                <w:ilvl w:val="0"/>
                <w:numId w:val="0"/>
              </w:numPr>
              <w:rPr>
                <w:rFonts w:cs="Arial"/>
                <w:lang w:eastAsia="en-IN"/>
              </w:rPr>
            </w:pPr>
          </w:p>
          <w:p w14:paraId="22AAEFF8" w14:textId="29F1C143" w:rsidR="006E12C1" w:rsidRPr="004342C6" w:rsidRDefault="006E12C1" w:rsidP="006E12C1">
            <w:pPr>
              <w:pStyle w:val="BodyTextBullet"/>
              <w:numPr>
                <w:ilvl w:val="0"/>
                <w:numId w:val="0"/>
              </w:numPr>
              <w:rPr>
                <w:rFonts w:cs="Arial"/>
                <w:lang w:eastAsia="en-IN"/>
              </w:rPr>
            </w:pPr>
            <w:r w:rsidRPr="004342C6">
              <w:rPr>
                <w:rFonts w:eastAsiaTheme="minorHAnsi" w:cs="Arial"/>
                <w:szCs w:val="22"/>
              </w:rPr>
              <w:t xml:space="preserve">The system shall assign </w:t>
            </w:r>
            <w:r w:rsidR="00EA3422">
              <w:rPr>
                <w:rFonts w:eastAsiaTheme="minorHAnsi" w:cs="Arial"/>
                <w:szCs w:val="22"/>
              </w:rPr>
              <w:t>the</w:t>
            </w:r>
            <w:r w:rsidRPr="004342C6">
              <w:rPr>
                <w:rFonts w:eastAsiaTheme="minorHAnsi" w:cs="Arial"/>
                <w:szCs w:val="22"/>
              </w:rPr>
              <w:t xml:space="preserve"> aid category </w:t>
            </w:r>
            <w:r w:rsidR="000C5CEE" w:rsidRPr="004342C6">
              <w:rPr>
                <w:rFonts w:eastAsiaTheme="minorHAnsi" w:cs="Arial"/>
                <w:szCs w:val="22"/>
              </w:rPr>
              <w:t xml:space="preserve">as per </w:t>
            </w:r>
            <w:r w:rsidR="00EA3422">
              <w:rPr>
                <w:rFonts w:eastAsiaTheme="minorHAnsi" w:cs="Arial"/>
                <w:szCs w:val="22"/>
              </w:rPr>
              <w:t xml:space="preserve">the </w:t>
            </w:r>
            <w:r w:rsidR="000C5CEE" w:rsidRPr="004342C6">
              <w:rPr>
                <w:rFonts w:eastAsiaTheme="minorHAnsi" w:cs="Arial"/>
                <w:szCs w:val="22"/>
              </w:rPr>
              <w:t>Aid category sheet.</w:t>
            </w:r>
            <w:r w:rsidR="000C5CEE" w:rsidRPr="004342C6">
              <w:rPr>
                <w:rFonts w:cs="Arial"/>
                <w:lang w:eastAsia="en-IN"/>
              </w:rPr>
              <w:t xml:space="preserve"> </w:t>
            </w:r>
          </w:p>
        </w:tc>
      </w:tr>
      <w:tr w:rsidR="007326FD" w:rsidRPr="004342C6" w14:paraId="7D7AB9CF" w14:textId="77777777" w:rsidTr="006543FE">
        <w:trPr>
          <w:trHeight w:val="314"/>
        </w:trPr>
        <w:tc>
          <w:tcPr>
            <w:tcW w:w="2246" w:type="dxa"/>
            <w:shd w:val="clear" w:color="000000" w:fill="FFFFFF"/>
          </w:tcPr>
          <w:p w14:paraId="201DF28C" w14:textId="16518B74" w:rsidR="007326FD" w:rsidRPr="004342C6" w:rsidRDefault="007326FD" w:rsidP="007326FD">
            <w:pPr>
              <w:contextualSpacing w:val="0"/>
              <w:jc w:val="center"/>
              <w:rPr>
                <w:rFonts w:eastAsia="Times New Roman" w:cs="Arial"/>
                <w:szCs w:val="24"/>
                <w:lang w:eastAsia="en-IN"/>
              </w:rPr>
            </w:pPr>
            <w:r w:rsidRPr="004342C6">
              <w:rPr>
                <w:rFonts w:eastAsia="Times New Roman" w:cs="Arial"/>
                <w:bCs/>
                <w:color w:val="000000"/>
              </w:rPr>
              <w:t>MF.FR.04.07</w:t>
            </w:r>
          </w:p>
        </w:tc>
        <w:tc>
          <w:tcPr>
            <w:tcW w:w="7024" w:type="dxa"/>
            <w:shd w:val="clear" w:color="000000" w:fill="FFFFFF"/>
          </w:tcPr>
          <w:p w14:paraId="515F9511" w14:textId="24D7CCE6" w:rsidR="007326FD" w:rsidRPr="004342C6" w:rsidRDefault="000C5CEE" w:rsidP="007326FD">
            <w:pPr>
              <w:jc w:val="both"/>
              <w:rPr>
                <w:rFonts w:cs="Arial"/>
              </w:rPr>
            </w:pPr>
            <w:r w:rsidRPr="004342C6">
              <w:rPr>
                <w:rFonts w:cs="Arial"/>
              </w:rPr>
              <w:t>The system shall b</w:t>
            </w:r>
            <w:r w:rsidR="007326FD" w:rsidRPr="004342C6">
              <w:rPr>
                <w:rFonts w:cs="Arial"/>
              </w:rPr>
              <w:t>egin a Premium Assistance timeclock</w:t>
            </w:r>
            <w:r w:rsidR="000C674F">
              <w:rPr>
                <w:rFonts w:cs="Arial"/>
              </w:rPr>
              <w:t xml:space="preserve"> </w:t>
            </w:r>
            <w:r w:rsidR="007326FD" w:rsidRPr="004342C6">
              <w:rPr>
                <w:rFonts w:cs="Arial"/>
              </w:rPr>
              <w:t>(60+5 days) for the members when their employer coverage access status gets updated to Confirmed Access</w:t>
            </w:r>
            <w:r w:rsidR="00EA3422">
              <w:rPr>
                <w:rFonts w:cs="Arial"/>
              </w:rPr>
              <w:t>,</w:t>
            </w:r>
            <w:r w:rsidR="007326FD" w:rsidRPr="004342C6">
              <w:rPr>
                <w:rFonts w:cs="Arial"/>
              </w:rPr>
              <w:t xml:space="preserve"> and their Aid Category is R1.</w:t>
            </w:r>
          </w:p>
          <w:p w14:paraId="1E494F7A" w14:textId="44BD6542" w:rsidR="007326FD" w:rsidRPr="004342C6" w:rsidRDefault="007326FD" w:rsidP="006E12C1">
            <w:pPr>
              <w:pStyle w:val="BodyTextBullet"/>
              <w:numPr>
                <w:ilvl w:val="0"/>
                <w:numId w:val="0"/>
              </w:numPr>
              <w:rPr>
                <w:rFonts w:eastAsiaTheme="minorHAnsi" w:cs="Arial"/>
                <w:szCs w:val="22"/>
              </w:rPr>
            </w:pPr>
            <w:r w:rsidRPr="004342C6">
              <w:rPr>
                <w:rFonts w:eastAsiaTheme="minorHAnsi" w:cs="Arial"/>
                <w:szCs w:val="22"/>
              </w:rPr>
              <w:t>Note: The system will follow the existing behavior to begin the time</w:t>
            </w:r>
            <w:r w:rsidR="00EA3422">
              <w:rPr>
                <w:rFonts w:eastAsiaTheme="minorHAnsi" w:cs="Arial"/>
                <w:szCs w:val="22"/>
              </w:rPr>
              <w:t xml:space="preserve"> </w:t>
            </w:r>
            <w:r w:rsidRPr="004342C6">
              <w:rPr>
                <w:rFonts w:eastAsiaTheme="minorHAnsi" w:cs="Arial"/>
                <w:szCs w:val="22"/>
              </w:rPr>
              <w:t>clock.</w:t>
            </w:r>
          </w:p>
        </w:tc>
      </w:tr>
      <w:tr w:rsidR="007326FD" w:rsidRPr="004342C6" w14:paraId="755806BD" w14:textId="77777777" w:rsidTr="006543FE">
        <w:trPr>
          <w:trHeight w:val="314"/>
        </w:trPr>
        <w:tc>
          <w:tcPr>
            <w:tcW w:w="2246" w:type="dxa"/>
            <w:shd w:val="clear" w:color="000000" w:fill="FFFFFF"/>
          </w:tcPr>
          <w:p w14:paraId="683726C5" w14:textId="609801F7" w:rsidR="007326FD" w:rsidRPr="004342C6" w:rsidRDefault="007326FD" w:rsidP="007326FD">
            <w:pPr>
              <w:contextualSpacing w:val="0"/>
              <w:jc w:val="center"/>
              <w:rPr>
                <w:rFonts w:eastAsia="Times New Roman" w:cs="Arial"/>
                <w:szCs w:val="24"/>
                <w:lang w:eastAsia="en-IN"/>
              </w:rPr>
            </w:pPr>
            <w:r w:rsidRPr="004342C6">
              <w:rPr>
                <w:rFonts w:eastAsia="Times New Roman" w:cs="Arial"/>
                <w:bCs/>
                <w:color w:val="000000"/>
              </w:rPr>
              <w:lastRenderedPageBreak/>
              <w:t>MF.FR.04.08</w:t>
            </w:r>
          </w:p>
        </w:tc>
        <w:tc>
          <w:tcPr>
            <w:tcW w:w="7024" w:type="dxa"/>
            <w:shd w:val="clear" w:color="000000" w:fill="FFFFFF"/>
          </w:tcPr>
          <w:p w14:paraId="4290589E" w14:textId="7A9C8FC4" w:rsidR="007326FD" w:rsidRPr="004342C6" w:rsidRDefault="007326FD" w:rsidP="007326FD">
            <w:pPr>
              <w:jc w:val="both"/>
              <w:rPr>
                <w:rFonts w:cs="Arial"/>
              </w:rPr>
            </w:pPr>
            <w:r w:rsidRPr="004342C6">
              <w:rPr>
                <w:rFonts w:cs="Arial"/>
              </w:rPr>
              <w:t xml:space="preserve">The system </w:t>
            </w:r>
            <w:r w:rsidR="006E12C1" w:rsidRPr="004342C6">
              <w:rPr>
                <w:rFonts w:cs="Arial"/>
              </w:rPr>
              <w:t>shall</w:t>
            </w:r>
            <w:r w:rsidRPr="004342C6">
              <w:rPr>
                <w:rFonts w:cs="Arial"/>
              </w:rPr>
              <w:t xml:space="preserve"> follow the existing exception rules that w</w:t>
            </w:r>
            <w:r w:rsidR="00EA3422">
              <w:rPr>
                <w:rFonts w:cs="Arial"/>
              </w:rPr>
              <w:t>ere</w:t>
            </w:r>
            <w:r w:rsidRPr="004342C6">
              <w:rPr>
                <w:rFonts w:cs="Arial"/>
              </w:rPr>
              <w:t xml:space="preserve"> defined for MassHealth Standard coverage type when the PA time clock (60+5 days) expires for aid cat R1.</w:t>
            </w:r>
          </w:p>
          <w:p w14:paraId="2E5B083E" w14:textId="63444BA9" w:rsidR="007326FD" w:rsidRPr="004342C6" w:rsidRDefault="007326FD" w:rsidP="007326FD">
            <w:pPr>
              <w:pStyle w:val="BodyTextBullet"/>
              <w:numPr>
                <w:ilvl w:val="0"/>
                <w:numId w:val="0"/>
              </w:numPr>
              <w:rPr>
                <w:rFonts w:eastAsiaTheme="minorHAnsi" w:cs="Arial"/>
                <w:szCs w:val="22"/>
              </w:rPr>
            </w:pPr>
            <w:r w:rsidRPr="004342C6">
              <w:rPr>
                <w:rFonts w:eastAsiaTheme="minorHAnsi" w:cs="Arial"/>
                <w:szCs w:val="22"/>
              </w:rPr>
              <w:t xml:space="preserve">Note: Do not apply any exemption rule on </w:t>
            </w:r>
            <w:r w:rsidR="00EA3422">
              <w:rPr>
                <w:rFonts w:eastAsiaTheme="minorHAnsi" w:cs="Arial"/>
                <w:szCs w:val="22"/>
              </w:rPr>
              <w:t xml:space="preserve">the </w:t>
            </w:r>
            <w:r w:rsidRPr="004342C6">
              <w:rPr>
                <w:rFonts w:eastAsiaTheme="minorHAnsi" w:cs="Arial"/>
                <w:szCs w:val="22"/>
              </w:rPr>
              <w:t>R1 aid category.</w:t>
            </w:r>
          </w:p>
        </w:tc>
      </w:tr>
      <w:tr w:rsidR="007326FD" w:rsidRPr="004342C6" w14:paraId="6A9A6147" w14:textId="77777777" w:rsidTr="006543FE">
        <w:trPr>
          <w:trHeight w:val="314"/>
        </w:trPr>
        <w:tc>
          <w:tcPr>
            <w:tcW w:w="2246" w:type="dxa"/>
            <w:shd w:val="clear" w:color="000000" w:fill="FFFFFF"/>
          </w:tcPr>
          <w:p w14:paraId="4D078728" w14:textId="19A011C4" w:rsidR="007326FD" w:rsidRPr="004342C6" w:rsidRDefault="007326FD" w:rsidP="007326FD">
            <w:pPr>
              <w:contextualSpacing w:val="0"/>
              <w:jc w:val="center"/>
              <w:rPr>
                <w:rFonts w:eastAsia="Times New Roman" w:cs="Arial"/>
                <w:szCs w:val="24"/>
                <w:lang w:eastAsia="en-IN"/>
              </w:rPr>
            </w:pPr>
            <w:r w:rsidRPr="004342C6">
              <w:rPr>
                <w:rFonts w:eastAsia="Times New Roman" w:cs="Arial"/>
                <w:bCs/>
                <w:color w:val="000000"/>
              </w:rPr>
              <w:t>MF.FR.04.09</w:t>
            </w:r>
          </w:p>
        </w:tc>
        <w:tc>
          <w:tcPr>
            <w:tcW w:w="7024" w:type="dxa"/>
            <w:shd w:val="clear" w:color="000000" w:fill="FFFFFF"/>
          </w:tcPr>
          <w:p w14:paraId="4872790A" w14:textId="4E177D2B" w:rsidR="007326FD" w:rsidRPr="004342C6" w:rsidRDefault="007326FD" w:rsidP="007326FD">
            <w:pPr>
              <w:rPr>
                <w:rFonts w:cs="Arial"/>
              </w:rPr>
            </w:pPr>
            <w:r w:rsidRPr="004342C6">
              <w:rPr>
                <w:rFonts w:cs="Arial"/>
              </w:rPr>
              <w:t xml:space="preserve">The system shall follow the existing PA calculation rules to apply the PA rate for </w:t>
            </w:r>
            <w:r w:rsidR="00EA3422">
              <w:rPr>
                <w:rFonts w:cs="Arial"/>
              </w:rPr>
              <w:t xml:space="preserve">the </w:t>
            </w:r>
            <w:r w:rsidRPr="004342C6">
              <w:rPr>
                <w:rFonts w:cs="Arial"/>
              </w:rPr>
              <w:t>R4 aid category.</w:t>
            </w:r>
          </w:p>
        </w:tc>
      </w:tr>
      <w:tr w:rsidR="0069202B" w:rsidRPr="004342C6" w14:paraId="0E0CEEDC" w14:textId="77777777" w:rsidTr="006543FE">
        <w:trPr>
          <w:trHeight w:val="314"/>
        </w:trPr>
        <w:tc>
          <w:tcPr>
            <w:tcW w:w="2246" w:type="dxa"/>
            <w:shd w:val="clear" w:color="000000" w:fill="FFFFFF"/>
          </w:tcPr>
          <w:p w14:paraId="3F92C92B" w14:textId="49FE92BD" w:rsidR="0069202B" w:rsidRPr="004342C6" w:rsidRDefault="0069202B" w:rsidP="0069202B">
            <w:pPr>
              <w:contextualSpacing w:val="0"/>
              <w:jc w:val="center"/>
              <w:rPr>
                <w:rFonts w:eastAsia="Times New Roman" w:cs="Arial"/>
                <w:szCs w:val="24"/>
                <w:lang w:eastAsia="en-IN"/>
              </w:rPr>
            </w:pPr>
            <w:r w:rsidRPr="004342C6">
              <w:rPr>
                <w:rFonts w:eastAsia="Times New Roman" w:cs="Arial"/>
                <w:bCs/>
                <w:color w:val="000000"/>
              </w:rPr>
              <w:t>MF.FR.06.01</w:t>
            </w:r>
          </w:p>
        </w:tc>
        <w:tc>
          <w:tcPr>
            <w:tcW w:w="7024" w:type="dxa"/>
            <w:shd w:val="clear" w:color="000000" w:fill="FFFFFF"/>
          </w:tcPr>
          <w:p w14:paraId="7D3C516E" w14:textId="1E9BAC0D" w:rsidR="0069202B" w:rsidRPr="004342C6" w:rsidRDefault="006E12C1" w:rsidP="0069202B">
            <w:pPr>
              <w:rPr>
                <w:rFonts w:cs="Arial"/>
              </w:rPr>
            </w:pPr>
            <w:r w:rsidRPr="004342C6">
              <w:rPr>
                <w:rFonts w:cs="Arial"/>
              </w:rPr>
              <w:t>The system shall d</w:t>
            </w:r>
            <w:r w:rsidR="0069202B" w:rsidRPr="004342C6">
              <w:rPr>
                <w:rFonts w:cs="Arial"/>
              </w:rPr>
              <w:t>isplay the Medically Frail Indicator status with the Medically Frail effective date on the Medicaid Summary page.</w:t>
            </w:r>
          </w:p>
        </w:tc>
      </w:tr>
      <w:tr w:rsidR="0069202B" w:rsidRPr="004342C6" w14:paraId="4122D2B9" w14:textId="77777777" w:rsidTr="006543FE">
        <w:trPr>
          <w:trHeight w:val="314"/>
        </w:trPr>
        <w:tc>
          <w:tcPr>
            <w:tcW w:w="2246" w:type="dxa"/>
            <w:shd w:val="clear" w:color="000000" w:fill="FFFFFF"/>
          </w:tcPr>
          <w:p w14:paraId="2134382E" w14:textId="148C693A" w:rsidR="0069202B" w:rsidRPr="004342C6" w:rsidRDefault="0069202B" w:rsidP="0069202B">
            <w:pPr>
              <w:contextualSpacing w:val="0"/>
              <w:jc w:val="center"/>
              <w:rPr>
                <w:rFonts w:eastAsia="Times New Roman" w:cs="Arial"/>
                <w:szCs w:val="24"/>
                <w:lang w:eastAsia="en-IN"/>
              </w:rPr>
            </w:pPr>
            <w:r w:rsidRPr="004342C6">
              <w:rPr>
                <w:rFonts w:eastAsia="Times New Roman" w:cs="Arial"/>
                <w:bCs/>
                <w:color w:val="000000"/>
              </w:rPr>
              <w:t>MF.FR.06.02</w:t>
            </w:r>
          </w:p>
        </w:tc>
        <w:tc>
          <w:tcPr>
            <w:tcW w:w="7024" w:type="dxa"/>
            <w:shd w:val="clear" w:color="000000" w:fill="FFFFFF"/>
          </w:tcPr>
          <w:p w14:paraId="6B5BF069" w14:textId="1FCE1672" w:rsidR="0069202B" w:rsidRPr="004342C6" w:rsidRDefault="006E12C1" w:rsidP="0069202B">
            <w:pPr>
              <w:rPr>
                <w:rFonts w:cs="Arial"/>
              </w:rPr>
            </w:pPr>
            <w:r w:rsidRPr="004342C6">
              <w:rPr>
                <w:rFonts w:cs="Arial"/>
              </w:rPr>
              <w:t>The systems hall N</w:t>
            </w:r>
            <w:r w:rsidR="0069202B" w:rsidRPr="004342C6">
              <w:rPr>
                <w:rFonts w:cs="Arial"/>
              </w:rPr>
              <w:t>ot display the Medically Frail effective date when the Medically Frail Indicator is set to No.</w:t>
            </w:r>
          </w:p>
        </w:tc>
      </w:tr>
      <w:tr w:rsidR="0069202B" w:rsidRPr="004342C6" w14:paraId="12FBAA5E" w14:textId="77777777" w:rsidTr="006543FE">
        <w:trPr>
          <w:trHeight w:val="314"/>
        </w:trPr>
        <w:tc>
          <w:tcPr>
            <w:tcW w:w="2246" w:type="dxa"/>
            <w:shd w:val="clear" w:color="000000" w:fill="FFFFFF"/>
          </w:tcPr>
          <w:p w14:paraId="6FFAD04E" w14:textId="30CDF722" w:rsidR="0069202B" w:rsidRPr="004342C6" w:rsidRDefault="0069202B" w:rsidP="0069202B">
            <w:pPr>
              <w:contextualSpacing w:val="0"/>
              <w:jc w:val="center"/>
              <w:rPr>
                <w:rFonts w:eastAsia="Times New Roman" w:cs="Arial"/>
                <w:szCs w:val="24"/>
                <w:lang w:eastAsia="en-IN"/>
              </w:rPr>
            </w:pPr>
            <w:r w:rsidRPr="004342C6">
              <w:rPr>
                <w:rFonts w:eastAsia="Times New Roman" w:cs="Arial"/>
                <w:bCs/>
                <w:color w:val="000000"/>
              </w:rPr>
              <w:t>MF.FR.06.03</w:t>
            </w:r>
          </w:p>
        </w:tc>
        <w:tc>
          <w:tcPr>
            <w:tcW w:w="7024" w:type="dxa"/>
            <w:shd w:val="clear" w:color="000000" w:fill="FFFFFF"/>
          </w:tcPr>
          <w:p w14:paraId="43778F68" w14:textId="543C8E4E" w:rsidR="0069202B" w:rsidRPr="004342C6" w:rsidRDefault="006E12C1" w:rsidP="0069202B">
            <w:pPr>
              <w:jc w:val="both"/>
              <w:rPr>
                <w:rFonts w:cs="Arial"/>
              </w:rPr>
            </w:pPr>
            <w:r w:rsidRPr="004342C6">
              <w:rPr>
                <w:rFonts w:cs="Arial"/>
              </w:rPr>
              <w:t>The system shall d</w:t>
            </w:r>
            <w:r w:rsidR="0069202B" w:rsidRPr="004342C6">
              <w:rPr>
                <w:rFonts w:cs="Arial"/>
              </w:rPr>
              <w:t>isplay the Medically Frail Indicator and the Effective Date at the eligibility level.</w:t>
            </w:r>
          </w:p>
          <w:p w14:paraId="5CC55847" w14:textId="77777777" w:rsidR="0069202B" w:rsidRPr="004342C6" w:rsidRDefault="0069202B" w:rsidP="0069202B">
            <w:pPr>
              <w:jc w:val="both"/>
              <w:rPr>
                <w:rFonts w:cs="Arial"/>
                <w:b/>
              </w:rPr>
            </w:pPr>
            <w:r w:rsidRPr="004342C6">
              <w:rPr>
                <w:rFonts w:cs="Arial"/>
                <w:b/>
              </w:rPr>
              <w:t>For Example:</w:t>
            </w:r>
          </w:p>
          <w:p w14:paraId="19D89148" w14:textId="77777777" w:rsidR="0069202B" w:rsidRPr="004342C6" w:rsidRDefault="0069202B" w:rsidP="00F725DA">
            <w:pPr>
              <w:pStyle w:val="ListParagraph"/>
              <w:numPr>
                <w:ilvl w:val="1"/>
                <w:numId w:val="92"/>
              </w:numPr>
              <w:ind w:left="612"/>
              <w:jc w:val="both"/>
              <w:rPr>
                <w:rFonts w:cs="Arial"/>
              </w:rPr>
            </w:pPr>
            <w:r w:rsidRPr="004342C6">
              <w:rPr>
                <w:rFonts w:cs="Arial"/>
              </w:rPr>
              <w:t>let’s say E1 is the first eligibility created in the system. The Medically Frail indicator is set to No in this eligibility. Hence display the Medically Frail Indicator status as no under the Medicaid Household Summary screen for the E1 eligibility.</w:t>
            </w:r>
          </w:p>
          <w:p w14:paraId="244A49CE" w14:textId="7629AE3D" w:rsidR="0069202B" w:rsidRPr="004342C6" w:rsidRDefault="0069202B" w:rsidP="00F725DA">
            <w:pPr>
              <w:pStyle w:val="ListParagraph"/>
              <w:numPr>
                <w:ilvl w:val="1"/>
                <w:numId w:val="92"/>
              </w:numPr>
              <w:ind w:left="612"/>
              <w:jc w:val="both"/>
              <w:rPr>
                <w:rFonts w:cs="Arial"/>
              </w:rPr>
            </w:pPr>
            <w:r w:rsidRPr="004342C6">
              <w:rPr>
                <w:rFonts w:cs="Arial"/>
              </w:rPr>
              <w:t>Now back office user marks the member as medically frail and re-run</w:t>
            </w:r>
            <w:r w:rsidR="00EA3422">
              <w:rPr>
                <w:rFonts w:cs="Arial"/>
              </w:rPr>
              <w:t>s</w:t>
            </w:r>
            <w:r w:rsidRPr="004342C6">
              <w:rPr>
                <w:rFonts w:cs="Arial"/>
              </w:rPr>
              <w:t xml:space="preserve"> the eligibility due to which another instance of the eligibility is created say E2. Hence display the Medically Frail Indicator status as yes under the Medicaid Household Summary screen for the E2 eligibility.</w:t>
            </w:r>
          </w:p>
          <w:p w14:paraId="642FA5E2" w14:textId="380E4F46" w:rsidR="0069202B" w:rsidRPr="004342C6" w:rsidRDefault="0069202B" w:rsidP="0069202B">
            <w:pPr>
              <w:rPr>
                <w:rFonts w:cs="Arial"/>
              </w:rPr>
            </w:pPr>
            <w:r w:rsidRPr="004342C6">
              <w:rPr>
                <w:rFonts w:cs="Arial"/>
              </w:rPr>
              <w:t>Now an individual comes on the portal and reports a RAC due to which another instance of the eligibility is created say E3. But the member’s Medically Frail Indicator remained intact. Hence display the Medically Frail Indicator status as yes under the Medicaid Household Summary screen for the E3 eligibility.</w:t>
            </w:r>
          </w:p>
        </w:tc>
      </w:tr>
      <w:tr w:rsidR="0069202B" w:rsidRPr="004342C6" w14:paraId="752A4184" w14:textId="77777777" w:rsidTr="006543FE">
        <w:trPr>
          <w:trHeight w:val="314"/>
        </w:trPr>
        <w:tc>
          <w:tcPr>
            <w:tcW w:w="2246" w:type="dxa"/>
            <w:shd w:val="clear" w:color="000000" w:fill="FFFFFF"/>
          </w:tcPr>
          <w:p w14:paraId="5BC394C4" w14:textId="36530DFC" w:rsidR="0069202B" w:rsidRPr="004342C6" w:rsidRDefault="0069202B" w:rsidP="0069202B">
            <w:pPr>
              <w:contextualSpacing w:val="0"/>
              <w:jc w:val="center"/>
              <w:rPr>
                <w:rFonts w:eastAsia="Times New Roman" w:cs="Arial"/>
                <w:color w:val="000000"/>
              </w:rPr>
            </w:pPr>
            <w:r w:rsidRPr="004342C6">
              <w:rPr>
                <w:rFonts w:eastAsia="Times New Roman" w:cs="Arial"/>
                <w:bCs/>
                <w:color w:val="000000"/>
              </w:rPr>
              <w:t>MF.FR.06.04</w:t>
            </w:r>
          </w:p>
        </w:tc>
        <w:tc>
          <w:tcPr>
            <w:tcW w:w="7024" w:type="dxa"/>
            <w:shd w:val="clear" w:color="000000" w:fill="FFFFFF"/>
          </w:tcPr>
          <w:p w14:paraId="26FA6F69" w14:textId="5BF1B484" w:rsidR="0069202B" w:rsidRPr="004342C6" w:rsidRDefault="0069202B" w:rsidP="0069202B">
            <w:pPr>
              <w:jc w:val="both"/>
              <w:rPr>
                <w:rFonts w:cs="Arial"/>
              </w:rPr>
            </w:pPr>
            <w:r w:rsidRPr="004342C6">
              <w:rPr>
                <w:rFonts w:cs="Arial"/>
              </w:rPr>
              <w:t xml:space="preserve">The system </w:t>
            </w:r>
            <w:r w:rsidR="008349A8" w:rsidRPr="004342C6">
              <w:rPr>
                <w:rFonts w:cs="Arial"/>
              </w:rPr>
              <w:t xml:space="preserve">shall </w:t>
            </w:r>
            <w:r w:rsidRPr="004342C6">
              <w:rPr>
                <w:rFonts w:cs="Arial"/>
              </w:rPr>
              <w:t>display N/A on the Medicaid Details screen when the Medically Frail indicator in the dashboard is blank.</w:t>
            </w:r>
          </w:p>
          <w:p w14:paraId="38AD8DEB" w14:textId="2B4C3E30" w:rsidR="0069202B" w:rsidRPr="004342C6" w:rsidRDefault="0069202B" w:rsidP="0069202B">
            <w:pPr>
              <w:pStyle w:val="BodyTextBullet"/>
              <w:numPr>
                <w:ilvl w:val="0"/>
                <w:numId w:val="0"/>
              </w:numPr>
              <w:rPr>
                <w:rFonts w:cs="Arial"/>
                <w:lang w:eastAsia="en-IN"/>
              </w:rPr>
            </w:pPr>
          </w:p>
        </w:tc>
      </w:tr>
      <w:tr w:rsidR="0069202B" w:rsidRPr="004342C6" w14:paraId="5C2CE0C1" w14:textId="77777777" w:rsidTr="006543FE">
        <w:trPr>
          <w:trHeight w:val="314"/>
        </w:trPr>
        <w:tc>
          <w:tcPr>
            <w:tcW w:w="2246" w:type="dxa"/>
            <w:shd w:val="clear" w:color="000000" w:fill="FFFFFF"/>
          </w:tcPr>
          <w:p w14:paraId="71205A4A" w14:textId="6FF62555" w:rsidR="0069202B" w:rsidRPr="004342C6" w:rsidRDefault="0069202B" w:rsidP="0069202B">
            <w:pPr>
              <w:contextualSpacing w:val="0"/>
              <w:jc w:val="center"/>
              <w:rPr>
                <w:rFonts w:eastAsia="Times New Roman" w:cs="Arial"/>
                <w:color w:val="000000"/>
              </w:rPr>
            </w:pPr>
            <w:r w:rsidRPr="004342C6">
              <w:rPr>
                <w:rFonts w:eastAsia="Times New Roman" w:cs="Arial"/>
                <w:bCs/>
                <w:color w:val="000000"/>
              </w:rPr>
              <w:t>MF.FR.13.01</w:t>
            </w:r>
          </w:p>
        </w:tc>
        <w:tc>
          <w:tcPr>
            <w:tcW w:w="7024" w:type="dxa"/>
            <w:shd w:val="clear" w:color="000000" w:fill="FFFFFF"/>
          </w:tcPr>
          <w:p w14:paraId="313F159C" w14:textId="198356B4" w:rsidR="0069202B" w:rsidRPr="004342C6" w:rsidRDefault="006E12C1" w:rsidP="0069202B">
            <w:pPr>
              <w:pStyle w:val="BodyTextBullet"/>
              <w:numPr>
                <w:ilvl w:val="0"/>
                <w:numId w:val="0"/>
              </w:numPr>
              <w:rPr>
                <w:rFonts w:cs="Arial"/>
                <w:lang w:eastAsia="en-IN"/>
              </w:rPr>
            </w:pPr>
            <w:r w:rsidRPr="004342C6">
              <w:rPr>
                <w:rFonts w:cs="Arial"/>
              </w:rPr>
              <w:t>The system shall p</w:t>
            </w:r>
            <w:r w:rsidR="0069202B" w:rsidRPr="004342C6">
              <w:rPr>
                <w:rFonts w:cs="Arial"/>
              </w:rPr>
              <w:t>ropagate the Medically Frail Information to next year’s application.</w:t>
            </w:r>
          </w:p>
        </w:tc>
      </w:tr>
      <w:tr w:rsidR="0069202B" w:rsidRPr="004342C6" w14:paraId="0424E4C6" w14:textId="77777777" w:rsidTr="006543FE">
        <w:trPr>
          <w:trHeight w:val="314"/>
        </w:trPr>
        <w:tc>
          <w:tcPr>
            <w:tcW w:w="2246" w:type="dxa"/>
            <w:shd w:val="clear" w:color="000000" w:fill="FFFFFF"/>
          </w:tcPr>
          <w:p w14:paraId="40B73936" w14:textId="1B5A39D5" w:rsidR="0069202B" w:rsidRPr="004342C6" w:rsidRDefault="0069202B" w:rsidP="0069202B">
            <w:pPr>
              <w:contextualSpacing w:val="0"/>
              <w:jc w:val="center"/>
              <w:rPr>
                <w:rFonts w:eastAsia="Times New Roman" w:cs="Arial"/>
                <w:color w:val="000000"/>
              </w:rPr>
            </w:pPr>
            <w:r w:rsidRPr="004342C6">
              <w:rPr>
                <w:rFonts w:eastAsia="Times New Roman" w:cs="Arial"/>
                <w:bCs/>
                <w:color w:val="000000"/>
              </w:rPr>
              <w:t>MF.FR.13.02</w:t>
            </w:r>
          </w:p>
        </w:tc>
        <w:tc>
          <w:tcPr>
            <w:tcW w:w="7024" w:type="dxa"/>
            <w:shd w:val="clear" w:color="000000" w:fill="FFFFFF"/>
          </w:tcPr>
          <w:p w14:paraId="354A72DA" w14:textId="09CEEBA9" w:rsidR="0069202B" w:rsidRPr="004342C6" w:rsidRDefault="006E12C1" w:rsidP="0069202B">
            <w:pPr>
              <w:rPr>
                <w:rFonts w:cs="Arial"/>
              </w:rPr>
            </w:pPr>
            <w:r w:rsidRPr="004342C6">
              <w:rPr>
                <w:rFonts w:cs="Arial"/>
              </w:rPr>
              <w:t>The system shall u</w:t>
            </w:r>
            <w:r w:rsidR="0069202B" w:rsidRPr="004342C6">
              <w:rPr>
                <w:rFonts w:cs="Arial"/>
              </w:rPr>
              <w:t>se the current year’s Medically Frail Information while doing the program determination for next year during renewal.</w:t>
            </w:r>
          </w:p>
        </w:tc>
      </w:tr>
      <w:tr w:rsidR="0069202B" w:rsidRPr="004342C6" w14:paraId="1034D27F" w14:textId="77777777" w:rsidTr="006543FE">
        <w:trPr>
          <w:trHeight w:val="314"/>
        </w:trPr>
        <w:tc>
          <w:tcPr>
            <w:tcW w:w="2246" w:type="dxa"/>
            <w:shd w:val="clear" w:color="000000" w:fill="FFFFFF"/>
          </w:tcPr>
          <w:p w14:paraId="16692FA9" w14:textId="5AE6B969" w:rsidR="0069202B" w:rsidRPr="004342C6" w:rsidRDefault="0069202B" w:rsidP="0069202B">
            <w:pPr>
              <w:contextualSpacing w:val="0"/>
              <w:jc w:val="center"/>
              <w:rPr>
                <w:rFonts w:eastAsia="Times New Roman" w:cs="Arial"/>
                <w:color w:val="000000"/>
              </w:rPr>
            </w:pPr>
            <w:r w:rsidRPr="004342C6">
              <w:rPr>
                <w:rFonts w:eastAsia="Times New Roman" w:cs="Arial"/>
                <w:bCs/>
                <w:color w:val="000000"/>
              </w:rPr>
              <w:t>MF.FR.14.02</w:t>
            </w:r>
          </w:p>
        </w:tc>
        <w:tc>
          <w:tcPr>
            <w:tcW w:w="7024" w:type="dxa"/>
            <w:shd w:val="clear" w:color="000000" w:fill="FFFFFF"/>
          </w:tcPr>
          <w:p w14:paraId="731970AE" w14:textId="180406AD" w:rsidR="0069202B" w:rsidRPr="004342C6" w:rsidRDefault="0069202B" w:rsidP="0069202B">
            <w:pPr>
              <w:rPr>
                <w:rFonts w:cs="Arial"/>
                <w:strike/>
              </w:rPr>
            </w:pPr>
            <w:r w:rsidRPr="004342C6">
              <w:rPr>
                <w:rFonts w:cs="Arial"/>
                <w:strike/>
              </w:rPr>
              <w:t xml:space="preserve">In the case of RAC, there will be a redetermination of the program. If a member was eligible for </w:t>
            </w:r>
            <w:r w:rsidRPr="004342C6">
              <w:rPr>
                <w:rFonts w:cs="Arial"/>
                <w:b/>
                <w:strike/>
              </w:rPr>
              <w:t>R1 or R4</w:t>
            </w:r>
            <w:r w:rsidRPr="004342C6">
              <w:rPr>
                <w:rFonts w:cs="Arial"/>
                <w:strike/>
              </w:rPr>
              <w:t xml:space="preserve"> aid categories and now he/she is determined to be not eligible for CarePlus </w:t>
            </w:r>
            <w:r w:rsidRPr="004342C6">
              <w:rPr>
                <w:rFonts w:cs="Arial"/>
                <w:b/>
                <w:strike/>
              </w:rPr>
              <w:t>(D1 or D4)</w:t>
            </w:r>
            <w:r w:rsidRPr="004342C6">
              <w:rPr>
                <w:rFonts w:cs="Arial"/>
                <w:strike/>
              </w:rPr>
              <w:t xml:space="preserve"> due to RAC, then redetermine the member’s eligibility according</w:t>
            </w:r>
            <w:r w:rsidR="00EA3422">
              <w:rPr>
                <w:rFonts w:cs="Arial"/>
                <w:strike/>
              </w:rPr>
              <w:t xml:space="preserve"> to</w:t>
            </w:r>
            <w:r w:rsidRPr="004342C6">
              <w:rPr>
                <w:rFonts w:cs="Arial"/>
                <w:strike/>
              </w:rPr>
              <w:t xml:space="preserve"> the existing PD logic. </w:t>
            </w:r>
          </w:p>
          <w:p w14:paraId="4461DBB9" w14:textId="77777777" w:rsidR="006E12C1" w:rsidRPr="004342C6" w:rsidRDefault="006E12C1" w:rsidP="0069202B">
            <w:pPr>
              <w:rPr>
                <w:rFonts w:cs="Arial"/>
                <w:strike/>
              </w:rPr>
            </w:pPr>
          </w:p>
          <w:p w14:paraId="723902FF" w14:textId="689E8D9D" w:rsidR="006E12C1" w:rsidRPr="004342C6" w:rsidRDefault="006E12C1" w:rsidP="0069202B">
            <w:pPr>
              <w:rPr>
                <w:rFonts w:cs="Arial"/>
                <w:strike/>
              </w:rPr>
            </w:pPr>
            <w:r w:rsidRPr="004342C6">
              <w:rPr>
                <w:rFonts w:cs="Arial"/>
              </w:rPr>
              <w:t>The system shall redetermine the member’s eligibility according</w:t>
            </w:r>
            <w:r w:rsidR="00EA3422">
              <w:rPr>
                <w:rFonts w:cs="Arial"/>
              </w:rPr>
              <w:t xml:space="preserve"> to</w:t>
            </w:r>
            <w:r w:rsidRPr="004342C6">
              <w:rPr>
                <w:rFonts w:cs="Arial"/>
              </w:rPr>
              <w:t xml:space="preserve"> the existing PD logic in the case of RAC, and </w:t>
            </w:r>
            <w:r w:rsidR="00EA3422">
              <w:rPr>
                <w:rFonts w:cs="Arial"/>
              </w:rPr>
              <w:t xml:space="preserve">the </w:t>
            </w:r>
            <w:r w:rsidRPr="004342C6">
              <w:rPr>
                <w:rFonts w:cs="Arial"/>
              </w:rPr>
              <w:t xml:space="preserve">member was eligible for </w:t>
            </w:r>
            <w:r w:rsidRPr="004342C6">
              <w:rPr>
                <w:rFonts w:cs="Arial"/>
                <w:b/>
              </w:rPr>
              <w:t>R1 or R4</w:t>
            </w:r>
            <w:r w:rsidRPr="004342C6">
              <w:rPr>
                <w:rFonts w:cs="Arial"/>
              </w:rPr>
              <w:t xml:space="preserve"> aid categories</w:t>
            </w:r>
            <w:r w:rsidR="00EA3422">
              <w:rPr>
                <w:rFonts w:cs="Arial"/>
              </w:rPr>
              <w:t>,</w:t>
            </w:r>
            <w:r w:rsidRPr="004342C6">
              <w:rPr>
                <w:rFonts w:cs="Arial"/>
              </w:rPr>
              <w:t xml:space="preserve"> and now he/she is determined to be not eligible for CarePlus </w:t>
            </w:r>
            <w:r w:rsidRPr="004342C6">
              <w:rPr>
                <w:rFonts w:cs="Arial"/>
                <w:b/>
              </w:rPr>
              <w:t>(D1 or D4)</w:t>
            </w:r>
            <w:r w:rsidRPr="004342C6">
              <w:rPr>
                <w:rFonts w:cs="Arial"/>
              </w:rPr>
              <w:t xml:space="preserve"> due to RAC.</w:t>
            </w:r>
          </w:p>
        </w:tc>
      </w:tr>
    </w:tbl>
    <w:p w14:paraId="0BD8A5AE" w14:textId="77777777" w:rsidR="00622E24" w:rsidRPr="004342C6" w:rsidRDefault="00622E24" w:rsidP="00622E24">
      <w:pPr>
        <w:pStyle w:val="Table"/>
        <w:rPr>
          <w:rFonts w:ascii="Arial" w:hAnsi="Arial" w:cs="Arial"/>
        </w:rPr>
      </w:pPr>
    </w:p>
    <w:p w14:paraId="1158C481" w14:textId="77777777" w:rsidR="00622E24" w:rsidRPr="004342C6" w:rsidRDefault="00622E24" w:rsidP="00622E24">
      <w:pPr>
        <w:pStyle w:val="Heading3"/>
        <w:numPr>
          <w:ilvl w:val="2"/>
          <w:numId w:val="13"/>
        </w:numPr>
        <w:rPr>
          <w:rFonts w:ascii="Arial" w:hAnsi="Arial" w:cs="Arial"/>
        </w:rPr>
      </w:pPr>
      <w:bookmarkStart w:id="800" w:name="_Toc94634823"/>
      <w:r w:rsidRPr="004342C6">
        <w:rPr>
          <w:rFonts w:ascii="Arial" w:hAnsi="Arial" w:cs="Arial"/>
        </w:rPr>
        <w:t>Transaction /SSO Information</w:t>
      </w:r>
      <w:bookmarkEnd w:id="800"/>
    </w:p>
    <w:p w14:paraId="1577367F"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972715E" w14:textId="77777777" w:rsidR="00622E24" w:rsidRPr="004342C6" w:rsidRDefault="00622E24" w:rsidP="00622E24">
      <w:pPr>
        <w:pStyle w:val="Heading3"/>
        <w:numPr>
          <w:ilvl w:val="2"/>
          <w:numId w:val="13"/>
        </w:numPr>
        <w:rPr>
          <w:rFonts w:ascii="Arial" w:hAnsi="Arial" w:cs="Arial"/>
        </w:rPr>
      </w:pPr>
      <w:bookmarkStart w:id="801" w:name="_Toc94634824"/>
      <w:r w:rsidRPr="004342C6">
        <w:rPr>
          <w:rFonts w:ascii="Arial" w:hAnsi="Arial" w:cs="Arial"/>
        </w:rPr>
        <w:lastRenderedPageBreak/>
        <w:t>Special Design Consideration</w:t>
      </w:r>
      <w:bookmarkEnd w:id="801"/>
    </w:p>
    <w:p w14:paraId="11437E17" w14:textId="77777777" w:rsidR="00EA3422" w:rsidRPr="004342C6" w:rsidRDefault="00EA3422" w:rsidP="00EA3422">
      <w:pPr>
        <w:pStyle w:val="Hints"/>
        <w:spacing w:after="200"/>
        <w:ind w:left="360" w:firstLine="90"/>
        <w:rPr>
          <w:rFonts w:eastAsiaTheme="minorHAnsi" w:cs="Arial"/>
          <w:color w:val="auto"/>
          <w:sz w:val="22"/>
          <w:szCs w:val="22"/>
        </w:rPr>
      </w:pPr>
      <w:r w:rsidRPr="004342C6">
        <w:rPr>
          <w:rFonts w:eastAsiaTheme="minorHAnsi" w:cs="Arial"/>
          <w:color w:val="auto"/>
          <w:sz w:val="22"/>
          <w:szCs w:val="22"/>
        </w:rPr>
        <w:t>Not Applicable</w:t>
      </w:r>
    </w:p>
    <w:p w14:paraId="666E0D12" w14:textId="77777777" w:rsidR="00622E24" w:rsidRPr="004342C6" w:rsidRDefault="00622E24" w:rsidP="00622E24">
      <w:pPr>
        <w:pStyle w:val="Heading3"/>
        <w:numPr>
          <w:ilvl w:val="2"/>
          <w:numId w:val="13"/>
        </w:numPr>
        <w:rPr>
          <w:rFonts w:ascii="Arial" w:hAnsi="Arial" w:cs="Arial"/>
        </w:rPr>
      </w:pPr>
      <w:bookmarkStart w:id="802" w:name="_Toc94634825"/>
      <w:r w:rsidRPr="004342C6">
        <w:rPr>
          <w:rFonts w:ascii="Arial" w:hAnsi="Arial" w:cs="Arial"/>
        </w:rPr>
        <w:t>Acceptance Criteria</w:t>
      </w:r>
      <w:bookmarkEnd w:id="802"/>
    </w:p>
    <w:p w14:paraId="26F858F0" w14:textId="5F5939EE" w:rsidR="00622E24" w:rsidRPr="004342C6" w:rsidRDefault="00BF1D73" w:rsidP="00F725DA">
      <w:pPr>
        <w:pStyle w:val="ListParagraph"/>
        <w:numPr>
          <w:ilvl w:val="0"/>
          <w:numId w:val="158"/>
        </w:numPr>
        <w:contextualSpacing w:val="0"/>
        <w:rPr>
          <w:rFonts w:cs="Arial"/>
        </w:rPr>
      </w:pPr>
      <w:r w:rsidRPr="004342C6">
        <w:rPr>
          <w:rFonts w:cs="Arial"/>
        </w:rPr>
        <w:t>The system should work as per the flow, UI design, functional requirements, and special design considerations defined above in the use case.</w:t>
      </w:r>
    </w:p>
    <w:p w14:paraId="53DE7386" w14:textId="5024987F" w:rsidR="00622E24" w:rsidRPr="004342C6" w:rsidRDefault="00622E24">
      <w:pPr>
        <w:contextualSpacing w:val="0"/>
        <w:rPr>
          <w:rFonts w:cs="Arial"/>
        </w:rPr>
      </w:pPr>
      <w:r w:rsidRPr="004342C6">
        <w:rPr>
          <w:rFonts w:cs="Arial"/>
        </w:rPr>
        <w:br w:type="page"/>
      </w:r>
    </w:p>
    <w:p w14:paraId="6071075A" w14:textId="4F101631" w:rsidR="00622E24" w:rsidRPr="004342C6" w:rsidRDefault="00622E24" w:rsidP="00DB6AEE">
      <w:pPr>
        <w:pStyle w:val="Heading2"/>
      </w:pPr>
      <w:bookmarkStart w:id="803" w:name="_Toc94634826"/>
      <w:r w:rsidRPr="004342C6">
        <w:lastRenderedPageBreak/>
        <w:t>Use Case Id: UC-</w:t>
      </w:r>
      <w:r w:rsidR="005B09BA" w:rsidRPr="004342C6">
        <w:t>29</w:t>
      </w:r>
      <w:r w:rsidRPr="004342C6">
        <w:t xml:space="preserve"> </w:t>
      </w:r>
      <w:r w:rsidR="007849FB" w:rsidRPr="004342C6">
        <w:t xml:space="preserve">Health Safety Net Eligibility Determination </w:t>
      </w:r>
      <w:r w:rsidR="00E20FFD" w:rsidRPr="004342C6">
        <w:t>and initiate time clock for HSN aid category.</w:t>
      </w:r>
      <w:bookmarkEnd w:id="803"/>
    </w:p>
    <w:p w14:paraId="6B33E4FB" w14:textId="374A0E01" w:rsidR="00622E24" w:rsidRPr="004342C6" w:rsidRDefault="00622E24" w:rsidP="00622E24">
      <w:pPr>
        <w:pStyle w:val="Heading3"/>
        <w:numPr>
          <w:ilvl w:val="2"/>
          <w:numId w:val="13"/>
        </w:numPr>
        <w:rPr>
          <w:rFonts w:ascii="Arial" w:hAnsi="Arial" w:cs="Arial"/>
        </w:rPr>
      </w:pPr>
      <w:bookmarkStart w:id="804" w:name="_Toc94634827"/>
      <w:r w:rsidRPr="004342C6">
        <w:rPr>
          <w:rFonts w:ascii="Arial" w:hAnsi="Arial" w:cs="Arial"/>
        </w:rPr>
        <w:t>Description</w:t>
      </w:r>
      <w:bookmarkEnd w:id="804"/>
    </w:p>
    <w:p w14:paraId="4F52AB56" w14:textId="464E17B6" w:rsidR="00362410" w:rsidRPr="004342C6" w:rsidRDefault="00622E24" w:rsidP="00362410">
      <w:pPr>
        <w:ind w:left="450"/>
        <w:rPr>
          <w:rFonts w:cs="Arial"/>
        </w:rPr>
      </w:pPr>
      <w:r w:rsidRPr="004342C6">
        <w:rPr>
          <w:rFonts w:cs="Arial"/>
        </w:rPr>
        <w:t>This use case describes</w:t>
      </w:r>
      <w:r w:rsidR="00362410" w:rsidRPr="004342C6">
        <w:rPr>
          <w:rFonts w:cs="Arial"/>
        </w:rPr>
        <w:t xml:space="preserve"> the ability of the system to determine eligibility for HSN aid categories</w:t>
      </w:r>
      <w:r w:rsidR="00E20FFD" w:rsidRPr="004342C6">
        <w:rPr>
          <w:rFonts w:cs="Arial"/>
        </w:rPr>
        <w:t xml:space="preserve"> and the ability of the system to initiate a time clock linked to HSN aid categories 1X and 1Y</w:t>
      </w:r>
      <w:r w:rsidR="00362410" w:rsidRPr="004342C6">
        <w:rPr>
          <w:rFonts w:cs="Arial"/>
        </w:rPr>
        <w:t>.</w:t>
      </w:r>
    </w:p>
    <w:p w14:paraId="40E4507E" w14:textId="3E72A5E2" w:rsidR="00622E24" w:rsidRPr="004342C6" w:rsidRDefault="00622E24" w:rsidP="00622E24">
      <w:pPr>
        <w:ind w:left="450"/>
        <w:rPr>
          <w:rFonts w:cs="Arial"/>
        </w:rPr>
      </w:pPr>
    </w:p>
    <w:p w14:paraId="11F0CD6A" w14:textId="77777777" w:rsidR="00622E24" w:rsidRPr="004342C6" w:rsidRDefault="00622E24" w:rsidP="00622E24">
      <w:pPr>
        <w:pStyle w:val="Heading3"/>
        <w:numPr>
          <w:ilvl w:val="2"/>
          <w:numId w:val="13"/>
        </w:numPr>
        <w:rPr>
          <w:rFonts w:ascii="Arial" w:hAnsi="Arial" w:cs="Arial"/>
        </w:rPr>
      </w:pPr>
      <w:bookmarkStart w:id="805" w:name="_Toc94634828"/>
      <w:r w:rsidRPr="004342C6">
        <w:rPr>
          <w:rFonts w:ascii="Arial" w:hAnsi="Arial" w:cs="Arial"/>
        </w:rPr>
        <w:t>Related Use case</w:t>
      </w:r>
      <w:bookmarkEnd w:id="805"/>
      <w:r w:rsidRPr="004342C6">
        <w:rPr>
          <w:rFonts w:ascii="Arial" w:hAnsi="Arial" w:cs="Arial"/>
        </w:rPr>
        <w:t xml:space="preserve"> </w:t>
      </w:r>
    </w:p>
    <w:p w14:paraId="5E05149A" w14:textId="77777777" w:rsidR="00622E24" w:rsidRPr="004342C6" w:rsidRDefault="00622E24" w:rsidP="00622E24">
      <w:pPr>
        <w:ind w:firstLine="450"/>
        <w:rPr>
          <w:rFonts w:cs="Arial"/>
        </w:rPr>
      </w:pPr>
      <w:r w:rsidRPr="004342C6">
        <w:rPr>
          <w:rFonts w:cs="Arial"/>
        </w:rPr>
        <w:t>Not applicable</w:t>
      </w:r>
    </w:p>
    <w:p w14:paraId="03F44186" w14:textId="77777777" w:rsidR="00622E24" w:rsidRPr="004342C6" w:rsidRDefault="00622E24" w:rsidP="00622E24">
      <w:pPr>
        <w:rPr>
          <w:rFonts w:cs="Arial"/>
        </w:rPr>
      </w:pPr>
      <w:r w:rsidRPr="004342C6">
        <w:rPr>
          <w:rFonts w:cs="Arial"/>
          <w:i/>
          <w:color w:val="00B050"/>
        </w:rPr>
        <w:t xml:space="preserve">  </w:t>
      </w:r>
    </w:p>
    <w:p w14:paraId="4C826288" w14:textId="77777777" w:rsidR="00622E24" w:rsidRPr="004342C6" w:rsidRDefault="00622E24" w:rsidP="00622E24">
      <w:pPr>
        <w:pStyle w:val="Heading3"/>
        <w:numPr>
          <w:ilvl w:val="2"/>
          <w:numId w:val="13"/>
        </w:numPr>
        <w:rPr>
          <w:rFonts w:ascii="Arial" w:hAnsi="Arial" w:cs="Arial"/>
        </w:rPr>
      </w:pPr>
      <w:bookmarkStart w:id="806" w:name="_Toc94634829"/>
      <w:r w:rsidRPr="004342C6">
        <w:rPr>
          <w:rFonts w:ascii="Arial" w:hAnsi="Arial" w:cs="Arial"/>
        </w:rPr>
        <w:t>Actor(s)</w:t>
      </w:r>
      <w:bookmarkEnd w:id="806"/>
    </w:p>
    <w:p w14:paraId="410AE5BB" w14:textId="77777777" w:rsidR="00622E24" w:rsidRPr="004342C6" w:rsidRDefault="00622E24" w:rsidP="00F725DA">
      <w:pPr>
        <w:pStyle w:val="ListParagraph"/>
        <w:numPr>
          <w:ilvl w:val="0"/>
          <w:numId w:val="96"/>
        </w:numPr>
        <w:ind w:left="810"/>
        <w:contextualSpacing w:val="0"/>
        <w:rPr>
          <w:rFonts w:cs="Arial"/>
        </w:rPr>
      </w:pPr>
      <w:r w:rsidRPr="004342C6">
        <w:rPr>
          <w:rFonts w:cs="Arial"/>
        </w:rPr>
        <w:t>HIX System</w:t>
      </w:r>
    </w:p>
    <w:p w14:paraId="5A1C071B" w14:textId="77777777" w:rsidR="00622E24" w:rsidRPr="004342C6" w:rsidRDefault="00622E24" w:rsidP="00F725DA">
      <w:pPr>
        <w:pStyle w:val="ListParagraph"/>
        <w:numPr>
          <w:ilvl w:val="0"/>
          <w:numId w:val="96"/>
        </w:numPr>
        <w:ind w:left="810"/>
        <w:contextualSpacing w:val="0"/>
        <w:rPr>
          <w:rFonts w:cs="Arial"/>
        </w:rPr>
      </w:pPr>
      <w:r w:rsidRPr="004342C6">
        <w:rPr>
          <w:rFonts w:cs="Arial"/>
        </w:rPr>
        <w:t>Individual User</w:t>
      </w:r>
    </w:p>
    <w:p w14:paraId="00497E4A" w14:textId="77777777" w:rsidR="00622E24" w:rsidRPr="004342C6" w:rsidRDefault="00622E24" w:rsidP="00F725DA">
      <w:pPr>
        <w:pStyle w:val="ListParagraph"/>
        <w:numPr>
          <w:ilvl w:val="0"/>
          <w:numId w:val="96"/>
        </w:numPr>
        <w:ind w:left="810"/>
        <w:contextualSpacing w:val="0"/>
        <w:rPr>
          <w:rFonts w:cs="Arial"/>
        </w:rPr>
      </w:pPr>
      <w:r w:rsidRPr="004342C6">
        <w:rPr>
          <w:rFonts w:cs="Arial"/>
        </w:rPr>
        <w:t xml:space="preserve">Assistor portal users </w:t>
      </w:r>
    </w:p>
    <w:p w14:paraId="1E7E8A71" w14:textId="77777777" w:rsidR="00622E24" w:rsidRPr="004342C6" w:rsidRDefault="00622E24" w:rsidP="00EA3422">
      <w:pPr>
        <w:pStyle w:val="ListParagraph"/>
        <w:numPr>
          <w:ilvl w:val="0"/>
          <w:numId w:val="20"/>
        </w:numPr>
        <w:contextualSpacing w:val="0"/>
        <w:rPr>
          <w:rFonts w:cs="Arial"/>
        </w:rPr>
      </w:pPr>
      <w:r w:rsidRPr="004342C6">
        <w:rPr>
          <w:rFonts w:cs="Arial"/>
        </w:rPr>
        <w:t>CAC User</w:t>
      </w:r>
    </w:p>
    <w:p w14:paraId="7791D54F" w14:textId="77777777" w:rsidR="00622E24" w:rsidRPr="004342C6" w:rsidRDefault="00622E24" w:rsidP="00EA3422">
      <w:pPr>
        <w:pStyle w:val="ListParagraph"/>
        <w:numPr>
          <w:ilvl w:val="0"/>
          <w:numId w:val="20"/>
        </w:numPr>
        <w:contextualSpacing w:val="0"/>
        <w:rPr>
          <w:rFonts w:cs="Arial"/>
        </w:rPr>
      </w:pPr>
      <w:r w:rsidRPr="004342C6">
        <w:rPr>
          <w:rFonts w:cs="Arial"/>
        </w:rPr>
        <w:t>Navigator User</w:t>
      </w:r>
    </w:p>
    <w:p w14:paraId="30B13222" w14:textId="77777777" w:rsidR="00622E24" w:rsidRPr="004342C6" w:rsidRDefault="00622E24" w:rsidP="00F725DA">
      <w:pPr>
        <w:pStyle w:val="ListParagraph"/>
        <w:numPr>
          <w:ilvl w:val="0"/>
          <w:numId w:val="96"/>
        </w:numPr>
        <w:ind w:left="810"/>
        <w:contextualSpacing w:val="0"/>
        <w:rPr>
          <w:rFonts w:cs="Arial"/>
        </w:rPr>
      </w:pPr>
      <w:r w:rsidRPr="004342C6">
        <w:rPr>
          <w:rFonts w:cs="Arial"/>
        </w:rPr>
        <w:t>The following Agent Portal User(s):</w:t>
      </w:r>
    </w:p>
    <w:p w14:paraId="18DD14B3" w14:textId="77777777" w:rsidR="00622E24" w:rsidRPr="004342C6" w:rsidRDefault="00622E24" w:rsidP="00EA3422">
      <w:pPr>
        <w:pStyle w:val="ListParagraph"/>
        <w:numPr>
          <w:ilvl w:val="0"/>
          <w:numId w:val="20"/>
        </w:numPr>
        <w:contextualSpacing w:val="0"/>
        <w:rPr>
          <w:rFonts w:cs="Arial"/>
        </w:rPr>
      </w:pPr>
      <w:r w:rsidRPr="004342C6">
        <w:rPr>
          <w:rFonts w:cs="Arial"/>
        </w:rPr>
        <w:t>Back Office User</w:t>
      </w:r>
    </w:p>
    <w:p w14:paraId="746FE267" w14:textId="77777777" w:rsidR="00622E24" w:rsidRPr="004342C6" w:rsidRDefault="00622E24" w:rsidP="00EA3422">
      <w:pPr>
        <w:pStyle w:val="ListParagraph"/>
        <w:numPr>
          <w:ilvl w:val="0"/>
          <w:numId w:val="20"/>
        </w:numPr>
        <w:contextualSpacing w:val="0"/>
        <w:rPr>
          <w:rFonts w:cs="Arial"/>
        </w:rPr>
      </w:pPr>
      <w:r w:rsidRPr="004342C6">
        <w:rPr>
          <w:rFonts w:cs="Arial"/>
        </w:rPr>
        <w:t>Super User/MED_BO User</w:t>
      </w:r>
    </w:p>
    <w:p w14:paraId="034D7F49" w14:textId="77777777" w:rsidR="00622E24" w:rsidRPr="004342C6" w:rsidRDefault="00622E24" w:rsidP="00EA3422">
      <w:pPr>
        <w:pStyle w:val="ListParagraph"/>
        <w:numPr>
          <w:ilvl w:val="0"/>
          <w:numId w:val="20"/>
        </w:numPr>
        <w:contextualSpacing w:val="0"/>
        <w:rPr>
          <w:rFonts w:cs="Arial"/>
        </w:rPr>
      </w:pPr>
      <w:r w:rsidRPr="004342C6">
        <w:rPr>
          <w:rFonts w:cs="Arial"/>
        </w:rPr>
        <w:t>CSR User</w:t>
      </w:r>
    </w:p>
    <w:p w14:paraId="4F18BC5B" w14:textId="77777777" w:rsidR="00622E24" w:rsidRPr="004342C6" w:rsidRDefault="00622E24" w:rsidP="00EA3422">
      <w:pPr>
        <w:pStyle w:val="ListParagraph"/>
        <w:numPr>
          <w:ilvl w:val="0"/>
          <w:numId w:val="20"/>
        </w:numPr>
        <w:ind w:left="900" w:hanging="90"/>
        <w:contextualSpacing w:val="0"/>
        <w:rPr>
          <w:rFonts w:cs="Arial"/>
        </w:rPr>
      </w:pPr>
      <w:r w:rsidRPr="004342C6">
        <w:rPr>
          <w:rFonts w:cs="Arial"/>
        </w:rPr>
        <w:t>TPL User</w:t>
      </w:r>
    </w:p>
    <w:p w14:paraId="02FEC8AE" w14:textId="77777777" w:rsidR="00622E24" w:rsidRPr="004342C6" w:rsidRDefault="00622E24" w:rsidP="00EA3422">
      <w:pPr>
        <w:pStyle w:val="ListParagraph"/>
        <w:numPr>
          <w:ilvl w:val="0"/>
          <w:numId w:val="20"/>
        </w:numPr>
        <w:ind w:left="900" w:hanging="90"/>
        <w:contextualSpacing w:val="0"/>
        <w:rPr>
          <w:rFonts w:cs="Arial"/>
        </w:rPr>
      </w:pPr>
      <w:r w:rsidRPr="004342C6">
        <w:rPr>
          <w:rFonts w:cs="Arial"/>
        </w:rPr>
        <w:t>TPL Super User</w:t>
      </w:r>
    </w:p>
    <w:p w14:paraId="0365689F" w14:textId="77777777" w:rsidR="00622E24" w:rsidRPr="004342C6" w:rsidRDefault="00622E24" w:rsidP="00EA3422">
      <w:pPr>
        <w:pStyle w:val="ListParagraph"/>
        <w:numPr>
          <w:ilvl w:val="0"/>
          <w:numId w:val="20"/>
        </w:numPr>
        <w:contextualSpacing w:val="0"/>
        <w:rPr>
          <w:rFonts w:cs="Arial"/>
        </w:rPr>
      </w:pPr>
      <w:r w:rsidRPr="004342C6">
        <w:rPr>
          <w:rFonts w:cs="Arial"/>
        </w:rPr>
        <w:t>TPL_BO User</w:t>
      </w:r>
    </w:p>
    <w:p w14:paraId="646B5216" w14:textId="77777777" w:rsidR="00622E24" w:rsidRPr="004342C6" w:rsidRDefault="00622E24" w:rsidP="00EA3422">
      <w:pPr>
        <w:pStyle w:val="ListParagraph"/>
        <w:numPr>
          <w:ilvl w:val="0"/>
          <w:numId w:val="20"/>
        </w:numPr>
        <w:contextualSpacing w:val="0"/>
        <w:rPr>
          <w:rFonts w:cs="Arial"/>
        </w:rPr>
      </w:pPr>
      <w:r w:rsidRPr="004342C6">
        <w:rPr>
          <w:rFonts w:cs="Arial"/>
        </w:rPr>
        <w:t>Advanced CSR User</w:t>
      </w:r>
    </w:p>
    <w:p w14:paraId="0438FAEA" w14:textId="77777777" w:rsidR="00622E24" w:rsidRPr="004342C6" w:rsidRDefault="00622E24" w:rsidP="00622E24">
      <w:pPr>
        <w:rPr>
          <w:rFonts w:cs="Arial"/>
        </w:rPr>
      </w:pPr>
      <w:r w:rsidRPr="004342C6">
        <w:rPr>
          <w:rFonts w:cs="Arial"/>
          <w:i/>
          <w:color w:val="00B050"/>
        </w:rPr>
        <w:t xml:space="preserve">  </w:t>
      </w:r>
    </w:p>
    <w:p w14:paraId="18FEA0E7" w14:textId="77777777" w:rsidR="00622E24" w:rsidRPr="004342C6" w:rsidRDefault="00622E24" w:rsidP="00622E24">
      <w:pPr>
        <w:pStyle w:val="Heading3"/>
        <w:numPr>
          <w:ilvl w:val="2"/>
          <w:numId w:val="13"/>
        </w:numPr>
        <w:rPr>
          <w:rFonts w:ascii="Arial" w:hAnsi="Arial" w:cs="Arial"/>
        </w:rPr>
      </w:pPr>
      <w:bookmarkStart w:id="807" w:name="_Toc94634830"/>
      <w:r w:rsidRPr="004342C6">
        <w:rPr>
          <w:rFonts w:ascii="Arial" w:hAnsi="Arial" w:cs="Arial"/>
        </w:rPr>
        <w:t>Trigger(s)</w:t>
      </w:r>
      <w:bookmarkEnd w:id="807"/>
    </w:p>
    <w:p w14:paraId="7B6F72BD" w14:textId="745BBAA8" w:rsidR="00622E24" w:rsidRPr="004342C6" w:rsidRDefault="00622E24" w:rsidP="00F725DA">
      <w:pPr>
        <w:pStyle w:val="ListParagraph"/>
        <w:numPr>
          <w:ilvl w:val="0"/>
          <w:numId w:val="94"/>
        </w:numPr>
        <w:contextualSpacing w:val="0"/>
        <w:rPr>
          <w:rFonts w:cs="Arial"/>
        </w:rPr>
      </w:pPr>
      <w:r w:rsidRPr="004342C6">
        <w:rPr>
          <w:rFonts w:cs="Arial"/>
        </w:rPr>
        <w:t>Eligibility is determined/re-determined through any process</w:t>
      </w:r>
      <w:r w:rsidR="00EA3422">
        <w:rPr>
          <w:rFonts w:cs="Arial"/>
        </w:rPr>
        <w:t>,</w:t>
      </w:r>
      <w:r w:rsidRPr="004342C6">
        <w:rPr>
          <w:rFonts w:cs="Arial"/>
        </w:rPr>
        <w:t xml:space="preserve"> e.g.</w:t>
      </w:r>
      <w:r w:rsidR="00EA3422">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7D91BF08" w14:textId="77777777" w:rsidR="00622E24" w:rsidRPr="004342C6" w:rsidRDefault="00622E24" w:rsidP="00622E24">
      <w:pPr>
        <w:pStyle w:val="ListParagraph"/>
        <w:ind w:left="1080"/>
        <w:contextualSpacing w:val="0"/>
        <w:rPr>
          <w:rFonts w:cs="Arial"/>
        </w:rPr>
      </w:pPr>
    </w:p>
    <w:p w14:paraId="0B6189AC" w14:textId="77777777" w:rsidR="00622E24" w:rsidRPr="004342C6" w:rsidRDefault="00622E24" w:rsidP="00622E24">
      <w:pPr>
        <w:pStyle w:val="Heading3"/>
        <w:numPr>
          <w:ilvl w:val="2"/>
          <w:numId w:val="13"/>
        </w:numPr>
        <w:rPr>
          <w:rFonts w:ascii="Arial" w:hAnsi="Arial" w:cs="Arial"/>
        </w:rPr>
      </w:pPr>
      <w:bookmarkStart w:id="808" w:name="_Toc94634831"/>
      <w:r w:rsidRPr="004342C6">
        <w:rPr>
          <w:rFonts w:ascii="Arial" w:hAnsi="Arial" w:cs="Arial"/>
        </w:rPr>
        <w:t>Precondition(s)</w:t>
      </w:r>
      <w:bookmarkEnd w:id="808"/>
    </w:p>
    <w:p w14:paraId="244B55BF" w14:textId="7BD3D53F" w:rsidR="00E20FFD" w:rsidRPr="00EA3422" w:rsidRDefault="00073C4A" w:rsidP="00F725DA">
      <w:pPr>
        <w:pStyle w:val="ListParagraph"/>
        <w:numPr>
          <w:ilvl w:val="3"/>
          <w:numId w:val="94"/>
        </w:numPr>
        <w:rPr>
          <w:rFonts w:cs="Arial"/>
        </w:rPr>
      </w:pPr>
      <w:r w:rsidRPr="004342C6">
        <w:rPr>
          <w:rFonts w:cs="Arial"/>
        </w:rPr>
        <w:t>The individual/assistor/agent portal user intends to create an application in the HIX system</w:t>
      </w:r>
      <w:r w:rsidR="00EA3422">
        <w:rPr>
          <w:rFonts w:cs="Arial"/>
        </w:rPr>
        <w:t>.</w:t>
      </w:r>
    </w:p>
    <w:p w14:paraId="2E371EAD" w14:textId="77777777" w:rsidR="00362410" w:rsidRPr="004342C6" w:rsidRDefault="00362410" w:rsidP="00362410">
      <w:pPr>
        <w:pStyle w:val="ListParagraph"/>
        <w:ind w:left="1080"/>
        <w:contextualSpacing w:val="0"/>
        <w:rPr>
          <w:rFonts w:cs="Arial"/>
        </w:rPr>
      </w:pPr>
    </w:p>
    <w:p w14:paraId="0B4DA5AE"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809" w:name="_Toc94634832"/>
      <w:r w:rsidRPr="004342C6">
        <w:rPr>
          <w:rFonts w:ascii="Arial" w:hAnsi="Arial" w:cs="Arial"/>
        </w:rPr>
        <w:t>Postcondition(s)</w:t>
      </w:r>
      <w:bookmarkEnd w:id="809"/>
    </w:p>
    <w:p w14:paraId="2D559441" w14:textId="581F34F2" w:rsidR="004A1E29" w:rsidRPr="004342C6" w:rsidRDefault="00362410" w:rsidP="00F725DA">
      <w:pPr>
        <w:pStyle w:val="ListParagraph"/>
        <w:numPr>
          <w:ilvl w:val="0"/>
          <w:numId w:val="101"/>
        </w:numPr>
        <w:rPr>
          <w:rFonts w:cs="Arial"/>
        </w:rPr>
      </w:pPr>
      <w:r w:rsidRPr="004342C6">
        <w:rPr>
          <w:rFonts w:cs="Arial"/>
        </w:rPr>
        <w:t xml:space="preserve">HSN Aid categories </w:t>
      </w:r>
      <w:r w:rsidR="00EA3422">
        <w:rPr>
          <w:rFonts w:cs="Arial"/>
        </w:rPr>
        <w:t>are</w:t>
      </w:r>
      <w:r w:rsidR="007C3C99" w:rsidRPr="004342C6">
        <w:rPr>
          <w:rFonts w:cs="Arial"/>
        </w:rPr>
        <w:t xml:space="preserve"> assigned to the member as per </w:t>
      </w:r>
      <w:r w:rsidR="00EA3422">
        <w:rPr>
          <w:rFonts w:cs="Arial"/>
        </w:rPr>
        <w:t xml:space="preserve">the </w:t>
      </w:r>
      <w:r w:rsidR="007C3C99" w:rsidRPr="004342C6">
        <w:rPr>
          <w:rFonts w:cs="Arial"/>
        </w:rPr>
        <w:t>aid category sheet</w:t>
      </w:r>
      <w:r w:rsidR="004A1E29" w:rsidRPr="004342C6">
        <w:rPr>
          <w:rFonts w:cs="Arial"/>
        </w:rPr>
        <w:t>.</w:t>
      </w:r>
    </w:p>
    <w:p w14:paraId="62EEFC78" w14:textId="3E43E381" w:rsidR="00D62F50" w:rsidRPr="004342C6" w:rsidRDefault="00D62F50" w:rsidP="00F725DA">
      <w:pPr>
        <w:pStyle w:val="ListParagraph"/>
        <w:numPr>
          <w:ilvl w:val="0"/>
          <w:numId w:val="101"/>
        </w:numPr>
        <w:rPr>
          <w:rFonts w:cs="Arial"/>
        </w:rPr>
      </w:pPr>
      <w:r w:rsidRPr="004342C6">
        <w:rPr>
          <w:rFonts w:cs="Arial"/>
        </w:rPr>
        <w:t xml:space="preserve">The system shall initiate a time clock for the time period set in the configurational setup for HSN + </w:t>
      </w:r>
      <w:r w:rsidR="004E59A8" w:rsidRPr="004342C6">
        <w:rPr>
          <w:rFonts w:cs="Arial"/>
        </w:rPr>
        <w:t>Connector Care</w:t>
      </w:r>
      <w:r w:rsidRPr="004342C6">
        <w:rPr>
          <w:rFonts w:cs="Arial"/>
        </w:rPr>
        <w:t xml:space="preserve"> Time clock. The time clock will begin from the date the application is processed.</w:t>
      </w:r>
    </w:p>
    <w:p w14:paraId="0696503A" w14:textId="403F1FE0" w:rsidR="00D62F50" w:rsidRPr="004342C6" w:rsidRDefault="00D62F50" w:rsidP="00F725DA">
      <w:pPr>
        <w:pStyle w:val="ListParagraph"/>
        <w:numPr>
          <w:ilvl w:val="0"/>
          <w:numId w:val="101"/>
        </w:numPr>
        <w:rPr>
          <w:rFonts w:cs="Arial"/>
        </w:rPr>
      </w:pPr>
      <w:r w:rsidRPr="004342C6">
        <w:rPr>
          <w:rFonts w:cs="Arial"/>
        </w:rPr>
        <w:t xml:space="preserve">The system shall continue the existing HSN + Connector Care time clock for the remaining time period of the initial 90 days’ time clock if the individual turns out to be eligible for HSN + </w:t>
      </w:r>
      <w:r w:rsidR="004E59A8" w:rsidRPr="004342C6">
        <w:rPr>
          <w:rFonts w:cs="Arial"/>
        </w:rPr>
        <w:t>Connector Care</w:t>
      </w:r>
      <w:r w:rsidRPr="004342C6">
        <w:rPr>
          <w:rFonts w:cs="Arial"/>
        </w:rPr>
        <w:t xml:space="preserve"> aid Category 1X or 1Y.</w:t>
      </w:r>
    </w:p>
    <w:p w14:paraId="4F907059" w14:textId="72022979" w:rsidR="00D62F50" w:rsidRPr="004342C6" w:rsidRDefault="00D62F50" w:rsidP="00F725DA">
      <w:pPr>
        <w:pStyle w:val="ListParagraph"/>
        <w:numPr>
          <w:ilvl w:val="0"/>
          <w:numId w:val="101"/>
        </w:numPr>
        <w:rPr>
          <w:rFonts w:cs="Arial"/>
        </w:rPr>
      </w:pPr>
      <w:r w:rsidRPr="004342C6">
        <w:rPr>
          <w:rFonts w:cs="Arial"/>
        </w:rPr>
        <w:lastRenderedPageBreak/>
        <w:t xml:space="preserve">The system shall stop the HSN + Connector Care time clock if the individual turns out to be ineligible for HSN + </w:t>
      </w:r>
      <w:r w:rsidR="004E59A8" w:rsidRPr="004342C6">
        <w:rPr>
          <w:rFonts w:cs="Arial"/>
        </w:rPr>
        <w:t>Connector Care</w:t>
      </w:r>
      <w:r w:rsidRPr="004342C6">
        <w:rPr>
          <w:rFonts w:cs="Arial"/>
        </w:rPr>
        <w:t xml:space="preserve"> aid Category 1X or 1Y.</w:t>
      </w:r>
    </w:p>
    <w:p w14:paraId="01F2EAB1" w14:textId="1007CE0D" w:rsidR="00C87B5F" w:rsidRPr="004342C6" w:rsidRDefault="00C87B5F" w:rsidP="00F725DA">
      <w:pPr>
        <w:pStyle w:val="ListParagraph"/>
        <w:numPr>
          <w:ilvl w:val="0"/>
          <w:numId w:val="101"/>
        </w:numPr>
        <w:rPr>
          <w:rFonts w:cs="Arial"/>
        </w:rPr>
      </w:pPr>
      <w:r w:rsidRPr="004342C6">
        <w:rPr>
          <w:rFonts w:cs="Arial"/>
        </w:rPr>
        <w:t xml:space="preserve">The system successfully determines an individual’s eligibility for HSN dental and </w:t>
      </w:r>
      <w:r w:rsidR="004E59A8" w:rsidRPr="004342C6">
        <w:rPr>
          <w:rFonts w:cs="Arial"/>
        </w:rPr>
        <w:t>Connector Care</w:t>
      </w:r>
      <w:r w:rsidRPr="004342C6">
        <w:rPr>
          <w:rFonts w:cs="Arial"/>
        </w:rPr>
        <w:t xml:space="preserve"> aid category Z3 or Z4</w:t>
      </w:r>
    </w:p>
    <w:p w14:paraId="077CCBB5" w14:textId="77777777" w:rsidR="00622E24" w:rsidRPr="004342C6" w:rsidRDefault="00622E24" w:rsidP="00622E24">
      <w:pPr>
        <w:contextualSpacing w:val="0"/>
        <w:rPr>
          <w:rFonts w:cs="Arial"/>
        </w:rPr>
      </w:pPr>
    </w:p>
    <w:p w14:paraId="599F9B4B" w14:textId="77777777" w:rsidR="00622E24" w:rsidRPr="004342C6" w:rsidRDefault="00622E24" w:rsidP="00622E24">
      <w:pPr>
        <w:pStyle w:val="Heading3"/>
        <w:numPr>
          <w:ilvl w:val="2"/>
          <w:numId w:val="13"/>
        </w:numPr>
        <w:rPr>
          <w:rFonts w:ascii="Arial" w:hAnsi="Arial" w:cs="Arial"/>
        </w:rPr>
      </w:pPr>
      <w:bookmarkStart w:id="810" w:name="_Toc94634833"/>
      <w:r w:rsidRPr="004342C6">
        <w:rPr>
          <w:rFonts w:ascii="Arial" w:hAnsi="Arial" w:cs="Arial"/>
        </w:rPr>
        <w:t>Flow of Event(s)</w:t>
      </w:r>
      <w:bookmarkEnd w:id="810"/>
    </w:p>
    <w:p w14:paraId="5B158375" w14:textId="77777777" w:rsidR="00622E24" w:rsidRPr="004342C6" w:rsidRDefault="00622E24" w:rsidP="00622E24">
      <w:pPr>
        <w:ind w:left="360"/>
        <w:rPr>
          <w:rFonts w:cs="Arial"/>
        </w:rPr>
      </w:pPr>
    </w:p>
    <w:p w14:paraId="6360F8F7" w14:textId="0A3D8DC2" w:rsidR="00622E24" w:rsidRPr="004342C6" w:rsidRDefault="00622E24" w:rsidP="00073C4A">
      <w:pPr>
        <w:pStyle w:val="Heading3"/>
        <w:numPr>
          <w:ilvl w:val="3"/>
          <w:numId w:val="13"/>
        </w:numPr>
        <w:tabs>
          <w:tab w:val="left" w:pos="1890"/>
        </w:tabs>
        <w:rPr>
          <w:rFonts w:ascii="Arial" w:hAnsi="Arial" w:cs="Arial"/>
        </w:rPr>
      </w:pPr>
      <w:bookmarkStart w:id="811" w:name="_Toc94634834"/>
      <w:r w:rsidRPr="004342C6">
        <w:rPr>
          <w:rFonts w:ascii="Arial" w:hAnsi="Arial" w:cs="Arial"/>
        </w:rPr>
        <w:t>Basic Flow</w:t>
      </w:r>
      <w:bookmarkEnd w:id="811"/>
    </w:p>
    <w:p w14:paraId="2768AF49" w14:textId="0A29B276" w:rsidR="00E20FFD" w:rsidRPr="004342C6" w:rsidRDefault="00EA3422" w:rsidP="00320B54">
      <w:pPr>
        <w:pStyle w:val="ListParagraph"/>
        <w:numPr>
          <w:ilvl w:val="0"/>
          <w:numId w:val="267"/>
        </w:numPr>
        <w:rPr>
          <w:rFonts w:cs="Arial"/>
        </w:rPr>
      </w:pPr>
      <w:r>
        <w:rPr>
          <w:rFonts w:cs="Arial"/>
        </w:rPr>
        <w:t>The u</w:t>
      </w:r>
      <w:r w:rsidR="00E20FFD" w:rsidRPr="004342C6">
        <w:rPr>
          <w:rFonts w:cs="Arial"/>
        </w:rPr>
        <w:t>ser submits an eligibility application.</w:t>
      </w:r>
    </w:p>
    <w:p w14:paraId="40D860E1" w14:textId="06AB969B" w:rsidR="00E20FFD" w:rsidRPr="004342C6" w:rsidRDefault="00E20FFD" w:rsidP="00320B54">
      <w:pPr>
        <w:pStyle w:val="ListParagraph"/>
        <w:numPr>
          <w:ilvl w:val="0"/>
          <w:numId w:val="267"/>
        </w:numPr>
        <w:rPr>
          <w:rFonts w:cs="Arial"/>
        </w:rPr>
      </w:pPr>
      <w:r w:rsidRPr="004342C6">
        <w:rPr>
          <w:rFonts w:cs="Arial"/>
        </w:rPr>
        <w:t xml:space="preserve">Member is eligible for </w:t>
      </w:r>
      <w:r w:rsidR="00EA3422">
        <w:rPr>
          <w:rFonts w:cs="Arial"/>
        </w:rPr>
        <w:t xml:space="preserve">the </w:t>
      </w:r>
      <w:r w:rsidRPr="004342C6">
        <w:rPr>
          <w:rFonts w:cs="Arial"/>
        </w:rPr>
        <w:t xml:space="preserve">HSN aid category as per </w:t>
      </w:r>
      <w:r w:rsidR="00EA3422">
        <w:rPr>
          <w:rFonts w:cs="Arial"/>
        </w:rPr>
        <w:t xml:space="preserve">the </w:t>
      </w:r>
      <w:r w:rsidRPr="004342C6">
        <w:rPr>
          <w:rFonts w:cs="Arial"/>
        </w:rPr>
        <w:t>aid category sheet.</w:t>
      </w:r>
    </w:p>
    <w:p w14:paraId="0E563985" w14:textId="77777777" w:rsidR="00622E24" w:rsidRPr="004342C6" w:rsidRDefault="00622E24" w:rsidP="00E20FFD">
      <w:pPr>
        <w:pStyle w:val="ListParagraph"/>
        <w:ind w:left="2070"/>
        <w:rPr>
          <w:rFonts w:cs="Arial"/>
        </w:rPr>
      </w:pPr>
      <w:r w:rsidRPr="004342C6">
        <w:rPr>
          <w:rFonts w:cs="Arial"/>
        </w:rPr>
        <w:t xml:space="preserve"> </w:t>
      </w:r>
    </w:p>
    <w:p w14:paraId="1CE9494F" w14:textId="77777777" w:rsidR="00622E24" w:rsidRPr="004342C6" w:rsidRDefault="00622E24" w:rsidP="00073C4A">
      <w:pPr>
        <w:pStyle w:val="Heading3"/>
        <w:numPr>
          <w:ilvl w:val="3"/>
          <w:numId w:val="13"/>
        </w:numPr>
        <w:tabs>
          <w:tab w:val="left" w:pos="1890"/>
        </w:tabs>
        <w:rPr>
          <w:rFonts w:ascii="Arial" w:hAnsi="Arial" w:cs="Arial"/>
        </w:rPr>
      </w:pPr>
      <w:bookmarkStart w:id="812" w:name="_Toc94634835"/>
      <w:r w:rsidRPr="004342C6">
        <w:rPr>
          <w:rFonts w:ascii="Arial" w:hAnsi="Arial" w:cs="Arial"/>
        </w:rPr>
        <w:t>Alternate Flow-1</w:t>
      </w:r>
      <w:bookmarkEnd w:id="812"/>
    </w:p>
    <w:p w14:paraId="25D4C3C6" w14:textId="3F6BE1BC" w:rsidR="00D62F50" w:rsidRPr="004342C6" w:rsidRDefault="00EA3422" w:rsidP="00F725DA">
      <w:pPr>
        <w:pStyle w:val="ListParagraph"/>
        <w:numPr>
          <w:ilvl w:val="0"/>
          <w:numId w:val="102"/>
        </w:numPr>
        <w:rPr>
          <w:rFonts w:cs="Arial"/>
        </w:rPr>
      </w:pPr>
      <w:r>
        <w:rPr>
          <w:rFonts w:cs="Arial"/>
        </w:rPr>
        <w:t>The u</w:t>
      </w:r>
      <w:r w:rsidR="00D62F50" w:rsidRPr="004342C6">
        <w:rPr>
          <w:rFonts w:cs="Arial"/>
        </w:rPr>
        <w:t>ser submits an eligibility application.</w:t>
      </w:r>
    </w:p>
    <w:p w14:paraId="3474D955" w14:textId="3E08191B" w:rsidR="00E20FFD" w:rsidRPr="004342C6" w:rsidRDefault="00E20FFD" w:rsidP="00F725DA">
      <w:pPr>
        <w:pStyle w:val="ListParagraph"/>
        <w:numPr>
          <w:ilvl w:val="0"/>
          <w:numId w:val="102"/>
        </w:numPr>
        <w:rPr>
          <w:rFonts w:cs="Arial"/>
        </w:rPr>
      </w:pPr>
      <w:r w:rsidRPr="004342C6">
        <w:rPr>
          <w:rFonts w:cs="Arial"/>
        </w:rPr>
        <w:t>Precondition 6.29.5.1.</w:t>
      </w:r>
    </w:p>
    <w:p w14:paraId="0B67E562" w14:textId="24DA4BB0" w:rsidR="00D62F50" w:rsidRPr="004342C6" w:rsidRDefault="00D62F50" w:rsidP="00F725DA">
      <w:pPr>
        <w:pStyle w:val="ListParagraph"/>
        <w:numPr>
          <w:ilvl w:val="0"/>
          <w:numId w:val="102"/>
        </w:numPr>
        <w:rPr>
          <w:rFonts w:cs="Arial"/>
        </w:rPr>
      </w:pPr>
      <w:r w:rsidRPr="004342C6">
        <w:rPr>
          <w:rFonts w:cs="Arial"/>
        </w:rPr>
        <w:t xml:space="preserve">The system initiates a time clock for the time period set in the configuration for HSN and </w:t>
      </w:r>
      <w:r w:rsidR="004E59A8" w:rsidRPr="004342C6">
        <w:rPr>
          <w:rFonts w:cs="Arial"/>
        </w:rPr>
        <w:t>Connector Care</w:t>
      </w:r>
      <w:r w:rsidRPr="004342C6">
        <w:rPr>
          <w:rFonts w:cs="Arial"/>
        </w:rPr>
        <w:t xml:space="preserve"> Time Clock.</w:t>
      </w:r>
    </w:p>
    <w:p w14:paraId="3CAE12B2" w14:textId="77777777" w:rsidR="00622E24" w:rsidRPr="004342C6" w:rsidRDefault="00622E24" w:rsidP="00D62F50">
      <w:pPr>
        <w:rPr>
          <w:rFonts w:cs="Arial"/>
        </w:rPr>
      </w:pPr>
    </w:p>
    <w:p w14:paraId="770A912A" w14:textId="2A6BCD6D" w:rsidR="00D62F50" w:rsidRPr="004342C6" w:rsidRDefault="00D62F50" w:rsidP="00073C4A">
      <w:pPr>
        <w:pStyle w:val="Heading3"/>
        <w:numPr>
          <w:ilvl w:val="3"/>
          <w:numId w:val="13"/>
        </w:numPr>
        <w:tabs>
          <w:tab w:val="left" w:pos="1890"/>
        </w:tabs>
        <w:rPr>
          <w:rFonts w:ascii="Arial" w:hAnsi="Arial" w:cs="Arial"/>
        </w:rPr>
      </w:pPr>
      <w:bookmarkStart w:id="813" w:name="_Toc94634836"/>
      <w:r w:rsidRPr="004342C6">
        <w:rPr>
          <w:rFonts w:ascii="Arial" w:hAnsi="Arial" w:cs="Arial"/>
        </w:rPr>
        <w:t>Alternate Flow-2</w:t>
      </w:r>
      <w:bookmarkEnd w:id="813"/>
    </w:p>
    <w:p w14:paraId="1FEFAF21" w14:textId="383521C2" w:rsidR="00D62F50" w:rsidRPr="004342C6" w:rsidRDefault="00EA3422" w:rsidP="00F725DA">
      <w:pPr>
        <w:pStyle w:val="ListParagraph"/>
        <w:numPr>
          <w:ilvl w:val="0"/>
          <w:numId w:val="103"/>
        </w:numPr>
        <w:rPr>
          <w:rFonts w:cs="Arial"/>
        </w:rPr>
      </w:pPr>
      <w:r>
        <w:rPr>
          <w:rFonts w:cs="Arial"/>
        </w:rPr>
        <w:t>The i</w:t>
      </w:r>
      <w:r w:rsidR="00D62F50" w:rsidRPr="004342C6">
        <w:rPr>
          <w:rFonts w:cs="Arial"/>
        </w:rPr>
        <w:t>ndividual has benefits in HSN aid category 1X or 1Y</w:t>
      </w:r>
      <w:r>
        <w:rPr>
          <w:rFonts w:cs="Arial"/>
        </w:rPr>
        <w:t>,</w:t>
      </w:r>
      <w:r w:rsidR="00D62F50" w:rsidRPr="004342C6">
        <w:rPr>
          <w:rFonts w:cs="Arial"/>
        </w:rPr>
        <w:t xml:space="preserve"> and the HSN+ </w:t>
      </w:r>
      <w:r w:rsidR="004E59A8" w:rsidRPr="004342C6">
        <w:rPr>
          <w:rFonts w:cs="Arial"/>
        </w:rPr>
        <w:t>Connector Care</w:t>
      </w:r>
      <w:r w:rsidR="00D62F50" w:rsidRPr="004342C6">
        <w:rPr>
          <w:rFonts w:cs="Arial"/>
        </w:rPr>
        <w:t xml:space="preserve"> time clock is in running state.</w:t>
      </w:r>
    </w:p>
    <w:p w14:paraId="0E31F93B" w14:textId="77777777" w:rsidR="00D62F50" w:rsidRPr="004342C6" w:rsidRDefault="00D62F50" w:rsidP="00F725DA">
      <w:pPr>
        <w:pStyle w:val="ListParagraph"/>
        <w:numPr>
          <w:ilvl w:val="0"/>
          <w:numId w:val="103"/>
        </w:numPr>
        <w:rPr>
          <w:rFonts w:cs="Arial"/>
        </w:rPr>
      </w:pPr>
      <w:r w:rsidRPr="004342C6">
        <w:rPr>
          <w:rFonts w:cs="Arial"/>
        </w:rPr>
        <w:t>The user reports a RAC and again submits the application.</w:t>
      </w:r>
    </w:p>
    <w:p w14:paraId="2E32F259" w14:textId="77777777" w:rsidR="00D62F50" w:rsidRPr="004342C6" w:rsidRDefault="00D62F50" w:rsidP="00F725DA">
      <w:pPr>
        <w:pStyle w:val="ListParagraph"/>
        <w:numPr>
          <w:ilvl w:val="0"/>
          <w:numId w:val="103"/>
        </w:numPr>
        <w:rPr>
          <w:rFonts w:cs="Arial"/>
        </w:rPr>
      </w:pPr>
      <w:r w:rsidRPr="004342C6">
        <w:rPr>
          <w:rFonts w:cs="Arial"/>
        </w:rPr>
        <w:t>The system determines that the Individual who has open benefit in HSN aid category 1X or 1Y now qualifies for an aid category other than 1X, 1Y, Z3 or Z4.</w:t>
      </w:r>
    </w:p>
    <w:p w14:paraId="738816B9" w14:textId="2DCE4A52" w:rsidR="00D62F50" w:rsidRDefault="00D62F50" w:rsidP="00F725DA">
      <w:pPr>
        <w:pStyle w:val="ListParagraph"/>
        <w:numPr>
          <w:ilvl w:val="0"/>
          <w:numId w:val="103"/>
        </w:numPr>
        <w:rPr>
          <w:rFonts w:cs="Arial"/>
        </w:rPr>
      </w:pPr>
      <w:r w:rsidRPr="004342C6">
        <w:rPr>
          <w:rFonts w:cs="Arial"/>
        </w:rPr>
        <w:t>The system ends the time clock for such individuals who no longer qualif</w:t>
      </w:r>
      <w:r w:rsidR="00EA3422">
        <w:rPr>
          <w:rFonts w:cs="Arial"/>
        </w:rPr>
        <w:t>y</w:t>
      </w:r>
      <w:r w:rsidRPr="004342C6">
        <w:rPr>
          <w:rFonts w:cs="Arial"/>
        </w:rPr>
        <w:t xml:space="preserve"> for 1X or 1Y.</w:t>
      </w:r>
    </w:p>
    <w:p w14:paraId="5DC53D5F" w14:textId="77777777" w:rsidR="00EA3422" w:rsidRPr="00EA3422" w:rsidRDefault="00EA3422" w:rsidP="00EA3422">
      <w:pPr>
        <w:ind w:left="900"/>
        <w:rPr>
          <w:rFonts w:cs="Arial"/>
        </w:rPr>
      </w:pPr>
    </w:p>
    <w:p w14:paraId="274F96F3" w14:textId="6402AB15" w:rsidR="00D62F50" w:rsidRPr="004342C6" w:rsidRDefault="00D62F50" w:rsidP="00073C4A">
      <w:pPr>
        <w:pStyle w:val="Heading3"/>
        <w:numPr>
          <w:ilvl w:val="3"/>
          <w:numId w:val="13"/>
        </w:numPr>
        <w:tabs>
          <w:tab w:val="left" w:pos="1890"/>
        </w:tabs>
        <w:rPr>
          <w:rFonts w:ascii="Arial" w:hAnsi="Arial" w:cs="Arial"/>
        </w:rPr>
      </w:pPr>
      <w:bookmarkStart w:id="814" w:name="_Toc94634837"/>
      <w:r w:rsidRPr="004342C6">
        <w:rPr>
          <w:rFonts w:ascii="Arial" w:hAnsi="Arial" w:cs="Arial"/>
        </w:rPr>
        <w:t>Alternate Flow-3</w:t>
      </w:r>
      <w:bookmarkEnd w:id="814"/>
    </w:p>
    <w:p w14:paraId="335EA92B" w14:textId="1A5503D9" w:rsidR="00D62F50" w:rsidRPr="004342C6" w:rsidRDefault="00EA3422" w:rsidP="00F725DA">
      <w:pPr>
        <w:pStyle w:val="ListParagraph"/>
        <w:numPr>
          <w:ilvl w:val="0"/>
          <w:numId w:val="104"/>
        </w:numPr>
        <w:rPr>
          <w:rFonts w:cs="Arial"/>
        </w:rPr>
      </w:pPr>
      <w:r>
        <w:rPr>
          <w:rFonts w:cs="Arial"/>
        </w:rPr>
        <w:t>The i</w:t>
      </w:r>
      <w:r w:rsidR="00D62F50" w:rsidRPr="004342C6">
        <w:rPr>
          <w:rFonts w:cs="Arial"/>
        </w:rPr>
        <w:t>ndividual has benefits in HSN aid category 1X or 1Y</w:t>
      </w:r>
      <w:r>
        <w:rPr>
          <w:rFonts w:cs="Arial"/>
        </w:rPr>
        <w:t>,</w:t>
      </w:r>
      <w:r w:rsidR="00D62F50" w:rsidRPr="004342C6">
        <w:rPr>
          <w:rFonts w:cs="Arial"/>
        </w:rPr>
        <w:t xml:space="preserve"> and the HSN+ </w:t>
      </w:r>
      <w:r w:rsidR="004E59A8" w:rsidRPr="004342C6">
        <w:rPr>
          <w:rFonts w:cs="Arial"/>
        </w:rPr>
        <w:t>Connector Care</w:t>
      </w:r>
      <w:r w:rsidR="00D62F50" w:rsidRPr="004342C6">
        <w:rPr>
          <w:rFonts w:cs="Arial"/>
        </w:rPr>
        <w:t xml:space="preserve"> time clock is in running state.</w:t>
      </w:r>
    </w:p>
    <w:p w14:paraId="1E33E30A" w14:textId="77777777" w:rsidR="00D62F50" w:rsidRPr="004342C6" w:rsidRDefault="00D62F50" w:rsidP="00F725DA">
      <w:pPr>
        <w:pStyle w:val="ListParagraph"/>
        <w:numPr>
          <w:ilvl w:val="0"/>
          <w:numId w:val="104"/>
        </w:numPr>
        <w:rPr>
          <w:rFonts w:cs="Arial"/>
        </w:rPr>
      </w:pPr>
      <w:r w:rsidRPr="004342C6">
        <w:rPr>
          <w:rFonts w:cs="Arial"/>
        </w:rPr>
        <w:t>The user reports a RAC and again submits the application.</w:t>
      </w:r>
    </w:p>
    <w:p w14:paraId="4799BF2A" w14:textId="77777777" w:rsidR="00D62F50" w:rsidRPr="004342C6" w:rsidRDefault="00D62F50" w:rsidP="00F725DA">
      <w:pPr>
        <w:pStyle w:val="ListParagraph"/>
        <w:numPr>
          <w:ilvl w:val="0"/>
          <w:numId w:val="104"/>
        </w:numPr>
        <w:rPr>
          <w:rFonts w:cs="Arial"/>
        </w:rPr>
      </w:pPr>
      <w:r w:rsidRPr="004342C6">
        <w:rPr>
          <w:rFonts w:cs="Arial"/>
        </w:rPr>
        <w:t>The system determines that the Individual who has open benefit in HSN aid category 1X or 1Y now again qualifies for either 1X or 1Y.</w:t>
      </w:r>
    </w:p>
    <w:p w14:paraId="70478180" w14:textId="77777777" w:rsidR="00D62F50" w:rsidRPr="004342C6" w:rsidRDefault="00D62F50" w:rsidP="00F725DA">
      <w:pPr>
        <w:pStyle w:val="ListParagraph"/>
        <w:numPr>
          <w:ilvl w:val="0"/>
          <w:numId w:val="104"/>
        </w:numPr>
        <w:rPr>
          <w:rFonts w:cs="Arial"/>
        </w:rPr>
      </w:pPr>
      <w:r w:rsidRPr="004342C6">
        <w:rPr>
          <w:rFonts w:cs="Arial"/>
        </w:rPr>
        <w:t>The system continues the existing time clock for the remaining 90 days’ time clock for all the cases below:</w:t>
      </w:r>
    </w:p>
    <w:p w14:paraId="02400423" w14:textId="1EC45BB4" w:rsidR="00D62F50" w:rsidRPr="004342C6" w:rsidRDefault="00EA3422" w:rsidP="00F725DA">
      <w:pPr>
        <w:pStyle w:val="ListParagraph"/>
        <w:numPr>
          <w:ilvl w:val="0"/>
          <w:numId w:val="105"/>
        </w:numPr>
        <w:ind w:left="1890"/>
        <w:rPr>
          <w:rFonts w:cs="Arial"/>
        </w:rPr>
      </w:pPr>
      <w:r>
        <w:rPr>
          <w:rFonts w:cs="Arial"/>
        </w:rPr>
        <w:t xml:space="preserve">The </w:t>
      </w:r>
      <w:r w:rsidR="00D62F50" w:rsidRPr="004342C6">
        <w:rPr>
          <w:rFonts w:cs="Arial"/>
        </w:rPr>
        <w:t>Individual qualified for 1X in the immediate previous program determination and now qualifies for 1Y.</w:t>
      </w:r>
    </w:p>
    <w:p w14:paraId="6CEB7746" w14:textId="6305705F" w:rsidR="00D62F50" w:rsidRPr="004342C6" w:rsidRDefault="00EA3422" w:rsidP="00F725DA">
      <w:pPr>
        <w:pStyle w:val="ListParagraph"/>
        <w:numPr>
          <w:ilvl w:val="0"/>
          <w:numId w:val="105"/>
        </w:numPr>
        <w:ind w:left="1890"/>
        <w:rPr>
          <w:rFonts w:cs="Arial"/>
        </w:rPr>
      </w:pPr>
      <w:r>
        <w:rPr>
          <w:rFonts w:cs="Arial"/>
        </w:rPr>
        <w:t xml:space="preserve">The </w:t>
      </w:r>
      <w:r w:rsidR="00D62F50" w:rsidRPr="004342C6">
        <w:rPr>
          <w:rFonts w:cs="Arial"/>
        </w:rPr>
        <w:t>Individual qualified for 1Y in the immediate previous program determination and now qualifies for 1X.</w:t>
      </w:r>
    </w:p>
    <w:p w14:paraId="204B99FE" w14:textId="5CC2D4C2" w:rsidR="00D62F50" w:rsidRPr="004342C6" w:rsidRDefault="00EA3422" w:rsidP="00F725DA">
      <w:pPr>
        <w:pStyle w:val="ListParagraph"/>
        <w:numPr>
          <w:ilvl w:val="0"/>
          <w:numId w:val="105"/>
        </w:numPr>
        <w:ind w:left="1890"/>
        <w:rPr>
          <w:rFonts w:cs="Arial"/>
        </w:rPr>
      </w:pPr>
      <w:r>
        <w:rPr>
          <w:rFonts w:cs="Arial"/>
        </w:rPr>
        <w:t xml:space="preserve">The </w:t>
      </w:r>
      <w:r w:rsidR="00D62F50" w:rsidRPr="004342C6">
        <w:rPr>
          <w:rFonts w:cs="Arial"/>
        </w:rPr>
        <w:t>Individual qualified for 1X in the immediate previous program determination and now again qualifies for 1X.</w:t>
      </w:r>
    </w:p>
    <w:p w14:paraId="0F5F5C80" w14:textId="7DBD5F5B" w:rsidR="00D62F50" w:rsidRPr="004342C6" w:rsidRDefault="00EA3422" w:rsidP="00F725DA">
      <w:pPr>
        <w:pStyle w:val="ListParagraph"/>
        <w:numPr>
          <w:ilvl w:val="0"/>
          <w:numId w:val="105"/>
        </w:numPr>
        <w:ind w:left="1890"/>
        <w:rPr>
          <w:rFonts w:cs="Arial"/>
        </w:rPr>
      </w:pPr>
      <w:r>
        <w:rPr>
          <w:rFonts w:cs="Arial"/>
        </w:rPr>
        <w:t xml:space="preserve">The </w:t>
      </w:r>
      <w:r w:rsidR="00D62F50" w:rsidRPr="004342C6">
        <w:rPr>
          <w:rFonts w:cs="Arial"/>
        </w:rPr>
        <w:t>Individual qualified for 1Y in the immediate previous program determination and now again qualifies for 1Y.</w:t>
      </w:r>
    </w:p>
    <w:p w14:paraId="2AEA91DC" w14:textId="77777777" w:rsidR="00073C4A" w:rsidRPr="004342C6" w:rsidRDefault="00073C4A" w:rsidP="00073C4A">
      <w:pPr>
        <w:rPr>
          <w:rFonts w:cs="Arial"/>
        </w:rPr>
      </w:pPr>
    </w:p>
    <w:p w14:paraId="70F6C2E0" w14:textId="7D2AF0F2" w:rsidR="00C87B5F" w:rsidRPr="004342C6" w:rsidRDefault="00C87B5F" w:rsidP="00073C4A">
      <w:pPr>
        <w:pStyle w:val="Heading3"/>
        <w:numPr>
          <w:ilvl w:val="3"/>
          <w:numId w:val="13"/>
        </w:numPr>
        <w:tabs>
          <w:tab w:val="left" w:pos="1890"/>
        </w:tabs>
        <w:rPr>
          <w:rFonts w:ascii="Arial" w:hAnsi="Arial" w:cs="Arial"/>
        </w:rPr>
      </w:pPr>
      <w:bookmarkStart w:id="815" w:name="_Toc94634838"/>
      <w:r w:rsidRPr="004342C6">
        <w:rPr>
          <w:rFonts w:ascii="Arial" w:hAnsi="Arial" w:cs="Arial"/>
        </w:rPr>
        <w:lastRenderedPageBreak/>
        <w:t>Alternate Flow-4</w:t>
      </w:r>
      <w:bookmarkEnd w:id="815"/>
    </w:p>
    <w:p w14:paraId="15CE4491" w14:textId="0324C877" w:rsidR="00073C4A" w:rsidRPr="004342C6" w:rsidRDefault="00C87B5F" w:rsidP="00F725DA">
      <w:pPr>
        <w:pStyle w:val="ListParagraph"/>
        <w:numPr>
          <w:ilvl w:val="0"/>
          <w:numId w:val="107"/>
        </w:numPr>
        <w:rPr>
          <w:rFonts w:cs="Arial"/>
        </w:rPr>
      </w:pPr>
      <w:r w:rsidRPr="004342C6">
        <w:rPr>
          <w:rFonts w:cs="Arial"/>
        </w:rPr>
        <w:t xml:space="preserve">The system identifies the applications that have open benefits in HSN + </w:t>
      </w:r>
      <w:r w:rsidR="004E59A8" w:rsidRPr="004342C6">
        <w:rPr>
          <w:rFonts w:cs="Arial"/>
        </w:rPr>
        <w:t>Connector Care</w:t>
      </w:r>
      <w:r w:rsidRPr="004342C6">
        <w:rPr>
          <w:rFonts w:cs="Arial"/>
        </w:rPr>
        <w:t xml:space="preserve"> aid category 1X or 1Y and </w:t>
      </w:r>
    </w:p>
    <w:p w14:paraId="10FC7524" w14:textId="00E65B68" w:rsidR="00C87B5F" w:rsidRPr="004342C6" w:rsidRDefault="00C87B5F" w:rsidP="00F725DA">
      <w:pPr>
        <w:pStyle w:val="ListParagraph"/>
        <w:numPr>
          <w:ilvl w:val="0"/>
          <w:numId w:val="107"/>
        </w:numPr>
        <w:rPr>
          <w:rFonts w:cs="Arial"/>
        </w:rPr>
      </w:pPr>
      <w:r w:rsidRPr="004342C6">
        <w:rPr>
          <w:rFonts w:cs="Arial"/>
        </w:rPr>
        <w:t xml:space="preserve">HSN + </w:t>
      </w:r>
      <w:r w:rsidR="004E59A8" w:rsidRPr="004342C6">
        <w:rPr>
          <w:rFonts w:cs="Arial"/>
        </w:rPr>
        <w:t>Connector Care</w:t>
      </w:r>
      <w:r w:rsidRPr="004342C6">
        <w:rPr>
          <w:rFonts w:cs="Arial"/>
        </w:rPr>
        <w:t xml:space="preserve"> time clock statuses in the expired state.</w:t>
      </w:r>
    </w:p>
    <w:p w14:paraId="2CE41FCB" w14:textId="77777777" w:rsidR="00073C4A" w:rsidRPr="004342C6" w:rsidRDefault="00C87B5F" w:rsidP="00EA3422">
      <w:pPr>
        <w:pStyle w:val="ListParagraph"/>
        <w:ind w:left="1080" w:firstLine="180"/>
        <w:rPr>
          <w:rFonts w:cs="Arial"/>
        </w:rPr>
      </w:pPr>
      <w:r w:rsidRPr="004342C6">
        <w:rPr>
          <w:rFonts w:cs="Arial"/>
        </w:rPr>
        <w:t>OR</w:t>
      </w:r>
    </w:p>
    <w:p w14:paraId="2448097A" w14:textId="65001493" w:rsidR="00C87B5F" w:rsidRPr="004342C6" w:rsidRDefault="00EA3422" w:rsidP="00EA3422">
      <w:pPr>
        <w:ind w:left="540" w:firstLine="720"/>
        <w:rPr>
          <w:rFonts w:cs="Arial"/>
        </w:rPr>
      </w:pPr>
      <w:r>
        <w:rPr>
          <w:rFonts w:cs="Arial"/>
        </w:rPr>
        <w:t xml:space="preserve">the </w:t>
      </w:r>
      <w:r w:rsidR="00073C4A" w:rsidRPr="004342C6">
        <w:rPr>
          <w:rFonts w:cs="Arial"/>
        </w:rPr>
        <w:t>p</w:t>
      </w:r>
      <w:r w:rsidR="00C87B5F" w:rsidRPr="004342C6">
        <w:rPr>
          <w:rFonts w:cs="Arial"/>
        </w:rPr>
        <w:t>rotection end date is less than or equal to the current date.</w:t>
      </w:r>
    </w:p>
    <w:p w14:paraId="3A886902" w14:textId="77777777" w:rsidR="00622E24" w:rsidRPr="004342C6" w:rsidRDefault="00622E24" w:rsidP="00622E24">
      <w:pPr>
        <w:rPr>
          <w:rFonts w:cs="Arial"/>
        </w:rPr>
      </w:pPr>
    </w:p>
    <w:p w14:paraId="1E3157DB" w14:textId="77777777" w:rsidR="00622E24" w:rsidRPr="004342C6" w:rsidRDefault="00622E24" w:rsidP="00622E24">
      <w:pPr>
        <w:pStyle w:val="Heading3"/>
        <w:numPr>
          <w:ilvl w:val="2"/>
          <w:numId w:val="13"/>
        </w:numPr>
        <w:rPr>
          <w:rFonts w:ascii="Arial" w:hAnsi="Arial" w:cs="Arial"/>
        </w:rPr>
      </w:pPr>
      <w:bookmarkStart w:id="816" w:name="_Toc94634839"/>
      <w:r w:rsidRPr="004342C6">
        <w:rPr>
          <w:rFonts w:ascii="Arial" w:hAnsi="Arial" w:cs="Arial"/>
        </w:rPr>
        <w:t>User Pages and Input</w:t>
      </w:r>
      <w:bookmarkEnd w:id="816"/>
    </w:p>
    <w:p w14:paraId="66043623"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4A9DC4CA" w14:textId="77777777" w:rsidR="00622E24" w:rsidRPr="004342C6" w:rsidRDefault="00622E24" w:rsidP="00622E24">
      <w:pPr>
        <w:pStyle w:val="Heading3"/>
        <w:numPr>
          <w:ilvl w:val="2"/>
          <w:numId w:val="13"/>
        </w:numPr>
        <w:rPr>
          <w:rFonts w:ascii="Arial" w:hAnsi="Arial" w:cs="Arial"/>
        </w:rPr>
      </w:pPr>
      <w:bookmarkStart w:id="817" w:name="_Toc94634840"/>
      <w:r w:rsidRPr="004342C6">
        <w:rPr>
          <w:rFonts w:ascii="Arial" w:hAnsi="Arial" w:cs="Arial"/>
        </w:rPr>
        <w:t>Functional Requirement(s)</w:t>
      </w:r>
      <w:bookmarkEnd w:id="817"/>
    </w:p>
    <w:p w14:paraId="21935EB0" w14:textId="7A575141" w:rsidR="00622E24" w:rsidRPr="004342C6" w:rsidRDefault="00622E24" w:rsidP="00EA3422">
      <w:pPr>
        <w:pStyle w:val="Caption"/>
        <w:keepNext/>
        <w:jc w:val="center"/>
        <w:rPr>
          <w:rFonts w:cs="Arial"/>
        </w:rPr>
      </w:pPr>
      <w:bookmarkStart w:id="818" w:name="_Toc94635029"/>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33</w:t>
      </w:r>
      <w:r w:rsidRPr="004342C6">
        <w:rPr>
          <w:rFonts w:cs="Arial"/>
          <w:noProof/>
        </w:rPr>
        <w:fldChar w:fldCharType="end"/>
      </w:r>
      <w:r w:rsidRPr="004342C6">
        <w:rPr>
          <w:rFonts w:cs="Arial"/>
        </w:rPr>
        <w:t>. Functional Requirements – UC.</w:t>
      </w:r>
      <w:r w:rsidR="002B0E81" w:rsidRPr="004342C6">
        <w:rPr>
          <w:rFonts w:cs="Arial"/>
        </w:rPr>
        <w:t>29</w:t>
      </w:r>
      <w:bookmarkEnd w:id="818"/>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622E24" w:rsidRPr="004342C6" w14:paraId="53A952BC" w14:textId="77777777" w:rsidTr="00D62F50">
        <w:trPr>
          <w:trHeight w:val="300"/>
          <w:tblHeader/>
        </w:trPr>
        <w:tc>
          <w:tcPr>
            <w:tcW w:w="2247" w:type="dxa"/>
            <w:shd w:val="clear" w:color="auto" w:fill="4C8B3F" w:themeFill="background2"/>
            <w:vAlign w:val="center"/>
            <w:hideMark/>
          </w:tcPr>
          <w:p w14:paraId="2DA44F98" w14:textId="77777777" w:rsidR="00622E24" w:rsidRPr="004342C6" w:rsidRDefault="00622E24" w:rsidP="006543FE">
            <w:pPr>
              <w:contextualSpacing w:val="0"/>
              <w:jc w:val="center"/>
              <w:rPr>
                <w:rFonts w:eastAsia="Times New Roman" w:cs="Arial"/>
                <w:b/>
                <w:color w:val="FFFFFF" w:themeColor="background1"/>
              </w:rPr>
            </w:pPr>
            <w:bookmarkStart w:id="819" w:name="_Hlk16087493"/>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138E42E7"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975037" w:rsidRPr="004342C6" w14:paraId="2B92F178" w14:textId="77777777" w:rsidTr="00D62F50">
        <w:trPr>
          <w:trHeight w:val="314"/>
        </w:trPr>
        <w:tc>
          <w:tcPr>
            <w:tcW w:w="2247" w:type="dxa"/>
            <w:shd w:val="clear" w:color="000000" w:fill="FFFFFF"/>
          </w:tcPr>
          <w:p w14:paraId="21D7E6B1" w14:textId="0E4BFEA1" w:rsidR="00975037" w:rsidRPr="004342C6" w:rsidRDefault="00975037" w:rsidP="00975037">
            <w:pPr>
              <w:contextualSpacing w:val="0"/>
              <w:jc w:val="center"/>
              <w:rPr>
                <w:rFonts w:eastAsia="Times New Roman" w:cs="Arial"/>
                <w:color w:val="000000"/>
              </w:rPr>
            </w:pPr>
            <w:r w:rsidRPr="004342C6">
              <w:rPr>
                <w:rFonts w:cs="Arial"/>
              </w:rPr>
              <w:t>HSN.FR.01.02</w:t>
            </w:r>
          </w:p>
        </w:tc>
        <w:tc>
          <w:tcPr>
            <w:tcW w:w="7028" w:type="dxa"/>
            <w:shd w:val="clear" w:color="000000" w:fill="FFFFFF"/>
          </w:tcPr>
          <w:p w14:paraId="14740C2E" w14:textId="3146613E" w:rsidR="00975037" w:rsidRPr="004342C6" w:rsidRDefault="00975037" w:rsidP="00975037">
            <w:pPr>
              <w:rPr>
                <w:rFonts w:cs="Arial"/>
              </w:rPr>
            </w:pPr>
            <w:r w:rsidRPr="004342C6">
              <w:rPr>
                <w:rFonts w:cs="Arial"/>
              </w:rPr>
              <w:t xml:space="preserve">The system shall assign the HSN aid categories as per the updated details in </w:t>
            </w:r>
            <w:hyperlink w:anchor="_Reference_Document" w:history="1">
              <w:r w:rsidRPr="004342C6">
                <w:rPr>
                  <w:rStyle w:val="Hyperlink"/>
                  <w:rFonts w:cs="Arial"/>
                </w:rPr>
                <w:t xml:space="preserve"> Aid Category Hierarchy Chart</w:t>
              </w:r>
            </w:hyperlink>
            <w:r w:rsidRPr="004342C6">
              <w:rPr>
                <w:rFonts w:cs="Arial"/>
              </w:rPr>
              <w:t>.</w:t>
            </w:r>
          </w:p>
          <w:p w14:paraId="5ED85071" w14:textId="77777777" w:rsidR="00975037" w:rsidRPr="004342C6" w:rsidRDefault="00975037" w:rsidP="00975037">
            <w:pPr>
              <w:rPr>
                <w:rFonts w:cs="Arial"/>
              </w:rPr>
            </w:pPr>
          </w:p>
        </w:tc>
      </w:tr>
      <w:tr w:rsidR="00975037" w:rsidRPr="004342C6" w14:paraId="7F25DE8A" w14:textId="77777777" w:rsidTr="00D62F50">
        <w:trPr>
          <w:trHeight w:val="314"/>
        </w:trPr>
        <w:tc>
          <w:tcPr>
            <w:tcW w:w="2247" w:type="dxa"/>
            <w:shd w:val="clear" w:color="000000" w:fill="FFFFFF"/>
          </w:tcPr>
          <w:p w14:paraId="43040DB3" w14:textId="77777777" w:rsidR="00975037" w:rsidRPr="004342C6" w:rsidRDefault="00975037" w:rsidP="00975037">
            <w:pPr>
              <w:jc w:val="center"/>
              <w:rPr>
                <w:rFonts w:cs="Arial"/>
              </w:rPr>
            </w:pPr>
            <w:r w:rsidRPr="004342C6">
              <w:rPr>
                <w:rFonts w:cs="Arial"/>
              </w:rPr>
              <w:t>MHPD.FR.029.001</w:t>
            </w:r>
          </w:p>
          <w:p w14:paraId="20B2F0C1" w14:textId="77777777" w:rsidR="00975037" w:rsidRPr="004342C6" w:rsidRDefault="00975037" w:rsidP="00975037">
            <w:pPr>
              <w:contextualSpacing w:val="0"/>
              <w:jc w:val="center"/>
              <w:rPr>
                <w:rFonts w:cs="Arial"/>
              </w:rPr>
            </w:pPr>
          </w:p>
        </w:tc>
        <w:tc>
          <w:tcPr>
            <w:tcW w:w="7028" w:type="dxa"/>
            <w:shd w:val="clear" w:color="000000" w:fill="FFFFFF"/>
          </w:tcPr>
          <w:p w14:paraId="0D8E6B14" w14:textId="05DC5605" w:rsidR="00975037" w:rsidRPr="004342C6" w:rsidRDefault="00975037" w:rsidP="00975037">
            <w:pPr>
              <w:rPr>
                <w:rFonts w:cs="Arial"/>
              </w:rPr>
            </w:pPr>
            <w:r w:rsidRPr="004342C6">
              <w:rPr>
                <w:rFonts w:cs="Arial"/>
              </w:rPr>
              <w:t>The system shall issue 37 Limited (Limited +HSN) aid category, if:</w:t>
            </w:r>
          </w:p>
          <w:p w14:paraId="2BAE8E5F" w14:textId="77777777" w:rsidR="00975037" w:rsidRPr="004342C6" w:rsidRDefault="00975037" w:rsidP="00975037">
            <w:pPr>
              <w:rPr>
                <w:rFonts w:cs="Arial"/>
              </w:rPr>
            </w:pPr>
            <w:r w:rsidRPr="004342C6">
              <w:rPr>
                <w:rFonts w:cs="Arial"/>
              </w:rPr>
              <w:t xml:space="preserve">MH FPL is </w:t>
            </w:r>
            <w:r w:rsidRPr="004342C6">
              <w:rPr>
                <w:rFonts w:eastAsia="Times New Roman" w:cs="Arial"/>
                <w:sz w:val="26"/>
                <w:szCs w:val="26"/>
              </w:rPr>
              <w:t>≤133</w:t>
            </w:r>
            <w:r w:rsidRPr="004342C6">
              <w:rPr>
                <w:rFonts w:cs="Arial"/>
              </w:rPr>
              <w:t xml:space="preserve"> and</w:t>
            </w:r>
          </w:p>
          <w:p w14:paraId="62989D83" w14:textId="5E33F449" w:rsidR="00975037" w:rsidRPr="004342C6" w:rsidRDefault="00975037" w:rsidP="00975037">
            <w:pPr>
              <w:rPr>
                <w:rFonts w:cs="Arial"/>
              </w:rPr>
            </w:pPr>
            <w:r w:rsidRPr="004342C6">
              <w:rPr>
                <w:rFonts w:cs="Arial"/>
              </w:rPr>
              <w:t xml:space="preserve">Population Group = Parent </w:t>
            </w:r>
            <w:r w:rsidR="000C674F" w:rsidRPr="004342C6">
              <w:rPr>
                <w:rFonts w:cs="Arial"/>
              </w:rPr>
              <w:t>caretaker</w:t>
            </w:r>
          </w:p>
          <w:p w14:paraId="13DFA3FA" w14:textId="77777777" w:rsidR="00975037" w:rsidRPr="004342C6" w:rsidRDefault="00975037" w:rsidP="00975037">
            <w:pPr>
              <w:rPr>
                <w:rFonts w:cs="Arial"/>
              </w:rPr>
            </w:pPr>
            <w:r w:rsidRPr="004342C6">
              <w:rPr>
                <w:rFonts w:cs="Arial"/>
              </w:rPr>
              <w:t>Age Group = Any and</w:t>
            </w:r>
          </w:p>
          <w:p w14:paraId="05A26B31" w14:textId="77777777" w:rsidR="00975037" w:rsidRPr="004342C6" w:rsidRDefault="00975037" w:rsidP="00975037">
            <w:pPr>
              <w:rPr>
                <w:rFonts w:cs="Arial"/>
              </w:rPr>
            </w:pPr>
            <w:r w:rsidRPr="004342C6">
              <w:rPr>
                <w:rFonts w:cs="Arial"/>
              </w:rPr>
              <w:t xml:space="preserve">Immigration Status = Any But CIT </w:t>
            </w:r>
          </w:p>
          <w:p w14:paraId="0BCAD3A3" w14:textId="534DDDAC" w:rsidR="00975037" w:rsidRPr="004342C6" w:rsidRDefault="00975037" w:rsidP="00975037">
            <w:pPr>
              <w:rPr>
                <w:rFonts w:cs="Arial"/>
              </w:rPr>
            </w:pPr>
          </w:p>
        </w:tc>
      </w:tr>
      <w:tr w:rsidR="00975037" w:rsidRPr="004342C6" w14:paraId="7C4DEFB6" w14:textId="77777777" w:rsidTr="00D62F50">
        <w:trPr>
          <w:trHeight w:val="314"/>
        </w:trPr>
        <w:tc>
          <w:tcPr>
            <w:tcW w:w="2247" w:type="dxa"/>
            <w:shd w:val="clear" w:color="000000" w:fill="FFFFFF"/>
          </w:tcPr>
          <w:p w14:paraId="729C16F5" w14:textId="42F6E136" w:rsidR="00975037" w:rsidRPr="004342C6" w:rsidRDefault="00975037" w:rsidP="00975037">
            <w:pPr>
              <w:contextualSpacing w:val="0"/>
              <w:jc w:val="center"/>
              <w:rPr>
                <w:rFonts w:cs="Arial"/>
              </w:rPr>
            </w:pPr>
            <w:r w:rsidRPr="004342C6">
              <w:rPr>
                <w:rFonts w:cs="Arial"/>
              </w:rPr>
              <w:t>MHPD.FR.029.002</w:t>
            </w:r>
          </w:p>
        </w:tc>
        <w:tc>
          <w:tcPr>
            <w:tcW w:w="7028" w:type="dxa"/>
            <w:shd w:val="clear" w:color="000000" w:fill="FFFFFF"/>
          </w:tcPr>
          <w:p w14:paraId="142AA71E" w14:textId="0A2F8763" w:rsidR="00975037" w:rsidRPr="004342C6" w:rsidRDefault="00975037" w:rsidP="00975037">
            <w:pPr>
              <w:rPr>
                <w:rFonts w:cs="Arial"/>
              </w:rPr>
            </w:pPr>
            <w:r w:rsidRPr="004342C6">
              <w:rPr>
                <w:rFonts w:cs="Arial"/>
              </w:rPr>
              <w:t>The system shall issue 37 Limited (Limited +HSN) aid category, if:</w:t>
            </w:r>
          </w:p>
          <w:p w14:paraId="4359DCDA" w14:textId="77777777" w:rsidR="00975037" w:rsidRPr="004342C6" w:rsidRDefault="00975037" w:rsidP="00975037">
            <w:pPr>
              <w:rPr>
                <w:rFonts w:cs="Arial"/>
              </w:rPr>
            </w:pPr>
            <w:r w:rsidRPr="004342C6">
              <w:rPr>
                <w:rFonts w:cs="Arial"/>
              </w:rPr>
              <w:t xml:space="preserve">MH FPL is </w:t>
            </w:r>
            <w:r w:rsidRPr="004342C6">
              <w:rPr>
                <w:rFonts w:eastAsia="Times New Roman" w:cs="Arial"/>
                <w:sz w:val="26"/>
                <w:szCs w:val="26"/>
              </w:rPr>
              <w:t>≤ 150</w:t>
            </w:r>
            <w:r w:rsidRPr="004342C6">
              <w:rPr>
                <w:rFonts w:cs="Arial"/>
              </w:rPr>
              <w:t>and</w:t>
            </w:r>
          </w:p>
          <w:p w14:paraId="697A5E73" w14:textId="77777777" w:rsidR="00975037" w:rsidRPr="004342C6" w:rsidRDefault="00975037" w:rsidP="00975037">
            <w:pPr>
              <w:rPr>
                <w:rFonts w:cs="Arial"/>
              </w:rPr>
            </w:pPr>
            <w:r w:rsidRPr="004342C6">
              <w:rPr>
                <w:rFonts w:cs="Arial"/>
              </w:rPr>
              <w:t>Population Group = Adult group</w:t>
            </w:r>
          </w:p>
          <w:p w14:paraId="16865804" w14:textId="77777777" w:rsidR="00975037" w:rsidRPr="004342C6" w:rsidRDefault="00975037" w:rsidP="00975037">
            <w:pPr>
              <w:rPr>
                <w:rFonts w:cs="Arial"/>
              </w:rPr>
            </w:pPr>
            <w:r w:rsidRPr="004342C6">
              <w:rPr>
                <w:rFonts w:cs="Arial"/>
              </w:rPr>
              <w:t>Age Group = ≥ 19 ≤ 20 and</w:t>
            </w:r>
          </w:p>
          <w:p w14:paraId="3AEB5D0E" w14:textId="77777777" w:rsidR="00975037" w:rsidRPr="004342C6" w:rsidRDefault="00975037" w:rsidP="00975037">
            <w:pPr>
              <w:rPr>
                <w:rFonts w:cs="Arial"/>
              </w:rPr>
            </w:pPr>
            <w:r w:rsidRPr="004342C6">
              <w:rPr>
                <w:rFonts w:cs="Arial"/>
              </w:rPr>
              <w:t xml:space="preserve">Immigration Status = Any But CIT </w:t>
            </w:r>
          </w:p>
          <w:p w14:paraId="69299BE1" w14:textId="77777777" w:rsidR="00975037" w:rsidRPr="004342C6" w:rsidRDefault="00975037" w:rsidP="00975037">
            <w:pPr>
              <w:rPr>
                <w:rFonts w:cs="Arial"/>
              </w:rPr>
            </w:pPr>
          </w:p>
        </w:tc>
      </w:tr>
      <w:tr w:rsidR="00975037" w:rsidRPr="004342C6" w14:paraId="3D843D73" w14:textId="77777777" w:rsidTr="00D62F50">
        <w:trPr>
          <w:trHeight w:val="314"/>
        </w:trPr>
        <w:tc>
          <w:tcPr>
            <w:tcW w:w="2247" w:type="dxa"/>
            <w:shd w:val="clear" w:color="000000" w:fill="FFFFFF"/>
          </w:tcPr>
          <w:p w14:paraId="69A38DC8" w14:textId="725DC67D" w:rsidR="00975037" w:rsidRPr="004342C6" w:rsidRDefault="00975037" w:rsidP="00975037">
            <w:pPr>
              <w:contextualSpacing w:val="0"/>
              <w:jc w:val="center"/>
              <w:rPr>
                <w:rFonts w:cs="Arial"/>
              </w:rPr>
            </w:pPr>
            <w:r w:rsidRPr="004342C6">
              <w:rPr>
                <w:rFonts w:cs="Arial"/>
              </w:rPr>
              <w:t>MHPD.FR.029.003</w:t>
            </w:r>
          </w:p>
        </w:tc>
        <w:tc>
          <w:tcPr>
            <w:tcW w:w="7028" w:type="dxa"/>
            <w:shd w:val="clear" w:color="000000" w:fill="FFFFFF"/>
          </w:tcPr>
          <w:p w14:paraId="1294928A" w14:textId="5C69A5E6" w:rsidR="00975037" w:rsidRPr="004342C6" w:rsidRDefault="00975037" w:rsidP="00975037">
            <w:pPr>
              <w:rPr>
                <w:rFonts w:cs="Arial"/>
              </w:rPr>
            </w:pPr>
            <w:r w:rsidRPr="004342C6">
              <w:rPr>
                <w:rFonts w:cs="Arial"/>
              </w:rPr>
              <w:t>The system shall issue 37 Limited (Limited +HSN) aid category, if:</w:t>
            </w:r>
          </w:p>
          <w:p w14:paraId="68C6659D" w14:textId="77777777" w:rsidR="00975037" w:rsidRPr="004342C6" w:rsidRDefault="00975037" w:rsidP="00975037">
            <w:pPr>
              <w:rPr>
                <w:rFonts w:cs="Arial"/>
              </w:rPr>
            </w:pPr>
            <w:r w:rsidRPr="004342C6">
              <w:rPr>
                <w:rFonts w:cs="Arial"/>
              </w:rPr>
              <w:t xml:space="preserve">MH FPL is </w:t>
            </w:r>
            <w:r w:rsidRPr="004342C6">
              <w:rPr>
                <w:rFonts w:eastAsia="Times New Roman" w:cs="Arial"/>
                <w:sz w:val="26"/>
                <w:szCs w:val="26"/>
              </w:rPr>
              <w:t xml:space="preserve">≤133 </w:t>
            </w:r>
            <w:r w:rsidRPr="004342C6">
              <w:rPr>
                <w:rFonts w:cs="Arial"/>
              </w:rPr>
              <w:t>and</w:t>
            </w:r>
          </w:p>
          <w:p w14:paraId="1E351BB1" w14:textId="77777777" w:rsidR="00975037" w:rsidRPr="004342C6" w:rsidRDefault="00975037" w:rsidP="00975037">
            <w:pPr>
              <w:rPr>
                <w:rFonts w:cs="Arial"/>
              </w:rPr>
            </w:pPr>
            <w:r w:rsidRPr="004342C6">
              <w:rPr>
                <w:rFonts w:cs="Arial"/>
              </w:rPr>
              <w:t>Population Group = Adult group</w:t>
            </w:r>
          </w:p>
          <w:p w14:paraId="76741F1A" w14:textId="5C0E4697" w:rsidR="00975037" w:rsidRPr="004342C6" w:rsidRDefault="00975037" w:rsidP="00975037">
            <w:pPr>
              <w:rPr>
                <w:rFonts w:cs="Arial"/>
              </w:rPr>
            </w:pPr>
            <w:r w:rsidRPr="004342C6">
              <w:rPr>
                <w:rFonts w:cs="Arial"/>
              </w:rPr>
              <w:t>Age Group = ≥ 21 ≤ 64 and</w:t>
            </w:r>
          </w:p>
          <w:p w14:paraId="5FDA256D" w14:textId="77777777" w:rsidR="00975037" w:rsidRPr="004342C6" w:rsidRDefault="00975037" w:rsidP="00975037">
            <w:pPr>
              <w:rPr>
                <w:rFonts w:cs="Arial"/>
              </w:rPr>
            </w:pPr>
            <w:r w:rsidRPr="004342C6">
              <w:rPr>
                <w:rFonts w:cs="Arial"/>
              </w:rPr>
              <w:t xml:space="preserve">Immigration Status = Any But CIT </w:t>
            </w:r>
          </w:p>
          <w:p w14:paraId="42832DE3" w14:textId="51DA1D9E" w:rsidR="00975037" w:rsidRPr="004342C6" w:rsidRDefault="00975037" w:rsidP="00975037">
            <w:pPr>
              <w:rPr>
                <w:rFonts w:cs="Arial"/>
              </w:rPr>
            </w:pPr>
          </w:p>
        </w:tc>
      </w:tr>
      <w:tr w:rsidR="00975037" w:rsidRPr="004342C6" w14:paraId="572E2307" w14:textId="77777777" w:rsidTr="00D62F50">
        <w:trPr>
          <w:trHeight w:val="314"/>
        </w:trPr>
        <w:tc>
          <w:tcPr>
            <w:tcW w:w="2247" w:type="dxa"/>
            <w:shd w:val="clear" w:color="000000" w:fill="FFFFFF"/>
          </w:tcPr>
          <w:p w14:paraId="3F1D4326" w14:textId="4EDA9F89" w:rsidR="00975037" w:rsidRPr="004342C6" w:rsidRDefault="00975037" w:rsidP="00975037">
            <w:pPr>
              <w:contextualSpacing w:val="0"/>
              <w:jc w:val="center"/>
              <w:rPr>
                <w:rFonts w:cs="Arial"/>
              </w:rPr>
            </w:pPr>
            <w:r w:rsidRPr="004342C6">
              <w:rPr>
                <w:rFonts w:cs="Arial"/>
              </w:rPr>
              <w:t>MHPD.FR.029.004</w:t>
            </w:r>
          </w:p>
        </w:tc>
        <w:tc>
          <w:tcPr>
            <w:tcW w:w="7028" w:type="dxa"/>
            <w:shd w:val="clear" w:color="000000" w:fill="FFFFFF"/>
          </w:tcPr>
          <w:p w14:paraId="34273BEA" w14:textId="2AB6E71F" w:rsidR="00975037" w:rsidRPr="004342C6" w:rsidRDefault="00975037" w:rsidP="00975037">
            <w:pPr>
              <w:rPr>
                <w:rFonts w:cs="Arial"/>
              </w:rPr>
            </w:pPr>
            <w:r w:rsidRPr="004342C6">
              <w:rPr>
                <w:rFonts w:cs="Arial"/>
              </w:rPr>
              <w:t>The system shall issue 37 Limited (Limited +HSN) aid category, if:</w:t>
            </w:r>
          </w:p>
          <w:p w14:paraId="60323E1F" w14:textId="77777777" w:rsidR="00975037" w:rsidRPr="004342C6" w:rsidRDefault="00975037" w:rsidP="00975037">
            <w:pPr>
              <w:rPr>
                <w:rFonts w:cs="Arial"/>
              </w:rPr>
            </w:pPr>
            <w:r w:rsidRPr="004342C6">
              <w:rPr>
                <w:rFonts w:cs="Arial"/>
              </w:rPr>
              <w:t>MH FPL is &lt;100 and</w:t>
            </w:r>
          </w:p>
          <w:p w14:paraId="02861B5C" w14:textId="77777777" w:rsidR="00975037" w:rsidRPr="004342C6" w:rsidRDefault="00975037" w:rsidP="00975037">
            <w:pPr>
              <w:rPr>
                <w:rFonts w:cs="Arial"/>
              </w:rPr>
            </w:pPr>
            <w:r w:rsidRPr="004342C6">
              <w:rPr>
                <w:rFonts w:cs="Arial"/>
              </w:rPr>
              <w:t>Population Group = Adult group</w:t>
            </w:r>
          </w:p>
          <w:p w14:paraId="6DD441B4" w14:textId="45CD690D" w:rsidR="00975037" w:rsidRPr="004342C6" w:rsidRDefault="00975037" w:rsidP="00975037">
            <w:pPr>
              <w:rPr>
                <w:rFonts w:cs="Arial"/>
              </w:rPr>
            </w:pPr>
            <w:r w:rsidRPr="004342C6">
              <w:rPr>
                <w:rFonts w:cs="Arial"/>
              </w:rPr>
              <w:t>Age Group &gt; 64 and</w:t>
            </w:r>
          </w:p>
          <w:p w14:paraId="02E999D2" w14:textId="77777777" w:rsidR="00975037" w:rsidRPr="004342C6" w:rsidRDefault="00975037" w:rsidP="00975037">
            <w:pPr>
              <w:rPr>
                <w:rFonts w:cs="Arial"/>
              </w:rPr>
            </w:pPr>
            <w:r w:rsidRPr="004342C6">
              <w:rPr>
                <w:rFonts w:cs="Arial"/>
              </w:rPr>
              <w:t xml:space="preserve">Immigration Status = Any But CIT </w:t>
            </w:r>
          </w:p>
          <w:p w14:paraId="60A5E424" w14:textId="70C759FD" w:rsidR="00975037" w:rsidRPr="004342C6" w:rsidRDefault="00975037" w:rsidP="00975037">
            <w:pPr>
              <w:rPr>
                <w:rFonts w:cs="Arial"/>
              </w:rPr>
            </w:pPr>
          </w:p>
        </w:tc>
      </w:tr>
      <w:tr w:rsidR="00975037" w:rsidRPr="004342C6" w14:paraId="2CFAE386" w14:textId="77777777" w:rsidTr="00D62F50">
        <w:trPr>
          <w:trHeight w:val="314"/>
        </w:trPr>
        <w:tc>
          <w:tcPr>
            <w:tcW w:w="2247" w:type="dxa"/>
            <w:shd w:val="clear" w:color="000000" w:fill="FFFFFF"/>
          </w:tcPr>
          <w:p w14:paraId="1C6A5B5F" w14:textId="56BEC868" w:rsidR="00975037" w:rsidRPr="004342C6" w:rsidRDefault="00975037" w:rsidP="00975037">
            <w:pPr>
              <w:contextualSpacing w:val="0"/>
              <w:jc w:val="center"/>
              <w:rPr>
                <w:rFonts w:cs="Arial"/>
              </w:rPr>
            </w:pPr>
            <w:r w:rsidRPr="004342C6">
              <w:rPr>
                <w:rFonts w:cs="Arial"/>
              </w:rPr>
              <w:t>MHPD.FR.029.005</w:t>
            </w:r>
          </w:p>
        </w:tc>
        <w:tc>
          <w:tcPr>
            <w:tcW w:w="7028" w:type="dxa"/>
            <w:shd w:val="clear" w:color="000000" w:fill="FFFFFF"/>
          </w:tcPr>
          <w:p w14:paraId="701B23AF" w14:textId="262F7CB5" w:rsidR="00975037" w:rsidRPr="004342C6" w:rsidRDefault="00975037" w:rsidP="00975037">
            <w:pPr>
              <w:rPr>
                <w:rFonts w:cs="Arial"/>
              </w:rPr>
            </w:pPr>
            <w:r w:rsidRPr="004342C6">
              <w:rPr>
                <w:rFonts w:cs="Arial"/>
              </w:rPr>
              <w:t>The system shall issue 37 Limited with HSN (Limited +HSN</w:t>
            </w:r>
            <w:r w:rsidR="000C674F">
              <w:rPr>
                <w:rFonts w:cs="Arial"/>
              </w:rPr>
              <w:t>)</w:t>
            </w:r>
            <w:r w:rsidRPr="004342C6">
              <w:rPr>
                <w:rFonts w:cs="Arial"/>
              </w:rPr>
              <w:t xml:space="preserve"> aid category, if:</w:t>
            </w:r>
          </w:p>
          <w:p w14:paraId="5C34E29D" w14:textId="785D1639" w:rsidR="00975037" w:rsidRPr="004342C6" w:rsidRDefault="00975037" w:rsidP="00975037">
            <w:pPr>
              <w:rPr>
                <w:rFonts w:cs="Arial"/>
              </w:rPr>
            </w:pPr>
            <w:r w:rsidRPr="004342C6">
              <w:rPr>
                <w:rFonts w:cs="Arial"/>
              </w:rPr>
              <w:t>MH FPL is &lt;</w:t>
            </w:r>
            <w:r w:rsidR="006F50BF" w:rsidRPr="004342C6">
              <w:rPr>
                <w:rFonts w:cs="Arial"/>
              </w:rPr>
              <w:t>=</w:t>
            </w:r>
            <w:r w:rsidRPr="004342C6">
              <w:rPr>
                <w:rFonts w:cs="Arial"/>
              </w:rPr>
              <w:t>150 and</w:t>
            </w:r>
          </w:p>
          <w:p w14:paraId="73E68C8E" w14:textId="77777777" w:rsidR="00975037" w:rsidRPr="004342C6" w:rsidRDefault="00975037" w:rsidP="00975037">
            <w:pPr>
              <w:rPr>
                <w:rFonts w:cs="Arial"/>
              </w:rPr>
            </w:pPr>
            <w:r w:rsidRPr="004342C6">
              <w:rPr>
                <w:rFonts w:cs="Arial"/>
              </w:rPr>
              <w:t>Population Group = Child Over 1</w:t>
            </w:r>
          </w:p>
          <w:p w14:paraId="6EAB1686" w14:textId="77777777" w:rsidR="00975037" w:rsidRPr="004342C6" w:rsidRDefault="00975037" w:rsidP="00975037">
            <w:pPr>
              <w:rPr>
                <w:rFonts w:cs="Arial"/>
              </w:rPr>
            </w:pPr>
            <w:r w:rsidRPr="004342C6">
              <w:rPr>
                <w:rFonts w:cs="Arial"/>
              </w:rPr>
              <w:t>Age Group ≥ 19 ≤ 20 and</w:t>
            </w:r>
          </w:p>
          <w:p w14:paraId="348C0519" w14:textId="77777777" w:rsidR="00975037" w:rsidRPr="004342C6" w:rsidRDefault="00975037" w:rsidP="00975037">
            <w:pPr>
              <w:rPr>
                <w:rFonts w:cs="Arial"/>
              </w:rPr>
            </w:pPr>
            <w:r w:rsidRPr="004342C6">
              <w:rPr>
                <w:rFonts w:cs="Arial"/>
              </w:rPr>
              <w:lastRenderedPageBreak/>
              <w:t xml:space="preserve">Immigration Status = Any But CIT </w:t>
            </w:r>
          </w:p>
          <w:p w14:paraId="373FFDDD" w14:textId="77777777" w:rsidR="00975037" w:rsidRPr="004342C6" w:rsidRDefault="00975037" w:rsidP="00975037">
            <w:pPr>
              <w:rPr>
                <w:rFonts w:cs="Arial"/>
              </w:rPr>
            </w:pPr>
          </w:p>
        </w:tc>
      </w:tr>
      <w:tr w:rsidR="00975037" w:rsidRPr="004342C6" w14:paraId="1772012E" w14:textId="77777777" w:rsidTr="00D62F50">
        <w:trPr>
          <w:trHeight w:val="314"/>
        </w:trPr>
        <w:tc>
          <w:tcPr>
            <w:tcW w:w="2247" w:type="dxa"/>
            <w:shd w:val="clear" w:color="000000" w:fill="FFFFFF"/>
          </w:tcPr>
          <w:p w14:paraId="40E54D03" w14:textId="7AAC51A4" w:rsidR="00975037" w:rsidRPr="004342C6" w:rsidRDefault="00975037" w:rsidP="00975037">
            <w:pPr>
              <w:contextualSpacing w:val="0"/>
              <w:jc w:val="center"/>
              <w:rPr>
                <w:rFonts w:cs="Arial"/>
              </w:rPr>
            </w:pPr>
            <w:r w:rsidRPr="004342C6">
              <w:rPr>
                <w:rFonts w:cs="Arial"/>
              </w:rPr>
              <w:lastRenderedPageBreak/>
              <w:t>MHPD.FR.029.006</w:t>
            </w:r>
          </w:p>
        </w:tc>
        <w:tc>
          <w:tcPr>
            <w:tcW w:w="7028" w:type="dxa"/>
            <w:shd w:val="clear" w:color="000000" w:fill="FFFFFF"/>
          </w:tcPr>
          <w:p w14:paraId="3FC4FE4F" w14:textId="06CFE826" w:rsidR="00975037" w:rsidRPr="004342C6" w:rsidRDefault="00975037" w:rsidP="00975037">
            <w:pPr>
              <w:rPr>
                <w:rFonts w:cs="Arial"/>
              </w:rPr>
            </w:pPr>
            <w:r w:rsidRPr="004342C6">
              <w:rPr>
                <w:rFonts w:cs="Arial"/>
              </w:rPr>
              <w:t>The system shall issue AY (Children's Medical Security Plan + Health Safety Net) aid category, if:</w:t>
            </w:r>
          </w:p>
          <w:p w14:paraId="035CEEC0" w14:textId="262A7714" w:rsidR="00975037" w:rsidRPr="004342C6" w:rsidRDefault="00975037" w:rsidP="00975037">
            <w:pPr>
              <w:rPr>
                <w:rFonts w:cs="Arial"/>
              </w:rPr>
            </w:pPr>
            <w:r w:rsidRPr="004342C6">
              <w:rPr>
                <w:rFonts w:cs="Arial"/>
              </w:rPr>
              <w:t xml:space="preserve">MH FPL is &lt; </w:t>
            </w:r>
            <w:r w:rsidR="006F50BF" w:rsidRPr="004342C6">
              <w:rPr>
                <w:rFonts w:cs="Arial"/>
              </w:rPr>
              <w:t>=</w:t>
            </w:r>
            <w:r w:rsidRPr="004342C6">
              <w:rPr>
                <w:rFonts w:cs="Arial"/>
              </w:rPr>
              <w:t>300 and</w:t>
            </w:r>
          </w:p>
          <w:p w14:paraId="1F3FEB42" w14:textId="77777777" w:rsidR="00975037" w:rsidRPr="004342C6" w:rsidRDefault="00975037" w:rsidP="00975037">
            <w:pPr>
              <w:rPr>
                <w:rFonts w:cs="Arial"/>
              </w:rPr>
            </w:pPr>
            <w:r w:rsidRPr="004342C6">
              <w:rPr>
                <w:rFonts w:cs="Arial"/>
              </w:rPr>
              <w:t>Population Group = Child Under 1</w:t>
            </w:r>
          </w:p>
          <w:p w14:paraId="7230FC98" w14:textId="77777777" w:rsidR="00975037" w:rsidRPr="004342C6" w:rsidRDefault="00975037" w:rsidP="00975037">
            <w:pPr>
              <w:rPr>
                <w:rFonts w:cs="Arial"/>
              </w:rPr>
            </w:pPr>
            <w:r w:rsidRPr="004342C6">
              <w:rPr>
                <w:rFonts w:cs="Arial"/>
              </w:rPr>
              <w:t>Age Group &lt;1 and</w:t>
            </w:r>
          </w:p>
          <w:p w14:paraId="5C574735" w14:textId="77777777" w:rsidR="00975037" w:rsidRPr="004342C6" w:rsidRDefault="00975037" w:rsidP="00975037">
            <w:pPr>
              <w:rPr>
                <w:rFonts w:cs="Arial"/>
              </w:rPr>
            </w:pPr>
            <w:r w:rsidRPr="004342C6">
              <w:rPr>
                <w:rFonts w:cs="Arial"/>
              </w:rPr>
              <w:t xml:space="preserve">Immigration Status = Any </w:t>
            </w:r>
          </w:p>
          <w:p w14:paraId="37C83A51" w14:textId="77777777" w:rsidR="00975037" w:rsidRPr="004342C6" w:rsidRDefault="00975037" w:rsidP="00975037">
            <w:pPr>
              <w:rPr>
                <w:rFonts w:cs="Arial"/>
              </w:rPr>
            </w:pPr>
          </w:p>
        </w:tc>
      </w:tr>
      <w:tr w:rsidR="00975037" w:rsidRPr="004342C6" w14:paraId="25F4B8F4" w14:textId="77777777" w:rsidTr="00D62F50">
        <w:trPr>
          <w:trHeight w:val="314"/>
        </w:trPr>
        <w:tc>
          <w:tcPr>
            <w:tcW w:w="2247" w:type="dxa"/>
            <w:shd w:val="clear" w:color="000000" w:fill="FFFFFF"/>
          </w:tcPr>
          <w:p w14:paraId="7A60FA1A" w14:textId="1B539CFD" w:rsidR="00975037" w:rsidRPr="004342C6" w:rsidRDefault="00975037" w:rsidP="00975037">
            <w:pPr>
              <w:contextualSpacing w:val="0"/>
              <w:jc w:val="center"/>
              <w:rPr>
                <w:rFonts w:cs="Arial"/>
              </w:rPr>
            </w:pPr>
            <w:r w:rsidRPr="004342C6">
              <w:rPr>
                <w:rFonts w:cs="Arial"/>
              </w:rPr>
              <w:t>MHPD.FR.029.007</w:t>
            </w:r>
          </w:p>
        </w:tc>
        <w:tc>
          <w:tcPr>
            <w:tcW w:w="7028" w:type="dxa"/>
            <w:shd w:val="clear" w:color="000000" w:fill="FFFFFF"/>
          </w:tcPr>
          <w:p w14:paraId="71BA5C7D" w14:textId="7109BCB7" w:rsidR="00975037" w:rsidRPr="004342C6" w:rsidRDefault="00975037" w:rsidP="00975037">
            <w:pPr>
              <w:rPr>
                <w:rFonts w:cs="Arial"/>
              </w:rPr>
            </w:pPr>
            <w:r w:rsidRPr="004342C6">
              <w:rPr>
                <w:rFonts w:cs="Arial"/>
              </w:rPr>
              <w:t>The system shall issue AY (Children's Medical Security Plan + Health Safety Net) aid category, if:</w:t>
            </w:r>
          </w:p>
          <w:p w14:paraId="157B2BA9" w14:textId="64A01B32" w:rsidR="00975037" w:rsidRPr="004342C6" w:rsidRDefault="00975037" w:rsidP="00975037">
            <w:pPr>
              <w:rPr>
                <w:rFonts w:cs="Arial"/>
              </w:rPr>
            </w:pPr>
            <w:r w:rsidRPr="004342C6">
              <w:rPr>
                <w:rFonts w:cs="Arial"/>
              </w:rPr>
              <w:t>MH FPL is &lt;</w:t>
            </w:r>
            <w:r w:rsidR="006F50BF" w:rsidRPr="004342C6">
              <w:rPr>
                <w:rFonts w:cs="Arial"/>
              </w:rPr>
              <w:t>=</w:t>
            </w:r>
            <w:r w:rsidRPr="004342C6">
              <w:rPr>
                <w:rFonts w:cs="Arial"/>
              </w:rPr>
              <w:t>300 and</w:t>
            </w:r>
          </w:p>
          <w:p w14:paraId="3146BCCD" w14:textId="77777777" w:rsidR="00975037" w:rsidRPr="004342C6" w:rsidRDefault="00975037" w:rsidP="00975037">
            <w:pPr>
              <w:rPr>
                <w:rFonts w:cs="Arial"/>
              </w:rPr>
            </w:pPr>
            <w:r w:rsidRPr="004342C6">
              <w:rPr>
                <w:rFonts w:cs="Arial"/>
              </w:rPr>
              <w:t>Population Group = CHIP Child</w:t>
            </w:r>
          </w:p>
          <w:p w14:paraId="01C5C61D" w14:textId="77777777" w:rsidR="00975037" w:rsidRPr="004342C6" w:rsidRDefault="00975037" w:rsidP="00975037">
            <w:pPr>
              <w:rPr>
                <w:rFonts w:cs="Arial"/>
              </w:rPr>
            </w:pPr>
            <w:r w:rsidRPr="004342C6">
              <w:rPr>
                <w:rFonts w:cs="Arial"/>
              </w:rPr>
              <w:t>Age Group ≥ 1 ≤18 and</w:t>
            </w:r>
          </w:p>
          <w:p w14:paraId="1B4DFE82" w14:textId="77777777" w:rsidR="00975037" w:rsidRPr="004342C6" w:rsidRDefault="00975037" w:rsidP="00975037">
            <w:pPr>
              <w:rPr>
                <w:rFonts w:cs="Arial"/>
              </w:rPr>
            </w:pPr>
            <w:r w:rsidRPr="004342C6">
              <w:rPr>
                <w:rFonts w:cs="Arial"/>
              </w:rPr>
              <w:t xml:space="preserve">Immigration Status = Any </w:t>
            </w:r>
          </w:p>
          <w:p w14:paraId="7567B0C0" w14:textId="77777777" w:rsidR="00975037" w:rsidRPr="004342C6" w:rsidRDefault="00975037" w:rsidP="00975037">
            <w:pPr>
              <w:rPr>
                <w:rFonts w:cs="Arial"/>
              </w:rPr>
            </w:pPr>
          </w:p>
        </w:tc>
      </w:tr>
      <w:tr w:rsidR="00975037" w:rsidRPr="004342C6" w14:paraId="5C15D22C" w14:textId="77777777" w:rsidTr="00D62F50">
        <w:trPr>
          <w:trHeight w:val="314"/>
        </w:trPr>
        <w:tc>
          <w:tcPr>
            <w:tcW w:w="2247" w:type="dxa"/>
            <w:shd w:val="clear" w:color="000000" w:fill="FFFFFF"/>
          </w:tcPr>
          <w:p w14:paraId="17B97378" w14:textId="1A298F02" w:rsidR="00975037" w:rsidRPr="004342C6" w:rsidRDefault="00975037" w:rsidP="00975037">
            <w:pPr>
              <w:contextualSpacing w:val="0"/>
              <w:jc w:val="center"/>
              <w:rPr>
                <w:rFonts w:cs="Arial"/>
              </w:rPr>
            </w:pPr>
            <w:r w:rsidRPr="004342C6">
              <w:rPr>
                <w:rFonts w:cs="Arial"/>
              </w:rPr>
              <w:t>MHPD.FR.029.010</w:t>
            </w:r>
          </w:p>
        </w:tc>
        <w:tc>
          <w:tcPr>
            <w:tcW w:w="7028" w:type="dxa"/>
            <w:shd w:val="clear" w:color="000000" w:fill="FFFFFF"/>
          </w:tcPr>
          <w:p w14:paraId="475FF8AC" w14:textId="1D999A30" w:rsidR="00975037" w:rsidRPr="004342C6" w:rsidRDefault="00975037" w:rsidP="00975037">
            <w:pPr>
              <w:rPr>
                <w:rFonts w:cs="Arial"/>
              </w:rPr>
            </w:pPr>
            <w:r w:rsidRPr="004342C6">
              <w:rPr>
                <w:rFonts w:cs="Arial"/>
              </w:rPr>
              <w:t xml:space="preserve">The system shall issue 1X- HSN Full (for first 90 days) Health Safety Net Full aid category, if: </w:t>
            </w:r>
          </w:p>
          <w:p w14:paraId="47D3BA1F" w14:textId="77777777"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w:t>
            </w:r>
            <w:r w:rsidRPr="004342C6">
              <w:rPr>
                <w:rFonts w:cs="Arial"/>
              </w:rPr>
              <w:t>150% and</w:t>
            </w:r>
          </w:p>
          <w:p w14:paraId="209816B9" w14:textId="77777777" w:rsidR="00975037" w:rsidRPr="004342C6" w:rsidRDefault="00975037" w:rsidP="00975037">
            <w:pPr>
              <w:rPr>
                <w:rFonts w:cs="Arial"/>
              </w:rPr>
            </w:pPr>
            <w:r w:rsidRPr="004342C6">
              <w:rPr>
                <w:rFonts w:cs="Arial"/>
              </w:rPr>
              <w:t>Population Group = Any and</w:t>
            </w:r>
          </w:p>
          <w:p w14:paraId="05AC7A6C" w14:textId="77777777" w:rsidR="00975037" w:rsidRPr="004342C6" w:rsidRDefault="00975037" w:rsidP="00975037">
            <w:pPr>
              <w:rPr>
                <w:rFonts w:cs="Arial"/>
              </w:rPr>
            </w:pPr>
            <w:r w:rsidRPr="004342C6">
              <w:rPr>
                <w:rFonts w:cs="Arial"/>
              </w:rPr>
              <w:t xml:space="preserve">Age Group = Any and </w:t>
            </w:r>
          </w:p>
          <w:p w14:paraId="44E13216" w14:textId="77777777" w:rsidR="00975037" w:rsidRPr="004342C6" w:rsidRDefault="00975037" w:rsidP="00975037">
            <w:pPr>
              <w:rPr>
                <w:rFonts w:cs="Arial"/>
              </w:rPr>
            </w:pPr>
            <w:r w:rsidRPr="004342C6">
              <w:rPr>
                <w:rFonts w:cs="Arial"/>
              </w:rPr>
              <w:t>Immigration Status = Any but NQP or UND</w:t>
            </w:r>
          </w:p>
          <w:p w14:paraId="0E4B6052" w14:textId="77777777" w:rsidR="00975037" w:rsidRPr="004342C6" w:rsidRDefault="00975037" w:rsidP="00975037">
            <w:pPr>
              <w:rPr>
                <w:rFonts w:cs="Arial"/>
              </w:rPr>
            </w:pPr>
          </w:p>
          <w:p w14:paraId="26547C0F" w14:textId="25ABAF75" w:rsidR="00975037" w:rsidRPr="004342C6" w:rsidRDefault="00975037" w:rsidP="00975037">
            <w:pPr>
              <w:rPr>
                <w:rFonts w:cs="Arial"/>
              </w:rPr>
            </w:pPr>
            <w:r w:rsidRPr="004342C6">
              <w:rPr>
                <w:rFonts w:cs="Arial"/>
                <w:b/>
              </w:rPr>
              <w:t>Note:</w:t>
            </w:r>
            <w:r w:rsidR="00B92CB2">
              <w:rPr>
                <w:rFonts w:cs="Arial"/>
                <w:b/>
              </w:rPr>
              <w:t xml:space="preserve"> </w:t>
            </w:r>
            <w:r w:rsidRPr="004342C6">
              <w:rPr>
                <w:rFonts w:cs="Arial"/>
              </w:rPr>
              <w:t xml:space="preserve">This aid category is only provided with connector care benefits </w:t>
            </w:r>
          </w:p>
          <w:p w14:paraId="408F7F5C" w14:textId="6FD04969" w:rsidR="00975037" w:rsidRPr="004342C6" w:rsidRDefault="00975037" w:rsidP="00975037">
            <w:pPr>
              <w:rPr>
                <w:rFonts w:cs="Arial"/>
              </w:rPr>
            </w:pPr>
          </w:p>
        </w:tc>
      </w:tr>
      <w:tr w:rsidR="00975037" w:rsidRPr="004342C6" w14:paraId="7186C220" w14:textId="77777777" w:rsidTr="00D62F50">
        <w:trPr>
          <w:trHeight w:val="314"/>
        </w:trPr>
        <w:tc>
          <w:tcPr>
            <w:tcW w:w="2247" w:type="dxa"/>
            <w:shd w:val="clear" w:color="000000" w:fill="FFFFFF"/>
          </w:tcPr>
          <w:p w14:paraId="76C2D4AB" w14:textId="12281F72" w:rsidR="00975037" w:rsidRPr="004342C6" w:rsidRDefault="00975037" w:rsidP="00975037">
            <w:pPr>
              <w:contextualSpacing w:val="0"/>
              <w:jc w:val="center"/>
              <w:rPr>
                <w:rFonts w:cs="Arial"/>
              </w:rPr>
            </w:pPr>
            <w:r w:rsidRPr="004342C6">
              <w:rPr>
                <w:rFonts w:cs="Arial"/>
              </w:rPr>
              <w:t>MHPD.FR.029.011</w:t>
            </w:r>
          </w:p>
        </w:tc>
        <w:tc>
          <w:tcPr>
            <w:tcW w:w="7028" w:type="dxa"/>
            <w:shd w:val="clear" w:color="000000" w:fill="FFFFFF"/>
          </w:tcPr>
          <w:p w14:paraId="284B23A5" w14:textId="28BCF7E2" w:rsidR="00975037" w:rsidRPr="004342C6" w:rsidRDefault="00975037" w:rsidP="00975037">
            <w:pPr>
              <w:rPr>
                <w:rFonts w:cs="Arial"/>
              </w:rPr>
            </w:pPr>
            <w:r w:rsidRPr="004342C6">
              <w:rPr>
                <w:rFonts w:cs="Arial"/>
              </w:rPr>
              <w:t xml:space="preserve">The system shall issue 1Y- HSN Full (for first 90 days) Health Safety Net Full aid category, if: </w:t>
            </w:r>
          </w:p>
          <w:p w14:paraId="65A33280" w14:textId="61B17EB5"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&gt;</w:t>
            </w:r>
            <w:r w:rsidR="006F50BF" w:rsidRPr="004342C6">
              <w:rPr>
                <w:rFonts w:eastAsia="Times New Roman" w:cs="Arial"/>
                <w:sz w:val="26"/>
                <w:szCs w:val="26"/>
              </w:rPr>
              <w:t>=</w:t>
            </w:r>
            <w:r w:rsidRPr="004342C6">
              <w:rPr>
                <w:rFonts w:eastAsia="Times New Roman" w:cs="Arial"/>
                <w:sz w:val="26"/>
                <w:szCs w:val="26"/>
              </w:rPr>
              <w:t xml:space="preserve">150 - ≤300 </w:t>
            </w:r>
            <w:r w:rsidRPr="004342C6">
              <w:rPr>
                <w:rFonts w:cs="Arial"/>
              </w:rPr>
              <w:t>and</w:t>
            </w:r>
          </w:p>
          <w:p w14:paraId="40D5563B" w14:textId="77777777" w:rsidR="00975037" w:rsidRPr="004342C6" w:rsidRDefault="00975037" w:rsidP="00975037">
            <w:pPr>
              <w:rPr>
                <w:rFonts w:cs="Arial"/>
              </w:rPr>
            </w:pPr>
            <w:r w:rsidRPr="004342C6">
              <w:rPr>
                <w:rFonts w:cs="Arial"/>
              </w:rPr>
              <w:t>Population Group = Any and</w:t>
            </w:r>
          </w:p>
          <w:p w14:paraId="5359E754" w14:textId="77777777" w:rsidR="00975037" w:rsidRPr="004342C6" w:rsidRDefault="00975037" w:rsidP="00975037">
            <w:pPr>
              <w:rPr>
                <w:rFonts w:cs="Arial"/>
              </w:rPr>
            </w:pPr>
            <w:r w:rsidRPr="004342C6">
              <w:rPr>
                <w:rFonts w:cs="Arial"/>
              </w:rPr>
              <w:t xml:space="preserve">Age Group = Any and </w:t>
            </w:r>
          </w:p>
          <w:p w14:paraId="3B0C6FD0" w14:textId="77777777" w:rsidR="00975037" w:rsidRPr="004342C6" w:rsidRDefault="00975037" w:rsidP="00975037">
            <w:pPr>
              <w:rPr>
                <w:rFonts w:cs="Arial"/>
              </w:rPr>
            </w:pPr>
            <w:r w:rsidRPr="004342C6">
              <w:rPr>
                <w:rFonts w:cs="Arial"/>
              </w:rPr>
              <w:t>Immigration Status = Any but NQP or UND</w:t>
            </w:r>
          </w:p>
          <w:p w14:paraId="672A406C" w14:textId="77777777" w:rsidR="00975037" w:rsidRPr="004342C6" w:rsidRDefault="00975037" w:rsidP="00975037">
            <w:pPr>
              <w:rPr>
                <w:rFonts w:cs="Arial"/>
                <w:b/>
              </w:rPr>
            </w:pPr>
          </w:p>
          <w:p w14:paraId="5AF66279" w14:textId="77777777" w:rsidR="00975037" w:rsidRPr="004342C6" w:rsidRDefault="00975037" w:rsidP="00975037">
            <w:pPr>
              <w:rPr>
                <w:rFonts w:cs="Arial"/>
              </w:rPr>
            </w:pPr>
            <w:r w:rsidRPr="004342C6">
              <w:rPr>
                <w:rFonts w:cs="Arial"/>
                <w:b/>
              </w:rPr>
              <w:t>Note:</w:t>
            </w:r>
            <w:r w:rsidRPr="004342C6">
              <w:rPr>
                <w:rFonts w:cs="Arial"/>
              </w:rPr>
              <w:t xml:space="preserve"> </w:t>
            </w:r>
          </w:p>
          <w:p w14:paraId="392CA3BC" w14:textId="77777777" w:rsidR="00975037" w:rsidRPr="004342C6" w:rsidRDefault="00975037" w:rsidP="00975037">
            <w:pPr>
              <w:rPr>
                <w:rFonts w:cs="Arial"/>
              </w:rPr>
            </w:pPr>
            <w:r w:rsidRPr="004342C6">
              <w:rPr>
                <w:rFonts w:cs="Arial"/>
              </w:rPr>
              <w:t xml:space="preserve">This aid category is only provided with connector care benefits </w:t>
            </w:r>
          </w:p>
          <w:p w14:paraId="2B658AB3" w14:textId="249D289F" w:rsidR="00975037" w:rsidRPr="004342C6" w:rsidRDefault="00975037" w:rsidP="00975037">
            <w:pPr>
              <w:rPr>
                <w:rFonts w:cs="Arial"/>
              </w:rPr>
            </w:pPr>
          </w:p>
        </w:tc>
      </w:tr>
      <w:tr w:rsidR="00975037" w:rsidRPr="004342C6" w14:paraId="414C70B1" w14:textId="77777777" w:rsidTr="00D62F50">
        <w:trPr>
          <w:trHeight w:val="314"/>
        </w:trPr>
        <w:tc>
          <w:tcPr>
            <w:tcW w:w="2247" w:type="dxa"/>
            <w:shd w:val="clear" w:color="000000" w:fill="FFFFFF"/>
          </w:tcPr>
          <w:p w14:paraId="3DA14F59" w14:textId="00922CBB" w:rsidR="00975037" w:rsidRPr="004342C6" w:rsidRDefault="00975037" w:rsidP="00975037">
            <w:pPr>
              <w:contextualSpacing w:val="0"/>
              <w:jc w:val="center"/>
              <w:rPr>
                <w:rFonts w:cs="Arial"/>
              </w:rPr>
            </w:pPr>
            <w:r w:rsidRPr="004342C6">
              <w:rPr>
                <w:rFonts w:cs="Arial"/>
              </w:rPr>
              <w:t>MHPD.FR.029.012</w:t>
            </w:r>
          </w:p>
        </w:tc>
        <w:tc>
          <w:tcPr>
            <w:tcW w:w="7028" w:type="dxa"/>
            <w:shd w:val="clear" w:color="000000" w:fill="FFFFFF"/>
          </w:tcPr>
          <w:p w14:paraId="02CAB5B7" w14:textId="747E67C6" w:rsidR="00975037" w:rsidRPr="004342C6" w:rsidRDefault="00975037" w:rsidP="00975037">
            <w:pPr>
              <w:rPr>
                <w:rFonts w:cs="Arial"/>
              </w:rPr>
            </w:pPr>
            <w:r w:rsidRPr="004342C6">
              <w:rPr>
                <w:rFonts w:cs="Arial"/>
              </w:rPr>
              <w:t xml:space="preserve">The system shall issue Z3 - HSN Full Dental only (after 90 days) aid category, if: </w:t>
            </w:r>
          </w:p>
          <w:p w14:paraId="35A9CE4D" w14:textId="05CBD954"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 xml:space="preserve">&lt;150 </w:t>
            </w:r>
            <w:r w:rsidRPr="004342C6">
              <w:rPr>
                <w:rFonts w:cs="Arial"/>
              </w:rPr>
              <w:t>and</w:t>
            </w:r>
          </w:p>
          <w:p w14:paraId="4E5C3460" w14:textId="77777777" w:rsidR="00975037" w:rsidRPr="004342C6" w:rsidRDefault="00975037" w:rsidP="00975037">
            <w:pPr>
              <w:rPr>
                <w:rFonts w:cs="Arial"/>
              </w:rPr>
            </w:pPr>
            <w:r w:rsidRPr="004342C6">
              <w:rPr>
                <w:rFonts w:cs="Arial"/>
              </w:rPr>
              <w:t>Population Group = Any and</w:t>
            </w:r>
          </w:p>
          <w:p w14:paraId="425234A5" w14:textId="77777777" w:rsidR="00975037" w:rsidRPr="004342C6" w:rsidRDefault="00975037" w:rsidP="00975037">
            <w:pPr>
              <w:rPr>
                <w:rFonts w:cs="Arial"/>
              </w:rPr>
            </w:pPr>
            <w:r w:rsidRPr="004342C6">
              <w:rPr>
                <w:rFonts w:cs="Arial"/>
              </w:rPr>
              <w:t xml:space="preserve">Age Group = Any and </w:t>
            </w:r>
          </w:p>
          <w:p w14:paraId="66BA7BC0" w14:textId="77777777" w:rsidR="00975037" w:rsidRPr="004342C6" w:rsidRDefault="00975037" w:rsidP="00975037">
            <w:pPr>
              <w:rPr>
                <w:rFonts w:cs="Arial"/>
              </w:rPr>
            </w:pPr>
            <w:r w:rsidRPr="004342C6">
              <w:rPr>
                <w:rFonts w:cs="Arial"/>
              </w:rPr>
              <w:t>Immigration Status = Any but NQP or UND</w:t>
            </w:r>
          </w:p>
          <w:p w14:paraId="1B2A5E7A" w14:textId="77777777" w:rsidR="00975037" w:rsidRPr="004342C6" w:rsidRDefault="00975037" w:rsidP="00975037">
            <w:pPr>
              <w:rPr>
                <w:rFonts w:cs="Arial"/>
              </w:rPr>
            </w:pPr>
          </w:p>
          <w:p w14:paraId="706DD9E1" w14:textId="5D0F58C4" w:rsidR="00975037" w:rsidRPr="004342C6" w:rsidRDefault="00975037" w:rsidP="00EA3422">
            <w:pPr>
              <w:rPr>
                <w:rFonts w:cs="Arial"/>
              </w:rPr>
            </w:pPr>
            <w:r w:rsidRPr="004342C6">
              <w:rPr>
                <w:rFonts w:cs="Arial"/>
                <w:b/>
              </w:rPr>
              <w:t>Note:</w:t>
            </w:r>
            <w:r w:rsidRPr="004342C6">
              <w:rPr>
                <w:rFonts w:cs="Arial"/>
              </w:rPr>
              <w:t xml:space="preserve"> This aid category is only provided with connector care benefits</w:t>
            </w:r>
            <w:r w:rsidR="00EA3422">
              <w:rPr>
                <w:rFonts w:cs="Arial"/>
              </w:rPr>
              <w:t>.</w:t>
            </w:r>
          </w:p>
        </w:tc>
      </w:tr>
      <w:tr w:rsidR="00975037" w:rsidRPr="004342C6" w14:paraId="5C2B23AA" w14:textId="77777777" w:rsidTr="00D62F50">
        <w:trPr>
          <w:trHeight w:val="314"/>
        </w:trPr>
        <w:tc>
          <w:tcPr>
            <w:tcW w:w="2247" w:type="dxa"/>
            <w:shd w:val="clear" w:color="000000" w:fill="FFFFFF"/>
          </w:tcPr>
          <w:p w14:paraId="66ABE75F" w14:textId="010E278A" w:rsidR="00975037" w:rsidRPr="004342C6" w:rsidRDefault="00975037" w:rsidP="00975037">
            <w:pPr>
              <w:contextualSpacing w:val="0"/>
              <w:jc w:val="center"/>
              <w:rPr>
                <w:rFonts w:cs="Arial"/>
              </w:rPr>
            </w:pPr>
            <w:r w:rsidRPr="004342C6">
              <w:rPr>
                <w:rFonts w:cs="Arial"/>
              </w:rPr>
              <w:t>MHPD.FR.029.013</w:t>
            </w:r>
          </w:p>
        </w:tc>
        <w:tc>
          <w:tcPr>
            <w:tcW w:w="7028" w:type="dxa"/>
            <w:shd w:val="clear" w:color="000000" w:fill="FFFFFF"/>
          </w:tcPr>
          <w:p w14:paraId="170F9334" w14:textId="30600C7E" w:rsidR="00975037" w:rsidRPr="004342C6" w:rsidRDefault="00975037" w:rsidP="00975037">
            <w:pPr>
              <w:rPr>
                <w:rFonts w:cs="Arial"/>
              </w:rPr>
            </w:pPr>
            <w:r w:rsidRPr="004342C6">
              <w:rPr>
                <w:rFonts w:cs="Arial"/>
              </w:rPr>
              <w:t xml:space="preserve">The system shall issue Z4 - HSN Partial Dental only (after 90 days) aid category, if: </w:t>
            </w:r>
          </w:p>
          <w:p w14:paraId="4B8F02F7" w14:textId="77777777"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 xml:space="preserve">&gt;150- ≤300 </w:t>
            </w:r>
            <w:r w:rsidRPr="004342C6">
              <w:rPr>
                <w:rFonts w:cs="Arial"/>
              </w:rPr>
              <w:t>and</w:t>
            </w:r>
          </w:p>
          <w:p w14:paraId="4871913D" w14:textId="77777777" w:rsidR="00975037" w:rsidRPr="004342C6" w:rsidRDefault="00975037" w:rsidP="00975037">
            <w:pPr>
              <w:rPr>
                <w:rFonts w:cs="Arial"/>
              </w:rPr>
            </w:pPr>
            <w:r w:rsidRPr="004342C6">
              <w:rPr>
                <w:rFonts w:cs="Arial"/>
              </w:rPr>
              <w:t>Population Group = Any and</w:t>
            </w:r>
          </w:p>
          <w:p w14:paraId="47DDA8AD" w14:textId="77777777" w:rsidR="00975037" w:rsidRPr="004342C6" w:rsidRDefault="00975037" w:rsidP="00975037">
            <w:pPr>
              <w:rPr>
                <w:rFonts w:cs="Arial"/>
              </w:rPr>
            </w:pPr>
            <w:r w:rsidRPr="004342C6">
              <w:rPr>
                <w:rFonts w:cs="Arial"/>
              </w:rPr>
              <w:lastRenderedPageBreak/>
              <w:t xml:space="preserve">Age Group = Any and </w:t>
            </w:r>
          </w:p>
          <w:p w14:paraId="1D9CD4AF" w14:textId="77777777" w:rsidR="00975037" w:rsidRPr="004342C6" w:rsidRDefault="00975037" w:rsidP="00975037">
            <w:pPr>
              <w:rPr>
                <w:rFonts w:cs="Arial"/>
              </w:rPr>
            </w:pPr>
            <w:r w:rsidRPr="004342C6">
              <w:rPr>
                <w:rFonts w:cs="Arial"/>
              </w:rPr>
              <w:t>Immigration Status = Any but NQP or UND</w:t>
            </w:r>
          </w:p>
          <w:p w14:paraId="2497FD44" w14:textId="77777777" w:rsidR="00975037" w:rsidRPr="004342C6" w:rsidRDefault="00975037" w:rsidP="00975037">
            <w:pPr>
              <w:rPr>
                <w:rFonts w:cs="Arial"/>
              </w:rPr>
            </w:pPr>
          </w:p>
          <w:p w14:paraId="0E9FD543" w14:textId="2CCB7862" w:rsidR="00975037" w:rsidRPr="004342C6" w:rsidRDefault="00975037" w:rsidP="00975037">
            <w:pPr>
              <w:rPr>
                <w:rFonts w:cs="Arial"/>
              </w:rPr>
            </w:pPr>
            <w:r w:rsidRPr="004342C6">
              <w:rPr>
                <w:rFonts w:cs="Arial"/>
                <w:b/>
              </w:rPr>
              <w:t xml:space="preserve">Note: </w:t>
            </w:r>
            <w:r w:rsidRPr="004342C6">
              <w:rPr>
                <w:rFonts w:cs="Arial"/>
              </w:rPr>
              <w:t>This aid category is only provided with connector care benefits</w:t>
            </w:r>
            <w:r w:rsidR="00EA3422">
              <w:rPr>
                <w:rFonts w:cs="Arial"/>
              </w:rPr>
              <w:t>.</w:t>
            </w:r>
            <w:r w:rsidRPr="004342C6">
              <w:rPr>
                <w:rFonts w:cs="Arial"/>
              </w:rPr>
              <w:t xml:space="preserve"> </w:t>
            </w:r>
          </w:p>
          <w:p w14:paraId="6BD8185A" w14:textId="77777777" w:rsidR="00975037" w:rsidRPr="004342C6" w:rsidRDefault="00975037" w:rsidP="00975037">
            <w:pPr>
              <w:rPr>
                <w:rFonts w:cs="Arial"/>
              </w:rPr>
            </w:pPr>
          </w:p>
        </w:tc>
      </w:tr>
      <w:tr w:rsidR="00975037" w:rsidRPr="004342C6" w14:paraId="6EFBB15A" w14:textId="77777777" w:rsidTr="00D62F50">
        <w:trPr>
          <w:trHeight w:val="314"/>
        </w:trPr>
        <w:tc>
          <w:tcPr>
            <w:tcW w:w="2247" w:type="dxa"/>
            <w:shd w:val="clear" w:color="000000" w:fill="FFFFFF"/>
          </w:tcPr>
          <w:p w14:paraId="6E767E7F" w14:textId="24C529E8" w:rsidR="00975037" w:rsidRPr="004342C6" w:rsidRDefault="00975037" w:rsidP="00975037">
            <w:pPr>
              <w:contextualSpacing w:val="0"/>
              <w:jc w:val="center"/>
              <w:rPr>
                <w:rFonts w:cs="Arial"/>
              </w:rPr>
            </w:pPr>
            <w:r w:rsidRPr="004342C6">
              <w:rPr>
                <w:rFonts w:cs="Arial"/>
              </w:rPr>
              <w:lastRenderedPageBreak/>
              <w:t>MHPD.FR.029.014</w:t>
            </w:r>
          </w:p>
        </w:tc>
        <w:tc>
          <w:tcPr>
            <w:tcW w:w="7028" w:type="dxa"/>
            <w:shd w:val="clear" w:color="000000" w:fill="FFFFFF"/>
          </w:tcPr>
          <w:p w14:paraId="3AE57675" w14:textId="77777777" w:rsidR="00975037" w:rsidRPr="004342C6" w:rsidRDefault="00975037" w:rsidP="00975037">
            <w:pPr>
              <w:rPr>
                <w:rFonts w:cs="Arial"/>
              </w:rPr>
            </w:pPr>
            <w:r w:rsidRPr="004342C6">
              <w:rPr>
                <w:rFonts w:cs="Arial"/>
              </w:rPr>
              <w:t xml:space="preserve">The system shall issue AQ (HSN Full) aid category, if: </w:t>
            </w:r>
          </w:p>
          <w:p w14:paraId="0FFE43CB" w14:textId="77777777"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w:t>
            </w:r>
            <w:r w:rsidRPr="004342C6">
              <w:rPr>
                <w:rFonts w:cs="Arial"/>
              </w:rPr>
              <w:t>150% and</w:t>
            </w:r>
          </w:p>
          <w:p w14:paraId="287B7BB2" w14:textId="77777777" w:rsidR="00975037" w:rsidRPr="004342C6" w:rsidRDefault="00975037" w:rsidP="00975037">
            <w:pPr>
              <w:rPr>
                <w:rFonts w:cs="Arial"/>
              </w:rPr>
            </w:pPr>
            <w:r w:rsidRPr="004342C6">
              <w:rPr>
                <w:rFonts w:cs="Arial"/>
              </w:rPr>
              <w:t>Population Group = Any and</w:t>
            </w:r>
          </w:p>
          <w:p w14:paraId="244510F1" w14:textId="77777777" w:rsidR="00975037" w:rsidRPr="004342C6" w:rsidRDefault="00975037" w:rsidP="00975037">
            <w:pPr>
              <w:rPr>
                <w:rFonts w:cs="Arial"/>
              </w:rPr>
            </w:pPr>
            <w:r w:rsidRPr="004342C6">
              <w:rPr>
                <w:rFonts w:cs="Arial"/>
              </w:rPr>
              <w:t xml:space="preserve">Age Group = Any and </w:t>
            </w:r>
          </w:p>
          <w:p w14:paraId="08A7A6A6" w14:textId="77777777" w:rsidR="00975037" w:rsidRPr="004342C6" w:rsidRDefault="00975037" w:rsidP="00975037">
            <w:pPr>
              <w:rPr>
                <w:rFonts w:cs="Arial"/>
              </w:rPr>
            </w:pPr>
            <w:r w:rsidRPr="004342C6">
              <w:rPr>
                <w:rFonts w:cs="Arial"/>
              </w:rPr>
              <w:t>Immigration Status = Any</w:t>
            </w:r>
          </w:p>
          <w:p w14:paraId="22B0F184" w14:textId="77777777" w:rsidR="00975037" w:rsidRPr="004342C6" w:rsidRDefault="00975037" w:rsidP="00975037">
            <w:pPr>
              <w:rPr>
                <w:rFonts w:cs="Arial"/>
              </w:rPr>
            </w:pPr>
          </w:p>
          <w:p w14:paraId="52DFCE57" w14:textId="0630F0B5" w:rsidR="00975037" w:rsidRPr="004342C6" w:rsidRDefault="00975037" w:rsidP="00193804">
            <w:pPr>
              <w:rPr>
                <w:rFonts w:cs="Arial"/>
              </w:rPr>
            </w:pPr>
          </w:p>
        </w:tc>
      </w:tr>
      <w:tr w:rsidR="00975037" w:rsidRPr="004342C6" w14:paraId="738C68B1" w14:textId="77777777" w:rsidTr="00D62F50">
        <w:trPr>
          <w:trHeight w:val="314"/>
        </w:trPr>
        <w:tc>
          <w:tcPr>
            <w:tcW w:w="2247" w:type="dxa"/>
            <w:shd w:val="clear" w:color="000000" w:fill="FFFFFF"/>
          </w:tcPr>
          <w:p w14:paraId="167CAC5E" w14:textId="6077AF29" w:rsidR="00975037" w:rsidRPr="004342C6" w:rsidRDefault="00975037" w:rsidP="00975037">
            <w:pPr>
              <w:contextualSpacing w:val="0"/>
              <w:jc w:val="center"/>
              <w:rPr>
                <w:rFonts w:cs="Arial"/>
              </w:rPr>
            </w:pPr>
            <w:r w:rsidRPr="004342C6">
              <w:rPr>
                <w:rFonts w:cs="Arial"/>
              </w:rPr>
              <w:t>MHPD.FR.029.015</w:t>
            </w:r>
          </w:p>
        </w:tc>
        <w:tc>
          <w:tcPr>
            <w:tcW w:w="7028" w:type="dxa"/>
            <w:shd w:val="clear" w:color="000000" w:fill="FFFFFF"/>
          </w:tcPr>
          <w:p w14:paraId="6A87A669" w14:textId="77777777" w:rsidR="00975037" w:rsidRPr="004342C6" w:rsidRDefault="00975037" w:rsidP="00975037">
            <w:pPr>
              <w:rPr>
                <w:rFonts w:cs="Arial"/>
              </w:rPr>
            </w:pPr>
            <w:r w:rsidRPr="004342C6">
              <w:rPr>
                <w:rFonts w:cs="Arial"/>
              </w:rPr>
              <w:t xml:space="preserve">The system shall issue AP (HSN Partial) aid category, if: </w:t>
            </w:r>
          </w:p>
          <w:p w14:paraId="71080746" w14:textId="77777777"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 xml:space="preserve">&gt;150- ≤300 </w:t>
            </w:r>
            <w:r w:rsidRPr="004342C6">
              <w:rPr>
                <w:rFonts w:cs="Arial"/>
              </w:rPr>
              <w:t>and</w:t>
            </w:r>
          </w:p>
          <w:p w14:paraId="5C0BEF4E" w14:textId="77777777" w:rsidR="00975037" w:rsidRPr="004342C6" w:rsidRDefault="00975037" w:rsidP="00975037">
            <w:pPr>
              <w:rPr>
                <w:rFonts w:cs="Arial"/>
              </w:rPr>
            </w:pPr>
            <w:r w:rsidRPr="004342C6">
              <w:rPr>
                <w:rFonts w:cs="Arial"/>
              </w:rPr>
              <w:t>Population Group = Any and</w:t>
            </w:r>
          </w:p>
          <w:p w14:paraId="50E86C4F" w14:textId="77777777" w:rsidR="00975037" w:rsidRPr="004342C6" w:rsidRDefault="00975037" w:rsidP="00975037">
            <w:pPr>
              <w:rPr>
                <w:rFonts w:cs="Arial"/>
              </w:rPr>
            </w:pPr>
            <w:r w:rsidRPr="004342C6">
              <w:rPr>
                <w:rFonts w:cs="Arial"/>
              </w:rPr>
              <w:t xml:space="preserve">Age Group = Any and </w:t>
            </w:r>
          </w:p>
          <w:p w14:paraId="7F8FFEE4" w14:textId="77777777" w:rsidR="00975037" w:rsidRPr="004342C6" w:rsidRDefault="00975037" w:rsidP="00975037">
            <w:pPr>
              <w:rPr>
                <w:rFonts w:cs="Arial"/>
              </w:rPr>
            </w:pPr>
            <w:r w:rsidRPr="004342C6">
              <w:rPr>
                <w:rFonts w:cs="Arial"/>
              </w:rPr>
              <w:t>Immigration Status = Any</w:t>
            </w:r>
          </w:p>
          <w:p w14:paraId="52327C1E" w14:textId="77777777" w:rsidR="00975037" w:rsidRPr="004342C6" w:rsidRDefault="00975037" w:rsidP="00975037">
            <w:pPr>
              <w:rPr>
                <w:rFonts w:cs="Arial"/>
              </w:rPr>
            </w:pPr>
          </w:p>
          <w:p w14:paraId="47ED3EBB" w14:textId="1E8F1152" w:rsidR="00975037" w:rsidRPr="004342C6" w:rsidRDefault="00975037" w:rsidP="00193804">
            <w:pPr>
              <w:rPr>
                <w:rFonts w:cs="Arial"/>
              </w:rPr>
            </w:pPr>
          </w:p>
        </w:tc>
      </w:tr>
      <w:tr w:rsidR="00975037" w:rsidRPr="004342C6" w14:paraId="40C1ED0D" w14:textId="77777777" w:rsidTr="00D62F50">
        <w:trPr>
          <w:trHeight w:val="314"/>
        </w:trPr>
        <w:tc>
          <w:tcPr>
            <w:tcW w:w="2247" w:type="dxa"/>
            <w:shd w:val="clear" w:color="000000" w:fill="FFFFFF"/>
          </w:tcPr>
          <w:p w14:paraId="576D23F8" w14:textId="397478CF" w:rsidR="00975037" w:rsidRPr="004342C6" w:rsidRDefault="00975037" w:rsidP="00975037">
            <w:pPr>
              <w:contextualSpacing w:val="0"/>
              <w:jc w:val="center"/>
              <w:rPr>
                <w:rFonts w:cs="Arial"/>
              </w:rPr>
            </w:pPr>
            <w:r w:rsidRPr="004342C6">
              <w:rPr>
                <w:rFonts w:cs="Arial"/>
              </w:rPr>
              <w:t>HSN.FR.02.01</w:t>
            </w:r>
          </w:p>
        </w:tc>
        <w:tc>
          <w:tcPr>
            <w:tcW w:w="7028" w:type="dxa"/>
            <w:shd w:val="clear" w:color="000000" w:fill="FFFFFF"/>
          </w:tcPr>
          <w:p w14:paraId="444B60C9" w14:textId="77777777" w:rsidR="00975037" w:rsidRPr="004342C6" w:rsidRDefault="00975037" w:rsidP="00975037">
            <w:pPr>
              <w:rPr>
                <w:rFonts w:cs="Arial"/>
                <w:strike/>
              </w:rPr>
            </w:pPr>
            <w:r w:rsidRPr="004342C6">
              <w:rPr>
                <w:rFonts w:cs="Arial"/>
                <w:strike/>
              </w:rPr>
              <w:t>A time clock shall be initiated for a time period set in the configuration for HSN+ ConnectorCare Time Clock Period when  the following conditions are met:</w:t>
            </w:r>
          </w:p>
          <w:p w14:paraId="1ACCD2B8" w14:textId="6BC71922" w:rsidR="00975037" w:rsidRPr="004342C6" w:rsidRDefault="00EA3422" w:rsidP="00320B54">
            <w:pPr>
              <w:pStyle w:val="ListParagraph"/>
              <w:numPr>
                <w:ilvl w:val="0"/>
                <w:numId w:val="285"/>
              </w:numPr>
              <w:rPr>
                <w:rFonts w:cs="Arial"/>
                <w:strike/>
              </w:rPr>
            </w:pPr>
            <w:r>
              <w:rPr>
                <w:rFonts w:cs="Arial"/>
                <w:strike/>
              </w:rPr>
              <w:t>The i</w:t>
            </w:r>
            <w:r w:rsidR="00975037" w:rsidRPr="004342C6">
              <w:rPr>
                <w:rFonts w:cs="Arial"/>
                <w:strike/>
              </w:rPr>
              <w:t>ndividual is eligible for Aid category 1X or 1Y in the current program determination.</w:t>
            </w:r>
          </w:p>
          <w:p w14:paraId="3EBC8C33" w14:textId="77777777" w:rsidR="00975037" w:rsidRPr="004342C6" w:rsidRDefault="00975037" w:rsidP="00975037">
            <w:pPr>
              <w:pStyle w:val="ListParagraph"/>
              <w:rPr>
                <w:rFonts w:cs="Arial"/>
                <w:strike/>
              </w:rPr>
            </w:pPr>
            <w:r w:rsidRPr="004342C6">
              <w:rPr>
                <w:rFonts w:cs="Arial"/>
                <w:strike/>
              </w:rPr>
              <w:t>AND</w:t>
            </w:r>
          </w:p>
          <w:p w14:paraId="625B5292" w14:textId="501C1E58" w:rsidR="00975037" w:rsidRPr="004342C6" w:rsidRDefault="00975037" w:rsidP="00320B54">
            <w:pPr>
              <w:pStyle w:val="ListParagraph"/>
              <w:numPr>
                <w:ilvl w:val="0"/>
                <w:numId w:val="285"/>
              </w:numPr>
              <w:rPr>
                <w:rFonts w:cs="Arial"/>
                <w:strike/>
              </w:rPr>
            </w:pPr>
            <w:r w:rsidRPr="004342C6">
              <w:rPr>
                <w:rFonts w:cs="Arial"/>
                <w:strike/>
              </w:rPr>
              <w:t>The individual was not eligible for 1X, 1Y, Z3</w:t>
            </w:r>
            <w:r w:rsidR="00EA3422">
              <w:rPr>
                <w:rFonts w:cs="Arial"/>
                <w:strike/>
              </w:rPr>
              <w:t>,</w:t>
            </w:r>
            <w:r w:rsidRPr="004342C6">
              <w:rPr>
                <w:rFonts w:cs="Arial"/>
                <w:strike/>
              </w:rPr>
              <w:t xml:space="preserve"> or Z4 aid category in the immediate previous program determination.</w:t>
            </w:r>
          </w:p>
          <w:p w14:paraId="647BA745" w14:textId="77777777" w:rsidR="00975037" w:rsidRPr="004342C6" w:rsidRDefault="00975037" w:rsidP="00975037">
            <w:pPr>
              <w:rPr>
                <w:rFonts w:cs="Arial"/>
              </w:rPr>
            </w:pPr>
          </w:p>
          <w:p w14:paraId="47AD6910" w14:textId="03ACF3F8" w:rsidR="00975037" w:rsidRPr="004342C6" w:rsidRDefault="00975037" w:rsidP="00975037">
            <w:pPr>
              <w:rPr>
                <w:rFonts w:cs="Arial"/>
              </w:rPr>
            </w:pPr>
            <w:r w:rsidRPr="004342C6">
              <w:rPr>
                <w:rFonts w:cs="Arial"/>
              </w:rPr>
              <w:t>The system shall initiate “HSN +Connector care time clock” as per Configuration (Default 90 days) when the following conditions are met:</w:t>
            </w:r>
          </w:p>
          <w:p w14:paraId="62A477C2" w14:textId="5AB22F8F" w:rsidR="00975037" w:rsidRPr="004342C6" w:rsidRDefault="00EA3422" w:rsidP="00320B54">
            <w:pPr>
              <w:pStyle w:val="ListParagraph"/>
              <w:numPr>
                <w:ilvl w:val="0"/>
                <w:numId w:val="286"/>
              </w:numPr>
              <w:rPr>
                <w:rFonts w:cs="Arial"/>
              </w:rPr>
            </w:pPr>
            <w:r>
              <w:rPr>
                <w:rFonts w:cs="Arial"/>
              </w:rPr>
              <w:t>The i</w:t>
            </w:r>
            <w:r w:rsidR="00975037" w:rsidRPr="004342C6">
              <w:rPr>
                <w:rFonts w:cs="Arial"/>
              </w:rPr>
              <w:t>ndividual is eligible for Aid category 1X or 1Y in the current program determination.</w:t>
            </w:r>
          </w:p>
          <w:p w14:paraId="5A932B5C" w14:textId="77777777" w:rsidR="00975037" w:rsidRPr="004342C6" w:rsidRDefault="00975037" w:rsidP="00975037">
            <w:pPr>
              <w:pStyle w:val="ListParagraph"/>
              <w:rPr>
                <w:rFonts w:cs="Arial"/>
              </w:rPr>
            </w:pPr>
            <w:r w:rsidRPr="004342C6">
              <w:rPr>
                <w:rFonts w:cs="Arial"/>
              </w:rPr>
              <w:t>AND</w:t>
            </w:r>
          </w:p>
          <w:p w14:paraId="5AF3591D" w14:textId="00D77637" w:rsidR="00975037" w:rsidRPr="004342C6" w:rsidRDefault="00975037" w:rsidP="00320B54">
            <w:pPr>
              <w:pStyle w:val="ListParagraph"/>
              <w:numPr>
                <w:ilvl w:val="0"/>
                <w:numId w:val="286"/>
              </w:numPr>
              <w:rPr>
                <w:rFonts w:cs="Arial"/>
              </w:rPr>
            </w:pPr>
            <w:r w:rsidRPr="004342C6">
              <w:rPr>
                <w:rFonts w:cs="Arial"/>
              </w:rPr>
              <w:t>The individual was not eligible for 1X, 1Y, Z3</w:t>
            </w:r>
            <w:r w:rsidR="00EA3422">
              <w:rPr>
                <w:rFonts w:cs="Arial"/>
              </w:rPr>
              <w:t>,</w:t>
            </w:r>
            <w:r w:rsidRPr="004342C6">
              <w:rPr>
                <w:rFonts w:cs="Arial"/>
              </w:rPr>
              <w:t xml:space="preserve"> or Z4 aid category in the immediate previous program determination.</w:t>
            </w:r>
          </w:p>
          <w:p w14:paraId="44AE8E91" w14:textId="77777777" w:rsidR="00975037" w:rsidRPr="004342C6" w:rsidRDefault="00975037" w:rsidP="00975037">
            <w:pPr>
              <w:rPr>
                <w:rFonts w:cs="Arial"/>
              </w:rPr>
            </w:pPr>
          </w:p>
          <w:p w14:paraId="1109D1CA" w14:textId="719827CA" w:rsidR="00975037" w:rsidRPr="004342C6" w:rsidRDefault="00975037" w:rsidP="00975037">
            <w:pPr>
              <w:rPr>
                <w:rFonts w:cs="Arial"/>
              </w:rPr>
            </w:pPr>
          </w:p>
        </w:tc>
      </w:tr>
      <w:tr w:rsidR="00975037" w:rsidRPr="004342C6" w14:paraId="39885F45" w14:textId="77777777" w:rsidTr="00D62F50">
        <w:trPr>
          <w:trHeight w:val="314"/>
        </w:trPr>
        <w:tc>
          <w:tcPr>
            <w:tcW w:w="2247" w:type="dxa"/>
            <w:shd w:val="clear" w:color="000000" w:fill="FFFFFF"/>
          </w:tcPr>
          <w:p w14:paraId="4F430AD1" w14:textId="77A03321" w:rsidR="00975037" w:rsidRPr="004342C6" w:rsidRDefault="00975037" w:rsidP="00975037">
            <w:pPr>
              <w:contextualSpacing w:val="0"/>
              <w:jc w:val="center"/>
              <w:rPr>
                <w:rFonts w:cs="Arial"/>
              </w:rPr>
            </w:pPr>
            <w:r w:rsidRPr="004342C6">
              <w:rPr>
                <w:rFonts w:cs="Arial"/>
                <w:strike/>
              </w:rPr>
              <w:t>HSN.FR.02.02</w:t>
            </w:r>
          </w:p>
        </w:tc>
        <w:tc>
          <w:tcPr>
            <w:tcW w:w="7028" w:type="dxa"/>
            <w:shd w:val="clear" w:color="000000" w:fill="FFFFFF"/>
          </w:tcPr>
          <w:p w14:paraId="5A02D3E8" w14:textId="57D66CC0" w:rsidR="00975037" w:rsidRPr="004342C6" w:rsidRDefault="00975037" w:rsidP="00975037">
            <w:pPr>
              <w:rPr>
                <w:rFonts w:cs="Arial"/>
              </w:rPr>
            </w:pPr>
            <w:r w:rsidRPr="004342C6">
              <w:rPr>
                <w:rFonts w:cs="Arial"/>
                <w:strike/>
              </w:rPr>
              <w:t>The system shall set a time clock for a time period set in the configurational setup for HSN + ConnectorCare Time clock configuration.</w:t>
            </w:r>
          </w:p>
        </w:tc>
      </w:tr>
      <w:tr w:rsidR="00975037" w:rsidRPr="004342C6" w14:paraId="6669A3F2" w14:textId="77777777" w:rsidTr="00D62F50">
        <w:trPr>
          <w:trHeight w:val="314"/>
        </w:trPr>
        <w:tc>
          <w:tcPr>
            <w:tcW w:w="2247" w:type="dxa"/>
            <w:shd w:val="clear" w:color="000000" w:fill="FFFFFF"/>
          </w:tcPr>
          <w:p w14:paraId="051A361E" w14:textId="5816F404" w:rsidR="00975037" w:rsidRPr="004342C6" w:rsidRDefault="00975037" w:rsidP="00975037">
            <w:pPr>
              <w:contextualSpacing w:val="0"/>
              <w:jc w:val="center"/>
              <w:rPr>
                <w:rFonts w:eastAsia="Times New Roman" w:cs="Arial"/>
                <w:szCs w:val="24"/>
                <w:lang w:eastAsia="en-IN"/>
              </w:rPr>
            </w:pPr>
            <w:r w:rsidRPr="004342C6">
              <w:rPr>
                <w:rFonts w:cs="Arial"/>
              </w:rPr>
              <w:t>HSN.FR.03.01</w:t>
            </w:r>
          </w:p>
        </w:tc>
        <w:tc>
          <w:tcPr>
            <w:tcW w:w="7028" w:type="dxa"/>
            <w:shd w:val="clear" w:color="000000" w:fill="FFFFFF"/>
          </w:tcPr>
          <w:p w14:paraId="039C175F" w14:textId="77777777" w:rsidR="00975037" w:rsidRPr="004342C6" w:rsidRDefault="00975037" w:rsidP="00975037">
            <w:pPr>
              <w:rPr>
                <w:rFonts w:cs="Arial"/>
              </w:rPr>
            </w:pPr>
            <w:r w:rsidRPr="004342C6">
              <w:rPr>
                <w:rFonts w:cs="Arial"/>
                <w:strike/>
              </w:rPr>
              <w:t>The existing time clock shall be continued, if the individual is found eligible for HSN + ConnectorCare Aid category 1X or 1Y in the current program determination, and was eligible for 1X or 1Y in the immediate previous program determination and the HSN + Connector Time clock is in running state</w:t>
            </w:r>
          </w:p>
          <w:p w14:paraId="163949CB" w14:textId="77777777" w:rsidR="00975037" w:rsidRPr="004342C6" w:rsidRDefault="00975037" w:rsidP="00975037">
            <w:pPr>
              <w:rPr>
                <w:rFonts w:cs="Arial"/>
              </w:rPr>
            </w:pPr>
          </w:p>
          <w:p w14:paraId="14899845" w14:textId="77777777" w:rsidR="00975037" w:rsidRPr="004342C6" w:rsidRDefault="00975037" w:rsidP="00975037">
            <w:pPr>
              <w:rPr>
                <w:rFonts w:cs="Arial"/>
              </w:rPr>
            </w:pPr>
            <w:r w:rsidRPr="004342C6">
              <w:rPr>
                <w:rFonts w:cs="Arial"/>
              </w:rPr>
              <w:lastRenderedPageBreak/>
              <w:t>The system shall continue with the existing time clock if the individual is found eligible for 1X or 1Y in the current program determination and was eligible for 1X or 1Y in the immediate previous program determination and the HSN + Connector Time clock is in running state.</w:t>
            </w:r>
          </w:p>
          <w:p w14:paraId="4AD4F28B" w14:textId="77777777" w:rsidR="00975037" w:rsidRPr="004342C6" w:rsidRDefault="00975037" w:rsidP="00975037">
            <w:pPr>
              <w:rPr>
                <w:rFonts w:cs="Arial"/>
              </w:rPr>
            </w:pPr>
          </w:p>
        </w:tc>
      </w:tr>
      <w:tr w:rsidR="00975037" w:rsidRPr="004342C6" w14:paraId="69F73CFE" w14:textId="77777777" w:rsidTr="00D62F50">
        <w:trPr>
          <w:trHeight w:val="314"/>
        </w:trPr>
        <w:tc>
          <w:tcPr>
            <w:tcW w:w="2247" w:type="dxa"/>
            <w:shd w:val="clear" w:color="000000" w:fill="FFFFFF"/>
          </w:tcPr>
          <w:p w14:paraId="14759B03" w14:textId="7DA3574B" w:rsidR="00975037" w:rsidRPr="004342C6" w:rsidRDefault="00975037" w:rsidP="00975037">
            <w:pPr>
              <w:contextualSpacing w:val="0"/>
              <w:jc w:val="center"/>
              <w:rPr>
                <w:rFonts w:cs="Arial"/>
              </w:rPr>
            </w:pPr>
            <w:r w:rsidRPr="004342C6">
              <w:rPr>
                <w:rFonts w:cs="Arial"/>
              </w:rPr>
              <w:lastRenderedPageBreak/>
              <w:t>HSN.FR.03.02</w:t>
            </w:r>
          </w:p>
        </w:tc>
        <w:tc>
          <w:tcPr>
            <w:tcW w:w="7028" w:type="dxa"/>
            <w:shd w:val="clear" w:color="000000" w:fill="FFFFFF"/>
          </w:tcPr>
          <w:p w14:paraId="7E58DC57" w14:textId="64DED9B8" w:rsidR="00975037" w:rsidRPr="004342C6" w:rsidRDefault="00975037" w:rsidP="00975037">
            <w:pPr>
              <w:rPr>
                <w:rFonts w:cs="Arial"/>
              </w:rPr>
            </w:pPr>
            <w:r w:rsidRPr="004342C6">
              <w:rPr>
                <w:rFonts w:cs="Arial"/>
                <w:strike/>
              </w:rPr>
              <w:t>The HSN + ConnectorCare Aid Category 90 days’ time clock shall be stopped for an individual, if the individual is found eligible for any aid category other than 1X, 1Y, Z3</w:t>
            </w:r>
            <w:r w:rsidR="00EA3422">
              <w:rPr>
                <w:rFonts w:cs="Arial"/>
                <w:strike/>
              </w:rPr>
              <w:t>,</w:t>
            </w:r>
            <w:r w:rsidRPr="004342C6">
              <w:rPr>
                <w:rFonts w:cs="Arial"/>
                <w:strike/>
              </w:rPr>
              <w:t xml:space="preserve"> and Z4 or if found not eligible for Masshealth benefits as part of program determination</w:t>
            </w:r>
          </w:p>
          <w:p w14:paraId="3209FECD" w14:textId="1CE88739" w:rsidR="00975037" w:rsidRPr="004342C6" w:rsidRDefault="00975037" w:rsidP="00975037">
            <w:pPr>
              <w:rPr>
                <w:rFonts w:cs="Arial"/>
              </w:rPr>
            </w:pPr>
            <w:r w:rsidRPr="004342C6">
              <w:rPr>
                <w:rFonts w:cs="Arial"/>
              </w:rPr>
              <w:t>The system shall stop the ‘HSN + ConnectorCare Aid Category 90 days’ time clock if the individual is found eligible for any aid category other than 1X, 1Y, Z3</w:t>
            </w:r>
            <w:r w:rsidR="00EA3422">
              <w:rPr>
                <w:rFonts w:cs="Arial"/>
              </w:rPr>
              <w:t>,</w:t>
            </w:r>
            <w:r w:rsidRPr="004342C6">
              <w:rPr>
                <w:rFonts w:cs="Arial"/>
              </w:rPr>
              <w:t xml:space="preserve"> and Z4 or if found not eligible for Masshealth benefits as part of program determination.</w:t>
            </w:r>
          </w:p>
          <w:p w14:paraId="7EC86C7F" w14:textId="032A49F4" w:rsidR="00975037" w:rsidRPr="004342C6" w:rsidRDefault="00975037" w:rsidP="00975037">
            <w:pPr>
              <w:rPr>
                <w:rFonts w:cs="Arial"/>
              </w:rPr>
            </w:pPr>
          </w:p>
        </w:tc>
      </w:tr>
      <w:bookmarkEnd w:id="819"/>
    </w:tbl>
    <w:p w14:paraId="4A216777" w14:textId="77777777" w:rsidR="00622E24" w:rsidRPr="004342C6" w:rsidRDefault="00622E24" w:rsidP="00622E24">
      <w:pPr>
        <w:pStyle w:val="Table"/>
        <w:rPr>
          <w:rFonts w:ascii="Arial" w:hAnsi="Arial" w:cs="Arial"/>
        </w:rPr>
      </w:pPr>
    </w:p>
    <w:p w14:paraId="7E8B25D4" w14:textId="77777777" w:rsidR="00622E24" w:rsidRPr="004342C6" w:rsidRDefault="00622E24" w:rsidP="00622E24">
      <w:pPr>
        <w:pStyle w:val="Heading3"/>
        <w:numPr>
          <w:ilvl w:val="2"/>
          <w:numId w:val="13"/>
        </w:numPr>
        <w:rPr>
          <w:rFonts w:ascii="Arial" w:hAnsi="Arial" w:cs="Arial"/>
        </w:rPr>
      </w:pPr>
      <w:bookmarkStart w:id="820" w:name="_Toc94634841"/>
      <w:r w:rsidRPr="004342C6">
        <w:rPr>
          <w:rFonts w:ascii="Arial" w:hAnsi="Arial" w:cs="Arial"/>
        </w:rPr>
        <w:t>Transaction /SSO Information</w:t>
      </w:r>
      <w:bookmarkEnd w:id="820"/>
    </w:p>
    <w:p w14:paraId="3B3741E8"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1E83FEA" w14:textId="77777777" w:rsidR="00622E24" w:rsidRPr="004342C6" w:rsidRDefault="00622E24" w:rsidP="00622E24">
      <w:pPr>
        <w:pStyle w:val="Heading3"/>
        <w:numPr>
          <w:ilvl w:val="2"/>
          <w:numId w:val="13"/>
        </w:numPr>
        <w:rPr>
          <w:rFonts w:ascii="Arial" w:hAnsi="Arial" w:cs="Arial"/>
        </w:rPr>
      </w:pPr>
      <w:bookmarkStart w:id="821" w:name="_Toc94634842"/>
      <w:r w:rsidRPr="004342C6">
        <w:rPr>
          <w:rFonts w:ascii="Arial" w:hAnsi="Arial" w:cs="Arial"/>
        </w:rPr>
        <w:t>Special Design Consideration</w:t>
      </w:r>
      <w:bookmarkEnd w:id="821"/>
    </w:p>
    <w:p w14:paraId="6628E749" w14:textId="77777777" w:rsidR="00EA3422" w:rsidRPr="004342C6" w:rsidRDefault="00EA3422" w:rsidP="00EA3422">
      <w:pPr>
        <w:pStyle w:val="Hints"/>
        <w:spacing w:after="200"/>
        <w:ind w:left="360" w:firstLine="90"/>
        <w:rPr>
          <w:rFonts w:eastAsiaTheme="minorHAnsi" w:cs="Arial"/>
          <w:color w:val="auto"/>
          <w:sz w:val="22"/>
          <w:szCs w:val="22"/>
        </w:rPr>
      </w:pPr>
      <w:r w:rsidRPr="004342C6">
        <w:rPr>
          <w:rFonts w:eastAsiaTheme="minorHAnsi" w:cs="Arial"/>
          <w:color w:val="auto"/>
          <w:sz w:val="22"/>
          <w:szCs w:val="22"/>
        </w:rPr>
        <w:t>Not Applicable</w:t>
      </w:r>
    </w:p>
    <w:p w14:paraId="411258D5" w14:textId="77777777" w:rsidR="00622E24" w:rsidRPr="004342C6" w:rsidRDefault="00622E24" w:rsidP="00622E24">
      <w:pPr>
        <w:pStyle w:val="Heading3"/>
        <w:numPr>
          <w:ilvl w:val="2"/>
          <w:numId w:val="13"/>
        </w:numPr>
        <w:rPr>
          <w:rFonts w:ascii="Arial" w:hAnsi="Arial" w:cs="Arial"/>
        </w:rPr>
      </w:pPr>
      <w:bookmarkStart w:id="822" w:name="_Toc94634843"/>
      <w:r w:rsidRPr="004342C6">
        <w:rPr>
          <w:rFonts w:ascii="Arial" w:hAnsi="Arial" w:cs="Arial"/>
        </w:rPr>
        <w:t>Acceptance Criteria</w:t>
      </w:r>
      <w:bookmarkEnd w:id="822"/>
    </w:p>
    <w:p w14:paraId="77E6BBF1" w14:textId="6732F1EB" w:rsidR="00622E24" w:rsidRDefault="00BF1D73" w:rsidP="00320B54">
      <w:pPr>
        <w:pStyle w:val="ListParagraph"/>
        <w:numPr>
          <w:ilvl w:val="0"/>
          <w:numId w:val="268"/>
        </w:numPr>
        <w:contextualSpacing w:val="0"/>
        <w:rPr>
          <w:rFonts w:cs="Arial"/>
        </w:rPr>
      </w:pPr>
      <w:r w:rsidRPr="004342C6">
        <w:rPr>
          <w:rFonts w:cs="Arial"/>
        </w:rPr>
        <w:t>The system should work as per the flow, UI design, functional requirements, and special design considerations defined above in the use case.</w:t>
      </w:r>
    </w:p>
    <w:p w14:paraId="0A31A1D8" w14:textId="373027B3" w:rsidR="009D3B72" w:rsidRPr="004342C6" w:rsidRDefault="009D3B72" w:rsidP="00DB6AEE">
      <w:pPr>
        <w:pStyle w:val="Heading2"/>
      </w:pPr>
      <w:bookmarkStart w:id="823" w:name="_Toc94634844"/>
      <w:r w:rsidRPr="004342C6">
        <w:lastRenderedPageBreak/>
        <w:t>Use Case Id: UC-</w:t>
      </w:r>
      <w:r w:rsidR="005B09BA" w:rsidRPr="004342C6">
        <w:t>30</w:t>
      </w:r>
      <w:r w:rsidRPr="004342C6">
        <w:t xml:space="preserve"> </w:t>
      </w:r>
      <w:bookmarkStart w:id="824" w:name="_Hlk15998935"/>
      <w:r w:rsidR="00E66D8D" w:rsidRPr="004342C6">
        <w:t xml:space="preserve">Batch Process </w:t>
      </w:r>
      <w:r w:rsidR="004A5B0C" w:rsidRPr="004342C6">
        <w:t>for Providing Z3 and Z4 Aid category</w:t>
      </w:r>
      <w:bookmarkEnd w:id="823"/>
    </w:p>
    <w:p w14:paraId="2D1AA354" w14:textId="19F4616A" w:rsidR="009D3B72" w:rsidRPr="004342C6" w:rsidRDefault="009D3B72" w:rsidP="009D3B72">
      <w:pPr>
        <w:pStyle w:val="Heading3"/>
        <w:numPr>
          <w:ilvl w:val="2"/>
          <w:numId w:val="13"/>
        </w:numPr>
        <w:rPr>
          <w:rFonts w:ascii="Arial" w:hAnsi="Arial" w:cs="Arial"/>
        </w:rPr>
      </w:pPr>
      <w:bookmarkStart w:id="825" w:name="_Toc94634845"/>
      <w:bookmarkEnd w:id="824"/>
      <w:r w:rsidRPr="004342C6">
        <w:rPr>
          <w:rFonts w:ascii="Arial" w:hAnsi="Arial" w:cs="Arial"/>
        </w:rPr>
        <w:t>Description</w:t>
      </w:r>
      <w:bookmarkEnd w:id="825"/>
    </w:p>
    <w:p w14:paraId="71F88868" w14:textId="75287C25" w:rsidR="009D3B72" w:rsidRPr="004342C6" w:rsidRDefault="009D3B72" w:rsidP="009D3B72">
      <w:pPr>
        <w:ind w:left="450"/>
        <w:rPr>
          <w:rFonts w:cs="Arial"/>
        </w:rPr>
      </w:pPr>
      <w:r w:rsidRPr="004342C6">
        <w:rPr>
          <w:rFonts w:cs="Arial"/>
        </w:rPr>
        <w:t>This use case describes the batch process to identify applications for Program determination and determine an individual’s eligibility for HSN dental and ConnectorCare Aid Categories Z3 and Z4</w:t>
      </w:r>
    </w:p>
    <w:p w14:paraId="6695F524" w14:textId="77777777" w:rsidR="009D3B72" w:rsidRPr="004342C6" w:rsidRDefault="009D3B72" w:rsidP="009D3B72">
      <w:pPr>
        <w:ind w:left="450"/>
        <w:rPr>
          <w:rFonts w:cs="Arial"/>
        </w:rPr>
      </w:pPr>
    </w:p>
    <w:p w14:paraId="34AE1482" w14:textId="77777777" w:rsidR="009D3B72" w:rsidRPr="004342C6" w:rsidRDefault="009D3B72" w:rsidP="009D3B72">
      <w:pPr>
        <w:pStyle w:val="Heading3"/>
        <w:numPr>
          <w:ilvl w:val="2"/>
          <w:numId w:val="13"/>
        </w:numPr>
        <w:rPr>
          <w:rFonts w:ascii="Arial" w:hAnsi="Arial" w:cs="Arial"/>
        </w:rPr>
      </w:pPr>
      <w:bookmarkStart w:id="826" w:name="_Toc94634846"/>
      <w:r w:rsidRPr="004342C6">
        <w:rPr>
          <w:rFonts w:ascii="Arial" w:hAnsi="Arial" w:cs="Arial"/>
        </w:rPr>
        <w:t>Related Use case</w:t>
      </w:r>
      <w:bookmarkEnd w:id="826"/>
      <w:r w:rsidRPr="004342C6">
        <w:rPr>
          <w:rFonts w:ascii="Arial" w:hAnsi="Arial" w:cs="Arial"/>
        </w:rPr>
        <w:t xml:space="preserve"> </w:t>
      </w:r>
    </w:p>
    <w:p w14:paraId="1555837D" w14:textId="77777777" w:rsidR="009D3B72" w:rsidRPr="004342C6" w:rsidRDefault="009D3B72" w:rsidP="009D3B72">
      <w:pPr>
        <w:ind w:firstLine="450"/>
        <w:rPr>
          <w:rFonts w:cs="Arial"/>
        </w:rPr>
      </w:pPr>
      <w:r w:rsidRPr="004342C6">
        <w:rPr>
          <w:rFonts w:cs="Arial"/>
        </w:rPr>
        <w:t>Not applicable</w:t>
      </w:r>
    </w:p>
    <w:p w14:paraId="0CA21819" w14:textId="77777777" w:rsidR="009D3B72" w:rsidRPr="004342C6" w:rsidRDefault="009D3B72" w:rsidP="009D3B72">
      <w:pPr>
        <w:rPr>
          <w:rFonts w:cs="Arial"/>
        </w:rPr>
      </w:pPr>
      <w:r w:rsidRPr="004342C6">
        <w:rPr>
          <w:rFonts w:cs="Arial"/>
          <w:i/>
          <w:color w:val="00B050"/>
        </w:rPr>
        <w:t xml:space="preserve">  </w:t>
      </w:r>
    </w:p>
    <w:p w14:paraId="418327B6" w14:textId="77777777" w:rsidR="009D3B72" w:rsidRPr="004342C6" w:rsidRDefault="009D3B72" w:rsidP="009D3B72">
      <w:pPr>
        <w:pStyle w:val="Heading3"/>
        <w:numPr>
          <w:ilvl w:val="2"/>
          <w:numId w:val="13"/>
        </w:numPr>
        <w:rPr>
          <w:rFonts w:ascii="Arial" w:hAnsi="Arial" w:cs="Arial"/>
        </w:rPr>
      </w:pPr>
      <w:bookmarkStart w:id="827" w:name="_Toc94634847"/>
      <w:r w:rsidRPr="004342C6">
        <w:rPr>
          <w:rFonts w:ascii="Arial" w:hAnsi="Arial" w:cs="Arial"/>
        </w:rPr>
        <w:t>Actor(s)</w:t>
      </w:r>
      <w:bookmarkEnd w:id="827"/>
    </w:p>
    <w:p w14:paraId="5F974689" w14:textId="77777777" w:rsidR="009D3B72" w:rsidRPr="004342C6" w:rsidRDefault="009D3B72" w:rsidP="00320B54">
      <w:pPr>
        <w:pStyle w:val="ListParagraph"/>
        <w:numPr>
          <w:ilvl w:val="0"/>
          <w:numId w:val="269"/>
        </w:numPr>
        <w:ind w:left="810"/>
        <w:contextualSpacing w:val="0"/>
        <w:rPr>
          <w:rFonts w:cs="Arial"/>
        </w:rPr>
      </w:pPr>
      <w:r w:rsidRPr="004342C6">
        <w:rPr>
          <w:rFonts w:cs="Arial"/>
        </w:rPr>
        <w:t>HIX System</w:t>
      </w:r>
    </w:p>
    <w:p w14:paraId="4979D24E" w14:textId="77777777" w:rsidR="009D3B72" w:rsidRPr="004342C6" w:rsidRDefault="009D3B72" w:rsidP="00320B54">
      <w:pPr>
        <w:pStyle w:val="ListParagraph"/>
        <w:numPr>
          <w:ilvl w:val="0"/>
          <w:numId w:val="269"/>
        </w:numPr>
        <w:ind w:left="810"/>
        <w:contextualSpacing w:val="0"/>
        <w:rPr>
          <w:rFonts w:cs="Arial"/>
        </w:rPr>
      </w:pPr>
      <w:r w:rsidRPr="004342C6">
        <w:rPr>
          <w:rFonts w:cs="Arial"/>
        </w:rPr>
        <w:t>Individual User</w:t>
      </w:r>
    </w:p>
    <w:p w14:paraId="6185E0B0" w14:textId="77777777" w:rsidR="009D3B72" w:rsidRPr="004342C6" w:rsidRDefault="009D3B72" w:rsidP="00320B54">
      <w:pPr>
        <w:pStyle w:val="ListParagraph"/>
        <w:numPr>
          <w:ilvl w:val="0"/>
          <w:numId w:val="269"/>
        </w:numPr>
        <w:ind w:left="810"/>
        <w:contextualSpacing w:val="0"/>
        <w:rPr>
          <w:rFonts w:cs="Arial"/>
        </w:rPr>
      </w:pPr>
      <w:r w:rsidRPr="004342C6">
        <w:rPr>
          <w:rFonts w:cs="Arial"/>
        </w:rPr>
        <w:t xml:space="preserve">Assistor portal users </w:t>
      </w:r>
    </w:p>
    <w:p w14:paraId="68099E6C" w14:textId="77777777" w:rsidR="009D3B72" w:rsidRPr="004342C6" w:rsidRDefault="009D3B72" w:rsidP="00EA3422">
      <w:pPr>
        <w:pStyle w:val="ListParagraph"/>
        <w:numPr>
          <w:ilvl w:val="0"/>
          <w:numId w:val="20"/>
        </w:numPr>
        <w:contextualSpacing w:val="0"/>
        <w:rPr>
          <w:rFonts w:cs="Arial"/>
        </w:rPr>
      </w:pPr>
      <w:r w:rsidRPr="004342C6">
        <w:rPr>
          <w:rFonts w:cs="Arial"/>
        </w:rPr>
        <w:t>CAC User</w:t>
      </w:r>
    </w:p>
    <w:p w14:paraId="540F70F2" w14:textId="77777777" w:rsidR="009D3B72" w:rsidRPr="004342C6" w:rsidRDefault="009D3B72" w:rsidP="00EA3422">
      <w:pPr>
        <w:pStyle w:val="ListParagraph"/>
        <w:numPr>
          <w:ilvl w:val="0"/>
          <w:numId w:val="20"/>
        </w:numPr>
        <w:contextualSpacing w:val="0"/>
        <w:rPr>
          <w:rFonts w:cs="Arial"/>
        </w:rPr>
      </w:pPr>
      <w:r w:rsidRPr="004342C6">
        <w:rPr>
          <w:rFonts w:cs="Arial"/>
        </w:rPr>
        <w:t>Navigator User</w:t>
      </w:r>
    </w:p>
    <w:p w14:paraId="6F6CDA57" w14:textId="77777777" w:rsidR="009D3B72" w:rsidRPr="004342C6" w:rsidRDefault="009D3B72" w:rsidP="00320B54">
      <w:pPr>
        <w:pStyle w:val="ListParagraph"/>
        <w:numPr>
          <w:ilvl w:val="0"/>
          <w:numId w:val="269"/>
        </w:numPr>
        <w:ind w:left="810"/>
        <w:contextualSpacing w:val="0"/>
        <w:rPr>
          <w:rFonts w:cs="Arial"/>
        </w:rPr>
      </w:pPr>
      <w:r w:rsidRPr="004342C6">
        <w:rPr>
          <w:rFonts w:cs="Arial"/>
        </w:rPr>
        <w:t>The following Agent Portal User(s):</w:t>
      </w:r>
    </w:p>
    <w:p w14:paraId="3E01210F" w14:textId="77777777" w:rsidR="009D3B72" w:rsidRPr="004342C6" w:rsidRDefault="009D3B72" w:rsidP="00EA3422">
      <w:pPr>
        <w:pStyle w:val="ListParagraph"/>
        <w:numPr>
          <w:ilvl w:val="0"/>
          <w:numId w:val="20"/>
        </w:numPr>
        <w:contextualSpacing w:val="0"/>
        <w:rPr>
          <w:rFonts w:cs="Arial"/>
        </w:rPr>
      </w:pPr>
      <w:r w:rsidRPr="004342C6">
        <w:rPr>
          <w:rFonts w:cs="Arial"/>
        </w:rPr>
        <w:t>Back Office User</w:t>
      </w:r>
    </w:p>
    <w:p w14:paraId="4C5E1431" w14:textId="77777777" w:rsidR="009D3B72" w:rsidRPr="004342C6" w:rsidRDefault="009D3B72" w:rsidP="00EA3422">
      <w:pPr>
        <w:pStyle w:val="ListParagraph"/>
        <w:numPr>
          <w:ilvl w:val="0"/>
          <w:numId w:val="20"/>
        </w:numPr>
        <w:contextualSpacing w:val="0"/>
        <w:rPr>
          <w:rFonts w:cs="Arial"/>
        </w:rPr>
      </w:pPr>
      <w:r w:rsidRPr="004342C6">
        <w:rPr>
          <w:rFonts w:cs="Arial"/>
        </w:rPr>
        <w:t>Super User/MED_BO User</w:t>
      </w:r>
    </w:p>
    <w:p w14:paraId="50396A2D" w14:textId="77777777" w:rsidR="009D3B72" w:rsidRPr="004342C6" w:rsidRDefault="009D3B72" w:rsidP="00EA3422">
      <w:pPr>
        <w:pStyle w:val="ListParagraph"/>
        <w:numPr>
          <w:ilvl w:val="0"/>
          <w:numId w:val="20"/>
        </w:numPr>
        <w:contextualSpacing w:val="0"/>
        <w:rPr>
          <w:rFonts w:cs="Arial"/>
        </w:rPr>
      </w:pPr>
      <w:r w:rsidRPr="004342C6">
        <w:rPr>
          <w:rFonts w:cs="Arial"/>
        </w:rPr>
        <w:t>CSR User</w:t>
      </w:r>
    </w:p>
    <w:p w14:paraId="45AB1A09" w14:textId="77777777" w:rsidR="009D3B72" w:rsidRPr="004342C6" w:rsidRDefault="009D3B72" w:rsidP="00EA3422">
      <w:pPr>
        <w:pStyle w:val="ListParagraph"/>
        <w:numPr>
          <w:ilvl w:val="0"/>
          <w:numId w:val="20"/>
        </w:numPr>
        <w:contextualSpacing w:val="0"/>
        <w:rPr>
          <w:rFonts w:cs="Arial"/>
        </w:rPr>
      </w:pPr>
      <w:r w:rsidRPr="004342C6">
        <w:rPr>
          <w:rFonts w:cs="Arial"/>
        </w:rPr>
        <w:t>TPL User</w:t>
      </w:r>
    </w:p>
    <w:p w14:paraId="5012B55E" w14:textId="77777777" w:rsidR="009D3B72" w:rsidRPr="004342C6" w:rsidRDefault="009D3B72" w:rsidP="00EA3422">
      <w:pPr>
        <w:pStyle w:val="ListParagraph"/>
        <w:numPr>
          <w:ilvl w:val="0"/>
          <w:numId w:val="20"/>
        </w:numPr>
        <w:contextualSpacing w:val="0"/>
        <w:rPr>
          <w:rFonts w:cs="Arial"/>
        </w:rPr>
      </w:pPr>
      <w:r w:rsidRPr="004342C6">
        <w:rPr>
          <w:rFonts w:cs="Arial"/>
        </w:rPr>
        <w:t>TPL Super User</w:t>
      </w:r>
    </w:p>
    <w:p w14:paraId="78C4B8C7" w14:textId="77777777" w:rsidR="009D3B72" w:rsidRPr="004342C6" w:rsidRDefault="009D3B72" w:rsidP="00EA3422">
      <w:pPr>
        <w:pStyle w:val="ListParagraph"/>
        <w:numPr>
          <w:ilvl w:val="0"/>
          <w:numId w:val="20"/>
        </w:numPr>
        <w:contextualSpacing w:val="0"/>
        <w:rPr>
          <w:rFonts w:cs="Arial"/>
        </w:rPr>
      </w:pPr>
      <w:r w:rsidRPr="004342C6">
        <w:rPr>
          <w:rFonts w:cs="Arial"/>
        </w:rPr>
        <w:t>TPL_BO User</w:t>
      </w:r>
    </w:p>
    <w:p w14:paraId="2DF19E22" w14:textId="77777777" w:rsidR="009D3B72" w:rsidRPr="004342C6" w:rsidRDefault="009D3B72" w:rsidP="00EA3422">
      <w:pPr>
        <w:pStyle w:val="ListParagraph"/>
        <w:numPr>
          <w:ilvl w:val="0"/>
          <w:numId w:val="20"/>
        </w:numPr>
        <w:contextualSpacing w:val="0"/>
        <w:rPr>
          <w:rFonts w:cs="Arial"/>
        </w:rPr>
      </w:pPr>
      <w:r w:rsidRPr="004342C6">
        <w:rPr>
          <w:rFonts w:cs="Arial"/>
        </w:rPr>
        <w:t>Advanced CSR User</w:t>
      </w:r>
    </w:p>
    <w:p w14:paraId="294C514D" w14:textId="77777777" w:rsidR="009D3B72" w:rsidRPr="004342C6" w:rsidRDefault="009D3B72" w:rsidP="009D3B72">
      <w:pPr>
        <w:rPr>
          <w:rFonts w:cs="Arial"/>
        </w:rPr>
      </w:pPr>
      <w:r w:rsidRPr="004342C6">
        <w:rPr>
          <w:rFonts w:cs="Arial"/>
          <w:i/>
          <w:color w:val="00B050"/>
        </w:rPr>
        <w:t xml:space="preserve">  </w:t>
      </w:r>
    </w:p>
    <w:p w14:paraId="6FD7AD5E" w14:textId="77777777" w:rsidR="009D3B72" w:rsidRPr="004342C6" w:rsidRDefault="009D3B72" w:rsidP="009D3B72">
      <w:pPr>
        <w:pStyle w:val="Heading3"/>
        <w:numPr>
          <w:ilvl w:val="2"/>
          <w:numId w:val="13"/>
        </w:numPr>
        <w:rPr>
          <w:rFonts w:ascii="Arial" w:hAnsi="Arial" w:cs="Arial"/>
        </w:rPr>
      </w:pPr>
      <w:bookmarkStart w:id="828" w:name="_Toc94634848"/>
      <w:r w:rsidRPr="004342C6">
        <w:rPr>
          <w:rFonts w:ascii="Arial" w:hAnsi="Arial" w:cs="Arial"/>
        </w:rPr>
        <w:t>Trigger(s)</w:t>
      </w:r>
      <w:bookmarkEnd w:id="828"/>
    </w:p>
    <w:p w14:paraId="4022EA68" w14:textId="3B2622AC" w:rsidR="009D3B72" w:rsidRPr="004342C6" w:rsidRDefault="009D3B72" w:rsidP="00320B54">
      <w:pPr>
        <w:pStyle w:val="ListParagraph"/>
        <w:numPr>
          <w:ilvl w:val="0"/>
          <w:numId w:val="271"/>
        </w:numPr>
        <w:contextualSpacing w:val="0"/>
        <w:rPr>
          <w:rFonts w:cs="Arial"/>
        </w:rPr>
      </w:pPr>
      <w:r w:rsidRPr="004342C6">
        <w:rPr>
          <w:rFonts w:cs="Arial"/>
        </w:rPr>
        <w:t>Eligibility is determined/re-determined through any process</w:t>
      </w:r>
      <w:r w:rsidR="00EA3422">
        <w:rPr>
          <w:rFonts w:cs="Arial"/>
        </w:rPr>
        <w:t>,</w:t>
      </w:r>
      <w:r w:rsidRPr="004342C6">
        <w:rPr>
          <w:rFonts w:cs="Arial"/>
        </w:rPr>
        <w:t xml:space="preserve"> e.g.</w:t>
      </w:r>
      <w:r w:rsidR="00EA3422">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168769FB" w14:textId="77777777" w:rsidR="009D3B72" w:rsidRPr="004342C6" w:rsidRDefault="009D3B72" w:rsidP="009D3B72">
      <w:pPr>
        <w:pStyle w:val="ListParagraph"/>
        <w:ind w:left="1080"/>
        <w:contextualSpacing w:val="0"/>
        <w:rPr>
          <w:rFonts w:cs="Arial"/>
        </w:rPr>
      </w:pPr>
    </w:p>
    <w:p w14:paraId="613BB706" w14:textId="77777777" w:rsidR="009D3B72" w:rsidRPr="004342C6" w:rsidRDefault="009D3B72" w:rsidP="009D3B72">
      <w:pPr>
        <w:pStyle w:val="Heading3"/>
        <w:numPr>
          <w:ilvl w:val="2"/>
          <w:numId w:val="13"/>
        </w:numPr>
        <w:rPr>
          <w:rFonts w:ascii="Arial" w:hAnsi="Arial" w:cs="Arial"/>
        </w:rPr>
      </w:pPr>
      <w:bookmarkStart w:id="829" w:name="_Toc94634849"/>
      <w:r w:rsidRPr="004342C6">
        <w:rPr>
          <w:rFonts w:ascii="Arial" w:hAnsi="Arial" w:cs="Arial"/>
        </w:rPr>
        <w:t>Precondition(s)</w:t>
      </w:r>
      <w:bookmarkEnd w:id="829"/>
    </w:p>
    <w:p w14:paraId="14724C05" w14:textId="1DB5126C" w:rsidR="009D3B72" w:rsidRPr="004342C6" w:rsidRDefault="009D3B72" w:rsidP="00320B54">
      <w:pPr>
        <w:pStyle w:val="ListParagraph"/>
        <w:numPr>
          <w:ilvl w:val="0"/>
          <w:numId w:val="270"/>
        </w:numPr>
        <w:rPr>
          <w:rFonts w:cs="Arial"/>
        </w:rPr>
      </w:pPr>
      <w:r w:rsidRPr="004342C6">
        <w:rPr>
          <w:rFonts w:cs="Arial"/>
        </w:rPr>
        <w:t>The system has identified applications for program redetermination.</w:t>
      </w:r>
    </w:p>
    <w:p w14:paraId="794194CC" w14:textId="77777777" w:rsidR="009D3B72" w:rsidRPr="004342C6" w:rsidRDefault="009D3B72" w:rsidP="009D3B72">
      <w:pPr>
        <w:pStyle w:val="ListParagraph"/>
        <w:ind w:left="1080"/>
        <w:contextualSpacing w:val="0"/>
        <w:rPr>
          <w:rFonts w:cs="Arial"/>
        </w:rPr>
      </w:pPr>
    </w:p>
    <w:p w14:paraId="63F64AC5" w14:textId="77777777" w:rsidR="009D3B72" w:rsidRPr="004342C6" w:rsidRDefault="009D3B72" w:rsidP="009D3B72">
      <w:pPr>
        <w:pStyle w:val="ListParagraph"/>
        <w:ind w:left="1080"/>
        <w:contextualSpacing w:val="0"/>
        <w:rPr>
          <w:rFonts w:cs="Arial"/>
        </w:rPr>
      </w:pPr>
    </w:p>
    <w:p w14:paraId="7A9F60B9" w14:textId="77777777" w:rsidR="009D3B72" w:rsidRPr="004342C6" w:rsidRDefault="009D3B72" w:rsidP="009D3B72">
      <w:pPr>
        <w:pStyle w:val="Heading3"/>
        <w:numPr>
          <w:ilvl w:val="2"/>
          <w:numId w:val="13"/>
        </w:numPr>
        <w:pBdr>
          <w:bottom w:val="single" w:sz="12" w:space="5" w:color="4C8B3F"/>
        </w:pBdr>
        <w:rPr>
          <w:rFonts w:ascii="Arial" w:hAnsi="Arial" w:cs="Arial"/>
        </w:rPr>
      </w:pPr>
      <w:bookmarkStart w:id="830" w:name="_Toc94634850"/>
      <w:r w:rsidRPr="004342C6">
        <w:rPr>
          <w:rFonts w:ascii="Arial" w:hAnsi="Arial" w:cs="Arial"/>
        </w:rPr>
        <w:t>Postcondition(s)</w:t>
      </w:r>
      <w:bookmarkEnd w:id="830"/>
    </w:p>
    <w:p w14:paraId="30367272" w14:textId="77777777" w:rsidR="009D3B72" w:rsidRPr="004342C6" w:rsidRDefault="009D3B72" w:rsidP="00320B54">
      <w:pPr>
        <w:pStyle w:val="ListParagraph"/>
        <w:numPr>
          <w:ilvl w:val="3"/>
          <w:numId w:val="271"/>
        </w:numPr>
        <w:rPr>
          <w:rFonts w:cs="Arial"/>
        </w:rPr>
      </w:pPr>
      <w:r w:rsidRPr="004342C6">
        <w:rPr>
          <w:rFonts w:cs="Arial"/>
        </w:rPr>
        <w:t xml:space="preserve">The system identifies applications for program redetermination </w:t>
      </w:r>
    </w:p>
    <w:p w14:paraId="79C7FCCB" w14:textId="75049046" w:rsidR="009D3B72" w:rsidRPr="004342C6" w:rsidRDefault="009D3B72" w:rsidP="00320B54">
      <w:pPr>
        <w:pStyle w:val="ListParagraph"/>
        <w:numPr>
          <w:ilvl w:val="3"/>
          <w:numId w:val="271"/>
        </w:numPr>
        <w:rPr>
          <w:rFonts w:cs="Arial"/>
        </w:rPr>
      </w:pPr>
      <w:r w:rsidRPr="004342C6">
        <w:rPr>
          <w:rFonts w:cs="Arial"/>
        </w:rPr>
        <w:t>The system successfully determines an individual’s eligibility for HSN dental and ConnectorCare aid category Z3 or Z4</w:t>
      </w:r>
      <w:r w:rsidR="00FC539D">
        <w:rPr>
          <w:rFonts w:cs="Arial"/>
        </w:rPr>
        <w:t>.</w:t>
      </w:r>
    </w:p>
    <w:p w14:paraId="57F207EC" w14:textId="77777777" w:rsidR="009D3B72" w:rsidRPr="004342C6" w:rsidRDefault="009D3B72" w:rsidP="009D3B72">
      <w:pPr>
        <w:pStyle w:val="ListParagraph"/>
        <w:ind w:left="1080"/>
        <w:rPr>
          <w:rFonts w:cs="Arial"/>
        </w:rPr>
      </w:pPr>
    </w:p>
    <w:p w14:paraId="6EB869E7" w14:textId="77777777" w:rsidR="009D3B72" w:rsidRPr="004342C6" w:rsidRDefault="009D3B72" w:rsidP="009D3B72">
      <w:pPr>
        <w:rPr>
          <w:rFonts w:cs="Arial"/>
        </w:rPr>
      </w:pPr>
    </w:p>
    <w:p w14:paraId="0839DE54" w14:textId="77777777" w:rsidR="009D3B72" w:rsidRPr="004342C6" w:rsidRDefault="009D3B72" w:rsidP="009D3B72">
      <w:pPr>
        <w:pStyle w:val="Heading3"/>
        <w:numPr>
          <w:ilvl w:val="2"/>
          <w:numId w:val="13"/>
        </w:numPr>
        <w:rPr>
          <w:rFonts w:ascii="Arial" w:hAnsi="Arial" w:cs="Arial"/>
        </w:rPr>
      </w:pPr>
      <w:bookmarkStart w:id="831" w:name="_Toc94634851"/>
      <w:r w:rsidRPr="004342C6">
        <w:rPr>
          <w:rFonts w:ascii="Arial" w:hAnsi="Arial" w:cs="Arial"/>
        </w:rPr>
        <w:t>Flow of Event(s)</w:t>
      </w:r>
      <w:bookmarkEnd w:id="831"/>
    </w:p>
    <w:p w14:paraId="2F12E341" w14:textId="77777777" w:rsidR="009D3B72" w:rsidRPr="004342C6" w:rsidRDefault="009D3B72" w:rsidP="009D3B72">
      <w:pPr>
        <w:ind w:left="360"/>
        <w:rPr>
          <w:rFonts w:cs="Arial"/>
        </w:rPr>
      </w:pPr>
    </w:p>
    <w:p w14:paraId="515E052F" w14:textId="70E58A73" w:rsidR="00685D5E" w:rsidRPr="004342C6" w:rsidRDefault="009D3B72" w:rsidP="00073C4A">
      <w:pPr>
        <w:pStyle w:val="Heading3"/>
        <w:numPr>
          <w:ilvl w:val="3"/>
          <w:numId w:val="13"/>
        </w:numPr>
        <w:tabs>
          <w:tab w:val="left" w:pos="1890"/>
        </w:tabs>
        <w:rPr>
          <w:rFonts w:ascii="Arial" w:hAnsi="Arial" w:cs="Arial"/>
        </w:rPr>
      </w:pPr>
      <w:bookmarkStart w:id="832" w:name="_Toc94634852"/>
      <w:r w:rsidRPr="004342C6">
        <w:rPr>
          <w:rFonts w:ascii="Arial" w:hAnsi="Arial" w:cs="Arial"/>
        </w:rPr>
        <w:lastRenderedPageBreak/>
        <w:t>Basic Flow</w:t>
      </w:r>
      <w:bookmarkEnd w:id="832"/>
    </w:p>
    <w:p w14:paraId="484DA5B3" w14:textId="4B1FB1C2" w:rsidR="00685D5E" w:rsidRPr="004342C6" w:rsidRDefault="00685D5E" w:rsidP="00320B54">
      <w:pPr>
        <w:pStyle w:val="ListParagraph"/>
        <w:numPr>
          <w:ilvl w:val="0"/>
          <w:numId w:val="272"/>
        </w:numPr>
        <w:rPr>
          <w:rFonts w:cs="Arial"/>
        </w:rPr>
      </w:pPr>
      <w:r w:rsidRPr="004342C6">
        <w:rPr>
          <w:rFonts w:cs="Arial"/>
        </w:rPr>
        <w:t>An Individual in an application is currently in HSN aid category 1X</w:t>
      </w:r>
      <w:r w:rsidR="00FC539D">
        <w:rPr>
          <w:rFonts w:cs="Arial"/>
        </w:rPr>
        <w:t>,</w:t>
      </w:r>
      <w:r w:rsidRPr="004342C6">
        <w:rPr>
          <w:rFonts w:cs="Arial"/>
        </w:rPr>
        <w:t xml:space="preserve"> and the system identifies the applications for redetermination after the time clock expires.</w:t>
      </w:r>
    </w:p>
    <w:p w14:paraId="65DAA25C" w14:textId="32480C40" w:rsidR="00685D5E" w:rsidRPr="004342C6" w:rsidRDefault="00685D5E" w:rsidP="00320B54">
      <w:pPr>
        <w:pStyle w:val="ListParagraph"/>
        <w:numPr>
          <w:ilvl w:val="0"/>
          <w:numId w:val="272"/>
        </w:numPr>
        <w:rPr>
          <w:rFonts w:cs="Arial"/>
        </w:rPr>
      </w:pPr>
      <w:r w:rsidRPr="004342C6">
        <w:rPr>
          <w:rFonts w:cs="Arial"/>
        </w:rPr>
        <w:t xml:space="preserve">The system identifies the application for program determination </w:t>
      </w:r>
    </w:p>
    <w:p w14:paraId="0F939790" w14:textId="77777777" w:rsidR="00685D5E" w:rsidRPr="004342C6" w:rsidRDefault="00685D5E" w:rsidP="00320B54">
      <w:pPr>
        <w:pStyle w:val="ListParagraph"/>
        <w:numPr>
          <w:ilvl w:val="0"/>
          <w:numId w:val="272"/>
        </w:numPr>
        <w:rPr>
          <w:rFonts w:cs="Arial"/>
        </w:rPr>
      </w:pPr>
      <w:r w:rsidRPr="004342C6">
        <w:rPr>
          <w:rFonts w:cs="Arial"/>
        </w:rPr>
        <w:t>The system determines that the individual qualifies for HSN aid Category Z3.</w:t>
      </w:r>
    </w:p>
    <w:p w14:paraId="57E1669B" w14:textId="242C9B9D" w:rsidR="00685D5E" w:rsidRPr="004342C6" w:rsidRDefault="00685D5E" w:rsidP="00320B54">
      <w:pPr>
        <w:pStyle w:val="ListParagraph"/>
        <w:numPr>
          <w:ilvl w:val="0"/>
          <w:numId w:val="272"/>
        </w:numPr>
        <w:rPr>
          <w:rFonts w:cs="Arial"/>
        </w:rPr>
      </w:pPr>
      <w:r w:rsidRPr="004342C6">
        <w:rPr>
          <w:rFonts w:cs="Arial"/>
        </w:rPr>
        <w:t>The system shall provide corresponding HSN dental</w:t>
      </w:r>
      <w:r w:rsidR="00FC539D">
        <w:rPr>
          <w:rFonts w:cs="Arial"/>
        </w:rPr>
        <w:t>-</w:t>
      </w:r>
      <w:r w:rsidRPr="004342C6">
        <w:rPr>
          <w:rFonts w:cs="Arial"/>
        </w:rPr>
        <w:t>only Aid category Z3 to the individual, provided no other information has been changed, which would otherwise result in a different aid category benefit for the individual</w:t>
      </w:r>
    </w:p>
    <w:p w14:paraId="1528DD70" w14:textId="57DAB8E4" w:rsidR="00685D5E" w:rsidRPr="004342C6" w:rsidRDefault="00685D5E" w:rsidP="00320B54">
      <w:pPr>
        <w:pStyle w:val="ListParagraph"/>
        <w:numPr>
          <w:ilvl w:val="0"/>
          <w:numId w:val="272"/>
        </w:numPr>
        <w:rPr>
          <w:rFonts w:cs="Arial"/>
        </w:rPr>
      </w:pPr>
      <w:r w:rsidRPr="004342C6">
        <w:rPr>
          <w:rFonts w:cs="Arial"/>
        </w:rPr>
        <w:t>The system displayed the name of specific HSN + ConnectorCare aid Categories on the Eligibility Results screen</w:t>
      </w:r>
      <w:r w:rsidR="00FC539D">
        <w:rPr>
          <w:rFonts w:cs="Arial"/>
        </w:rPr>
        <w:t>.</w:t>
      </w:r>
    </w:p>
    <w:p w14:paraId="1D4B09AA" w14:textId="77777777" w:rsidR="00685D5E" w:rsidRPr="004342C6" w:rsidRDefault="00685D5E" w:rsidP="00685D5E">
      <w:pPr>
        <w:rPr>
          <w:rFonts w:cs="Arial"/>
        </w:rPr>
      </w:pPr>
    </w:p>
    <w:p w14:paraId="6650B55A" w14:textId="00605861" w:rsidR="009D3B72" w:rsidRPr="004342C6" w:rsidRDefault="009D3B72" w:rsidP="00073C4A">
      <w:pPr>
        <w:pStyle w:val="Heading3"/>
        <w:numPr>
          <w:ilvl w:val="3"/>
          <w:numId w:val="13"/>
        </w:numPr>
        <w:tabs>
          <w:tab w:val="left" w:pos="1890"/>
        </w:tabs>
        <w:rPr>
          <w:rFonts w:ascii="Arial" w:hAnsi="Arial" w:cs="Arial"/>
        </w:rPr>
      </w:pPr>
      <w:bookmarkStart w:id="833" w:name="_Toc94634853"/>
      <w:r w:rsidRPr="004342C6">
        <w:rPr>
          <w:rFonts w:ascii="Arial" w:hAnsi="Arial" w:cs="Arial"/>
        </w:rPr>
        <w:t>Alternate Flow-1</w:t>
      </w:r>
      <w:bookmarkEnd w:id="833"/>
    </w:p>
    <w:p w14:paraId="62740AAD" w14:textId="5E5AAE39" w:rsidR="00685D5E" w:rsidRPr="004342C6" w:rsidRDefault="00685D5E" w:rsidP="00320B54">
      <w:pPr>
        <w:pStyle w:val="ListParagraph"/>
        <w:numPr>
          <w:ilvl w:val="0"/>
          <w:numId w:val="273"/>
        </w:numPr>
        <w:rPr>
          <w:rFonts w:cs="Arial"/>
        </w:rPr>
      </w:pPr>
      <w:r w:rsidRPr="004342C6">
        <w:rPr>
          <w:rFonts w:cs="Arial"/>
        </w:rPr>
        <w:t>An Individual in an application is currently in HSN aid category 1Y</w:t>
      </w:r>
      <w:r w:rsidR="00FC539D">
        <w:rPr>
          <w:rFonts w:cs="Arial"/>
        </w:rPr>
        <w:t>,</w:t>
      </w:r>
      <w:r w:rsidRPr="004342C6">
        <w:rPr>
          <w:rFonts w:cs="Arial"/>
        </w:rPr>
        <w:t xml:space="preserve"> and the system identifies the applications for redetermination after the time clock expires.</w:t>
      </w:r>
    </w:p>
    <w:p w14:paraId="18CA8B88" w14:textId="4973E217" w:rsidR="00685D5E" w:rsidRPr="004342C6" w:rsidRDefault="00685D5E" w:rsidP="00320B54">
      <w:pPr>
        <w:pStyle w:val="ListParagraph"/>
        <w:numPr>
          <w:ilvl w:val="0"/>
          <w:numId w:val="273"/>
        </w:numPr>
        <w:rPr>
          <w:rFonts w:cs="Arial"/>
        </w:rPr>
      </w:pPr>
      <w:r w:rsidRPr="004342C6">
        <w:rPr>
          <w:rFonts w:cs="Arial"/>
        </w:rPr>
        <w:t xml:space="preserve">The system identifies the application for program determination </w:t>
      </w:r>
    </w:p>
    <w:p w14:paraId="2D579D79" w14:textId="77777777" w:rsidR="00685D5E" w:rsidRPr="004342C6" w:rsidRDefault="00685D5E" w:rsidP="00320B54">
      <w:pPr>
        <w:pStyle w:val="ListParagraph"/>
        <w:numPr>
          <w:ilvl w:val="0"/>
          <w:numId w:val="273"/>
        </w:numPr>
        <w:rPr>
          <w:rFonts w:cs="Arial"/>
        </w:rPr>
      </w:pPr>
      <w:r w:rsidRPr="004342C6">
        <w:rPr>
          <w:rFonts w:cs="Arial"/>
        </w:rPr>
        <w:t>The system determines that the individual qualifies for HSN aid Category Z4.</w:t>
      </w:r>
    </w:p>
    <w:p w14:paraId="47F2C728" w14:textId="346AC684" w:rsidR="009D3B72" w:rsidRPr="004342C6" w:rsidRDefault="00685D5E" w:rsidP="00320B54">
      <w:pPr>
        <w:pStyle w:val="ListParagraph"/>
        <w:numPr>
          <w:ilvl w:val="0"/>
          <w:numId w:val="273"/>
        </w:numPr>
        <w:rPr>
          <w:rFonts w:cs="Arial"/>
        </w:rPr>
      </w:pPr>
      <w:r w:rsidRPr="004342C6">
        <w:rPr>
          <w:rFonts w:cs="Arial"/>
        </w:rPr>
        <w:t>The system shall provide corresponding HSN partial dental</w:t>
      </w:r>
      <w:r w:rsidR="00FC539D">
        <w:rPr>
          <w:rFonts w:cs="Arial"/>
        </w:rPr>
        <w:t>-</w:t>
      </w:r>
      <w:r w:rsidRPr="004342C6">
        <w:rPr>
          <w:rFonts w:cs="Arial"/>
        </w:rPr>
        <w:t>only Aid category Z4 to the individual, provided no other information has been changed, which would otherwise result in a different aid category benefit for the individual</w:t>
      </w:r>
    </w:p>
    <w:p w14:paraId="0F456935" w14:textId="7F4E829A" w:rsidR="00685D5E" w:rsidRPr="004342C6" w:rsidRDefault="00685D5E" w:rsidP="00320B54">
      <w:pPr>
        <w:pStyle w:val="ListParagraph"/>
        <w:numPr>
          <w:ilvl w:val="0"/>
          <w:numId w:val="273"/>
        </w:numPr>
        <w:rPr>
          <w:rFonts w:cs="Arial"/>
        </w:rPr>
      </w:pPr>
      <w:r w:rsidRPr="004342C6">
        <w:rPr>
          <w:rFonts w:cs="Arial"/>
        </w:rPr>
        <w:t>The system displayed the name of specific HSN + ConnectorCare aid Categories on the Eligibility Results screen</w:t>
      </w:r>
      <w:r w:rsidR="00FC539D">
        <w:rPr>
          <w:rFonts w:cs="Arial"/>
        </w:rPr>
        <w:t>.</w:t>
      </w:r>
    </w:p>
    <w:p w14:paraId="1BABD5EB" w14:textId="77777777" w:rsidR="00685D5E" w:rsidRPr="004342C6" w:rsidRDefault="00685D5E" w:rsidP="00685D5E">
      <w:pPr>
        <w:pStyle w:val="ListParagraph"/>
        <w:ind w:left="1530"/>
        <w:rPr>
          <w:rFonts w:cs="Arial"/>
        </w:rPr>
      </w:pPr>
    </w:p>
    <w:p w14:paraId="47CF2877" w14:textId="0A445FB5" w:rsidR="009D3B72" w:rsidRPr="004342C6" w:rsidRDefault="009D3B72" w:rsidP="00073C4A">
      <w:pPr>
        <w:pStyle w:val="Heading3"/>
        <w:numPr>
          <w:ilvl w:val="3"/>
          <w:numId w:val="13"/>
        </w:numPr>
        <w:tabs>
          <w:tab w:val="left" w:pos="1890"/>
        </w:tabs>
        <w:rPr>
          <w:rFonts w:ascii="Arial" w:hAnsi="Arial" w:cs="Arial"/>
        </w:rPr>
      </w:pPr>
      <w:bookmarkStart w:id="834" w:name="_Toc94634854"/>
      <w:r w:rsidRPr="004342C6">
        <w:rPr>
          <w:rFonts w:ascii="Arial" w:hAnsi="Arial" w:cs="Arial"/>
        </w:rPr>
        <w:t>Alternate Flow-2</w:t>
      </w:r>
      <w:bookmarkEnd w:id="834"/>
    </w:p>
    <w:p w14:paraId="4D2C818B" w14:textId="5CCB6FCD" w:rsidR="00685D5E" w:rsidRPr="004342C6" w:rsidRDefault="00685D5E" w:rsidP="00320B54">
      <w:pPr>
        <w:pStyle w:val="ListParagraph"/>
        <w:numPr>
          <w:ilvl w:val="0"/>
          <w:numId w:val="274"/>
        </w:numPr>
        <w:rPr>
          <w:rFonts w:cs="Arial"/>
        </w:rPr>
      </w:pPr>
      <w:r w:rsidRPr="004342C6">
        <w:rPr>
          <w:rFonts w:cs="Arial"/>
        </w:rPr>
        <w:t xml:space="preserve">An Individual in an application is currently in </w:t>
      </w:r>
      <w:r w:rsidR="00FC539D">
        <w:rPr>
          <w:rFonts w:cs="Arial"/>
        </w:rPr>
        <w:t xml:space="preserve">the </w:t>
      </w:r>
      <w:r w:rsidRPr="004342C6">
        <w:rPr>
          <w:rFonts w:cs="Arial"/>
        </w:rPr>
        <w:t>HSN dental</w:t>
      </w:r>
      <w:r w:rsidR="00FC539D">
        <w:rPr>
          <w:rFonts w:cs="Arial"/>
        </w:rPr>
        <w:t>-</w:t>
      </w:r>
      <w:r w:rsidRPr="004342C6">
        <w:rPr>
          <w:rFonts w:cs="Arial"/>
        </w:rPr>
        <w:t>only aid category Z3</w:t>
      </w:r>
      <w:r w:rsidR="00FC539D">
        <w:rPr>
          <w:rFonts w:cs="Arial"/>
        </w:rPr>
        <w:t>,</w:t>
      </w:r>
      <w:r w:rsidRPr="004342C6">
        <w:rPr>
          <w:rFonts w:cs="Arial"/>
        </w:rPr>
        <w:t xml:space="preserve"> and the system identifies the applications for redetermination.</w:t>
      </w:r>
    </w:p>
    <w:p w14:paraId="3F729992" w14:textId="77777777" w:rsidR="00685D5E" w:rsidRPr="004342C6" w:rsidRDefault="00685D5E" w:rsidP="00320B54">
      <w:pPr>
        <w:pStyle w:val="ListParagraph"/>
        <w:numPr>
          <w:ilvl w:val="0"/>
          <w:numId w:val="274"/>
        </w:numPr>
        <w:rPr>
          <w:rFonts w:cs="Arial"/>
        </w:rPr>
      </w:pPr>
      <w:r w:rsidRPr="004342C6">
        <w:rPr>
          <w:rFonts w:cs="Arial"/>
        </w:rPr>
        <w:t>The system determines that the individual otherwise qualifies for HSN aid Category 1X.</w:t>
      </w:r>
    </w:p>
    <w:p w14:paraId="5DC77D38" w14:textId="1539930F" w:rsidR="009D3B72" w:rsidRPr="004342C6" w:rsidRDefault="00685D5E" w:rsidP="00320B54">
      <w:pPr>
        <w:pStyle w:val="ListParagraph"/>
        <w:numPr>
          <w:ilvl w:val="0"/>
          <w:numId w:val="274"/>
        </w:numPr>
        <w:rPr>
          <w:rFonts w:cs="Arial"/>
        </w:rPr>
      </w:pPr>
      <w:r w:rsidRPr="004342C6">
        <w:rPr>
          <w:rFonts w:cs="Arial"/>
        </w:rPr>
        <w:t>The system shall continue with HSN dental</w:t>
      </w:r>
      <w:r w:rsidR="00FC539D">
        <w:rPr>
          <w:rFonts w:cs="Arial"/>
        </w:rPr>
        <w:t>-</w:t>
      </w:r>
      <w:r w:rsidRPr="004342C6">
        <w:rPr>
          <w:rFonts w:cs="Arial"/>
        </w:rPr>
        <w:t>only Aid category Z3 to the individual, provided no other information has been changed, which would otherwise result in a different aid category benefit for the individual</w:t>
      </w:r>
      <w:r w:rsidR="009D3B72" w:rsidRPr="004342C6">
        <w:rPr>
          <w:rFonts w:cs="Arial"/>
        </w:rPr>
        <w:t>.</w:t>
      </w:r>
    </w:p>
    <w:p w14:paraId="3B773BBD" w14:textId="01F5472F" w:rsidR="00685D5E" w:rsidRPr="004342C6" w:rsidRDefault="00685D5E" w:rsidP="00320B54">
      <w:pPr>
        <w:pStyle w:val="ListParagraph"/>
        <w:numPr>
          <w:ilvl w:val="0"/>
          <w:numId w:val="274"/>
        </w:numPr>
        <w:rPr>
          <w:rFonts w:cs="Arial"/>
        </w:rPr>
      </w:pPr>
      <w:r w:rsidRPr="004342C6">
        <w:rPr>
          <w:rFonts w:cs="Arial"/>
        </w:rPr>
        <w:t>The system displayed the name of specific HSN + ConnectorCare aid Categories on the Eligibility Results screen</w:t>
      </w:r>
      <w:r w:rsidR="00FC539D">
        <w:rPr>
          <w:rFonts w:cs="Arial"/>
        </w:rPr>
        <w:t>.</w:t>
      </w:r>
    </w:p>
    <w:p w14:paraId="1143BF1E" w14:textId="77777777" w:rsidR="00685D5E" w:rsidRPr="004342C6" w:rsidRDefault="00685D5E" w:rsidP="00685D5E">
      <w:pPr>
        <w:pStyle w:val="ListParagraph"/>
        <w:ind w:left="1530"/>
        <w:rPr>
          <w:rFonts w:cs="Arial"/>
        </w:rPr>
      </w:pPr>
    </w:p>
    <w:p w14:paraId="491BA77B" w14:textId="77777777" w:rsidR="009D3B72" w:rsidRPr="004342C6" w:rsidRDefault="009D3B72" w:rsidP="00073C4A">
      <w:pPr>
        <w:pStyle w:val="Heading3"/>
        <w:numPr>
          <w:ilvl w:val="3"/>
          <w:numId w:val="13"/>
        </w:numPr>
        <w:tabs>
          <w:tab w:val="left" w:pos="1890"/>
        </w:tabs>
        <w:rPr>
          <w:rFonts w:ascii="Arial" w:hAnsi="Arial" w:cs="Arial"/>
        </w:rPr>
      </w:pPr>
      <w:bookmarkStart w:id="835" w:name="_Toc94634855"/>
      <w:r w:rsidRPr="004342C6">
        <w:rPr>
          <w:rFonts w:ascii="Arial" w:hAnsi="Arial" w:cs="Arial"/>
        </w:rPr>
        <w:t>Alternate Flow-3</w:t>
      </w:r>
      <w:bookmarkEnd w:id="835"/>
    </w:p>
    <w:p w14:paraId="326DBCED" w14:textId="01C9A071" w:rsidR="00685D5E" w:rsidRPr="004342C6" w:rsidRDefault="00685D5E" w:rsidP="00320B54">
      <w:pPr>
        <w:pStyle w:val="ListParagraph"/>
        <w:numPr>
          <w:ilvl w:val="0"/>
          <w:numId w:val="275"/>
        </w:numPr>
        <w:rPr>
          <w:rFonts w:cs="Arial"/>
        </w:rPr>
      </w:pPr>
      <w:r w:rsidRPr="004342C6">
        <w:rPr>
          <w:rFonts w:cs="Arial"/>
        </w:rPr>
        <w:t>An Individual in an application is currently in HSN partial dental</w:t>
      </w:r>
      <w:r w:rsidR="00FC539D">
        <w:rPr>
          <w:rFonts w:cs="Arial"/>
        </w:rPr>
        <w:t>-</w:t>
      </w:r>
      <w:r w:rsidRPr="004342C6">
        <w:rPr>
          <w:rFonts w:cs="Arial"/>
        </w:rPr>
        <w:t>only aid category Z4</w:t>
      </w:r>
      <w:r w:rsidR="00FC539D">
        <w:rPr>
          <w:rFonts w:cs="Arial"/>
        </w:rPr>
        <w:t>,</w:t>
      </w:r>
      <w:r w:rsidRPr="004342C6">
        <w:rPr>
          <w:rFonts w:cs="Arial"/>
        </w:rPr>
        <w:t xml:space="preserve"> and the system identifies the applications for redetermination.</w:t>
      </w:r>
    </w:p>
    <w:p w14:paraId="36F5AF68" w14:textId="77777777" w:rsidR="00685D5E" w:rsidRPr="004342C6" w:rsidRDefault="00685D5E" w:rsidP="00320B54">
      <w:pPr>
        <w:pStyle w:val="ListParagraph"/>
        <w:numPr>
          <w:ilvl w:val="0"/>
          <w:numId w:val="275"/>
        </w:numPr>
        <w:rPr>
          <w:rFonts w:cs="Arial"/>
        </w:rPr>
      </w:pPr>
      <w:r w:rsidRPr="004342C6">
        <w:rPr>
          <w:rFonts w:cs="Arial"/>
        </w:rPr>
        <w:t>The system determines that the individual otherwise qualifies for HSN aid Category 1Y.</w:t>
      </w:r>
    </w:p>
    <w:p w14:paraId="0A57046C" w14:textId="7D3575A6" w:rsidR="00685D5E" w:rsidRPr="004342C6" w:rsidRDefault="00685D5E" w:rsidP="00320B54">
      <w:pPr>
        <w:pStyle w:val="ListParagraph"/>
        <w:numPr>
          <w:ilvl w:val="0"/>
          <w:numId w:val="275"/>
        </w:numPr>
        <w:rPr>
          <w:rFonts w:cs="Arial"/>
        </w:rPr>
      </w:pPr>
      <w:r w:rsidRPr="004342C6">
        <w:rPr>
          <w:rFonts w:cs="Arial"/>
        </w:rPr>
        <w:t>The system shall continue with HSN partial dental Aid category Z4 to the individual, provided no other information has been changed, which would otherwise result in a different aid category benefit for the individual.</w:t>
      </w:r>
    </w:p>
    <w:p w14:paraId="06EF4962" w14:textId="24DEF39E" w:rsidR="00685D5E" w:rsidRPr="004342C6" w:rsidRDefault="00685D5E" w:rsidP="00320B54">
      <w:pPr>
        <w:pStyle w:val="ListParagraph"/>
        <w:numPr>
          <w:ilvl w:val="0"/>
          <w:numId w:val="275"/>
        </w:numPr>
        <w:rPr>
          <w:rFonts w:cs="Arial"/>
        </w:rPr>
      </w:pPr>
      <w:r w:rsidRPr="004342C6">
        <w:rPr>
          <w:rFonts w:cs="Arial"/>
        </w:rPr>
        <w:t>The system displayed the name of specific HSN + ConnectorCare aid Categories on the Eligibility Results screen</w:t>
      </w:r>
    </w:p>
    <w:p w14:paraId="60DBE245" w14:textId="5DF6F0A9" w:rsidR="009D3B72" w:rsidRPr="004342C6" w:rsidRDefault="009D3B72" w:rsidP="00685D5E">
      <w:pPr>
        <w:pStyle w:val="ListParagraph"/>
        <w:ind w:left="1890"/>
        <w:rPr>
          <w:rFonts w:cs="Arial"/>
        </w:rPr>
      </w:pPr>
    </w:p>
    <w:p w14:paraId="6E844F19" w14:textId="5339027C" w:rsidR="009D3B72" w:rsidRPr="004342C6" w:rsidRDefault="009D3B72" w:rsidP="00073C4A">
      <w:pPr>
        <w:pStyle w:val="Heading3"/>
        <w:numPr>
          <w:ilvl w:val="3"/>
          <w:numId w:val="13"/>
        </w:numPr>
        <w:tabs>
          <w:tab w:val="left" w:pos="1890"/>
        </w:tabs>
        <w:rPr>
          <w:rFonts w:ascii="Arial" w:hAnsi="Arial" w:cs="Arial"/>
        </w:rPr>
      </w:pPr>
      <w:bookmarkStart w:id="836" w:name="_Toc94634856"/>
      <w:r w:rsidRPr="004342C6">
        <w:rPr>
          <w:rFonts w:ascii="Arial" w:hAnsi="Arial" w:cs="Arial"/>
        </w:rPr>
        <w:t>Alternate Flow-4</w:t>
      </w:r>
      <w:bookmarkEnd w:id="836"/>
    </w:p>
    <w:p w14:paraId="52A01F3C" w14:textId="29F93E57" w:rsidR="00685D5E" w:rsidRPr="004342C6" w:rsidRDefault="00685D5E" w:rsidP="00320B54">
      <w:pPr>
        <w:pStyle w:val="ListParagraph"/>
        <w:numPr>
          <w:ilvl w:val="0"/>
          <w:numId w:val="276"/>
        </w:numPr>
        <w:rPr>
          <w:rFonts w:cs="Arial"/>
        </w:rPr>
      </w:pPr>
      <w:r w:rsidRPr="004342C6">
        <w:rPr>
          <w:rFonts w:cs="Arial"/>
        </w:rPr>
        <w:lastRenderedPageBreak/>
        <w:t xml:space="preserve">An Individual in an application is currently in </w:t>
      </w:r>
      <w:r w:rsidR="00FC539D">
        <w:rPr>
          <w:rFonts w:cs="Arial"/>
        </w:rPr>
        <w:t xml:space="preserve">the </w:t>
      </w:r>
      <w:r w:rsidRPr="004342C6">
        <w:rPr>
          <w:rFonts w:cs="Arial"/>
        </w:rPr>
        <w:t>HSN dental</w:t>
      </w:r>
      <w:r w:rsidR="00FC539D">
        <w:rPr>
          <w:rFonts w:cs="Arial"/>
        </w:rPr>
        <w:t>-</w:t>
      </w:r>
      <w:r w:rsidRPr="004342C6">
        <w:rPr>
          <w:rFonts w:cs="Arial"/>
        </w:rPr>
        <w:t>only aid category Z3</w:t>
      </w:r>
      <w:r w:rsidR="00FC539D">
        <w:rPr>
          <w:rFonts w:cs="Arial"/>
        </w:rPr>
        <w:t>,</w:t>
      </w:r>
      <w:r w:rsidRPr="004342C6">
        <w:rPr>
          <w:rFonts w:cs="Arial"/>
        </w:rPr>
        <w:t xml:space="preserve"> and the system identifies the applications for redetermination.</w:t>
      </w:r>
    </w:p>
    <w:p w14:paraId="63DB1EC1" w14:textId="77777777" w:rsidR="00685D5E" w:rsidRPr="004342C6" w:rsidRDefault="00685D5E" w:rsidP="00320B54">
      <w:pPr>
        <w:pStyle w:val="ListParagraph"/>
        <w:numPr>
          <w:ilvl w:val="0"/>
          <w:numId w:val="276"/>
        </w:numPr>
        <w:rPr>
          <w:rFonts w:cs="Arial"/>
        </w:rPr>
      </w:pPr>
      <w:r w:rsidRPr="004342C6">
        <w:rPr>
          <w:rFonts w:cs="Arial"/>
        </w:rPr>
        <w:t>The system determines that the individual otherwise qualifies for HSN aid Category 1Y.</w:t>
      </w:r>
    </w:p>
    <w:p w14:paraId="6837C9C6" w14:textId="5C9A63F3" w:rsidR="00685D5E" w:rsidRPr="004342C6" w:rsidRDefault="00685D5E" w:rsidP="00320B54">
      <w:pPr>
        <w:pStyle w:val="ListParagraph"/>
        <w:numPr>
          <w:ilvl w:val="0"/>
          <w:numId w:val="276"/>
        </w:numPr>
        <w:rPr>
          <w:rFonts w:cs="Arial"/>
        </w:rPr>
      </w:pPr>
      <w:r w:rsidRPr="004342C6">
        <w:rPr>
          <w:rFonts w:cs="Arial"/>
        </w:rPr>
        <w:t>The system shall Provide HSN partial dental</w:t>
      </w:r>
      <w:r w:rsidR="00FC539D">
        <w:rPr>
          <w:rFonts w:cs="Arial"/>
        </w:rPr>
        <w:t>-</w:t>
      </w:r>
      <w:r w:rsidRPr="004342C6">
        <w:rPr>
          <w:rFonts w:cs="Arial"/>
        </w:rPr>
        <w:t>only Aid category Z4 to the individual.</w:t>
      </w:r>
    </w:p>
    <w:p w14:paraId="4746A477" w14:textId="59D95A02" w:rsidR="00685D5E" w:rsidRPr="004342C6" w:rsidRDefault="00685D5E" w:rsidP="00320B54">
      <w:pPr>
        <w:pStyle w:val="ListParagraph"/>
        <w:numPr>
          <w:ilvl w:val="0"/>
          <w:numId w:val="276"/>
        </w:numPr>
        <w:rPr>
          <w:rFonts w:cs="Arial"/>
        </w:rPr>
      </w:pPr>
      <w:r w:rsidRPr="004342C6">
        <w:rPr>
          <w:rFonts w:cs="Arial"/>
        </w:rPr>
        <w:t>The system displayed the name of specific HSN + ConnectorCare aid Categories on the Eligibility Results screen</w:t>
      </w:r>
      <w:r w:rsidR="00FC539D">
        <w:rPr>
          <w:rFonts w:cs="Arial"/>
        </w:rPr>
        <w:t>.</w:t>
      </w:r>
    </w:p>
    <w:p w14:paraId="37EE904A" w14:textId="4524D8B1" w:rsidR="009D3B72" w:rsidRPr="004342C6" w:rsidRDefault="009D3B72" w:rsidP="00685D5E">
      <w:pPr>
        <w:pStyle w:val="ListParagraph"/>
        <w:ind w:left="1530"/>
        <w:rPr>
          <w:rFonts w:cs="Arial"/>
        </w:rPr>
      </w:pPr>
    </w:p>
    <w:p w14:paraId="7719A255" w14:textId="22110273" w:rsidR="00685D5E" w:rsidRPr="004342C6" w:rsidRDefault="00685D5E" w:rsidP="00073C4A">
      <w:pPr>
        <w:pStyle w:val="Heading3"/>
        <w:numPr>
          <w:ilvl w:val="3"/>
          <w:numId w:val="13"/>
        </w:numPr>
        <w:tabs>
          <w:tab w:val="left" w:pos="1890"/>
        </w:tabs>
        <w:rPr>
          <w:rFonts w:ascii="Arial" w:hAnsi="Arial" w:cs="Arial"/>
        </w:rPr>
      </w:pPr>
      <w:bookmarkStart w:id="837" w:name="_Toc94634857"/>
      <w:r w:rsidRPr="004342C6">
        <w:rPr>
          <w:rFonts w:ascii="Arial" w:hAnsi="Arial" w:cs="Arial"/>
        </w:rPr>
        <w:t>Alternate Flow-5</w:t>
      </w:r>
      <w:bookmarkEnd w:id="837"/>
    </w:p>
    <w:p w14:paraId="4DC5B81E" w14:textId="0B5AD110" w:rsidR="00685D5E" w:rsidRPr="004342C6" w:rsidRDefault="00685D5E" w:rsidP="00320B54">
      <w:pPr>
        <w:pStyle w:val="ListParagraph"/>
        <w:numPr>
          <w:ilvl w:val="0"/>
          <w:numId w:val="277"/>
        </w:numPr>
        <w:rPr>
          <w:rFonts w:cs="Arial"/>
        </w:rPr>
      </w:pPr>
      <w:r w:rsidRPr="004342C6">
        <w:rPr>
          <w:rFonts w:cs="Arial"/>
        </w:rPr>
        <w:t>An Individual in an application is currently in HSN partial dental</w:t>
      </w:r>
      <w:r w:rsidR="00FC539D">
        <w:rPr>
          <w:rFonts w:cs="Arial"/>
        </w:rPr>
        <w:t>-</w:t>
      </w:r>
      <w:r w:rsidRPr="004342C6">
        <w:rPr>
          <w:rFonts w:cs="Arial"/>
        </w:rPr>
        <w:t>only aid category Z4</w:t>
      </w:r>
      <w:r w:rsidR="00FC539D">
        <w:rPr>
          <w:rFonts w:cs="Arial"/>
        </w:rPr>
        <w:t>,</w:t>
      </w:r>
      <w:r w:rsidRPr="004342C6">
        <w:rPr>
          <w:rFonts w:cs="Arial"/>
        </w:rPr>
        <w:t xml:space="preserve"> and the system identifies the applications for redetermination.</w:t>
      </w:r>
    </w:p>
    <w:p w14:paraId="3535323D" w14:textId="77777777" w:rsidR="00685D5E" w:rsidRPr="004342C6" w:rsidRDefault="00685D5E" w:rsidP="00320B54">
      <w:pPr>
        <w:pStyle w:val="ListParagraph"/>
        <w:numPr>
          <w:ilvl w:val="0"/>
          <w:numId w:val="277"/>
        </w:numPr>
        <w:rPr>
          <w:rFonts w:cs="Arial"/>
        </w:rPr>
      </w:pPr>
      <w:r w:rsidRPr="004342C6">
        <w:rPr>
          <w:rFonts w:cs="Arial"/>
        </w:rPr>
        <w:t>The system determines that the individual otherwise qualifies for HSN aid Category 1X.</w:t>
      </w:r>
    </w:p>
    <w:p w14:paraId="49B47CF0" w14:textId="13B6ED1E" w:rsidR="00685D5E" w:rsidRPr="004342C6" w:rsidRDefault="00685D5E" w:rsidP="00320B54">
      <w:pPr>
        <w:pStyle w:val="ListParagraph"/>
        <w:numPr>
          <w:ilvl w:val="0"/>
          <w:numId w:val="277"/>
        </w:numPr>
        <w:rPr>
          <w:rFonts w:cs="Arial"/>
        </w:rPr>
      </w:pPr>
      <w:r w:rsidRPr="004342C6">
        <w:rPr>
          <w:rFonts w:cs="Arial"/>
        </w:rPr>
        <w:t>The system shall continue with HSN dental</w:t>
      </w:r>
      <w:r w:rsidR="00FC539D">
        <w:rPr>
          <w:rFonts w:cs="Arial"/>
        </w:rPr>
        <w:t>-</w:t>
      </w:r>
      <w:r w:rsidRPr="004342C6">
        <w:rPr>
          <w:rFonts w:cs="Arial"/>
        </w:rPr>
        <w:t>only Aid category Z3 to the individual.</w:t>
      </w:r>
    </w:p>
    <w:p w14:paraId="19619A74" w14:textId="339ED944" w:rsidR="00685D5E" w:rsidRPr="004342C6" w:rsidRDefault="00685D5E" w:rsidP="00320B54">
      <w:pPr>
        <w:pStyle w:val="ListParagraph"/>
        <w:numPr>
          <w:ilvl w:val="0"/>
          <w:numId w:val="277"/>
        </w:numPr>
        <w:rPr>
          <w:rFonts w:cs="Arial"/>
        </w:rPr>
      </w:pPr>
      <w:r w:rsidRPr="004342C6">
        <w:rPr>
          <w:rFonts w:cs="Arial"/>
        </w:rPr>
        <w:t>The system displayed the name of specific HSN + ConnectorCare aid Categories on the Eligibility Results screen.</w:t>
      </w:r>
    </w:p>
    <w:p w14:paraId="544D8ADE" w14:textId="0788779E" w:rsidR="00685D5E" w:rsidRPr="004342C6" w:rsidRDefault="00685D5E" w:rsidP="00685D5E">
      <w:pPr>
        <w:pStyle w:val="ListParagraph"/>
        <w:ind w:left="1530"/>
        <w:rPr>
          <w:rFonts w:cs="Arial"/>
        </w:rPr>
      </w:pPr>
    </w:p>
    <w:p w14:paraId="7B956551" w14:textId="77777777" w:rsidR="009D3B72" w:rsidRPr="004342C6" w:rsidRDefault="009D3B72" w:rsidP="009D3B72">
      <w:pPr>
        <w:pStyle w:val="Heading3"/>
        <w:numPr>
          <w:ilvl w:val="2"/>
          <w:numId w:val="13"/>
        </w:numPr>
        <w:rPr>
          <w:rFonts w:ascii="Arial" w:hAnsi="Arial" w:cs="Arial"/>
        </w:rPr>
      </w:pPr>
      <w:bookmarkStart w:id="838" w:name="_Toc94634858"/>
      <w:r w:rsidRPr="004342C6">
        <w:rPr>
          <w:rFonts w:ascii="Arial" w:hAnsi="Arial" w:cs="Arial"/>
        </w:rPr>
        <w:t>User Pages and Input</w:t>
      </w:r>
      <w:bookmarkEnd w:id="838"/>
    </w:p>
    <w:p w14:paraId="2D5CBC6D" w14:textId="77777777" w:rsidR="009D3B72" w:rsidRPr="004342C6" w:rsidRDefault="009D3B72" w:rsidP="009D3B7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9B57FEE" w14:textId="77777777" w:rsidR="009D3B72" w:rsidRPr="004342C6" w:rsidRDefault="009D3B72" w:rsidP="009D3B72">
      <w:pPr>
        <w:pStyle w:val="Heading3"/>
        <w:numPr>
          <w:ilvl w:val="2"/>
          <w:numId w:val="13"/>
        </w:numPr>
        <w:rPr>
          <w:rFonts w:ascii="Arial" w:hAnsi="Arial" w:cs="Arial"/>
        </w:rPr>
      </w:pPr>
      <w:bookmarkStart w:id="839" w:name="_Toc94634859"/>
      <w:r w:rsidRPr="004342C6">
        <w:rPr>
          <w:rFonts w:ascii="Arial" w:hAnsi="Arial" w:cs="Arial"/>
        </w:rPr>
        <w:t>Functional Requirement(s)</w:t>
      </w:r>
      <w:bookmarkEnd w:id="839"/>
    </w:p>
    <w:p w14:paraId="22F9C19A" w14:textId="5D1E50E1" w:rsidR="009D3B72" w:rsidRPr="004342C6" w:rsidRDefault="009D3B72" w:rsidP="00FC539D">
      <w:pPr>
        <w:pStyle w:val="Caption"/>
        <w:keepNext/>
        <w:jc w:val="center"/>
        <w:rPr>
          <w:rFonts w:cs="Arial"/>
        </w:rPr>
      </w:pPr>
      <w:bookmarkStart w:id="840" w:name="_Toc94635030"/>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34</w:t>
      </w:r>
      <w:r w:rsidRPr="004342C6">
        <w:rPr>
          <w:rFonts w:cs="Arial"/>
          <w:noProof/>
        </w:rPr>
        <w:fldChar w:fldCharType="end"/>
      </w:r>
      <w:r w:rsidRPr="004342C6">
        <w:rPr>
          <w:rFonts w:cs="Arial"/>
        </w:rPr>
        <w:t>. Functional Requirements – UC.</w:t>
      </w:r>
      <w:r w:rsidR="002B0E81" w:rsidRPr="004342C6">
        <w:rPr>
          <w:rFonts w:cs="Arial"/>
        </w:rPr>
        <w:t>30</w:t>
      </w:r>
      <w:bookmarkEnd w:id="840"/>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9D3B72" w:rsidRPr="004342C6" w14:paraId="15DA9F47" w14:textId="77777777" w:rsidTr="7002B805">
        <w:trPr>
          <w:trHeight w:val="300"/>
          <w:tblHeader/>
        </w:trPr>
        <w:tc>
          <w:tcPr>
            <w:tcW w:w="2247" w:type="dxa"/>
            <w:shd w:val="clear" w:color="auto" w:fill="4C8B3F" w:themeFill="background2"/>
            <w:vAlign w:val="center"/>
            <w:hideMark/>
          </w:tcPr>
          <w:p w14:paraId="6284F940" w14:textId="77777777" w:rsidR="009D3B72" w:rsidRPr="004342C6" w:rsidRDefault="009D3B72" w:rsidP="004B21E4">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225AF0F5" w14:textId="77777777" w:rsidR="009D3B72" w:rsidRPr="004342C6" w:rsidRDefault="009D3B72" w:rsidP="004B21E4">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9D3B72" w:rsidRPr="004342C6" w14:paraId="290CA19B" w14:textId="77777777" w:rsidTr="7002B805">
        <w:trPr>
          <w:trHeight w:val="314"/>
        </w:trPr>
        <w:tc>
          <w:tcPr>
            <w:tcW w:w="2247" w:type="dxa"/>
            <w:shd w:val="clear" w:color="auto" w:fill="FFFFFF" w:themeFill="background1"/>
          </w:tcPr>
          <w:p w14:paraId="7F1D2A13" w14:textId="666899D1" w:rsidR="009D3B72" w:rsidRPr="004342C6" w:rsidRDefault="009D3B72" w:rsidP="009D3B72">
            <w:pPr>
              <w:contextualSpacing w:val="0"/>
              <w:jc w:val="center"/>
              <w:rPr>
                <w:rFonts w:eastAsia="Times New Roman" w:cs="Arial"/>
                <w:color w:val="000000"/>
              </w:rPr>
            </w:pPr>
            <w:r w:rsidRPr="004342C6">
              <w:rPr>
                <w:rFonts w:cs="Arial"/>
              </w:rPr>
              <w:t>HSN.FR.0</w:t>
            </w:r>
            <w:r w:rsidR="00685D5E" w:rsidRPr="004342C6">
              <w:rPr>
                <w:rFonts w:cs="Arial"/>
              </w:rPr>
              <w:t>4</w:t>
            </w:r>
            <w:r w:rsidRPr="004342C6">
              <w:rPr>
                <w:rFonts w:cs="Arial"/>
                <w:strike/>
              </w:rPr>
              <w:t>3</w:t>
            </w:r>
            <w:r w:rsidRPr="004342C6">
              <w:rPr>
                <w:rFonts w:cs="Arial"/>
              </w:rPr>
              <w:t>.01</w:t>
            </w:r>
          </w:p>
        </w:tc>
        <w:tc>
          <w:tcPr>
            <w:tcW w:w="7028" w:type="dxa"/>
            <w:shd w:val="clear" w:color="auto" w:fill="FFFFFF" w:themeFill="background1"/>
          </w:tcPr>
          <w:p w14:paraId="5BC6B092" w14:textId="77777777" w:rsidR="009D3B72" w:rsidRPr="004342C6" w:rsidRDefault="009D3B72" w:rsidP="009D3B72">
            <w:pPr>
              <w:rPr>
                <w:rFonts w:cs="Arial"/>
              </w:rPr>
            </w:pPr>
            <w:r w:rsidRPr="004342C6">
              <w:rPr>
                <w:rFonts w:cs="Arial"/>
              </w:rPr>
              <w:t>The system identifies all the applications for program determination that satisfies either of the below criteria.</w:t>
            </w:r>
          </w:p>
          <w:p w14:paraId="7070CA92" w14:textId="1B0F138E" w:rsidR="009D3B72" w:rsidRPr="004342C6" w:rsidRDefault="009D3B72" w:rsidP="00F725DA">
            <w:pPr>
              <w:pStyle w:val="ListParagraph"/>
              <w:numPr>
                <w:ilvl w:val="0"/>
                <w:numId w:val="106"/>
              </w:numPr>
              <w:rPr>
                <w:rFonts w:cs="Arial"/>
              </w:rPr>
            </w:pPr>
            <w:r w:rsidRPr="004342C6">
              <w:rPr>
                <w:rFonts w:cs="Arial"/>
              </w:rPr>
              <w:t xml:space="preserve"> </w:t>
            </w:r>
            <w:r w:rsidR="00FC539D">
              <w:rPr>
                <w:rFonts w:cs="Arial"/>
              </w:rPr>
              <w:t>The c</w:t>
            </w:r>
            <w:r w:rsidRPr="004342C6">
              <w:rPr>
                <w:rFonts w:cs="Arial"/>
              </w:rPr>
              <w:t>urrent eligibility benefit is HSN + ConnectorCare Aid category 1X or 1Y</w:t>
            </w:r>
            <w:r w:rsidR="00FC539D">
              <w:rPr>
                <w:rFonts w:cs="Arial"/>
              </w:rPr>
              <w:t>,</w:t>
            </w:r>
            <w:r w:rsidRPr="004342C6">
              <w:rPr>
                <w:rFonts w:cs="Arial"/>
              </w:rPr>
              <w:t xml:space="preserve"> and </w:t>
            </w:r>
            <w:r w:rsidR="00FC539D">
              <w:rPr>
                <w:rFonts w:cs="Arial"/>
              </w:rPr>
              <w:t xml:space="preserve">the </w:t>
            </w:r>
            <w:r w:rsidRPr="004342C6">
              <w:rPr>
                <w:rFonts w:cs="Arial"/>
              </w:rPr>
              <w:t>batch job run date is greater than HSN + ConnectorCare time clock expiration date.</w:t>
            </w:r>
          </w:p>
          <w:p w14:paraId="321834B5" w14:textId="77777777" w:rsidR="009D3B72" w:rsidRPr="004342C6" w:rsidRDefault="009D3B72" w:rsidP="009D3B72">
            <w:pPr>
              <w:pStyle w:val="ListParagraph"/>
              <w:rPr>
                <w:rFonts w:cs="Arial"/>
              </w:rPr>
            </w:pPr>
            <w:r w:rsidRPr="004342C6">
              <w:rPr>
                <w:rFonts w:cs="Arial"/>
              </w:rPr>
              <w:t xml:space="preserve"> OR</w:t>
            </w:r>
          </w:p>
          <w:p w14:paraId="7697650D" w14:textId="2F214E79" w:rsidR="009D3B72" w:rsidRPr="004342C6" w:rsidRDefault="00FC539D" w:rsidP="00F725DA">
            <w:pPr>
              <w:pStyle w:val="ListParagraph"/>
              <w:numPr>
                <w:ilvl w:val="0"/>
                <w:numId w:val="106"/>
              </w:numPr>
              <w:rPr>
                <w:rFonts w:cs="Arial"/>
              </w:rPr>
            </w:pPr>
            <w:r>
              <w:rPr>
                <w:rFonts w:cs="Arial"/>
              </w:rPr>
              <w:t>The c</w:t>
            </w:r>
            <w:r w:rsidR="009D3B72" w:rsidRPr="004342C6">
              <w:rPr>
                <w:rFonts w:cs="Arial"/>
              </w:rPr>
              <w:t>urrent eligibility benefit is HSN + ConnectorCare Aid category 1X or 1Y</w:t>
            </w:r>
            <w:r>
              <w:rPr>
                <w:rFonts w:cs="Arial"/>
              </w:rPr>
              <w:t>,</w:t>
            </w:r>
            <w:r w:rsidR="009D3B72" w:rsidRPr="004342C6">
              <w:rPr>
                <w:rFonts w:cs="Arial"/>
              </w:rPr>
              <w:t xml:space="preserve"> and </w:t>
            </w:r>
            <w:r>
              <w:rPr>
                <w:rFonts w:cs="Arial"/>
              </w:rPr>
              <w:t xml:space="preserve">the </w:t>
            </w:r>
            <w:r w:rsidR="009D3B72" w:rsidRPr="004342C6">
              <w:rPr>
                <w:rFonts w:cs="Arial"/>
              </w:rPr>
              <w:t xml:space="preserve">batch job run date is greater than </w:t>
            </w:r>
            <w:r>
              <w:rPr>
                <w:rFonts w:cs="Arial"/>
              </w:rPr>
              <w:t xml:space="preserve">the </w:t>
            </w:r>
            <w:r w:rsidR="009D3B72" w:rsidRPr="004342C6">
              <w:rPr>
                <w:rFonts w:cs="Arial"/>
              </w:rPr>
              <w:t>protection end date in case the benefit is provided via the override functionality.</w:t>
            </w:r>
          </w:p>
        </w:tc>
      </w:tr>
      <w:tr w:rsidR="00685D5E" w:rsidRPr="004342C6" w14:paraId="76762281" w14:textId="77777777" w:rsidTr="7002B805">
        <w:trPr>
          <w:trHeight w:val="314"/>
        </w:trPr>
        <w:tc>
          <w:tcPr>
            <w:tcW w:w="2247" w:type="dxa"/>
            <w:shd w:val="clear" w:color="auto" w:fill="FFFFFF" w:themeFill="background1"/>
          </w:tcPr>
          <w:p w14:paraId="64A070C7" w14:textId="0269C19E" w:rsidR="00685D5E" w:rsidRPr="004342C6" w:rsidRDefault="00685D5E" w:rsidP="00685D5E">
            <w:pPr>
              <w:contextualSpacing w:val="0"/>
              <w:jc w:val="center"/>
              <w:rPr>
                <w:rFonts w:eastAsia="Times New Roman" w:cs="Arial"/>
                <w:szCs w:val="24"/>
                <w:lang w:eastAsia="en-IN"/>
              </w:rPr>
            </w:pPr>
            <w:r w:rsidRPr="004342C6">
              <w:rPr>
                <w:rFonts w:cs="Arial"/>
              </w:rPr>
              <w:t>HSN.FR.05.01</w:t>
            </w:r>
          </w:p>
        </w:tc>
        <w:tc>
          <w:tcPr>
            <w:tcW w:w="7028" w:type="dxa"/>
            <w:shd w:val="clear" w:color="auto" w:fill="FFFFFF" w:themeFill="background1"/>
          </w:tcPr>
          <w:p w14:paraId="0023BF7F" w14:textId="46943D6A" w:rsidR="00685D5E" w:rsidRPr="004342C6" w:rsidRDefault="00685D5E" w:rsidP="00685D5E">
            <w:pPr>
              <w:rPr>
                <w:rFonts w:cs="Arial"/>
              </w:rPr>
            </w:pPr>
            <w:r w:rsidRPr="004342C6">
              <w:rPr>
                <w:rFonts w:cs="Arial"/>
              </w:rPr>
              <w:t xml:space="preserve">The system shall assign HSN aid category Z3 to an individual when HSN + ConnectorCare Time clock for </w:t>
            </w:r>
            <w:r w:rsidR="00FC539D">
              <w:rPr>
                <w:rFonts w:cs="Arial"/>
              </w:rPr>
              <w:t xml:space="preserve">the </w:t>
            </w:r>
            <w:r w:rsidRPr="004342C6">
              <w:rPr>
                <w:rFonts w:cs="Arial"/>
              </w:rPr>
              <w:t xml:space="preserve">1X Aid category associated </w:t>
            </w:r>
            <w:r w:rsidR="00FC539D">
              <w:rPr>
                <w:rFonts w:cs="Arial"/>
              </w:rPr>
              <w:t>with</w:t>
            </w:r>
            <w:r w:rsidRPr="004342C6">
              <w:rPr>
                <w:rFonts w:cs="Arial"/>
              </w:rPr>
              <w:t xml:space="preserve"> the individual expires</w:t>
            </w:r>
            <w:r w:rsidR="00FC539D">
              <w:rPr>
                <w:rFonts w:cs="Arial"/>
              </w:rPr>
              <w:t>,</w:t>
            </w:r>
            <w:r w:rsidRPr="004342C6">
              <w:rPr>
                <w:rFonts w:cs="Arial"/>
              </w:rPr>
              <w:t xml:space="preserve"> and the individual otherwise qualifies for 1X on program determination.</w:t>
            </w:r>
          </w:p>
        </w:tc>
      </w:tr>
      <w:tr w:rsidR="00685D5E" w:rsidRPr="004342C6" w14:paraId="3375AE62" w14:textId="77777777" w:rsidTr="7002B805">
        <w:trPr>
          <w:trHeight w:val="314"/>
        </w:trPr>
        <w:tc>
          <w:tcPr>
            <w:tcW w:w="2247" w:type="dxa"/>
            <w:shd w:val="clear" w:color="auto" w:fill="FFFFFF" w:themeFill="background1"/>
          </w:tcPr>
          <w:p w14:paraId="2D16B7FC" w14:textId="4494CAD0" w:rsidR="00685D5E" w:rsidRPr="004342C6" w:rsidRDefault="00685D5E" w:rsidP="00685D5E">
            <w:pPr>
              <w:contextualSpacing w:val="0"/>
              <w:jc w:val="center"/>
              <w:rPr>
                <w:rFonts w:cs="Arial"/>
              </w:rPr>
            </w:pPr>
            <w:r w:rsidRPr="004342C6">
              <w:rPr>
                <w:rFonts w:cs="Arial"/>
              </w:rPr>
              <w:t>HSN.FR.05.02</w:t>
            </w:r>
          </w:p>
        </w:tc>
        <w:tc>
          <w:tcPr>
            <w:tcW w:w="7028" w:type="dxa"/>
            <w:shd w:val="clear" w:color="auto" w:fill="FFFFFF" w:themeFill="background1"/>
          </w:tcPr>
          <w:p w14:paraId="5B9D0FD8" w14:textId="2672BF22" w:rsidR="00685D5E" w:rsidRPr="004342C6" w:rsidRDefault="00685D5E" w:rsidP="00685D5E">
            <w:pPr>
              <w:rPr>
                <w:rFonts w:cs="Arial"/>
              </w:rPr>
            </w:pPr>
            <w:r w:rsidRPr="004342C6">
              <w:rPr>
                <w:rFonts w:cs="Arial"/>
              </w:rPr>
              <w:t xml:space="preserve">The system shall assign HSN aid category Z4 to an individual when HSN + ConnectorCare Time clock for </w:t>
            </w:r>
            <w:r w:rsidR="00FC539D">
              <w:rPr>
                <w:rFonts w:cs="Arial"/>
              </w:rPr>
              <w:t xml:space="preserve">the </w:t>
            </w:r>
            <w:r w:rsidRPr="004342C6">
              <w:rPr>
                <w:rFonts w:cs="Arial"/>
              </w:rPr>
              <w:t xml:space="preserve">1Y Aid category associated </w:t>
            </w:r>
            <w:r w:rsidR="00FC539D">
              <w:rPr>
                <w:rFonts w:cs="Arial"/>
              </w:rPr>
              <w:t>with</w:t>
            </w:r>
            <w:r w:rsidRPr="004342C6">
              <w:rPr>
                <w:rFonts w:cs="Arial"/>
              </w:rPr>
              <w:t xml:space="preserve"> the individual expires</w:t>
            </w:r>
            <w:r w:rsidR="00FC539D">
              <w:rPr>
                <w:rFonts w:cs="Arial"/>
              </w:rPr>
              <w:t>,</w:t>
            </w:r>
            <w:r w:rsidRPr="004342C6">
              <w:rPr>
                <w:rFonts w:cs="Arial"/>
              </w:rPr>
              <w:t xml:space="preserve"> and the individual otherwise qualifies for 1Y on program determination.</w:t>
            </w:r>
          </w:p>
        </w:tc>
      </w:tr>
      <w:tr w:rsidR="00685D5E" w:rsidRPr="004342C6" w14:paraId="04747154" w14:textId="77777777" w:rsidTr="7002B805">
        <w:trPr>
          <w:trHeight w:val="314"/>
        </w:trPr>
        <w:tc>
          <w:tcPr>
            <w:tcW w:w="2247" w:type="dxa"/>
            <w:shd w:val="clear" w:color="auto" w:fill="FFFFFF" w:themeFill="background1"/>
          </w:tcPr>
          <w:p w14:paraId="44AFA212" w14:textId="421F8B31" w:rsidR="00685D5E" w:rsidRPr="004342C6" w:rsidRDefault="00685D5E" w:rsidP="00685D5E">
            <w:pPr>
              <w:contextualSpacing w:val="0"/>
              <w:jc w:val="center"/>
              <w:rPr>
                <w:rFonts w:eastAsia="Times New Roman" w:cs="Arial"/>
                <w:szCs w:val="24"/>
                <w:lang w:eastAsia="en-IN"/>
              </w:rPr>
            </w:pPr>
            <w:r w:rsidRPr="004342C6">
              <w:rPr>
                <w:rFonts w:cs="Arial"/>
              </w:rPr>
              <w:t>HSN.FR.05.03</w:t>
            </w:r>
          </w:p>
        </w:tc>
        <w:tc>
          <w:tcPr>
            <w:tcW w:w="7028" w:type="dxa"/>
            <w:shd w:val="clear" w:color="auto" w:fill="FFFFFF" w:themeFill="background1"/>
          </w:tcPr>
          <w:p w14:paraId="32A52475" w14:textId="0D05CBA1" w:rsidR="00685D5E" w:rsidRPr="004342C6" w:rsidRDefault="00685D5E" w:rsidP="00685D5E">
            <w:pPr>
              <w:rPr>
                <w:rFonts w:cs="Arial"/>
              </w:rPr>
            </w:pPr>
            <w:r w:rsidRPr="004342C6">
              <w:rPr>
                <w:rFonts w:cs="Arial"/>
              </w:rPr>
              <w:t xml:space="preserve">The system shall assign HSN aid category Z3 to an individual when the protection end date for </w:t>
            </w:r>
            <w:r w:rsidR="00FC539D">
              <w:rPr>
                <w:rFonts w:cs="Arial"/>
              </w:rPr>
              <w:t xml:space="preserve">the </w:t>
            </w:r>
            <w:r w:rsidRPr="004342C6">
              <w:rPr>
                <w:rFonts w:cs="Arial"/>
              </w:rPr>
              <w:t xml:space="preserve">1X Aid category associated </w:t>
            </w:r>
            <w:r w:rsidR="00FC539D">
              <w:rPr>
                <w:rFonts w:cs="Arial"/>
              </w:rPr>
              <w:t>with</w:t>
            </w:r>
            <w:r w:rsidRPr="004342C6">
              <w:rPr>
                <w:rFonts w:cs="Arial"/>
              </w:rPr>
              <w:t xml:space="preserve"> the individual reaches</w:t>
            </w:r>
            <w:r w:rsidR="00FC539D">
              <w:rPr>
                <w:rFonts w:cs="Arial"/>
              </w:rPr>
              <w:t>,</w:t>
            </w:r>
            <w:r w:rsidRPr="004342C6">
              <w:rPr>
                <w:rFonts w:cs="Arial"/>
              </w:rPr>
              <w:t xml:space="preserve"> and the individual otherwise qualifies for 1X on program determination.</w:t>
            </w:r>
          </w:p>
        </w:tc>
      </w:tr>
      <w:tr w:rsidR="00685D5E" w:rsidRPr="004342C6" w14:paraId="36774DBD" w14:textId="77777777" w:rsidTr="7002B805">
        <w:trPr>
          <w:trHeight w:val="314"/>
        </w:trPr>
        <w:tc>
          <w:tcPr>
            <w:tcW w:w="2247" w:type="dxa"/>
            <w:shd w:val="clear" w:color="auto" w:fill="FFFFFF" w:themeFill="background1"/>
          </w:tcPr>
          <w:p w14:paraId="022C484F" w14:textId="5268AEB4" w:rsidR="00685D5E" w:rsidRPr="004342C6" w:rsidRDefault="00685D5E" w:rsidP="00685D5E">
            <w:pPr>
              <w:contextualSpacing w:val="0"/>
              <w:jc w:val="center"/>
              <w:rPr>
                <w:rFonts w:eastAsia="Times New Roman" w:cs="Arial"/>
                <w:szCs w:val="24"/>
                <w:lang w:eastAsia="en-IN"/>
              </w:rPr>
            </w:pPr>
            <w:r w:rsidRPr="004342C6">
              <w:rPr>
                <w:rFonts w:cs="Arial"/>
              </w:rPr>
              <w:lastRenderedPageBreak/>
              <w:t>HSN.FR.05.04</w:t>
            </w:r>
          </w:p>
        </w:tc>
        <w:tc>
          <w:tcPr>
            <w:tcW w:w="7028" w:type="dxa"/>
            <w:shd w:val="clear" w:color="auto" w:fill="FFFFFF" w:themeFill="background1"/>
          </w:tcPr>
          <w:p w14:paraId="77DEB94A" w14:textId="1866705D" w:rsidR="00685D5E" w:rsidRPr="004342C6" w:rsidRDefault="00685D5E" w:rsidP="00685D5E">
            <w:pPr>
              <w:rPr>
                <w:rFonts w:cs="Arial"/>
              </w:rPr>
            </w:pPr>
            <w:r w:rsidRPr="004342C6">
              <w:rPr>
                <w:rFonts w:cs="Arial"/>
              </w:rPr>
              <w:t xml:space="preserve">The system shall assign HSN aid category Z4 to an individual when the protection end date for </w:t>
            </w:r>
            <w:r w:rsidR="00FC539D">
              <w:rPr>
                <w:rFonts w:cs="Arial"/>
              </w:rPr>
              <w:t xml:space="preserve">the </w:t>
            </w:r>
            <w:r w:rsidRPr="004342C6">
              <w:rPr>
                <w:rFonts w:cs="Arial"/>
              </w:rPr>
              <w:t xml:space="preserve">1Y Aid category associated </w:t>
            </w:r>
            <w:r w:rsidR="00FC539D">
              <w:rPr>
                <w:rFonts w:cs="Arial"/>
              </w:rPr>
              <w:t>with</w:t>
            </w:r>
            <w:r w:rsidRPr="004342C6">
              <w:rPr>
                <w:rFonts w:cs="Arial"/>
              </w:rPr>
              <w:t xml:space="preserve"> the individual reaches</w:t>
            </w:r>
            <w:r w:rsidR="00FC539D">
              <w:rPr>
                <w:rFonts w:cs="Arial"/>
              </w:rPr>
              <w:t>,</w:t>
            </w:r>
            <w:r w:rsidRPr="004342C6">
              <w:rPr>
                <w:rFonts w:cs="Arial"/>
              </w:rPr>
              <w:t xml:space="preserve"> and the individual otherwise qualifies for 1Y on program determination.</w:t>
            </w:r>
          </w:p>
        </w:tc>
      </w:tr>
      <w:tr w:rsidR="00685D5E" w:rsidRPr="004342C6" w14:paraId="038E01E2" w14:textId="77777777" w:rsidTr="7002B805">
        <w:trPr>
          <w:trHeight w:val="314"/>
        </w:trPr>
        <w:tc>
          <w:tcPr>
            <w:tcW w:w="2247" w:type="dxa"/>
            <w:shd w:val="clear" w:color="auto" w:fill="FFFFFF" w:themeFill="background1"/>
          </w:tcPr>
          <w:p w14:paraId="2D9E5E7D" w14:textId="0811C4D1" w:rsidR="00685D5E" w:rsidRPr="004342C6" w:rsidRDefault="00685D5E" w:rsidP="00685D5E">
            <w:pPr>
              <w:contextualSpacing w:val="0"/>
              <w:jc w:val="center"/>
              <w:rPr>
                <w:rFonts w:cs="Arial"/>
              </w:rPr>
            </w:pPr>
            <w:r w:rsidRPr="004342C6">
              <w:rPr>
                <w:rFonts w:cs="Arial"/>
              </w:rPr>
              <w:t>HSN.FR.05.05</w:t>
            </w:r>
          </w:p>
        </w:tc>
        <w:tc>
          <w:tcPr>
            <w:tcW w:w="7028" w:type="dxa"/>
            <w:shd w:val="clear" w:color="auto" w:fill="FFFFFF" w:themeFill="background1"/>
          </w:tcPr>
          <w:p w14:paraId="2F9BB57B" w14:textId="4777F86B" w:rsidR="00685D5E" w:rsidRPr="004342C6" w:rsidRDefault="00685D5E" w:rsidP="00685D5E">
            <w:pPr>
              <w:rPr>
                <w:rFonts w:cs="Arial"/>
              </w:rPr>
            </w:pPr>
            <w:r w:rsidRPr="004342C6">
              <w:rPr>
                <w:rFonts w:cs="Arial"/>
              </w:rPr>
              <w:t>The system shall continue with the open benefits in HSN aid category Z3 or Z4 when an event results in a program determination</w:t>
            </w:r>
            <w:r w:rsidR="00FC539D">
              <w:rPr>
                <w:rFonts w:cs="Arial"/>
              </w:rPr>
              <w:t>,</w:t>
            </w:r>
            <w:r w:rsidRPr="004342C6">
              <w:rPr>
                <w:rFonts w:cs="Arial"/>
              </w:rPr>
              <w:t xml:space="preserve"> and the individual would otherwise be found eligible for HSN aid category 1X or 1Y</w:t>
            </w:r>
            <w:r w:rsidR="00FC539D">
              <w:rPr>
                <w:rFonts w:cs="Arial"/>
              </w:rPr>
              <w:t>,</w:t>
            </w:r>
            <w:r w:rsidRPr="004342C6">
              <w:rPr>
                <w:rFonts w:cs="Arial"/>
              </w:rPr>
              <w:t xml:space="preserve"> respectively.</w:t>
            </w:r>
          </w:p>
        </w:tc>
      </w:tr>
      <w:tr w:rsidR="00685D5E" w:rsidRPr="004342C6" w14:paraId="2E31FDF2" w14:textId="77777777" w:rsidTr="7002B805">
        <w:trPr>
          <w:trHeight w:val="314"/>
        </w:trPr>
        <w:tc>
          <w:tcPr>
            <w:tcW w:w="2247" w:type="dxa"/>
            <w:shd w:val="clear" w:color="auto" w:fill="FFFFFF" w:themeFill="background1"/>
          </w:tcPr>
          <w:p w14:paraId="1D49F820" w14:textId="32371953" w:rsidR="00685D5E" w:rsidRPr="004342C6" w:rsidRDefault="00685D5E" w:rsidP="00685D5E">
            <w:pPr>
              <w:contextualSpacing w:val="0"/>
              <w:jc w:val="center"/>
              <w:rPr>
                <w:rFonts w:cs="Arial"/>
              </w:rPr>
            </w:pPr>
            <w:r w:rsidRPr="004342C6">
              <w:rPr>
                <w:rFonts w:cs="Arial"/>
              </w:rPr>
              <w:t>HSN.FR.05.06</w:t>
            </w:r>
          </w:p>
        </w:tc>
        <w:tc>
          <w:tcPr>
            <w:tcW w:w="7028" w:type="dxa"/>
            <w:shd w:val="clear" w:color="auto" w:fill="FFFFFF" w:themeFill="background1"/>
          </w:tcPr>
          <w:p w14:paraId="39C0A2CA" w14:textId="06D3527B" w:rsidR="00685D5E" w:rsidRPr="004342C6" w:rsidRDefault="00685D5E" w:rsidP="00685D5E">
            <w:pPr>
              <w:rPr>
                <w:rFonts w:cs="Arial"/>
              </w:rPr>
            </w:pPr>
            <w:r w:rsidRPr="004342C6">
              <w:rPr>
                <w:rFonts w:cs="Arial"/>
              </w:rPr>
              <w:t>If an individual has an open benefit in HSN Dental Aid category Z4 and would otherwise be found eligible for the HSN + Connector Care aid category 1X during program determination, the system shall assign aid category Z3 to such an individual.</w:t>
            </w:r>
          </w:p>
        </w:tc>
      </w:tr>
      <w:tr w:rsidR="00685D5E" w:rsidRPr="004342C6" w14:paraId="583DB8F5" w14:textId="77777777" w:rsidTr="7002B805">
        <w:trPr>
          <w:trHeight w:val="314"/>
        </w:trPr>
        <w:tc>
          <w:tcPr>
            <w:tcW w:w="2247" w:type="dxa"/>
            <w:shd w:val="clear" w:color="auto" w:fill="FFFFFF" w:themeFill="background1"/>
          </w:tcPr>
          <w:p w14:paraId="5140BFF0" w14:textId="740FFD8A" w:rsidR="00685D5E" w:rsidRPr="004342C6" w:rsidRDefault="00685D5E" w:rsidP="00685D5E">
            <w:pPr>
              <w:contextualSpacing w:val="0"/>
              <w:jc w:val="center"/>
              <w:rPr>
                <w:rFonts w:cs="Arial"/>
              </w:rPr>
            </w:pPr>
            <w:r w:rsidRPr="004342C6">
              <w:rPr>
                <w:rFonts w:cs="Arial"/>
              </w:rPr>
              <w:t>HSN.FR.05.07</w:t>
            </w:r>
          </w:p>
        </w:tc>
        <w:tc>
          <w:tcPr>
            <w:tcW w:w="7028" w:type="dxa"/>
            <w:shd w:val="clear" w:color="auto" w:fill="FFFFFF" w:themeFill="background1"/>
          </w:tcPr>
          <w:p w14:paraId="3300ABAC" w14:textId="77777777" w:rsidR="00685D5E" w:rsidRPr="004342C6" w:rsidRDefault="00685D5E" w:rsidP="00685D5E">
            <w:pPr>
              <w:rPr>
                <w:rFonts w:cs="Arial"/>
              </w:rPr>
            </w:pPr>
            <w:r w:rsidRPr="004342C6">
              <w:rPr>
                <w:rFonts w:cs="Arial"/>
              </w:rPr>
              <w:t>If an individual has an open benefit in HSN Dental Aid category Z3 and would otherwise be found eligible for the HSN + ConnectorCare aid category 1Y on an event of program determination, the system shall assign aid category Z4 to such an individual.</w:t>
            </w:r>
          </w:p>
          <w:p w14:paraId="3C104BEE" w14:textId="3BC6C71E" w:rsidR="00685D5E" w:rsidRPr="004342C6" w:rsidRDefault="00685D5E" w:rsidP="00685D5E">
            <w:pPr>
              <w:rPr>
                <w:rFonts w:cs="Arial"/>
              </w:rPr>
            </w:pPr>
          </w:p>
        </w:tc>
      </w:tr>
      <w:tr w:rsidR="00685D5E" w:rsidRPr="004342C6" w14:paraId="4245B104" w14:textId="77777777" w:rsidTr="7002B805">
        <w:trPr>
          <w:trHeight w:val="314"/>
        </w:trPr>
        <w:tc>
          <w:tcPr>
            <w:tcW w:w="2247" w:type="dxa"/>
            <w:shd w:val="clear" w:color="auto" w:fill="FFFFFF" w:themeFill="background1"/>
          </w:tcPr>
          <w:p w14:paraId="30650853" w14:textId="2AD82774" w:rsidR="00685D5E" w:rsidRPr="004342C6" w:rsidRDefault="00685D5E" w:rsidP="00685D5E">
            <w:pPr>
              <w:contextualSpacing w:val="0"/>
              <w:jc w:val="center"/>
              <w:rPr>
                <w:rFonts w:cs="Arial"/>
              </w:rPr>
            </w:pPr>
            <w:r w:rsidRPr="004342C6">
              <w:rPr>
                <w:rFonts w:cs="Arial"/>
              </w:rPr>
              <w:t>HSN.FR.06.01</w:t>
            </w:r>
          </w:p>
        </w:tc>
        <w:tc>
          <w:tcPr>
            <w:tcW w:w="7028" w:type="dxa"/>
            <w:shd w:val="clear" w:color="auto" w:fill="FFFFFF" w:themeFill="background1"/>
          </w:tcPr>
          <w:p w14:paraId="416E4FD4" w14:textId="7550CBBA" w:rsidR="00685D5E" w:rsidRPr="004342C6" w:rsidRDefault="00FC539D" w:rsidP="00685D5E">
            <w:pPr>
              <w:rPr>
                <w:rFonts w:cs="Arial"/>
              </w:rPr>
            </w:pPr>
            <w:r>
              <w:rPr>
                <w:rFonts w:cs="Arial"/>
              </w:rPr>
              <w:t>The s</w:t>
            </w:r>
            <w:r w:rsidR="00685D5E" w:rsidRPr="004342C6">
              <w:rPr>
                <w:rFonts w:cs="Arial"/>
              </w:rPr>
              <w:t xml:space="preserve">ystem shall display the program name as ConnectorCare Plan Type XX (Advance Premium Tax Credits plus Massachusetts state subsidy) </w:t>
            </w:r>
          </w:p>
          <w:p w14:paraId="3FF944D1" w14:textId="77777777" w:rsidR="00685D5E" w:rsidRPr="004342C6" w:rsidRDefault="00685D5E" w:rsidP="00685D5E">
            <w:pPr>
              <w:rPr>
                <w:rFonts w:cs="Arial"/>
              </w:rPr>
            </w:pPr>
          </w:p>
          <w:p w14:paraId="58D1E6BB" w14:textId="37A48F6A" w:rsidR="00685D5E" w:rsidRPr="004342C6" w:rsidRDefault="00685D5E" w:rsidP="00685D5E">
            <w:pPr>
              <w:rPr>
                <w:rFonts w:cs="Arial"/>
              </w:rPr>
            </w:pPr>
            <w:r w:rsidRPr="004342C6">
              <w:rPr>
                <w:rFonts w:cs="Arial"/>
              </w:rPr>
              <w:t xml:space="preserve">+ Temporary Health Safety Net, when the individual is eligible for HSN Aid category 1X on </w:t>
            </w:r>
            <w:r w:rsidR="00FC539D">
              <w:rPr>
                <w:rFonts w:cs="Arial"/>
              </w:rPr>
              <w:t xml:space="preserve">the </w:t>
            </w:r>
            <w:r w:rsidRPr="004342C6">
              <w:rPr>
                <w:rFonts w:cs="Arial"/>
              </w:rPr>
              <w:t>eligibility result screen.</w:t>
            </w:r>
          </w:p>
          <w:p w14:paraId="2EFD30CB" w14:textId="3F1E9E43" w:rsidR="00685D5E" w:rsidRPr="004342C6" w:rsidRDefault="00685D5E" w:rsidP="00685D5E">
            <w:pPr>
              <w:rPr>
                <w:rFonts w:cs="Arial"/>
              </w:rPr>
            </w:pPr>
            <w:r w:rsidRPr="004342C6">
              <w:rPr>
                <w:rFonts w:cs="Arial"/>
              </w:rPr>
              <w:t xml:space="preserve">The program names will be displayed in separate lines on </w:t>
            </w:r>
            <w:r w:rsidR="00FC539D">
              <w:rPr>
                <w:rFonts w:cs="Arial"/>
              </w:rPr>
              <w:t xml:space="preserve">the </w:t>
            </w:r>
            <w:r w:rsidRPr="004342C6">
              <w:rPr>
                <w:rFonts w:cs="Arial"/>
              </w:rPr>
              <w:t>eligibility results screen.</w:t>
            </w:r>
          </w:p>
        </w:tc>
      </w:tr>
      <w:tr w:rsidR="00685D5E" w:rsidRPr="004342C6" w14:paraId="0A63AC43" w14:textId="77777777" w:rsidTr="7002B805">
        <w:trPr>
          <w:trHeight w:val="314"/>
        </w:trPr>
        <w:tc>
          <w:tcPr>
            <w:tcW w:w="2247" w:type="dxa"/>
            <w:shd w:val="clear" w:color="auto" w:fill="FFFFFF" w:themeFill="background1"/>
          </w:tcPr>
          <w:p w14:paraId="6AD01439" w14:textId="5A5CDD49" w:rsidR="00685D5E" w:rsidRPr="004342C6" w:rsidRDefault="00685D5E" w:rsidP="00685D5E">
            <w:pPr>
              <w:contextualSpacing w:val="0"/>
              <w:jc w:val="center"/>
              <w:rPr>
                <w:rFonts w:cs="Arial"/>
              </w:rPr>
            </w:pPr>
            <w:r w:rsidRPr="004342C6">
              <w:rPr>
                <w:rFonts w:cs="Arial"/>
              </w:rPr>
              <w:t>HSN.FR.06.02</w:t>
            </w:r>
          </w:p>
        </w:tc>
        <w:tc>
          <w:tcPr>
            <w:tcW w:w="7028" w:type="dxa"/>
            <w:shd w:val="clear" w:color="auto" w:fill="FFFFFF" w:themeFill="background1"/>
          </w:tcPr>
          <w:p w14:paraId="37A21708" w14:textId="094E753B" w:rsidR="00685D5E" w:rsidRPr="004342C6" w:rsidRDefault="00FC539D" w:rsidP="00685D5E">
            <w:pPr>
              <w:rPr>
                <w:rFonts w:cs="Arial"/>
              </w:rPr>
            </w:pPr>
            <w:r>
              <w:rPr>
                <w:rFonts w:cs="Arial"/>
              </w:rPr>
              <w:t>The s</w:t>
            </w:r>
            <w:r w:rsidR="00685D5E" w:rsidRPr="004342C6">
              <w:rPr>
                <w:rFonts w:cs="Arial"/>
              </w:rPr>
              <w:t xml:space="preserve">ystem shall display the program name as ConnectorCare Plan Type XX (Advance Premium Tax Credits plus Massachusetts state subsidy) + Temporary Health Safety Net when the individual is eligible for HSN Aid category 1Y on </w:t>
            </w:r>
            <w:r>
              <w:rPr>
                <w:rFonts w:cs="Arial"/>
              </w:rPr>
              <w:t xml:space="preserve">the </w:t>
            </w:r>
            <w:r w:rsidR="00685D5E" w:rsidRPr="004342C6">
              <w:rPr>
                <w:rFonts w:cs="Arial"/>
              </w:rPr>
              <w:t>eligibility result screen.</w:t>
            </w:r>
          </w:p>
          <w:p w14:paraId="605A5BC1" w14:textId="77777777" w:rsidR="00685D5E" w:rsidRPr="004342C6" w:rsidRDefault="00685D5E" w:rsidP="00685D5E">
            <w:pPr>
              <w:rPr>
                <w:rFonts w:cs="Arial"/>
              </w:rPr>
            </w:pPr>
          </w:p>
          <w:p w14:paraId="4BA4BFEC" w14:textId="21F40FBC" w:rsidR="00685D5E" w:rsidRPr="004342C6" w:rsidRDefault="00685D5E" w:rsidP="00685D5E">
            <w:pPr>
              <w:rPr>
                <w:rFonts w:cs="Arial"/>
              </w:rPr>
            </w:pPr>
            <w:r w:rsidRPr="004342C6">
              <w:rPr>
                <w:rFonts w:cs="Arial"/>
              </w:rPr>
              <w:t xml:space="preserve">The program names will be displayed in separate lines on </w:t>
            </w:r>
            <w:r w:rsidR="00FC539D">
              <w:rPr>
                <w:rFonts w:cs="Arial"/>
              </w:rPr>
              <w:t xml:space="preserve">the </w:t>
            </w:r>
            <w:r w:rsidRPr="004342C6">
              <w:rPr>
                <w:rFonts w:cs="Arial"/>
              </w:rPr>
              <w:t>eligibility results screen.</w:t>
            </w:r>
          </w:p>
        </w:tc>
      </w:tr>
      <w:tr w:rsidR="00685D5E" w:rsidRPr="004342C6" w14:paraId="4DB86D83" w14:textId="77777777" w:rsidTr="7002B805">
        <w:trPr>
          <w:trHeight w:val="314"/>
        </w:trPr>
        <w:tc>
          <w:tcPr>
            <w:tcW w:w="2247" w:type="dxa"/>
            <w:shd w:val="clear" w:color="auto" w:fill="FFFFFF" w:themeFill="background1"/>
          </w:tcPr>
          <w:p w14:paraId="2C201E7A" w14:textId="71E6D654" w:rsidR="00685D5E" w:rsidRPr="004342C6" w:rsidRDefault="00685D5E" w:rsidP="00685D5E">
            <w:pPr>
              <w:contextualSpacing w:val="0"/>
              <w:jc w:val="center"/>
              <w:rPr>
                <w:rFonts w:cs="Arial"/>
              </w:rPr>
            </w:pPr>
            <w:r w:rsidRPr="004342C6">
              <w:rPr>
                <w:rFonts w:cs="Arial"/>
              </w:rPr>
              <w:t>HSN.FR.06.03</w:t>
            </w:r>
          </w:p>
        </w:tc>
        <w:tc>
          <w:tcPr>
            <w:tcW w:w="7028" w:type="dxa"/>
            <w:shd w:val="clear" w:color="auto" w:fill="FFFFFF" w:themeFill="background1"/>
          </w:tcPr>
          <w:p w14:paraId="673DECF5" w14:textId="20E739B2" w:rsidR="00685D5E" w:rsidRPr="004342C6" w:rsidRDefault="00FC539D" w:rsidP="00FC539D">
            <w:pPr>
              <w:rPr>
                <w:rFonts w:cs="Arial"/>
              </w:rPr>
            </w:pPr>
            <w:r>
              <w:rPr>
                <w:rFonts w:cs="Arial"/>
              </w:rPr>
              <w:t>The s</w:t>
            </w:r>
            <w:r w:rsidR="00685D5E" w:rsidRPr="004342C6">
              <w:rPr>
                <w:rFonts w:cs="Arial"/>
              </w:rPr>
              <w:t xml:space="preserve">ystem shall display the program name as ConnectorCare Plan Type XX (Advance Premium Tax Credits plus Massachusetts state subsidy) + Health Safety Net Dental when the individual is eligible for </w:t>
            </w:r>
            <w:r>
              <w:rPr>
                <w:rFonts w:cs="Arial"/>
              </w:rPr>
              <w:t xml:space="preserve">the </w:t>
            </w:r>
            <w:r w:rsidR="00685D5E" w:rsidRPr="004342C6">
              <w:rPr>
                <w:rFonts w:cs="Arial"/>
              </w:rPr>
              <w:t xml:space="preserve">HSN Aid category Z3 on </w:t>
            </w:r>
            <w:r>
              <w:rPr>
                <w:rFonts w:cs="Arial"/>
              </w:rPr>
              <w:t xml:space="preserve">the </w:t>
            </w:r>
            <w:r w:rsidR="00685D5E" w:rsidRPr="004342C6">
              <w:rPr>
                <w:rFonts w:cs="Arial"/>
              </w:rPr>
              <w:t>eligibility result screen.</w:t>
            </w:r>
            <w:r>
              <w:rPr>
                <w:rFonts w:cs="Arial"/>
              </w:rPr>
              <w:t xml:space="preserve"> </w:t>
            </w:r>
            <w:r w:rsidR="00685D5E" w:rsidRPr="004342C6">
              <w:rPr>
                <w:rFonts w:cs="Arial"/>
              </w:rPr>
              <w:t xml:space="preserve">The program names will be displayed in separate lines on </w:t>
            </w:r>
            <w:r>
              <w:rPr>
                <w:rFonts w:cs="Arial"/>
              </w:rPr>
              <w:t xml:space="preserve">the </w:t>
            </w:r>
            <w:r w:rsidR="00685D5E" w:rsidRPr="004342C6">
              <w:rPr>
                <w:rFonts w:cs="Arial"/>
              </w:rPr>
              <w:t>eligibility results screen.</w:t>
            </w:r>
          </w:p>
        </w:tc>
      </w:tr>
      <w:tr w:rsidR="00685D5E" w:rsidRPr="004342C6" w14:paraId="3CB5BA24" w14:textId="77777777" w:rsidTr="7002B805">
        <w:trPr>
          <w:trHeight w:val="314"/>
        </w:trPr>
        <w:tc>
          <w:tcPr>
            <w:tcW w:w="2247" w:type="dxa"/>
            <w:shd w:val="clear" w:color="auto" w:fill="FFFFFF" w:themeFill="background1"/>
          </w:tcPr>
          <w:p w14:paraId="0157D71B" w14:textId="36354130" w:rsidR="00685D5E" w:rsidRPr="004342C6" w:rsidRDefault="00685D5E" w:rsidP="00685D5E">
            <w:pPr>
              <w:contextualSpacing w:val="0"/>
              <w:jc w:val="center"/>
              <w:rPr>
                <w:rFonts w:cs="Arial"/>
              </w:rPr>
            </w:pPr>
            <w:r w:rsidRPr="004342C6">
              <w:rPr>
                <w:rFonts w:cs="Arial"/>
              </w:rPr>
              <w:t>HSN.FR.06.04</w:t>
            </w:r>
          </w:p>
        </w:tc>
        <w:tc>
          <w:tcPr>
            <w:tcW w:w="7028" w:type="dxa"/>
            <w:shd w:val="clear" w:color="auto" w:fill="FFFFFF" w:themeFill="background1"/>
          </w:tcPr>
          <w:p w14:paraId="34128D61" w14:textId="3A30001C" w:rsidR="00685D5E" w:rsidRPr="004342C6" w:rsidRDefault="00FC539D" w:rsidP="00685D5E">
            <w:pPr>
              <w:rPr>
                <w:rFonts w:cs="Arial"/>
              </w:rPr>
            </w:pPr>
            <w:r>
              <w:rPr>
                <w:rFonts w:cs="Arial"/>
              </w:rPr>
              <w:t>The s</w:t>
            </w:r>
            <w:r w:rsidR="00685D5E" w:rsidRPr="004342C6">
              <w:rPr>
                <w:rFonts w:cs="Arial"/>
              </w:rPr>
              <w:t xml:space="preserve">ystem shall display the program name as ConnectorCare Plan Type XX (Advance Premium Tax Credits plus Massachusetts state subsidy) + Health Safety Net Dental when the individual is eligible for </w:t>
            </w:r>
            <w:r>
              <w:rPr>
                <w:rFonts w:cs="Arial"/>
              </w:rPr>
              <w:t xml:space="preserve">the </w:t>
            </w:r>
            <w:r w:rsidR="00685D5E" w:rsidRPr="004342C6">
              <w:rPr>
                <w:rFonts w:cs="Arial"/>
              </w:rPr>
              <w:t xml:space="preserve">HSN Aid category Z4 on </w:t>
            </w:r>
            <w:r>
              <w:rPr>
                <w:rFonts w:cs="Arial"/>
              </w:rPr>
              <w:t xml:space="preserve">the </w:t>
            </w:r>
            <w:r w:rsidR="00685D5E" w:rsidRPr="004342C6">
              <w:rPr>
                <w:rFonts w:cs="Arial"/>
              </w:rPr>
              <w:t>eligibility result screen.</w:t>
            </w:r>
          </w:p>
          <w:p w14:paraId="46C68BE5" w14:textId="77777777" w:rsidR="00685D5E" w:rsidRPr="004342C6" w:rsidRDefault="00685D5E" w:rsidP="00685D5E">
            <w:pPr>
              <w:rPr>
                <w:rFonts w:cs="Arial"/>
              </w:rPr>
            </w:pPr>
          </w:p>
          <w:p w14:paraId="21E3D6D7" w14:textId="5E8115D3" w:rsidR="00685D5E" w:rsidRPr="004342C6" w:rsidRDefault="00685D5E" w:rsidP="00685D5E">
            <w:pPr>
              <w:rPr>
                <w:rFonts w:cs="Arial"/>
              </w:rPr>
            </w:pPr>
            <w:r w:rsidRPr="004342C6">
              <w:rPr>
                <w:rFonts w:cs="Arial"/>
              </w:rPr>
              <w:t xml:space="preserve">The program names will be displayed in separate lines on </w:t>
            </w:r>
            <w:r w:rsidR="00FC539D">
              <w:rPr>
                <w:rFonts w:cs="Arial"/>
              </w:rPr>
              <w:t xml:space="preserve">the </w:t>
            </w:r>
            <w:r w:rsidRPr="004342C6">
              <w:rPr>
                <w:rFonts w:cs="Arial"/>
              </w:rPr>
              <w:t>eligibility results screen.</w:t>
            </w:r>
          </w:p>
        </w:tc>
      </w:tr>
      <w:tr w:rsidR="00685D5E" w:rsidRPr="004342C6" w14:paraId="07D4A233" w14:textId="77777777" w:rsidTr="7002B805">
        <w:trPr>
          <w:trHeight w:val="314"/>
        </w:trPr>
        <w:tc>
          <w:tcPr>
            <w:tcW w:w="2247" w:type="dxa"/>
            <w:shd w:val="clear" w:color="auto" w:fill="FFFFFF" w:themeFill="background1"/>
          </w:tcPr>
          <w:p w14:paraId="3284D79E" w14:textId="54828431" w:rsidR="00685D5E" w:rsidRPr="004342C6" w:rsidRDefault="00685D5E" w:rsidP="00685D5E">
            <w:pPr>
              <w:contextualSpacing w:val="0"/>
              <w:jc w:val="center"/>
              <w:rPr>
                <w:rFonts w:cs="Arial"/>
              </w:rPr>
            </w:pPr>
            <w:r w:rsidRPr="004342C6">
              <w:rPr>
                <w:rFonts w:cs="Arial"/>
              </w:rPr>
              <w:t>HSN.FR.06.05</w:t>
            </w:r>
          </w:p>
        </w:tc>
        <w:tc>
          <w:tcPr>
            <w:tcW w:w="7028" w:type="dxa"/>
            <w:shd w:val="clear" w:color="auto" w:fill="FFFFFF" w:themeFill="background1"/>
          </w:tcPr>
          <w:p w14:paraId="2D509799" w14:textId="2E163C32" w:rsidR="00685D5E" w:rsidRPr="004342C6" w:rsidRDefault="00685D5E" w:rsidP="00685D5E">
            <w:pPr>
              <w:rPr>
                <w:rFonts w:cs="Arial"/>
              </w:rPr>
            </w:pPr>
            <w:r w:rsidRPr="004342C6">
              <w:rPr>
                <w:rFonts w:cs="Arial"/>
              </w:rPr>
              <w:t>The "XX" defined in the Aid category description will populate with the appropriate ConnectorCare Plan information</w:t>
            </w:r>
          </w:p>
        </w:tc>
      </w:tr>
      <w:tr w:rsidR="00E651F6" w:rsidRPr="004342C6" w14:paraId="7AB767B0" w14:textId="77777777" w:rsidTr="7002B805">
        <w:trPr>
          <w:trHeight w:val="314"/>
        </w:trPr>
        <w:tc>
          <w:tcPr>
            <w:tcW w:w="2247" w:type="dxa"/>
            <w:shd w:val="clear" w:color="auto" w:fill="FFFFFF" w:themeFill="background1"/>
          </w:tcPr>
          <w:p w14:paraId="5F48AD8A" w14:textId="2A9E0860" w:rsidR="00E651F6" w:rsidRPr="004342C6" w:rsidRDefault="00E651F6" w:rsidP="00E651F6">
            <w:pPr>
              <w:contextualSpacing w:val="0"/>
              <w:jc w:val="center"/>
              <w:rPr>
                <w:rFonts w:cs="Arial"/>
              </w:rPr>
            </w:pPr>
            <w:r w:rsidRPr="004342C6">
              <w:rPr>
                <w:rFonts w:cs="Arial"/>
              </w:rPr>
              <w:lastRenderedPageBreak/>
              <w:t>HSN.FR.11.01</w:t>
            </w:r>
          </w:p>
        </w:tc>
        <w:tc>
          <w:tcPr>
            <w:tcW w:w="7028" w:type="dxa"/>
            <w:shd w:val="clear" w:color="auto" w:fill="FFFFFF" w:themeFill="background1"/>
          </w:tcPr>
          <w:p w14:paraId="51EAE036" w14:textId="192F2FD3" w:rsidR="00E651F6" w:rsidRPr="004342C6" w:rsidRDefault="00E651F6" w:rsidP="00E651F6">
            <w:pPr>
              <w:rPr>
                <w:rFonts w:cs="Arial"/>
              </w:rPr>
            </w:pPr>
            <w:r w:rsidRPr="004342C6">
              <w:rPr>
                <w:rFonts w:cs="Arial"/>
              </w:rPr>
              <w:t>The system shall convert the preliminary eligibility to Final after doing program determination if the application is picked up and redetermined by the HSN + ConnectorCare Time clock batch job during the CCA renewal process.</w:t>
            </w:r>
          </w:p>
          <w:p w14:paraId="661049C3" w14:textId="77777777" w:rsidR="00E651F6" w:rsidRPr="004342C6" w:rsidRDefault="00E651F6" w:rsidP="00E651F6">
            <w:pPr>
              <w:rPr>
                <w:rFonts w:cs="Arial"/>
              </w:rPr>
            </w:pPr>
          </w:p>
          <w:p w14:paraId="54D25C7C" w14:textId="3A9ADA39" w:rsidR="00E651F6" w:rsidRPr="004342C6" w:rsidRDefault="00E651F6" w:rsidP="00E651F6">
            <w:pPr>
              <w:rPr>
                <w:rFonts w:cs="Arial"/>
              </w:rPr>
            </w:pPr>
            <w:r w:rsidRPr="004342C6">
              <w:rPr>
                <w:rFonts w:cs="Arial"/>
              </w:rPr>
              <w:t xml:space="preserve"> Please refer</w:t>
            </w:r>
            <w:r w:rsidR="00FC539D">
              <w:rPr>
                <w:rFonts w:cs="Arial"/>
              </w:rPr>
              <w:t xml:space="preserve"> to</w:t>
            </w:r>
            <w:r w:rsidRPr="004342C6">
              <w:rPr>
                <w:rFonts w:cs="Arial"/>
              </w:rPr>
              <w:t xml:space="preserve"> </w:t>
            </w:r>
            <w:r w:rsidR="00FC539D">
              <w:rPr>
                <w:rFonts w:cs="Arial"/>
              </w:rPr>
              <w:t xml:space="preserve">the </w:t>
            </w:r>
            <w:r w:rsidRPr="004342C6">
              <w:rPr>
                <w:rFonts w:cs="Arial"/>
              </w:rPr>
              <w:t>scenario sheet.</w:t>
            </w:r>
          </w:p>
          <w:p w14:paraId="2A69EDEE" w14:textId="385A85D8" w:rsidR="00E651F6" w:rsidRPr="004342C6" w:rsidRDefault="005B0845" w:rsidP="00E651F6">
            <w:pPr>
              <w:rPr>
                <w:rFonts w:cs="Arial"/>
              </w:rPr>
            </w:pPr>
            <w:r w:rsidRPr="004342C6">
              <w:rPr>
                <w:rFonts w:cs="Arial"/>
                <w:noProof/>
              </w:rPr>
              <w:object w:dxaOrig="1534" w:dyaOrig="991" w14:anchorId="54E3D907">
                <v:shape id="_x0000_i1043" type="#_x0000_t75" alt="" style="width:83.8pt;height:54.3pt;mso-width-percent:0;mso-height-percent:0;mso-width-percent:0;mso-height-percent:0" o:ole="">
                  <v:imagedata r:id="rId60" o:title=""/>
                </v:shape>
                <o:OLEObject Type="Embed" ProgID="Excel.Sheet.12" ShapeID="_x0000_i1043" DrawAspect="Icon" ObjectID="_1843025971" r:id="rId61"/>
              </w:object>
            </w:r>
          </w:p>
          <w:p w14:paraId="02365DC1" w14:textId="7212C311" w:rsidR="00E651F6" w:rsidRPr="004342C6" w:rsidRDefault="00E651F6" w:rsidP="00E651F6">
            <w:pPr>
              <w:rPr>
                <w:rFonts w:cs="Arial"/>
              </w:rPr>
            </w:pPr>
          </w:p>
        </w:tc>
      </w:tr>
      <w:tr w:rsidR="00E651F6" w:rsidRPr="004342C6" w14:paraId="1EE22F70" w14:textId="77777777" w:rsidTr="7002B805">
        <w:trPr>
          <w:trHeight w:val="314"/>
        </w:trPr>
        <w:tc>
          <w:tcPr>
            <w:tcW w:w="2247" w:type="dxa"/>
            <w:shd w:val="clear" w:color="auto" w:fill="FFFFFF" w:themeFill="background1"/>
          </w:tcPr>
          <w:p w14:paraId="7DD2DC4A" w14:textId="48C5D57F" w:rsidR="00E651F6" w:rsidRPr="004342C6" w:rsidRDefault="00E651F6" w:rsidP="00E651F6">
            <w:pPr>
              <w:contextualSpacing w:val="0"/>
              <w:jc w:val="center"/>
              <w:rPr>
                <w:rFonts w:cs="Arial"/>
              </w:rPr>
            </w:pPr>
            <w:r w:rsidRPr="004342C6">
              <w:rPr>
                <w:rFonts w:cs="Arial"/>
              </w:rPr>
              <w:t>HSN.FR.12.04</w:t>
            </w:r>
          </w:p>
        </w:tc>
        <w:tc>
          <w:tcPr>
            <w:tcW w:w="7028" w:type="dxa"/>
            <w:shd w:val="clear" w:color="auto" w:fill="FFFFFF" w:themeFill="background1"/>
          </w:tcPr>
          <w:p w14:paraId="1D59F394" w14:textId="436AB943" w:rsidR="00E651F6" w:rsidRPr="004342C6" w:rsidRDefault="00FC539D" w:rsidP="00E651F6">
            <w:pPr>
              <w:rPr>
                <w:rFonts w:cs="Arial"/>
              </w:rPr>
            </w:pPr>
            <w:r>
              <w:rPr>
                <w:rFonts w:cs="Arial"/>
              </w:rPr>
              <w:t>The s</w:t>
            </w:r>
            <w:r w:rsidR="00E651F6" w:rsidRPr="004342C6">
              <w:rPr>
                <w:rFonts w:cs="Arial"/>
              </w:rPr>
              <w:t xml:space="preserve">ystem shall not start a new HSN + Connector care time clock when the </w:t>
            </w:r>
            <w:r w:rsidR="000C674F" w:rsidRPr="004342C6">
              <w:rPr>
                <w:rFonts w:cs="Arial"/>
              </w:rPr>
              <w:t>back-office</w:t>
            </w:r>
            <w:r w:rsidR="00E651F6" w:rsidRPr="004342C6">
              <w:rPr>
                <w:rFonts w:cs="Arial"/>
              </w:rPr>
              <w:t xml:space="preserve"> user provides the Aid category 1X or 1Y to an individual from the override eligibility screen.</w:t>
            </w:r>
          </w:p>
        </w:tc>
      </w:tr>
    </w:tbl>
    <w:p w14:paraId="19EE0DD3" w14:textId="77777777" w:rsidR="009D3B72" w:rsidRPr="004342C6" w:rsidRDefault="009D3B72" w:rsidP="009D3B72">
      <w:pPr>
        <w:pStyle w:val="Table"/>
        <w:rPr>
          <w:rFonts w:ascii="Arial" w:hAnsi="Arial" w:cs="Arial"/>
        </w:rPr>
      </w:pPr>
    </w:p>
    <w:p w14:paraId="5C951A0A" w14:textId="77777777" w:rsidR="009D3B72" w:rsidRPr="004342C6" w:rsidRDefault="009D3B72" w:rsidP="009D3B72">
      <w:pPr>
        <w:pStyle w:val="Heading3"/>
        <w:numPr>
          <w:ilvl w:val="2"/>
          <w:numId w:val="13"/>
        </w:numPr>
        <w:rPr>
          <w:rFonts w:ascii="Arial" w:hAnsi="Arial" w:cs="Arial"/>
        </w:rPr>
      </w:pPr>
      <w:bookmarkStart w:id="841" w:name="_Toc94634860"/>
      <w:r w:rsidRPr="004342C6">
        <w:rPr>
          <w:rFonts w:ascii="Arial" w:hAnsi="Arial" w:cs="Arial"/>
        </w:rPr>
        <w:t>Transaction /SSO Information</w:t>
      </w:r>
      <w:bookmarkEnd w:id="841"/>
    </w:p>
    <w:p w14:paraId="5F14C8EC" w14:textId="77777777" w:rsidR="009D3B72" w:rsidRPr="004342C6" w:rsidRDefault="009D3B72" w:rsidP="009D3B7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3B6CF707" w14:textId="77777777" w:rsidR="009D3B72" w:rsidRPr="004342C6" w:rsidRDefault="009D3B72" w:rsidP="009D3B72">
      <w:pPr>
        <w:pStyle w:val="Heading3"/>
        <w:numPr>
          <w:ilvl w:val="2"/>
          <w:numId w:val="13"/>
        </w:numPr>
        <w:rPr>
          <w:rFonts w:ascii="Arial" w:hAnsi="Arial" w:cs="Arial"/>
        </w:rPr>
      </w:pPr>
      <w:bookmarkStart w:id="842" w:name="_Toc94634861"/>
      <w:r w:rsidRPr="004342C6">
        <w:rPr>
          <w:rFonts w:ascii="Arial" w:hAnsi="Arial" w:cs="Arial"/>
        </w:rPr>
        <w:t>Special Design Consideration</w:t>
      </w:r>
      <w:bookmarkEnd w:id="842"/>
    </w:p>
    <w:p w14:paraId="7AC14406" w14:textId="21639FF3" w:rsidR="009D3B72" w:rsidRPr="004342C6" w:rsidRDefault="00FC539D" w:rsidP="00FC539D">
      <w:pPr>
        <w:pStyle w:val="Hints"/>
        <w:spacing w:after="200"/>
        <w:ind w:left="450"/>
        <w:rPr>
          <w:rFonts w:cs="Arial"/>
          <w:color w:val="auto"/>
        </w:rPr>
      </w:pPr>
      <w:r w:rsidRPr="00FC539D">
        <w:rPr>
          <w:rFonts w:eastAsiaTheme="minorHAnsi" w:cs="Arial"/>
          <w:color w:val="auto"/>
          <w:sz w:val="22"/>
          <w:szCs w:val="22"/>
        </w:rPr>
        <w:t>Not Applicable</w:t>
      </w:r>
      <w:r w:rsidR="009D3B72" w:rsidRPr="004342C6">
        <w:rPr>
          <w:rFonts w:cs="Arial"/>
          <w:color w:val="auto"/>
        </w:rPr>
        <w:t xml:space="preserve"> </w:t>
      </w:r>
    </w:p>
    <w:p w14:paraId="635BA120" w14:textId="77777777" w:rsidR="009D3B72" w:rsidRPr="004342C6" w:rsidRDefault="009D3B72" w:rsidP="009D3B72">
      <w:pPr>
        <w:pStyle w:val="Heading3"/>
        <w:numPr>
          <w:ilvl w:val="2"/>
          <w:numId w:val="13"/>
        </w:numPr>
        <w:rPr>
          <w:rFonts w:ascii="Arial" w:hAnsi="Arial" w:cs="Arial"/>
        </w:rPr>
      </w:pPr>
      <w:bookmarkStart w:id="843" w:name="_Toc94634862"/>
      <w:r w:rsidRPr="004342C6">
        <w:rPr>
          <w:rFonts w:ascii="Arial" w:hAnsi="Arial" w:cs="Arial"/>
        </w:rPr>
        <w:t>Acceptance Criteria</w:t>
      </w:r>
      <w:bookmarkEnd w:id="843"/>
    </w:p>
    <w:p w14:paraId="4D4127B5" w14:textId="05FBF271" w:rsidR="009D3B72" w:rsidRPr="004342C6" w:rsidRDefault="009D3B72" w:rsidP="00320B54">
      <w:pPr>
        <w:pStyle w:val="ListParagraph"/>
        <w:numPr>
          <w:ilvl w:val="0"/>
          <w:numId w:val="278"/>
        </w:numPr>
        <w:contextualSpacing w:val="0"/>
        <w:rPr>
          <w:rFonts w:cs="Arial"/>
        </w:rPr>
      </w:pPr>
      <w:r w:rsidRPr="004342C6">
        <w:rPr>
          <w:rFonts w:cs="Arial"/>
        </w:rPr>
        <w:t>The system should work as per the flow, UI design, functional requirements, and special design considerations defined above in the use case.</w:t>
      </w:r>
    </w:p>
    <w:p w14:paraId="27B18611" w14:textId="579D37D9" w:rsidR="00362410" w:rsidRPr="004342C6" w:rsidRDefault="009D3B72" w:rsidP="009D3B72">
      <w:pPr>
        <w:contextualSpacing w:val="0"/>
        <w:rPr>
          <w:rFonts w:cs="Arial"/>
        </w:rPr>
      </w:pPr>
      <w:r w:rsidRPr="004342C6">
        <w:rPr>
          <w:rFonts w:cs="Arial"/>
        </w:rPr>
        <w:br w:type="page"/>
      </w:r>
    </w:p>
    <w:p w14:paraId="1735489C" w14:textId="4D6FC5F5" w:rsidR="00362410" w:rsidRPr="004342C6" w:rsidRDefault="00362410" w:rsidP="00DB6AEE">
      <w:pPr>
        <w:pStyle w:val="Heading2"/>
      </w:pPr>
      <w:bookmarkStart w:id="844" w:name="_Use_Case_Id:_6"/>
      <w:bookmarkStart w:id="845" w:name="_Toc94634863"/>
      <w:bookmarkEnd w:id="844"/>
      <w:r w:rsidRPr="004342C6">
        <w:lastRenderedPageBreak/>
        <w:t>Use Case Id: UC-</w:t>
      </w:r>
      <w:r w:rsidR="005B09BA" w:rsidRPr="004342C6">
        <w:t>31</w:t>
      </w:r>
      <w:r w:rsidRPr="004342C6">
        <w:t xml:space="preserve"> </w:t>
      </w:r>
      <w:bookmarkStart w:id="846" w:name="_Hlk15998949"/>
      <w:r w:rsidRPr="004342C6">
        <w:t>Health Safety Net</w:t>
      </w:r>
      <w:r w:rsidR="004E5688" w:rsidRPr="004342C6">
        <w:t xml:space="preserve"> </w:t>
      </w:r>
      <w:r w:rsidRPr="004342C6">
        <w:t>Deductible calculation</w:t>
      </w:r>
      <w:bookmarkEnd w:id="845"/>
    </w:p>
    <w:p w14:paraId="722F473C" w14:textId="27CBC63B" w:rsidR="00362410" w:rsidRPr="004342C6" w:rsidRDefault="00362410" w:rsidP="00362410">
      <w:pPr>
        <w:pStyle w:val="Heading3"/>
        <w:numPr>
          <w:ilvl w:val="2"/>
          <w:numId w:val="13"/>
        </w:numPr>
        <w:rPr>
          <w:rFonts w:ascii="Arial" w:hAnsi="Arial" w:cs="Arial"/>
        </w:rPr>
      </w:pPr>
      <w:bookmarkStart w:id="847" w:name="_Toc94634864"/>
      <w:bookmarkEnd w:id="846"/>
      <w:r w:rsidRPr="004342C6">
        <w:rPr>
          <w:rFonts w:ascii="Arial" w:hAnsi="Arial" w:cs="Arial"/>
        </w:rPr>
        <w:t>Description</w:t>
      </w:r>
      <w:bookmarkEnd w:id="847"/>
    </w:p>
    <w:p w14:paraId="67B024DC" w14:textId="5C5BFA15" w:rsidR="00AE4119" w:rsidRPr="004342C6" w:rsidRDefault="00AE4119" w:rsidP="00496FC6">
      <w:pPr>
        <w:ind w:left="450"/>
        <w:rPr>
          <w:rFonts w:cs="Arial"/>
        </w:rPr>
      </w:pPr>
      <w:r w:rsidRPr="004342C6">
        <w:rPr>
          <w:rFonts w:cs="Arial"/>
        </w:rPr>
        <w:t>This use case describes that for program determination or re-determination</w:t>
      </w:r>
      <w:r w:rsidR="00496FC6">
        <w:rPr>
          <w:rFonts w:cs="Arial"/>
        </w:rPr>
        <w:t>,</w:t>
      </w:r>
      <w:r w:rsidRPr="004342C6">
        <w:rPr>
          <w:rFonts w:cs="Arial"/>
        </w:rPr>
        <w:t xml:space="preserve"> if a member has been determined eligible for HSN (AP aid category) or CMSP (AY aid category), the system should calculate PBFG using existing Premium Billing Family Group (PBFG) rules. </w:t>
      </w:r>
    </w:p>
    <w:p w14:paraId="6B82F27F" w14:textId="4F95D091" w:rsidR="00AE4119" w:rsidRPr="004342C6" w:rsidRDefault="00AE4119" w:rsidP="00496FC6">
      <w:pPr>
        <w:ind w:left="450"/>
        <w:rPr>
          <w:rFonts w:cs="Arial"/>
        </w:rPr>
      </w:pPr>
      <w:r w:rsidRPr="004342C6">
        <w:rPr>
          <w:rFonts w:cs="Arial"/>
        </w:rPr>
        <w:t xml:space="preserve">After that system should calculate </w:t>
      </w:r>
      <w:r w:rsidR="00496FC6">
        <w:rPr>
          <w:rFonts w:cs="Arial"/>
        </w:rPr>
        <w:t xml:space="preserve">the </w:t>
      </w:r>
      <w:r w:rsidRPr="004342C6">
        <w:rPr>
          <w:rFonts w:cs="Arial"/>
        </w:rPr>
        <w:t>annual deductible amount for HSN (AP aid category) and CMSP (AY aid category) using new deductible calculation rules shared by CoM.</w:t>
      </w:r>
    </w:p>
    <w:p w14:paraId="1ACCBC57" w14:textId="3124B13C" w:rsidR="00362410" w:rsidRPr="004342C6" w:rsidRDefault="00362410" w:rsidP="00362410">
      <w:pPr>
        <w:ind w:left="450"/>
        <w:rPr>
          <w:rFonts w:cs="Arial"/>
        </w:rPr>
      </w:pPr>
    </w:p>
    <w:p w14:paraId="3B8D3618" w14:textId="77777777" w:rsidR="00362410" w:rsidRPr="004342C6" w:rsidRDefault="00362410" w:rsidP="00362410">
      <w:pPr>
        <w:pStyle w:val="Heading3"/>
        <w:numPr>
          <w:ilvl w:val="2"/>
          <w:numId w:val="13"/>
        </w:numPr>
        <w:rPr>
          <w:rFonts w:ascii="Arial" w:hAnsi="Arial" w:cs="Arial"/>
        </w:rPr>
      </w:pPr>
      <w:bookmarkStart w:id="848" w:name="_Toc94634865"/>
      <w:r w:rsidRPr="004342C6">
        <w:rPr>
          <w:rFonts w:ascii="Arial" w:hAnsi="Arial" w:cs="Arial"/>
        </w:rPr>
        <w:t>Related Use case</w:t>
      </w:r>
      <w:bookmarkEnd w:id="848"/>
      <w:r w:rsidRPr="004342C6">
        <w:rPr>
          <w:rFonts w:ascii="Arial" w:hAnsi="Arial" w:cs="Arial"/>
        </w:rPr>
        <w:t xml:space="preserve"> </w:t>
      </w:r>
    </w:p>
    <w:p w14:paraId="33610A1D" w14:textId="77777777" w:rsidR="00362410" w:rsidRPr="004342C6" w:rsidRDefault="00362410" w:rsidP="00362410">
      <w:pPr>
        <w:ind w:firstLine="450"/>
        <w:rPr>
          <w:rFonts w:cs="Arial"/>
        </w:rPr>
      </w:pPr>
      <w:r w:rsidRPr="004342C6">
        <w:rPr>
          <w:rFonts w:cs="Arial"/>
        </w:rPr>
        <w:t>Not applicable</w:t>
      </w:r>
    </w:p>
    <w:p w14:paraId="2CCDDABF" w14:textId="77777777" w:rsidR="00362410" w:rsidRPr="004342C6" w:rsidRDefault="00362410" w:rsidP="00362410">
      <w:pPr>
        <w:rPr>
          <w:rFonts w:cs="Arial"/>
        </w:rPr>
      </w:pPr>
      <w:r w:rsidRPr="004342C6">
        <w:rPr>
          <w:rFonts w:cs="Arial"/>
          <w:i/>
          <w:color w:val="00B050"/>
        </w:rPr>
        <w:t xml:space="preserve">  </w:t>
      </w:r>
    </w:p>
    <w:p w14:paraId="704D8D8D" w14:textId="77777777" w:rsidR="00362410" w:rsidRPr="004342C6" w:rsidRDefault="00362410" w:rsidP="00362410">
      <w:pPr>
        <w:pStyle w:val="Heading3"/>
        <w:numPr>
          <w:ilvl w:val="2"/>
          <w:numId w:val="13"/>
        </w:numPr>
        <w:rPr>
          <w:rFonts w:ascii="Arial" w:hAnsi="Arial" w:cs="Arial"/>
        </w:rPr>
      </w:pPr>
      <w:bookmarkStart w:id="849" w:name="_Toc94634866"/>
      <w:r w:rsidRPr="004342C6">
        <w:rPr>
          <w:rFonts w:ascii="Arial" w:hAnsi="Arial" w:cs="Arial"/>
        </w:rPr>
        <w:t>Actor(s)</w:t>
      </w:r>
      <w:bookmarkEnd w:id="849"/>
    </w:p>
    <w:p w14:paraId="6A3C54F4" w14:textId="77777777" w:rsidR="00362410" w:rsidRPr="004342C6" w:rsidRDefault="00362410" w:rsidP="00320B54">
      <w:pPr>
        <w:pStyle w:val="ListParagraph"/>
        <w:numPr>
          <w:ilvl w:val="0"/>
          <w:numId w:val="279"/>
        </w:numPr>
        <w:ind w:left="810"/>
        <w:contextualSpacing w:val="0"/>
        <w:rPr>
          <w:rFonts w:cs="Arial"/>
        </w:rPr>
      </w:pPr>
      <w:r w:rsidRPr="004342C6">
        <w:rPr>
          <w:rFonts w:cs="Arial"/>
        </w:rPr>
        <w:t>HIX System</w:t>
      </w:r>
    </w:p>
    <w:p w14:paraId="279402DD" w14:textId="77777777" w:rsidR="00362410" w:rsidRPr="004342C6" w:rsidRDefault="00362410" w:rsidP="00320B54">
      <w:pPr>
        <w:pStyle w:val="ListParagraph"/>
        <w:numPr>
          <w:ilvl w:val="0"/>
          <w:numId w:val="279"/>
        </w:numPr>
        <w:ind w:left="810"/>
        <w:contextualSpacing w:val="0"/>
        <w:rPr>
          <w:rFonts w:cs="Arial"/>
        </w:rPr>
      </w:pPr>
      <w:r w:rsidRPr="004342C6">
        <w:rPr>
          <w:rFonts w:cs="Arial"/>
        </w:rPr>
        <w:t>Individual User</w:t>
      </w:r>
    </w:p>
    <w:p w14:paraId="743E932D" w14:textId="77777777" w:rsidR="00362410" w:rsidRPr="004342C6" w:rsidRDefault="00362410" w:rsidP="00320B54">
      <w:pPr>
        <w:pStyle w:val="ListParagraph"/>
        <w:numPr>
          <w:ilvl w:val="0"/>
          <w:numId w:val="279"/>
        </w:numPr>
        <w:ind w:left="810"/>
        <w:contextualSpacing w:val="0"/>
        <w:rPr>
          <w:rFonts w:cs="Arial"/>
        </w:rPr>
      </w:pPr>
      <w:r w:rsidRPr="004342C6">
        <w:rPr>
          <w:rFonts w:cs="Arial"/>
        </w:rPr>
        <w:t xml:space="preserve">Assistor portal users </w:t>
      </w:r>
    </w:p>
    <w:p w14:paraId="1FA11CB6" w14:textId="77777777" w:rsidR="00362410" w:rsidRPr="004342C6" w:rsidRDefault="00362410" w:rsidP="00496FC6">
      <w:pPr>
        <w:pStyle w:val="ListParagraph"/>
        <w:numPr>
          <w:ilvl w:val="0"/>
          <w:numId w:val="20"/>
        </w:numPr>
        <w:contextualSpacing w:val="0"/>
        <w:rPr>
          <w:rFonts w:cs="Arial"/>
        </w:rPr>
      </w:pPr>
      <w:r w:rsidRPr="004342C6">
        <w:rPr>
          <w:rFonts w:cs="Arial"/>
        </w:rPr>
        <w:t>CAC User</w:t>
      </w:r>
    </w:p>
    <w:p w14:paraId="02D7333C" w14:textId="77777777" w:rsidR="00362410" w:rsidRPr="004342C6" w:rsidRDefault="00362410" w:rsidP="00496FC6">
      <w:pPr>
        <w:pStyle w:val="ListParagraph"/>
        <w:numPr>
          <w:ilvl w:val="0"/>
          <w:numId w:val="20"/>
        </w:numPr>
        <w:contextualSpacing w:val="0"/>
        <w:rPr>
          <w:rFonts w:cs="Arial"/>
        </w:rPr>
      </w:pPr>
      <w:r w:rsidRPr="004342C6">
        <w:rPr>
          <w:rFonts w:cs="Arial"/>
        </w:rPr>
        <w:t>Navigator User</w:t>
      </w:r>
    </w:p>
    <w:p w14:paraId="14D5325B" w14:textId="77777777" w:rsidR="00362410" w:rsidRPr="004342C6" w:rsidRDefault="00362410" w:rsidP="00320B54">
      <w:pPr>
        <w:pStyle w:val="ListParagraph"/>
        <w:numPr>
          <w:ilvl w:val="0"/>
          <w:numId w:val="279"/>
        </w:numPr>
        <w:ind w:left="810"/>
        <w:contextualSpacing w:val="0"/>
        <w:rPr>
          <w:rFonts w:cs="Arial"/>
        </w:rPr>
      </w:pPr>
      <w:r w:rsidRPr="004342C6">
        <w:rPr>
          <w:rFonts w:cs="Arial"/>
        </w:rPr>
        <w:t>The following Agent Portal User(s):</w:t>
      </w:r>
    </w:p>
    <w:p w14:paraId="51F99152" w14:textId="77777777" w:rsidR="00362410" w:rsidRPr="004342C6" w:rsidRDefault="00362410" w:rsidP="00496FC6">
      <w:pPr>
        <w:pStyle w:val="ListParagraph"/>
        <w:numPr>
          <w:ilvl w:val="0"/>
          <w:numId w:val="20"/>
        </w:numPr>
        <w:contextualSpacing w:val="0"/>
        <w:rPr>
          <w:rFonts w:cs="Arial"/>
        </w:rPr>
      </w:pPr>
      <w:r w:rsidRPr="004342C6">
        <w:rPr>
          <w:rFonts w:cs="Arial"/>
        </w:rPr>
        <w:t>Back Office User</w:t>
      </w:r>
    </w:p>
    <w:p w14:paraId="6E48D379" w14:textId="77777777" w:rsidR="00362410" w:rsidRPr="004342C6" w:rsidRDefault="00362410" w:rsidP="00496FC6">
      <w:pPr>
        <w:pStyle w:val="ListParagraph"/>
        <w:numPr>
          <w:ilvl w:val="0"/>
          <w:numId w:val="20"/>
        </w:numPr>
        <w:contextualSpacing w:val="0"/>
        <w:rPr>
          <w:rFonts w:cs="Arial"/>
        </w:rPr>
      </w:pPr>
      <w:r w:rsidRPr="004342C6">
        <w:rPr>
          <w:rFonts w:cs="Arial"/>
        </w:rPr>
        <w:t>Super User/MED_BO User</w:t>
      </w:r>
    </w:p>
    <w:p w14:paraId="7AE5BD3E" w14:textId="77777777" w:rsidR="00362410" w:rsidRPr="004342C6" w:rsidRDefault="00362410" w:rsidP="00496FC6">
      <w:pPr>
        <w:pStyle w:val="ListParagraph"/>
        <w:numPr>
          <w:ilvl w:val="0"/>
          <w:numId w:val="20"/>
        </w:numPr>
        <w:contextualSpacing w:val="0"/>
        <w:rPr>
          <w:rFonts w:cs="Arial"/>
        </w:rPr>
      </w:pPr>
      <w:r w:rsidRPr="004342C6">
        <w:rPr>
          <w:rFonts w:cs="Arial"/>
        </w:rPr>
        <w:t>CSR User</w:t>
      </w:r>
    </w:p>
    <w:p w14:paraId="5A99F021" w14:textId="77777777" w:rsidR="00362410" w:rsidRPr="004342C6" w:rsidRDefault="00362410" w:rsidP="00496FC6">
      <w:pPr>
        <w:pStyle w:val="ListParagraph"/>
        <w:numPr>
          <w:ilvl w:val="0"/>
          <w:numId w:val="20"/>
        </w:numPr>
        <w:contextualSpacing w:val="0"/>
        <w:rPr>
          <w:rFonts w:cs="Arial"/>
        </w:rPr>
      </w:pPr>
      <w:r w:rsidRPr="004342C6">
        <w:rPr>
          <w:rFonts w:cs="Arial"/>
        </w:rPr>
        <w:t>TPL User</w:t>
      </w:r>
    </w:p>
    <w:p w14:paraId="5E9DFE86" w14:textId="77777777" w:rsidR="00362410" w:rsidRPr="004342C6" w:rsidRDefault="00362410" w:rsidP="00496FC6">
      <w:pPr>
        <w:pStyle w:val="ListParagraph"/>
        <w:numPr>
          <w:ilvl w:val="0"/>
          <w:numId w:val="20"/>
        </w:numPr>
        <w:contextualSpacing w:val="0"/>
        <w:rPr>
          <w:rFonts w:cs="Arial"/>
        </w:rPr>
      </w:pPr>
      <w:r w:rsidRPr="004342C6">
        <w:rPr>
          <w:rFonts w:cs="Arial"/>
        </w:rPr>
        <w:t>TPL Super User</w:t>
      </w:r>
    </w:p>
    <w:p w14:paraId="6E3A4107" w14:textId="77777777" w:rsidR="00362410" w:rsidRPr="004342C6" w:rsidRDefault="00362410" w:rsidP="00496FC6">
      <w:pPr>
        <w:pStyle w:val="ListParagraph"/>
        <w:numPr>
          <w:ilvl w:val="0"/>
          <w:numId w:val="20"/>
        </w:numPr>
        <w:contextualSpacing w:val="0"/>
        <w:rPr>
          <w:rFonts w:cs="Arial"/>
        </w:rPr>
      </w:pPr>
      <w:r w:rsidRPr="004342C6">
        <w:rPr>
          <w:rFonts w:cs="Arial"/>
        </w:rPr>
        <w:t>TPL_BO User</w:t>
      </w:r>
    </w:p>
    <w:p w14:paraId="4BDDAE64" w14:textId="77777777" w:rsidR="00362410" w:rsidRPr="004342C6" w:rsidRDefault="00362410" w:rsidP="00496FC6">
      <w:pPr>
        <w:pStyle w:val="ListParagraph"/>
        <w:numPr>
          <w:ilvl w:val="0"/>
          <w:numId w:val="20"/>
        </w:numPr>
        <w:contextualSpacing w:val="0"/>
        <w:rPr>
          <w:rFonts w:cs="Arial"/>
        </w:rPr>
      </w:pPr>
      <w:r w:rsidRPr="004342C6">
        <w:rPr>
          <w:rFonts w:cs="Arial"/>
        </w:rPr>
        <w:t>Advanced CSR User</w:t>
      </w:r>
    </w:p>
    <w:p w14:paraId="12780E1E" w14:textId="77777777" w:rsidR="00362410" w:rsidRPr="004342C6" w:rsidRDefault="00362410" w:rsidP="00362410">
      <w:pPr>
        <w:rPr>
          <w:rFonts w:cs="Arial"/>
        </w:rPr>
      </w:pPr>
      <w:r w:rsidRPr="004342C6">
        <w:rPr>
          <w:rFonts w:cs="Arial"/>
          <w:i/>
          <w:color w:val="00B050"/>
        </w:rPr>
        <w:t xml:space="preserve">  </w:t>
      </w:r>
    </w:p>
    <w:p w14:paraId="22C25BEF" w14:textId="77777777" w:rsidR="00362410" w:rsidRPr="004342C6" w:rsidRDefault="00362410" w:rsidP="00362410">
      <w:pPr>
        <w:pStyle w:val="Heading3"/>
        <w:numPr>
          <w:ilvl w:val="2"/>
          <w:numId w:val="13"/>
        </w:numPr>
        <w:rPr>
          <w:rFonts w:ascii="Arial" w:hAnsi="Arial" w:cs="Arial"/>
        </w:rPr>
      </w:pPr>
      <w:bookmarkStart w:id="850" w:name="_Toc94634867"/>
      <w:r w:rsidRPr="004342C6">
        <w:rPr>
          <w:rFonts w:ascii="Arial" w:hAnsi="Arial" w:cs="Arial"/>
        </w:rPr>
        <w:t>Trigger(s)</w:t>
      </w:r>
      <w:bookmarkEnd w:id="850"/>
    </w:p>
    <w:p w14:paraId="154D9ACC" w14:textId="0E145084" w:rsidR="00362410" w:rsidRPr="004342C6" w:rsidRDefault="00362410" w:rsidP="00320B54">
      <w:pPr>
        <w:pStyle w:val="ListParagraph"/>
        <w:numPr>
          <w:ilvl w:val="0"/>
          <w:numId w:val="280"/>
        </w:numPr>
        <w:contextualSpacing w:val="0"/>
        <w:rPr>
          <w:rFonts w:cs="Arial"/>
        </w:rPr>
      </w:pPr>
      <w:r w:rsidRPr="004342C6">
        <w:rPr>
          <w:rFonts w:cs="Arial"/>
        </w:rPr>
        <w:t>Eligibility is determined/re-determined through any process</w:t>
      </w:r>
      <w:r w:rsidR="00496FC6">
        <w:rPr>
          <w:rFonts w:cs="Arial"/>
        </w:rPr>
        <w:t>,</w:t>
      </w:r>
      <w:r w:rsidRPr="004342C6">
        <w:rPr>
          <w:rFonts w:cs="Arial"/>
        </w:rPr>
        <w:t xml:space="preserve"> e.g.</w:t>
      </w:r>
      <w:r w:rsidR="00496FC6">
        <w:rPr>
          <w:rFonts w:cs="Arial"/>
        </w:rPr>
        <w:t>,</w:t>
      </w:r>
      <w:r w:rsidRPr="004342C6">
        <w:rPr>
          <w:rFonts w:cs="Arial"/>
        </w:rPr>
        <w:t xml:space="preserve"> SSAP Application, Batch Process, Back Office Determination</w:t>
      </w:r>
      <w:r w:rsidR="00496FC6">
        <w:rPr>
          <w:rFonts w:cs="Arial"/>
        </w:rPr>
        <w:t>,</w:t>
      </w:r>
      <w:r w:rsidR="00AE4119" w:rsidRPr="004342C6">
        <w:rPr>
          <w:rFonts w:cs="Arial"/>
        </w:rPr>
        <w:t xml:space="preserve"> and member is eligible for HSN aid categories. </w:t>
      </w:r>
    </w:p>
    <w:p w14:paraId="5D3835B6" w14:textId="77777777" w:rsidR="00362410" w:rsidRPr="004342C6" w:rsidRDefault="00362410" w:rsidP="00362410">
      <w:pPr>
        <w:pStyle w:val="ListParagraph"/>
        <w:ind w:left="1080"/>
        <w:contextualSpacing w:val="0"/>
        <w:rPr>
          <w:rFonts w:cs="Arial"/>
        </w:rPr>
      </w:pPr>
    </w:p>
    <w:p w14:paraId="19E1AC77" w14:textId="77777777" w:rsidR="00362410" w:rsidRPr="004342C6" w:rsidRDefault="00362410" w:rsidP="00362410">
      <w:pPr>
        <w:pStyle w:val="Heading3"/>
        <w:numPr>
          <w:ilvl w:val="2"/>
          <w:numId w:val="13"/>
        </w:numPr>
        <w:rPr>
          <w:rFonts w:ascii="Arial" w:hAnsi="Arial" w:cs="Arial"/>
        </w:rPr>
      </w:pPr>
      <w:bookmarkStart w:id="851" w:name="_Toc94634868"/>
      <w:r w:rsidRPr="004342C6">
        <w:rPr>
          <w:rFonts w:ascii="Arial" w:hAnsi="Arial" w:cs="Arial"/>
        </w:rPr>
        <w:t>Precondition(s)</w:t>
      </w:r>
      <w:bookmarkEnd w:id="851"/>
    </w:p>
    <w:p w14:paraId="01A201F0" w14:textId="7B8E77CA" w:rsidR="00362410" w:rsidRPr="004342C6" w:rsidRDefault="00AE4119" w:rsidP="00F725DA">
      <w:pPr>
        <w:pStyle w:val="ListParagraph"/>
        <w:numPr>
          <w:ilvl w:val="0"/>
          <w:numId w:val="159"/>
        </w:numPr>
        <w:contextualSpacing w:val="0"/>
        <w:rPr>
          <w:rFonts w:cs="Arial"/>
        </w:rPr>
      </w:pPr>
      <w:r w:rsidRPr="004342C6">
        <w:rPr>
          <w:rFonts w:cs="Arial"/>
        </w:rPr>
        <w:t>The individual is eligible for HSN aid categories.</w:t>
      </w:r>
    </w:p>
    <w:p w14:paraId="3F310A36" w14:textId="77777777" w:rsidR="00362410" w:rsidRPr="004342C6" w:rsidRDefault="00362410" w:rsidP="00362410">
      <w:pPr>
        <w:pStyle w:val="ListParagraph"/>
        <w:ind w:left="1170"/>
        <w:contextualSpacing w:val="0"/>
        <w:rPr>
          <w:rFonts w:cs="Arial"/>
        </w:rPr>
      </w:pPr>
    </w:p>
    <w:p w14:paraId="57619208" w14:textId="77777777" w:rsidR="00362410" w:rsidRPr="004342C6" w:rsidRDefault="00362410" w:rsidP="00362410">
      <w:pPr>
        <w:pStyle w:val="Heading3"/>
        <w:numPr>
          <w:ilvl w:val="2"/>
          <w:numId w:val="13"/>
        </w:numPr>
        <w:pBdr>
          <w:bottom w:val="single" w:sz="12" w:space="5" w:color="4C8B3F"/>
        </w:pBdr>
        <w:rPr>
          <w:rFonts w:ascii="Arial" w:hAnsi="Arial" w:cs="Arial"/>
        </w:rPr>
      </w:pPr>
      <w:bookmarkStart w:id="852" w:name="_Toc94634869"/>
      <w:r w:rsidRPr="004342C6">
        <w:rPr>
          <w:rFonts w:ascii="Arial" w:hAnsi="Arial" w:cs="Arial"/>
        </w:rPr>
        <w:t>Postcondition(s)</w:t>
      </w:r>
      <w:bookmarkEnd w:id="852"/>
    </w:p>
    <w:p w14:paraId="3645D45C" w14:textId="1A5DFB52" w:rsidR="00362410" w:rsidRPr="004342C6" w:rsidRDefault="00AE4119" w:rsidP="00F725DA">
      <w:pPr>
        <w:pStyle w:val="ListParagraph"/>
        <w:numPr>
          <w:ilvl w:val="3"/>
          <w:numId w:val="159"/>
        </w:numPr>
        <w:rPr>
          <w:rFonts w:cs="Arial"/>
        </w:rPr>
      </w:pPr>
      <w:r w:rsidRPr="004342C6">
        <w:rPr>
          <w:rFonts w:cs="Arial"/>
        </w:rPr>
        <w:t xml:space="preserve">The system has calculated the annual HSN deductible amounts, HSN Deductible </w:t>
      </w:r>
      <w:r w:rsidR="00496FC6">
        <w:rPr>
          <w:rFonts w:cs="Arial"/>
        </w:rPr>
        <w:t>E</w:t>
      </w:r>
      <w:r w:rsidRPr="004342C6">
        <w:rPr>
          <w:rFonts w:cs="Arial"/>
        </w:rPr>
        <w:t xml:space="preserve">ffective dates for HSN aid categories. </w:t>
      </w:r>
    </w:p>
    <w:p w14:paraId="2FF0AE15" w14:textId="70521222" w:rsidR="00362410" w:rsidRDefault="00362410" w:rsidP="00362410">
      <w:pPr>
        <w:contextualSpacing w:val="0"/>
        <w:rPr>
          <w:rFonts w:cs="Arial"/>
        </w:rPr>
      </w:pPr>
    </w:p>
    <w:p w14:paraId="178E978B" w14:textId="77777777" w:rsidR="000C674F" w:rsidRPr="004342C6" w:rsidRDefault="000C674F" w:rsidP="00362410">
      <w:pPr>
        <w:contextualSpacing w:val="0"/>
        <w:rPr>
          <w:rFonts w:cs="Arial"/>
        </w:rPr>
      </w:pPr>
    </w:p>
    <w:p w14:paraId="3F531B3E" w14:textId="77777777" w:rsidR="00362410" w:rsidRPr="004342C6" w:rsidRDefault="00362410" w:rsidP="00362410">
      <w:pPr>
        <w:pStyle w:val="Heading3"/>
        <w:numPr>
          <w:ilvl w:val="2"/>
          <w:numId w:val="13"/>
        </w:numPr>
        <w:rPr>
          <w:rFonts w:ascii="Arial" w:hAnsi="Arial" w:cs="Arial"/>
        </w:rPr>
      </w:pPr>
      <w:bookmarkStart w:id="853" w:name="_Toc94634870"/>
      <w:r w:rsidRPr="004342C6">
        <w:rPr>
          <w:rFonts w:ascii="Arial" w:hAnsi="Arial" w:cs="Arial"/>
        </w:rPr>
        <w:t>Flow of Event(s)</w:t>
      </w:r>
      <w:bookmarkEnd w:id="853"/>
    </w:p>
    <w:p w14:paraId="7248FB87" w14:textId="77777777" w:rsidR="00362410" w:rsidRPr="004342C6" w:rsidRDefault="00362410" w:rsidP="00362410">
      <w:pPr>
        <w:ind w:left="360"/>
        <w:rPr>
          <w:rFonts w:cs="Arial"/>
        </w:rPr>
      </w:pPr>
    </w:p>
    <w:p w14:paraId="74E65A5C" w14:textId="396827CF" w:rsidR="00362410" w:rsidRPr="004342C6" w:rsidRDefault="00362410" w:rsidP="00B12807">
      <w:pPr>
        <w:pStyle w:val="Heading3"/>
        <w:numPr>
          <w:ilvl w:val="3"/>
          <w:numId w:val="13"/>
        </w:numPr>
        <w:tabs>
          <w:tab w:val="left" w:pos="1890"/>
        </w:tabs>
        <w:rPr>
          <w:rFonts w:ascii="Arial" w:hAnsi="Arial" w:cs="Arial"/>
        </w:rPr>
      </w:pPr>
      <w:bookmarkStart w:id="854" w:name="_Toc94634871"/>
      <w:r w:rsidRPr="004342C6">
        <w:rPr>
          <w:rFonts w:ascii="Arial" w:hAnsi="Arial" w:cs="Arial"/>
        </w:rPr>
        <w:t>Basic Flow</w:t>
      </w:r>
      <w:bookmarkEnd w:id="854"/>
    </w:p>
    <w:p w14:paraId="10A1E05F" w14:textId="43B25D92" w:rsidR="00AE4119" w:rsidRPr="004342C6" w:rsidRDefault="00496FC6" w:rsidP="00320B54">
      <w:pPr>
        <w:pStyle w:val="ListParagraph"/>
        <w:numPr>
          <w:ilvl w:val="1"/>
          <w:numId w:val="281"/>
        </w:numPr>
        <w:ind w:left="1260"/>
        <w:rPr>
          <w:rFonts w:cs="Arial"/>
        </w:rPr>
      </w:pPr>
      <w:r>
        <w:rPr>
          <w:rFonts w:cs="Arial"/>
        </w:rPr>
        <w:t>The u</w:t>
      </w:r>
      <w:r w:rsidR="00AE4119" w:rsidRPr="004342C6">
        <w:rPr>
          <w:rFonts w:cs="Arial"/>
        </w:rPr>
        <w:t>ser submits an eligibility application</w:t>
      </w:r>
    </w:p>
    <w:p w14:paraId="37D425E4" w14:textId="2CBC8514" w:rsidR="00AE4119" w:rsidRPr="004342C6" w:rsidRDefault="00AE4119" w:rsidP="00320B54">
      <w:pPr>
        <w:pStyle w:val="ListParagraph"/>
        <w:numPr>
          <w:ilvl w:val="1"/>
          <w:numId w:val="281"/>
        </w:numPr>
        <w:ind w:left="1260"/>
        <w:rPr>
          <w:rFonts w:cs="Arial"/>
        </w:rPr>
      </w:pPr>
      <w:r w:rsidRPr="004342C6">
        <w:rPr>
          <w:rFonts w:cs="Arial"/>
        </w:rPr>
        <w:t xml:space="preserve">The individual is eligible for </w:t>
      </w:r>
      <w:r w:rsidR="00496FC6">
        <w:rPr>
          <w:rFonts w:cs="Arial"/>
        </w:rPr>
        <w:t xml:space="preserve">the </w:t>
      </w:r>
      <w:r w:rsidRPr="004342C6">
        <w:rPr>
          <w:rFonts w:cs="Arial"/>
        </w:rPr>
        <w:t xml:space="preserve">HSN aid category. </w:t>
      </w:r>
    </w:p>
    <w:p w14:paraId="17F13821" w14:textId="76C6E3E4" w:rsidR="00AE4119" w:rsidRPr="004342C6" w:rsidRDefault="00AE4119" w:rsidP="00320B54">
      <w:pPr>
        <w:pStyle w:val="ListParagraph"/>
        <w:numPr>
          <w:ilvl w:val="1"/>
          <w:numId w:val="281"/>
        </w:numPr>
        <w:ind w:left="1260"/>
        <w:rPr>
          <w:rFonts w:cs="Arial"/>
        </w:rPr>
      </w:pPr>
      <w:r w:rsidRPr="004342C6">
        <w:rPr>
          <w:rFonts w:cs="Arial"/>
        </w:rPr>
        <w:t xml:space="preserve">MassHealth MAGI HH </w:t>
      </w:r>
      <w:r w:rsidR="00AF67C0" w:rsidRPr="004342C6">
        <w:rPr>
          <w:rFonts w:cs="Arial"/>
        </w:rPr>
        <w:t>FPL</w:t>
      </w:r>
      <w:r w:rsidRPr="004342C6">
        <w:rPr>
          <w:rFonts w:cs="Arial"/>
        </w:rPr>
        <w:t xml:space="preserve"> is calculated</w:t>
      </w:r>
    </w:p>
    <w:p w14:paraId="1C73B954" w14:textId="3EEAD365" w:rsidR="00AE4119" w:rsidRPr="004342C6" w:rsidRDefault="00AE4119" w:rsidP="00320B54">
      <w:pPr>
        <w:pStyle w:val="ListParagraph"/>
        <w:numPr>
          <w:ilvl w:val="1"/>
          <w:numId w:val="281"/>
        </w:numPr>
        <w:ind w:left="1260"/>
        <w:rPr>
          <w:rFonts w:cs="Arial"/>
        </w:rPr>
      </w:pPr>
      <w:r w:rsidRPr="004342C6">
        <w:rPr>
          <w:rFonts w:cs="Arial"/>
        </w:rPr>
        <w:t xml:space="preserve">Created PBFG using existing PBFG group </w:t>
      </w:r>
      <w:r w:rsidR="00AF67C0" w:rsidRPr="004342C6">
        <w:rPr>
          <w:rFonts w:cs="Arial"/>
        </w:rPr>
        <w:t>rules to determine PBFG size.</w:t>
      </w:r>
    </w:p>
    <w:p w14:paraId="141A9F12" w14:textId="574A1E57" w:rsidR="00AE4119" w:rsidRPr="004342C6" w:rsidRDefault="00AE4119" w:rsidP="00320B54">
      <w:pPr>
        <w:pStyle w:val="ListParagraph"/>
        <w:numPr>
          <w:ilvl w:val="1"/>
          <w:numId w:val="281"/>
        </w:numPr>
        <w:ind w:left="1260"/>
        <w:rPr>
          <w:rFonts w:cs="Arial"/>
        </w:rPr>
      </w:pPr>
      <w:r w:rsidRPr="004342C6">
        <w:rPr>
          <w:rFonts w:cs="Arial"/>
        </w:rPr>
        <w:t xml:space="preserve">The HSN Deductible will be calculated according to the rules </w:t>
      </w:r>
      <w:r w:rsidR="00A22931" w:rsidRPr="004342C6">
        <w:rPr>
          <w:rFonts w:cs="Arial"/>
        </w:rPr>
        <w:t xml:space="preserve">provided in </w:t>
      </w:r>
      <w:r w:rsidR="00496FC6">
        <w:rPr>
          <w:rFonts w:cs="Arial"/>
        </w:rPr>
        <w:t xml:space="preserve">the </w:t>
      </w:r>
      <w:r w:rsidR="00A22931" w:rsidRPr="004342C6">
        <w:rPr>
          <w:rFonts w:cs="Arial"/>
        </w:rPr>
        <w:t>sheet</w:t>
      </w:r>
      <w:r w:rsidRPr="004342C6">
        <w:rPr>
          <w:rFonts w:cs="Arial"/>
        </w:rPr>
        <w:t>.</w:t>
      </w:r>
    </w:p>
    <w:p w14:paraId="2A0817DB" w14:textId="6DF8F64A" w:rsidR="00A764F9" w:rsidRPr="004342C6" w:rsidRDefault="00A764F9" w:rsidP="00320B54">
      <w:pPr>
        <w:pStyle w:val="ListParagraph"/>
        <w:numPr>
          <w:ilvl w:val="1"/>
          <w:numId w:val="281"/>
        </w:numPr>
        <w:ind w:left="1260"/>
        <w:rPr>
          <w:rFonts w:cs="Arial"/>
        </w:rPr>
      </w:pPr>
      <w:r w:rsidRPr="004342C6">
        <w:rPr>
          <w:rFonts w:cs="Arial"/>
        </w:rPr>
        <w:t xml:space="preserve">HSN Deductible amount and affective date </w:t>
      </w:r>
      <w:r w:rsidR="00496FC6">
        <w:rPr>
          <w:rFonts w:cs="Arial"/>
        </w:rPr>
        <w:t>are</w:t>
      </w:r>
      <w:r w:rsidRPr="004342C6">
        <w:rPr>
          <w:rFonts w:cs="Arial"/>
        </w:rPr>
        <w:t xml:space="preserve"> displayed on </w:t>
      </w:r>
      <w:r w:rsidR="00496FC6">
        <w:rPr>
          <w:rFonts w:cs="Arial"/>
        </w:rPr>
        <w:t xml:space="preserve">the </w:t>
      </w:r>
      <w:r w:rsidRPr="004342C6">
        <w:rPr>
          <w:rFonts w:cs="Arial"/>
        </w:rPr>
        <w:t>Medicaid Household summary screen.</w:t>
      </w:r>
    </w:p>
    <w:p w14:paraId="6F3113EB" w14:textId="77777777" w:rsidR="00AE4119" w:rsidRPr="004342C6" w:rsidRDefault="00AE4119" w:rsidP="00AE4119">
      <w:pPr>
        <w:rPr>
          <w:rFonts w:cs="Arial"/>
        </w:rPr>
      </w:pPr>
    </w:p>
    <w:p w14:paraId="5AB2659B" w14:textId="77777777" w:rsidR="00362410" w:rsidRPr="004342C6" w:rsidRDefault="00362410" w:rsidP="00B12807">
      <w:pPr>
        <w:pStyle w:val="Heading3"/>
        <w:numPr>
          <w:ilvl w:val="3"/>
          <w:numId w:val="13"/>
        </w:numPr>
        <w:tabs>
          <w:tab w:val="left" w:pos="1890"/>
        </w:tabs>
        <w:rPr>
          <w:rFonts w:ascii="Arial" w:hAnsi="Arial" w:cs="Arial"/>
        </w:rPr>
      </w:pPr>
      <w:bookmarkStart w:id="855" w:name="_Toc94634872"/>
      <w:r w:rsidRPr="004342C6">
        <w:rPr>
          <w:rFonts w:ascii="Arial" w:hAnsi="Arial" w:cs="Arial"/>
        </w:rPr>
        <w:t>Alternate Flow-1</w:t>
      </w:r>
      <w:bookmarkEnd w:id="855"/>
    </w:p>
    <w:p w14:paraId="3AE056CC" w14:textId="1EAD10A6" w:rsidR="00B12807" w:rsidRPr="00496FC6" w:rsidRDefault="00496FC6" w:rsidP="00496FC6">
      <w:pPr>
        <w:ind w:left="900"/>
        <w:rPr>
          <w:rFonts w:cs="Arial"/>
        </w:rPr>
      </w:pPr>
      <w:r>
        <w:rPr>
          <w:rFonts w:cs="Arial"/>
        </w:rPr>
        <w:t>Not Applicable</w:t>
      </w:r>
    </w:p>
    <w:p w14:paraId="6D279BB8" w14:textId="77777777" w:rsidR="00B12807" w:rsidRPr="004342C6" w:rsidRDefault="00B12807" w:rsidP="00A22931">
      <w:pPr>
        <w:pStyle w:val="ListParagraph"/>
        <w:ind w:left="1440"/>
        <w:rPr>
          <w:rFonts w:cs="Arial"/>
        </w:rPr>
      </w:pPr>
    </w:p>
    <w:p w14:paraId="780BB4D4" w14:textId="77777777" w:rsidR="00362410" w:rsidRPr="004342C6" w:rsidRDefault="00362410" w:rsidP="00362410">
      <w:pPr>
        <w:pStyle w:val="Heading3"/>
        <w:numPr>
          <w:ilvl w:val="2"/>
          <w:numId w:val="13"/>
        </w:numPr>
        <w:rPr>
          <w:rFonts w:ascii="Arial" w:hAnsi="Arial" w:cs="Arial"/>
        </w:rPr>
      </w:pPr>
      <w:bookmarkStart w:id="856" w:name="_Toc94634873"/>
      <w:r w:rsidRPr="004342C6">
        <w:rPr>
          <w:rFonts w:ascii="Arial" w:hAnsi="Arial" w:cs="Arial"/>
        </w:rPr>
        <w:t>User Pages and Input</w:t>
      </w:r>
      <w:bookmarkEnd w:id="856"/>
    </w:p>
    <w:p w14:paraId="7425253E" w14:textId="77777777" w:rsidR="00362410" w:rsidRPr="004342C6" w:rsidRDefault="00362410" w:rsidP="00362410">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012C205" w14:textId="77777777" w:rsidR="00362410" w:rsidRPr="004342C6" w:rsidRDefault="00362410" w:rsidP="00362410">
      <w:pPr>
        <w:pStyle w:val="Heading3"/>
        <w:numPr>
          <w:ilvl w:val="2"/>
          <w:numId w:val="13"/>
        </w:numPr>
        <w:rPr>
          <w:rFonts w:ascii="Arial" w:hAnsi="Arial" w:cs="Arial"/>
        </w:rPr>
      </w:pPr>
      <w:bookmarkStart w:id="857" w:name="_Toc94634874"/>
      <w:r w:rsidRPr="004342C6">
        <w:rPr>
          <w:rFonts w:ascii="Arial" w:hAnsi="Arial" w:cs="Arial"/>
        </w:rPr>
        <w:t>Functional Requirement(s)</w:t>
      </w:r>
      <w:bookmarkEnd w:id="857"/>
    </w:p>
    <w:p w14:paraId="7AAA1573" w14:textId="6DD68386" w:rsidR="00362410" w:rsidRPr="004342C6" w:rsidRDefault="00362410" w:rsidP="00496FC6">
      <w:pPr>
        <w:pStyle w:val="Caption"/>
        <w:keepNext/>
        <w:jc w:val="center"/>
        <w:rPr>
          <w:rFonts w:cs="Arial"/>
        </w:rPr>
      </w:pPr>
      <w:bookmarkStart w:id="858" w:name="_Toc94635031"/>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35</w:t>
      </w:r>
      <w:r w:rsidRPr="004342C6">
        <w:rPr>
          <w:rFonts w:cs="Arial"/>
          <w:noProof/>
        </w:rPr>
        <w:fldChar w:fldCharType="end"/>
      </w:r>
      <w:r w:rsidRPr="004342C6">
        <w:rPr>
          <w:rFonts w:cs="Arial"/>
        </w:rPr>
        <w:t>. Functional Requirements – UC.</w:t>
      </w:r>
      <w:r w:rsidR="002B0E81" w:rsidRPr="004342C6">
        <w:rPr>
          <w:rFonts w:cs="Arial"/>
        </w:rPr>
        <w:t>31</w:t>
      </w:r>
      <w:bookmarkEnd w:id="858"/>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362410" w:rsidRPr="004342C6" w14:paraId="7D80227C" w14:textId="77777777" w:rsidTr="00362410">
        <w:trPr>
          <w:trHeight w:val="300"/>
          <w:tblHeader/>
        </w:trPr>
        <w:tc>
          <w:tcPr>
            <w:tcW w:w="2247" w:type="dxa"/>
            <w:shd w:val="clear" w:color="auto" w:fill="4C8B3F" w:themeFill="background2"/>
            <w:vAlign w:val="center"/>
            <w:hideMark/>
          </w:tcPr>
          <w:p w14:paraId="6A05E299" w14:textId="77777777" w:rsidR="00362410" w:rsidRPr="004342C6" w:rsidRDefault="00362410" w:rsidP="00362410">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7ED2F14D" w14:textId="77777777" w:rsidR="00362410" w:rsidRPr="004342C6" w:rsidRDefault="00362410" w:rsidP="00362410">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362410" w:rsidRPr="004342C6" w14:paraId="17300F9F" w14:textId="77777777" w:rsidTr="00362410">
        <w:trPr>
          <w:trHeight w:val="314"/>
        </w:trPr>
        <w:tc>
          <w:tcPr>
            <w:tcW w:w="2247" w:type="dxa"/>
            <w:shd w:val="clear" w:color="000000" w:fill="FFFFFF"/>
          </w:tcPr>
          <w:p w14:paraId="37B7F7A4" w14:textId="5FE56D71" w:rsidR="00362410" w:rsidRPr="004342C6" w:rsidRDefault="00362410" w:rsidP="00362410">
            <w:pPr>
              <w:contextualSpacing w:val="0"/>
              <w:jc w:val="center"/>
              <w:rPr>
                <w:rFonts w:eastAsia="Times New Roman" w:cs="Arial"/>
                <w:color w:val="000000"/>
              </w:rPr>
            </w:pPr>
            <w:r w:rsidRPr="004342C6">
              <w:rPr>
                <w:rFonts w:eastAsia="Times New Roman" w:cs="Arial"/>
                <w:color w:val="000000"/>
              </w:rPr>
              <w:t>MHPD.FR.0</w:t>
            </w:r>
            <w:r w:rsidR="00B12807" w:rsidRPr="004342C6">
              <w:rPr>
                <w:rFonts w:eastAsia="Times New Roman" w:cs="Arial"/>
                <w:color w:val="000000"/>
              </w:rPr>
              <w:t>31</w:t>
            </w:r>
            <w:r w:rsidRPr="004342C6">
              <w:rPr>
                <w:rFonts w:eastAsia="Times New Roman" w:cs="Arial"/>
                <w:color w:val="000000"/>
              </w:rPr>
              <w:t>.001</w:t>
            </w:r>
          </w:p>
        </w:tc>
        <w:tc>
          <w:tcPr>
            <w:tcW w:w="7028" w:type="dxa"/>
            <w:shd w:val="clear" w:color="000000" w:fill="FFFFFF"/>
          </w:tcPr>
          <w:p w14:paraId="52CF809B" w14:textId="5C6E6C01" w:rsidR="00362410" w:rsidRPr="004342C6" w:rsidRDefault="00A706AF" w:rsidP="00A706AF">
            <w:pPr>
              <w:tabs>
                <w:tab w:val="left" w:pos="720"/>
              </w:tabs>
              <w:rPr>
                <w:rFonts w:cs="Arial"/>
              </w:rPr>
            </w:pPr>
            <w:r w:rsidRPr="004342C6">
              <w:rPr>
                <w:rFonts w:cs="Arial"/>
              </w:rPr>
              <w:t xml:space="preserve">The system shall use the family MassHealth MAGI income of the individual with the lowest FPL in the PBFG when calculating the annual HSN </w:t>
            </w:r>
            <w:r w:rsidRPr="004342C6">
              <w:rPr>
                <w:rFonts w:cs="Arial"/>
                <w:noProof/>
              </w:rPr>
              <w:t>Deductible</w:t>
            </w:r>
            <w:r w:rsidRPr="004342C6">
              <w:rPr>
                <w:rFonts w:cs="Arial"/>
              </w:rPr>
              <w:t xml:space="preserve"> if there are different income levels within a PBFG.</w:t>
            </w:r>
          </w:p>
          <w:p w14:paraId="7D8594E5" w14:textId="0310EE70" w:rsidR="00362410" w:rsidRPr="00496FC6" w:rsidRDefault="00362410" w:rsidP="00362410">
            <w:pPr>
              <w:tabs>
                <w:tab w:val="left" w:pos="720"/>
              </w:tabs>
              <w:rPr>
                <w:rFonts w:cs="Arial"/>
                <w:sz w:val="24"/>
                <w:szCs w:val="24"/>
              </w:rPr>
            </w:pPr>
            <w:r w:rsidRPr="00496FC6">
              <w:rPr>
                <w:rFonts w:cs="Arial"/>
                <w:color w:val="000000"/>
              </w:rPr>
              <w:t xml:space="preserve">The HSN deductible chart going up to family size 20 is attached in </w:t>
            </w:r>
          </w:p>
          <w:bookmarkStart w:id="859" w:name="_MON_1626608904"/>
          <w:bookmarkEnd w:id="859"/>
          <w:p w14:paraId="08AE0630" w14:textId="6180123B" w:rsidR="00362410" w:rsidRPr="004342C6" w:rsidRDefault="005B0845" w:rsidP="00496FC6">
            <w:pPr>
              <w:tabs>
                <w:tab w:val="left" w:pos="720"/>
              </w:tabs>
              <w:rPr>
                <w:rFonts w:cs="Arial"/>
              </w:rPr>
            </w:pPr>
            <w:r w:rsidRPr="004342C6">
              <w:rPr>
                <w:rFonts w:cs="Arial"/>
                <w:noProof/>
              </w:rPr>
              <w:object w:dxaOrig="1121" w:dyaOrig="726" w14:anchorId="106BF610">
                <v:shape id="_x0000_i1042" type="#_x0000_t75" alt="" style="width:60.8pt;height:37.2pt;mso-width-percent:0;mso-height-percent:0;mso-width-percent:0;mso-height-percent:0" o:ole="">
                  <v:imagedata r:id="rId62" o:title=""/>
                </v:shape>
                <o:OLEObject Type="Embed" ProgID="Excel.Sheet.8" ShapeID="_x0000_i1042" DrawAspect="Icon" ObjectID="_1843025972" r:id="rId63"/>
              </w:object>
            </w:r>
          </w:p>
        </w:tc>
      </w:tr>
      <w:tr w:rsidR="00B12807" w:rsidRPr="004342C6" w14:paraId="7830EBBD" w14:textId="77777777" w:rsidTr="00362410">
        <w:trPr>
          <w:trHeight w:val="314"/>
        </w:trPr>
        <w:tc>
          <w:tcPr>
            <w:tcW w:w="2247" w:type="dxa"/>
            <w:shd w:val="clear" w:color="000000" w:fill="FFFFFF"/>
          </w:tcPr>
          <w:p w14:paraId="4C1AA4D8" w14:textId="49B5056F" w:rsidR="00B12807" w:rsidRPr="004342C6" w:rsidRDefault="00B12807" w:rsidP="00B12807">
            <w:pPr>
              <w:contextualSpacing w:val="0"/>
              <w:jc w:val="center"/>
              <w:rPr>
                <w:rFonts w:eastAsia="Times New Roman" w:cs="Arial"/>
                <w:color w:val="000000"/>
              </w:rPr>
            </w:pPr>
            <w:r w:rsidRPr="004342C6">
              <w:rPr>
                <w:rFonts w:eastAsia="Times New Roman" w:cs="Arial"/>
                <w:color w:val="000000"/>
              </w:rPr>
              <w:t>MHPD.FR.031.002</w:t>
            </w:r>
          </w:p>
        </w:tc>
        <w:tc>
          <w:tcPr>
            <w:tcW w:w="7028" w:type="dxa"/>
            <w:shd w:val="clear" w:color="000000" w:fill="FFFFFF"/>
          </w:tcPr>
          <w:p w14:paraId="6CE81595" w14:textId="54586645" w:rsidR="00B12807" w:rsidRPr="004342C6" w:rsidRDefault="00B12807" w:rsidP="00B12807">
            <w:pPr>
              <w:tabs>
                <w:tab w:val="left" w:pos="720"/>
              </w:tabs>
              <w:contextualSpacing w:val="0"/>
              <w:rPr>
                <w:rFonts w:cs="Arial"/>
                <w:b/>
              </w:rPr>
            </w:pPr>
            <w:r w:rsidRPr="004342C6">
              <w:rPr>
                <w:rFonts w:cs="Arial"/>
              </w:rPr>
              <w:t xml:space="preserve">The HSN deduction amount shall be </w:t>
            </w:r>
            <w:r w:rsidRPr="004342C6">
              <w:rPr>
                <w:rFonts w:cs="Arial"/>
                <w:b/>
                <w:u w:val="single"/>
              </w:rPr>
              <w:t>greater</w:t>
            </w:r>
            <w:r w:rsidRPr="004342C6">
              <w:rPr>
                <w:rFonts w:cs="Arial"/>
                <w:b/>
              </w:rPr>
              <w:t xml:space="preserve"> of any of the below amounts calculated:</w:t>
            </w:r>
          </w:p>
          <w:p w14:paraId="1E90F02A" w14:textId="09483A61" w:rsidR="00B12807" w:rsidRPr="004342C6" w:rsidRDefault="00B12807" w:rsidP="00320B54">
            <w:pPr>
              <w:pStyle w:val="ListParagraph"/>
              <w:numPr>
                <w:ilvl w:val="0"/>
                <w:numId w:val="282"/>
              </w:numPr>
              <w:tabs>
                <w:tab w:val="left" w:pos="720"/>
              </w:tabs>
              <w:rPr>
                <w:rFonts w:cs="Arial"/>
              </w:rPr>
            </w:pPr>
            <w:r w:rsidRPr="004342C6">
              <w:rPr>
                <w:rFonts w:cs="Arial"/>
              </w:rPr>
              <w:t xml:space="preserve">Deductible amount of $516 for a PBFG of </w:t>
            </w:r>
            <w:r w:rsidR="00496FC6">
              <w:rPr>
                <w:rFonts w:cs="Arial"/>
              </w:rPr>
              <w:t xml:space="preserve">the </w:t>
            </w:r>
            <w:r w:rsidRPr="004342C6">
              <w:rPr>
                <w:rFonts w:cs="Arial"/>
              </w:rPr>
              <w:t xml:space="preserve">size </w:t>
            </w:r>
            <w:r w:rsidRPr="004342C6">
              <w:rPr>
                <w:rFonts w:cs="Arial"/>
                <w:strike/>
              </w:rPr>
              <w:t>of</w:t>
            </w:r>
            <w:r w:rsidRPr="004342C6">
              <w:rPr>
                <w:rFonts w:cs="Arial"/>
              </w:rPr>
              <w:t xml:space="preserve"> 1; add $159 for each additional family member</w:t>
            </w:r>
          </w:p>
          <w:p w14:paraId="395A38A0" w14:textId="55331747" w:rsidR="00B12807" w:rsidRPr="004342C6" w:rsidRDefault="00B12807" w:rsidP="00B12807">
            <w:pPr>
              <w:pStyle w:val="ListParagraph"/>
              <w:tabs>
                <w:tab w:val="left" w:pos="720"/>
              </w:tabs>
              <w:ind w:left="2880"/>
              <w:rPr>
                <w:rFonts w:cs="Arial"/>
              </w:rPr>
            </w:pPr>
            <w:r w:rsidRPr="004342C6">
              <w:rPr>
                <w:rFonts w:cs="Arial"/>
              </w:rPr>
              <w:t>OR</w:t>
            </w:r>
          </w:p>
          <w:p w14:paraId="6D53C9A4" w14:textId="77777777" w:rsidR="00512A39" w:rsidRDefault="00B12807" w:rsidP="00320B54">
            <w:pPr>
              <w:pStyle w:val="ListParagraph"/>
              <w:numPr>
                <w:ilvl w:val="0"/>
                <w:numId w:val="282"/>
              </w:numPr>
              <w:tabs>
                <w:tab w:val="left" w:pos="720"/>
              </w:tabs>
              <w:rPr>
                <w:rFonts w:cs="Arial"/>
              </w:rPr>
            </w:pPr>
            <w:r w:rsidRPr="00512A39">
              <w:rPr>
                <w:rFonts w:cs="Arial"/>
                <w:strike/>
              </w:rPr>
              <w:t xml:space="preserve">40% of the difference between a value of 200% of the FPL for a y PBFG of that size and the families’ </w:t>
            </w:r>
            <w:r w:rsidRPr="00512A39">
              <w:rPr>
                <w:rFonts w:cs="Arial"/>
                <w:strike/>
                <w:noProof/>
              </w:rPr>
              <w:t>MassHealth</w:t>
            </w:r>
            <w:r w:rsidRPr="00512A39">
              <w:rPr>
                <w:rFonts w:cs="Arial"/>
                <w:strike/>
              </w:rPr>
              <w:t xml:space="preserve"> MAGI income calculated</w:t>
            </w:r>
          </w:p>
          <w:p w14:paraId="553B22E6" w14:textId="75DC063F" w:rsidR="00B12807" w:rsidRPr="004342C6" w:rsidRDefault="00512A39" w:rsidP="00320B54">
            <w:pPr>
              <w:pStyle w:val="ListParagraph"/>
              <w:numPr>
                <w:ilvl w:val="0"/>
                <w:numId w:val="282"/>
              </w:numPr>
              <w:tabs>
                <w:tab w:val="left" w:pos="720"/>
              </w:tabs>
              <w:rPr>
                <w:rFonts w:cs="Arial"/>
              </w:rPr>
            </w:pPr>
            <w:r>
              <w:rPr>
                <w:rFonts w:cs="Arial"/>
                <w:color w:val="333333"/>
                <w:sz w:val="21"/>
                <w:szCs w:val="21"/>
                <w:shd w:val="clear" w:color="auto" w:fill="F5F5F5"/>
              </w:rPr>
              <w:t>40% of the difference between </w:t>
            </w:r>
            <w:r>
              <w:rPr>
                <w:rFonts w:cs="Arial"/>
                <w:b/>
                <w:bCs/>
                <w:color w:val="333333"/>
                <w:sz w:val="21"/>
                <w:szCs w:val="21"/>
                <w:shd w:val="clear" w:color="auto" w:fill="F5F5F5"/>
              </w:rPr>
              <w:t>lowest</w:t>
            </w:r>
            <w:r>
              <w:rPr>
                <w:rFonts w:cs="Arial"/>
                <w:color w:val="333333"/>
                <w:sz w:val="21"/>
                <w:szCs w:val="21"/>
                <w:shd w:val="clear" w:color="auto" w:fill="F5F5F5"/>
              </w:rPr>
              <w:t> families’ MassHealth MAGI income calculated and a value of 200% of the FPL for a PBFG of that size.</w:t>
            </w:r>
          </w:p>
          <w:p w14:paraId="69A9DF65" w14:textId="77777777" w:rsidR="00B12807" w:rsidRPr="004342C6" w:rsidRDefault="00B12807" w:rsidP="00B12807">
            <w:pPr>
              <w:rPr>
                <w:rFonts w:cs="Arial"/>
                <w:b/>
              </w:rPr>
            </w:pPr>
            <w:r w:rsidRPr="004342C6">
              <w:rPr>
                <w:rFonts w:cs="Arial"/>
                <w:b/>
              </w:rPr>
              <w:t xml:space="preserve">For example </w:t>
            </w:r>
          </w:p>
          <w:p w14:paraId="611B8FA1" w14:textId="77777777" w:rsidR="00B12807" w:rsidRPr="004342C6" w:rsidRDefault="00B12807" w:rsidP="00F725DA">
            <w:pPr>
              <w:pStyle w:val="ListParagraph"/>
              <w:numPr>
                <w:ilvl w:val="0"/>
                <w:numId w:val="97"/>
              </w:numPr>
              <w:tabs>
                <w:tab w:val="left" w:pos="720"/>
              </w:tabs>
              <w:rPr>
                <w:rFonts w:cs="Arial"/>
              </w:rPr>
            </w:pPr>
            <w:r w:rsidRPr="004342C6">
              <w:rPr>
                <w:rFonts w:cs="Arial"/>
              </w:rPr>
              <w:t>There are 4 members in the household.</w:t>
            </w:r>
          </w:p>
          <w:p w14:paraId="7961FC89" w14:textId="77777777" w:rsidR="00B12807" w:rsidRPr="004342C6" w:rsidRDefault="00B12807" w:rsidP="00F725DA">
            <w:pPr>
              <w:pStyle w:val="ListParagraph"/>
              <w:numPr>
                <w:ilvl w:val="0"/>
                <w:numId w:val="97"/>
              </w:numPr>
              <w:tabs>
                <w:tab w:val="left" w:pos="720"/>
              </w:tabs>
              <w:rPr>
                <w:rFonts w:cs="Arial"/>
              </w:rPr>
            </w:pPr>
            <w:r w:rsidRPr="004342C6">
              <w:rPr>
                <w:rFonts w:cs="Arial"/>
              </w:rPr>
              <w:t>PBFG 1: Emma (FPL 201%), Ana (FPL 208%), Ann (FPL 210%)</w:t>
            </w:r>
          </w:p>
          <w:p w14:paraId="3F2206EF" w14:textId="77777777" w:rsidR="00B12807" w:rsidRPr="004342C6" w:rsidRDefault="00B12807" w:rsidP="00F725DA">
            <w:pPr>
              <w:pStyle w:val="ListParagraph"/>
              <w:numPr>
                <w:ilvl w:val="0"/>
                <w:numId w:val="97"/>
              </w:numPr>
              <w:tabs>
                <w:tab w:val="left" w:pos="720"/>
              </w:tabs>
              <w:rPr>
                <w:rFonts w:cs="Arial"/>
              </w:rPr>
            </w:pPr>
            <w:r w:rsidRPr="004342C6">
              <w:rPr>
                <w:rFonts w:cs="Arial"/>
              </w:rPr>
              <w:t>PBFG 2: Carl (218%)</w:t>
            </w:r>
          </w:p>
          <w:p w14:paraId="1770DFB6" w14:textId="77777777" w:rsidR="00B12807" w:rsidRPr="004342C6" w:rsidRDefault="00B12807" w:rsidP="00F725DA">
            <w:pPr>
              <w:pStyle w:val="ListParagraph"/>
              <w:numPr>
                <w:ilvl w:val="0"/>
                <w:numId w:val="97"/>
              </w:numPr>
              <w:tabs>
                <w:tab w:val="left" w:pos="720"/>
              </w:tabs>
              <w:rPr>
                <w:rFonts w:cs="Arial"/>
              </w:rPr>
            </w:pPr>
            <w:r w:rsidRPr="004342C6">
              <w:rPr>
                <w:rFonts w:cs="Arial"/>
              </w:rPr>
              <w:t>Ana is HSN eligible.</w:t>
            </w:r>
          </w:p>
          <w:p w14:paraId="6042F745" w14:textId="77777777" w:rsidR="00B12807" w:rsidRPr="004342C6" w:rsidRDefault="00B12807" w:rsidP="00F725DA">
            <w:pPr>
              <w:pStyle w:val="ListParagraph"/>
              <w:numPr>
                <w:ilvl w:val="0"/>
                <w:numId w:val="97"/>
              </w:numPr>
              <w:tabs>
                <w:tab w:val="left" w:pos="720"/>
              </w:tabs>
              <w:rPr>
                <w:rFonts w:cs="Arial"/>
              </w:rPr>
            </w:pPr>
            <w:r w:rsidRPr="004342C6">
              <w:rPr>
                <w:rFonts w:cs="Arial"/>
              </w:rPr>
              <w:lastRenderedPageBreak/>
              <w:t>Ana’s MassHealth MAGI income is $30000</w:t>
            </w:r>
          </w:p>
          <w:p w14:paraId="04150E14" w14:textId="77777777" w:rsidR="00B12807" w:rsidRPr="004342C6" w:rsidRDefault="00B12807" w:rsidP="00B12807">
            <w:pPr>
              <w:tabs>
                <w:tab w:val="left" w:pos="720"/>
              </w:tabs>
              <w:rPr>
                <w:rFonts w:cs="Arial"/>
              </w:rPr>
            </w:pPr>
          </w:p>
          <w:p w14:paraId="36C9B9FB" w14:textId="2B8B1A02" w:rsidR="00B12807" w:rsidRPr="004342C6" w:rsidRDefault="00B12807" w:rsidP="00496FC6">
            <w:pPr>
              <w:tabs>
                <w:tab w:val="left" w:pos="720"/>
              </w:tabs>
              <w:rPr>
                <w:rFonts w:cs="Arial"/>
                <w:b/>
              </w:rPr>
            </w:pPr>
            <w:r w:rsidRPr="004342C6">
              <w:rPr>
                <w:rFonts w:cs="Arial"/>
                <w:b/>
              </w:rPr>
              <w:t>System Calculation for Annual HSN Deductible Amount:</w:t>
            </w:r>
          </w:p>
          <w:p w14:paraId="73F0AC2B" w14:textId="086A1786" w:rsidR="00B12807" w:rsidRPr="004342C6" w:rsidRDefault="00496FC6" w:rsidP="00F725DA">
            <w:pPr>
              <w:pStyle w:val="ListParagraph"/>
              <w:numPr>
                <w:ilvl w:val="0"/>
                <w:numId w:val="97"/>
              </w:numPr>
              <w:tabs>
                <w:tab w:val="left" w:pos="720"/>
              </w:tabs>
              <w:rPr>
                <w:rFonts w:cs="Arial"/>
              </w:rPr>
            </w:pPr>
            <w:r>
              <w:rPr>
                <w:rFonts w:cs="Arial"/>
              </w:rPr>
              <w:t>The s</w:t>
            </w:r>
            <w:r w:rsidR="00B12807" w:rsidRPr="004342C6">
              <w:rPr>
                <w:rFonts w:cs="Arial"/>
              </w:rPr>
              <w:t>ystem now need</w:t>
            </w:r>
            <w:r>
              <w:rPr>
                <w:rFonts w:cs="Arial"/>
              </w:rPr>
              <w:t>s</w:t>
            </w:r>
            <w:r w:rsidR="00B12807" w:rsidRPr="004342C6">
              <w:rPr>
                <w:rFonts w:cs="Arial"/>
              </w:rPr>
              <w:t xml:space="preserve"> to calculate </w:t>
            </w:r>
            <w:r>
              <w:rPr>
                <w:rFonts w:cs="Arial"/>
              </w:rPr>
              <w:t xml:space="preserve">the </w:t>
            </w:r>
            <w:r w:rsidR="00B12807" w:rsidRPr="004342C6">
              <w:rPr>
                <w:rFonts w:cs="Arial"/>
              </w:rPr>
              <w:t>annual HSN deductible for Ana.</w:t>
            </w:r>
          </w:p>
          <w:p w14:paraId="7309F397" w14:textId="400CECF4" w:rsidR="00B12807" w:rsidRPr="004342C6" w:rsidRDefault="00496FC6" w:rsidP="00F725DA">
            <w:pPr>
              <w:pStyle w:val="ListParagraph"/>
              <w:numPr>
                <w:ilvl w:val="0"/>
                <w:numId w:val="97"/>
              </w:numPr>
              <w:tabs>
                <w:tab w:val="left" w:pos="720"/>
              </w:tabs>
              <w:rPr>
                <w:rFonts w:cs="Arial"/>
              </w:rPr>
            </w:pPr>
            <w:r>
              <w:rPr>
                <w:rFonts w:cs="Arial"/>
              </w:rPr>
              <w:t>The s</w:t>
            </w:r>
            <w:r w:rsidR="00B12807" w:rsidRPr="004342C6">
              <w:rPr>
                <w:rFonts w:cs="Arial"/>
              </w:rPr>
              <w:t xml:space="preserve">ystem will check </w:t>
            </w:r>
            <w:r>
              <w:rPr>
                <w:rFonts w:cs="Arial"/>
              </w:rPr>
              <w:t xml:space="preserve">the </w:t>
            </w:r>
            <w:r w:rsidR="00B12807" w:rsidRPr="004342C6">
              <w:rPr>
                <w:rFonts w:cs="Arial"/>
              </w:rPr>
              <w:t>lowest person’s FPL in Ana’s PBFG for HSN Deductible Calculation.</w:t>
            </w:r>
          </w:p>
          <w:p w14:paraId="5FD2DF5D" w14:textId="389DA076" w:rsidR="00B12807" w:rsidRPr="004342C6" w:rsidRDefault="00B12807" w:rsidP="00F725DA">
            <w:pPr>
              <w:pStyle w:val="ListParagraph"/>
              <w:numPr>
                <w:ilvl w:val="0"/>
                <w:numId w:val="97"/>
              </w:numPr>
              <w:tabs>
                <w:tab w:val="left" w:pos="720"/>
              </w:tabs>
              <w:rPr>
                <w:rFonts w:cs="Arial"/>
              </w:rPr>
            </w:pPr>
            <w:r w:rsidRPr="004342C6">
              <w:rPr>
                <w:rFonts w:cs="Arial"/>
              </w:rPr>
              <w:t xml:space="preserve">201% is the lowest FPL in PBFG. </w:t>
            </w:r>
            <w:r w:rsidR="00496FC6">
              <w:rPr>
                <w:rFonts w:cs="Arial"/>
              </w:rPr>
              <w:t>The s</w:t>
            </w:r>
            <w:r w:rsidRPr="004342C6">
              <w:rPr>
                <w:rFonts w:cs="Arial"/>
              </w:rPr>
              <w:t>ystem will use 201% FPL for Ana’s annual HSN deductible amount.</w:t>
            </w:r>
          </w:p>
          <w:p w14:paraId="37CFE833" w14:textId="77777777" w:rsidR="00B12807" w:rsidRPr="004342C6" w:rsidRDefault="00B12807" w:rsidP="00F725DA">
            <w:pPr>
              <w:pStyle w:val="ListParagraph"/>
              <w:numPr>
                <w:ilvl w:val="0"/>
                <w:numId w:val="97"/>
              </w:numPr>
              <w:tabs>
                <w:tab w:val="left" w:pos="720"/>
              </w:tabs>
              <w:rPr>
                <w:rFonts w:cs="Arial"/>
              </w:rPr>
            </w:pPr>
            <w:r w:rsidRPr="004342C6">
              <w:rPr>
                <w:rFonts w:cs="Arial"/>
              </w:rPr>
              <w:t xml:space="preserve">Deductible Amount 1: </w:t>
            </w:r>
          </w:p>
          <w:p w14:paraId="3E0BB835" w14:textId="77777777" w:rsidR="00B12807" w:rsidRPr="004342C6" w:rsidRDefault="00B12807" w:rsidP="00F725DA">
            <w:pPr>
              <w:pStyle w:val="ListParagraph"/>
              <w:numPr>
                <w:ilvl w:val="0"/>
                <w:numId w:val="98"/>
              </w:numPr>
              <w:tabs>
                <w:tab w:val="left" w:pos="720"/>
              </w:tabs>
              <w:ind w:left="1366"/>
              <w:rPr>
                <w:rFonts w:cs="Arial"/>
              </w:rPr>
            </w:pPr>
            <w:r w:rsidRPr="004342C6">
              <w:rPr>
                <w:rFonts w:cs="Arial"/>
              </w:rPr>
              <w:t>$516 + ($159 * (Number of Family members – 1))</w:t>
            </w:r>
          </w:p>
          <w:p w14:paraId="62A68E43" w14:textId="77777777" w:rsidR="00B12807" w:rsidRPr="004342C6" w:rsidRDefault="00B12807" w:rsidP="00F725DA">
            <w:pPr>
              <w:pStyle w:val="ListParagraph"/>
              <w:numPr>
                <w:ilvl w:val="0"/>
                <w:numId w:val="98"/>
              </w:numPr>
              <w:tabs>
                <w:tab w:val="left" w:pos="720"/>
              </w:tabs>
              <w:ind w:left="1366"/>
              <w:rPr>
                <w:rFonts w:cs="Arial"/>
              </w:rPr>
            </w:pPr>
            <w:r w:rsidRPr="004342C6">
              <w:rPr>
                <w:rFonts w:cs="Arial"/>
              </w:rPr>
              <w:t>$516 + ($159 * (3-1))</w:t>
            </w:r>
          </w:p>
          <w:p w14:paraId="2AAC8558" w14:textId="77777777" w:rsidR="00B12807" w:rsidRPr="004342C6" w:rsidRDefault="00B12807" w:rsidP="00F725DA">
            <w:pPr>
              <w:pStyle w:val="ListParagraph"/>
              <w:numPr>
                <w:ilvl w:val="0"/>
                <w:numId w:val="98"/>
              </w:numPr>
              <w:tabs>
                <w:tab w:val="left" w:pos="720"/>
              </w:tabs>
              <w:ind w:left="1366"/>
              <w:rPr>
                <w:rFonts w:cs="Arial"/>
              </w:rPr>
            </w:pPr>
            <w:r w:rsidRPr="004342C6">
              <w:rPr>
                <w:rFonts w:cs="Arial"/>
              </w:rPr>
              <w:t>$834</w:t>
            </w:r>
          </w:p>
          <w:p w14:paraId="3784551D" w14:textId="77777777" w:rsidR="00B12807" w:rsidRPr="004342C6" w:rsidRDefault="00B12807" w:rsidP="00F725DA">
            <w:pPr>
              <w:pStyle w:val="ListParagraph"/>
              <w:numPr>
                <w:ilvl w:val="0"/>
                <w:numId w:val="97"/>
              </w:numPr>
              <w:tabs>
                <w:tab w:val="left" w:pos="720"/>
              </w:tabs>
              <w:rPr>
                <w:rFonts w:cs="Arial"/>
              </w:rPr>
            </w:pPr>
            <w:r w:rsidRPr="004342C6">
              <w:rPr>
                <w:rFonts w:cs="Arial"/>
              </w:rPr>
              <w:t xml:space="preserve">Deductible Amount 2: </w:t>
            </w:r>
          </w:p>
          <w:p w14:paraId="6AC212B3" w14:textId="77777777" w:rsidR="00B12807" w:rsidRPr="004342C6" w:rsidRDefault="00B12807" w:rsidP="00F725DA">
            <w:pPr>
              <w:pStyle w:val="ListParagraph"/>
              <w:numPr>
                <w:ilvl w:val="0"/>
                <w:numId w:val="99"/>
              </w:numPr>
              <w:tabs>
                <w:tab w:val="left" w:pos="720"/>
              </w:tabs>
              <w:ind w:left="1366"/>
              <w:rPr>
                <w:rFonts w:cs="Arial"/>
              </w:rPr>
            </w:pPr>
            <w:r w:rsidRPr="004342C6">
              <w:rPr>
                <w:rFonts w:cs="Arial"/>
              </w:rPr>
              <w:t>(FPL to be used for Calculation * 100% FPL of PBFG of size 3 – 200% FPL of PBFG of size 3) * 0.4</w:t>
            </w:r>
          </w:p>
          <w:p w14:paraId="32543CB6" w14:textId="77777777" w:rsidR="00B12807" w:rsidRPr="004342C6" w:rsidRDefault="00B12807" w:rsidP="00F725DA">
            <w:pPr>
              <w:pStyle w:val="ListParagraph"/>
              <w:numPr>
                <w:ilvl w:val="0"/>
                <w:numId w:val="99"/>
              </w:numPr>
              <w:tabs>
                <w:tab w:val="left" w:pos="720"/>
              </w:tabs>
              <w:ind w:left="1366"/>
              <w:rPr>
                <w:rFonts w:cs="Arial"/>
              </w:rPr>
            </w:pPr>
            <w:r w:rsidRPr="004342C6">
              <w:rPr>
                <w:rFonts w:cs="Arial"/>
              </w:rPr>
              <w:t>(201% * $20090 - $40180) * 0.4</w:t>
            </w:r>
          </w:p>
          <w:p w14:paraId="64A9EA3B" w14:textId="77777777" w:rsidR="00B12807" w:rsidRPr="004342C6" w:rsidRDefault="00B12807" w:rsidP="00F725DA">
            <w:pPr>
              <w:pStyle w:val="ListParagraph"/>
              <w:numPr>
                <w:ilvl w:val="0"/>
                <w:numId w:val="99"/>
              </w:numPr>
              <w:tabs>
                <w:tab w:val="left" w:pos="720"/>
              </w:tabs>
              <w:ind w:left="1366"/>
              <w:rPr>
                <w:rFonts w:cs="Arial"/>
              </w:rPr>
            </w:pPr>
            <w:r w:rsidRPr="004342C6">
              <w:rPr>
                <w:rFonts w:cs="Arial"/>
              </w:rPr>
              <w:t>($40380.9- $40180) * 0.4</w:t>
            </w:r>
          </w:p>
          <w:p w14:paraId="658BCAA6" w14:textId="77777777" w:rsidR="00B12807" w:rsidRPr="004342C6" w:rsidRDefault="00B12807" w:rsidP="00F725DA">
            <w:pPr>
              <w:pStyle w:val="ListParagraph"/>
              <w:numPr>
                <w:ilvl w:val="0"/>
                <w:numId w:val="99"/>
              </w:numPr>
              <w:tabs>
                <w:tab w:val="left" w:pos="720"/>
              </w:tabs>
              <w:ind w:left="1366"/>
              <w:rPr>
                <w:rFonts w:cs="Arial"/>
              </w:rPr>
            </w:pPr>
            <w:r w:rsidRPr="004342C6">
              <w:rPr>
                <w:rFonts w:cs="Arial"/>
              </w:rPr>
              <w:t>($200.9)*0.4</w:t>
            </w:r>
          </w:p>
          <w:p w14:paraId="3EEA2DC1" w14:textId="77777777" w:rsidR="00B12807" w:rsidRPr="004342C6" w:rsidRDefault="00B12807" w:rsidP="00F725DA">
            <w:pPr>
              <w:pStyle w:val="ListParagraph"/>
              <w:numPr>
                <w:ilvl w:val="0"/>
                <w:numId w:val="99"/>
              </w:numPr>
              <w:tabs>
                <w:tab w:val="left" w:pos="720"/>
              </w:tabs>
              <w:ind w:left="1366"/>
              <w:rPr>
                <w:rFonts w:cs="Arial"/>
              </w:rPr>
            </w:pPr>
            <w:r w:rsidRPr="004342C6">
              <w:rPr>
                <w:rFonts w:cs="Arial"/>
              </w:rPr>
              <w:t>$80.36</w:t>
            </w:r>
          </w:p>
          <w:p w14:paraId="38EA0AB9" w14:textId="466F1A01" w:rsidR="00B12807" w:rsidRPr="004342C6" w:rsidRDefault="00496FC6" w:rsidP="00F725DA">
            <w:pPr>
              <w:pStyle w:val="ListParagraph"/>
              <w:numPr>
                <w:ilvl w:val="0"/>
                <w:numId w:val="97"/>
              </w:numPr>
              <w:tabs>
                <w:tab w:val="left" w:pos="720"/>
              </w:tabs>
              <w:rPr>
                <w:rFonts w:cs="Arial"/>
              </w:rPr>
            </w:pPr>
            <w:r>
              <w:rPr>
                <w:rFonts w:cs="Arial"/>
              </w:rPr>
              <w:t>The s</w:t>
            </w:r>
            <w:r w:rsidR="00B12807" w:rsidRPr="004342C6">
              <w:rPr>
                <w:rFonts w:cs="Arial"/>
              </w:rPr>
              <w:t xml:space="preserve">ystem will compare and </w:t>
            </w:r>
            <w:r w:rsidR="00B12807" w:rsidRPr="004342C6">
              <w:rPr>
                <w:rFonts w:eastAsia="Calibri" w:cs="Arial"/>
              </w:rPr>
              <w:t>pick greater of any of the above amounts (</w:t>
            </w:r>
            <w:r w:rsidR="00B12807" w:rsidRPr="004342C6">
              <w:rPr>
                <w:rFonts w:cs="Arial"/>
              </w:rPr>
              <w:t>Deductible Amount 1, Deductible Amount 2</w:t>
            </w:r>
            <w:r w:rsidR="00B12807" w:rsidRPr="004342C6">
              <w:rPr>
                <w:rFonts w:eastAsia="Calibri" w:cs="Arial"/>
              </w:rPr>
              <w:t>) calculated.</w:t>
            </w:r>
          </w:p>
          <w:p w14:paraId="05AA2B3C" w14:textId="2F4583E3" w:rsidR="00B12807" w:rsidRPr="004342C6" w:rsidRDefault="00B12807" w:rsidP="00F725DA">
            <w:pPr>
              <w:pStyle w:val="ListParagraph"/>
              <w:numPr>
                <w:ilvl w:val="0"/>
                <w:numId w:val="97"/>
              </w:numPr>
              <w:tabs>
                <w:tab w:val="left" w:pos="720"/>
              </w:tabs>
              <w:rPr>
                <w:rFonts w:cs="Arial"/>
              </w:rPr>
            </w:pPr>
            <w:r w:rsidRPr="004342C6">
              <w:rPr>
                <w:rFonts w:eastAsia="Calibri" w:cs="Arial"/>
              </w:rPr>
              <w:t xml:space="preserve">Ana will be responsible for HSN deductible calculated, picked in </w:t>
            </w:r>
            <w:r w:rsidR="00496FC6">
              <w:rPr>
                <w:rFonts w:eastAsia="Calibri" w:cs="Arial"/>
              </w:rPr>
              <w:t xml:space="preserve">the </w:t>
            </w:r>
            <w:r w:rsidRPr="004342C6">
              <w:rPr>
                <w:rFonts w:eastAsia="Calibri" w:cs="Arial"/>
              </w:rPr>
              <w:t>above step ($834in this scenario).</w:t>
            </w:r>
          </w:p>
          <w:p w14:paraId="3532C80A" w14:textId="72134E25" w:rsidR="00B12807" w:rsidRPr="004342C6" w:rsidRDefault="00B12807" w:rsidP="00B12807">
            <w:pPr>
              <w:rPr>
                <w:rFonts w:cs="Arial"/>
              </w:rPr>
            </w:pPr>
          </w:p>
        </w:tc>
      </w:tr>
      <w:tr w:rsidR="00B12807" w:rsidRPr="004342C6" w14:paraId="1F063810" w14:textId="77777777" w:rsidTr="00362410">
        <w:trPr>
          <w:trHeight w:val="314"/>
        </w:trPr>
        <w:tc>
          <w:tcPr>
            <w:tcW w:w="2247" w:type="dxa"/>
            <w:shd w:val="clear" w:color="000000" w:fill="FFFFFF"/>
          </w:tcPr>
          <w:p w14:paraId="29D3F25F" w14:textId="47C2085B" w:rsidR="00B12807" w:rsidRPr="004342C6" w:rsidRDefault="00B12807" w:rsidP="00B12807">
            <w:pPr>
              <w:contextualSpacing w:val="0"/>
              <w:jc w:val="center"/>
              <w:rPr>
                <w:rFonts w:eastAsia="Times New Roman" w:cs="Arial"/>
                <w:color w:val="000000"/>
              </w:rPr>
            </w:pPr>
            <w:r w:rsidRPr="004342C6">
              <w:rPr>
                <w:rFonts w:eastAsia="Times New Roman" w:cs="Arial"/>
                <w:color w:val="000000"/>
              </w:rPr>
              <w:lastRenderedPageBreak/>
              <w:t>MHPD.FR.031.003</w:t>
            </w:r>
          </w:p>
        </w:tc>
        <w:tc>
          <w:tcPr>
            <w:tcW w:w="7028" w:type="dxa"/>
            <w:shd w:val="clear" w:color="000000" w:fill="FFFFFF"/>
          </w:tcPr>
          <w:p w14:paraId="4305F569" w14:textId="7B2E17AA" w:rsidR="00B12807" w:rsidRPr="004342C6" w:rsidRDefault="00B12807" w:rsidP="00B12807">
            <w:pPr>
              <w:rPr>
                <w:rFonts w:cs="Arial"/>
              </w:rPr>
            </w:pPr>
            <w:r w:rsidRPr="004342C6">
              <w:rPr>
                <w:rFonts w:cs="Arial"/>
              </w:rPr>
              <w:t xml:space="preserve">The system shall assign and send the deductible Effective date as the eligibility start date of existing </w:t>
            </w:r>
            <w:r w:rsidRPr="004342C6">
              <w:rPr>
                <w:rFonts w:cs="Arial"/>
                <w:noProof/>
              </w:rPr>
              <w:t>MassHealth</w:t>
            </w:r>
            <w:r w:rsidRPr="004342C6">
              <w:rPr>
                <w:rFonts w:cs="Arial"/>
              </w:rPr>
              <w:t xml:space="preserve"> eligibility date rules during every program determination.</w:t>
            </w:r>
          </w:p>
          <w:p w14:paraId="56A4A13F" w14:textId="77777777" w:rsidR="00B12807" w:rsidRPr="004342C6" w:rsidRDefault="00B12807" w:rsidP="00B12807">
            <w:pPr>
              <w:rPr>
                <w:rFonts w:cs="Arial"/>
              </w:rPr>
            </w:pPr>
          </w:p>
          <w:p w14:paraId="04CAE181" w14:textId="18E1680B" w:rsidR="00B12807" w:rsidRPr="00496FC6" w:rsidRDefault="00B12807" w:rsidP="00B12807">
            <w:pPr>
              <w:rPr>
                <w:rFonts w:cs="Arial"/>
                <w:b/>
                <w:bCs/>
              </w:rPr>
            </w:pPr>
            <w:r w:rsidRPr="00496FC6">
              <w:rPr>
                <w:rFonts w:cs="Arial"/>
                <w:b/>
                <w:bCs/>
              </w:rPr>
              <w:t>Note</w:t>
            </w:r>
            <w:r w:rsidR="00496FC6" w:rsidRPr="00496FC6">
              <w:rPr>
                <w:rFonts w:cs="Arial"/>
                <w:b/>
                <w:bCs/>
              </w:rPr>
              <w:t>s</w:t>
            </w:r>
            <w:r w:rsidRPr="00496FC6">
              <w:rPr>
                <w:rFonts w:cs="Arial"/>
                <w:b/>
                <w:bCs/>
              </w:rPr>
              <w:t>:</w:t>
            </w:r>
          </w:p>
          <w:p w14:paraId="0E08EEC1" w14:textId="77777777" w:rsidR="00B12807" w:rsidRPr="004342C6" w:rsidRDefault="00B12807" w:rsidP="00320B54">
            <w:pPr>
              <w:pStyle w:val="ListParagraph"/>
              <w:numPr>
                <w:ilvl w:val="0"/>
                <w:numId w:val="283"/>
              </w:numPr>
              <w:contextualSpacing w:val="0"/>
              <w:rPr>
                <w:rFonts w:cs="Arial"/>
              </w:rPr>
            </w:pPr>
            <w:r w:rsidRPr="004342C6">
              <w:rPr>
                <w:rFonts w:cs="Arial"/>
              </w:rPr>
              <w:t xml:space="preserve">Effective date logic will ensure that people's deductibles don't get redetermined retroactively when there is a change in income. </w:t>
            </w:r>
          </w:p>
          <w:p w14:paraId="01BE51F1" w14:textId="1A6139E7" w:rsidR="00B12807" w:rsidRPr="004342C6" w:rsidRDefault="00B12807" w:rsidP="00320B54">
            <w:pPr>
              <w:pStyle w:val="ListParagraph"/>
              <w:numPr>
                <w:ilvl w:val="0"/>
                <w:numId w:val="283"/>
              </w:numPr>
              <w:contextualSpacing w:val="0"/>
              <w:rPr>
                <w:rFonts w:cs="Arial"/>
              </w:rPr>
            </w:pPr>
            <w:r w:rsidRPr="004342C6">
              <w:rPr>
                <w:rFonts w:cs="Arial"/>
              </w:rPr>
              <w:t xml:space="preserve">For new program determination or when there is a change in aid category, the eligibility start date should be used as </w:t>
            </w:r>
            <w:r w:rsidR="00496FC6">
              <w:rPr>
                <w:rFonts w:cs="Arial"/>
              </w:rPr>
              <w:t xml:space="preserve">a </w:t>
            </w:r>
            <w:r w:rsidRPr="004342C6">
              <w:rPr>
                <w:rFonts w:cs="Arial"/>
              </w:rPr>
              <w:t>deductible effective date.</w:t>
            </w:r>
          </w:p>
          <w:p w14:paraId="7639CFC0" w14:textId="1EF70679" w:rsidR="00B12807" w:rsidRPr="004342C6" w:rsidRDefault="00B12807" w:rsidP="00320B54">
            <w:pPr>
              <w:pStyle w:val="ListParagraph"/>
              <w:numPr>
                <w:ilvl w:val="0"/>
                <w:numId w:val="283"/>
              </w:numPr>
              <w:contextualSpacing w:val="0"/>
              <w:rPr>
                <w:rFonts w:cs="Arial"/>
              </w:rPr>
            </w:pPr>
            <w:r w:rsidRPr="004342C6">
              <w:rPr>
                <w:rFonts w:cs="Arial"/>
              </w:rPr>
              <w:t>In the event of a program redetermination that results in a deductible change, but no change in eligibility</w:t>
            </w:r>
            <w:r w:rsidR="00496FC6">
              <w:rPr>
                <w:rFonts w:cs="Arial"/>
              </w:rPr>
              <w:t>,</w:t>
            </w:r>
            <w:r w:rsidRPr="004342C6">
              <w:rPr>
                <w:rFonts w:cs="Arial"/>
              </w:rPr>
              <w:t xml:space="preserve"> the new deductible effective date should be assigned as the eligibility determination date.</w:t>
            </w:r>
          </w:p>
          <w:p w14:paraId="3C3887E4" w14:textId="7BF75B6F" w:rsidR="00B12807" w:rsidRPr="004342C6" w:rsidRDefault="00B12807" w:rsidP="00320B54">
            <w:pPr>
              <w:pStyle w:val="ListParagraph"/>
              <w:numPr>
                <w:ilvl w:val="0"/>
                <w:numId w:val="283"/>
              </w:numPr>
              <w:contextualSpacing w:val="0"/>
              <w:rPr>
                <w:rFonts w:cs="Arial"/>
              </w:rPr>
            </w:pPr>
            <w:r w:rsidRPr="004342C6">
              <w:rPr>
                <w:rFonts w:cs="Arial"/>
              </w:rPr>
              <w:t>Change in eligibility but deductible not changed</w:t>
            </w:r>
            <w:r w:rsidR="00236587" w:rsidRPr="004342C6">
              <w:rPr>
                <w:rFonts w:cs="Arial"/>
              </w:rPr>
              <w:t>.</w:t>
            </w:r>
          </w:p>
          <w:p w14:paraId="22E3FA4E" w14:textId="77777777" w:rsidR="00B12807" w:rsidRPr="004342C6" w:rsidRDefault="00B12807" w:rsidP="00B12807">
            <w:pPr>
              <w:rPr>
                <w:rFonts w:cs="Arial"/>
              </w:rPr>
            </w:pPr>
          </w:p>
        </w:tc>
      </w:tr>
      <w:tr w:rsidR="00B12807" w:rsidRPr="004342C6" w14:paraId="5CE62A94" w14:textId="77777777" w:rsidTr="00362410">
        <w:trPr>
          <w:trHeight w:val="314"/>
        </w:trPr>
        <w:tc>
          <w:tcPr>
            <w:tcW w:w="2247" w:type="dxa"/>
            <w:shd w:val="clear" w:color="000000" w:fill="FFFFFF"/>
          </w:tcPr>
          <w:p w14:paraId="4CA17A5B" w14:textId="58A195AF" w:rsidR="00B12807" w:rsidRPr="004342C6" w:rsidRDefault="00B12807" w:rsidP="00B12807">
            <w:pPr>
              <w:contextualSpacing w:val="0"/>
              <w:jc w:val="center"/>
              <w:rPr>
                <w:rFonts w:cs="Arial"/>
              </w:rPr>
            </w:pPr>
            <w:r w:rsidRPr="004342C6">
              <w:rPr>
                <w:rFonts w:cs="Arial"/>
              </w:rPr>
              <w:t>MHPD.FR.</w:t>
            </w:r>
            <w:r w:rsidR="00547D0F" w:rsidRPr="004342C6">
              <w:rPr>
                <w:rFonts w:cs="Arial"/>
              </w:rPr>
              <w:t>031</w:t>
            </w:r>
            <w:r w:rsidRPr="004342C6">
              <w:rPr>
                <w:rFonts w:cs="Arial"/>
              </w:rPr>
              <w:t>.00</w:t>
            </w:r>
            <w:r w:rsidR="00547D0F" w:rsidRPr="004342C6">
              <w:rPr>
                <w:rFonts w:cs="Arial"/>
              </w:rPr>
              <w:t>4</w:t>
            </w:r>
          </w:p>
        </w:tc>
        <w:tc>
          <w:tcPr>
            <w:tcW w:w="7028" w:type="dxa"/>
            <w:shd w:val="clear" w:color="000000" w:fill="FFFFFF"/>
          </w:tcPr>
          <w:p w14:paraId="3E2DAEEA" w14:textId="49540186" w:rsidR="00514BAA" w:rsidRDefault="00B12807" w:rsidP="00B12807">
            <w:pPr>
              <w:tabs>
                <w:tab w:val="left" w:pos="720"/>
              </w:tabs>
              <w:contextualSpacing w:val="0"/>
              <w:rPr>
                <w:rFonts w:cs="Arial"/>
              </w:rPr>
            </w:pPr>
            <w:r w:rsidRPr="004342C6">
              <w:rPr>
                <w:rFonts w:cs="Arial"/>
              </w:rPr>
              <w:t>The system shall calculate the deductible effective date assigned as the eligibility determination date and updated deductible amount shall be sent to MMIS whenever program re-determination occurs that results in deductible change but no change in aid category</w:t>
            </w:r>
            <w:r w:rsidR="00496FC6">
              <w:rPr>
                <w:rFonts w:cs="Arial"/>
              </w:rPr>
              <w:t>,</w:t>
            </w:r>
            <w:r w:rsidRPr="004342C6">
              <w:rPr>
                <w:rFonts w:cs="Arial"/>
              </w:rPr>
              <w:t xml:space="preserve"> i.e.</w:t>
            </w:r>
            <w:r w:rsidR="00496FC6">
              <w:rPr>
                <w:rFonts w:cs="Arial"/>
              </w:rPr>
              <w:t>,</w:t>
            </w:r>
            <w:r w:rsidRPr="004342C6">
              <w:rPr>
                <w:rFonts w:cs="Arial"/>
              </w:rPr>
              <w:t xml:space="preserve"> previous and current aid category (AP or AY) remains the same for the member.  </w:t>
            </w:r>
          </w:p>
          <w:p w14:paraId="36CB4F6A" w14:textId="77777777" w:rsidR="00496FC6" w:rsidRPr="004342C6" w:rsidRDefault="00496FC6" w:rsidP="00B12807">
            <w:pPr>
              <w:tabs>
                <w:tab w:val="left" w:pos="720"/>
              </w:tabs>
              <w:contextualSpacing w:val="0"/>
              <w:rPr>
                <w:rFonts w:cs="Arial"/>
              </w:rPr>
            </w:pPr>
          </w:p>
          <w:p w14:paraId="48B82EBF" w14:textId="2B7B3878" w:rsidR="00514BAA" w:rsidRPr="004342C6" w:rsidRDefault="00514BAA" w:rsidP="00B12807">
            <w:pPr>
              <w:tabs>
                <w:tab w:val="left" w:pos="720"/>
              </w:tabs>
              <w:contextualSpacing w:val="0"/>
              <w:rPr>
                <w:rFonts w:cs="Arial"/>
              </w:rPr>
            </w:pPr>
            <w:r w:rsidRPr="00496FC6">
              <w:rPr>
                <w:rFonts w:cs="Arial"/>
                <w:b/>
                <w:bCs/>
              </w:rPr>
              <w:t>Note</w:t>
            </w:r>
            <w:r w:rsidRPr="004342C6">
              <w:rPr>
                <w:rFonts w:cs="Arial"/>
              </w:rPr>
              <w:t xml:space="preserve">: </w:t>
            </w:r>
            <w:r w:rsidRPr="00496FC6">
              <w:rPr>
                <w:rFonts w:cs="Arial"/>
              </w:rPr>
              <w:t xml:space="preserve">The system shall update HSN Deductible Start Date </w:t>
            </w:r>
            <w:r w:rsidR="004E59A8" w:rsidRPr="00496FC6">
              <w:rPr>
                <w:rFonts w:cs="Arial"/>
              </w:rPr>
              <w:t>every time</w:t>
            </w:r>
            <w:r w:rsidRPr="00496FC6">
              <w:rPr>
                <w:rFonts w:cs="Arial"/>
              </w:rPr>
              <w:t xml:space="preserve"> </w:t>
            </w:r>
            <w:r w:rsidR="00496FC6">
              <w:rPr>
                <w:rFonts w:cs="Arial"/>
              </w:rPr>
              <w:t xml:space="preserve">the </w:t>
            </w:r>
            <w:r w:rsidRPr="00496FC6">
              <w:rPr>
                <w:rFonts w:cs="Arial"/>
              </w:rPr>
              <w:t>annual HSN Deductible amount is changed by Program Redetermination into HSN Partial (aid cat AP), CMSP over 150% (aid cat AY).</w:t>
            </w:r>
          </w:p>
        </w:tc>
      </w:tr>
      <w:tr w:rsidR="00B12807" w:rsidRPr="004342C6" w14:paraId="33CC1180" w14:textId="77777777" w:rsidTr="00362410">
        <w:trPr>
          <w:trHeight w:val="314"/>
        </w:trPr>
        <w:tc>
          <w:tcPr>
            <w:tcW w:w="2247" w:type="dxa"/>
            <w:shd w:val="clear" w:color="000000" w:fill="FFFFFF"/>
          </w:tcPr>
          <w:p w14:paraId="04FC5DC4" w14:textId="576D9A10" w:rsidR="00B12807" w:rsidRPr="004342C6" w:rsidRDefault="00547D0F" w:rsidP="00547D0F">
            <w:pPr>
              <w:contextualSpacing w:val="0"/>
              <w:rPr>
                <w:rFonts w:eastAsia="Times New Roman" w:cs="Arial"/>
                <w:color w:val="000000"/>
              </w:rPr>
            </w:pPr>
            <w:r w:rsidRPr="004342C6">
              <w:rPr>
                <w:rFonts w:cs="Arial"/>
              </w:rPr>
              <w:lastRenderedPageBreak/>
              <w:t>MHPD.FR.031.005</w:t>
            </w:r>
          </w:p>
        </w:tc>
        <w:tc>
          <w:tcPr>
            <w:tcW w:w="7028" w:type="dxa"/>
            <w:shd w:val="clear" w:color="000000" w:fill="FFFFFF"/>
          </w:tcPr>
          <w:p w14:paraId="798AC8A3" w14:textId="3AB9288E" w:rsidR="00B12807" w:rsidRPr="004342C6" w:rsidRDefault="00B12807" w:rsidP="00B12807">
            <w:pPr>
              <w:rPr>
                <w:rFonts w:cs="Arial"/>
                <w:noProof/>
              </w:rPr>
            </w:pPr>
            <w:r w:rsidRPr="004342C6">
              <w:rPr>
                <w:rFonts w:cs="Arial"/>
              </w:rPr>
              <w:t>The system shall recalculate the deductible amount by new HSN deductible rules w</w:t>
            </w:r>
            <w:r w:rsidRPr="004342C6">
              <w:rPr>
                <w:rFonts w:cs="Arial"/>
                <w:noProof/>
              </w:rPr>
              <w:t>henever the program is redetermined,</w:t>
            </w:r>
            <w:r w:rsidR="00496FC6">
              <w:rPr>
                <w:rFonts w:cs="Arial"/>
                <w:noProof/>
              </w:rPr>
              <w:t xml:space="preserve"> </w:t>
            </w:r>
            <w:r w:rsidRPr="004342C6">
              <w:rPr>
                <w:rFonts w:cs="Arial"/>
                <w:noProof/>
              </w:rPr>
              <w:t>and there is a change in aid category</w:t>
            </w:r>
            <w:r w:rsidR="00496FC6">
              <w:rPr>
                <w:rFonts w:cs="Arial"/>
                <w:noProof/>
              </w:rPr>
              <w:t>,</w:t>
            </w:r>
            <w:r w:rsidRPr="004342C6">
              <w:rPr>
                <w:rFonts w:cs="Arial"/>
                <w:noProof/>
              </w:rPr>
              <w:t xml:space="preserve"> i.e.</w:t>
            </w:r>
            <w:r w:rsidR="00496FC6">
              <w:rPr>
                <w:rFonts w:cs="Arial"/>
                <w:noProof/>
              </w:rPr>
              <w:t>,</w:t>
            </w:r>
            <w:r w:rsidRPr="004342C6">
              <w:rPr>
                <w:rFonts w:cs="Arial"/>
                <w:noProof/>
              </w:rPr>
              <w:t xml:space="preserve"> a person  has been determined</w:t>
            </w:r>
            <w:r w:rsidR="00496FC6">
              <w:rPr>
                <w:rFonts w:cs="Arial"/>
                <w:noProof/>
              </w:rPr>
              <w:t xml:space="preserve"> </w:t>
            </w:r>
            <w:r w:rsidRPr="004342C6">
              <w:rPr>
                <w:rFonts w:cs="Arial"/>
                <w:noProof/>
              </w:rPr>
              <w:t>eligible for HSN (AP aid category) from  previous program CMSP (AY aid category)</w:t>
            </w:r>
          </w:p>
          <w:p w14:paraId="2026AB58" w14:textId="77777777" w:rsidR="00B12807" w:rsidRPr="004342C6" w:rsidRDefault="00B12807" w:rsidP="00B12807">
            <w:pPr>
              <w:rPr>
                <w:rFonts w:cs="Arial"/>
                <w:noProof/>
              </w:rPr>
            </w:pPr>
          </w:p>
          <w:p w14:paraId="6E8D0A2B" w14:textId="31BAA940" w:rsidR="00B12807" w:rsidRPr="004342C6" w:rsidRDefault="00B12807" w:rsidP="00496FC6">
            <w:pPr>
              <w:rPr>
                <w:rFonts w:cs="Arial"/>
              </w:rPr>
            </w:pPr>
            <w:r w:rsidRPr="00496FC6">
              <w:rPr>
                <w:rFonts w:cs="Arial"/>
                <w:b/>
                <w:bCs/>
                <w:noProof/>
              </w:rPr>
              <w:t>Note</w:t>
            </w:r>
            <w:r w:rsidRPr="004342C6">
              <w:rPr>
                <w:rFonts w:cs="Arial"/>
                <w:noProof/>
              </w:rPr>
              <w:t>:</w:t>
            </w:r>
            <w:r w:rsidR="00496FC6">
              <w:rPr>
                <w:rFonts w:cs="Arial"/>
                <w:noProof/>
              </w:rPr>
              <w:t xml:space="preserve"> </w:t>
            </w:r>
            <w:r w:rsidRPr="004342C6">
              <w:rPr>
                <w:rFonts w:cs="Arial"/>
                <w:noProof/>
              </w:rPr>
              <w:t>Deductible Effective date will be assigned as the eligibility start date calculated using existing Masshealth date rules</w:t>
            </w:r>
            <w:r w:rsidR="00496FC6">
              <w:rPr>
                <w:rFonts w:cs="Arial"/>
                <w:noProof/>
              </w:rPr>
              <w:t>.</w:t>
            </w:r>
          </w:p>
        </w:tc>
      </w:tr>
      <w:tr w:rsidR="00B12807" w:rsidRPr="004342C6" w14:paraId="1D51C070" w14:textId="77777777" w:rsidTr="00362410">
        <w:trPr>
          <w:trHeight w:val="314"/>
        </w:trPr>
        <w:tc>
          <w:tcPr>
            <w:tcW w:w="2247" w:type="dxa"/>
            <w:shd w:val="clear" w:color="000000" w:fill="FFFFFF"/>
          </w:tcPr>
          <w:p w14:paraId="36C83B56" w14:textId="03824D90" w:rsidR="00B12807" w:rsidRPr="004342C6" w:rsidRDefault="00547D0F" w:rsidP="00547D0F">
            <w:pPr>
              <w:contextualSpacing w:val="0"/>
              <w:rPr>
                <w:rFonts w:cs="Arial"/>
                <w:lang w:eastAsia="en-IN"/>
              </w:rPr>
            </w:pPr>
            <w:r w:rsidRPr="004342C6">
              <w:rPr>
                <w:rFonts w:cs="Arial"/>
              </w:rPr>
              <w:t>MHPD.FR.031.006</w:t>
            </w:r>
          </w:p>
        </w:tc>
        <w:tc>
          <w:tcPr>
            <w:tcW w:w="7028" w:type="dxa"/>
            <w:shd w:val="clear" w:color="000000" w:fill="FFFFFF"/>
          </w:tcPr>
          <w:p w14:paraId="3A9911EF" w14:textId="05E202E1" w:rsidR="00B12807" w:rsidRPr="004342C6" w:rsidRDefault="00B12807" w:rsidP="00B12807">
            <w:pPr>
              <w:rPr>
                <w:rFonts w:cs="Arial"/>
                <w:lang w:eastAsia="en-IN"/>
              </w:rPr>
            </w:pPr>
            <w:r w:rsidRPr="004342C6">
              <w:rPr>
                <w:rFonts w:cs="Arial"/>
              </w:rPr>
              <w:t>The system shall set the annual HSN deductible amount as $0 for those members and shall send the deductible effective date (dte_effective field of MMIS) as the eligibility end date</w:t>
            </w:r>
            <w:r w:rsidRPr="004342C6">
              <w:rPr>
                <w:rFonts w:cs="Arial"/>
                <w:lang w:eastAsia="en-IN"/>
              </w:rPr>
              <w:t xml:space="preserve"> when</w:t>
            </w:r>
            <w:r w:rsidRPr="004342C6">
              <w:rPr>
                <w:rFonts w:cs="Arial"/>
              </w:rPr>
              <w:t xml:space="preserve"> eligibility is redetermined</w:t>
            </w:r>
            <w:r w:rsidR="00496FC6">
              <w:rPr>
                <w:rFonts w:cs="Arial"/>
              </w:rPr>
              <w:t>,</w:t>
            </w:r>
            <w:r w:rsidRPr="004342C6">
              <w:rPr>
                <w:rFonts w:cs="Arial"/>
              </w:rPr>
              <w:t xml:space="preserve"> and an individual is not eligible for HSN (AP) or CMSP (AY) coverage anymore</w:t>
            </w:r>
            <w:r w:rsidR="00496FC6">
              <w:rPr>
                <w:rFonts w:cs="Arial"/>
              </w:rPr>
              <w:t>,</w:t>
            </w:r>
            <w:r w:rsidRPr="004342C6">
              <w:rPr>
                <w:rFonts w:cs="Arial"/>
              </w:rPr>
              <w:t xml:space="preserve"> i.e.</w:t>
            </w:r>
            <w:r w:rsidR="00496FC6">
              <w:rPr>
                <w:rFonts w:cs="Arial"/>
              </w:rPr>
              <w:t>,</w:t>
            </w:r>
            <w:r w:rsidRPr="004342C6">
              <w:rPr>
                <w:rFonts w:cs="Arial"/>
              </w:rPr>
              <w:t xml:space="preserve"> a person with previous aid category (AP or AY</w:t>
            </w:r>
            <w:r w:rsidR="007E0E9F" w:rsidRPr="004342C6">
              <w:rPr>
                <w:rFonts w:cs="Arial"/>
              </w:rPr>
              <w:t xml:space="preserve"> OR 1Y OR Z4</w:t>
            </w:r>
            <w:r w:rsidRPr="004342C6">
              <w:rPr>
                <w:rFonts w:cs="Arial"/>
              </w:rPr>
              <w:t>) moves is now eligible for different aid category other than (AP or AY</w:t>
            </w:r>
            <w:r w:rsidR="007E0E9F" w:rsidRPr="004342C6">
              <w:rPr>
                <w:rFonts w:cs="Arial"/>
              </w:rPr>
              <w:t xml:space="preserve"> OR 1Y OR Z4</w:t>
            </w:r>
            <w:r w:rsidRPr="004342C6">
              <w:rPr>
                <w:rFonts w:cs="Arial"/>
              </w:rPr>
              <w:t xml:space="preserve">), </w:t>
            </w:r>
          </w:p>
        </w:tc>
      </w:tr>
      <w:tr w:rsidR="00B12807" w:rsidRPr="004342C6" w14:paraId="13F82311" w14:textId="77777777" w:rsidTr="00362410">
        <w:trPr>
          <w:trHeight w:val="314"/>
        </w:trPr>
        <w:tc>
          <w:tcPr>
            <w:tcW w:w="2247" w:type="dxa"/>
            <w:shd w:val="clear" w:color="000000" w:fill="FFFFFF"/>
          </w:tcPr>
          <w:p w14:paraId="64504E85" w14:textId="11D2385D" w:rsidR="00B12807" w:rsidRPr="004342C6" w:rsidRDefault="00547D0F" w:rsidP="00B12807">
            <w:pPr>
              <w:contextualSpacing w:val="0"/>
              <w:jc w:val="center"/>
              <w:rPr>
                <w:rFonts w:eastAsia="Times New Roman" w:cs="Arial"/>
                <w:color w:val="000000"/>
              </w:rPr>
            </w:pPr>
            <w:r w:rsidRPr="004342C6">
              <w:rPr>
                <w:rFonts w:cs="Arial"/>
              </w:rPr>
              <w:t>MHPD.FR.031.007</w:t>
            </w:r>
          </w:p>
        </w:tc>
        <w:tc>
          <w:tcPr>
            <w:tcW w:w="7028" w:type="dxa"/>
            <w:shd w:val="clear" w:color="000000" w:fill="FFFFFF"/>
          </w:tcPr>
          <w:p w14:paraId="77E1293E" w14:textId="2745B071" w:rsidR="00B12807" w:rsidRPr="004342C6" w:rsidRDefault="00B12807" w:rsidP="00496FC6">
            <w:pPr>
              <w:pStyle w:val="BodyTextBullet"/>
              <w:numPr>
                <w:ilvl w:val="0"/>
                <w:numId w:val="0"/>
              </w:numPr>
              <w:rPr>
                <w:rFonts w:eastAsiaTheme="minorHAnsi" w:cs="Arial"/>
                <w:szCs w:val="22"/>
                <w:lang w:eastAsia="en-IN"/>
              </w:rPr>
            </w:pPr>
            <w:r w:rsidRPr="004342C6">
              <w:rPr>
                <w:rFonts w:cs="Arial"/>
              </w:rPr>
              <w:t xml:space="preserve">The system shall be configurable to update HSN Deductible amount calculations whenever </w:t>
            </w:r>
            <w:r w:rsidRPr="004342C6">
              <w:rPr>
                <w:rFonts w:cs="Arial"/>
                <w:noProof/>
              </w:rPr>
              <w:t>MassHealth</w:t>
            </w:r>
            <w:r w:rsidRPr="004342C6">
              <w:rPr>
                <w:rFonts w:cs="Arial"/>
              </w:rPr>
              <w:t xml:space="preserve"> updates HSN Deductible calculation rules.</w:t>
            </w:r>
            <w:r w:rsidR="00496FC6">
              <w:rPr>
                <w:rFonts w:cs="Arial"/>
              </w:rPr>
              <w:t xml:space="preserve"> </w:t>
            </w:r>
          </w:p>
        </w:tc>
      </w:tr>
      <w:tr w:rsidR="00B12807" w:rsidRPr="004342C6" w14:paraId="7FC1569F" w14:textId="77777777" w:rsidTr="00362410">
        <w:trPr>
          <w:trHeight w:val="314"/>
        </w:trPr>
        <w:tc>
          <w:tcPr>
            <w:tcW w:w="2247" w:type="dxa"/>
            <w:shd w:val="clear" w:color="000000" w:fill="FFFFFF"/>
          </w:tcPr>
          <w:p w14:paraId="26E34E55" w14:textId="0FA76387" w:rsidR="00B12807" w:rsidRPr="004342C6" w:rsidRDefault="00547D0F" w:rsidP="00B12807">
            <w:pPr>
              <w:contextualSpacing w:val="0"/>
              <w:jc w:val="center"/>
              <w:rPr>
                <w:rFonts w:eastAsia="Times New Roman" w:cs="Arial"/>
                <w:szCs w:val="24"/>
                <w:lang w:eastAsia="en-IN"/>
              </w:rPr>
            </w:pPr>
            <w:r w:rsidRPr="004342C6">
              <w:rPr>
                <w:rFonts w:cs="Arial"/>
              </w:rPr>
              <w:t>MHPD.FR.031.008</w:t>
            </w:r>
          </w:p>
        </w:tc>
        <w:tc>
          <w:tcPr>
            <w:tcW w:w="7028" w:type="dxa"/>
            <w:shd w:val="clear" w:color="000000" w:fill="FFFFFF"/>
          </w:tcPr>
          <w:p w14:paraId="7940D44A" w14:textId="44E5963B" w:rsidR="00B12807" w:rsidRPr="004342C6" w:rsidRDefault="00B12807" w:rsidP="00B12807">
            <w:pPr>
              <w:contextualSpacing w:val="0"/>
              <w:rPr>
                <w:rFonts w:cs="Arial"/>
              </w:rPr>
            </w:pPr>
            <w:r w:rsidRPr="004342C6">
              <w:rPr>
                <w:rFonts w:cs="Arial"/>
              </w:rPr>
              <w:t>The system shall recalculate HSN deductible amounts and the deductible effective dates for those members when a subsequent program determination results in HSN Partial (aid category AP) or CMSP over 150% (AY aid category), and calculated HSN annual deductible gets changed.</w:t>
            </w:r>
          </w:p>
          <w:p w14:paraId="471D0AAD" w14:textId="77777777" w:rsidR="00B12807" w:rsidRPr="004342C6" w:rsidRDefault="00B12807" w:rsidP="00B12807">
            <w:pPr>
              <w:pStyle w:val="BodyTextBullet"/>
              <w:numPr>
                <w:ilvl w:val="0"/>
                <w:numId w:val="0"/>
              </w:numPr>
              <w:rPr>
                <w:rFonts w:cs="Arial"/>
              </w:rPr>
            </w:pPr>
          </w:p>
          <w:p w14:paraId="75DB7917" w14:textId="7912D79A" w:rsidR="00B12807" w:rsidRPr="004342C6" w:rsidRDefault="00B12807" w:rsidP="00496FC6">
            <w:pPr>
              <w:pStyle w:val="BodyTextBullet"/>
              <w:numPr>
                <w:ilvl w:val="0"/>
                <w:numId w:val="0"/>
              </w:numPr>
              <w:rPr>
                <w:rFonts w:cs="Arial"/>
                <w:lang w:eastAsia="en-IN"/>
              </w:rPr>
            </w:pPr>
            <w:r w:rsidRPr="00496FC6">
              <w:rPr>
                <w:rFonts w:eastAsiaTheme="minorHAnsi" w:cs="Arial"/>
                <w:b/>
                <w:bCs/>
                <w:szCs w:val="22"/>
              </w:rPr>
              <w:t>Note</w:t>
            </w:r>
            <w:r w:rsidR="00496FC6">
              <w:rPr>
                <w:rFonts w:eastAsiaTheme="minorHAnsi" w:cs="Arial"/>
                <w:szCs w:val="22"/>
              </w:rPr>
              <w:t xml:space="preserve">: </w:t>
            </w:r>
            <w:r w:rsidRPr="004342C6">
              <w:rPr>
                <w:rFonts w:eastAsiaTheme="minorHAnsi" w:cs="Arial"/>
                <w:szCs w:val="22"/>
              </w:rPr>
              <w:t>After the deductible batch job for program redetermination and deductible calculations have been executed, the system will send updated information to MMIS related to HSN deductibles and deductible effective dates</w:t>
            </w:r>
            <w:r w:rsidR="00496FC6">
              <w:rPr>
                <w:rFonts w:eastAsiaTheme="minorHAnsi" w:cs="Arial"/>
                <w:szCs w:val="22"/>
              </w:rPr>
              <w:t>.</w:t>
            </w:r>
          </w:p>
        </w:tc>
      </w:tr>
      <w:tr w:rsidR="00B12807" w:rsidRPr="004342C6" w14:paraId="3809C925" w14:textId="77777777" w:rsidTr="00362410">
        <w:trPr>
          <w:trHeight w:val="314"/>
        </w:trPr>
        <w:tc>
          <w:tcPr>
            <w:tcW w:w="2247" w:type="dxa"/>
            <w:shd w:val="clear" w:color="000000" w:fill="FFFFFF"/>
          </w:tcPr>
          <w:p w14:paraId="7E1FBD54" w14:textId="1447F4EF" w:rsidR="00B12807" w:rsidRPr="004342C6" w:rsidRDefault="00547D0F" w:rsidP="00B12807">
            <w:pPr>
              <w:contextualSpacing w:val="0"/>
              <w:jc w:val="center"/>
              <w:rPr>
                <w:rFonts w:eastAsia="Times New Roman" w:cs="Arial"/>
                <w:szCs w:val="24"/>
                <w:lang w:eastAsia="en-IN"/>
              </w:rPr>
            </w:pPr>
            <w:r w:rsidRPr="004342C6">
              <w:rPr>
                <w:rFonts w:cs="Arial"/>
              </w:rPr>
              <w:t>MHPD.FR.031.009</w:t>
            </w:r>
          </w:p>
        </w:tc>
        <w:tc>
          <w:tcPr>
            <w:tcW w:w="7028" w:type="dxa"/>
            <w:shd w:val="clear" w:color="000000" w:fill="FFFFFF"/>
          </w:tcPr>
          <w:p w14:paraId="22AF3ED2" w14:textId="4FECB438" w:rsidR="00B12807" w:rsidRPr="004342C6" w:rsidRDefault="00B12807" w:rsidP="00B12807">
            <w:pPr>
              <w:contextualSpacing w:val="0"/>
              <w:rPr>
                <w:rFonts w:cs="Arial"/>
              </w:rPr>
            </w:pPr>
            <w:r w:rsidRPr="004342C6">
              <w:rPr>
                <w:rFonts w:cs="Arial"/>
              </w:rPr>
              <w:t>The system shall</w:t>
            </w:r>
            <w:r w:rsidR="00496FC6">
              <w:rPr>
                <w:rFonts w:cs="Arial"/>
              </w:rPr>
              <w:t>,</w:t>
            </w:r>
            <w:r w:rsidRPr="004342C6">
              <w:rPr>
                <w:rFonts w:cs="Arial"/>
              </w:rPr>
              <w:t xml:space="preserve"> when the </w:t>
            </w:r>
            <w:r w:rsidR="00547D0F" w:rsidRPr="004342C6">
              <w:rPr>
                <w:rFonts w:cs="Arial"/>
              </w:rPr>
              <w:t>State</w:t>
            </w:r>
            <w:r w:rsidRPr="004342C6">
              <w:rPr>
                <w:rFonts w:cs="Arial"/>
              </w:rPr>
              <w:t xml:space="preserve"> elects to do so, run a Program Determination batch on members with HSN aid category when the HSN Deductible calculations </w:t>
            </w:r>
            <w:r w:rsidR="00496FC6">
              <w:rPr>
                <w:rFonts w:cs="Arial"/>
                <w:noProof/>
              </w:rPr>
              <w:t>are</w:t>
            </w:r>
            <w:r w:rsidRPr="004342C6">
              <w:rPr>
                <w:rFonts w:cs="Arial"/>
                <w:noProof/>
              </w:rPr>
              <w:t xml:space="preserve"> updated</w:t>
            </w:r>
            <w:r w:rsidRPr="004342C6">
              <w:rPr>
                <w:rFonts w:cs="Arial"/>
              </w:rPr>
              <w:t xml:space="preserve"> on an annual basis.</w:t>
            </w:r>
          </w:p>
        </w:tc>
      </w:tr>
      <w:tr w:rsidR="00B12807" w:rsidRPr="004342C6" w14:paraId="5E371A02" w14:textId="77777777" w:rsidTr="00362410">
        <w:trPr>
          <w:trHeight w:val="314"/>
        </w:trPr>
        <w:tc>
          <w:tcPr>
            <w:tcW w:w="2247" w:type="dxa"/>
            <w:shd w:val="clear" w:color="000000" w:fill="FFFFFF"/>
          </w:tcPr>
          <w:p w14:paraId="3395776B" w14:textId="6933448F" w:rsidR="00B12807" w:rsidRPr="004342C6" w:rsidRDefault="00547D0F" w:rsidP="00B12807">
            <w:pPr>
              <w:contextualSpacing w:val="0"/>
              <w:jc w:val="center"/>
              <w:rPr>
                <w:rFonts w:eastAsia="Times New Roman" w:cs="Arial"/>
                <w:szCs w:val="24"/>
                <w:lang w:eastAsia="en-IN"/>
              </w:rPr>
            </w:pPr>
            <w:r w:rsidRPr="004342C6">
              <w:rPr>
                <w:rFonts w:cs="Arial"/>
              </w:rPr>
              <w:t>MHPD.FR.031.010</w:t>
            </w:r>
          </w:p>
        </w:tc>
        <w:tc>
          <w:tcPr>
            <w:tcW w:w="7028" w:type="dxa"/>
            <w:shd w:val="clear" w:color="000000" w:fill="FFFFFF"/>
          </w:tcPr>
          <w:p w14:paraId="147D019E" w14:textId="77777777" w:rsidR="00B12807" w:rsidRPr="004342C6" w:rsidRDefault="00B12807" w:rsidP="00B12807">
            <w:pPr>
              <w:rPr>
                <w:rFonts w:cs="Arial"/>
              </w:rPr>
            </w:pPr>
            <w:r w:rsidRPr="004342C6">
              <w:rPr>
                <w:rFonts w:cs="Arial"/>
              </w:rPr>
              <w:t xml:space="preserve">The system shall, when the HSN Deductible calculation </w:t>
            </w:r>
            <w:r w:rsidRPr="004342C6">
              <w:rPr>
                <w:rFonts w:cs="Arial"/>
                <w:noProof/>
              </w:rPr>
              <w:t>is updated</w:t>
            </w:r>
            <w:r w:rsidRPr="004342C6">
              <w:rPr>
                <w:rFonts w:cs="Arial"/>
              </w:rPr>
              <w:t xml:space="preserve"> in the system, run a batch job and redetermine deductibles on submitted applications, and bypass applications that meet any of the following criteria:</w:t>
            </w:r>
          </w:p>
          <w:p w14:paraId="3844126D" w14:textId="77777777" w:rsidR="00B12807" w:rsidRPr="004342C6" w:rsidRDefault="00B12807" w:rsidP="00320B54">
            <w:pPr>
              <w:numPr>
                <w:ilvl w:val="0"/>
                <w:numId w:val="284"/>
              </w:numPr>
              <w:contextualSpacing w:val="0"/>
              <w:rPr>
                <w:rFonts w:cs="Arial"/>
              </w:rPr>
            </w:pPr>
            <w:r w:rsidRPr="004342C6">
              <w:rPr>
                <w:rFonts w:cs="Arial"/>
              </w:rPr>
              <w:t xml:space="preserve">Any application currently marked for </w:t>
            </w:r>
            <w:r w:rsidRPr="004342C6">
              <w:rPr>
                <w:rFonts w:cs="Arial"/>
                <w:noProof/>
              </w:rPr>
              <w:t>MassHealth</w:t>
            </w:r>
            <w:r w:rsidRPr="004342C6">
              <w:rPr>
                <w:rFonts w:cs="Arial"/>
              </w:rPr>
              <w:t xml:space="preserve"> renewal process or </w:t>
            </w:r>
            <w:r w:rsidRPr="004342C6">
              <w:rPr>
                <w:rFonts w:cs="Arial"/>
                <w:noProof/>
              </w:rPr>
              <w:t>an application</w:t>
            </w:r>
            <w:r w:rsidRPr="004342C6">
              <w:rPr>
                <w:rFonts w:cs="Arial"/>
              </w:rPr>
              <w:t xml:space="preserve"> currently under </w:t>
            </w:r>
            <w:r w:rsidRPr="004342C6">
              <w:rPr>
                <w:rFonts w:cs="Arial"/>
                <w:noProof/>
              </w:rPr>
              <w:t>MassHealth</w:t>
            </w:r>
            <w:r w:rsidRPr="004342C6">
              <w:rPr>
                <w:rFonts w:cs="Arial"/>
              </w:rPr>
              <w:t xml:space="preserve"> renewal period</w:t>
            </w:r>
          </w:p>
          <w:p w14:paraId="2683BA0A" w14:textId="77777777" w:rsidR="00B12807" w:rsidRPr="004342C6" w:rsidRDefault="00B12807" w:rsidP="00320B54">
            <w:pPr>
              <w:numPr>
                <w:ilvl w:val="0"/>
                <w:numId w:val="284"/>
              </w:numPr>
              <w:contextualSpacing w:val="0"/>
              <w:rPr>
                <w:rFonts w:cs="Arial"/>
              </w:rPr>
            </w:pPr>
            <w:r w:rsidRPr="004342C6">
              <w:rPr>
                <w:rFonts w:cs="Arial"/>
                <w:noProof/>
              </w:rPr>
              <w:t>Applications that have protection dates</w:t>
            </w:r>
          </w:p>
          <w:p w14:paraId="2684CE54" w14:textId="77777777" w:rsidR="00B12807" w:rsidRPr="004342C6" w:rsidRDefault="00B12807" w:rsidP="00320B54">
            <w:pPr>
              <w:numPr>
                <w:ilvl w:val="0"/>
                <w:numId w:val="284"/>
              </w:numPr>
              <w:contextualSpacing w:val="0"/>
              <w:rPr>
                <w:rFonts w:cs="Arial"/>
              </w:rPr>
            </w:pPr>
            <w:r w:rsidRPr="004342C6">
              <w:rPr>
                <w:rFonts w:cs="Arial"/>
                <w:noProof/>
              </w:rPr>
              <w:t>Applications that are in locked override state</w:t>
            </w:r>
          </w:p>
          <w:p w14:paraId="08130F1A" w14:textId="11B3C2C7" w:rsidR="00B12807" w:rsidRPr="004342C6" w:rsidRDefault="00B12807" w:rsidP="00B12807">
            <w:pPr>
              <w:contextualSpacing w:val="0"/>
              <w:rPr>
                <w:rFonts w:cs="Arial"/>
              </w:rPr>
            </w:pPr>
          </w:p>
        </w:tc>
      </w:tr>
      <w:tr w:rsidR="00B12807" w:rsidRPr="004342C6" w14:paraId="633D0BB4" w14:textId="77777777" w:rsidTr="00362410">
        <w:trPr>
          <w:trHeight w:val="314"/>
        </w:trPr>
        <w:tc>
          <w:tcPr>
            <w:tcW w:w="2247" w:type="dxa"/>
            <w:shd w:val="clear" w:color="000000" w:fill="FFFFFF"/>
          </w:tcPr>
          <w:p w14:paraId="3DFCF692" w14:textId="65EBB47A" w:rsidR="00B12807" w:rsidRPr="004342C6" w:rsidRDefault="00547D0F" w:rsidP="00B12807">
            <w:pPr>
              <w:contextualSpacing w:val="0"/>
              <w:jc w:val="center"/>
              <w:rPr>
                <w:rFonts w:cs="Arial"/>
              </w:rPr>
            </w:pPr>
            <w:r w:rsidRPr="004342C6">
              <w:rPr>
                <w:rFonts w:cs="Arial"/>
              </w:rPr>
              <w:t>MHPD.FR.031.011</w:t>
            </w:r>
          </w:p>
          <w:p w14:paraId="09BF7B39" w14:textId="65E2845E" w:rsidR="00B12807" w:rsidRPr="004342C6" w:rsidRDefault="00B12807" w:rsidP="00B12807">
            <w:pPr>
              <w:contextualSpacing w:val="0"/>
              <w:jc w:val="center"/>
              <w:rPr>
                <w:rFonts w:eastAsia="Times New Roman" w:cs="Arial"/>
                <w:szCs w:val="24"/>
                <w:lang w:eastAsia="en-IN"/>
              </w:rPr>
            </w:pPr>
          </w:p>
        </w:tc>
        <w:tc>
          <w:tcPr>
            <w:tcW w:w="7028" w:type="dxa"/>
            <w:shd w:val="clear" w:color="000000" w:fill="FFFFFF"/>
          </w:tcPr>
          <w:p w14:paraId="11E6EDCA" w14:textId="014CE122" w:rsidR="00B12807" w:rsidRPr="004342C6" w:rsidRDefault="00B12807" w:rsidP="00B12807">
            <w:pPr>
              <w:contextualSpacing w:val="0"/>
              <w:rPr>
                <w:rFonts w:cs="Arial"/>
              </w:rPr>
            </w:pPr>
            <w:r w:rsidRPr="004342C6">
              <w:rPr>
                <w:rFonts w:cs="Arial"/>
                <w:noProof/>
              </w:rPr>
              <w:t>The system shall</w:t>
            </w:r>
            <w:r w:rsidR="00496FC6">
              <w:rPr>
                <w:rFonts w:cs="Arial"/>
                <w:noProof/>
              </w:rPr>
              <w:t>,</w:t>
            </w:r>
            <w:r w:rsidRPr="004342C6">
              <w:rPr>
                <w:rFonts w:cs="Arial"/>
                <w:noProof/>
              </w:rPr>
              <w:t xml:space="preserve"> when the system functionality is available and when the </w:t>
            </w:r>
            <w:r w:rsidR="00547D0F" w:rsidRPr="004342C6">
              <w:rPr>
                <w:rFonts w:cs="Arial"/>
                <w:noProof/>
              </w:rPr>
              <w:t>State</w:t>
            </w:r>
            <w:r w:rsidRPr="004342C6">
              <w:rPr>
                <w:rFonts w:cs="Arial"/>
                <w:noProof/>
              </w:rPr>
              <w:t xml:space="preserve"> elects to do so, run </w:t>
            </w:r>
            <w:r w:rsidR="00496FC6">
              <w:rPr>
                <w:rFonts w:cs="Arial"/>
                <w:noProof/>
              </w:rPr>
              <w:t xml:space="preserve">a </w:t>
            </w:r>
            <w:r w:rsidRPr="004342C6">
              <w:rPr>
                <w:rFonts w:cs="Arial"/>
                <w:noProof/>
              </w:rPr>
              <w:t xml:space="preserve">manual batch job that will program </w:t>
            </w:r>
            <w:r w:rsidRPr="004342C6">
              <w:rPr>
                <w:rFonts w:cs="Arial"/>
                <w:noProof/>
              </w:rPr>
              <w:lastRenderedPageBreak/>
              <w:t>determine applicants with HSN aid categories after MassHealth Renewals batch run.</w:t>
            </w:r>
          </w:p>
        </w:tc>
      </w:tr>
      <w:tr w:rsidR="00B12807" w:rsidRPr="004342C6" w14:paraId="3E06BC7A" w14:textId="77777777" w:rsidTr="00362410">
        <w:trPr>
          <w:trHeight w:val="314"/>
        </w:trPr>
        <w:tc>
          <w:tcPr>
            <w:tcW w:w="2247" w:type="dxa"/>
            <w:shd w:val="clear" w:color="000000" w:fill="FFFFFF"/>
          </w:tcPr>
          <w:p w14:paraId="662DA205" w14:textId="305203E1" w:rsidR="00B12807" w:rsidRPr="004342C6" w:rsidRDefault="00B12807" w:rsidP="00B12807">
            <w:pPr>
              <w:contextualSpacing w:val="0"/>
              <w:jc w:val="center"/>
              <w:rPr>
                <w:rFonts w:cs="Arial"/>
              </w:rPr>
            </w:pPr>
            <w:r w:rsidRPr="004342C6">
              <w:rPr>
                <w:rFonts w:cs="Arial"/>
              </w:rPr>
              <w:lastRenderedPageBreak/>
              <w:t>HSN.FR.09.01</w:t>
            </w:r>
          </w:p>
        </w:tc>
        <w:tc>
          <w:tcPr>
            <w:tcW w:w="7028" w:type="dxa"/>
            <w:shd w:val="clear" w:color="000000" w:fill="FFFFFF"/>
          </w:tcPr>
          <w:p w14:paraId="556B9A6A" w14:textId="77777777" w:rsidR="00B12807" w:rsidRPr="004342C6" w:rsidRDefault="00B12807" w:rsidP="00B12807">
            <w:pPr>
              <w:rPr>
                <w:rFonts w:cs="Arial"/>
              </w:rPr>
            </w:pPr>
            <w:r w:rsidRPr="004342C6">
              <w:rPr>
                <w:rFonts w:cs="Arial"/>
              </w:rPr>
              <w:t>The following fields should be displayed on Medicaid Household detail screen for every member eligible for HSN aid category 1Y and Z4:</w:t>
            </w:r>
          </w:p>
          <w:p w14:paraId="1C0FBFE2" w14:textId="77777777" w:rsidR="00B12807" w:rsidRPr="004342C6" w:rsidRDefault="00B12807" w:rsidP="00F725DA">
            <w:pPr>
              <w:pStyle w:val="ListParagraph"/>
              <w:numPr>
                <w:ilvl w:val="0"/>
                <w:numId w:val="100"/>
              </w:numPr>
              <w:rPr>
                <w:rFonts w:cs="Arial"/>
              </w:rPr>
            </w:pPr>
            <w:r w:rsidRPr="004342C6">
              <w:rPr>
                <w:rFonts w:cs="Arial"/>
              </w:rPr>
              <w:t xml:space="preserve">HSN Deductible Amount </w:t>
            </w:r>
          </w:p>
          <w:p w14:paraId="2340FFBE" w14:textId="39B25089" w:rsidR="00B12807" w:rsidRPr="004342C6" w:rsidRDefault="00496FC6" w:rsidP="00F725DA">
            <w:pPr>
              <w:pStyle w:val="ListParagraph"/>
              <w:numPr>
                <w:ilvl w:val="1"/>
                <w:numId w:val="100"/>
              </w:numPr>
              <w:rPr>
                <w:rFonts w:cs="Arial"/>
              </w:rPr>
            </w:pPr>
            <w:r>
              <w:rPr>
                <w:rFonts w:cs="Arial"/>
                <w:noProof/>
              </w:rPr>
              <w:t>It s</w:t>
            </w:r>
            <w:r w:rsidR="00B12807" w:rsidRPr="004342C6">
              <w:rPr>
                <w:rFonts w:cs="Arial"/>
                <w:noProof/>
              </w:rPr>
              <w:t>hould</w:t>
            </w:r>
            <w:r w:rsidR="00B12807" w:rsidRPr="004342C6">
              <w:rPr>
                <w:rFonts w:cs="Arial"/>
              </w:rPr>
              <w:t xml:space="preserve"> be a read-only field.</w:t>
            </w:r>
          </w:p>
          <w:p w14:paraId="0F9FF02C" w14:textId="08C875F5" w:rsidR="00B12807" w:rsidRPr="004342C6" w:rsidRDefault="00B12807" w:rsidP="00F725DA">
            <w:pPr>
              <w:pStyle w:val="ListParagraph"/>
              <w:numPr>
                <w:ilvl w:val="1"/>
                <w:numId w:val="100"/>
              </w:numPr>
              <w:rPr>
                <w:rFonts w:cs="Arial"/>
              </w:rPr>
            </w:pPr>
            <w:r w:rsidRPr="004342C6">
              <w:rPr>
                <w:rFonts w:cs="Arial"/>
              </w:rPr>
              <w:t xml:space="preserve">The field should display the HSN </w:t>
            </w:r>
            <w:r w:rsidRPr="004342C6">
              <w:rPr>
                <w:rFonts w:cs="Arial"/>
                <w:noProof/>
              </w:rPr>
              <w:t>deductible amount</w:t>
            </w:r>
            <w:r w:rsidRPr="004342C6">
              <w:rPr>
                <w:rFonts w:cs="Arial"/>
              </w:rPr>
              <w:t xml:space="preserve"> with a maximum up to eight digits before the decimal point and </w:t>
            </w:r>
            <w:r w:rsidRPr="004342C6">
              <w:rPr>
                <w:rFonts w:cs="Arial"/>
                <w:noProof/>
              </w:rPr>
              <w:t>two</w:t>
            </w:r>
            <w:r w:rsidRPr="004342C6">
              <w:rPr>
                <w:rFonts w:cs="Arial"/>
              </w:rPr>
              <w:t xml:space="preserve"> digits after the decimal point.</w:t>
            </w:r>
          </w:p>
          <w:p w14:paraId="05CD7ACA" w14:textId="77777777" w:rsidR="00B12807" w:rsidRPr="004342C6" w:rsidRDefault="00B12807" w:rsidP="00F725DA">
            <w:pPr>
              <w:pStyle w:val="ListParagraph"/>
              <w:numPr>
                <w:ilvl w:val="0"/>
                <w:numId w:val="100"/>
              </w:numPr>
              <w:rPr>
                <w:rFonts w:cs="Arial"/>
              </w:rPr>
            </w:pPr>
            <w:r w:rsidRPr="004342C6">
              <w:rPr>
                <w:rFonts w:cs="Arial"/>
              </w:rPr>
              <w:t>HSN Deductible Effective Date</w:t>
            </w:r>
            <w:r w:rsidRPr="004342C6">
              <w:rPr>
                <w:rFonts w:cs="Arial"/>
                <w:noProof/>
              </w:rPr>
              <w:t xml:space="preserve"> </w:t>
            </w:r>
          </w:p>
          <w:p w14:paraId="36EC50B4" w14:textId="77777777" w:rsidR="00B12807" w:rsidRPr="004342C6" w:rsidRDefault="00B12807" w:rsidP="00F725DA">
            <w:pPr>
              <w:pStyle w:val="ListParagraph"/>
              <w:numPr>
                <w:ilvl w:val="1"/>
                <w:numId w:val="100"/>
              </w:numPr>
              <w:rPr>
                <w:rFonts w:cs="Arial"/>
              </w:rPr>
            </w:pPr>
            <w:r w:rsidRPr="004342C6">
              <w:rPr>
                <w:rFonts w:cs="Arial"/>
                <w:noProof/>
              </w:rPr>
              <w:t>Should</w:t>
            </w:r>
            <w:r w:rsidRPr="004342C6">
              <w:rPr>
                <w:rFonts w:cs="Arial"/>
              </w:rPr>
              <w:t xml:space="preserve"> be a read-only field</w:t>
            </w:r>
          </w:p>
          <w:p w14:paraId="7FAD7FA4" w14:textId="22E0E182" w:rsidR="00B12807" w:rsidRPr="004342C6" w:rsidRDefault="00B12807" w:rsidP="00B12807">
            <w:pPr>
              <w:contextualSpacing w:val="0"/>
              <w:rPr>
                <w:rFonts w:cs="Arial"/>
                <w:noProof/>
              </w:rPr>
            </w:pPr>
            <w:r w:rsidRPr="004342C6">
              <w:rPr>
                <w:rFonts w:cs="Arial"/>
              </w:rPr>
              <w:t>The field should display the deductible effective date in format MM/DD/CCYY.</w:t>
            </w:r>
          </w:p>
        </w:tc>
      </w:tr>
      <w:tr w:rsidR="00B12807" w:rsidRPr="004342C6" w14:paraId="439BA372" w14:textId="77777777" w:rsidTr="00362410">
        <w:trPr>
          <w:trHeight w:val="314"/>
        </w:trPr>
        <w:tc>
          <w:tcPr>
            <w:tcW w:w="2247" w:type="dxa"/>
            <w:shd w:val="clear" w:color="000000" w:fill="FFFFFF"/>
          </w:tcPr>
          <w:p w14:paraId="7982B9B0" w14:textId="28380315" w:rsidR="00B12807" w:rsidRPr="004342C6" w:rsidRDefault="00B12807" w:rsidP="00B12807">
            <w:pPr>
              <w:contextualSpacing w:val="0"/>
              <w:jc w:val="center"/>
              <w:rPr>
                <w:rFonts w:cs="Arial"/>
              </w:rPr>
            </w:pPr>
            <w:r w:rsidRPr="004342C6">
              <w:rPr>
                <w:rFonts w:cs="Arial"/>
              </w:rPr>
              <w:t>HSN.FR.09.02</w:t>
            </w:r>
          </w:p>
        </w:tc>
        <w:tc>
          <w:tcPr>
            <w:tcW w:w="7028" w:type="dxa"/>
            <w:shd w:val="clear" w:color="000000" w:fill="FFFFFF"/>
          </w:tcPr>
          <w:p w14:paraId="271AA0E8" w14:textId="07DB01B7" w:rsidR="00B12807" w:rsidRPr="004342C6" w:rsidRDefault="00B12807" w:rsidP="00B12807">
            <w:pPr>
              <w:contextualSpacing w:val="0"/>
              <w:rPr>
                <w:rFonts w:cs="Arial"/>
                <w:noProof/>
              </w:rPr>
            </w:pPr>
            <w:r w:rsidRPr="004342C6">
              <w:rPr>
                <w:rFonts w:cs="Arial"/>
              </w:rPr>
              <w:t xml:space="preserve">The system should display the </w:t>
            </w:r>
            <w:r w:rsidRPr="004342C6">
              <w:rPr>
                <w:rFonts w:cs="Arial"/>
                <w:noProof/>
              </w:rPr>
              <w:t>value</w:t>
            </w:r>
            <w:r w:rsidRPr="004342C6">
              <w:rPr>
                <w:rFonts w:cs="Arial"/>
              </w:rPr>
              <w:t xml:space="preserve"> of the HSN deductible amount and effective date on screen at all times when a deductible exists.</w:t>
            </w:r>
          </w:p>
        </w:tc>
      </w:tr>
    </w:tbl>
    <w:p w14:paraId="37078C90" w14:textId="77777777" w:rsidR="00362410" w:rsidRPr="004342C6" w:rsidRDefault="00362410" w:rsidP="00362410">
      <w:pPr>
        <w:pStyle w:val="Table"/>
        <w:rPr>
          <w:rFonts w:ascii="Arial" w:hAnsi="Arial" w:cs="Arial"/>
        </w:rPr>
      </w:pPr>
    </w:p>
    <w:p w14:paraId="37A82F1A" w14:textId="77777777" w:rsidR="00362410" w:rsidRPr="004342C6" w:rsidRDefault="00362410" w:rsidP="00362410">
      <w:pPr>
        <w:pStyle w:val="Heading3"/>
        <w:numPr>
          <w:ilvl w:val="2"/>
          <w:numId w:val="13"/>
        </w:numPr>
        <w:rPr>
          <w:rFonts w:ascii="Arial" w:hAnsi="Arial" w:cs="Arial"/>
        </w:rPr>
      </w:pPr>
      <w:bookmarkStart w:id="860" w:name="_Toc94634875"/>
      <w:r w:rsidRPr="004342C6">
        <w:rPr>
          <w:rFonts w:ascii="Arial" w:hAnsi="Arial" w:cs="Arial"/>
        </w:rPr>
        <w:t>Transaction /SSO Information</w:t>
      </w:r>
      <w:bookmarkEnd w:id="860"/>
    </w:p>
    <w:p w14:paraId="4A23DA87" w14:textId="77777777" w:rsidR="00362410" w:rsidRPr="004342C6" w:rsidRDefault="00362410" w:rsidP="00362410">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C833DF7" w14:textId="77777777" w:rsidR="00362410" w:rsidRPr="004342C6" w:rsidRDefault="00362410" w:rsidP="00362410">
      <w:pPr>
        <w:pStyle w:val="Heading3"/>
        <w:numPr>
          <w:ilvl w:val="2"/>
          <w:numId w:val="13"/>
        </w:numPr>
        <w:rPr>
          <w:rFonts w:ascii="Arial" w:hAnsi="Arial" w:cs="Arial"/>
        </w:rPr>
      </w:pPr>
      <w:bookmarkStart w:id="861" w:name="_Toc94634876"/>
      <w:r w:rsidRPr="004342C6">
        <w:rPr>
          <w:rFonts w:ascii="Arial" w:hAnsi="Arial" w:cs="Arial"/>
        </w:rPr>
        <w:t>Special Design Consideration</w:t>
      </w:r>
      <w:bookmarkEnd w:id="861"/>
    </w:p>
    <w:p w14:paraId="31ED0D2A" w14:textId="52FC341F" w:rsidR="00362410" w:rsidRPr="004342C6" w:rsidRDefault="006B5DCC" w:rsidP="006B5DCC">
      <w:pPr>
        <w:pStyle w:val="Hints"/>
        <w:spacing w:after="200"/>
        <w:ind w:left="450"/>
        <w:rPr>
          <w:rFonts w:cs="Arial"/>
        </w:rPr>
      </w:pPr>
      <w:r w:rsidRPr="006B5DCC">
        <w:rPr>
          <w:rFonts w:eastAsiaTheme="minorHAnsi" w:cs="Arial"/>
          <w:color w:val="auto"/>
          <w:sz w:val="22"/>
          <w:szCs w:val="22"/>
        </w:rPr>
        <w:t>Not Applicable</w:t>
      </w:r>
    </w:p>
    <w:p w14:paraId="38774532" w14:textId="77777777" w:rsidR="00362410" w:rsidRPr="004342C6" w:rsidRDefault="00362410" w:rsidP="00362410">
      <w:pPr>
        <w:pStyle w:val="Table"/>
        <w:ind w:firstLine="360"/>
        <w:rPr>
          <w:rFonts w:ascii="Arial" w:hAnsi="Arial" w:cs="Arial"/>
          <w:color w:val="auto"/>
        </w:rPr>
      </w:pPr>
      <w:r w:rsidRPr="004342C6">
        <w:rPr>
          <w:rFonts w:ascii="Arial" w:hAnsi="Arial" w:cs="Arial"/>
          <w:color w:val="auto"/>
        </w:rPr>
        <w:t xml:space="preserve"> </w:t>
      </w:r>
    </w:p>
    <w:p w14:paraId="52A651C6" w14:textId="77777777" w:rsidR="00362410" w:rsidRPr="004342C6" w:rsidRDefault="00362410" w:rsidP="00362410">
      <w:pPr>
        <w:pStyle w:val="Heading3"/>
        <w:numPr>
          <w:ilvl w:val="2"/>
          <w:numId w:val="13"/>
        </w:numPr>
        <w:rPr>
          <w:rFonts w:ascii="Arial" w:hAnsi="Arial" w:cs="Arial"/>
        </w:rPr>
      </w:pPr>
      <w:bookmarkStart w:id="862" w:name="_Toc94634877"/>
      <w:r w:rsidRPr="004342C6">
        <w:rPr>
          <w:rFonts w:ascii="Arial" w:hAnsi="Arial" w:cs="Arial"/>
        </w:rPr>
        <w:t>Acceptance Criteria</w:t>
      </w:r>
      <w:bookmarkEnd w:id="862"/>
    </w:p>
    <w:p w14:paraId="519C0520" w14:textId="32057A27" w:rsidR="00362410" w:rsidRPr="004342C6" w:rsidRDefault="00362410" w:rsidP="00320B54">
      <w:pPr>
        <w:pStyle w:val="ListParagraph"/>
        <w:numPr>
          <w:ilvl w:val="0"/>
          <w:numId w:val="334"/>
        </w:numPr>
        <w:contextualSpacing w:val="0"/>
        <w:rPr>
          <w:rFonts w:cs="Arial"/>
        </w:rPr>
      </w:pPr>
      <w:r w:rsidRPr="004342C6">
        <w:rPr>
          <w:rFonts w:cs="Arial"/>
        </w:rPr>
        <w:t>The system should work as per the flow, UI design, functional requirements, and special design considerations defined above in the use case.</w:t>
      </w:r>
    </w:p>
    <w:p w14:paraId="6DB0157D" w14:textId="172C0655" w:rsidR="00622E24" w:rsidRPr="004342C6" w:rsidRDefault="00362410">
      <w:pPr>
        <w:contextualSpacing w:val="0"/>
        <w:rPr>
          <w:rFonts w:cs="Arial"/>
        </w:rPr>
      </w:pPr>
      <w:r w:rsidRPr="004342C6">
        <w:rPr>
          <w:rFonts w:cs="Arial"/>
        </w:rPr>
        <w:br w:type="page"/>
      </w:r>
    </w:p>
    <w:p w14:paraId="3F9BE38C" w14:textId="540A303A" w:rsidR="00622E24" w:rsidRPr="004342C6" w:rsidRDefault="00622E24" w:rsidP="00DB6AEE">
      <w:pPr>
        <w:pStyle w:val="Heading2"/>
      </w:pPr>
      <w:bookmarkStart w:id="863" w:name="_Toc94634878"/>
      <w:r w:rsidRPr="004342C6">
        <w:lastRenderedPageBreak/>
        <w:t>Use Case Id: UC-</w:t>
      </w:r>
      <w:r w:rsidR="005B09BA" w:rsidRPr="004342C6">
        <w:t>32</w:t>
      </w:r>
      <w:r w:rsidRPr="004342C6">
        <w:t xml:space="preserve"> </w:t>
      </w:r>
      <w:r w:rsidR="00306ACC" w:rsidRPr="004342C6">
        <w:t xml:space="preserve">Age Out Process </w:t>
      </w:r>
      <w:r w:rsidR="004E59A8" w:rsidRPr="004342C6">
        <w:t>in</w:t>
      </w:r>
      <w:r w:rsidR="00306ACC" w:rsidRPr="004342C6">
        <w:t xml:space="preserve"> </w:t>
      </w:r>
      <w:r w:rsidR="00AC3E25" w:rsidRPr="004342C6">
        <w:t>MassHealth</w:t>
      </w:r>
      <w:r w:rsidR="00306ACC" w:rsidRPr="004342C6">
        <w:t xml:space="preserve"> Eligibility</w:t>
      </w:r>
      <w:bookmarkEnd w:id="863"/>
      <w:r w:rsidR="00306ACC" w:rsidRPr="004342C6">
        <w:t xml:space="preserve"> </w:t>
      </w:r>
    </w:p>
    <w:p w14:paraId="5A7546D4" w14:textId="6CD2C5C2" w:rsidR="00622E24" w:rsidRPr="004342C6" w:rsidRDefault="00622E24" w:rsidP="00622E24">
      <w:pPr>
        <w:pStyle w:val="Heading3"/>
        <w:numPr>
          <w:ilvl w:val="2"/>
          <w:numId w:val="13"/>
        </w:numPr>
        <w:rPr>
          <w:rFonts w:ascii="Arial" w:hAnsi="Arial" w:cs="Arial"/>
        </w:rPr>
      </w:pPr>
      <w:bookmarkStart w:id="864" w:name="_Toc94634879"/>
      <w:r w:rsidRPr="004342C6">
        <w:rPr>
          <w:rFonts w:ascii="Arial" w:hAnsi="Arial" w:cs="Arial"/>
        </w:rPr>
        <w:t>Description</w:t>
      </w:r>
      <w:bookmarkEnd w:id="864"/>
    </w:p>
    <w:p w14:paraId="4E31C77B" w14:textId="377C5E54" w:rsidR="00306ACC" w:rsidRPr="004342C6" w:rsidRDefault="00306ACC" w:rsidP="00306ACC">
      <w:pPr>
        <w:ind w:left="450"/>
        <w:rPr>
          <w:rFonts w:cs="Arial"/>
        </w:rPr>
      </w:pPr>
      <w:r w:rsidRPr="004342C6">
        <w:rPr>
          <w:rFonts w:cs="Arial"/>
        </w:rPr>
        <w:t xml:space="preserve">This use case describes the requirement for the batch process to identify the applications with members who are turning or turned 19 years, 21 years, 26 years or 65 years in age, who are MH eligible in the latest submitted </w:t>
      </w:r>
      <w:r w:rsidRPr="004342C6">
        <w:rPr>
          <w:rFonts w:cs="Arial"/>
          <w:noProof/>
        </w:rPr>
        <w:t>eligibility</w:t>
      </w:r>
      <w:r w:rsidRPr="004342C6">
        <w:rPr>
          <w:rFonts w:cs="Arial"/>
        </w:rPr>
        <w:t xml:space="preserve"> and re-determine their eligibility AND requirement for the changes in the PD rules to apply admin reason code S1 for the member(s) turning or turned 65 years in the HIX system</w:t>
      </w:r>
    </w:p>
    <w:p w14:paraId="602B0C1B" w14:textId="1DFD8365" w:rsidR="00622E24" w:rsidRPr="004342C6" w:rsidRDefault="00622E24" w:rsidP="00622E24">
      <w:pPr>
        <w:ind w:left="450"/>
        <w:rPr>
          <w:rFonts w:cs="Arial"/>
        </w:rPr>
      </w:pPr>
    </w:p>
    <w:p w14:paraId="6E7C4085" w14:textId="77777777" w:rsidR="00622E24" w:rsidRPr="004342C6" w:rsidRDefault="00622E24" w:rsidP="00622E24">
      <w:pPr>
        <w:pStyle w:val="Heading3"/>
        <w:numPr>
          <w:ilvl w:val="2"/>
          <w:numId w:val="13"/>
        </w:numPr>
        <w:rPr>
          <w:rFonts w:ascii="Arial" w:hAnsi="Arial" w:cs="Arial"/>
        </w:rPr>
      </w:pPr>
      <w:bookmarkStart w:id="865" w:name="_Toc94634880"/>
      <w:r w:rsidRPr="004342C6">
        <w:rPr>
          <w:rFonts w:ascii="Arial" w:hAnsi="Arial" w:cs="Arial"/>
        </w:rPr>
        <w:t>Related Use case</w:t>
      </w:r>
      <w:bookmarkEnd w:id="865"/>
      <w:r w:rsidRPr="004342C6">
        <w:rPr>
          <w:rFonts w:ascii="Arial" w:hAnsi="Arial" w:cs="Arial"/>
        </w:rPr>
        <w:t xml:space="preserve"> </w:t>
      </w:r>
    </w:p>
    <w:p w14:paraId="2FC430EB" w14:textId="77777777" w:rsidR="00622E24" w:rsidRPr="004342C6" w:rsidRDefault="00622E24" w:rsidP="00622E24">
      <w:pPr>
        <w:ind w:firstLine="450"/>
        <w:rPr>
          <w:rFonts w:cs="Arial"/>
        </w:rPr>
      </w:pPr>
      <w:r w:rsidRPr="004342C6">
        <w:rPr>
          <w:rFonts w:cs="Arial"/>
        </w:rPr>
        <w:t>Not applicable</w:t>
      </w:r>
    </w:p>
    <w:p w14:paraId="149571ED" w14:textId="77777777" w:rsidR="00622E24" w:rsidRPr="004342C6" w:rsidRDefault="00622E24" w:rsidP="00622E24">
      <w:pPr>
        <w:rPr>
          <w:rFonts w:cs="Arial"/>
        </w:rPr>
      </w:pPr>
      <w:r w:rsidRPr="004342C6">
        <w:rPr>
          <w:rFonts w:cs="Arial"/>
          <w:i/>
          <w:color w:val="00B050"/>
        </w:rPr>
        <w:t xml:space="preserve">  </w:t>
      </w:r>
    </w:p>
    <w:p w14:paraId="444060AC" w14:textId="77777777" w:rsidR="00622E24" w:rsidRPr="004342C6" w:rsidRDefault="00622E24" w:rsidP="00622E24">
      <w:pPr>
        <w:pStyle w:val="Heading3"/>
        <w:numPr>
          <w:ilvl w:val="2"/>
          <w:numId w:val="13"/>
        </w:numPr>
        <w:rPr>
          <w:rFonts w:ascii="Arial" w:hAnsi="Arial" w:cs="Arial"/>
        </w:rPr>
      </w:pPr>
      <w:bookmarkStart w:id="866" w:name="_Toc94634881"/>
      <w:r w:rsidRPr="004342C6">
        <w:rPr>
          <w:rFonts w:ascii="Arial" w:hAnsi="Arial" w:cs="Arial"/>
        </w:rPr>
        <w:t>Actor(s)</w:t>
      </w:r>
      <w:bookmarkEnd w:id="866"/>
    </w:p>
    <w:p w14:paraId="74C97C93" w14:textId="77777777" w:rsidR="00622E24" w:rsidRPr="004342C6" w:rsidRDefault="00622E24" w:rsidP="00F725DA">
      <w:pPr>
        <w:pStyle w:val="ListParagraph"/>
        <w:numPr>
          <w:ilvl w:val="0"/>
          <w:numId w:val="128"/>
        </w:numPr>
        <w:contextualSpacing w:val="0"/>
        <w:rPr>
          <w:rFonts w:cs="Arial"/>
        </w:rPr>
      </w:pPr>
      <w:r w:rsidRPr="004342C6">
        <w:rPr>
          <w:rFonts w:cs="Arial"/>
        </w:rPr>
        <w:t>HIX System</w:t>
      </w:r>
    </w:p>
    <w:p w14:paraId="2E9ACB36" w14:textId="77777777" w:rsidR="00622E24" w:rsidRPr="004342C6" w:rsidRDefault="00622E24" w:rsidP="00622E24">
      <w:pPr>
        <w:rPr>
          <w:rFonts w:cs="Arial"/>
        </w:rPr>
      </w:pPr>
      <w:r w:rsidRPr="004342C6">
        <w:rPr>
          <w:rFonts w:cs="Arial"/>
          <w:i/>
          <w:color w:val="00B050"/>
        </w:rPr>
        <w:t xml:space="preserve">  </w:t>
      </w:r>
    </w:p>
    <w:p w14:paraId="0372ABE4" w14:textId="77777777" w:rsidR="00622E24" w:rsidRPr="004342C6" w:rsidRDefault="00622E24" w:rsidP="00622E24">
      <w:pPr>
        <w:pStyle w:val="Heading3"/>
        <w:numPr>
          <w:ilvl w:val="2"/>
          <w:numId w:val="13"/>
        </w:numPr>
        <w:rPr>
          <w:rFonts w:ascii="Arial" w:hAnsi="Arial" w:cs="Arial"/>
        </w:rPr>
      </w:pPr>
      <w:bookmarkStart w:id="867" w:name="_Toc94634882"/>
      <w:r w:rsidRPr="004342C6">
        <w:rPr>
          <w:rFonts w:ascii="Arial" w:hAnsi="Arial" w:cs="Arial"/>
        </w:rPr>
        <w:t>Trigger(s)</w:t>
      </w:r>
      <w:bookmarkEnd w:id="867"/>
    </w:p>
    <w:p w14:paraId="60AB3E68" w14:textId="26CD3191" w:rsidR="00622E24" w:rsidRPr="004342C6" w:rsidRDefault="00306ACC" w:rsidP="00F725DA">
      <w:pPr>
        <w:pStyle w:val="ListParagraph"/>
        <w:numPr>
          <w:ilvl w:val="0"/>
          <w:numId w:val="129"/>
        </w:numPr>
        <w:contextualSpacing w:val="0"/>
        <w:rPr>
          <w:rFonts w:cs="Arial"/>
        </w:rPr>
      </w:pPr>
      <w:r w:rsidRPr="004342C6">
        <w:rPr>
          <w:rFonts w:cs="Arial"/>
        </w:rPr>
        <w:t xml:space="preserve">MH Age Out Process is initiated. </w:t>
      </w:r>
    </w:p>
    <w:p w14:paraId="2485F985" w14:textId="77777777" w:rsidR="00622E24" w:rsidRPr="004342C6" w:rsidRDefault="00622E24" w:rsidP="00622E24">
      <w:pPr>
        <w:pStyle w:val="ListParagraph"/>
        <w:ind w:left="1080"/>
        <w:contextualSpacing w:val="0"/>
        <w:rPr>
          <w:rFonts w:cs="Arial"/>
        </w:rPr>
      </w:pPr>
    </w:p>
    <w:p w14:paraId="2C474C08" w14:textId="77777777" w:rsidR="00622E24" w:rsidRPr="004342C6" w:rsidRDefault="00622E24" w:rsidP="00622E24">
      <w:pPr>
        <w:pStyle w:val="Heading3"/>
        <w:numPr>
          <w:ilvl w:val="2"/>
          <w:numId w:val="13"/>
        </w:numPr>
        <w:rPr>
          <w:rFonts w:ascii="Arial" w:hAnsi="Arial" w:cs="Arial"/>
        </w:rPr>
      </w:pPr>
      <w:bookmarkStart w:id="868" w:name="_Toc94634883"/>
      <w:r w:rsidRPr="004342C6">
        <w:rPr>
          <w:rFonts w:ascii="Arial" w:hAnsi="Arial" w:cs="Arial"/>
        </w:rPr>
        <w:t>Precondition(s)</w:t>
      </w:r>
      <w:bookmarkEnd w:id="868"/>
    </w:p>
    <w:p w14:paraId="0F2638AB" w14:textId="0D61F7D9" w:rsidR="00306ACC" w:rsidRPr="008910F0" w:rsidRDefault="00306ACC" w:rsidP="00F725DA">
      <w:pPr>
        <w:pStyle w:val="ListParagraph"/>
        <w:numPr>
          <w:ilvl w:val="0"/>
          <w:numId w:val="117"/>
        </w:numPr>
        <w:rPr>
          <w:rFonts w:cs="Arial"/>
        </w:rPr>
      </w:pPr>
      <w:r w:rsidRPr="008910F0">
        <w:rPr>
          <w:rFonts w:cs="Arial"/>
        </w:rPr>
        <w:t xml:space="preserve">The </w:t>
      </w:r>
      <w:r w:rsidRPr="008910F0">
        <w:rPr>
          <w:rFonts w:cs="Arial"/>
          <w:color w:val="060808" w:themeColor="text1"/>
        </w:rPr>
        <w:t xml:space="preserve">application consists of at least one MH member who </w:t>
      </w:r>
      <w:r w:rsidRPr="008910F0">
        <w:rPr>
          <w:rFonts w:cs="Arial"/>
          <w:noProof/>
          <w:color w:val="060808" w:themeColor="text1"/>
        </w:rPr>
        <w:t>is</w:t>
      </w:r>
      <w:r w:rsidRPr="008910F0">
        <w:rPr>
          <w:rFonts w:cs="Arial"/>
          <w:color w:val="060808" w:themeColor="text1"/>
        </w:rPr>
        <w:t xml:space="preserve"> turning or turned age 19, 21, 26</w:t>
      </w:r>
      <w:r w:rsidR="00496FC6" w:rsidRPr="008910F0">
        <w:rPr>
          <w:rFonts w:cs="Arial"/>
          <w:color w:val="060808" w:themeColor="text1"/>
        </w:rPr>
        <w:t>,</w:t>
      </w:r>
      <w:r w:rsidRPr="008910F0">
        <w:rPr>
          <w:rFonts w:cs="Arial"/>
          <w:color w:val="060808" w:themeColor="text1"/>
        </w:rPr>
        <w:t xml:space="preserve"> or 65 years in age.</w:t>
      </w:r>
    </w:p>
    <w:p w14:paraId="4858B8C9" w14:textId="760BCE28" w:rsidR="00306ACC" w:rsidRPr="004342C6" w:rsidRDefault="00306ACC" w:rsidP="00496FC6">
      <w:pPr>
        <w:ind w:left="60" w:firstLine="720"/>
        <w:rPr>
          <w:rFonts w:cs="Arial"/>
        </w:rPr>
      </w:pPr>
      <w:r w:rsidRPr="008910F0">
        <w:rPr>
          <w:rFonts w:cs="Arial"/>
          <w:color w:val="060808" w:themeColor="text1"/>
        </w:rPr>
        <w:t>A</w:t>
      </w:r>
      <w:r w:rsidR="00496FC6" w:rsidRPr="008910F0">
        <w:rPr>
          <w:rFonts w:cs="Arial"/>
          <w:color w:val="060808" w:themeColor="text1"/>
        </w:rPr>
        <w:t>ND</w:t>
      </w:r>
      <w:r w:rsidRPr="004342C6">
        <w:rPr>
          <w:rFonts w:cs="Arial"/>
          <w:color w:val="060808" w:themeColor="text1"/>
        </w:rPr>
        <w:t xml:space="preserve">  </w:t>
      </w:r>
    </w:p>
    <w:p w14:paraId="0EB5C77F" w14:textId="7823BB8D" w:rsidR="00306ACC" w:rsidRPr="004342C6" w:rsidRDefault="007413A0" w:rsidP="007413A0">
      <w:pPr>
        <w:pStyle w:val="ListParagraph"/>
        <w:ind w:left="780"/>
        <w:rPr>
          <w:rFonts w:cs="Arial"/>
        </w:rPr>
      </w:pPr>
      <w:r>
        <w:rPr>
          <w:rFonts w:cs="Arial"/>
        </w:rPr>
        <w:t>T</w:t>
      </w:r>
      <w:r w:rsidR="00306ACC" w:rsidRPr="004342C6">
        <w:rPr>
          <w:rFonts w:cs="Arial"/>
        </w:rPr>
        <w:t xml:space="preserve">he application is not </w:t>
      </w:r>
    </w:p>
    <w:p w14:paraId="6EB309C2" w14:textId="77777777" w:rsidR="00306ACC" w:rsidRPr="004342C6" w:rsidRDefault="00306ACC" w:rsidP="00F725DA">
      <w:pPr>
        <w:pStyle w:val="ListParagraph"/>
        <w:numPr>
          <w:ilvl w:val="1"/>
          <w:numId w:val="117"/>
        </w:numPr>
        <w:rPr>
          <w:rFonts w:cs="Arial"/>
        </w:rPr>
      </w:pPr>
      <w:r w:rsidRPr="004342C6">
        <w:rPr>
          <w:rFonts w:cs="Arial"/>
        </w:rPr>
        <w:t xml:space="preserve">under CCA (Commonwealth Connector Authority) and Mixed Household Renewal </w:t>
      </w:r>
    </w:p>
    <w:p w14:paraId="658A4146" w14:textId="77777777" w:rsidR="00306ACC" w:rsidRPr="004342C6" w:rsidRDefault="00306ACC" w:rsidP="00F725DA">
      <w:pPr>
        <w:pStyle w:val="ListParagraph"/>
        <w:numPr>
          <w:ilvl w:val="1"/>
          <w:numId w:val="117"/>
        </w:numPr>
        <w:rPr>
          <w:rFonts w:cs="Arial"/>
        </w:rPr>
      </w:pPr>
      <w:r w:rsidRPr="004342C6">
        <w:rPr>
          <w:rFonts w:cs="Arial"/>
        </w:rPr>
        <w:t>under MH Renewal</w:t>
      </w:r>
    </w:p>
    <w:p w14:paraId="03F7068E" w14:textId="127E0BC0" w:rsidR="00306ACC" w:rsidRPr="004342C6" w:rsidRDefault="00306ACC" w:rsidP="00F725DA">
      <w:pPr>
        <w:pStyle w:val="ListParagraph"/>
        <w:numPr>
          <w:ilvl w:val="1"/>
          <w:numId w:val="117"/>
        </w:numPr>
        <w:rPr>
          <w:rFonts w:cs="Arial"/>
        </w:rPr>
      </w:pPr>
      <w:r w:rsidRPr="004342C6">
        <w:rPr>
          <w:rFonts w:cs="Arial"/>
        </w:rPr>
        <w:t xml:space="preserve">under PDM (Periodic Data </w:t>
      </w:r>
      <w:r w:rsidR="004E59A8" w:rsidRPr="004342C6">
        <w:rPr>
          <w:rFonts w:cs="Arial"/>
        </w:rPr>
        <w:t>Matching Postcondition</w:t>
      </w:r>
      <w:r w:rsidRPr="004342C6">
        <w:rPr>
          <w:rFonts w:cs="Arial"/>
        </w:rPr>
        <w:t>(s)</w:t>
      </w:r>
      <w:r w:rsidR="00496FC6">
        <w:rPr>
          <w:rFonts w:cs="Arial"/>
        </w:rPr>
        <w:t>)</w:t>
      </w:r>
    </w:p>
    <w:p w14:paraId="68843104" w14:textId="4812FECB" w:rsidR="00FB663C" w:rsidRDefault="00FB663C" w:rsidP="00FB663C">
      <w:pPr>
        <w:pStyle w:val="ListParagraph"/>
        <w:ind w:left="780"/>
        <w:rPr>
          <w:rFonts w:cs="Arial"/>
          <w:noProof/>
        </w:rPr>
      </w:pPr>
    </w:p>
    <w:p w14:paraId="7569D731" w14:textId="77777777" w:rsidR="00FB663C" w:rsidRDefault="00FB663C" w:rsidP="00FB663C">
      <w:pPr>
        <w:pStyle w:val="ListParagraph"/>
        <w:ind w:left="780"/>
        <w:rPr>
          <w:rFonts w:cs="Arial"/>
          <w:noProof/>
        </w:rPr>
      </w:pPr>
    </w:p>
    <w:p w14:paraId="1BC598C6" w14:textId="5ACFEAA6" w:rsidR="00FB663C" w:rsidRDefault="00FB663C" w:rsidP="00FB663C">
      <w:pPr>
        <w:pStyle w:val="ListParagraph"/>
        <w:ind w:left="780"/>
        <w:rPr>
          <w:rFonts w:cs="Arial"/>
          <w:noProof/>
        </w:rPr>
      </w:pPr>
      <w:r>
        <w:rPr>
          <w:rFonts w:cs="Arial"/>
          <w:noProof/>
        </w:rPr>
        <w:t>OR</w:t>
      </w:r>
    </w:p>
    <w:p w14:paraId="0E715A6D" w14:textId="0F2F4938" w:rsidR="00306ACC" w:rsidRDefault="00306ACC" w:rsidP="00F725DA">
      <w:pPr>
        <w:pStyle w:val="ListParagraph"/>
        <w:numPr>
          <w:ilvl w:val="0"/>
          <w:numId w:val="117"/>
        </w:numPr>
        <w:rPr>
          <w:rFonts w:cs="Arial"/>
        </w:rPr>
      </w:pPr>
      <w:r w:rsidRPr="008910F0">
        <w:rPr>
          <w:rFonts w:cs="Arial"/>
          <w:noProof/>
        </w:rPr>
        <w:t xml:space="preserve">Program redetermination is initiated through </w:t>
      </w:r>
      <w:r w:rsidR="00496FC6" w:rsidRPr="008910F0">
        <w:rPr>
          <w:rFonts w:cs="Arial"/>
          <w:noProof/>
        </w:rPr>
        <w:t xml:space="preserve">the </w:t>
      </w:r>
      <w:r w:rsidRPr="008910F0">
        <w:rPr>
          <w:rFonts w:cs="Arial"/>
          <w:noProof/>
        </w:rPr>
        <w:t>MH Aging Out batch process when a member is turning 65 years within 14 days.</w:t>
      </w:r>
    </w:p>
    <w:p w14:paraId="5D211FDB" w14:textId="77777777" w:rsidR="00FB663C" w:rsidRDefault="00FB663C" w:rsidP="00FB663C">
      <w:pPr>
        <w:pStyle w:val="ListParagraph"/>
        <w:ind w:left="780"/>
        <w:rPr>
          <w:rFonts w:cs="Arial"/>
        </w:rPr>
      </w:pPr>
      <w:r>
        <w:rPr>
          <w:rFonts w:cs="Arial"/>
          <w:noProof/>
        </w:rPr>
        <w:t>OR</w:t>
      </w:r>
    </w:p>
    <w:p w14:paraId="2DA6C411" w14:textId="2E06FCE8" w:rsidR="00306ACC" w:rsidRPr="00FB663C" w:rsidRDefault="00306ACC" w:rsidP="00F725DA">
      <w:pPr>
        <w:pStyle w:val="ListParagraph"/>
        <w:numPr>
          <w:ilvl w:val="0"/>
          <w:numId w:val="117"/>
        </w:numPr>
        <w:rPr>
          <w:rFonts w:cs="Arial"/>
        </w:rPr>
      </w:pPr>
      <w:r w:rsidRPr="00FB663C">
        <w:rPr>
          <w:rFonts w:cs="Arial"/>
          <w:noProof/>
        </w:rPr>
        <w:t xml:space="preserve">Program redetermination is initiated through </w:t>
      </w:r>
      <w:r w:rsidR="00496FC6" w:rsidRPr="00FB663C">
        <w:rPr>
          <w:rFonts w:cs="Arial"/>
          <w:noProof/>
        </w:rPr>
        <w:t xml:space="preserve">the </w:t>
      </w:r>
      <w:r w:rsidRPr="00FB663C">
        <w:rPr>
          <w:rFonts w:cs="Arial"/>
          <w:noProof/>
        </w:rPr>
        <w:t>MH Aging Out batch process when a member is turned 65 years.</w:t>
      </w:r>
    </w:p>
    <w:p w14:paraId="5C92C9DF" w14:textId="77777777" w:rsidR="00FB663C" w:rsidRDefault="00FB663C" w:rsidP="00FB663C">
      <w:pPr>
        <w:pStyle w:val="ListParagraph"/>
        <w:ind w:left="780"/>
        <w:rPr>
          <w:rFonts w:cs="Arial"/>
        </w:rPr>
      </w:pPr>
      <w:r>
        <w:rPr>
          <w:rFonts w:cs="Arial"/>
          <w:noProof/>
        </w:rPr>
        <w:t>OR</w:t>
      </w:r>
    </w:p>
    <w:p w14:paraId="71BC8A0D" w14:textId="3159C978" w:rsidR="00306ACC" w:rsidRPr="004342C6" w:rsidRDefault="00306ACC" w:rsidP="00F725DA">
      <w:pPr>
        <w:pStyle w:val="ListParagraph"/>
        <w:numPr>
          <w:ilvl w:val="0"/>
          <w:numId w:val="117"/>
        </w:numPr>
        <w:rPr>
          <w:rFonts w:cs="Arial"/>
        </w:rPr>
      </w:pPr>
      <w:r w:rsidRPr="004342C6">
        <w:rPr>
          <w:rFonts w:cs="Arial"/>
          <w:noProof/>
        </w:rPr>
        <w:t xml:space="preserve">The member, who is turning 65 years within 14 days from date of eligibility determination date, has MH coverage (full or partial) and eligibility redetermination is initiated by any of the processes such as </w:t>
      </w:r>
      <w:r w:rsidRPr="004342C6">
        <w:rPr>
          <w:rFonts w:cs="Arial"/>
        </w:rPr>
        <w:t>Report a Change (</w:t>
      </w:r>
      <w:r w:rsidRPr="004342C6">
        <w:rPr>
          <w:rFonts w:cs="Arial"/>
          <w:noProof/>
        </w:rPr>
        <w:t xml:space="preserve">RAC), Back Office rerun of PD or any eligibility determination via </w:t>
      </w:r>
      <w:r w:rsidR="00496FC6">
        <w:rPr>
          <w:rFonts w:cs="Arial"/>
          <w:noProof/>
        </w:rPr>
        <w:t xml:space="preserve">a </w:t>
      </w:r>
      <w:r w:rsidRPr="004342C6">
        <w:rPr>
          <w:rFonts w:cs="Arial"/>
          <w:noProof/>
        </w:rPr>
        <w:t>batch process</w:t>
      </w:r>
      <w:r w:rsidR="00496FC6">
        <w:rPr>
          <w:rFonts w:cs="Arial"/>
          <w:noProof/>
        </w:rPr>
        <w:t>,</w:t>
      </w:r>
      <w:r w:rsidRPr="004342C6">
        <w:rPr>
          <w:rFonts w:cs="Arial"/>
          <w:noProof/>
        </w:rPr>
        <w:t xml:space="preserve"> etc. </w:t>
      </w:r>
    </w:p>
    <w:p w14:paraId="7EA15FC4" w14:textId="77777777" w:rsidR="00FB663C" w:rsidRDefault="00FB663C" w:rsidP="00FB663C">
      <w:pPr>
        <w:pStyle w:val="ListParagraph"/>
        <w:ind w:left="780"/>
        <w:rPr>
          <w:rFonts w:cs="Arial"/>
          <w:noProof/>
        </w:rPr>
      </w:pPr>
      <w:r>
        <w:rPr>
          <w:rFonts w:cs="Arial"/>
          <w:noProof/>
        </w:rPr>
        <w:t>OR</w:t>
      </w:r>
    </w:p>
    <w:p w14:paraId="463C8A40" w14:textId="444DFAF5" w:rsidR="00622E24" w:rsidRPr="004342C6" w:rsidRDefault="00306ACC" w:rsidP="00F725DA">
      <w:pPr>
        <w:pStyle w:val="ListParagraph"/>
        <w:numPr>
          <w:ilvl w:val="0"/>
          <w:numId w:val="117"/>
        </w:numPr>
        <w:rPr>
          <w:rFonts w:cs="Arial"/>
          <w:noProof/>
        </w:rPr>
      </w:pPr>
      <w:r w:rsidRPr="004342C6">
        <w:rPr>
          <w:rFonts w:cs="Arial"/>
          <w:noProof/>
        </w:rPr>
        <w:t xml:space="preserve">The member, who is aged 65 or more on the eligibility determination date, has MH coverage (full or partial) and eligibility redetermination is initiated by any of the </w:t>
      </w:r>
      <w:r w:rsidRPr="004342C6">
        <w:rPr>
          <w:rFonts w:cs="Arial"/>
          <w:noProof/>
        </w:rPr>
        <w:lastRenderedPageBreak/>
        <w:t xml:space="preserve">processes such as initial application creation, RAC, Back Office rerun of PD or any eligibility determination via </w:t>
      </w:r>
      <w:r w:rsidR="00496FC6">
        <w:rPr>
          <w:rFonts w:cs="Arial"/>
          <w:noProof/>
        </w:rPr>
        <w:t xml:space="preserve">a </w:t>
      </w:r>
      <w:r w:rsidRPr="004342C6">
        <w:rPr>
          <w:rFonts w:cs="Arial"/>
          <w:noProof/>
        </w:rPr>
        <w:t>batch process</w:t>
      </w:r>
      <w:r w:rsidR="00496FC6">
        <w:rPr>
          <w:rFonts w:cs="Arial"/>
          <w:noProof/>
        </w:rPr>
        <w:t>,</w:t>
      </w:r>
      <w:r w:rsidRPr="004342C6">
        <w:rPr>
          <w:rFonts w:cs="Arial"/>
          <w:noProof/>
        </w:rPr>
        <w:t xml:space="preserve"> etc</w:t>
      </w:r>
      <w:r w:rsidR="00496FC6">
        <w:rPr>
          <w:rFonts w:cs="Arial"/>
          <w:noProof/>
        </w:rPr>
        <w:t>.</w:t>
      </w:r>
    </w:p>
    <w:p w14:paraId="1B908DB2" w14:textId="5A7E5DE6" w:rsidR="00622E24" w:rsidRDefault="00622E24" w:rsidP="00622E24">
      <w:pPr>
        <w:pStyle w:val="ListParagraph"/>
        <w:ind w:left="1170"/>
        <w:contextualSpacing w:val="0"/>
        <w:rPr>
          <w:rFonts w:cs="Arial"/>
        </w:rPr>
      </w:pPr>
    </w:p>
    <w:p w14:paraId="3CE53644" w14:textId="7E27CA15" w:rsidR="000C674F" w:rsidRDefault="000C674F" w:rsidP="00622E24">
      <w:pPr>
        <w:pStyle w:val="ListParagraph"/>
        <w:ind w:left="1170"/>
        <w:contextualSpacing w:val="0"/>
        <w:rPr>
          <w:rFonts w:cs="Arial"/>
        </w:rPr>
      </w:pPr>
    </w:p>
    <w:p w14:paraId="578082BC" w14:textId="782450EB" w:rsidR="000C674F" w:rsidRDefault="000C674F" w:rsidP="00622E24">
      <w:pPr>
        <w:pStyle w:val="ListParagraph"/>
        <w:ind w:left="1170"/>
        <w:contextualSpacing w:val="0"/>
        <w:rPr>
          <w:rFonts w:cs="Arial"/>
        </w:rPr>
      </w:pPr>
    </w:p>
    <w:p w14:paraId="1398B458"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869" w:name="_Toc94634884"/>
      <w:r w:rsidRPr="004342C6">
        <w:rPr>
          <w:rFonts w:ascii="Arial" w:hAnsi="Arial" w:cs="Arial"/>
        </w:rPr>
        <w:t>Postcondition(s)</w:t>
      </w:r>
      <w:bookmarkEnd w:id="869"/>
    </w:p>
    <w:p w14:paraId="5AC673AA" w14:textId="2D674E05" w:rsidR="00306ACC" w:rsidRPr="004342C6" w:rsidRDefault="00306ACC" w:rsidP="00320B54">
      <w:pPr>
        <w:pStyle w:val="ListParagraph"/>
        <w:numPr>
          <w:ilvl w:val="0"/>
          <w:numId w:val="266"/>
        </w:numPr>
        <w:contextualSpacing w:val="0"/>
        <w:rPr>
          <w:rFonts w:cs="Arial"/>
        </w:rPr>
      </w:pPr>
      <w:r w:rsidRPr="004342C6">
        <w:rPr>
          <w:rFonts w:cs="Arial"/>
          <w:noProof/>
          <w:color w:val="060808" w:themeColor="text1"/>
        </w:rPr>
        <w:t>The eligibility of the applications with members having MH coverage who turned 19 on or before the "MH Aging Out" Batch process execution date had been re-determined</w:t>
      </w:r>
    </w:p>
    <w:p w14:paraId="21E8F69D" w14:textId="77777777" w:rsidR="00306ACC" w:rsidRPr="004342C6" w:rsidRDefault="00306ACC" w:rsidP="00320B54">
      <w:pPr>
        <w:pStyle w:val="ListParagraph"/>
        <w:numPr>
          <w:ilvl w:val="0"/>
          <w:numId w:val="266"/>
        </w:numPr>
        <w:rPr>
          <w:rFonts w:cs="Arial"/>
          <w:noProof/>
          <w:color w:val="060808" w:themeColor="text1"/>
        </w:rPr>
      </w:pPr>
      <w:r w:rsidRPr="004342C6">
        <w:rPr>
          <w:rFonts w:cs="Arial"/>
          <w:noProof/>
          <w:color w:val="060808" w:themeColor="text1"/>
        </w:rPr>
        <w:t>The eligibility of the applications with members having MH coverage who turned 21 on or before the "MH Aging Out" Batch process execution</w:t>
      </w:r>
      <w:r w:rsidRPr="004342C6" w:rsidDel="00FB2B3E">
        <w:rPr>
          <w:rFonts w:cs="Arial"/>
          <w:noProof/>
          <w:color w:val="060808" w:themeColor="text1"/>
        </w:rPr>
        <w:t xml:space="preserve"> </w:t>
      </w:r>
      <w:r w:rsidRPr="004342C6">
        <w:rPr>
          <w:rFonts w:cs="Arial"/>
          <w:noProof/>
          <w:color w:val="060808" w:themeColor="text1"/>
        </w:rPr>
        <w:t>date had been re-determined.</w:t>
      </w:r>
    </w:p>
    <w:p w14:paraId="3F75019B" w14:textId="04AEC75A" w:rsidR="00306ACC" w:rsidRPr="004342C6" w:rsidRDefault="00306ACC" w:rsidP="00320B54">
      <w:pPr>
        <w:pStyle w:val="ListParagraph"/>
        <w:numPr>
          <w:ilvl w:val="0"/>
          <w:numId w:val="266"/>
        </w:numPr>
        <w:contextualSpacing w:val="0"/>
        <w:rPr>
          <w:rFonts w:cs="Arial"/>
        </w:rPr>
      </w:pPr>
      <w:r w:rsidRPr="004342C6">
        <w:rPr>
          <w:rFonts w:cs="Arial"/>
          <w:noProof/>
          <w:color w:val="060808" w:themeColor="text1"/>
        </w:rPr>
        <w:t>The eligibility of the applications with Former Foster Care members in MH Aid Category B1 or B4 who turned 26 on or before the "MH Aging Out" Batch process execution</w:t>
      </w:r>
      <w:r w:rsidRPr="004342C6" w:rsidDel="00FB2B3E">
        <w:rPr>
          <w:rFonts w:cs="Arial"/>
          <w:noProof/>
          <w:color w:val="060808" w:themeColor="text1"/>
        </w:rPr>
        <w:t xml:space="preserve"> </w:t>
      </w:r>
      <w:r w:rsidRPr="004342C6">
        <w:rPr>
          <w:rFonts w:cs="Arial"/>
          <w:noProof/>
          <w:color w:val="060808" w:themeColor="text1"/>
        </w:rPr>
        <w:t>date had been re-determined.</w:t>
      </w:r>
    </w:p>
    <w:p w14:paraId="3F9B066F" w14:textId="77777777" w:rsidR="004E59A8" w:rsidRPr="004342C6" w:rsidRDefault="00306ACC" w:rsidP="00320B54">
      <w:pPr>
        <w:pStyle w:val="ListParagraph"/>
        <w:numPr>
          <w:ilvl w:val="0"/>
          <w:numId w:val="266"/>
        </w:numPr>
        <w:rPr>
          <w:rFonts w:cs="Arial"/>
        </w:rPr>
      </w:pPr>
      <w:r w:rsidRPr="004342C6">
        <w:rPr>
          <w:rFonts w:cs="Arial"/>
        </w:rPr>
        <w:t>The eligibility of the applications with members having MH coverage who turned 65 on or before the "MH Aging Out" Batch process execution</w:t>
      </w:r>
      <w:r w:rsidRPr="004342C6" w:rsidDel="00FB2B3E">
        <w:rPr>
          <w:rFonts w:cs="Arial"/>
        </w:rPr>
        <w:t xml:space="preserve"> </w:t>
      </w:r>
      <w:r w:rsidRPr="004342C6">
        <w:rPr>
          <w:rFonts w:cs="Arial"/>
        </w:rPr>
        <w:t>date has been re-</w:t>
      </w:r>
      <w:r w:rsidR="004E59A8" w:rsidRPr="004342C6">
        <w:rPr>
          <w:rFonts w:cs="Arial"/>
        </w:rPr>
        <w:t>determined.</w:t>
      </w:r>
    </w:p>
    <w:p w14:paraId="0F834260" w14:textId="66394F10" w:rsidR="00306ACC" w:rsidRPr="004342C6" w:rsidRDefault="004E59A8" w:rsidP="00320B54">
      <w:pPr>
        <w:pStyle w:val="ListParagraph"/>
        <w:numPr>
          <w:ilvl w:val="0"/>
          <w:numId w:val="266"/>
        </w:numPr>
        <w:rPr>
          <w:rFonts w:cs="Arial"/>
        </w:rPr>
      </w:pPr>
      <w:r w:rsidRPr="004342C6">
        <w:rPr>
          <w:rFonts w:cs="Arial"/>
        </w:rPr>
        <w:t>The</w:t>
      </w:r>
      <w:r w:rsidR="00306ACC" w:rsidRPr="004342C6">
        <w:rPr>
          <w:rFonts w:cs="Arial"/>
        </w:rPr>
        <w:t xml:space="preserve"> system applied Admin Reason code S1 on the member(s) as part of any PD who meets all the below conditions:</w:t>
      </w:r>
    </w:p>
    <w:p w14:paraId="399617B2" w14:textId="38E82AF7" w:rsidR="00306ACC" w:rsidRPr="004342C6" w:rsidRDefault="00306ACC" w:rsidP="00F725DA">
      <w:pPr>
        <w:pStyle w:val="ListParagraph"/>
        <w:numPr>
          <w:ilvl w:val="0"/>
          <w:numId w:val="130"/>
        </w:numPr>
        <w:rPr>
          <w:rFonts w:cs="Arial"/>
        </w:rPr>
      </w:pPr>
      <w:r w:rsidRPr="004342C6">
        <w:rPr>
          <w:rFonts w:cs="Arial"/>
        </w:rPr>
        <w:t xml:space="preserve">The member is otherwise eligible for MH (Full or Partial) coverage if S1 is not applied </w:t>
      </w:r>
      <w:r w:rsidR="00496FC6">
        <w:rPr>
          <w:rFonts w:cs="Arial"/>
        </w:rPr>
        <w:t>to</w:t>
      </w:r>
      <w:r w:rsidRPr="004342C6">
        <w:rPr>
          <w:rFonts w:cs="Arial"/>
        </w:rPr>
        <w:t xml:space="preserve"> the member.</w:t>
      </w:r>
    </w:p>
    <w:p w14:paraId="4E17D1B1" w14:textId="77777777" w:rsidR="00306ACC" w:rsidRPr="004342C6" w:rsidRDefault="00306ACC" w:rsidP="00F725DA">
      <w:pPr>
        <w:pStyle w:val="ListParagraph"/>
        <w:numPr>
          <w:ilvl w:val="0"/>
          <w:numId w:val="130"/>
        </w:numPr>
        <w:rPr>
          <w:rFonts w:cs="Arial"/>
        </w:rPr>
      </w:pPr>
      <w:r w:rsidRPr="004342C6">
        <w:rPr>
          <w:rFonts w:cs="Arial"/>
        </w:rPr>
        <w:t>The member will turn 65 years within 14 days from the date of determination.</w:t>
      </w:r>
    </w:p>
    <w:p w14:paraId="02D45ED4" w14:textId="77777777" w:rsidR="00306ACC" w:rsidRPr="004342C6" w:rsidRDefault="00306ACC" w:rsidP="00F725DA">
      <w:pPr>
        <w:pStyle w:val="ListParagraph"/>
        <w:numPr>
          <w:ilvl w:val="0"/>
          <w:numId w:val="130"/>
        </w:numPr>
        <w:rPr>
          <w:rFonts w:cs="Arial"/>
        </w:rPr>
      </w:pPr>
      <w:r w:rsidRPr="004342C6">
        <w:rPr>
          <w:rFonts w:cs="Arial"/>
        </w:rPr>
        <w:t>The member is not a Parent/Caretaker Relative.</w:t>
      </w:r>
    </w:p>
    <w:p w14:paraId="2846913B" w14:textId="77777777" w:rsidR="00306ACC" w:rsidRPr="004342C6" w:rsidRDefault="00306ACC" w:rsidP="00F725DA">
      <w:pPr>
        <w:pStyle w:val="ListParagraph"/>
        <w:numPr>
          <w:ilvl w:val="0"/>
          <w:numId w:val="130"/>
        </w:numPr>
        <w:rPr>
          <w:rFonts w:cs="Arial"/>
        </w:rPr>
      </w:pPr>
      <w:r w:rsidRPr="004342C6">
        <w:rPr>
          <w:rFonts w:cs="Arial"/>
        </w:rPr>
        <w:t>The member is not eligible for Aid Category U3.</w:t>
      </w:r>
    </w:p>
    <w:p w14:paraId="363E5057" w14:textId="3DC50F76" w:rsidR="00306ACC" w:rsidRPr="004342C6" w:rsidRDefault="00306ACC" w:rsidP="00F725DA">
      <w:pPr>
        <w:pStyle w:val="ListParagraph"/>
        <w:numPr>
          <w:ilvl w:val="0"/>
          <w:numId w:val="130"/>
        </w:numPr>
        <w:rPr>
          <w:rFonts w:cs="Arial"/>
        </w:rPr>
      </w:pPr>
      <w:r w:rsidRPr="004342C6">
        <w:rPr>
          <w:rFonts w:cs="Arial"/>
        </w:rPr>
        <w:t>The member is not eligible for any of 52, 54, LV</w:t>
      </w:r>
      <w:r w:rsidR="00496FC6">
        <w:rPr>
          <w:rFonts w:cs="Arial"/>
        </w:rPr>
        <w:t>,</w:t>
      </w:r>
      <w:r w:rsidRPr="004342C6">
        <w:rPr>
          <w:rFonts w:cs="Arial"/>
        </w:rPr>
        <w:t xml:space="preserve"> or EM aid category in MMIS (Working Disabled aid cat in MMIS).</w:t>
      </w:r>
    </w:p>
    <w:p w14:paraId="402269E6" w14:textId="0F9CE42A" w:rsidR="00306ACC" w:rsidRPr="004342C6" w:rsidRDefault="00306ACC" w:rsidP="00F725DA">
      <w:pPr>
        <w:pStyle w:val="ListParagraph"/>
        <w:numPr>
          <w:ilvl w:val="0"/>
          <w:numId w:val="130"/>
        </w:numPr>
        <w:contextualSpacing w:val="0"/>
        <w:rPr>
          <w:rFonts w:cs="Arial"/>
        </w:rPr>
      </w:pPr>
      <w:r w:rsidRPr="004342C6">
        <w:rPr>
          <w:rFonts w:cs="Arial"/>
        </w:rPr>
        <w:t>The member is Medicare eligible from Non-ESI MEC FDSH call or Medicare self-attestation.</w:t>
      </w:r>
    </w:p>
    <w:p w14:paraId="27FCF762" w14:textId="7A83821B" w:rsidR="00306ACC" w:rsidRPr="004342C6" w:rsidRDefault="00306ACC" w:rsidP="00320B54">
      <w:pPr>
        <w:pStyle w:val="ListParagraph"/>
        <w:numPr>
          <w:ilvl w:val="0"/>
          <w:numId w:val="266"/>
        </w:numPr>
        <w:rPr>
          <w:rFonts w:cs="Arial"/>
        </w:rPr>
      </w:pPr>
      <w:r w:rsidRPr="004342C6">
        <w:rPr>
          <w:rFonts w:cs="Arial"/>
        </w:rPr>
        <w:t>The system applied Admin Reason code S1 on the member(s) as part of any PD who meets if all the below conditions:</w:t>
      </w:r>
    </w:p>
    <w:p w14:paraId="2EAB30BC" w14:textId="28B43204" w:rsidR="00306ACC" w:rsidRPr="004342C6" w:rsidRDefault="00306ACC" w:rsidP="00F725DA">
      <w:pPr>
        <w:pStyle w:val="ListParagraph"/>
        <w:numPr>
          <w:ilvl w:val="0"/>
          <w:numId w:val="131"/>
        </w:numPr>
        <w:rPr>
          <w:rFonts w:cs="Arial"/>
        </w:rPr>
      </w:pPr>
      <w:r w:rsidRPr="004342C6">
        <w:rPr>
          <w:rFonts w:cs="Arial"/>
        </w:rPr>
        <w:t xml:space="preserve">The member is otherwise eligible for MassHealth (Full or Partial) coverage if S1 is not applied </w:t>
      </w:r>
      <w:r w:rsidR="00496FC6">
        <w:rPr>
          <w:rFonts w:cs="Arial"/>
        </w:rPr>
        <w:t>to</w:t>
      </w:r>
      <w:r w:rsidRPr="004342C6">
        <w:rPr>
          <w:rFonts w:cs="Arial"/>
        </w:rPr>
        <w:t xml:space="preserve"> the member. </w:t>
      </w:r>
    </w:p>
    <w:p w14:paraId="787976BB" w14:textId="77777777" w:rsidR="00306ACC" w:rsidRPr="004342C6" w:rsidRDefault="00306ACC" w:rsidP="00F725DA">
      <w:pPr>
        <w:pStyle w:val="ListParagraph"/>
        <w:numPr>
          <w:ilvl w:val="0"/>
          <w:numId w:val="131"/>
        </w:numPr>
        <w:rPr>
          <w:rFonts w:cs="Arial"/>
        </w:rPr>
      </w:pPr>
      <w:r w:rsidRPr="004342C6">
        <w:rPr>
          <w:rFonts w:cs="Arial"/>
        </w:rPr>
        <w:t xml:space="preserve">The member is aged &gt; = 65 years on the date of determination. </w:t>
      </w:r>
    </w:p>
    <w:p w14:paraId="66CCED5A" w14:textId="77777777" w:rsidR="00306ACC" w:rsidRPr="004342C6" w:rsidRDefault="00306ACC" w:rsidP="00F725DA">
      <w:pPr>
        <w:pStyle w:val="ListParagraph"/>
        <w:numPr>
          <w:ilvl w:val="0"/>
          <w:numId w:val="131"/>
        </w:numPr>
        <w:rPr>
          <w:rFonts w:cs="Arial"/>
        </w:rPr>
      </w:pPr>
      <w:r w:rsidRPr="004342C6">
        <w:rPr>
          <w:rFonts w:cs="Arial"/>
        </w:rPr>
        <w:t>The member is not a Parent/Caretaker Relative.</w:t>
      </w:r>
    </w:p>
    <w:p w14:paraId="5EBA74A1" w14:textId="77777777" w:rsidR="00306ACC" w:rsidRPr="004342C6" w:rsidRDefault="00306ACC" w:rsidP="00F725DA">
      <w:pPr>
        <w:pStyle w:val="ListParagraph"/>
        <w:numPr>
          <w:ilvl w:val="0"/>
          <w:numId w:val="131"/>
        </w:numPr>
        <w:rPr>
          <w:rFonts w:cs="Arial"/>
        </w:rPr>
      </w:pPr>
      <w:r w:rsidRPr="004342C6">
        <w:rPr>
          <w:rFonts w:cs="Arial"/>
        </w:rPr>
        <w:t>The member is not eligible for Aid Category U3.</w:t>
      </w:r>
    </w:p>
    <w:p w14:paraId="321923A6" w14:textId="23EF8DDC" w:rsidR="00306ACC" w:rsidRPr="004342C6" w:rsidRDefault="00306ACC" w:rsidP="00F725DA">
      <w:pPr>
        <w:pStyle w:val="ListParagraph"/>
        <w:numPr>
          <w:ilvl w:val="0"/>
          <w:numId w:val="131"/>
        </w:numPr>
        <w:rPr>
          <w:rFonts w:cs="Arial"/>
        </w:rPr>
      </w:pPr>
      <w:r w:rsidRPr="004342C6">
        <w:rPr>
          <w:rFonts w:cs="Arial"/>
        </w:rPr>
        <w:t>The member is not eligible for any of 52, 54, LV</w:t>
      </w:r>
      <w:r w:rsidR="00496FC6">
        <w:rPr>
          <w:rFonts w:cs="Arial"/>
        </w:rPr>
        <w:t>,</w:t>
      </w:r>
      <w:r w:rsidRPr="004342C6">
        <w:rPr>
          <w:rFonts w:cs="Arial"/>
        </w:rPr>
        <w:t xml:space="preserve"> or EM aid category in MMIS (Working Disabled aid cat in MMIS).</w:t>
      </w:r>
    </w:p>
    <w:p w14:paraId="45B23120" w14:textId="77777777" w:rsidR="00306ACC" w:rsidRPr="004342C6" w:rsidRDefault="00306ACC" w:rsidP="00306ACC">
      <w:pPr>
        <w:pStyle w:val="ListParagraph"/>
        <w:ind w:left="1170"/>
        <w:contextualSpacing w:val="0"/>
        <w:rPr>
          <w:rFonts w:cs="Arial"/>
        </w:rPr>
      </w:pPr>
    </w:p>
    <w:p w14:paraId="05AE12E9" w14:textId="77777777" w:rsidR="00622E24" w:rsidRPr="004342C6" w:rsidRDefault="00622E24" w:rsidP="00622E24">
      <w:pPr>
        <w:pStyle w:val="Heading3"/>
        <w:numPr>
          <w:ilvl w:val="2"/>
          <w:numId w:val="13"/>
        </w:numPr>
        <w:rPr>
          <w:rFonts w:ascii="Arial" w:hAnsi="Arial" w:cs="Arial"/>
        </w:rPr>
      </w:pPr>
      <w:bookmarkStart w:id="870" w:name="_Toc94634885"/>
      <w:r w:rsidRPr="004342C6">
        <w:rPr>
          <w:rFonts w:ascii="Arial" w:hAnsi="Arial" w:cs="Arial"/>
        </w:rPr>
        <w:t>Flow of Event(s)</w:t>
      </w:r>
      <w:bookmarkEnd w:id="870"/>
    </w:p>
    <w:p w14:paraId="0218340A" w14:textId="77777777" w:rsidR="00622E24" w:rsidRPr="004342C6" w:rsidRDefault="00622E24" w:rsidP="00622E24">
      <w:pPr>
        <w:ind w:left="360"/>
        <w:rPr>
          <w:rFonts w:cs="Arial"/>
        </w:rPr>
      </w:pPr>
    </w:p>
    <w:p w14:paraId="75910A5E" w14:textId="61E1A346" w:rsidR="00622E24" w:rsidRPr="004342C6" w:rsidRDefault="00622E24" w:rsidP="00547D0F">
      <w:pPr>
        <w:pStyle w:val="Heading3"/>
        <w:numPr>
          <w:ilvl w:val="3"/>
          <w:numId w:val="13"/>
        </w:numPr>
        <w:tabs>
          <w:tab w:val="left" w:pos="1890"/>
        </w:tabs>
        <w:rPr>
          <w:rFonts w:ascii="Arial" w:hAnsi="Arial" w:cs="Arial"/>
        </w:rPr>
      </w:pPr>
      <w:bookmarkStart w:id="871" w:name="_Toc94634886"/>
      <w:r w:rsidRPr="004342C6">
        <w:rPr>
          <w:rFonts w:ascii="Arial" w:hAnsi="Arial" w:cs="Arial"/>
        </w:rPr>
        <w:t>Basic Flow</w:t>
      </w:r>
      <w:bookmarkEnd w:id="871"/>
    </w:p>
    <w:p w14:paraId="7ADC51E1" w14:textId="5C1E2664"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"MH Aging Out" Batch process is </w:t>
      </w:r>
      <w:r w:rsidR="004E59A8" w:rsidRPr="004342C6">
        <w:rPr>
          <w:rFonts w:cs="Arial"/>
          <w:color w:val="060808" w:themeColor="text1"/>
        </w:rPr>
        <w:t>initiated,</w:t>
      </w:r>
      <w:r w:rsidRPr="004342C6">
        <w:rPr>
          <w:rFonts w:cs="Arial"/>
          <w:color w:val="060808" w:themeColor="text1"/>
        </w:rPr>
        <w:t xml:space="preserve"> and pre-condition is satisfied</w:t>
      </w:r>
    </w:p>
    <w:p w14:paraId="713E284F" w14:textId="77777777"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system checks if ‘MH Aging Out 19’ batch configuration is ON, </w:t>
      </w:r>
    </w:p>
    <w:p w14:paraId="789D5D66" w14:textId="77777777"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If yes, the system identifies the application(s) in which there is at least one member who meets all of the below conditions:</w:t>
      </w:r>
    </w:p>
    <w:p w14:paraId="48151840" w14:textId="77777777" w:rsidR="00306ACC" w:rsidRPr="004342C6" w:rsidRDefault="00306ACC" w:rsidP="00F725DA">
      <w:pPr>
        <w:pStyle w:val="ListParagraph"/>
        <w:numPr>
          <w:ilvl w:val="3"/>
          <w:numId w:val="113"/>
        </w:numPr>
        <w:rPr>
          <w:rFonts w:cs="Arial"/>
          <w:color w:val="060808" w:themeColor="text1"/>
        </w:rPr>
      </w:pPr>
      <w:r w:rsidRPr="004342C6">
        <w:rPr>
          <w:rFonts w:cs="Arial"/>
          <w:color w:val="060808" w:themeColor="text1"/>
        </w:rPr>
        <w:t>Member is currently MH eligible (Full or Partial).</w:t>
      </w:r>
    </w:p>
    <w:p w14:paraId="6C503560" w14:textId="3821F28F" w:rsidR="00306ACC" w:rsidRPr="004342C6" w:rsidRDefault="00306ACC" w:rsidP="00F725DA">
      <w:pPr>
        <w:pStyle w:val="ListParagraph"/>
        <w:numPr>
          <w:ilvl w:val="3"/>
          <w:numId w:val="113"/>
        </w:numPr>
        <w:rPr>
          <w:rFonts w:cs="Arial"/>
          <w:color w:val="060808" w:themeColor="text1"/>
        </w:rPr>
      </w:pPr>
      <w:r w:rsidRPr="004342C6">
        <w:rPr>
          <w:rFonts w:cs="Arial"/>
          <w:color w:val="060808" w:themeColor="text1"/>
        </w:rPr>
        <w:t>Member has turned 19 after the latest year</w:t>
      </w:r>
      <w:r w:rsidR="00496FC6">
        <w:rPr>
          <w:rFonts w:cs="Arial"/>
          <w:color w:val="060808" w:themeColor="text1"/>
        </w:rPr>
        <w:t>'s</w:t>
      </w:r>
      <w:r w:rsidRPr="004342C6">
        <w:rPr>
          <w:rFonts w:cs="Arial"/>
          <w:color w:val="060808" w:themeColor="text1"/>
        </w:rPr>
        <w:t xml:space="preserve"> latest submitted eligibility.</w:t>
      </w:r>
    </w:p>
    <w:p w14:paraId="5C1C93D1" w14:textId="0963364A" w:rsidR="00306ACC" w:rsidRPr="004342C6" w:rsidRDefault="00306ACC" w:rsidP="00F725DA">
      <w:pPr>
        <w:pStyle w:val="ListParagraph"/>
        <w:numPr>
          <w:ilvl w:val="2"/>
          <w:numId w:val="112"/>
        </w:numPr>
        <w:rPr>
          <w:rFonts w:cs="Arial"/>
          <w:color w:val="060808" w:themeColor="text1"/>
        </w:rPr>
      </w:pPr>
      <w:r w:rsidRPr="004342C6">
        <w:rPr>
          <w:rFonts w:cs="Arial"/>
          <w:color w:val="060808" w:themeColor="text1"/>
        </w:rPr>
        <w:lastRenderedPageBreak/>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 xml:space="preserve">(s) identified, the system </w:t>
      </w:r>
      <w:r w:rsidRPr="004342C6">
        <w:rPr>
          <w:rFonts w:cs="Arial"/>
          <w:noProof/>
          <w:color w:val="060808" w:themeColor="text1"/>
        </w:rPr>
        <w:t>marks</w:t>
      </w:r>
      <w:r w:rsidRPr="004342C6">
        <w:rPr>
          <w:rFonts w:cs="Arial"/>
          <w:color w:val="060808" w:themeColor="text1"/>
        </w:rPr>
        <w:t xml:space="preserve"> the application(s) for ‘MH Aging Out 19’ batch process and proceed to Step 3.</w:t>
      </w:r>
    </w:p>
    <w:p w14:paraId="4F5FA127" w14:textId="3E265C4C" w:rsidR="00306ACC" w:rsidRPr="004342C6" w:rsidRDefault="00306ACC" w:rsidP="00F725DA">
      <w:pPr>
        <w:numPr>
          <w:ilvl w:val="2"/>
          <w:numId w:val="112"/>
        </w:numPr>
        <w:contextualSpacing w:val="0"/>
        <w:jc w:val="both"/>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color w:val="060808" w:themeColor="text1"/>
        </w:rPr>
        <w:t>application not identified, continue to Step 3.</w:t>
      </w:r>
    </w:p>
    <w:p w14:paraId="22B6220C" w14:textId="60AF97EA"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no, the system will not execute </w:t>
      </w:r>
      <w:r w:rsidR="00496FC6">
        <w:rPr>
          <w:rFonts w:cs="Arial"/>
          <w:color w:val="060808" w:themeColor="text1"/>
        </w:rPr>
        <w:t xml:space="preserve">the </w:t>
      </w:r>
      <w:r w:rsidRPr="004342C6">
        <w:rPr>
          <w:rFonts w:cs="Arial"/>
          <w:color w:val="060808" w:themeColor="text1"/>
        </w:rPr>
        <w:t>‘MH Aging Out 19’ batch process and proceed to step 3.</w:t>
      </w:r>
    </w:p>
    <w:p w14:paraId="4044E7C6" w14:textId="77777777"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system checks if ‘MH Aging Out 21’ batch configuration is ON, </w:t>
      </w:r>
    </w:p>
    <w:p w14:paraId="2E7C605C" w14:textId="77777777"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yes, the system identifies the application(s)in which there is at least one member who meets all of the below conditions: </w:t>
      </w:r>
    </w:p>
    <w:p w14:paraId="7489838F" w14:textId="77777777" w:rsidR="00306ACC" w:rsidRPr="004342C6" w:rsidRDefault="00306ACC" w:rsidP="00F725DA">
      <w:pPr>
        <w:pStyle w:val="ListParagraph"/>
        <w:numPr>
          <w:ilvl w:val="3"/>
          <w:numId w:val="113"/>
        </w:numPr>
        <w:rPr>
          <w:rFonts w:cs="Arial"/>
          <w:color w:val="060808" w:themeColor="text1"/>
        </w:rPr>
      </w:pPr>
      <w:r w:rsidRPr="004342C6">
        <w:rPr>
          <w:rFonts w:cs="Arial"/>
          <w:color w:val="060808" w:themeColor="text1"/>
        </w:rPr>
        <w:t>Member is currently MH eligible (Full or Partial).</w:t>
      </w:r>
    </w:p>
    <w:p w14:paraId="5A88F27E" w14:textId="4B63D0B6" w:rsidR="00306ACC" w:rsidRPr="004342C6" w:rsidRDefault="00306ACC" w:rsidP="00F725DA">
      <w:pPr>
        <w:pStyle w:val="ListParagraph"/>
        <w:numPr>
          <w:ilvl w:val="3"/>
          <w:numId w:val="113"/>
        </w:numPr>
        <w:rPr>
          <w:rFonts w:cs="Arial"/>
          <w:color w:val="060808" w:themeColor="text1"/>
        </w:rPr>
      </w:pPr>
      <w:r w:rsidRPr="004342C6">
        <w:rPr>
          <w:rFonts w:cs="Arial"/>
          <w:color w:val="060808" w:themeColor="text1"/>
        </w:rPr>
        <w:t>Member has turned 21 after the latest year</w:t>
      </w:r>
      <w:r w:rsidR="00496FC6">
        <w:rPr>
          <w:rFonts w:cs="Arial"/>
          <w:color w:val="060808" w:themeColor="text1"/>
        </w:rPr>
        <w:t>'s</w:t>
      </w:r>
      <w:r w:rsidRPr="004342C6">
        <w:rPr>
          <w:rFonts w:cs="Arial"/>
          <w:color w:val="060808" w:themeColor="text1"/>
        </w:rPr>
        <w:t xml:space="preserve"> latest submitted eligibility.</w:t>
      </w:r>
    </w:p>
    <w:p w14:paraId="52CBBB31" w14:textId="4F4AB4C0" w:rsidR="00306ACC" w:rsidRPr="004342C6" w:rsidRDefault="00306ACC" w:rsidP="00F725DA">
      <w:pPr>
        <w:pStyle w:val="ListParagraph"/>
        <w:numPr>
          <w:ilvl w:val="2"/>
          <w:numId w:val="112"/>
        </w:numPr>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 xml:space="preserve">(s) identified, the system </w:t>
      </w:r>
      <w:r w:rsidRPr="004342C6">
        <w:rPr>
          <w:rFonts w:cs="Arial"/>
          <w:noProof/>
          <w:color w:val="060808" w:themeColor="text1"/>
        </w:rPr>
        <w:t>marks</w:t>
      </w:r>
      <w:r w:rsidRPr="004342C6">
        <w:rPr>
          <w:rFonts w:cs="Arial"/>
          <w:color w:val="060808" w:themeColor="text1"/>
        </w:rPr>
        <w:t xml:space="preserve"> the application(s) as eligible for ‘MH Aging Out 21’ batch process and proceed to Step 4.</w:t>
      </w:r>
    </w:p>
    <w:p w14:paraId="6CD92475" w14:textId="00051367" w:rsidR="00306ACC" w:rsidRPr="004342C6" w:rsidRDefault="00306ACC" w:rsidP="00F725DA">
      <w:pPr>
        <w:numPr>
          <w:ilvl w:val="2"/>
          <w:numId w:val="112"/>
        </w:numPr>
        <w:contextualSpacing w:val="0"/>
        <w:jc w:val="both"/>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(s) not identified, continue to Step 4.</w:t>
      </w:r>
    </w:p>
    <w:p w14:paraId="61589EA7" w14:textId="5DC60E3D"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no, the system will not execute </w:t>
      </w:r>
      <w:r w:rsidR="00496FC6">
        <w:rPr>
          <w:rFonts w:cs="Arial"/>
          <w:color w:val="060808" w:themeColor="text1"/>
        </w:rPr>
        <w:t xml:space="preserve">the </w:t>
      </w:r>
      <w:r w:rsidRPr="004342C6">
        <w:rPr>
          <w:rFonts w:cs="Arial"/>
          <w:color w:val="060808" w:themeColor="text1"/>
        </w:rPr>
        <w:t>‘MH Aging Out 21’ batch process and proceed to step 4.</w:t>
      </w:r>
    </w:p>
    <w:p w14:paraId="1FCB5A24" w14:textId="77777777"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system checks if ‘MH Aging Out 26’ batch configuration is ON, </w:t>
      </w:r>
    </w:p>
    <w:p w14:paraId="574DD904" w14:textId="77777777"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yes, the system identifies the application(s) in which there is at least one member who meets all of the below conditions: </w:t>
      </w:r>
    </w:p>
    <w:p w14:paraId="608B424C" w14:textId="77777777" w:rsidR="00306ACC" w:rsidRPr="004342C6" w:rsidRDefault="00306ACC" w:rsidP="00F725DA">
      <w:pPr>
        <w:pStyle w:val="ListParagraph"/>
        <w:numPr>
          <w:ilvl w:val="3"/>
          <w:numId w:val="114"/>
        </w:numPr>
        <w:rPr>
          <w:rFonts w:cs="Arial"/>
          <w:color w:val="060808" w:themeColor="text1"/>
        </w:rPr>
      </w:pPr>
      <w:r w:rsidRPr="004342C6">
        <w:rPr>
          <w:rFonts w:cs="Arial"/>
          <w:color w:val="060808" w:themeColor="text1"/>
        </w:rPr>
        <w:t>Member is currently eligible for MH Aid Category B1 or B4 (Former Foster Care aid categories).</w:t>
      </w:r>
    </w:p>
    <w:p w14:paraId="597B4143" w14:textId="121D205E" w:rsidR="00306ACC" w:rsidRPr="004342C6" w:rsidRDefault="00306ACC" w:rsidP="00F725DA">
      <w:pPr>
        <w:pStyle w:val="ListParagraph"/>
        <w:numPr>
          <w:ilvl w:val="3"/>
          <w:numId w:val="114"/>
        </w:numPr>
        <w:rPr>
          <w:rFonts w:cs="Arial"/>
          <w:color w:val="060808" w:themeColor="text1"/>
        </w:rPr>
      </w:pPr>
      <w:r w:rsidRPr="004342C6">
        <w:rPr>
          <w:rFonts w:cs="Arial"/>
          <w:color w:val="060808" w:themeColor="text1"/>
        </w:rPr>
        <w:t>Member has turned 26 after the latest year</w:t>
      </w:r>
      <w:r w:rsidR="00496FC6">
        <w:rPr>
          <w:rFonts w:cs="Arial"/>
          <w:color w:val="060808" w:themeColor="text1"/>
        </w:rPr>
        <w:t>'s</w:t>
      </w:r>
      <w:r w:rsidRPr="004342C6">
        <w:rPr>
          <w:rFonts w:cs="Arial"/>
          <w:color w:val="060808" w:themeColor="text1"/>
        </w:rPr>
        <w:t xml:space="preserve"> latest submitted eligibility.</w:t>
      </w:r>
    </w:p>
    <w:p w14:paraId="68839781" w14:textId="44EE7F16" w:rsidR="00306ACC" w:rsidRPr="004342C6" w:rsidRDefault="00306ACC" w:rsidP="00F725DA">
      <w:pPr>
        <w:pStyle w:val="ListParagraph"/>
        <w:numPr>
          <w:ilvl w:val="2"/>
          <w:numId w:val="112"/>
        </w:numPr>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(s) identified, the system marks the application(s) as eligible for ‘MH Aging Out 26’ batch process and proceed to Step 5.</w:t>
      </w:r>
    </w:p>
    <w:p w14:paraId="1B582CD9" w14:textId="0C8E581F" w:rsidR="00306ACC" w:rsidRPr="004342C6" w:rsidRDefault="00306ACC" w:rsidP="00F725DA">
      <w:pPr>
        <w:numPr>
          <w:ilvl w:val="2"/>
          <w:numId w:val="112"/>
        </w:numPr>
        <w:contextualSpacing w:val="0"/>
        <w:jc w:val="both"/>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(s) not identified, continue to Step 5.</w:t>
      </w:r>
    </w:p>
    <w:p w14:paraId="20BD3369" w14:textId="4BD74AAB"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no, the system will not execute </w:t>
      </w:r>
      <w:r w:rsidR="00496FC6">
        <w:rPr>
          <w:rFonts w:cs="Arial"/>
          <w:color w:val="060808" w:themeColor="text1"/>
        </w:rPr>
        <w:t xml:space="preserve">the </w:t>
      </w:r>
      <w:r w:rsidRPr="004342C6">
        <w:rPr>
          <w:rFonts w:cs="Arial"/>
          <w:color w:val="060808" w:themeColor="text1"/>
        </w:rPr>
        <w:t>‘MH Aging Out 26’ batch process and proceed to step 5.</w:t>
      </w:r>
    </w:p>
    <w:p w14:paraId="156A0DED" w14:textId="77777777"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system checks if ‘MH Aging Out 65’ batch configuration is ON, </w:t>
      </w:r>
    </w:p>
    <w:p w14:paraId="20A4FB37" w14:textId="77777777"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yes, the system identifies the application(s) in which there is at least one member who meets </w:t>
      </w:r>
    </w:p>
    <w:p w14:paraId="44ADB3C4" w14:textId="3570D6D5" w:rsidR="00306ACC" w:rsidRPr="004342C6" w:rsidRDefault="00306ACC" w:rsidP="00306ACC">
      <w:pPr>
        <w:pStyle w:val="ListParagraph"/>
        <w:ind w:left="1530"/>
        <w:rPr>
          <w:rFonts w:cs="Arial"/>
          <w:color w:val="060808" w:themeColor="text1"/>
        </w:rPr>
      </w:pPr>
      <w:r w:rsidRPr="004342C6">
        <w:rPr>
          <w:rFonts w:cs="Arial"/>
          <w:color w:val="060808" w:themeColor="text1"/>
        </w:rPr>
        <w:t xml:space="preserve">Either </w:t>
      </w:r>
      <w:r w:rsidR="00496FC6">
        <w:rPr>
          <w:rFonts w:cs="Arial"/>
          <w:color w:val="060808" w:themeColor="text1"/>
        </w:rPr>
        <w:t xml:space="preserve">or </w:t>
      </w:r>
      <w:r w:rsidRPr="004342C6">
        <w:rPr>
          <w:rFonts w:cs="Arial"/>
          <w:color w:val="060808" w:themeColor="text1"/>
        </w:rPr>
        <w:t xml:space="preserve">all of the below conditions: </w:t>
      </w:r>
    </w:p>
    <w:p w14:paraId="56D64357" w14:textId="77777777" w:rsidR="00306ACC" w:rsidRPr="004342C6" w:rsidRDefault="00306ACC" w:rsidP="00F725DA">
      <w:pPr>
        <w:pStyle w:val="ListParagraph"/>
        <w:numPr>
          <w:ilvl w:val="3"/>
          <w:numId w:val="116"/>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 xml:space="preserve">is currently MassHealth eligible (full or partial) </w:t>
      </w:r>
    </w:p>
    <w:p w14:paraId="74E231FA" w14:textId="77777777" w:rsidR="00306ACC" w:rsidRPr="004342C6" w:rsidRDefault="00306ACC" w:rsidP="00F725DA">
      <w:pPr>
        <w:pStyle w:val="ListParagraph"/>
        <w:numPr>
          <w:ilvl w:val="3"/>
          <w:numId w:val="116"/>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will turn 65 years within 14 days from the date of determination.</w:t>
      </w:r>
    </w:p>
    <w:p w14:paraId="24A427B4" w14:textId="77777777" w:rsidR="00306ACC" w:rsidRPr="004342C6" w:rsidRDefault="00306ACC" w:rsidP="00F725DA">
      <w:pPr>
        <w:pStyle w:val="ListParagraph"/>
        <w:numPr>
          <w:ilvl w:val="3"/>
          <w:numId w:val="116"/>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not a Parent/Caretaker Relative.</w:t>
      </w:r>
    </w:p>
    <w:p w14:paraId="4893DCD0" w14:textId="77777777" w:rsidR="00306ACC" w:rsidRPr="004342C6" w:rsidRDefault="00306ACC" w:rsidP="00F725DA">
      <w:pPr>
        <w:pStyle w:val="ListParagraph"/>
        <w:numPr>
          <w:ilvl w:val="3"/>
          <w:numId w:val="116"/>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not eligible for Aid Category U3.</w:t>
      </w:r>
    </w:p>
    <w:p w14:paraId="6B8AE8C8" w14:textId="1D585ECF" w:rsidR="00306ACC" w:rsidRPr="004342C6" w:rsidRDefault="00306ACC" w:rsidP="00F725DA">
      <w:pPr>
        <w:pStyle w:val="ListParagraph"/>
        <w:numPr>
          <w:ilvl w:val="3"/>
          <w:numId w:val="116"/>
        </w:numPr>
        <w:rPr>
          <w:rFonts w:cs="Arial"/>
          <w:color w:val="060808" w:themeColor="text1"/>
        </w:rPr>
      </w:pPr>
      <w:r w:rsidRPr="004342C6">
        <w:rPr>
          <w:rFonts w:cs="Arial"/>
          <w:color w:val="060808" w:themeColor="text1"/>
        </w:rPr>
        <w:t>The member is not eligible for any of 52, 54, LV</w:t>
      </w:r>
      <w:r w:rsidR="00496FC6">
        <w:rPr>
          <w:rFonts w:cs="Arial"/>
          <w:color w:val="060808" w:themeColor="text1"/>
        </w:rPr>
        <w:t>,</w:t>
      </w:r>
      <w:r w:rsidRPr="004342C6">
        <w:rPr>
          <w:rFonts w:cs="Arial"/>
          <w:color w:val="060808" w:themeColor="text1"/>
        </w:rPr>
        <w:t xml:space="preserve"> or EM aid category (Working Disabled aid cat in MMIS) in MMIS call made during </w:t>
      </w:r>
      <w:r w:rsidRPr="004342C6">
        <w:rPr>
          <w:rFonts w:cs="Arial"/>
        </w:rPr>
        <w:t xml:space="preserve">the selection of an </w:t>
      </w:r>
      <w:r w:rsidRPr="004342C6">
        <w:rPr>
          <w:rFonts w:cs="Arial"/>
          <w:noProof/>
        </w:rPr>
        <w:t>application</w:t>
      </w:r>
      <w:r w:rsidRPr="004342C6">
        <w:rPr>
          <w:rFonts w:cs="Arial"/>
        </w:rPr>
        <w:t xml:space="preserve"> for ‘MH Aging Out 65’ batch process.</w:t>
      </w:r>
    </w:p>
    <w:p w14:paraId="4B113CF6" w14:textId="6239F91F" w:rsidR="00306ACC" w:rsidRPr="004342C6" w:rsidRDefault="00306ACC" w:rsidP="00F725DA">
      <w:pPr>
        <w:pStyle w:val="ListParagraph"/>
        <w:numPr>
          <w:ilvl w:val="3"/>
          <w:numId w:val="116"/>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 xml:space="preserve">is Medicare eligible from Non-ESI MEC FDSH call made during </w:t>
      </w:r>
      <w:r w:rsidRPr="004342C6">
        <w:rPr>
          <w:rFonts w:cs="Arial"/>
        </w:rPr>
        <w:t xml:space="preserve">the selection of an </w:t>
      </w:r>
      <w:r w:rsidRPr="004342C6">
        <w:rPr>
          <w:rFonts w:cs="Arial"/>
          <w:noProof/>
        </w:rPr>
        <w:t>application</w:t>
      </w:r>
      <w:r w:rsidRPr="004342C6">
        <w:rPr>
          <w:rFonts w:cs="Arial"/>
        </w:rPr>
        <w:t xml:space="preserve"> for </w:t>
      </w:r>
      <w:r w:rsidR="00496FC6">
        <w:rPr>
          <w:rFonts w:cs="Arial"/>
        </w:rPr>
        <w:t xml:space="preserve">the </w:t>
      </w:r>
      <w:r w:rsidRPr="004342C6">
        <w:rPr>
          <w:rFonts w:cs="Arial"/>
        </w:rPr>
        <w:t>‘MH Aging Out 65’ batch process.</w:t>
      </w:r>
    </w:p>
    <w:p w14:paraId="6F5C9064" w14:textId="77777777" w:rsidR="00306ACC" w:rsidRPr="004342C6" w:rsidRDefault="00306ACC" w:rsidP="00F725DA">
      <w:pPr>
        <w:pStyle w:val="ListParagraph"/>
        <w:numPr>
          <w:ilvl w:val="3"/>
          <w:numId w:val="116"/>
        </w:numPr>
        <w:rPr>
          <w:rFonts w:cs="Arial"/>
          <w:color w:val="060808" w:themeColor="text1"/>
        </w:rPr>
      </w:pPr>
      <w:r w:rsidRPr="004342C6">
        <w:rPr>
          <w:rFonts w:cs="Arial"/>
          <w:color w:val="060808" w:themeColor="text1"/>
        </w:rPr>
        <w:t>There is no ACTIVE RFI in the MH MAGI HH of this member.</w:t>
      </w:r>
    </w:p>
    <w:p w14:paraId="4D1C432A" w14:textId="2817548F" w:rsidR="00306ACC" w:rsidRPr="004342C6" w:rsidRDefault="00306ACC" w:rsidP="00F725DA">
      <w:pPr>
        <w:pStyle w:val="ListParagraph"/>
        <w:numPr>
          <w:ilvl w:val="3"/>
          <w:numId w:val="116"/>
        </w:numPr>
        <w:rPr>
          <w:rFonts w:cs="Arial"/>
          <w:color w:val="060808" w:themeColor="text1"/>
        </w:rPr>
      </w:pPr>
      <w:r w:rsidRPr="004342C6">
        <w:rPr>
          <w:rFonts w:cs="Arial"/>
          <w:color w:val="060808" w:themeColor="text1"/>
        </w:rPr>
        <w:t xml:space="preserve">The member is not already evaluated by </w:t>
      </w:r>
      <w:r w:rsidR="00496FC6">
        <w:rPr>
          <w:rFonts w:cs="Arial"/>
          <w:color w:val="060808" w:themeColor="text1"/>
        </w:rPr>
        <w:t xml:space="preserve">the </w:t>
      </w:r>
      <w:r w:rsidRPr="004342C6">
        <w:rPr>
          <w:rFonts w:cs="Arial"/>
          <w:color w:val="060808" w:themeColor="text1"/>
        </w:rPr>
        <w:t xml:space="preserve">‘MH Aging Out 65’ batch (14 days </w:t>
      </w:r>
      <w:r w:rsidR="00496FC6">
        <w:rPr>
          <w:rFonts w:cs="Arial"/>
          <w:color w:val="060808" w:themeColor="text1"/>
        </w:rPr>
        <w:t>before</w:t>
      </w:r>
      <w:r w:rsidRPr="004342C6">
        <w:rPr>
          <w:rFonts w:cs="Arial"/>
          <w:color w:val="060808" w:themeColor="text1"/>
        </w:rPr>
        <w:t xml:space="preserve"> 65</w:t>
      </w:r>
      <w:r w:rsidRPr="004342C6">
        <w:rPr>
          <w:rFonts w:cs="Arial"/>
          <w:color w:val="060808" w:themeColor="text1"/>
          <w:vertAlign w:val="superscript"/>
        </w:rPr>
        <w:t>th</w:t>
      </w:r>
      <w:r w:rsidRPr="004342C6">
        <w:rPr>
          <w:rFonts w:cs="Arial"/>
          <w:color w:val="060808" w:themeColor="text1"/>
        </w:rPr>
        <w:t xml:space="preserve"> Birthday batch job).</w:t>
      </w:r>
    </w:p>
    <w:p w14:paraId="50497F65" w14:textId="77777777" w:rsidR="00306ACC" w:rsidRPr="004342C6" w:rsidRDefault="00306ACC" w:rsidP="00306ACC">
      <w:pPr>
        <w:pStyle w:val="ListParagraph"/>
        <w:ind w:left="2970"/>
        <w:rPr>
          <w:rFonts w:cs="Arial"/>
          <w:color w:val="060808" w:themeColor="text1"/>
        </w:rPr>
      </w:pPr>
    </w:p>
    <w:p w14:paraId="2EA91711" w14:textId="77777777" w:rsidR="00306ACC" w:rsidRPr="004342C6" w:rsidRDefault="00306ACC" w:rsidP="00306ACC">
      <w:pPr>
        <w:ind w:left="1440"/>
        <w:rPr>
          <w:rFonts w:cs="Arial"/>
          <w:color w:val="060808" w:themeColor="text1"/>
        </w:rPr>
      </w:pPr>
      <w:r w:rsidRPr="004342C6">
        <w:rPr>
          <w:rFonts w:cs="Arial"/>
          <w:color w:val="060808" w:themeColor="text1"/>
        </w:rPr>
        <w:t>OR, all of the below conditions:</w:t>
      </w:r>
    </w:p>
    <w:p w14:paraId="27E6A4B2" w14:textId="77777777" w:rsidR="00306ACC" w:rsidRPr="004342C6" w:rsidRDefault="00306ACC" w:rsidP="00F725DA">
      <w:pPr>
        <w:pStyle w:val="ListParagraph"/>
        <w:numPr>
          <w:ilvl w:val="3"/>
          <w:numId w:val="115"/>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currently MassHealth eligible (full or partial)</w:t>
      </w:r>
    </w:p>
    <w:p w14:paraId="5648F902" w14:textId="77777777" w:rsidR="00306ACC" w:rsidRPr="004342C6" w:rsidRDefault="00306ACC" w:rsidP="00F725DA">
      <w:pPr>
        <w:pStyle w:val="ListParagraph"/>
        <w:numPr>
          <w:ilvl w:val="3"/>
          <w:numId w:val="115"/>
        </w:numPr>
        <w:rPr>
          <w:rFonts w:cs="Arial"/>
          <w:color w:val="060808" w:themeColor="text1"/>
        </w:rPr>
      </w:pPr>
      <w:r w:rsidRPr="004342C6">
        <w:rPr>
          <w:rFonts w:cs="Arial"/>
        </w:rPr>
        <w:lastRenderedPageBreak/>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aged &gt; = 65 years.</w:t>
      </w:r>
    </w:p>
    <w:p w14:paraId="4885B258" w14:textId="77777777" w:rsidR="00306ACC" w:rsidRPr="004342C6" w:rsidRDefault="00306ACC" w:rsidP="00F725DA">
      <w:pPr>
        <w:pStyle w:val="ListParagraph"/>
        <w:numPr>
          <w:ilvl w:val="3"/>
          <w:numId w:val="115"/>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not a Parent/Caretaker Relative.</w:t>
      </w:r>
    </w:p>
    <w:p w14:paraId="4C17B408" w14:textId="77777777" w:rsidR="00306ACC" w:rsidRPr="004342C6" w:rsidRDefault="00306ACC" w:rsidP="00F725DA">
      <w:pPr>
        <w:pStyle w:val="ListParagraph"/>
        <w:numPr>
          <w:ilvl w:val="3"/>
          <w:numId w:val="115"/>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not eligible for Aid Category U3.</w:t>
      </w:r>
    </w:p>
    <w:p w14:paraId="44627D7C" w14:textId="680E6923" w:rsidR="00306ACC" w:rsidRPr="004342C6" w:rsidRDefault="00306ACC" w:rsidP="00F725DA">
      <w:pPr>
        <w:pStyle w:val="ListParagraph"/>
        <w:numPr>
          <w:ilvl w:val="3"/>
          <w:numId w:val="115"/>
        </w:numPr>
        <w:rPr>
          <w:rFonts w:cs="Arial"/>
          <w:color w:val="060808" w:themeColor="text1"/>
        </w:rPr>
      </w:pPr>
      <w:r w:rsidRPr="004342C6">
        <w:rPr>
          <w:rFonts w:cs="Arial"/>
          <w:color w:val="060808" w:themeColor="text1"/>
        </w:rPr>
        <w:t>The member is not eligible for any of 52, 54, LV</w:t>
      </w:r>
      <w:r w:rsidR="00496FC6">
        <w:rPr>
          <w:rFonts w:cs="Arial"/>
          <w:color w:val="060808" w:themeColor="text1"/>
        </w:rPr>
        <w:t>,</w:t>
      </w:r>
      <w:r w:rsidRPr="004342C6">
        <w:rPr>
          <w:rFonts w:cs="Arial"/>
          <w:color w:val="060808" w:themeColor="text1"/>
        </w:rPr>
        <w:t xml:space="preserve"> or EM aid category in MMIS call made during </w:t>
      </w:r>
      <w:r w:rsidR="00496FC6">
        <w:rPr>
          <w:rFonts w:cs="Arial"/>
          <w:color w:val="060808" w:themeColor="text1"/>
        </w:rPr>
        <w:t xml:space="preserve">the </w:t>
      </w:r>
      <w:r w:rsidRPr="004342C6">
        <w:rPr>
          <w:rFonts w:cs="Arial"/>
          <w:color w:val="060808" w:themeColor="text1"/>
        </w:rPr>
        <w:t>application identification process (Working Disabled aid cat in MMIS).</w:t>
      </w:r>
    </w:p>
    <w:p w14:paraId="1174CB14" w14:textId="77777777" w:rsidR="00306ACC" w:rsidRPr="004342C6" w:rsidRDefault="00306ACC" w:rsidP="00F725DA">
      <w:pPr>
        <w:pStyle w:val="ListParagraph"/>
        <w:numPr>
          <w:ilvl w:val="3"/>
          <w:numId w:val="115"/>
        </w:numPr>
        <w:rPr>
          <w:rFonts w:cs="Arial"/>
          <w:color w:val="060808" w:themeColor="text1"/>
        </w:rPr>
      </w:pPr>
      <w:r w:rsidRPr="004342C6">
        <w:rPr>
          <w:rFonts w:cs="Arial"/>
          <w:color w:val="060808" w:themeColor="text1"/>
        </w:rPr>
        <w:t>There is no ACTIVE RFI in the MH MAGI HH of this member.</w:t>
      </w:r>
    </w:p>
    <w:p w14:paraId="489F6740" w14:textId="77777777" w:rsidR="00306ACC" w:rsidRPr="004342C6" w:rsidRDefault="00306ACC" w:rsidP="00306ACC">
      <w:pPr>
        <w:rPr>
          <w:rFonts w:cs="Arial"/>
          <w:color w:val="060808" w:themeColor="text1"/>
        </w:rPr>
      </w:pPr>
    </w:p>
    <w:p w14:paraId="2648E9CE" w14:textId="0BE44DAB" w:rsidR="00306ACC" w:rsidRPr="004342C6" w:rsidRDefault="00306ACC" w:rsidP="00F725DA">
      <w:pPr>
        <w:pStyle w:val="ListParagraph"/>
        <w:numPr>
          <w:ilvl w:val="2"/>
          <w:numId w:val="112"/>
        </w:numPr>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(s) identified, the system marks the application(s) as eligible for ‘MH Aging Out 65’ batch process and proceed to Step 6.</w:t>
      </w:r>
    </w:p>
    <w:p w14:paraId="563E385C" w14:textId="50844674" w:rsidR="00306ACC" w:rsidRPr="004342C6" w:rsidRDefault="00306ACC" w:rsidP="00F725DA">
      <w:pPr>
        <w:numPr>
          <w:ilvl w:val="2"/>
          <w:numId w:val="112"/>
        </w:numPr>
        <w:contextualSpacing w:val="0"/>
        <w:jc w:val="both"/>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color w:val="060808" w:themeColor="text1"/>
        </w:rPr>
        <w:t>application not identified, continue to Step 6.</w:t>
      </w:r>
    </w:p>
    <w:p w14:paraId="2C0507ED" w14:textId="7D8FA5DB" w:rsidR="00306ACC" w:rsidRPr="004342C6" w:rsidRDefault="00306ACC" w:rsidP="00F725DA">
      <w:pPr>
        <w:numPr>
          <w:ilvl w:val="1"/>
          <w:numId w:val="112"/>
        </w:numPr>
        <w:contextualSpacing w:val="0"/>
        <w:jc w:val="both"/>
        <w:rPr>
          <w:rFonts w:cs="Arial"/>
          <w:color w:val="060808" w:themeColor="text1"/>
        </w:rPr>
      </w:pPr>
      <w:r w:rsidRPr="004342C6">
        <w:rPr>
          <w:rFonts w:cs="Arial"/>
          <w:color w:val="060808" w:themeColor="text1"/>
        </w:rPr>
        <w:t xml:space="preserve">If no, the system will not execute </w:t>
      </w:r>
      <w:r w:rsidR="00496FC6">
        <w:rPr>
          <w:rFonts w:cs="Arial"/>
          <w:color w:val="060808" w:themeColor="text1"/>
        </w:rPr>
        <w:t xml:space="preserve">the </w:t>
      </w:r>
      <w:r w:rsidRPr="004342C6">
        <w:rPr>
          <w:rFonts w:cs="Arial"/>
          <w:color w:val="060808" w:themeColor="text1"/>
        </w:rPr>
        <w:t>‘MH Aging Out 65’ batch process and proceed to step 6.</w:t>
      </w:r>
    </w:p>
    <w:p w14:paraId="580DD528" w14:textId="0ADABAF9" w:rsidR="00306ACC" w:rsidRPr="004342C6" w:rsidRDefault="00306ACC" w:rsidP="00F725DA">
      <w:pPr>
        <w:pStyle w:val="ListParagraph"/>
        <w:numPr>
          <w:ilvl w:val="0"/>
          <w:numId w:val="112"/>
        </w:numPr>
        <w:rPr>
          <w:rFonts w:cs="Arial"/>
        </w:rPr>
      </w:pPr>
      <w:r w:rsidRPr="004342C6">
        <w:rPr>
          <w:rFonts w:cs="Arial"/>
          <w:color w:val="060808" w:themeColor="text1"/>
        </w:rPr>
        <w:t>The system ch</w:t>
      </w:r>
      <w:r w:rsidR="00496FC6">
        <w:rPr>
          <w:rFonts w:cs="Arial"/>
          <w:color w:val="060808" w:themeColor="text1"/>
        </w:rPr>
        <w:t>o</w:t>
      </w:r>
      <w:r w:rsidRPr="004342C6">
        <w:rPr>
          <w:rFonts w:cs="Arial"/>
          <w:color w:val="060808" w:themeColor="text1"/>
        </w:rPr>
        <w:t>oses the unique applications among identified applications in step 2.a.i, 3.a.i, 4.a.i and 5.a.i.</w:t>
      </w:r>
    </w:p>
    <w:p w14:paraId="25B73301" w14:textId="77777777"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system performs the program re-determination on the uniquely identified application(s). </w:t>
      </w:r>
    </w:p>
    <w:p w14:paraId="51F12386" w14:textId="48447A51" w:rsidR="00622E24" w:rsidRPr="004342C6" w:rsidRDefault="00622E24" w:rsidP="00306ACC">
      <w:pPr>
        <w:rPr>
          <w:rFonts w:cs="Arial"/>
        </w:rPr>
      </w:pPr>
      <w:r w:rsidRPr="004342C6">
        <w:rPr>
          <w:rFonts w:cs="Arial"/>
        </w:rPr>
        <w:t xml:space="preserve"> </w:t>
      </w:r>
    </w:p>
    <w:p w14:paraId="2AECA4D9" w14:textId="77777777" w:rsidR="00622E24" w:rsidRPr="004342C6" w:rsidRDefault="00622E24" w:rsidP="00547D0F">
      <w:pPr>
        <w:pStyle w:val="Heading3"/>
        <w:numPr>
          <w:ilvl w:val="3"/>
          <w:numId w:val="13"/>
        </w:numPr>
        <w:tabs>
          <w:tab w:val="left" w:pos="1890"/>
        </w:tabs>
        <w:rPr>
          <w:rFonts w:ascii="Arial" w:hAnsi="Arial" w:cs="Arial"/>
        </w:rPr>
      </w:pPr>
      <w:bookmarkStart w:id="872" w:name="_Toc94634887"/>
      <w:r w:rsidRPr="004342C6">
        <w:rPr>
          <w:rFonts w:ascii="Arial" w:hAnsi="Arial" w:cs="Arial"/>
        </w:rPr>
        <w:t>Alternate Flow-1</w:t>
      </w:r>
      <w:bookmarkEnd w:id="872"/>
    </w:p>
    <w:p w14:paraId="537CD227" w14:textId="484752EB" w:rsidR="00622E24" w:rsidRPr="004342C6" w:rsidRDefault="00306ACC" w:rsidP="00496FC6">
      <w:pPr>
        <w:pStyle w:val="ListParagraph"/>
        <w:ind w:left="900"/>
        <w:rPr>
          <w:rFonts w:cs="Arial"/>
        </w:rPr>
      </w:pPr>
      <w:r w:rsidRPr="004342C6">
        <w:rPr>
          <w:rFonts w:cs="Arial"/>
        </w:rPr>
        <w:t>N</w:t>
      </w:r>
      <w:r w:rsidR="00496FC6">
        <w:rPr>
          <w:rFonts w:cs="Arial"/>
        </w:rPr>
        <w:t xml:space="preserve">ot </w:t>
      </w:r>
      <w:r w:rsidRPr="004342C6">
        <w:rPr>
          <w:rFonts w:cs="Arial"/>
        </w:rPr>
        <w:t>A</w:t>
      </w:r>
      <w:r w:rsidR="00496FC6">
        <w:rPr>
          <w:rFonts w:cs="Arial"/>
        </w:rPr>
        <w:t>pplicable</w:t>
      </w:r>
    </w:p>
    <w:p w14:paraId="11986109" w14:textId="77777777" w:rsidR="00622E24" w:rsidRPr="004342C6" w:rsidRDefault="00622E24" w:rsidP="00622E24">
      <w:pPr>
        <w:rPr>
          <w:rFonts w:cs="Arial"/>
        </w:rPr>
      </w:pPr>
    </w:p>
    <w:p w14:paraId="1DCF62D9" w14:textId="77777777" w:rsidR="00622E24" w:rsidRPr="004342C6" w:rsidRDefault="00622E24" w:rsidP="00622E24">
      <w:pPr>
        <w:pStyle w:val="Heading3"/>
        <w:numPr>
          <w:ilvl w:val="2"/>
          <w:numId w:val="13"/>
        </w:numPr>
        <w:rPr>
          <w:rFonts w:ascii="Arial" w:hAnsi="Arial" w:cs="Arial"/>
        </w:rPr>
      </w:pPr>
      <w:bookmarkStart w:id="873" w:name="_Toc94634888"/>
      <w:r w:rsidRPr="004342C6">
        <w:rPr>
          <w:rFonts w:ascii="Arial" w:hAnsi="Arial" w:cs="Arial"/>
        </w:rPr>
        <w:t>User Pages and Input</w:t>
      </w:r>
      <w:bookmarkEnd w:id="873"/>
    </w:p>
    <w:p w14:paraId="380FEABC" w14:textId="42E60599"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5AD0836" w14:textId="39A87497" w:rsidR="00622E24" w:rsidRPr="004342C6" w:rsidRDefault="00622E24" w:rsidP="00622E24">
      <w:pPr>
        <w:pStyle w:val="Heading3"/>
        <w:numPr>
          <w:ilvl w:val="2"/>
          <w:numId w:val="13"/>
        </w:numPr>
        <w:rPr>
          <w:rFonts w:ascii="Arial" w:hAnsi="Arial" w:cs="Arial"/>
        </w:rPr>
      </w:pPr>
      <w:bookmarkStart w:id="874" w:name="_Toc94634889"/>
      <w:r w:rsidRPr="004342C6">
        <w:rPr>
          <w:rFonts w:ascii="Arial" w:hAnsi="Arial" w:cs="Arial"/>
        </w:rPr>
        <w:t>Functional Requirement(s)</w:t>
      </w:r>
      <w:bookmarkEnd w:id="874"/>
    </w:p>
    <w:p w14:paraId="6A20D841" w14:textId="27323E4A" w:rsidR="00622E24" w:rsidRPr="004342C6" w:rsidRDefault="00622E24" w:rsidP="00496FC6">
      <w:pPr>
        <w:pStyle w:val="Caption"/>
        <w:keepNext/>
        <w:jc w:val="center"/>
        <w:rPr>
          <w:rFonts w:cs="Arial"/>
        </w:rPr>
      </w:pPr>
      <w:bookmarkStart w:id="875" w:name="_Toc94635032"/>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36</w:t>
      </w:r>
      <w:r w:rsidRPr="004342C6">
        <w:rPr>
          <w:rFonts w:cs="Arial"/>
          <w:noProof/>
        </w:rPr>
        <w:fldChar w:fldCharType="end"/>
      </w:r>
      <w:r w:rsidRPr="004342C6">
        <w:rPr>
          <w:rFonts w:cs="Arial"/>
        </w:rPr>
        <w:t>. Functional Requirements – UC.</w:t>
      </w:r>
      <w:r w:rsidR="002B0E81" w:rsidRPr="004342C6">
        <w:rPr>
          <w:rFonts w:cs="Arial"/>
        </w:rPr>
        <w:t>32</w:t>
      </w:r>
      <w:bookmarkEnd w:id="875"/>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306ACC" w:rsidRPr="004342C6" w14:paraId="155EDFA5" w14:textId="77777777" w:rsidTr="006543FE">
        <w:trPr>
          <w:trHeight w:val="300"/>
          <w:tblHeader/>
        </w:trPr>
        <w:tc>
          <w:tcPr>
            <w:tcW w:w="2246" w:type="dxa"/>
            <w:shd w:val="clear" w:color="auto" w:fill="4C8B3F" w:themeFill="background2"/>
            <w:vAlign w:val="center"/>
            <w:hideMark/>
          </w:tcPr>
          <w:p w14:paraId="09153140" w14:textId="3686AE1E" w:rsidR="00306ACC" w:rsidRPr="004342C6" w:rsidRDefault="00306ACC" w:rsidP="00306ACC">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0D0F0C7D" w14:textId="1347BF82" w:rsidR="00306ACC" w:rsidRPr="004342C6" w:rsidRDefault="00306ACC" w:rsidP="00306ACC">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306ACC" w:rsidRPr="004342C6" w14:paraId="78480FF9" w14:textId="77777777" w:rsidTr="006543FE">
        <w:trPr>
          <w:trHeight w:val="314"/>
        </w:trPr>
        <w:tc>
          <w:tcPr>
            <w:tcW w:w="2246" w:type="dxa"/>
            <w:shd w:val="clear" w:color="000000" w:fill="FFFFFF"/>
          </w:tcPr>
          <w:p w14:paraId="73B67450" w14:textId="5AA8252E" w:rsidR="00306ACC" w:rsidRPr="004342C6" w:rsidRDefault="00306ACC" w:rsidP="00306ACC">
            <w:pPr>
              <w:contextualSpacing w:val="0"/>
              <w:jc w:val="center"/>
              <w:rPr>
                <w:rFonts w:eastAsia="Times New Roman" w:cs="Arial"/>
                <w:color w:val="000000"/>
              </w:rPr>
            </w:pPr>
            <w:r w:rsidRPr="004342C6">
              <w:rPr>
                <w:rFonts w:cs="Arial"/>
              </w:rPr>
              <w:t>CR448.FR.01.01</w:t>
            </w:r>
          </w:p>
        </w:tc>
        <w:tc>
          <w:tcPr>
            <w:tcW w:w="7024" w:type="dxa"/>
            <w:shd w:val="clear" w:color="000000" w:fill="FFFFFF"/>
          </w:tcPr>
          <w:p w14:paraId="7FA73B3C" w14:textId="2E1A2C1D"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have the capability to configure and manage </w:t>
            </w:r>
            <w:r w:rsidR="00496FC6">
              <w:rPr>
                <w:rFonts w:cs="Arial"/>
              </w:rPr>
              <w:t xml:space="preserve">the </w:t>
            </w:r>
            <w:r w:rsidRPr="004342C6">
              <w:rPr>
                <w:rFonts w:cs="Arial"/>
              </w:rPr>
              <w:t>"MH Aging Out" Batch process based on parameters such as Age, Population group, Aid Category.</w:t>
            </w:r>
          </w:p>
          <w:p w14:paraId="4D9871B8" w14:textId="77777777" w:rsidR="00306ACC" w:rsidRPr="004342C6" w:rsidRDefault="00306ACC" w:rsidP="00306ACC">
            <w:pPr>
              <w:rPr>
                <w:rFonts w:cs="Arial"/>
              </w:rPr>
            </w:pPr>
          </w:p>
          <w:p w14:paraId="3E34525A" w14:textId="36A17348" w:rsidR="00306ACC" w:rsidRPr="004342C6" w:rsidRDefault="00306ACC" w:rsidP="000C674F">
            <w:pPr>
              <w:rPr>
                <w:rFonts w:cs="Arial"/>
              </w:rPr>
            </w:pPr>
            <w:r w:rsidRPr="004342C6">
              <w:rPr>
                <w:rFonts w:cs="Arial"/>
                <w:b/>
              </w:rPr>
              <w:t>Note:</w:t>
            </w:r>
            <w:r w:rsidRPr="004342C6">
              <w:rPr>
                <w:rFonts w:cs="Arial"/>
              </w:rPr>
              <w:t xml:space="preserve"> The system should allow</w:t>
            </w:r>
            <w:r w:rsidRPr="004342C6">
              <w:rPr>
                <w:rFonts w:cs="Arial"/>
                <w:noProof/>
              </w:rPr>
              <w:t xml:space="preserve"> the ability to add</w:t>
            </w:r>
            <w:r w:rsidRPr="004342C6">
              <w:rPr>
                <w:rFonts w:cs="Arial"/>
              </w:rPr>
              <w:t>, remove, or modify the age, population group, and/or aid category as per allowed configuration mentioned in 6.</w:t>
            </w:r>
            <w:r w:rsidR="00783690" w:rsidRPr="004342C6">
              <w:rPr>
                <w:rFonts w:cs="Arial"/>
              </w:rPr>
              <w:t>32</w:t>
            </w:r>
            <w:r w:rsidRPr="004342C6">
              <w:rPr>
                <w:rFonts w:cs="Arial"/>
              </w:rPr>
              <w:t xml:space="preserve">.11 Special Design </w:t>
            </w:r>
            <w:r w:rsidRPr="004342C6">
              <w:rPr>
                <w:rFonts w:cs="Arial"/>
                <w:noProof/>
              </w:rPr>
              <w:t>Consideration.</w:t>
            </w:r>
          </w:p>
        </w:tc>
      </w:tr>
      <w:tr w:rsidR="00306ACC" w:rsidRPr="004342C6" w14:paraId="3B5D5AC2" w14:textId="77777777" w:rsidTr="006543FE">
        <w:trPr>
          <w:trHeight w:val="314"/>
        </w:trPr>
        <w:tc>
          <w:tcPr>
            <w:tcW w:w="2246" w:type="dxa"/>
            <w:shd w:val="clear" w:color="000000" w:fill="FFFFFF"/>
          </w:tcPr>
          <w:p w14:paraId="7F99B605" w14:textId="72A3ED4E" w:rsidR="00306ACC" w:rsidRPr="004342C6" w:rsidRDefault="00306ACC" w:rsidP="00306ACC">
            <w:pPr>
              <w:contextualSpacing w:val="0"/>
              <w:jc w:val="center"/>
              <w:rPr>
                <w:rFonts w:eastAsia="Times New Roman" w:cs="Arial"/>
                <w:color w:val="000000"/>
              </w:rPr>
            </w:pPr>
            <w:r w:rsidRPr="004342C6">
              <w:rPr>
                <w:rFonts w:cs="Arial"/>
              </w:rPr>
              <w:t>CR448.FR.01.02</w:t>
            </w:r>
          </w:p>
        </w:tc>
        <w:tc>
          <w:tcPr>
            <w:tcW w:w="7024" w:type="dxa"/>
            <w:shd w:val="clear" w:color="000000" w:fill="FFFFFF"/>
          </w:tcPr>
          <w:p w14:paraId="15D3AC18" w14:textId="1F238091" w:rsidR="00306ACC" w:rsidRPr="004342C6" w:rsidRDefault="00306ACC" w:rsidP="00306ACC">
            <w:pPr>
              <w:rPr>
                <w:rFonts w:cs="Arial"/>
              </w:rPr>
            </w:pPr>
            <w:r w:rsidRPr="004342C6">
              <w:rPr>
                <w:rFonts w:cs="Arial"/>
              </w:rPr>
              <w:t xml:space="preserve">The system </w:t>
            </w:r>
            <w:r w:rsidR="00547D0F" w:rsidRPr="004342C6">
              <w:rPr>
                <w:rFonts w:cs="Arial"/>
              </w:rPr>
              <w:t xml:space="preserve">shall </w:t>
            </w:r>
            <w:r w:rsidRPr="004342C6">
              <w:rPr>
                <w:rFonts w:cs="Arial"/>
              </w:rPr>
              <w:t>have the capability to configure "ON" or "OFF" for one or more "MH Aging Out" Batch configurations.</w:t>
            </w:r>
          </w:p>
          <w:p w14:paraId="747DD7C7" w14:textId="77777777" w:rsidR="00306ACC" w:rsidRPr="004342C6" w:rsidRDefault="00306ACC" w:rsidP="00306ACC">
            <w:pPr>
              <w:rPr>
                <w:rFonts w:cs="Arial"/>
              </w:rPr>
            </w:pPr>
          </w:p>
          <w:p w14:paraId="6D0D8968" w14:textId="09A5BF1D" w:rsidR="00306ACC" w:rsidRPr="000C674F" w:rsidRDefault="00306ACC" w:rsidP="00306ACC">
            <w:pPr>
              <w:rPr>
                <w:rFonts w:cs="Arial"/>
                <w:b/>
              </w:rPr>
            </w:pPr>
            <w:r w:rsidRPr="004342C6">
              <w:rPr>
                <w:rFonts w:cs="Arial"/>
                <w:b/>
              </w:rPr>
              <w:t>Note:</w:t>
            </w:r>
            <w:r w:rsidRPr="004342C6">
              <w:rPr>
                <w:rFonts w:cs="Arial"/>
              </w:rPr>
              <w:t xml:space="preserve"> The Default configuration is ON for all the “MH Aging Out” Batch configurations.</w:t>
            </w:r>
          </w:p>
        </w:tc>
      </w:tr>
      <w:tr w:rsidR="00306ACC" w:rsidRPr="004342C6" w14:paraId="10C47454" w14:textId="77777777" w:rsidTr="006543FE">
        <w:trPr>
          <w:trHeight w:val="314"/>
        </w:trPr>
        <w:tc>
          <w:tcPr>
            <w:tcW w:w="2246" w:type="dxa"/>
            <w:shd w:val="clear" w:color="000000" w:fill="FFFFFF"/>
          </w:tcPr>
          <w:p w14:paraId="076FA79C" w14:textId="68461E7E" w:rsidR="00306ACC" w:rsidRPr="004342C6" w:rsidRDefault="00306ACC" w:rsidP="00306ACC">
            <w:pPr>
              <w:contextualSpacing w:val="0"/>
              <w:jc w:val="center"/>
              <w:rPr>
                <w:rFonts w:cs="Arial"/>
              </w:rPr>
            </w:pPr>
            <w:r w:rsidRPr="004342C6">
              <w:rPr>
                <w:rFonts w:cs="Arial"/>
              </w:rPr>
              <w:t>CR448.FR.01.03</w:t>
            </w:r>
          </w:p>
        </w:tc>
        <w:tc>
          <w:tcPr>
            <w:tcW w:w="7024" w:type="dxa"/>
            <w:shd w:val="clear" w:color="000000" w:fill="FFFFFF"/>
          </w:tcPr>
          <w:p w14:paraId="650CAE0C" w14:textId="3AE6643D"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identify and re-determine the eligibility of the application on or after the 19th birthday of the member, if 'MH Aging Out 19' batch configuration is ON and there is at least one member in the application who meets all of the below conditions:</w:t>
            </w:r>
          </w:p>
          <w:p w14:paraId="327E003D" w14:textId="77777777" w:rsidR="00306ACC" w:rsidRPr="004342C6" w:rsidRDefault="00306ACC" w:rsidP="00306ACC">
            <w:pPr>
              <w:rPr>
                <w:rFonts w:cs="Arial"/>
              </w:rPr>
            </w:pPr>
            <w:r w:rsidRPr="004342C6">
              <w:rPr>
                <w:rFonts w:cs="Arial"/>
              </w:rPr>
              <w:t xml:space="preserve">1.  The </w:t>
            </w:r>
            <w:r w:rsidRPr="004342C6">
              <w:rPr>
                <w:rFonts w:cs="Arial"/>
                <w:color w:val="060808" w:themeColor="text1"/>
              </w:rPr>
              <w:t>member</w:t>
            </w:r>
            <w:r w:rsidRPr="004342C6" w:rsidDel="00082244">
              <w:rPr>
                <w:rFonts w:cs="Arial"/>
              </w:rPr>
              <w:t xml:space="preserve"> </w:t>
            </w:r>
            <w:r w:rsidRPr="004342C6">
              <w:rPr>
                <w:rFonts w:cs="Arial"/>
              </w:rPr>
              <w:t>is currently MassHealth eligible (Full or Partial).</w:t>
            </w:r>
          </w:p>
          <w:p w14:paraId="26DC03FF" w14:textId="53BB4DFB" w:rsidR="00306ACC" w:rsidRPr="004342C6" w:rsidRDefault="00306ACC" w:rsidP="00306ACC">
            <w:pPr>
              <w:rPr>
                <w:rFonts w:cs="Arial"/>
              </w:rPr>
            </w:pPr>
            <w:r w:rsidRPr="004342C6">
              <w:rPr>
                <w:rFonts w:cs="Arial"/>
              </w:rPr>
              <w:t xml:space="preserve">2.  The </w:t>
            </w:r>
            <w:r w:rsidRPr="004342C6">
              <w:rPr>
                <w:rFonts w:cs="Arial"/>
                <w:color w:val="060808" w:themeColor="text1"/>
              </w:rPr>
              <w:t>member</w:t>
            </w:r>
            <w:r w:rsidRPr="004342C6" w:rsidDel="00082244">
              <w:rPr>
                <w:rFonts w:cs="Arial"/>
              </w:rPr>
              <w:t xml:space="preserve"> </w:t>
            </w:r>
            <w:r w:rsidRPr="004342C6">
              <w:rPr>
                <w:rFonts w:cs="Arial"/>
              </w:rPr>
              <w:t xml:space="preserve">has turned 19 after </w:t>
            </w:r>
            <w:r w:rsidR="00496FC6">
              <w:rPr>
                <w:rFonts w:cs="Arial"/>
              </w:rPr>
              <w:t xml:space="preserve">the </w:t>
            </w:r>
            <w:r w:rsidRPr="004342C6">
              <w:rPr>
                <w:rFonts w:cs="Arial"/>
              </w:rPr>
              <w:t>latest submitted eligibility.</w:t>
            </w:r>
          </w:p>
          <w:p w14:paraId="31E3F1EA" w14:textId="77777777" w:rsidR="00306ACC" w:rsidRPr="004342C6" w:rsidRDefault="00306ACC" w:rsidP="00306ACC">
            <w:pPr>
              <w:rPr>
                <w:rFonts w:cs="Arial"/>
              </w:rPr>
            </w:pPr>
          </w:p>
        </w:tc>
      </w:tr>
      <w:tr w:rsidR="00306ACC" w:rsidRPr="004342C6" w14:paraId="2FE1F80E" w14:textId="77777777" w:rsidTr="006543FE">
        <w:trPr>
          <w:trHeight w:val="314"/>
        </w:trPr>
        <w:tc>
          <w:tcPr>
            <w:tcW w:w="2246" w:type="dxa"/>
            <w:shd w:val="clear" w:color="000000" w:fill="FFFFFF"/>
          </w:tcPr>
          <w:p w14:paraId="5BAF7795" w14:textId="3B161221" w:rsidR="00306ACC" w:rsidRPr="004342C6" w:rsidRDefault="00306ACC" w:rsidP="00306ACC">
            <w:pPr>
              <w:contextualSpacing w:val="0"/>
              <w:jc w:val="center"/>
              <w:rPr>
                <w:rFonts w:eastAsia="Times New Roman" w:cs="Arial"/>
                <w:color w:val="000000"/>
              </w:rPr>
            </w:pPr>
            <w:r w:rsidRPr="004342C6">
              <w:rPr>
                <w:rFonts w:cs="Arial"/>
              </w:rPr>
              <w:lastRenderedPageBreak/>
              <w:t>CR448.FR.01.04</w:t>
            </w:r>
          </w:p>
        </w:tc>
        <w:tc>
          <w:tcPr>
            <w:tcW w:w="7024" w:type="dxa"/>
            <w:shd w:val="clear" w:color="000000" w:fill="FFFFFF"/>
          </w:tcPr>
          <w:p w14:paraId="2F63FA38" w14:textId="2665B378"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identify and re-determine the eligibility of the application on or after the 21st birthday of the member, if 'MH Aging Out 21' batch configuration is ON and there is at least one member in the application who meets all of the below conditions:</w:t>
            </w:r>
          </w:p>
          <w:p w14:paraId="29830386" w14:textId="77777777" w:rsidR="00306ACC" w:rsidRPr="004342C6" w:rsidRDefault="00306ACC" w:rsidP="00306ACC">
            <w:pPr>
              <w:rPr>
                <w:rFonts w:cs="Arial"/>
                <w:strike/>
              </w:rPr>
            </w:pPr>
            <w:r w:rsidRPr="004342C6">
              <w:rPr>
                <w:rFonts w:cs="Arial"/>
              </w:rPr>
              <w:t xml:space="preserve">1.  The </w:t>
            </w:r>
            <w:r w:rsidRPr="004342C6">
              <w:rPr>
                <w:rFonts w:cs="Arial"/>
                <w:color w:val="060808" w:themeColor="text1"/>
              </w:rPr>
              <w:t>member</w:t>
            </w:r>
            <w:r w:rsidRPr="004342C6" w:rsidDel="00082244">
              <w:rPr>
                <w:rFonts w:cs="Arial"/>
              </w:rPr>
              <w:t xml:space="preserve"> </w:t>
            </w:r>
            <w:r w:rsidRPr="004342C6">
              <w:rPr>
                <w:rFonts w:cs="Arial"/>
              </w:rPr>
              <w:t>is currently MassHealth eligible (Full or Partial).</w:t>
            </w:r>
          </w:p>
          <w:p w14:paraId="222AE29B" w14:textId="53AB8035" w:rsidR="00306ACC" w:rsidRPr="004342C6" w:rsidRDefault="00306ACC" w:rsidP="00306ACC">
            <w:pPr>
              <w:rPr>
                <w:rFonts w:cs="Arial"/>
              </w:rPr>
            </w:pPr>
            <w:r w:rsidRPr="004342C6">
              <w:rPr>
                <w:rFonts w:cs="Arial"/>
              </w:rPr>
              <w:t xml:space="preserve">2.  The </w:t>
            </w:r>
            <w:r w:rsidRPr="004342C6">
              <w:rPr>
                <w:rFonts w:cs="Arial"/>
                <w:color w:val="060808" w:themeColor="text1"/>
              </w:rPr>
              <w:t>member</w:t>
            </w:r>
            <w:r w:rsidRPr="004342C6" w:rsidDel="00082244">
              <w:rPr>
                <w:rFonts w:cs="Arial"/>
              </w:rPr>
              <w:t xml:space="preserve"> </w:t>
            </w:r>
            <w:r w:rsidRPr="004342C6">
              <w:rPr>
                <w:rFonts w:cs="Arial"/>
              </w:rPr>
              <w:t xml:space="preserve">has turned 21 after </w:t>
            </w:r>
            <w:r w:rsidR="00496FC6">
              <w:rPr>
                <w:rFonts w:cs="Arial"/>
              </w:rPr>
              <w:t xml:space="preserve">the </w:t>
            </w:r>
            <w:r w:rsidRPr="004342C6">
              <w:rPr>
                <w:rFonts w:cs="Arial"/>
              </w:rPr>
              <w:t>latest submitted eligibility.</w:t>
            </w:r>
          </w:p>
          <w:p w14:paraId="0AF33918" w14:textId="58C241D2" w:rsidR="00306ACC" w:rsidRPr="004342C6" w:rsidRDefault="00306ACC" w:rsidP="00306ACC">
            <w:pPr>
              <w:rPr>
                <w:rFonts w:cs="Arial"/>
              </w:rPr>
            </w:pPr>
          </w:p>
        </w:tc>
      </w:tr>
      <w:tr w:rsidR="00306ACC" w:rsidRPr="004342C6" w14:paraId="5B604BE3" w14:textId="77777777" w:rsidTr="006543FE">
        <w:trPr>
          <w:trHeight w:val="314"/>
        </w:trPr>
        <w:tc>
          <w:tcPr>
            <w:tcW w:w="2246" w:type="dxa"/>
            <w:shd w:val="clear" w:color="000000" w:fill="FFFFFF"/>
          </w:tcPr>
          <w:p w14:paraId="0AF5FC9E" w14:textId="67BD5240" w:rsidR="00306ACC" w:rsidRPr="004342C6" w:rsidRDefault="00306ACC" w:rsidP="00306ACC">
            <w:pPr>
              <w:contextualSpacing w:val="0"/>
              <w:jc w:val="center"/>
              <w:rPr>
                <w:rFonts w:cs="Arial"/>
                <w:lang w:eastAsia="en-IN"/>
              </w:rPr>
            </w:pPr>
            <w:r w:rsidRPr="004342C6">
              <w:rPr>
                <w:rFonts w:cs="Arial"/>
              </w:rPr>
              <w:t>CR448.FR.01.05</w:t>
            </w:r>
          </w:p>
        </w:tc>
        <w:tc>
          <w:tcPr>
            <w:tcW w:w="7024" w:type="dxa"/>
            <w:shd w:val="clear" w:color="000000" w:fill="FFFFFF"/>
          </w:tcPr>
          <w:p w14:paraId="650940B5" w14:textId="1C30EDD4"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identify and re-determine the eligibility of the application on or after the 26th Birthday of the member, if 'MH Aging Out 26' batch configuration is ON and there is at least one member in the application who meets all of the below conditions:</w:t>
            </w:r>
          </w:p>
          <w:p w14:paraId="2F044954" w14:textId="77777777" w:rsidR="00306ACC" w:rsidRPr="004342C6" w:rsidRDefault="00306ACC" w:rsidP="00F725DA">
            <w:pPr>
              <w:pStyle w:val="ListParagraph"/>
              <w:numPr>
                <w:ilvl w:val="0"/>
                <w:numId w:val="108"/>
              </w:numPr>
              <w:rPr>
                <w:rFonts w:cs="Arial"/>
              </w:rPr>
            </w:pPr>
            <w:r w:rsidRPr="004342C6">
              <w:rPr>
                <w:rFonts w:cs="Arial"/>
              </w:rPr>
              <w:t xml:space="preserve">The </w:t>
            </w:r>
            <w:r w:rsidRPr="004342C6">
              <w:rPr>
                <w:rFonts w:cs="Arial"/>
                <w:color w:val="060808" w:themeColor="text1"/>
              </w:rPr>
              <w:t>member</w:t>
            </w:r>
            <w:r w:rsidRPr="004342C6">
              <w:rPr>
                <w:rFonts w:cs="Arial"/>
              </w:rPr>
              <w:t xml:space="preserve"> is currently eligible for MassHealth Aid Category B1 or B4 (Former Foster Care aid categories).</w:t>
            </w:r>
          </w:p>
          <w:p w14:paraId="527DF2BB" w14:textId="75624BEA" w:rsidR="00306ACC" w:rsidRPr="004342C6" w:rsidRDefault="00306ACC" w:rsidP="00F725DA">
            <w:pPr>
              <w:pStyle w:val="ListParagraph"/>
              <w:numPr>
                <w:ilvl w:val="0"/>
                <w:numId w:val="108"/>
              </w:numPr>
              <w:rPr>
                <w:rFonts w:cs="Arial"/>
              </w:rPr>
            </w:pPr>
            <w:r w:rsidRPr="004342C6">
              <w:rPr>
                <w:rFonts w:cs="Arial"/>
              </w:rPr>
              <w:t xml:space="preserve">The </w:t>
            </w:r>
            <w:r w:rsidRPr="004342C6">
              <w:rPr>
                <w:rFonts w:cs="Arial"/>
                <w:color w:val="060808" w:themeColor="text1"/>
              </w:rPr>
              <w:t>member</w:t>
            </w:r>
            <w:r w:rsidRPr="004342C6">
              <w:rPr>
                <w:rFonts w:cs="Arial"/>
              </w:rPr>
              <w:t xml:space="preserve"> has turned 26 after the latest year</w:t>
            </w:r>
            <w:r w:rsidR="00496FC6">
              <w:rPr>
                <w:rFonts w:cs="Arial"/>
              </w:rPr>
              <w:t>'s</w:t>
            </w:r>
            <w:r w:rsidRPr="004342C6">
              <w:rPr>
                <w:rFonts w:cs="Arial"/>
              </w:rPr>
              <w:t xml:space="preserve"> latest submitted eligibility.</w:t>
            </w:r>
          </w:p>
          <w:p w14:paraId="48F43349" w14:textId="77777777" w:rsidR="00306ACC" w:rsidRPr="004342C6" w:rsidRDefault="00306ACC" w:rsidP="00306ACC">
            <w:pPr>
              <w:pStyle w:val="ListParagraph"/>
              <w:ind w:left="360"/>
              <w:rPr>
                <w:rFonts w:cs="Arial"/>
                <w:lang w:eastAsia="en-IN"/>
              </w:rPr>
            </w:pPr>
          </w:p>
        </w:tc>
      </w:tr>
      <w:tr w:rsidR="00306ACC" w:rsidRPr="004342C6" w14:paraId="24C2080B" w14:textId="77777777" w:rsidTr="006543FE">
        <w:trPr>
          <w:trHeight w:val="314"/>
        </w:trPr>
        <w:tc>
          <w:tcPr>
            <w:tcW w:w="2246" w:type="dxa"/>
            <w:shd w:val="clear" w:color="000000" w:fill="FFFFFF"/>
          </w:tcPr>
          <w:p w14:paraId="184C318A" w14:textId="5B22E626" w:rsidR="00306ACC" w:rsidRPr="004342C6" w:rsidRDefault="00306ACC" w:rsidP="00306ACC">
            <w:pPr>
              <w:contextualSpacing w:val="0"/>
              <w:jc w:val="center"/>
              <w:rPr>
                <w:rFonts w:eastAsia="Times New Roman" w:cs="Arial"/>
                <w:color w:val="000000"/>
              </w:rPr>
            </w:pPr>
            <w:r w:rsidRPr="004342C6">
              <w:rPr>
                <w:rFonts w:cs="Arial"/>
              </w:rPr>
              <w:t>CR448.FR.01.06</w:t>
            </w:r>
          </w:p>
        </w:tc>
        <w:tc>
          <w:tcPr>
            <w:tcW w:w="7024" w:type="dxa"/>
            <w:shd w:val="clear" w:color="000000" w:fill="FFFFFF"/>
          </w:tcPr>
          <w:p w14:paraId="64E42747" w14:textId="4D60C797"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identify and re-determine the eligibility of the application </w:t>
            </w:r>
            <w:r w:rsidR="00496FC6">
              <w:rPr>
                <w:rFonts w:cs="Arial"/>
              </w:rPr>
              <w:t>before</w:t>
            </w:r>
            <w:r w:rsidRPr="004342C6">
              <w:rPr>
                <w:rFonts w:cs="Arial"/>
              </w:rPr>
              <w:t xml:space="preserve"> the 65th Birthday of the member, if 'MH Aging Out 65' batch configuration is ON and there is at least one member in the application who meets all of the below conditions:</w:t>
            </w:r>
            <w:r w:rsidRPr="004342C6" w:rsidDel="00CF4C17">
              <w:rPr>
                <w:rFonts w:cs="Arial"/>
              </w:rPr>
              <w:t xml:space="preserve"> </w:t>
            </w:r>
          </w:p>
          <w:p w14:paraId="1FC3C914" w14:textId="77777777" w:rsidR="00306ACC" w:rsidRPr="004342C6" w:rsidRDefault="00306ACC" w:rsidP="00F725DA">
            <w:pPr>
              <w:pStyle w:val="ListParagraph"/>
              <w:numPr>
                <w:ilvl w:val="0"/>
                <w:numId w:val="109"/>
              </w:numPr>
              <w:rPr>
                <w:rFonts w:cs="Arial"/>
              </w:rPr>
            </w:pPr>
            <w:r w:rsidRPr="004342C6">
              <w:rPr>
                <w:rFonts w:cs="Arial"/>
              </w:rPr>
              <w:t>Member is currently MassHealth eligible (Full or Partial).</w:t>
            </w:r>
          </w:p>
          <w:p w14:paraId="3505C887" w14:textId="77777777" w:rsidR="00306ACC" w:rsidRPr="004342C6" w:rsidRDefault="00306ACC" w:rsidP="00F725DA">
            <w:pPr>
              <w:pStyle w:val="ListParagraph"/>
              <w:numPr>
                <w:ilvl w:val="0"/>
                <w:numId w:val="109"/>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will turn 65 years within 14 days from the date of determination.</w:t>
            </w:r>
          </w:p>
          <w:p w14:paraId="39EAA8BA" w14:textId="77777777" w:rsidR="00306ACC" w:rsidRPr="004342C6" w:rsidRDefault="00306ACC" w:rsidP="00F725DA">
            <w:pPr>
              <w:pStyle w:val="ListParagraph"/>
              <w:numPr>
                <w:ilvl w:val="0"/>
                <w:numId w:val="109"/>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is not a Parent/Caretaker Relative.</w:t>
            </w:r>
          </w:p>
          <w:p w14:paraId="7A57BE8F" w14:textId="77777777" w:rsidR="00306ACC" w:rsidRPr="004342C6" w:rsidRDefault="00306ACC" w:rsidP="00F725DA">
            <w:pPr>
              <w:pStyle w:val="ListParagraph"/>
              <w:numPr>
                <w:ilvl w:val="0"/>
                <w:numId w:val="109"/>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is not eligible for Aid Category U3 in the latest submitted eligibility.</w:t>
            </w:r>
          </w:p>
          <w:p w14:paraId="13366FBC" w14:textId="67F9F03D" w:rsidR="00306ACC" w:rsidRPr="004342C6" w:rsidRDefault="00306ACC" w:rsidP="00F725DA">
            <w:pPr>
              <w:pStyle w:val="ListParagraph"/>
              <w:numPr>
                <w:ilvl w:val="0"/>
                <w:numId w:val="109"/>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is not eligible for any of 52, 54, LV</w:t>
            </w:r>
            <w:r w:rsidR="00496FC6">
              <w:rPr>
                <w:rFonts w:cs="Arial"/>
              </w:rPr>
              <w:t>,</w:t>
            </w:r>
            <w:r w:rsidRPr="004342C6">
              <w:rPr>
                <w:rFonts w:cs="Arial"/>
              </w:rPr>
              <w:t xml:space="preserve"> or EM aid category in MMIS </w:t>
            </w:r>
            <w:r w:rsidRPr="004342C6">
              <w:rPr>
                <w:rFonts w:cs="Arial"/>
                <w:color w:val="060808" w:themeColor="text1"/>
              </w:rPr>
              <w:t xml:space="preserve">identified through Public MEC call made </w:t>
            </w:r>
            <w:r w:rsidRPr="004342C6">
              <w:rPr>
                <w:rFonts w:cs="Arial"/>
                <w:noProof/>
                <w:color w:val="060808" w:themeColor="text1"/>
              </w:rPr>
              <w:t>during</w:t>
            </w:r>
            <w:r w:rsidRPr="004342C6">
              <w:rPr>
                <w:rFonts w:cs="Arial"/>
                <w:noProof/>
              </w:rPr>
              <w:t xml:space="preserve"> the</w:t>
            </w:r>
            <w:r w:rsidRPr="004342C6">
              <w:rPr>
                <w:rFonts w:cs="Arial"/>
              </w:rPr>
              <w:t xml:space="preserve"> selection of an </w:t>
            </w:r>
            <w:r w:rsidRPr="004342C6">
              <w:rPr>
                <w:rFonts w:cs="Arial"/>
                <w:noProof/>
              </w:rPr>
              <w:t>application</w:t>
            </w:r>
            <w:r w:rsidRPr="004342C6">
              <w:rPr>
                <w:rFonts w:cs="Arial"/>
              </w:rPr>
              <w:t xml:space="preserve"> for </w:t>
            </w:r>
            <w:r w:rsidR="00496FC6">
              <w:rPr>
                <w:rFonts w:cs="Arial"/>
              </w:rPr>
              <w:t xml:space="preserve">the </w:t>
            </w:r>
            <w:r w:rsidRPr="004342C6">
              <w:rPr>
                <w:rFonts w:cs="Arial"/>
              </w:rPr>
              <w:t>‘MH Aging Out 65’ batch process</w:t>
            </w:r>
            <w:r w:rsidRPr="004342C6">
              <w:rPr>
                <w:rFonts w:cs="Arial"/>
                <w:noProof/>
              </w:rPr>
              <w:t>.</w:t>
            </w:r>
          </w:p>
          <w:p w14:paraId="2A693579" w14:textId="7A824A65" w:rsidR="00306ACC" w:rsidRPr="004342C6" w:rsidRDefault="00306ACC" w:rsidP="00F725DA">
            <w:pPr>
              <w:pStyle w:val="ListParagraph"/>
              <w:numPr>
                <w:ilvl w:val="0"/>
                <w:numId w:val="109"/>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 xml:space="preserve">is Medicare eligible from Non-ESI MEC FDSH call made during the selection of an </w:t>
            </w:r>
            <w:r w:rsidRPr="004342C6">
              <w:rPr>
                <w:rFonts w:cs="Arial"/>
                <w:noProof/>
              </w:rPr>
              <w:t>application</w:t>
            </w:r>
            <w:r w:rsidRPr="004342C6">
              <w:rPr>
                <w:rFonts w:cs="Arial"/>
              </w:rPr>
              <w:t xml:space="preserve"> for </w:t>
            </w:r>
            <w:r w:rsidR="00496FC6">
              <w:rPr>
                <w:rFonts w:cs="Arial"/>
              </w:rPr>
              <w:t xml:space="preserve">the </w:t>
            </w:r>
            <w:r w:rsidRPr="004342C6">
              <w:rPr>
                <w:rFonts w:cs="Arial"/>
              </w:rPr>
              <w:t xml:space="preserve">‘MH Aging Out 65’ batch process. </w:t>
            </w:r>
          </w:p>
          <w:p w14:paraId="213522F3" w14:textId="77777777" w:rsidR="00306ACC" w:rsidRPr="004342C6" w:rsidRDefault="00306ACC" w:rsidP="00F725DA">
            <w:pPr>
              <w:pStyle w:val="ListParagraph"/>
              <w:numPr>
                <w:ilvl w:val="0"/>
                <w:numId w:val="109"/>
              </w:numPr>
              <w:rPr>
                <w:rFonts w:cs="Arial"/>
              </w:rPr>
            </w:pPr>
            <w:r w:rsidRPr="004342C6">
              <w:rPr>
                <w:rFonts w:cs="Arial"/>
              </w:rPr>
              <w:t>There is no ACTIVE RFI in the MassHealth MAGI HH of this member.</w:t>
            </w:r>
          </w:p>
          <w:p w14:paraId="0E8A7C67" w14:textId="77777777" w:rsidR="00306ACC" w:rsidRPr="004342C6" w:rsidRDefault="00306ACC" w:rsidP="00306ACC">
            <w:pPr>
              <w:rPr>
                <w:rFonts w:cs="Arial"/>
              </w:rPr>
            </w:pPr>
          </w:p>
          <w:p w14:paraId="23BCEADD" w14:textId="77777777" w:rsidR="00496FC6" w:rsidRDefault="00306ACC" w:rsidP="00306ACC">
            <w:pPr>
              <w:rPr>
                <w:rFonts w:cs="Arial"/>
              </w:rPr>
            </w:pPr>
            <w:r w:rsidRPr="004342C6">
              <w:rPr>
                <w:rFonts w:cs="Arial"/>
                <w:b/>
              </w:rPr>
              <w:t>Note</w:t>
            </w:r>
            <w:r w:rsidR="00496FC6">
              <w:rPr>
                <w:rFonts w:cs="Arial"/>
                <w:b/>
              </w:rPr>
              <w:t>s</w:t>
            </w:r>
            <w:r w:rsidRPr="004342C6">
              <w:rPr>
                <w:rFonts w:cs="Arial"/>
                <w:b/>
              </w:rPr>
              <w:t>:</w:t>
            </w:r>
            <w:r w:rsidRPr="004342C6">
              <w:rPr>
                <w:rFonts w:cs="Arial"/>
              </w:rPr>
              <w:t xml:space="preserve"> </w:t>
            </w:r>
          </w:p>
          <w:p w14:paraId="49427C0C" w14:textId="77777777" w:rsidR="00496FC6" w:rsidRDefault="00306ACC" w:rsidP="00320B54">
            <w:pPr>
              <w:pStyle w:val="ListParagraph"/>
              <w:numPr>
                <w:ilvl w:val="0"/>
                <w:numId w:val="393"/>
              </w:numPr>
              <w:rPr>
                <w:rFonts w:cs="Arial"/>
              </w:rPr>
            </w:pPr>
            <w:r w:rsidRPr="00496FC6">
              <w:rPr>
                <w:rFonts w:cs="Arial"/>
              </w:rPr>
              <w:t xml:space="preserve">The ‘MH Aging Out 65’ batch process will pick </w:t>
            </w:r>
            <w:r w:rsidR="00496FC6" w:rsidRPr="00496FC6">
              <w:rPr>
                <w:rFonts w:cs="Arial"/>
              </w:rPr>
              <w:t xml:space="preserve">the </w:t>
            </w:r>
            <w:r w:rsidRPr="00496FC6">
              <w:rPr>
                <w:rFonts w:cs="Arial"/>
              </w:rPr>
              <w:t xml:space="preserve">application only once within 14 days </w:t>
            </w:r>
            <w:r w:rsidR="00496FC6" w:rsidRPr="00496FC6">
              <w:rPr>
                <w:rFonts w:cs="Arial"/>
              </w:rPr>
              <w:t>before</w:t>
            </w:r>
            <w:r w:rsidRPr="00496FC6">
              <w:rPr>
                <w:rFonts w:cs="Arial"/>
              </w:rPr>
              <w:t xml:space="preserve"> the member’s 65</w:t>
            </w:r>
            <w:r w:rsidRPr="00496FC6">
              <w:rPr>
                <w:rFonts w:cs="Arial"/>
                <w:vertAlign w:val="superscript"/>
              </w:rPr>
              <w:t>th</w:t>
            </w:r>
            <w:r w:rsidRPr="00496FC6">
              <w:rPr>
                <w:rFonts w:cs="Arial"/>
              </w:rPr>
              <w:t xml:space="preserve"> birthday for the member who met the ‘MH Aging Out 65’ criteria. The application with the member who was not found Medicare eligible, the system will pick them on their 65</w:t>
            </w:r>
            <w:r w:rsidRPr="00496FC6">
              <w:rPr>
                <w:rFonts w:cs="Arial"/>
                <w:vertAlign w:val="superscript"/>
              </w:rPr>
              <w:t>th</w:t>
            </w:r>
            <w:r w:rsidRPr="00496FC6">
              <w:rPr>
                <w:rFonts w:cs="Arial"/>
              </w:rPr>
              <w:t xml:space="preserve"> birthday. </w:t>
            </w:r>
          </w:p>
          <w:p w14:paraId="58FEC704" w14:textId="79673C31" w:rsidR="00306ACC" w:rsidRPr="00496FC6" w:rsidRDefault="00306ACC" w:rsidP="00320B54">
            <w:pPr>
              <w:pStyle w:val="ListParagraph"/>
              <w:numPr>
                <w:ilvl w:val="0"/>
                <w:numId w:val="393"/>
              </w:numPr>
              <w:rPr>
                <w:rFonts w:cs="Arial"/>
              </w:rPr>
            </w:pPr>
            <w:r w:rsidRPr="00496FC6">
              <w:rPr>
                <w:rFonts w:cs="Arial"/>
              </w:rPr>
              <w:t xml:space="preserve">The system will evaluate the member’s Medicare eligibility only </w:t>
            </w:r>
            <w:r w:rsidRPr="00496FC6">
              <w:rPr>
                <w:rFonts w:cs="Arial"/>
                <w:noProof/>
              </w:rPr>
              <w:t>one time</w:t>
            </w:r>
            <w:r w:rsidRPr="00496FC6">
              <w:rPr>
                <w:rFonts w:cs="Arial"/>
              </w:rPr>
              <w:t xml:space="preserve"> through the Non-ESI MEC FDSH call during the 14 days </w:t>
            </w:r>
            <w:r w:rsidR="00496FC6">
              <w:rPr>
                <w:rFonts w:cs="Arial"/>
              </w:rPr>
              <w:t>before</w:t>
            </w:r>
            <w:r w:rsidRPr="00496FC6">
              <w:rPr>
                <w:rFonts w:cs="Arial"/>
              </w:rPr>
              <w:t xml:space="preserve"> their 65</w:t>
            </w:r>
            <w:r w:rsidRPr="00496FC6">
              <w:rPr>
                <w:rFonts w:cs="Arial"/>
                <w:vertAlign w:val="superscript"/>
              </w:rPr>
              <w:t>th</w:t>
            </w:r>
            <w:r w:rsidRPr="00496FC6">
              <w:rPr>
                <w:rFonts w:cs="Arial"/>
              </w:rPr>
              <w:t xml:space="preserve"> birthday period. The system will not make another Non-ESI MEC FDSH call for the same member during the ‘MH Aging Out 65’ batch eligible application identification selection process if there is another member in </w:t>
            </w:r>
            <w:r w:rsidRPr="00496FC6">
              <w:rPr>
                <w:rFonts w:cs="Arial"/>
              </w:rPr>
              <w:lastRenderedPageBreak/>
              <w:t xml:space="preserve">the application who is turning 65 within these 14 days. Refer to </w:t>
            </w:r>
            <w:r w:rsidR="00496FC6">
              <w:rPr>
                <w:rFonts w:cs="Arial"/>
              </w:rPr>
              <w:t xml:space="preserve">the </w:t>
            </w:r>
            <w:r w:rsidRPr="00496FC6">
              <w:rPr>
                <w:rFonts w:cs="Arial"/>
              </w:rPr>
              <w:t xml:space="preserve">example below. </w:t>
            </w:r>
          </w:p>
          <w:p w14:paraId="4125C303" w14:textId="77777777" w:rsidR="00306ACC" w:rsidRPr="004342C6" w:rsidRDefault="00306ACC" w:rsidP="00306ACC">
            <w:pPr>
              <w:rPr>
                <w:rFonts w:cs="Arial"/>
              </w:rPr>
            </w:pPr>
          </w:p>
          <w:p w14:paraId="1479EE92" w14:textId="04173700" w:rsidR="00306ACC" w:rsidRPr="004342C6" w:rsidRDefault="00306ACC" w:rsidP="000C674F">
            <w:pPr>
              <w:rPr>
                <w:rFonts w:cs="Arial"/>
                <w:lang w:eastAsia="en-IN"/>
              </w:rPr>
            </w:pPr>
            <w:r w:rsidRPr="004342C6">
              <w:rPr>
                <w:rFonts w:cs="Arial"/>
                <w:b/>
              </w:rPr>
              <w:t xml:space="preserve">Example </w:t>
            </w:r>
            <w:r w:rsidRPr="004342C6">
              <w:rPr>
                <w:rFonts w:cs="Arial"/>
              </w:rPr>
              <w:t>– If there are two members M1 and M2</w:t>
            </w:r>
            <w:r w:rsidR="00496FC6">
              <w:rPr>
                <w:rFonts w:cs="Arial"/>
              </w:rPr>
              <w:t>,</w:t>
            </w:r>
            <w:r w:rsidRPr="004342C6">
              <w:rPr>
                <w:rFonts w:cs="Arial"/>
              </w:rPr>
              <w:t xml:space="preserve"> in an application.  M1 is turning 65 in </w:t>
            </w:r>
            <w:r w:rsidR="00496FC6">
              <w:rPr>
                <w:rFonts w:cs="Arial"/>
              </w:rPr>
              <w:t xml:space="preserve">the </w:t>
            </w:r>
            <w:r w:rsidRPr="004342C6">
              <w:rPr>
                <w:rFonts w:cs="Arial"/>
              </w:rPr>
              <w:t>next 14 day</w:t>
            </w:r>
            <w:r w:rsidR="00496FC6">
              <w:rPr>
                <w:rFonts w:cs="Arial"/>
              </w:rPr>
              <w:t>s,</w:t>
            </w:r>
            <w:r w:rsidRPr="004342C6">
              <w:rPr>
                <w:rFonts w:cs="Arial"/>
              </w:rPr>
              <w:t xml:space="preserve"> and M2 is turning 65 in </w:t>
            </w:r>
            <w:r w:rsidR="00496FC6">
              <w:rPr>
                <w:rFonts w:cs="Arial"/>
              </w:rPr>
              <w:t xml:space="preserve">the </w:t>
            </w:r>
            <w:r w:rsidRPr="004342C6">
              <w:rPr>
                <w:rFonts w:cs="Arial"/>
              </w:rPr>
              <w:t xml:space="preserve">next 20 days. The system makes Non-ESI MEC FDSH call for Member M1. </w:t>
            </w:r>
            <w:r w:rsidRPr="004342C6">
              <w:rPr>
                <w:rFonts w:cs="Arial"/>
                <w:noProof/>
              </w:rPr>
              <w:t>The application</w:t>
            </w:r>
            <w:r w:rsidRPr="004342C6">
              <w:rPr>
                <w:rFonts w:cs="Arial"/>
              </w:rPr>
              <w:t xml:space="preserve"> is identified for </w:t>
            </w:r>
            <w:r w:rsidR="00496FC6">
              <w:rPr>
                <w:rFonts w:cs="Arial"/>
              </w:rPr>
              <w:t xml:space="preserve">the </w:t>
            </w:r>
            <w:r w:rsidRPr="004342C6">
              <w:rPr>
                <w:rFonts w:cs="Arial"/>
              </w:rPr>
              <w:t xml:space="preserve">‘MH Aging Out 65’ batch process as member M1 meets the criteria. After </w:t>
            </w:r>
            <w:r w:rsidR="00496FC6">
              <w:rPr>
                <w:rFonts w:cs="Arial"/>
              </w:rPr>
              <w:t>six</w:t>
            </w:r>
            <w:r w:rsidRPr="004342C6">
              <w:rPr>
                <w:rFonts w:cs="Arial"/>
              </w:rPr>
              <w:t xml:space="preserve"> days, M1 is </w:t>
            </w:r>
            <w:r w:rsidR="00496FC6">
              <w:rPr>
                <w:rFonts w:cs="Arial"/>
              </w:rPr>
              <w:t>eight</w:t>
            </w:r>
            <w:r w:rsidRPr="004342C6">
              <w:rPr>
                <w:rFonts w:cs="Arial"/>
              </w:rPr>
              <w:t xml:space="preserve"> days </w:t>
            </w:r>
            <w:r w:rsidR="00496FC6">
              <w:rPr>
                <w:rFonts w:cs="Arial"/>
              </w:rPr>
              <w:t>before</w:t>
            </w:r>
            <w:r w:rsidRPr="004342C6">
              <w:rPr>
                <w:rFonts w:cs="Arial"/>
              </w:rPr>
              <w:t xml:space="preserve"> his/her 65</w:t>
            </w:r>
            <w:r w:rsidRPr="004342C6">
              <w:rPr>
                <w:rFonts w:cs="Arial"/>
                <w:vertAlign w:val="superscript"/>
              </w:rPr>
              <w:t>th</w:t>
            </w:r>
            <w:r w:rsidRPr="004342C6">
              <w:rPr>
                <w:rFonts w:cs="Arial"/>
              </w:rPr>
              <w:t xml:space="preserve"> birthday</w:t>
            </w:r>
            <w:r w:rsidR="00496FC6">
              <w:rPr>
                <w:rFonts w:cs="Arial"/>
              </w:rPr>
              <w:t>,</w:t>
            </w:r>
            <w:r w:rsidRPr="004342C6">
              <w:rPr>
                <w:rFonts w:cs="Arial"/>
              </w:rPr>
              <w:t xml:space="preserve"> and M2 is 14 days </w:t>
            </w:r>
            <w:r w:rsidR="00496FC6">
              <w:rPr>
                <w:rFonts w:cs="Arial"/>
              </w:rPr>
              <w:t>before</w:t>
            </w:r>
            <w:r w:rsidRPr="004342C6">
              <w:rPr>
                <w:rFonts w:cs="Arial"/>
              </w:rPr>
              <w:t xml:space="preserve"> his/her 65</w:t>
            </w:r>
            <w:r w:rsidRPr="004342C6">
              <w:rPr>
                <w:rFonts w:cs="Arial"/>
                <w:vertAlign w:val="superscript"/>
              </w:rPr>
              <w:t>th</w:t>
            </w:r>
            <w:r w:rsidRPr="004342C6">
              <w:rPr>
                <w:rFonts w:cs="Arial"/>
              </w:rPr>
              <w:t xml:space="preserve"> birthday.   The system makes Non-ESI MEC FDSH call for Member M2. The Application is identified for </w:t>
            </w:r>
            <w:r w:rsidR="00496FC6">
              <w:rPr>
                <w:rFonts w:cs="Arial"/>
              </w:rPr>
              <w:t xml:space="preserve">the </w:t>
            </w:r>
            <w:r w:rsidRPr="004342C6">
              <w:rPr>
                <w:rFonts w:cs="Arial"/>
              </w:rPr>
              <w:t xml:space="preserve">‘MH Aging Out 65’ batch process as the member M2 meets the criteria. In the second </w:t>
            </w:r>
            <w:r w:rsidRPr="004342C6">
              <w:rPr>
                <w:rFonts w:cs="Arial"/>
                <w:noProof/>
              </w:rPr>
              <w:t>time,</w:t>
            </w:r>
            <w:r w:rsidRPr="004342C6">
              <w:rPr>
                <w:rFonts w:cs="Arial"/>
              </w:rPr>
              <w:t xml:space="preserve"> the system will not make Non-ESI MEC FDSH call for member M1 during the application selection process. </w:t>
            </w:r>
          </w:p>
        </w:tc>
      </w:tr>
      <w:tr w:rsidR="00306ACC" w:rsidRPr="004342C6" w14:paraId="44DD221D" w14:textId="77777777" w:rsidTr="006543FE">
        <w:trPr>
          <w:trHeight w:val="314"/>
        </w:trPr>
        <w:tc>
          <w:tcPr>
            <w:tcW w:w="2246" w:type="dxa"/>
            <w:shd w:val="clear" w:color="000000" w:fill="FFFFFF"/>
          </w:tcPr>
          <w:p w14:paraId="42BB5FE5" w14:textId="442D47D7" w:rsidR="00306ACC" w:rsidRPr="004342C6" w:rsidRDefault="00306ACC" w:rsidP="00306ACC">
            <w:pPr>
              <w:contextualSpacing w:val="0"/>
              <w:jc w:val="center"/>
              <w:rPr>
                <w:rFonts w:eastAsia="Times New Roman" w:cs="Arial"/>
                <w:color w:val="000000"/>
              </w:rPr>
            </w:pPr>
            <w:r w:rsidRPr="004342C6">
              <w:rPr>
                <w:rFonts w:cs="Arial"/>
              </w:rPr>
              <w:lastRenderedPageBreak/>
              <w:t>CR448.FR.01.07</w:t>
            </w:r>
          </w:p>
        </w:tc>
        <w:tc>
          <w:tcPr>
            <w:tcW w:w="7024" w:type="dxa"/>
            <w:shd w:val="clear" w:color="000000" w:fill="FFFFFF"/>
          </w:tcPr>
          <w:p w14:paraId="18338B6B" w14:textId="3A8DC7BE"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identify and re-determine the eligibility of the application on or after the 65th Birthday of the </w:t>
            </w:r>
            <w:r w:rsidRPr="004342C6">
              <w:rPr>
                <w:rFonts w:cs="Arial"/>
                <w:noProof/>
              </w:rPr>
              <w:t>member</w:t>
            </w:r>
            <w:r w:rsidRPr="004342C6">
              <w:rPr>
                <w:rFonts w:cs="Arial"/>
              </w:rPr>
              <w:t xml:space="preserve"> if the member meets all of the below conditions:</w:t>
            </w:r>
          </w:p>
          <w:p w14:paraId="0C784132" w14:textId="77777777" w:rsidR="00306ACC" w:rsidRPr="004342C6" w:rsidRDefault="00306ACC" w:rsidP="00F725DA">
            <w:pPr>
              <w:pStyle w:val="ListParagraph"/>
              <w:numPr>
                <w:ilvl w:val="0"/>
                <w:numId w:val="110"/>
              </w:numPr>
              <w:rPr>
                <w:rFonts w:cs="Arial"/>
              </w:rPr>
            </w:pPr>
            <w:r w:rsidRPr="004342C6">
              <w:rPr>
                <w:rFonts w:cs="Arial"/>
              </w:rPr>
              <w:t xml:space="preserve">The </w:t>
            </w:r>
            <w:r w:rsidRPr="004342C6">
              <w:rPr>
                <w:rFonts w:cs="Arial"/>
                <w:color w:val="060808" w:themeColor="text1"/>
              </w:rPr>
              <w:t>member</w:t>
            </w:r>
            <w:r w:rsidRPr="004342C6">
              <w:rPr>
                <w:rFonts w:cs="Arial"/>
              </w:rPr>
              <w:t xml:space="preserve"> is currently MassHealth eligible (Full or Partial).</w:t>
            </w:r>
          </w:p>
          <w:p w14:paraId="7C69CCEA" w14:textId="77777777" w:rsidR="00306ACC" w:rsidRPr="004342C6" w:rsidRDefault="00306ACC" w:rsidP="00F725DA">
            <w:pPr>
              <w:pStyle w:val="ListParagraph"/>
              <w:numPr>
                <w:ilvl w:val="0"/>
                <w:numId w:val="110"/>
              </w:numPr>
              <w:rPr>
                <w:rFonts w:cs="Arial"/>
              </w:rPr>
            </w:pPr>
            <w:r w:rsidRPr="004342C6">
              <w:rPr>
                <w:rFonts w:cs="Arial"/>
              </w:rPr>
              <w:t xml:space="preserve">The </w:t>
            </w:r>
            <w:r w:rsidRPr="004342C6">
              <w:rPr>
                <w:rFonts w:cs="Arial"/>
                <w:color w:val="060808" w:themeColor="text1"/>
              </w:rPr>
              <w:t>member</w:t>
            </w:r>
            <w:r w:rsidRPr="004342C6">
              <w:rPr>
                <w:rFonts w:cs="Arial"/>
              </w:rPr>
              <w:t xml:space="preserve"> is aged &gt; = 65 years.</w:t>
            </w:r>
          </w:p>
          <w:p w14:paraId="01E71E3B" w14:textId="77777777" w:rsidR="00306ACC" w:rsidRPr="004342C6" w:rsidRDefault="00306ACC" w:rsidP="00F725DA">
            <w:pPr>
              <w:pStyle w:val="ListParagraph"/>
              <w:numPr>
                <w:ilvl w:val="0"/>
                <w:numId w:val="110"/>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is not a Parent/Caretaker Relative.</w:t>
            </w:r>
          </w:p>
          <w:p w14:paraId="1A7F5C3B" w14:textId="77777777" w:rsidR="00306ACC" w:rsidRPr="004342C6" w:rsidRDefault="00306ACC" w:rsidP="00F725DA">
            <w:pPr>
              <w:pStyle w:val="ListParagraph"/>
              <w:numPr>
                <w:ilvl w:val="0"/>
                <w:numId w:val="110"/>
              </w:numPr>
              <w:rPr>
                <w:rFonts w:cs="Arial"/>
              </w:rPr>
            </w:pPr>
            <w:r w:rsidRPr="004342C6">
              <w:rPr>
                <w:rFonts w:cs="Arial"/>
              </w:rPr>
              <w:t xml:space="preserve">The </w:t>
            </w:r>
            <w:r w:rsidRPr="004342C6">
              <w:rPr>
                <w:rFonts w:cs="Arial"/>
                <w:color w:val="060808" w:themeColor="text1"/>
              </w:rPr>
              <w:t>member</w:t>
            </w:r>
            <w:r w:rsidRPr="004342C6">
              <w:rPr>
                <w:rFonts w:cs="Arial"/>
              </w:rPr>
              <w:t xml:space="preserve"> is not eligible for Aid Category U3 in the latest submitted eligibility.</w:t>
            </w:r>
          </w:p>
          <w:p w14:paraId="23021004" w14:textId="37C52904" w:rsidR="00306ACC" w:rsidRPr="004342C6" w:rsidRDefault="00306ACC" w:rsidP="00F725DA">
            <w:pPr>
              <w:pStyle w:val="ListParagraph"/>
              <w:numPr>
                <w:ilvl w:val="0"/>
                <w:numId w:val="110"/>
              </w:numPr>
              <w:rPr>
                <w:rFonts w:cs="Arial"/>
              </w:rPr>
            </w:pPr>
            <w:r w:rsidRPr="004342C6">
              <w:rPr>
                <w:rFonts w:cs="Arial"/>
              </w:rPr>
              <w:t xml:space="preserve">The </w:t>
            </w:r>
            <w:r w:rsidRPr="004342C6">
              <w:rPr>
                <w:rFonts w:cs="Arial"/>
                <w:color w:val="060808" w:themeColor="text1"/>
              </w:rPr>
              <w:t>member</w:t>
            </w:r>
            <w:r w:rsidRPr="004342C6">
              <w:rPr>
                <w:rFonts w:cs="Arial"/>
              </w:rPr>
              <w:t xml:space="preserve"> is not eligible for any of 52, 54, LV</w:t>
            </w:r>
            <w:r w:rsidR="00496FC6">
              <w:rPr>
                <w:rFonts w:cs="Arial"/>
              </w:rPr>
              <w:t>,</w:t>
            </w:r>
            <w:r w:rsidRPr="004342C6">
              <w:rPr>
                <w:rFonts w:cs="Arial"/>
              </w:rPr>
              <w:t xml:space="preserve"> or EM aid category in MMIS identified through Public MEC call made </w:t>
            </w:r>
            <w:r w:rsidRPr="004342C6">
              <w:rPr>
                <w:rFonts w:cs="Arial"/>
                <w:noProof/>
              </w:rPr>
              <w:t>during the</w:t>
            </w:r>
            <w:r w:rsidRPr="004342C6">
              <w:rPr>
                <w:rFonts w:cs="Arial"/>
              </w:rPr>
              <w:t xml:space="preserve"> selection of </w:t>
            </w:r>
            <w:r w:rsidRPr="004342C6">
              <w:rPr>
                <w:rFonts w:cs="Arial"/>
                <w:noProof/>
              </w:rPr>
              <w:t>an application</w:t>
            </w:r>
            <w:r w:rsidRPr="004342C6">
              <w:rPr>
                <w:rFonts w:cs="Arial"/>
              </w:rPr>
              <w:t xml:space="preserve"> for </w:t>
            </w:r>
            <w:r w:rsidR="00496FC6">
              <w:rPr>
                <w:rFonts w:cs="Arial"/>
              </w:rPr>
              <w:t xml:space="preserve">the </w:t>
            </w:r>
            <w:r w:rsidRPr="004342C6">
              <w:rPr>
                <w:rFonts w:cs="Arial"/>
              </w:rPr>
              <w:t>‘MH Aging Out 65’ batch process.</w:t>
            </w:r>
          </w:p>
          <w:p w14:paraId="78147BC5" w14:textId="6AA942B8" w:rsidR="00306ACC" w:rsidRPr="00496FC6" w:rsidRDefault="00306ACC" w:rsidP="00F725DA">
            <w:pPr>
              <w:pStyle w:val="ListParagraph"/>
              <w:numPr>
                <w:ilvl w:val="0"/>
                <w:numId w:val="110"/>
              </w:numPr>
              <w:rPr>
                <w:rFonts w:cs="Arial"/>
              </w:rPr>
            </w:pPr>
            <w:r w:rsidRPr="004342C6">
              <w:rPr>
                <w:rFonts w:cs="Arial"/>
              </w:rPr>
              <w:t>There is no ACTIVE RFI in the MassHealth MAGI HH of this member.</w:t>
            </w:r>
          </w:p>
        </w:tc>
      </w:tr>
      <w:tr w:rsidR="00306ACC" w:rsidRPr="004342C6" w14:paraId="66DC7F3E" w14:textId="77777777" w:rsidTr="006543FE">
        <w:trPr>
          <w:trHeight w:val="314"/>
        </w:trPr>
        <w:tc>
          <w:tcPr>
            <w:tcW w:w="2246" w:type="dxa"/>
            <w:shd w:val="clear" w:color="000000" w:fill="FFFFFF"/>
          </w:tcPr>
          <w:p w14:paraId="72727B96" w14:textId="0B760684" w:rsidR="00306ACC" w:rsidRPr="004342C6" w:rsidRDefault="00306ACC" w:rsidP="00306ACC">
            <w:pPr>
              <w:contextualSpacing w:val="0"/>
              <w:jc w:val="center"/>
              <w:rPr>
                <w:rFonts w:eastAsia="Times New Roman" w:cs="Arial"/>
                <w:szCs w:val="24"/>
                <w:lang w:eastAsia="en-IN"/>
              </w:rPr>
            </w:pPr>
            <w:r w:rsidRPr="004342C6">
              <w:rPr>
                <w:rFonts w:cs="Arial"/>
              </w:rPr>
              <w:t>CR448.FR.01.08</w:t>
            </w:r>
          </w:p>
        </w:tc>
        <w:tc>
          <w:tcPr>
            <w:tcW w:w="7024" w:type="dxa"/>
            <w:shd w:val="clear" w:color="000000" w:fill="FFFFFF"/>
          </w:tcPr>
          <w:p w14:paraId="7223EA32" w14:textId="48B93446" w:rsidR="00306ACC" w:rsidRPr="004342C6" w:rsidRDefault="00306ACC" w:rsidP="000C674F">
            <w:pPr>
              <w:rPr>
                <w:rFonts w:cs="Arial"/>
                <w:lang w:eastAsia="en-IN"/>
              </w:rPr>
            </w:pPr>
            <w:r w:rsidRPr="004342C6">
              <w:rPr>
                <w:rFonts w:cs="Arial"/>
              </w:rPr>
              <w:t xml:space="preserve">The system </w:t>
            </w:r>
            <w:r w:rsidR="00547D0F" w:rsidRPr="004342C6">
              <w:rPr>
                <w:rFonts w:cs="Arial"/>
              </w:rPr>
              <w:t>shall</w:t>
            </w:r>
            <w:r w:rsidRPr="004342C6">
              <w:rPr>
                <w:rFonts w:cs="Arial"/>
              </w:rPr>
              <w:t xml:space="preserve"> execute the program redetermination process only once whenever two or more members of an application are identified for </w:t>
            </w:r>
            <w:r w:rsidR="00496FC6">
              <w:rPr>
                <w:rFonts w:cs="Arial"/>
              </w:rPr>
              <w:t xml:space="preserve">the </w:t>
            </w:r>
            <w:r w:rsidRPr="004342C6">
              <w:rPr>
                <w:rFonts w:cs="Arial"/>
              </w:rPr>
              <w:t xml:space="preserve">“MH Aging Out” Batch process on the same day, irrespective of their MH aging out </w:t>
            </w:r>
            <w:r w:rsidR="00496FC6">
              <w:rPr>
                <w:rFonts w:cs="Arial"/>
              </w:rPr>
              <w:t xml:space="preserve">the </w:t>
            </w:r>
            <w:r w:rsidRPr="004342C6">
              <w:rPr>
                <w:rFonts w:cs="Arial"/>
              </w:rPr>
              <w:t>reason</w:t>
            </w:r>
            <w:r w:rsidR="00496FC6">
              <w:rPr>
                <w:rFonts w:cs="Arial"/>
              </w:rPr>
              <w:t>,</w:t>
            </w:r>
            <w:r w:rsidRPr="004342C6">
              <w:rPr>
                <w:rFonts w:cs="Arial"/>
              </w:rPr>
              <w:t xml:space="preserve"> i.e.</w:t>
            </w:r>
            <w:r w:rsidR="00496FC6">
              <w:rPr>
                <w:rFonts w:cs="Arial"/>
              </w:rPr>
              <w:t>,</w:t>
            </w:r>
            <w:r w:rsidRPr="004342C6">
              <w:rPr>
                <w:rFonts w:cs="Arial"/>
              </w:rPr>
              <w:t xml:space="preserve"> 19 years, 21 years, 26 years or 65 years.</w:t>
            </w:r>
          </w:p>
        </w:tc>
      </w:tr>
      <w:tr w:rsidR="00306ACC" w:rsidRPr="004342C6" w14:paraId="2CBB7524" w14:textId="77777777" w:rsidTr="006543FE">
        <w:trPr>
          <w:trHeight w:val="314"/>
        </w:trPr>
        <w:tc>
          <w:tcPr>
            <w:tcW w:w="2246" w:type="dxa"/>
            <w:shd w:val="clear" w:color="000000" w:fill="FFFFFF"/>
          </w:tcPr>
          <w:p w14:paraId="340A49C3" w14:textId="05782506" w:rsidR="00306ACC" w:rsidRPr="004342C6" w:rsidRDefault="00306ACC" w:rsidP="00306ACC">
            <w:pPr>
              <w:contextualSpacing w:val="0"/>
              <w:jc w:val="center"/>
              <w:rPr>
                <w:rFonts w:eastAsia="Times New Roman" w:cs="Arial"/>
                <w:szCs w:val="24"/>
                <w:lang w:eastAsia="en-IN"/>
              </w:rPr>
            </w:pPr>
            <w:r w:rsidRPr="004342C6">
              <w:rPr>
                <w:rFonts w:cs="Arial"/>
              </w:rPr>
              <w:t>CR448.FR.01.09</w:t>
            </w:r>
          </w:p>
        </w:tc>
        <w:tc>
          <w:tcPr>
            <w:tcW w:w="7024" w:type="dxa"/>
            <w:shd w:val="clear" w:color="000000" w:fill="FFFFFF"/>
          </w:tcPr>
          <w:p w14:paraId="6D310E2D" w14:textId="5668F509"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exclude the applications from being selected by the “MH Aging Out” batch process if any of the below conditions are met:</w:t>
            </w:r>
          </w:p>
          <w:p w14:paraId="0DF9BAA1" w14:textId="7BF3C1CF" w:rsidR="00306ACC" w:rsidRPr="004342C6" w:rsidRDefault="00306ACC" w:rsidP="00F725DA">
            <w:pPr>
              <w:pStyle w:val="ListParagraph"/>
              <w:numPr>
                <w:ilvl w:val="0"/>
                <w:numId w:val="111"/>
              </w:numPr>
              <w:contextualSpacing w:val="0"/>
              <w:rPr>
                <w:rFonts w:eastAsia="Times New Roman" w:cs="Arial"/>
                <w:color w:val="000000"/>
              </w:rPr>
            </w:pPr>
            <w:r w:rsidRPr="004342C6">
              <w:rPr>
                <w:rFonts w:cs="Arial"/>
                <w:noProof/>
              </w:rPr>
              <w:t>The application</w:t>
            </w:r>
            <w:r w:rsidRPr="004342C6">
              <w:rPr>
                <w:rFonts w:cs="Arial"/>
              </w:rPr>
              <w:t xml:space="preserve"> is in </w:t>
            </w:r>
            <w:r w:rsidR="00496FC6">
              <w:rPr>
                <w:rFonts w:cs="Arial"/>
              </w:rPr>
              <w:t xml:space="preserve">the </w:t>
            </w:r>
            <w:r w:rsidRPr="004342C6">
              <w:rPr>
                <w:rFonts w:cs="Arial"/>
              </w:rPr>
              <w:t>MassHealth</w:t>
            </w:r>
            <w:r w:rsidRPr="004342C6">
              <w:rPr>
                <w:rFonts w:eastAsia="Times New Roman" w:cs="Arial"/>
                <w:color w:val="000000"/>
              </w:rPr>
              <w:t xml:space="preserve"> Renewals process (</w:t>
            </w:r>
            <w:r w:rsidRPr="004342C6">
              <w:rPr>
                <w:rFonts w:cs="Arial"/>
              </w:rPr>
              <w:t>including MassHealth Admin Review Renewal, MassHealth Express Lane Renewal, MassHealth Non-Auto Renewal, and MassHealth Auto Renewal</w:t>
            </w:r>
            <w:r w:rsidRPr="004342C6">
              <w:rPr>
                <w:rFonts w:eastAsia="Times New Roman" w:cs="Arial"/>
                <w:color w:val="000000"/>
              </w:rPr>
              <w:t>).</w:t>
            </w:r>
          </w:p>
          <w:p w14:paraId="407963B7" w14:textId="515F17D6" w:rsidR="00306ACC" w:rsidRPr="004342C6" w:rsidRDefault="00306ACC" w:rsidP="00F725DA">
            <w:pPr>
              <w:pStyle w:val="ListParagraph"/>
              <w:numPr>
                <w:ilvl w:val="0"/>
                <w:numId w:val="111"/>
              </w:numPr>
              <w:rPr>
                <w:rFonts w:cs="Arial"/>
              </w:rPr>
            </w:pPr>
            <w:r w:rsidRPr="004342C6">
              <w:rPr>
                <w:rFonts w:eastAsia="Times New Roman" w:cs="Arial"/>
                <w:noProof/>
                <w:color w:val="000000"/>
              </w:rPr>
              <w:t>The application</w:t>
            </w:r>
            <w:r w:rsidRPr="004342C6">
              <w:rPr>
                <w:rFonts w:eastAsia="Times New Roman" w:cs="Arial"/>
                <w:color w:val="000000"/>
              </w:rPr>
              <w:t xml:space="preserve"> is in CCA &amp; Mixed Household Renewals</w:t>
            </w:r>
            <w:r w:rsidRPr="004342C6">
              <w:rPr>
                <w:rFonts w:cs="Arial"/>
              </w:rPr>
              <w:t xml:space="preserve"> process</w:t>
            </w:r>
            <w:r w:rsidR="00496FC6">
              <w:rPr>
                <w:rFonts w:cs="Arial"/>
              </w:rPr>
              <w:t>,</w:t>
            </w:r>
            <w:r w:rsidRPr="004342C6">
              <w:rPr>
                <w:rFonts w:cs="Arial"/>
              </w:rPr>
              <w:t xml:space="preserve"> and renewal year eligibility is in </w:t>
            </w:r>
            <w:r w:rsidRPr="004342C6">
              <w:rPr>
                <w:rFonts w:eastAsia="Times New Roman" w:cs="Arial"/>
                <w:color w:val="000000"/>
              </w:rPr>
              <w:t>Preliminary status.</w:t>
            </w:r>
          </w:p>
          <w:p w14:paraId="4246AF2F" w14:textId="670307E7" w:rsidR="00306ACC" w:rsidRPr="004342C6" w:rsidRDefault="00306ACC" w:rsidP="00F725DA">
            <w:pPr>
              <w:pStyle w:val="ListParagraph"/>
              <w:numPr>
                <w:ilvl w:val="0"/>
                <w:numId w:val="111"/>
              </w:numPr>
              <w:rPr>
                <w:rFonts w:cs="Arial"/>
                <w:lang w:eastAsia="en-IN"/>
              </w:rPr>
            </w:pPr>
            <w:r w:rsidRPr="004342C6">
              <w:rPr>
                <w:rFonts w:eastAsia="Times New Roman" w:cs="Arial"/>
                <w:noProof/>
                <w:color w:val="000000"/>
              </w:rPr>
              <w:t>The application</w:t>
            </w:r>
            <w:r w:rsidRPr="004342C6">
              <w:rPr>
                <w:rFonts w:eastAsia="Times New Roman" w:cs="Arial"/>
                <w:color w:val="000000"/>
              </w:rPr>
              <w:t xml:space="preserve"> is in </w:t>
            </w:r>
            <w:r w:rsidR="00496FC6">
              <w:rPr>
                <w:rFonts w:eastAsia="Times New Roman" w:cs="Arial"/>
                <w:color w:val="000000"/>
              </w:rPr>
              <w:t xml:space="preserve">the </w:t>
            </w:r>
            <w:r w:rsidRPr="004342C6">
              <w:rPr>
                <w:rFonts w:eastAsia="Times New Roman" w:cs="Arial"/>
                <w:color w:val="000000"/>
              </w:rPr>
              <w:t>PDM process.</w:t>
            </w:r>
          </w:p>
        </w:tc>
      </w:tr>
      <w:tr w:rsidR="00306ACC" w:rsidRPr="004342C6" w14:paraId="6833956A" w14:textId="77777777" w:rsidTr="006543FE">
        <w:trPr>
          <w:trHeight w:val="314"/>
        </w:trPr>
        <w:tc>
          <w:tcPr>
            <w:tcW w:w="2246" w:type="dxa"/>
            <w:shd w:val="clear" w:color="000000" w:fill="FFFFFF"/>
          </w:tcPr>
          <w:p w14:paraId="2E89C277" w14:textId="2BD8CB58" w:rsidR="00306ACC" w:rsidRPr="004342C6" w:rsidRDefault="00306ACC" w:rsidP="00306ACC">
            <w:pPr>
              <w:contextualSpacing w:val="0"/>
              <w:jc w:val="center"/>
              <w:rPr>
                <w:rFonts w:eastAsia="Times New Roman" w:cs="Arial"/>
                <w:szCs w:val="24"/>
                <w:lang w:eastAsia="en-IN"/>
              </w:rPr>
            </w:pPr>
            <w:r w:rsidRPr="004342C6">
              <w:rPr>
                <w:rFonts w:cs="Arial"/>
              </w:rPr>
              <w:t>CR448.FR.01.10</w:t>
            </w:r>
          </w:p>
        </w:tc>
        <w:tc>
          <w:tcPr>
            <w:tcW w:w="7024" w:type="dxa"/>
            <w:shd w:val="clear" w:color="000000" w:fill="FFFFFF"/>
          </w:tcPr>
          <w:p w14:paraId="40FA9504" w14:textId="52E406DB" w:rsidR="00306ACC" w:rsidRPr="004342C6" w:rsidRDefault="00306ACC" w:rsidP="000C674F">
            <w:pPr>
              <w:rPr>
                <w:rFonts w:cs="Arial"/>
              </w:rPr>
            </w:pPr>
            <w:r w:rsidRPr="004342C6">
              <w:rPr>
                <w:rFonts w:cs="Arial"/>
              </w:rPr>
              <w:t xml:space="preserve">The system </w:t>
            </w:r>
            <w:r w:rsidR="00547D0F" w:rsidRPr="004342C6">
              <w:rPr>
                <w:rFonts w:cs="Arial"/>
              </w:rPr>
              <w:t>shall</w:t>
            </w:r>
            <w:r w:rsidRPr="004342C6">
              <w:rPr>
                <w:rFonts w:cs="Arial"/>
              </w:rPr>
              <w:t xml:space="preserve"> discard an in-progress application when program re-determination is done for the latest submitted application for an account where one eligibility is in ‘Submitted’ status</w:t>
            </w:r>
            <w:r w:rsidR="00496FC6">
              <w:rPr>
                <w:rFonts w:cs="Arial"/>
              </w:rPr>
              <w:t>,</w:t>
            </w:r>
            <w:r w:rsidRPr="004342C6">
              <w:rPr>
                <w:rFonts w:cs="Arial"/>
              </w:rPr>
              <w:t xml:space="preserve"> and the other eligibility is in ‘In-Progress’ status.</w:t>
            </w:r>
          </w:p>
        </w:tc>
      </w:tr>
      <w:tr w:rsidR="00306ACC" w:rsidRPr="004342C6" w14:paraId="1A536C1C" w14:textId="77777777" w:rsidTr="006543FE">
        <w:trPr>
          <w:trHeight w:val="314"/>
        </w:trPr>
        <w:tc>
          <w:tcPr>
            <w:tcW w:w="2246" w:type="dxa"/>
            <w:shd w:val="clear" w:color="000000" w:fill="FFFFFF"/>
          </w:tcPr>
          <w:p w14:paraId="1DF7F0FB" w14:textId="7B6B28BB" w:rsidR="00306ACC" w:rsidRPr="004342C6" w:rsidRDefault="00306ACC" w:rsidP="00306ACC">
            <w:pPr>
              <w:contextualSpacing w:val="0"/>
              <w:jc w:val="center"/>
              <w:rPr>
                <w:rFonts w:eastAsia="Times New Roman" w:cs="Arial"/>
                <w:szCs w:val="24"/>
                <w:lang w:eastAsia="en-IN"/>
              </w:rPr>
            </w:pPr>
            <w:r w:rsidRPr="004342C6">
              <w:rPr>
                <w:rFonts w:cs="Arial"/>
              </w:rPr>
              <w:t>CR448.FR.01.11</w:t>
            </w:r>
          </w:p>
        </w:tc>
        <w:tc>
          <w:tcPr>
            <w:tcW w:w="7024" w:type="dxa"/>
            <w:shd w:val="clear" w:color="000000" w:fill="FFFFFF"/>
          </w:tcPr>
          <w:p w14:paraId="69685EFA" w14:textId="45A3474A"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re-determine the eligibility through any age out </w:t>
            </w:r>
            <w:r w:rsidR="00496FC6">
              <w:rPr>
                <w:rFonts w:cs="Arial"/>
              </w:rPr>
              <w:t xml:space="preserve">the </w:t>
            </w:r>
            <w:r w:rsidRPr="004342C6">
              <w:rPr>
                <w:rFonts w:cs="Arial"/>
                <w:noProof/>
              </w:rPr>
              <w:t>batch</w:t>
            </w:r>
            <w:r w:rsidRPr="004342C6">
              <w:rPr>
                <w:rFonts w:cs="Arial"/>
              </w:rPr>
              <w:t xml:space="preserve"> process for both current year and current year +1 when both </w:t>
            </w:r>
            <w:r w:rsidRPr="004342C6">
              <w:rPr>
                <w:rFonts w:cs="Arial"/>
              </w:rPr>
              <w:lastRenderedPageBreak/>
              <w:t>the eligibilities are active</w:t>
            </w:r>
            <w:r w:rsidR="00496FC6">
              <w:rPr>
                <w:rFonts w:cs="Arial"/>
              </w:rPr>
              <w:t>,</w:t>
            </w:r>
            <w:r w:rsidRPr="004342C6">
              <w:rPr>
                <w:rFonts w:cs="Arial"/>
              </w:rPr>
              <w:t xml:space="preserve"> and the member who is aging out has active MassHealth eligibility in the latest year latest submitted eligibility.</w:t>
            </w:r>
          </w:p>
          <w:p w14:paraId="64108FC2" w14:textId="77777777" w:rsidR="00306ACC" w:rsidRPr="004342C6" w:rsidRDefault="00306ACC" w:rsidP="00306ACC">
            <w:pPr>
              <w:rPr>
                <w:rFonts w:cs="Arial"/>
              </w:rPr>
            </w:pPr>
          </w:p>
          <w:p w14:paraId="6A67F7BD" w14:textId="33630B02" w:rsidR="00306ACC" w:rsidRPr="004342C6" w:rsidRDefault="00306ACC" w:rsidP="00306ACC">
            <w:pPr>
              <w:rPr>
                <w:rFonts w:cs="Arial"/>
              </w:rPr>
            </w:pPr>
            <w:r w:rsidRPr="004342C6">
              <w:rPr>
                <w:rFonts w:cs="Arial"/>
              </w:rPr>
              <w:t>Example 1: Consider eligibility in 2019 with mixed HH, and member (say John) turning 19 on 15</w:t>
            </w:r>
            <w:r w:rsidRPr="004342C6">
              <w:rPr>
                <w:rFonts w:cs="Arial"/>
                <w:vertAlign w:val="superscript"/>
              </w:rPr>
              <w:t>th</w:t>
            </w:r>
            <w:r w:rsidRPr="004342C6">
              <w:rPr>
                <w:rFonts w:cs="Arial"/>
              </w:rPr>
              <w:t xml:space="preserve"> November is MH eligible. Renewal year eligibility has been finalized in October</w:t>
            </w:r>
            <w:r w:rsidR="00496FC6">
              <w:rPr>
                <w:rFonts w:cs="Arial"/>
              </w:rPr>
              <w:t>,</w:t>
            </w:r>
            <w:r w:rsidRPr="004342C6">
              <w:rPr>
                <w:rFonts w:cs="Arial"/>
              </w:rPr>
              <w:t xml:space="preserve"> and John is now CCA eligible in 2020. The ‘MH Age Out 19’ batch running on 15</w:t>
            </w:r>
            <w:r w:rsidRPr="004342C6">
              <w:rPr>
                <w:rFonts w:cs="Arial"/>
                <w:vertAlign w:val="superscript"/>
              </w:rPr>
              <w:t>th</w:t>
            </w:r>
            <w:r w:rsidRPr="004342C6">
              <w:rPr>
                <w:rFonts w:cs="Arial"/>
              </w:rPr>
              <w:t xml:space="preserve"> November will not select this application.</w:t>
            </w:r>
          </w:p>
          <w:p w14:paraId="31980DF0" w14:textId="77777777" w:rsidR="00306ACC" w:rsidRPr="004342C6" w:rsidRDefault="00306ACC" w:rsidP="00306ACC">
            <w:pPr>
              <w:rPr>
                <w:rFonts w:cs="Arial"/>
              </w:rPr>
            </w:pPr>
          </w:p>
          <w:p w14:paraId="315B88D4" w14:textId="7DA08962" w:rsidR="00306ACC" w:rsidRPr="004342C6" w:rsidRDefault="00306ACC" w:rsidP="00306ACC">
            <w:pPr>
              <w:rPr>
                <w:rFonts w:cs="Arial"/>
              </w:rPr>
            </w:pPr>
            <w:r w:rsidRPr="004342C6">
              <w:rPr>
                <w:rFonts w:cs="Arial"/>
              </w:rPr>
              <w:t>Example 2: Consider eligibility in 2019 with CCA only HH, and member (say John) turning 19 on 15</w:t>
            </w:r>
            <w:r w:rsidRPr="004342C6">
              <w:rPr>
                <w:rFonts w:cs="Arial"/>
                <w:vertAlign w:val="superscript"/>
              </w:rPr>
              <w:t>th</w:t>
            </w:r>
            <w:r w:rsidRPr="004342C6">
              <w:rPr>
                <w:rFonts w:cs="Arial"/>
              </w:rPr>
              <w:t xml:space="preserve"> November is CCA eligible. Renewal year eligibility has been finalized in October</w:t>
            </w:r>
            <w:r w:rsidR="00496FC6">
              <w:rPr>
                <w:rFonts w:cs="Arial"/>
              </w:rPr>
              <w:t>,</w:t>
            </w:r>
            <w:r w:rsidRPr="004342C6">
              <w:rPr>
                <w:rFonts w:cs="Arial"/>
              </w:rPr>
              <w:t xml:space="preserve"> and John is now MH eligible in 2020. The ‘MH Age Out 19’ batch running on 15</w:t>
            </w:r>
            <w:r w:rsidRPr="004342C6">
              <w:rPr>
                <w:rFonts w:cs="Arial"/>
                <w:vertAlign w:val="superscript"/>
              </w:rPr>
              <w:t>th</w:t>
            </w:r>
            <w:r w:rsidRPr="004342C6">
              <w:rPr>
                <w:rFonts w:cs="Arial"/>
              </w:rPr>
              <w:t xml:space="preserve"> November will select this application and perform program determination on both 2019 and 2020 eligibilit</w:t>
            </w:r>
            <w:r w:rsidR="00496FC6">
              <w:rPr>
                <w:rFonts w:cs="Arial"/>
              </w:rPr>
              <w:t>y</w:t>
            </w:r>
            <w:r w:rsidRPr="004342C6">
              <w:rPr>
                <w:rFonts w:cs="Arial"/>
              </w:rPr>
              <w:t>.</w:t>
            </w:r>
          </w:p>
          <w:p w14:paraId="1F9D0249" w14:textId="77777777" w:rsidR="00306ACC" w:rsidRPr="004342C6" w:rsidRDefault="00306ACC" w:rsidP="00306ACC">
            <w:pPr>
              <w:rPr>
                <w:rFonts w:cs="Arial"/>
              </w:rPr>
            </w:pPr>
          </w:p>
          <w:p w14:paraId="656D791E" w14:textId="3A365D7A" w:rsidR="00306ACC" w:rsidRPr="004342C6" w:rsidRDefault="00306ACC" w:rsidP="00306ACC">
            <w:pPr>
              <w:rPr>
                <w:rFonts w:cs="Arial"/>
              </w:rPr>
            </w:pPr>
            <w:r w:rsidRPr="004342C6">
              <w:rPr>
                <w:rFonts w:cs="Arial"/>
              </w:rPr>
              <w:t>Example 3: Consider eligibility in 2019 with mixed HH, and member (say John) turning 19 on 15</w:t>
            </w:r>
            <w:r w:rsidRPr="004342C6">
              <w:rPr>
                <w:rFonts w:cs="Arial"/>
                <w:vertAlign w:val="superscript"/>
              </w:rPr>
              <w:t>th</w:t>
            </w:r>
            <w:r w:rsidRPr="004342C6">
              <w:rPr>
                <w:rFonts w:cs="Arial"/>
              </w:rPr>
              <w:t xml:space="preserve"> November is MH eligible. Renewal year eligibility has been finalized in October</w:t>
            </w:r>
            <w:r w:rsidR="00496FC6">
              <w:rPr>
                <w:rFonts w:cs="Arial"/>
              </w:rPr>
              <w:t>,</w:t>
            </w:r>
            <w:r w:rsidRPr="004342C6">
              <w:rPr>
                <w:rFonts w:cs="Arial"/>
              </w:rPr>
              <w:t xml:space="preserve"> and John is still MH eligible in 2020. The ‘MH Age Out 19’ batch running on 15</w:t>
            </w:r>
            <w:r w:rsidRPr="004342C6">
              <w:rPr>
                <w:rFonts w:cs="Arial"/>
                <w:vertAlign w:val="superscript"/>
              </w:rPr>
              <w:t>th</w:t>
            </w:r>
            <w:r w:rsidRPr="004342C6">
              <w:rPr>
                <w:rFonts w:cs="Arial"/>
              </w:rPr>
              <w:t xml:space="preserve"> November will select this application and perform program determination on both 2019 and 2020 eligibilit</w:t>
            </w:r>
            <w:r w:rsidR="00496FC6">
              <w:rPr>
                <w:rFonts w:cs="Arial"/>
              </w:rPr>
              <w:t>y</w:t>
            </w:r>
            <w:r w:rsidRPr="004342C6">
              <w:rPr>
                <w:rFonts w:cs="Arial"/>
              </w:rPr>
              <w:t>.</w:t>
            </w:r>
          </w:p>
          <w:p w14:paraId="33CC627E" w14:textId="77777777" w:rsidR="00306ACC" w:rsidRPr="004342C6" w:rsidRDefault="00306ACC" w:rsidP="00306ACC">
            <w:pPr>
              <w:rPr>
                <w:rFonts w:cs="Arial"/>
              </w:rPr>
            </w:pPr>
          </w:p>
          <w:p w14:paraId="42EB5982" w14:textId="4FA0CBBD" w:rsidR="00306ACC" w:rsidRPr="004342C6" w:rsidRDefault="00306ACC" w:rsidP="00306ACC">
            <w:pPr>
              <w:rPr>
                <w:rFonts w:cs="Arial"/>
              </w:rPr>
            </w:pPr>
            <w:r w:rsidRPr="004342C6">
              <w:rPr>
                <w:rFonts w:cs="Arial"/>
              </w:rPr>
              <w:t>Example 4: Consider eligibility in 2019 with mixed HH, and member (say John) turning 19 on 15</w:t>
            </w:r>
            <w:r w:rsidRPr="004342C6">
              <w:rPr>
                <w:rFonts w:cs="Arial"/>
                <w:vertAlign w:val="superscript"/>
              </w:rPr>
              <w:t>th</w:t>
            </w:r>
            <w:r w:rsidRPr="004342C6">
              <w:rPr>
                <w:rFonts w:cs="Arial"/>
              </w:rPr>
              <w:t xml:space="preserve"> November is MH eligible. Renewal year eligibility has been finalized in October</w:t>
            </w:r>
            <w:r w:rsidR="00496FC6">
              <w:rPr>
                <w:rFonts w:cs="Arial"/>
              </w:rPr>
              <w:t>,</w:t>
            </w:r>
            <w:r w:rsidRPr="004342C6">
              <w:rPr>
                <w:rFonts w:cs="Arial"/>
              </w:rPr>
              <w:t xml:space="preserve"> and John was removed from the application. The ‘MH Age Out 19’ batch running on 15</w:t>
            </w:r>
            <w:r w:rsidRPr="004342C6">
              <w:rPr>
                <w:rFonts w:cs="Arial"/>
                <w:vertAlign w:val="superscript"/>
              </w:rPr>
              <w:t>th</w:t>
            </w:r>
            <w:r w:rsidRPr="004342C6">
              <w:rPr>
                <w:rFonts w:cs="Arial"/>
              </w:rPr>
              <w:t xml:space="preserve"> November will not select this application.</w:t>
            </w:r>
          </w:p>
          <w:p w14:paraId="4BE48F1F" w14:textId="59067FF9" w:rsidR="00306ACC" w:rsidRPr="004342C6" w:rsidRDefault="00306ACC" w:rsidP="00306ACC">
            <w:pPr>
              <w:rPr>
                <w:rFonts w:cs="Arial"/>
              </w:rPr>
            </w:pPr>
          </w:p>
        </w:tc>
      </w:tr>
      <w:tr w:rsidR="00306ACC" w:rsidRPr="004342C6" w14:paraId="4687B5E3" w14:textId="77777777" w:rsidTr="006543FE">
        <w:trPr>
          <w:trHeight w:val="314"/>
        </w:trPr>
        <w:tc>
          <w:tcPr>
            <w:tcW w:w="2246" w:type="dxa"/>
            <w:shd w:val="clear" w:color="000000" w:fill="FFFFFF"/>
          </w:tcPr>
          <w:p w14:paraId="0D672B77" w14:textId="76403074" w:rsidR="00306ACC" w:rsidRPr="004342C6" w:rsidRDefault="00306ACC" w:rsidP="00306ACC">
            <w:pPr>
              <w:contextualSpacing w:val="0"/>
              <w:jc w:val="center"/>
              <w:rPr>
                <w:rFonts w:eastAsia="Times New Roman" w:cs="Arial"/>
                <w:szCs w:val="24"/>
                <w:lang w:eastAsia="en-IN"/>
              </w:rPr>
            </w:pPr>
            <w:r w:rsidRPr="004342C6">
              <w:rPr>
                <w:rFonts w:cs="Arial"/>
              </w:rPr>
              <w:lastRenderedPageBreak/>
              <w:t>CR448.FR.02.01</w:t>
            </w:r>
          </w:p>
        </w:tc>
        <w:tc>
          <w:tcPr>
            <w:tcW w:w="7024" w:type="dxa"/>
            <w:shd w:val="clear" w:color="000000" w:fill="FFFFFF"/>
          </w:tcPr>
          <w:p w14:paraId="04B31E11" w14:textId="66B4E4C1"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apply the Admin Reason code S1 on a member during any program determination if the member is not newly eligible for MassHealth benefits (within 14 days of turning 65), and who meets all of the below condition:</w:t>
            </w:r>
          </w:p>
          <w:p w14:paraId="66951A7C" w14:textId="7B7DBA36" w:rsidR="00306ACC" w:rsidRPr="004342C6" w:rsidRDefault="00306ACC" w:rsidP="00306ACC">
            <w:pPr>
              <w:rPr>
                <w:rFonts w:cs="Arial"/>
              </w:rPr>
            </w:pPr>
            <w:r w:rsidRPr="004342C6">
              <w:rPr>
                <w:rFonts w:cs="Arial"/>
              </w:rPr>
              <w:t xml:space="preserve">1. The member is otherwise eligible for MassHealth (Full or Partial) coverage if S1 is not applied </w:t>
            </w:r>
            <w:r w:rsidR="00496FC6">
              <w:rPr>
                <w:rFonts w:cs="Arial"/>
              </w:rPr>
              <w:t>to</w:t>
            </w:r>
            <w:r w:rsidRPr="004342C6">
              <w:rPr>
                <w:rFonts w:cs="Arial"/>
              </w:rPr>
              <w:t xml:space="preserve"> the member.</w:t>
            </w:r>
          </w:p>
          <w:p w14:paraId="0125FC9D" w14:textId="77777777" w:rsidR="00306ACC" w:rsidRPr="004342C6" w:rsidRDefault="00306ACC" w:rsidP="00306ACC">
            <w:pPr>
              <w:rPr>
                <w:rFonts w:cs="Arial"/>
              </w:rPr>
            </w:pPr>
            <w:r w:rsidRPr="004342C6">
              <w:rPr>
                <w:rFonts w:cs="Arial"/>
              </w:rPr>
              <w:t>2. The member is 65 years within 14 days from the date of determination.</w:t>
            </w:r>
          </w:p>
          <w:p w14:paraId="2958C64A" w14:textId="77777777" w:rsidR="00306ACC" w:rsidRPr="004342C6" w:rsidRDefault="00306ACC" w:rsidP="00306ACC">
            <w:pPr>
              <w:rPr>
                <w:rFonts w:cs="Arial"/>
              </w:rPr>
            </w:pPr>
            <w:r w:rsidRPr="004342C6">
              <w:rPr>
                <w:rFonts w:cs="Arial"/>
              </w:rPr>
              <w:t>3. The member is not a Parent/Caretaker Relative.</w:t>
            </w:r>
          </w:p>
          <w:p w14:paraId="4DBBC1A6" w14:textId="77777777" w:rsidR="00306ACC" w:rsidRPr="004342C6" w:rsidRDefault="00306ACC" w:rsidP="00306ACC">
            <w:pPr>
              <w:rPr>
                <w:rFonts w:cs="Arial"/>
              </w:rPr>
            </w:pPr>
            <w:r w:rsidRPr="004342C6">
              <w:rPr>
                <w:rFonts w:cs="Arial"/>
              </w:rPr>
              <w:t>4. The member is not eligible for Aid Category U3 in the PD.</w:t>
            </w:r>
          </w:p>
          <w:p w14:paraId="3700EE8F" w14:textId="215DA2DA" w:rsidR="00306ACC" w:rsidRPr="004342C6" w:rsidRDefault="00306ACC" w:rsidP="00306ACC">
            <w:pPr>
              <w:rPr>
                <w:rFonts w:cs="Arial"/>
              </w:rPr>
            </w:pPr>
            <w:r w:rsidRPr="004342C6">
              <w:rPr>
                <w:rFonts w:cs="Arial"/>
              </w:rPr>
              <w:t>5. The member is not eligible for any of 52, 54, LV</w:t>
            </w:r>
            <w:r w:rsidR="00496FC6">
              <w:rPr>
                <w:rFonts w:cs="Arial"/>
              </w:rPr>
              <w:t>,</w:t>
            </w:r>
            <w:r w:rsidRPr="004342C6">
              <w:rPr>
                <w:rFonts w:cs="Arial"/>
              </w:rPr>
              <w:t xml:space="preserve"> or EM aid category in MMIS </w:t>
            </w:r>
            <w:r w:rsidRPr="004342C6">
              <w:rPr>
                <w:rFonts w:cs="Arial"/>
                <w:color w:val="060808" w:themeColor="text1"/>
              </w:rPr>
              <w:t>identified through Public MEC call made during program determination</w:t>
            </w:r>
            <w:r w:rsidRPr="004342C6">
              <w:rPr>
                <w:rFonts w:cs="Arial"/>
              </w:rPr>
              <w:t>.</w:t>
            </w:r>
          </w:p>
          <w:p w14:paraId="49FB3E09" w14:textId="1D184FC7" w:rsidR="00306ACC" w:rsidRPr="004342C6" w:rsidRDefault="00306ACC" w:rsidP="000C674F">
            <w:pPr>
              <w:rPr>
                <w:rFonts w:cs="Arial"/>
              </w:rPr>
            </w:pPr>
            <w:r w:rsidRPr="004342C6">
              <w:rPr>
                <w:rFonts w:cs="Arial"/>
              </w:rPr>
              <w:t>6. Member is Medicare eligible from Non-ESI MEC FDSH call made during program determination or Medicare self-attestation.</w:t>
            </w:r>
          </w:p>
        </w:tc>
      </w:tr>
      <w:tr w:rsidR="00306ACC" w:rsidRPr="004342C6" w14:paraId="051885B2" w14:textId="77777777" w:rsidTr="006543FE">
        <w:trPr>
          <w:trHeight w:val="314"/>
        </w:trPr>
        <w:tc>
          <w:tcPr>
            <w:tcW w:w="2246" w:type="dxa"/>
            <w:shd w:val="clear" w:color="000000" w:fill="FFFFFF"/>
          </w:tcPr>
          <w:p w14:paraId="5F599E67" w14:textId="304A09BE" w:rsidR="00306ACC" w:rsidRPr="004342C6" w:rsidRDefault="00306ACC" w:rsidP="00306ACC">
            <w:pPr>
              <w:contextualSpacing w:val="0"/>
              <w:jc w:val="center"/>
              <w:rPr>
                <w:rFonts w:eastAsia="Times New Roman" w:cs="Arial"/>
                <w:szCs w:val="24"/>
                <w:lang w:eastAsia="en-IN"/>
              </w:rPr>
            </w:pPr>
            <w:r w:rsidRPr="004342C6">
              <w:rPr>
                <w:rFonts w:cs="Arial"/>
              </w:rPr>
              <w:t>CR448.FR.02.02</w:t>
            </w:r>
          </w:p>
        </w:tc>
        <w:tc>
          <w:tcPr>
            <w:tcW w:w="7024" w:type="dxa"/>
            <w:shd w:val="clear" w:color="000000" w:fill="FFFFFF"/>
          </w:tcPr>
          <w:p w14:paraId="64D24E94" w14:textId="4F26BD99" w:rsidR="00306ACC" w:rsidRPr="004342C6" w:rsidRDefault="00306ACC" w:rsidP="00306ACC">
            <w:pPr>
              <w:rPr>
                <w:rFonts w:cs="Arial"/>
              </w:rPr>
            </w:pPr>
            <w:r w:rsidRPr="004342C6">
              <w:rPr>
                <w:rFonts w:cs="Arial"/>
              </w:rPr>
              <w:t xml:space="preserve">The system </w:t>
            </w:r>
            <w:r w:rsidR="00547D0F" w:rsidRPr="004342C6">
              <w:rPr>
                <w:rFonts w:cs="Arial"/>
              </w:rPr>
              <w:t xml:space="preserve">shall </w:t>
            </w:r>
            <w:r w:rsidRPr="004342C6">
              <w:rPr>
                <w:rFonts w:cs="Arial"/>
              </w:rPr>
              <w:t>apply the Admin Reason code S1 on a member during any program determination who meets all of the below condition:</w:t>
            </w:r>
          </w:p>
          <w:p w14:paraId="731D5D74" w14:textId="6CDE34AA" w:rsidR="00306ACC" w:rsidRPr="004342C6" w:rsidRDefault="00306ACC" w:rsidP="00306ACC">
            <w:pPr>
              <w:rPr>
                <w:rFonts w:cs="Arial"/>
              </w:rPr>
            </w:pPr>
            <w:r w:rsidRPr="004342C6">
              <w:rPr>
                <w:rFonts w:cs="Arial"/>
              </w:rPr>
              <w:lastRenderedPageBreak/>
              <w:t xml:space="preserve">1. The member is otherwise eligible for MassHealth (Full or Partial) coverage if S1 is not applied </w:t>
            </w:r>
            <w:r w:rsidR="00496FC6">
              <w:rPr>
                <w:rFonts w:cs="Arial"/>
              </w:rPr>
              <w:t>to</w:t>
            </w:r>
            <w:r w:rsidRPr="004342C6">
              <w:rPr>
                <w:rFonts w:cs="Arial"/>
              </w:rPr>
              <w:t xml:space="preserve"> the member.</w:t>
            </w:r>
          </w:p>
          <w:p w14:paraId="4897153D" w14:textId="77777777" w:rsidR="00306ACC" w:rsidRPr="004342C6" w:rsidRDefault="00306ACC" w:rsidP="00306ACC">
            <w:pPr>
              <w:rPr>
                <w:rFonts w:cs="Arial"/>
              </w:rPr>
            </w:pPr>
            <w:r w:rsidRPr="004342C6">
              <w:rPr>
                <w:rFonts w:cs="Arial"/>
              </w:rPr>
              <w:t xml:space="preserve">2. The member is aged &gt; = 65 years on the date of determination. </w:t>
            </w:r>
          </w:p>
          <w:p w14:paraId="6716A6CA" w14:textId="77777777" w:rsidR="00306ACC" w:rsidRPr="004342C6" w:rsidRDefault="00306ACC" w:rsidP="00306ACC">
            <w:pPr>
              <w:rPr>
                <w:rFonts w:cs="Arial"/>
              </w:rPr>
            </w:pPr>
            <w:r w:rsidRPr="004342C6">
              <w:rPr>
                <w:rFonts w:cs="Arial"/>
              </w:rPr>
              <w:t>3.  The member is not a Parent/Caretaker Relative.</w:t>
            </w:r>
          </w:p>
          <w:p w14:paraId="6B098738" w14:textId="77777777" w:rsidR="00306ACC" w:rsidRPr="004342C6" w:rsidRDefault="00306ACC" w:rsidP="00306ACC">
            <w:pPr>
              <w:rPr>
                <w:rFonts w:cs="Arial"/>
              </w:rPr>
            </w:pPr>
            <w:r w:rsidRPr="004342C6">
              <w:rPr>
                <w:rFonts w:cs="Arial"/>
              </w:rPr>
              <w:t>4. The member is not eligible for Aid Category U3 in the PD.</w:t>
            </w:r>
          </w:p>
          <w:p w14:paraId="13B4406E" w14:textId="72896C9A" w:rsidR="00306ACC" w:rsidRPr="004342C6" w:rsidRDefault="00306ACC" w:rsidP="000C674F">
            <w:pPr>
              <w:rPr>
                <w:rFonts w:cs="Arial"/>
              </w:rPr>
            </w:pPr>
            <w:r w:rsidRPr="004342C6">
              <w:rPr>
                <w:rFonts w:cs="Arial"/>
              </w:rPr>
              <w:t>5. The member is not eligible for any of 52, 54, LV</w:t>
            </w:r>
            <w:r w:rsidR="00496FC6">
              <w:rPr>
                <w:rFonts w:cs="Arial"/>
              </w:rPr>
              <w:t>,</w:t>
            </w:r>
            <w:r w:rsidRPr="004342C6">
              <w:rPr>
                <w:rFonts w:cs="Arial"/>
              </w:rPr>
              <w:t xml:space="preserve"> or EM aid category in MMIS </w:t>
            </w:r>
            <w:r w:rsidRPr="004342C6">
              <w:rPr>
                <w:rFonts w:cs="Arial"/>
                <w:color w:val="060808" w:themeColor="text1"/>
              </w:rPr>
              <w:t>identified through Public MEC call made during program determination</w:t>
            </w:r>
            <w:r w:rsidRPr="004342C6">
              <w:rPr>
                <w:rFonts w:cs="Arial"/>
              </w:rPr>
              <w:t>.</w:t>
            </w:r>
          </w:p>
        </w:tc>
      </w:tr>
      <w:tr w:rsidR="00306ACC" w:rsidRPr="004342C6" w14:paraId="406C5DDC" w14:textId="77777777" w:rsidTr="006543FE">
        <w:trPr>
          <w:trHeight w:val="314"/>
        </w:trPr>
        <w:tc>
          <w:tcPr>
            <w:tcW w:w="2246" w:type="dxa"/>
            <w:shd w:val="clear" w:color="000000" w:fill="FFFFFF"/>
          </w:tcPr>
          <w:p w14:paraId="18CDA6F4" w14:textId="751F7BF1" w:rsidR="00306ACC" w:rsidRPr="004342C6" w:rsidRDefault="00306ACC" w:rsidP="00306ACC">
            <w:pPr>
              <w:contextualSpacing w:val="0"/>
              <w:jc w:val="center"/>
              <w:rPr>
                <w:rFonts w:eastAsia="Times New Roman" w:cs="Arial"/>
                <w:color w:val="000000"/>
              </w:rPr>
            </w:pPr>
            <w:r w:rsidRPr="004342C6">
              <w:rPr>
                <w:rFonts w:cs="Arial"/>
              </w:rPr>
              <w:lastRenderedPageBreak/>
              <w:t>CR448.FR.02.03</w:t>
            </w:r>
          </w:p>
        </w:tc>
        <w:tc>
          <w:tcPr>
            <w:tcW w:w="7024" w:type="dxa"/>
            <w:shd w:val="clear" w:color="000000" w:fill="FFFFFF"/>
          </w:tcPr>
          <w:p w14:paraId="3CF2EF96" w14:textId="737BB680"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not apply Admin Reason code S1 if a member is newly becoming eligible for MassHealth within 14 days to 65</w:t>
            </w:r>
            <w:r w:rsidRPr="004342C6">
              <w:rPr>
                <w:rFonts w:cs="Arial"/>
                <w:vertAlign w:val="superscript"/>
              </w:rPr>
              <w:t>th</w:t>
            </w:r>
            <w:r w:rsidRPr="004342C6">
              <w:rPr>
                <w:rFonts w:cs="Arial"/>
              </w:rPr>
              <w:t xml:space="preserve"> birthday. </w:t>
            </w:r>
          </w:p>
          <w:p w14:paraId="4EDE2FA6" w14:textId="77777777" w:rsidR="00306ACC" w:rsidRPr="004342C6" w:rsidRDefault="00306ACC" w:rsidP="00306ACC">
            <w:pPr>
              <w:rPr>
                <w:rFonts w:cs="Arial"/>
              </w:rPr>
            </w:pPr>
            <w:r w:rsidRPr="004342C6">
              <w:rPr>
                <w:rFonts w:cs="Arial"/>
              </w:rPr>
              <w:t xml:space="preserve"> </w:t>
            </w:r>
          </w:p>
          <w:p w14:paraId="173E197B" w14:textId="77777777" w:rsidR="00306ACC" w:rsidRPr="004342C6" w:rsidRDefault="00306ACC" w:rsidP="00306ACC">
            <w:pPr>
              <w:rPr>
                <w:rFonts w:cs="Arial"/>
              </w:rPr>
            </w:pPr>
            <w:r w:rsidRPr="004342C6">
              <w:rPr>
                <w:rFonts w:cs="Arial"/>
                <w:b/>
              </w:rPr>
              <w:t>Example 1:</w:t>
            </w:r>
            <w:r w:rsidRPr="004342C6">
              <w:rPr>
                <w:rFonts w:cs="Arial"/>
              </w:rPr>
              <w:t xml:space="preserve"> The system should not apply Admin Reason code S1 on the newly MassHealth eligible member in the current program </w:t>
            </w:r>
            <w:r w:rsidRPr="004342C6">
              <w:rPr>
                <w:rFonts w:cs="Arial"/>
                <w:noProof/>
              </w:rPr>
              <w:t>determination</w:t>
            </w:r>
            <w:r w:rsidRPr="004342C6">
              <w:rPr>
                <w:rFonts w:cs="Arial"/>
              </w:rPr>
              <w:t xml:space="preserve"> if the member is CCA eligible in the latest submitted eligibility in an application and the member meets all of the following conditions:</w:t>
            </w:r>
          </w:p>
          <w:p w14:paraId="44642EC4" w14:textId="77777777" w:rsidR="00306ACC" w:rsidRPr="004342C6" w:rsidRDefault="00306ACC" w:rsidP="00F725DA">
            <w:pPr>
              <w:pStyle w:val="ListParagraph"/>
              <w:numPr>
                <w:ilvl w:val="0"/>
                <w:numId w:val="119"/>
              </w:numPr>
              <w:rPr>
                <w:rFonts w:cs="Arial"/>
              </w:rPr>
            </w:pPr>
            <w:r w:rsidRPr="004342C6">
              <w:rPr>
                <w:rFonts w:cs="Arial"/>
              </w:rPr>
              <w:t>The member is eligible for MassHealth (Full or Partial) coverage in the current program determination.</w:t>
            </w:r>
          </w:p>
          <w:p w14:paraId="5263000D" w14:textId="77777777" w:rsidR="00306ACC" w:rsidRPr="004342C6" w:rsidRDefault="00306ACC" w:rsidP="00F725DA">
            <w:pPr>
              <w:pStyle w:val="ListParagraph"/>
              <w:numPr>
                <w:ilvl w:val="0"/>
                <w:numId w:val="118"/>
              </w:numPr>
              <w:rPr>
                <w:rFonts w:cs="Arial"/>
              </w:rPr>
            </w:pPr>
            <w:r w:rsidRPr="004342C6">
              <w:rPr>
                <w:rFonts w:cs="Arial"/>
              </w:rPr>
              <w:t>The member is 65 years within 14 days from the date of determination.</w:t>
            </w:r>
          </w:p>
          <w:p w14:paraId="3B05CD50" w14:textId="77777777" w:rsidR="00306ACC" w:rsidRPr="004342C6" w:rsidRDefault="00306ACC" w:rsidP="00F725DA">
            <w:pPr>
              <w:pStyle w:val="ListParagraph"/>
              <w:numPr>
                <w:ilvl w:val="0"/>
                <w:numId w:val="118"/>
              </w:numPr>
              <w:rPr>
                <w:rFonts w:cs="Arial"/>
              </w:rPr>
            </w:pPr>
            <w:r w:rsidRPr="004342C6">
              <w:rPr>
                <w:rFonts w:cs="Arial"/>
              </w:rPr>
              <w:t>The member is not a Parent/Caretaker Relative.</w:t>
            </w:r>
          </w:p>
          <w:p w14:paraId="68A240B0" w14:textId="77777777" w:rsidR="00306ACC" w:rsidRPr="004342C6" w:rsidRDefault="00306ACC" w:rsidP="00F725DA">
            <w:pPr>
              <w:pStyle w:val="ListParagraph"/>
              <w:numPr>
                <w:ilvl w:val="0"/>
                <w:numId w:val="118"/>
              </w:numPr>
              <w:rPr>
                <w:rFonts w:cs="Arial"/>
              </w:rPr>
            </w:pPr>
            <w:r w:rsidRPr="004342C6">
              <w:rPr>
                <w:rFonts w:cs="Arial"/>
              </w:rPr>
              <w:t>The member is not getting eligible for Aid Category U3 in the PD.</w:t>
            </w:r>
          </w:p>
          <w:p w14:paraId="33989CD8" w14:textId="6C154B80" w:rsidR="00306ACC" w:rsidRPr="004342C6" w:rsidRDefault="00306ACC" w:rsidP="00F725DA">
            <w:pPr>
              <w:pStyle w:val="ListParagraph"/>
              <w:numPr>
                <w:ilvl w:val="0"/>
                <w:numId w:val="118"/>
              </w:numPr>
              <w:rPr>
                <w:rFonts w:cs="Arial"/>
              </w:rPr>
            </w:pPr>
            <w:r w:rsidRPr="004342C6">
              <w:rPr>
                <w:rFonts w:cs="Arial"/>
              </w:rPr>
              <w:t>The member is not eligible for any of 52, 54, LV</w:t>
            </w:r>
            <w:r w:rsidR="00496FC6">
              <w:rPr>
                <w:rFonts w:cs="Arial"/>
              </w:rPr>
              <w:t>,</w:t>
            </w:r>
            <w:r w:rsidRPr="004342C6">
              <w:rPr>
                <w:rFonts w:cs="Arial"/>
              </w:rPr>
              <w:t xml:space="preserve"> or EM aid category in MMIS </w:t>
            </w:r>
            <w:r w:rsidRPr="004342C6">
              <w:rPr>
                <w:rFonts w:cs="Arial"/>
                <w:color w:val="060808" w:themeColor="text1"/>
              </w:rPr>
              <w:t>identified through Public MEC call made during program determination</w:t>
            </w:r>
            <w:r w:rsidRPr="004342C6">
              <w:rPr>
                <w:rFonts w:cs="Arial"/>
              </w:rPr>
              <w:t>.</w:t>
            </w:r>
          </w:p>
          <w:p w14:paraId="00C5DC72" w14:textId="77777777" w:rsidR="00306ACC" w:rsidRPr="004342C6" w:rsidRDefault="00306ACC" w:rsidP="00F725DA">
            <w:pPr>
              <w:pStyle w:val="ListParagraph"/>
              <w:numPr>
                <w:ilvl w:val="0"/>
                <w:numId w:val="118"/>
              </w:numPr>
              <w:rPr>
                <w:rFonts w:cs="Arial"/>
              </w:rPr>
            </w:pPr>
            <w:r w:rsidRPr="004342C6">
              <w:rPr>
                <w:rFonts w:cs="Arial"/>
              </w:rPr>
              <w:t>Member is Medicare eligible from Non-ESI MEC FDSH call made during program determination or Medicare self-attestation.</w:t>
            </w:r>
          </w:p>
          <w:p w14:paraId="41A6A9F3" w14:textId="77777777" w:rsidR="00306ACC" w:rsidRPr="004342C6" w:rsidRDefault="00306ACC" w:rsidP="00306ACC">
            <w:pPr>
              <w:pStyle w:val="ListParagraph"/>
              <w:ind w:left="1170"/>
              <w:rPr>
                <w:rFonts w:cs="Arial"/>
              </w:rPr>
            </w:pPr>
            <w:r w:rsidRPr="004342C6">
              <w:rPr>
                <w:rFonts w:cs="Arial"/>
              </w:rPr>
              <w:t xml:space="preserve"> </w:t>
            </w:r>
          </w:p>
          <w:p w14:paraId="31D2B362" w14:textId="77777777" w:rsidR="00306ACC" w:rsidRPr="004342C6" w:rsidRDefault="00306ACC" w:rsidP="00306ACC">
            <w:pPr>
              <w:rPr>
                <w:rFonts w:cs="Arial"/>
              </w:rPr>
            </w:pPr>
            <w:r w:rsidRPr="004342C6">
              <w:rPr>
                <w:rFonts w:cs="Arial"/>
                <w:b/>
              </w:rPr>
              <w:t>Example 2:</w:t>
            </w:r>
            <w:r w:rsidRPr="004342C6">
              <w:rPr>
                <w:rFonts w:cs="Arial"/>
              </w:rPr>
              <w:t xml:space="preserve"> The system should not apply Admin Reason code S1 on the newly MassHealth eligible member in the current program </w:t>
            </w:r>
            <w:r w:rsidRPr="004342C6">
              <w:rPr>
                <w:rFonts w:cs="Arial"/>
                <w:noProof/>
              </w:rPr>
              <w:t>determination</w:t>
            </w:r>
            <w:r w:rsidRPr="004342C6">
              <w:rPr>
                <w:rFonts w:cs="Arial"/>
              </w:rPr>
              <w:t xml:space="preserve"> if the member is being added to the system for the first time and they meet all of the following conditions:</w:t>
            </w:r>
          </w:p>
          <w:p w14:paraId="7B388F50" w14:textId="77777777" w:rsidR="00306ACC" w:rsidRPr="004342C6" w:rsidRDefault="00306ACC" w:rsidP="00F725DA">
            <w:pPr>
              <w:pStyle w:val="ListParagraph"/>
              <w:numPr>
                <w:ilvl w:val="0"/>
                <w:numId w:val="119"/>
              </w:numPr>
              <w:rPr>
                <w:rFonts w:cs="Arial"/>
              </w:rPr>
            </w:pPr>
            <w:r w:rsidRPr="004342C6">
              <w:rPr>
                <w:rFonts w:cs="Arial"/>
              </w:rPr>
              <w:t>The member is eligible for MassHealth (Full or Partial) coverage in the current program determination.</w:t>
            </w:r>
          </w:p>
          <w:p w14:paraId="43DEF2AA" w14:textId="77777777" w:rsidR="00306ACC" w:rsidRPr="004342C6" w:rsidRDefault="00306ACC" w:rsidP="00F725DA">
            <w:pPr>
              <w:pStyle w:val="ListParagraph"/>
              <w:numPr>
                <w:ilvl w:val="0"/>
                <w:numId w:val="118"/>
              </w:numPr>
              <w:rPr>
                <w:rFonts w:cs="Arial"/>
              </w:rPr>
            </w:pPr>
            <w:r w:rsidRPr="004342C6">
              <w:rPr>
                <w:rFonts w:cs="Arial"/>
              </w:rPr>
              <w:t>The member is 65 years within 14 days from the date of determination.</w:t>
            </w:r>
          </w:p>
          <w:p w14:paraId="5B102E4F" w14:textId="77777777" w:rsidR="00306ACC" w:rsidRPr="004342C6" w:rsidRDefault="00306ACC" w:rsidP="00F725DA">
            <w:pPr>
              <w:pStyle w:val="ListParagraph"/>
              <w:numPr>
                <w:ilvl w:val="0"/>
                <w:numId w:val="118"/>
              </w:numPr>
              <w:rPr>
                <w:rFonts w:cs="Arial"/>
              </w:rPr>
            </w:pPr>
            <w:r w:rsidRPr="004342C6">
              <w:rPr>
                <w:rFonts w:cs="Arial"/>
              </w:rPr>
              <w:t>The member is not a Parent/Caretaker Relative.</w:t>
            </w:r>
          </w:p>
          <w:p w14:paraId="16CD82A4" w14:textId="77777777" w:rsidR="00306ACC" w:rsidRPr="004342C6" w:rsidRDefault="00306ACC" w:rsidP="00F725DA">
            <w:pPr>
              <w:pStyle w:val="ListParagraph"/>
              <w:numPr>
                <w:ilvl w:val="0"/>
                <w:numId w:val="118"/>
              </w:numPr>
              <w:rPr>
                <w:rFonts w:cs="Arial"/>
              </w:rPr>
            </w:pPr>
            <w:r w:rsidRPr="004342C6">
              <w:rPr>
                <w:rFonts w:cs="Arial"/>
              </w:rPr>
              <w:t>The member is not getting eligible for Aid Category U3 in the PD.</w:t>
            </w:r>
          </w:p>
          <w:p w14:paraId="65197D4E" w14:textId="07FE6936" w:rsidR="00306ACC" w:rsidRPr="004342C6" w:rsidRDefault="00306ACC" w:rsidP="00F725DA">
            <w:pPr>
              <w:pStyle w:val="ListParagraph"/>
              <w:numPr>
                <w:ilvl w:val="0"/>
                <w:numId w:val="118"/>
              </w:numPr>
              <w:rPr>
                <w:rFonts w:cs="Arial"/>
              </w:rPr>
            </w:pPr>
            <w:r w:rsidRPr="004342C6">
              <w:rPr>
                <w:rFonts w:cs="Arial"/>
              </w:rPr>
              <w:t>The member is not eligible for any of 52, 54, LV</w:t>
            </w:r>
            <w:r w:rsidR="00496FC6">
              <w:rPr>
                <w:rFonts w:cs="Arial"/>
              </w:rPr>
              <w:t>,</w:t>
            </w:r>
            <w:r w:rsidRPr="004342C6">
              <w:rPr>
                <w:rFonts w:cs="Arial"/>
              </w:rPr>
              <w:t xml:space="preserve"> or EM aid category in MMIS </w:t>
            </w:r>
            <w:r w:rsidRPr="004342C6">
              <w:rPr>
                <w:rFonts w:cs="Arial"/>
                <w:color w:val="060808" w:themeColor="text1"/>
              </w:rPr>
              <w:t>identified through Public MEC call made during program determination</w:t>
            </w:r>
            <w:r w:rsidRPr="004342C6">
              <w:rPr>
                <w:rFonts w:cs="Arial"/>
              </w:rPr>
              <w:t>.</w:t>
            </w:r>
          </w:p>
          <w:p w14:paraId="0C875FA1" w14:textId="6AD07063" w:rsidR="00306ACC" w:rsidRPr="004342C6" w:rsidRDefault="00306ACC" w:rsidP="00F725DA">
            <w:pPr>
              <w:pStyle w:val="ListParagraph"/>
              <w:numPr>
                <w:ilvl w:val="0"/>
                <w:numId w:val="118"/>
              </w:numPr>
              <w:rPr>
                <w:rFonts w:cs="Arial"/>
                <w:lang w:eastAsia="en-IN"/>
              </w:rPr>
            </w:pPr>
            <w:r w:rsidRPr="004342C6">
              <w:rPr>
                <w:rFonts w:cs="Arial"/>
              </w:rPr>
              <w:t>Member is Medicare eligible from Non-ESI MEC FDSH call made during program determination or Medicare self-attestation.</w:t>
            </w:r>
          </w:p>
        </w:tc>
      </w:tr>
      <w:tr w:rsidR="00306ACC" w:rsidRPr="004342C6" w14:paraId="3AD84494" w14:textId="77777777" w:rsidTr="006543FE">
        <w:trPr>
          <w:trHeight w:val="314"/>
        </w:trPr>
        <w:tc>
          <w:tcPr>
            <w:tcW w:w="2246" w:type="dxa"/>
            <w:shd w:val="clear" w:color="000000" w:fill="FFFFFF"/>
          </w:tcPr>
          <w:p w14:paraId="18598782" w14:textId="1E2206BD" w:rsidR="00306ACC" w:rsidRPr="004342C6" w:rsidRDefault="00306ACC" w:rsidP="00306ACC">
            <w:pPr>
              <w:contextualSpacing w:val="0"/>
              <w:jc w:val="center"/>
              <w:rPr>
                <w:rFonts w:eastAsia="Times New Roman" w:cs="Arial"/>
                <w:color w:val="000000"/>
              </w:rPr>
            </w:pPr>
            <w:r w:rsidRPr="004342C6">
              <w:rPr>
                <w:rFonts w:cs="Arial"/>
              </w:rPr>
              <w:lastRenderedPageBreak/>
              <w:t>CR448.FR.02.04</w:t>
            </w:r>
          </w:p>
        </w:tc>
        <w:tc>
          <w:tcPr>
            <w:tcW w:w="7024" w:type="dxa"/>
            <w:shd w:val="clear" w:color="000000" w:fill="FFFFFF"/>
          </w:tcPr>
          <w:p w14:paraId="1A693CAE" w14:textId="59459354" w:rsidR="00306ACC" w:rsidRPr="004342C6" w:rsidRDefault="00306ACC" w:rsidP="00306ACC">
            <w:pPr>
              <w:rPr>
                <w:rFonts w:cs="Arial"/>
              </w:rPr>
            </w:pPr>
            <w:r w:rsidRPr="004342C6">
              <w:rPr>
                <w:rFonts w:cs="Arial"/>
              </w:rPr>
              <w:t xml:space="preserve">The system will apply Admin Reason Code S1 on the member who has protected MH </w:t>
            </w:r>
            <w:r w:rsidR="004E59A8" w:rsidRPr="004342C6">
              <w:rPr>
                <w:rFonts w:cs="Arial"/>
              </w:rPr>
              <w:t>coverage,</w:t>
            </w:r>
            <w:r w:rsidRPr="004342C6">
              <w:rPr>
                <w:rFonts w:cs="Arial"/>
              </w:rPr>
              <w:t xml:space="preserve"> but MH coverage of the member will not be denied/Termed until the protection is expired.</w:t>
            </w:r>
          </w:p>
          <w:p w14:paraId="5249A5A5" w14:textId="77777777" w:rsidR="00306ACC" w:rsidRPr="004342C6" w:rsidRDefault="00306ACC" w:rsidP="00306ACC">
            <w:pPr>
              <w:rPr>
                <w:rFonts w:cs="Arial"/>
              </w:rPr>
            </w:pPr>
          </w:p>
          <w:p w14:paraId="6E647AE3" w14:textId="4616EBE6" w:rsidR="00306ACC" w:rsidRPr="004342C6" w:rsidRDefault="00306ACC" w:rsidP="00306ACC">
            <w:pPr>
              <w:rPr>
                <w:rFonts w:cs="Arial"/>
              </w:rPr>
            </w:pPr>
            <w:r w:rsidRPr="004342C6">
              <w:rPr>
                <w:rFonts w:cs="Arial"/>
                <w:b/>
              </w:rPr>
              <w:t>Note:</w:t>
            </w:r>
            <w:r w:rsidRPr="004342C6">
              <w:rPr>
                <w:rFonts w:cs="Arial"/>
              </w:rPr>
              <w:t xml:space="preserve"> The protection here implies both systematically and manually applied</w:t>
            </w:r>
            <w:r w:rsidR="00496FC6">
              <w:rPr>
                <w:rFonts w:cs="Arial"/>
              </w:rPr>
              <w:t xml:space="preserve"> for</w:t>
            </w:r>
            <w:r w:rsidRPr="004342C6">
              <w:rPr>
                <w:rFonts w:cs="Arial"/>
              </w:rPr>
              <w:t xml:space="preserve"> protection. </w:t>
            </w:r>
          </w:p>
          <w:p w14:paraId="1FCB4F67" w14:textId="77777777" w:rsidR="00306ACC" w:rsidRPr="004342C6" w:rsidRDefault="00306ACC" w:rsidP="00306ACC">
            <w:pPr>
              <w:rPr>
                <w:rFonts w:cs="Arial"/>
              </w:rPr>
            </w:pPr>
          </w:p>
          <w:p w14:paraId="55B1DC7D" w14:textId="7864A1A1" w:rsidR="00306ACC" w:rsidRPr="004342C6" w:rsidRDefault="00306ACC" w:rsidP="00306ACC">
            <w:pPr>
              <w:rPr>
                <w:rFonts w:cs="Arial"/>
              </w:rPr>
            </w:pPr>
            <w:r w:rsidRPr="004342C6">
              <w:rPr>
                <w:rFonts w:cs="Arial"/>
              </w:rPr>
              <w:t>For example, consider a member who is given 40 aid-category through override protection. The member passes 65 age out criteria</w:t>
            </w:r>
            <w:r w:rsidR="00496FC6">
              <w:rPr>
                <w:rFonts w:cs="Arial"/>
              </w:rPr>
              <w:t>,</w:t>
            </w:r>
            <w:r w:rsidRPr="004342C6">
              <w:rPr>
                <w:rFonts w:cs="Arial"/>
              </w:rPr>
              <w:t xml:space="preserve"> and the system applies S1 on the protected member through program determination. The member will remain eligible for the same MH aid category – 40 even when S1 is applied.</w:t>
            </w:r>
          </w:p>
          <w:p w14:paraId="6927E710" w14:textId="18398AAA" w:rsidR="00306ACC" w:rsidRPr="004342C6" w:rsidRDefault="00306ACC" w:rsidP="000C674F">
            <w:pPr>
              <w:rPr>
                <w:rFonts w:cs="Arial"/>
                <w:lang w:eastAsia="en-IN"/>
              </w:rPr>
            </w:pPr>
            <w:r w:rsidRPr="004342C6">
              <w:rPr>
                <w:rFonts w:cs="Arial"/>
              </w:rPr>
              <w:t xml:space="preserve">The system behavior </w:t>
            </w:r>
            <w:r w:rsidR="00496FC6">
              <w:rPr>
                <w:rFonts w:cs="Arial"/>
              </w:rPr>
              <w:t>would be</w:t>
            </w:r>
            <w:r w:rsidRPr="004342C6">
              <w:rPr>
                <w:rFonts w:cs="Arial"/>
              </w:rPr>
              <w:t xml:space="preserve"> </w:t>
            </w:r>
            <w:r w:rsidR="00496FC6">
              <w:rPr>
                <w:rFonts w:cs="Arial"/>
              </w:rPr>
              <w:t xml:space="preserve">the </w:t>
            </w:r>
            <w:r w:rsidRPr="004342C6">
              <w:rPr>
                <w:rFonts w:cs="Arial"/>
              </w:rPr>
              <w:t>same if S1 w</w:t>
            </w:r>
            <w:r w:rsidR="00496FC6">
              <w:rPr>
                <w:rFonts w:cs="Arial"/>
              </w:rPr>
              <w:t>ere</w:t>
            </w:r>
            <w:r w:rsidRPr="004342C6">
              <w:rPr>
                <w:rFonts w:cs="Arial"/>
              </w:rPr>
              <w:t xml:space="preserve"> applied </w:t>
            </w:r>
            <w:r w:rsidR="00496FC6">
              <w:rPr>
                <w:rFonts w:cs="Arial"/>
              </w:rPr>
              <w:t>to</w:t>
            </w:r>
            <w:r w:rsidRPr="004342C6">
              <w:rPr>
                <w:rFonts w:cs="Arial"/>
              </w:rPr>
              <w:t xml:space="preserve"> this member through </w:t>
            </w:r>
            <w:r w:rsidR="00496FC6">
              <w:rPr>
                <w:rFonts w:cs="Arial"/>
              </w:rPr>
              <w:t xml:space="preserve">the </w:t>
            </w:r>
            <w:r w:rsidRPr="004342C6">
              <w:rPr>
                <w:rFonts w:cs="Arial"/>
              </w:rPr>
              <w:t xml:space="preserve">Admin Closure BO function. The member will still be eligible for </w:t>
            </w:r>
            <w:r w:rsidR="00496FC6">
              <w:rPr>
                <w:rFonts w:cs="Arial"/>
              </w:rPr>
              <w:t xml:space="preserve">the </w:t>
            </w:r>
            <w:r w:rsidRPr="004342C6">
              <w:rPr>
                <w:rFonts w:cs="Arial"/>
              </w:rPr>
              <w:t xml:space="preserve">MH aid category - 40. </w:t>
            </w:r>
          </w:p>
        </w:tc>
      </w:tr>
      <w:tr w:rsidR="00306ACC" w:rsidRPr="004342C6" w14:paraId="6884ED7F" w14:textId="77777777" w:rsidTr="006543FE">
        <w:trPr>
          <w:trHeight w:val="314"/>
        </w:trPr>
        <w:tc>
          <w:tcPr>
            <w:tcW w:w="2246" w:type="dxa"/>
            <w:shd w:val="clear" w:color="000000" w:fill="FFFFFF"/>
          </w:tcPr>
          <w:p w14:paraId="15CBAD99" w14:textId="1BBBE2EB" w:rsidR="00306ACC" w:rsidRPr="004342C6" w:rsidRDefault="00306ACC" w:rsidP="00306ACC">
            <w:pPr>
              <w:contextualSpacing w:val="0"/>
              <w:jc w:val="center"/>
              <w:rPr>
                <w:rFonts w:eastAsia="Times New Roman" w:cs="Arial"/>
                <w:color w:val="000000"/>
              </w:rPr>
            </w:pPr>
            <w:r w:rsidRPr="004342C6">
              <w:rPr>
                <w:rFonts w:cs="Arial"/>
              </w:rPr>
              <w:t>CR448.FR.02.05</w:t>
            </w:r>
          </w:p>
        </w:tc>
        <w:tc>
          <w:tcPr>
            <w:tcW w:w="7024" w:type="dxa"/>
            <w:shd w:val="clear" w:color="000000" w:fill="FFFFFF"/>
          </w:tcPr>
          <w:p w14:paraId="11FD1A21" w14:textId="43BEEEDB"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use the updated language for the MH Termination notices for Action Reason code S1 as per the latest TSD Version.</w:t>
            </w:r>
          </w:p>
          <w:p w14:paraId="35E025C7" w14:textId="77777777" w:rsidR="00306ACC" w:rsidRPr="004342C6" w:rsidRDefault="00306ACC" w:rsidP="00306ACC">
            <w:pPr>
              <w:rPr>
                <w:rFonts w:cs="Arial"/>
              </w:rPr>
            </w:pPr>
          </w:p>
          <w:p w14:paraId="24659800" w14:textId="1DD283A5" w:rsidR="00306ACC" w:rsidRPr="004342C6" w:rsidRDefault="00306ACC" w:rsidP="000C674F">
            <w:pPr>
              <w:rPr>
                <w:rFonts w:cs="Arial"/>
              </w:rPr>
            </w:pPr>
            <w:r w:rsidRPr="004342C6">
              <w:rPr>
                <w:rFonts w:cs="Arial"/>
                <w:b/>
              </w:rPr>
              <w:t>Note:</w:t>
            </w:r>
            <w:r w:rsidRPr="004342C6">
              <w:rPr>
                <w:rFonts w:cs="Arial"/>
              </w:rPr>
              <w:t xml:space="preserve"> The Notice TSD will be updated with these details.</w:t>
            </w:r>
          </w:p>
        </w:tc>
      </w:tr>
      <w:tr w:rsidR="00306ACC" w:rsidRPr="004342C6" w14:paraId="3ECD5A43" w14:textId="77777777" w:rsidTr="006543FE">
        <w:trPr>
          <w:trHeight w:val="314"/>
        </w:trPr>
        <w:tc>
          <w:tcPr>
            <w:tcW w:w="2246" w:type="dxa"/>
            <w:shd w:val="clear" w:color="000000" w:fill="FFFFFF"/>
          </w:tcPr>
          <w:p w14:paraId="4E981580" w14:textId="56E77FA7" w:rsidR="00306ACC" w:rsidRPr="004342C6" w:rsidRDefault="00306ACC" w:rsidP="00306ACC">
            <w:pPr>
              <w:contextualSpacing w:val="0"/>
              <w:jc w:val="center"/>
              <w:rPr>
                <w:rFonts w:eastAsia="Times New Roman" w:cs="Arial"/>
                <w:color w:val="000000"/>
              </w:rPr>
            </w:pPr>
            <w:r w:rsidRPr="004342C6">
              <w:rPr>
                <w:rFonts w:cs="Arial"/>
              </w:rPr>
              <w:t>CR448.FR.02.06</w:t>
            </w:r>
          </w:p>
        </w:tc>
        <w:tc>
          <w:tcPr>
            <w:tcW w:w="7024" w:type="dxa"/>
            <w:shd w:val="clear" w:color="000000" w:fill="FFFFFF"/>
          </w:tcPr>
          <w:p w14:paraId="0A190755" w14:textId="06683640" w:rsidR="00306ACC" w:rsidRPr="004342C6" w:rsidRDefault="00306ACC" w:rsidP="00306ACC">
            <w:pPr>
              <w:rPr>
                <w:rFonts w:cs="Arial"/>
              </w:rPr>
            </w:pPr>
            <w:r w:rsidRPr="004342C6">
              <w:rPr>
                <w:rFonts w:cs="Arial"/>
              </w:rPr>
              <w:t xml:space="preserve">The system </w:t>
            </w:r>
            <w:r w:rsidR="00547D0F" w:rsidRPr="004342C6">
              <w:rPr>
                <w:rFonts w:cs="Arial"/>
              </w:rPr>
              <w:t xml:space="preserve">shall </w:t>
            </w:r>
            <w:r w:rsidRPr="004342C6">
              <w:rPr>
                <w:rFonts w:cs="Arial"/>
              </w:rPr>
              <w:t>use the updated language for the MH Denial notices for Action Reason code S1 as per the latest TSD Version.</w:t>
            </w:r>
          </w:p>
          <w:p w14:paraId="7D3AFD4D" w14:textId="77777777" w:rsidR="00306ACC" w:rsidRPr="004342C6" w:rsidRDefault="00306ACC" w:rsidP="00306ACC">
            <w:pPr>
              <w:rPr>
                <w:rFonts w:cs="Arial"/>
              </w:rPr>
            </w:pPr>
          </w:p>
          <w:p w14:paraId="5F579A75" w14:textId="301106AB" w:rsidR="00306ACC" w:rsidRPr="004342C6" w:rsidRDefault="00306ACC" w:rsidP="000C674F">
            <w:pPr>
              <w:rPr>
                <w:rFonts w:cs="Arial"/>
              </w:rPr>
            </w:pPr>
            <w:r w:rsidRPr="004342C6">
              <w:rPr>
                <w:rFonts w:cs="Arial"/>
                <w:b/>
              </w:rPr>
              <w:t>Note:</w:t>
            </w:r>
            <w:r w:rsidRPr="004342C6">
              <w:rPr>
                <w:rFonts w:cs="Arial"/>
              </w:rPr>
              <w:t xml:space="preserve"> The Notice TSD will be updated with these details.</w:t>
            </w:r>
          </w:p>
        </w:tc>
      </w:tr>
      <w:tr w:rsidR="00306ACC" w:rsidRPr="004342C6" w14:paraId="058808B2" w14:textId="77777777" w:rsidTr="006543FE">
        <w:trPr>
          <w:trHeight w:val="314"/>
        </w:trPr>
        <w:tc>
          <w:tcPr>
            <w:tcW w:w="2246" w:type="dxa"/>
            <w:shd w:val="clear" w:color="000000" w:fill="FFFFFF"/>
          </w:tcPr>
          <w:p w14:paraId="670C9B6C" w14:textId="227461A7" w:rsidR="00306ACC" w:rsidRPr="004342C6" w:rsidRDefault="00306ACC" w:rsidP="00306ACC">
            <w:pPr>
              <w:contextualSpacing w:val="0"/>
              <w:rPr>
                <w:rFonts w:eastAsia="Times New Roman" w:cs="Arial"/>
                <w:color w:val="000000"/>
              </w:rPr>
            </w:pPr>
            <w:r w:rsidRPr="004342C6">
              <w:rPr>
                <w:rFonts w:cs="Arial"/>
              </w:rPr>
              <w:t>CR448.FR.02.07</w:t>
            </w:r>
          </w:p>
        </w:tc>
        <w:tc>
          <w:tcPr>
            <w:tcW w:w="7024" w:type="dxa"/>
            <w:shd w:val="clear" w:color="000000" w:fill="FFFFFF"/>
          </w:tcPr>
          <w:p w14:paraId="65D30095" w14:textId="237F781A"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use the existing PD rules if the Non-ESI MEC call (Medicare Eligibility) fails</w:t>
            </w:r>
            <w:r w:rsidR="00496FC6">
              <w:rPr>
                <w:rFonts w:cs="Arial"/>
              </w:rPr>
              <w:t>,</w:t>
            </w:r>
            <w:r w:rsidRPr="004342C6">
              <w:rPr>
                <w:rFonts w:cs="Arial"/>
              </w:rPr>
              <w:t xml:space="preserve"> and a</w:t>
            </w:r>
            <w:r w:rsidR="00496FC6">
              <w:rPr>
                <w:rFonts w:cs="Arial"/>
              </w:rPr>
              <w:t>n</w:t>
            </w:r>
            <w:r w:rsidRPr="004342C6">
              <w:rPr>
                <w:rFonts w:cs="Arial"/>
              </w:rPr>
              <w:t xml:space="preserve"> HX or HE error code is received for the member during program determination </w:t>
            </w:r>
            <w:r w:rsidR="00496FC6">
              <w:rPr>
                <w:rFonts w:cs="Arial"/>
              </w:rPr>
              <w:t>before</w:t>
            </w:r>
            <w:r w:rsidRPr="004342C6">
              <w:rPr>
                <w:rFonts w:cs="Arial"/>
              </w:rPr>
              <w:t xml:space="preserve"> </w:t>
            </w:r>
            <w:r w:rsidR="00496FC6">
              <w:rPr>
                <w:rFonts w:cs="Arial"/>
              </w:rPr>
              <w:t xml:space="preserve">the </w:t>
            </w:r>
            <w:r w:rsidRPr="004342C6">
              <w:rPr>
                <w:rFonts w:cs="Arial"/>
              </w:rPr>
              <w:t>65</w:t>
            </w:r>
            <w:r w:rsidRPr="004342C6">
              <w:rPr>
                <w:rFonts w:cs="Arial"/>
                <w:vertAlign w:val="superscript"/>
              </w:rPr>
              <w:t>th</w:t>
            </w:r>
            <w:r w:rsidRPr="004342C6">
              <w:rPr>
                <w:rFonts w:cs="Arial"/>
              </w:rPr>
              <w:t xml:space="preserve"> Birthday of the member.</w:t>
            </w:r>
          </w:p>
          <w:p w14:paraId="6ACA47D1" w14:textId="77777777" w:rsidR="00306ACC" w:rsidRPr="004342C6" w:rsidRDefault="00306ACC" w:rsidP="00306ACC">
            <w:pPr>
              <w:rPr>
                <w:rFonts w:cs="Arial"/>
              </w:rPr>
            </w:pPr>
          </w:p>
          <w:p w14:paraId="6D320825" w14:textId="7D38051F" w:rsidR="00306ACC" w:rsidRPr="004342C6" w:rsidRDefault="00306ACC" w:rsidP="00306ACC">
            <w:pPr>
              <w:rPr>
                <w:rFonts w:cs="Arial"/>
                <w:b/>
              </w:rPr>
            </w:pPr>
            <w:r w:rsidRPr="004342C6">
              <w:rPr>
                <w:rFonts w:cs="Arial"/>
                <w:b/>
              </w:rPr>
              <w:t>Note</w:t>
            </w:r>
            <w:r w:rsidR="00496FC6">
              <w:rPr>
                <w:rFonts w:cs="Arial"/>
                <w:b/>
              </w:rPr>
              <w:t>s</w:t>
            </w:r>
            <w:r w:rsidRPr="004342C6">
              <w:rPr>
                <w:rFonts w:cs="Arial"/>
                <w:b/>
              </w:rPr>
              <w:t>:</w:t>
            </w:r>
          </w:p>
          <w:p w14:paraId="336F70F3" w14:textId="77B878F4" w:rsidR="00306ACC" w:rsidRPr="004342C6" w:rsidRDefault="00306ACC" w:rsidP="00F725DA">
            <w:pPr>
              <w:pStyle w:val="ListParagraph"/>
              <w:numPr>
                <w:ilvl w:val="0"/>
                <w:numId w:val="120"/>
              </w:numPr>
              <w:rPr>
                <w:rFonts w:cs="Arial"/>
              </w:rPr>
            </w:pPr>
            <w:r w:rsidRPr="004342C6">
              <w:rPr>
                <w:rFonts w:cs="Arial"/>
              </w:rPr>
              <w:t xml:space="preserve">If </w:t>
            </w:r>
            <w:r w:rsidR="00496FC6">
              <w:rPr>
                <w:rFonts w:cs="Arial"/>
              </w:rPr>
              <w:t xml:space="preserve">the </w:t>
            </w:r>
            <w:r w:rsidRPr="004342C6">
              <w:rPr>
                <w:rFonts w:cs="Arial"/>
              </w:rPr>
              <w:t>HX error encountered</w:t>
            </w:r>
            <w:r w:rsidR="00496FC6">
              <w:rPr>
                <w:rFonts w:cs="Arial"/>
              </w:rPr>
              <w:t>,</w:t>
            </w:r>
            <w:r w:rsidRPr="004342C6">
              <w:rPr>
                <w:rFonts w:cs="Arial"/>
              </w:rPr>
              <w:t xml:space="preserve"> the system w</w:t>
            </w:r>
            <w:r w:rsidR="00496FC6">
              <w:rPr>
                <w:rFonts w:cs="Arial"/>
              </w:rPr>
              <w:t>ould</w:t>
            </w:r>
            <w:r w:rsidRPr="004342C6">
              <w:rPr>
                <w:rFonts w:cs="Arial"/>
              </w:rPr>
              <w:t xml:space="preserve"> not determine eligibility. </w:t>
            </w:r>
          </w:p>
          <w:p w14:paraId="23296157" w14:textId="0B852BEC" w:rsidR="00306ACC" w:rsidRPr="004342C6" w:rsidRDefault="00306ACC" w:rsidP="00F725DA">
            <w:pPr>
              <w:pStyle w:val="ListParagraph"/>
              <w:numPr>
                <w:ilvl w:val="0"/>
                <w:numId w:val="120"/>
              </w:numPr>
              <w:rPr>
                <w:rFonts w:cs="Arial"/>
                <w:noProof/>
              </w:rPr>
            </w:pPr>
            <w:r w:rsidRPr="004342C6">
              <w:rPr>
                <w:rFonts w:cs="Arial"/>
              </w:rPr>
              <w:t>If HE error encountered, the system w</w:t>
            </w:r>
            <w:r w:rsidR="00496FC6">
              <w:rPr>
                <w:rFonts w:cs="Arial"/>
              </w:rPr>
              <w:t>ould</w:t>
            </w:r>
            <w:r w:rsidRPr="004342C6">
              <w:rPr>
                <w:rFonts w:cs="Arial"/>
              </w:rPr>
              <w:t xml:space="preserve"> use the self-attested Medicare information to determine eligibility. In this case</w:t>
            </w:r>
            <w:r w:rsidR="00496FC6">
              <w:rPr>
                <w:rFonts w:cs="Arial"/>
              </w:rPr>
              <w:t>,</w:t>
            </w:r>
            <w:r w:rsidRPr="004342C6">
              <w:rPr>
                <w:rFonts w:cs="Arial"/>
              </w:rPr>
              <w:t xml:space="preserve"> the system will not consider the Hub data (if available from previous Non ESI MEC call) and use only self-attested data for Medicare for eligibility determination.</w:t>
            </w:r>
            <w:r w:rsidRPr="004342C6">
              <w:rPr>
                <w:rFonts w:cs="Arial"/>
                <w:b/>
              </w:rPr>
              <w:t xml:space="preserve"> </w:t>
            </w:r>
          </w:p>
        </w:tc>
      </w:tr>
      <w:tr w:rsidR="00306ACC" w:rsidRPr="004342C6" w14:paraId="3828EA78" w14:textId="77777777" w:rsidTr="006543FE">
        <w:trPr>
          <w:trHeight w:val="314"/>
        </w:trPr>
        <w:tc>
          <w:tcPr>
            <w:tcW w:w="2246" w:type="dxa"/>
            <w:shd w:val="clear" w:color="000000" w:fill="FFFFFF"/>
          </w:tcPr>
          <w:p w14:paraId="49A72266" w14:textId="46959023" w:rsidR="00306ACC" w:rsidRPr="004342C6" w:rsidRDefault="00306ACC" w:rsidP="00306ACC">
            <w:pPr>
              <w:contextualSpacing w:val="0"/>
              <w:rPr>
                <w:rFonts w:cs="Arial"/>
              </w:rPr>
            </w:pPr>
            <w:r w:rsidRPr="004342C6">
              <w:rPr>
                <w:rFonts w:cs="Arial"/>
              </w:rPr>
              <w:t>CR448.FR.02.08</w:t>
            </w:r>
          </w:p>
        </w:tc>
        <w:tc>
          <w:tcPr>
            <w:tcW w:w="7024" w:type="dxa"/>
            <w:shd w:val="clear" w:color="000000" w:fill="FFFFFF"/>
          </w:tcPr>
          <w:p w14:paraId="2BDF7F71" w14:textId="0EF2A294" w:rsidR="00306ACC" w:rsidRPr="004342C6" w:rsidRDefault="00306ACC" w:rsidP="00496FC6">
            <w:pPr>
              <w:rPr>
                <w:rFonts w:cs="Arial"/>
              </w:rPr>
            </w:pPr>
            <w:r w:rsidRPr="004342C6">
              <w:rPr>
                <w:rFonts w:cs="Arial"/>
              </w:rPr>
              <w:t xml:space="preserve">The system </w:t>
            </w:r>
            <w:r w:rsidR="00547D0F" w:rsidRPr="004342C6">
              <w:rPr>
                <w:rFonts w:cs="Arial"/>
              </w:rPr>
              <w:t>shall</w:t>
            </w:r>
            <w:r w:rsidRPr="004342C6">
              <w:rPr>
                <w:rFonts w:cs="Arial"/>
              </w:rPr>
              <w:t xml:space="preserve"> use the existing PD rules if </w:t>
            </w:r>
            <w:r w:rsidRPr="004342C6">
              <w:rPr>
                <w:rFonts w:cs="Arial"/>
                <w:color w:val="060808" w:themeColor="text1"/>
              </w:rPr>
              <w:t>Public MEC call (MMIS call) made during program determination</w:t>
            </w:r>
            <w:r w:rsidRPr="004342C6" w:rsidDel="000D5A96">
              <w:rPr>
                <w:rFonts w:cs="Arial"/>
              </w:rPr>
              <w:t xml:space="preserve"> </w:t>
            </w:r>
            <w:r w:rsidRPr="004342C6">
              <w:rPr>
                <w:rFonts w:cs="Arial"/>
              </w:rPr>
              <w:t>fails.</w:t>
            </w:r>
          </w:p>
        </w:tc>
      </w:tr>
      <w:tr w:rsidR="00306ACC" w:rsidRPr="004342C6" w14:paraId="45860333" w14:textId="77777777" w:rsidTr="006543FE">
        <w:trPr>
          <w:trHeight w:val="314"/>
        </w:trPr>
        <w:tc>
          <w:tcPr>
            <w:tcW w:w="2246" w:type="dxa"/>
            <w:shd w:val="clear" w:color="000000" w:fill="FFFFFF"/>
          </w:tcPr>
          <w:p w14:paraId="14B7BDF6" w14:textId="6711409C" w:rsidR="00306ACC" w:rsidRPr="004342C6" w:rsidRDefault="00306ACC" w:rsidP="00306ACC">
            <w:pPr>
              <w:contextualSpacing w:val="0"/>
              <w:rPr>
                <w:rFonts w:cs="Arial"/>
              </w:rPr>
            </w:pPr>
            <w:r w:rsidRPr="004342C6">
              <w:rPr>
                <w:rFonts w:cs="Arial"/>
              </w:rPr>
              <w:t>CR448.FR.02.09</w:t>
            </w:r>
          </w:p>
        </w:tc>
        <w:tc>
          <w:tcPr>
            <w:tcW w:w="7024" w:type="dxa"/>
            <w:shd w:val="clear" w:color="000000" w:fill="FFFFFF"/>
          </w:tcPr>
          <w:p w14:paraId="1BE88BE6" w14:textId="38C6D417"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systematically remove Admin Reason code ‘S1’ during a program determination when both the below conditions are true, </w:t>
            </w:r>
          </w:p>
          <w:p w14:paraId="434BA742" w14:textId="77777777" w:rsidR="00306ACC" w:rsidRPr="004342C6" w:rsidRDefault="00306ACC" w:rsidP="00F725DA">
            <w:pPr>
              <w:pStyle w:val="ListParagraph"/>
              <w:numPr>
                <w:ilvl w:val="0"/>
                <w:numId w:val="126"/>
              </w:numPr>
              <w:rPr>
                <w:rFonts w:cs="Arial"/>
              </w:rPr>
            </w:pPr>
            <w:r w:rsidRPr="004342C6">
              <w:rPr>
                <w:rFonts w:cs="Arial"/>
              </w:rPr>
              <w:t>Admin Reason code ‘S1’ was systematically applied.</w:t>
            </w:r>
          </w:p>
          <w:p w14:paraId="485C6B5D" w14:textId="77777777" w:rsidR="00306ACC" w:rsidRPr="004342C6" w:rsidRDefault="00306ACC" w:rsidP="00F725DA">
            <w:pPr>
              <w:pStyle w:val="ListParagraph"/>
              <w:numPr>
                <w:ilvl w:val="0"/>
                <w:numId w:val="126"/>
              </w:numPr>
              <w:rPr>
                <w:rFonts w:cs="Arial"/>
              </w:rPr>
            </w:pPr>
            <w:r w:rsidRPr="004342C6">
              <w:rPr>
                <w:rFonts w:cs="Arial"/>
              </w:rPr>
              <w:t xml:space="preserve">The member does not meet the “MH Aging out 65” criteria during the current program determination. </w:t>
            </w:r>
          </w:p>
          <w:p w14:paraId="5EB37D2C" w14:textId="77777777" w:rsidR="00496FC6" w:rsidRDefault="00496FC6" w:rsidP="00306ACC">
            <w:pPr>
              <w:rPr>
                <w:rFonts w:cs="Arial"/>
                <w:b/>
              </w:rPr>
            </w:pPr>
          </w:p>
          <w:p w14:paraId="12443694" w14:textId="0D53B0D4" w:rsidR="00306ACC" w:rsidRPr="004342C6" w:rsidRDefault="00306ACC" w:rsidP="00306ACC">
            <w:pPr>
              <w:rPr>
                <w:rFonts w:cs="Arial"/>
              </w:rPr>
            </w:pPr>
            <w:r w:rsidRPr="004342C6">
              <w:rPr>
                <w:rFonts w:cs="Arial"/>
                <w:b/>
              </w:rPr>
              <w:t>Example 1:</w:t>
            </w:r>
          </w:p>
          <w:p w14:paraId="5DEE92DF" w14:textId="3BF49856" w:rsidR="00306ACC" w:rsidRPr="004342C6" w:rsidRDefault="00306ACC" w:rsidP="00F725DA">
            <w:pPr>
              <w:pStyle w:val="ListParagraph"/>
              <w:numPr>
                <w:ilvl w:val="1"/>
                <w:numId w:val="121"/>
              </w:numPr>
              <w:rPr>
                <w:rFonts w:cs="Arial"/>
              </w:rPr>
            </w:pPr>
            <w:r w:rsidRPr="004342C6">
              <w:rPr>
                <w:rFonts w:cs="Arial"/>
              </w:rPr>
              <w:t>Consider an application with a member (say John) turning 65 on 15</w:t>
            </w:r>
            <w:r w:rsidRPr="004342C6">
              <w:rPr>
                <w:rFonts w:cs="Arial"/>
                <w:vertAlign w:val="superscript"/>
              </w:rPr>
              <w:t>th</w:t>
            </w:r>
            <w:r w:rsidRPr="004342C6">
              <w:rPr>
                <w:rFonts w:cs="Arial"/>
              </w:rPr>
              <w:t xml:space="preserve"> February. The “MH Aging Out 65” </w:t>
            </w:r>
            <w:r w:rsidRPr="004342C6">
              <w:rPr>
                <w:rFonts w:cs="Arial"/>
              </w:rPr>
              <w:lastRenderedPageBreak/>
              <w:t xml:space="preserve">batch (‘14 days </w:t>
            </w:r>
            <w:r w:rsidR="00496FC6">
              <w:rPr>
                <w:rFonts w:cs="Arial"/>
              </w:rPr>
              <w:t>before</w:t>
            </w:r>
            <w:r w:rsidRPr="004342C6">
              <w:rPr>
                <w:rFonts w:cs="Arial"/>
              </w:rPr>
              <w:t xml:space="preserve"> 65th Birthday’) executed on </w:t>
            </w:r>
            <w:r w:rsidR="00496FC6">
              <w:rPr>
                <w:rFonts w:cs="Arial"/>
              </w:rPr>
              <w:t xml:space="preserve">the </w:t>
            </w:r>
            <w:r w:rsidRPr="004342C6">
              <w:rPr>
                <w:rFonts w:cs="Arial"/>
              </w:rPr>
              <w:t>1</w:t>
            </w:r>
            <w:r w:rsidRPr="004342C6">
              <w:rPr>
                <w:rFonts w:cs="Arial"/>
                <w:vertAlign w:val="superscript"/>
              </w:rPr>
              <w:t>st</w:t>
            </w:r>
            <w:r w:rsidRPr="004342C6">
              <w:rPr>
                <w:rFonts w:cs="Arial"/>
              </w:rPr>
              <w:t xml:space="preserve"> of Feb picked this application to re-determine eligibility. </w:t>
            </w:r>
          </w:p>
          <w:p w14:paraId="24855D50" w14:textId="60BBEB0D" w:rsidR="00306ACC" w:rsidRPr="004342C6" w:rsidRDefault="00306ACC" w:rsidP="00F725DA">
            <w:pPr>
              <w:pStyle w:val="ListParagraph"/>
              <w:numPr>
                <w:ilvl w:val="1"/>
                <w:numId w:val="121"/>
              </w:numPr>
              <w:rPr>
                <w:rFonts w:cs="Arial"/>
              </w:rPr>
            </w:pPr>
            <w:r w:rsidRPr="004342C6">
              <w:rPr>
                <w:rFonts w:cs="Arial"/>
              </w:rPr>
              <w:t xml:space="preserve">John meets the criteria for </w:t>
            </w:r>
            <w:r w:rsidR="00496FC6">
              <w:rPr>
                <w:rFonts w:cs="Arial"/>
              </w:rPr>
              <w:t xml:space="preserve">the </w:t>
            </w:r>
            <w:r w:rsidRPr="004342C6">
              <w:rPr>
                <w:rFonts w:cs="Arial"/>
              </w:rPr>
              <w:t>“MH Aging Out 65” batch</w:t>
            </w:r>
            <w:r w:rsidR="00496FC6">
              <w:rPr>
                <w:rFonts w:cs="Arial"/>
              </w:rPr>
              <w:t>,</w:t>
            </w:r>
            <w:r w:rsidRPr="004342C6">
              <w:rPr>
                <w:rFonts w:cs="Arial"/>
              </w:rPr>
              <w:t xml:space="preserve"> and S1 is systematically applied.</w:t>
            </w:r>
          </w:p>
          <w:p w14:paraId="2B5999E9" w14:textId="2302130A" w:rsidR="00306ACC" w:rsidRPr="004342C6" w:rsidRDefault="00306ACC" w:rsidP="00F725DA">
            <w:pPr>
              <w:pStyle w:val="ListParagraph"/>
              <w:numPr>
                <w:ilvl w:val="1"/>
                <w:numId w:val="121"/>
              </w:numPr>
              <w:rPr>
                <w:rFonts w:cs="Arial"/>
              </w:rPr>
            </w:pPr>
            <w:r w:rsidRPr="004342C6">
              <w:rPr>
                <w:rFonts w:cs="Arial"/>
              </w:rPr>
              <w:t xml:space="preserve">On </w:t>
            </w:r>
            <w:r w:rsidR="00496FC6">
              <w:rPr>
                <w:rFonts w:cs="Arial"/>
              </w:rPr>
              <w:t xml:space="preserve">the </w:t>
            </w:r>
            <w:r w:rsidRPr="004342C6">
              <w:rPr>
                <w:rFonts w:cs="Arial"/>
              </w:rPr>
              <w:t>3</w:t>
            </w:r>
            <w:r w:rsidRPr="004342C6">
              <w:rPr>
                <w:rFonts w:cs="Arial"/>
                <w:vertAlign w:val="superscript"/>
              </w:rPr>
              <w:t>rd</w:t>
            </w:r>
            <w:r w:rsidRPr="004342C6">
              <w:rPr>
                <w:rFonts w:cs="Arial"/>
              </w:rPr>
              <w:t xml:space="preserve"> of Feb</w:t>
            </w:r>
            <w:r w:rsidR="00496FC6">
              <w:rPr>
                <w:rFonts w:cs="Arial"/>
              </w:rPr>
              <w:t>,</w:t>
            </w:r>
            <w:r w:rsidRPr="004342C6">
              <w:rPr>
                <w:rFonts w:cs="Arial"/>
              </w:rPr>
              <w:t xml:space="preserve"> John submit</w:t>
            </w:r>
            <w:r w:rsidR="00496FC6">
              <w:rPr>
                <w:rFonts w:cs="Arial"/>
              </w:rPr>
              <w:t>ted</w:t>
            </w:r>
            <w:r w:rsidRPr="004342C6">
              <w:rPr>
                <w:rFonts w:cs="Arial"/>
              </w:rPr>
              <w:t xml:space="preserve"> a RAC and added a child in the Household. John now becomes a Parent Caretaker in the system.</w:t>
            </w:r>
          </w:p>
          <w:p w14:paraId="27723CF0" w14:textId="77777777" w:rsidR="00306ACC" w:rsidRPr="004342C6" w:rsidRDefault="00306ACC" w:rsidP="00F725DA">
            <w:pPr>
              <w:pStyle w:val="ListParagraph"/>
              <w:numPr>
                <w:ilvl w:val="1"/>
                <w:numId w:val="121"/>
              </w:numPr>
              <w:rPr>
                <w:rFonts w:cs="Arial"/>
              </w:rPr>
            </w:pPr>
            <w:r w:rsidRPr="004342C6">
              <w:rPr>
                <w:rFonts w:cs="Arial"/>
              </w:rPr>
              <w:t xml:space="preserve">The system removes the Admin Reason code ‘S1’ that was applied earlier by the “MH Aging Out 65” batch when the RAC is submitted. </w:t>
            </w:r>
          </w:p>
          <w:p w14:paraId="64988CFD" w14:textId="77777777" w:rsidR="00306ACC" w:rsidRPr="004342C6" w:rsidRDefault="00306ACC" w:rsidP="00F725DA">
            <w:pPr>
              <w:pStyle w:val="ListParagraph"/>
              <w:numPr>
                <w:ilvl w:val="1"/>
                <w:numId w:val="121"/>
              </w:numPr>
              <w:rPr>
                <w:rFonts w:cs="Arial"/>
              </w:rPr>
            </w:pPr>
            <w:r w:rsidRPr="004342C6">
              <w:rPr>
                <w:rFonts w:cs="Arial"/>
              </w:rPr>
              <w:t>John is again eligible for MH now.</w:t>
            </w:r>
          </w:p>
          <w:p w14:paraId="4B65C2E4" w14:textId="77777777" w:rsidR="00306ACC" w:rsidRPr="004342C6" w:rsidRDefault="00306ACC" w:rsidP="00306ACC">
            <w:pPr>
              <w:rPr>
                <w:rFonts w:cs="Arial"/>
                <w:b/>
              </w:rPr>
            </w:pPr>
          </w:p>
          <w:p w14:paraId="19F27DC5" w14:textId="77777777" w:rsidR="00306ACC" w:rsidRPr="004342C6" w:rsidRDefault="00306ACC" w:rsidP="00306ACC">
            <w:pPr>
              <w:rPr>
                <w:rFonts w:cs="Arial"/>
              </w:rPr>
            </w:pPr>
            <w:r w:rsidRPr="004342C6">
              <w:rPr>
                <w:rFonts w:cs="Arial"/>
                <w:b/>
              </w:rPr>
              <w:t>Example 2:</w:t>
            </w:r>
          </w:p>
          <w:p w14:paraId="06CFB959" w14:textId="26D5D7C1" w:rsidR="00306ACC" w:rsidRPr="004342C6" w:rsidRDefault="00306ACC" w:rsidP="00F725DA">
            <w:pPr>
              <w:pStyle w:val="ListParagraph"/>
              <w:numPr>
                <w:ilvl w:val="0"/>
                <w:numId w:val="122"/>
              </w:numPr>
              <w:rPr>
                <w:rFonts w:cs="Arial"/>
              </w:rPr>
            </w:pPr>
            <w:r w:rsidRPr="004342C6">
              <w:rPr>
                <w:rFonts w:cs="Arial"/>
              </w:rPr>
              <w:t>Consider an application with a member (say John) turning 65 on 15</w:t>
            </w:r>
            <w:r w:rsidRPr="004342C6">
              <w:rPr>
                <w:rFonts w:cs="Arial"/>
                <w:vertAlign w:val="superscript"/>
              </w:rPr>
              <w:t>th</w:t>
            </w:r>
            <w:r w:rsidRPr="004342C6">
              <w:rPr>
                <w:rFonts w:cs="Arial"/>
              </w:rPr>
              <w:t xml:space="preserve"> February. The “MH Aging Out 65” batch (‘14 days </w:t>
            </w:r>
            <w:r w:rsidR="00496FC6">
              <w:rPr>
                <w:rFonts w:cs="Arial"/>
              </w:rPr>
              <w:t>before</w:t>
            </w:r>
            <w:r w:rsidRPr="004342C6">
              <w:rPr>
                <w:rFonts w:cs="Arial"/>
              </w:rPr>
              <w:t xml:space="preserve"> 65th Birthday’) executed on </w:t>
            </w:r>
            <w:r w:rsidR="00496FC6">
              <w:rPr>
                <w:rFonts w:cs="Arial"/>
              </w:rPr>
              <w:t xml:space="preserve">the </w:t>
            </w:r>
            <w:r w:rsidRPr="004342C6">
              <w:rPr>
                <w:rFonts w:cs="Arial"/>
              </w:rPr>
              <w:t>1</w:t>
            </w:r>
            <w:r w:rsidRPr="004342C6">
              <w:rPr>
                <w:rFonts w:cs="Arial"/>
                <w:vertAlign w:val="superscript"/>
              </w:rPr>
              <w:t>st</w:t>
            </w:r>
            <w:r w:rsidRPr="004342C6">
              <w:rPr>
                <w:rFonts w:cs="Arial"/>
              </w:rPr>
              <w:t xml:space="preserve"> of Feb picked this application to re-determine eligibility. </w:t>
            </w:r>
          </w:p>
          <w:p w14:paraId="6A064972" w14:textId="63FF8168" w:rsidR="00306ACC" w:rsidRPr="004342C6" w:rsidRDefault="00306ACC" w:rsidP="00F725DA">
            <w:pPr>
              <w:pStyle w:val="ListParagraph"/>
              <w:numPr>
                <w:ilvl w:val="0"/>
                <w:numId w:val="122"/>
              </w:numPr>
              <w:rPr>
                <w:rFonts w:cs="Arial"/>
              </w:rPr>
            </w:pPr>
            <w:r w:rsidRPr="004342C6">
              <w:rPr>
                <w:rFonts w:cs="Arial"/>
              </w:rPr>
              <w:t xml:space="preserve">John meets the criteria for </w:t>
            </w:r>
            <w:r w:rsidR="00496FC6">
              <w:rPr>
                <w:rFonts w:cs="Arial"/>
              </w:rPr>
              <w:t xml:space="preserve">the </w:t>
            </w:r>
            <w:r w:rsidRPr="004342C6">
              <w:rPr>
                <w:rFonts w:cs="Arial"/>
              </w:rPr>
              <w:t>“MH Aging Out 65” batch</w:t>
            </w:r>
            <w:r w:rsidR="00496FC6">
              <w:rPr>
                <w:rFonts w:cs="Arial"/>
              </w:rPr>
              <w:t>,</w:t>
            </w:r>
            <w:r w:rsidRPr="004342C6">
              <w:rPr>
                <w:rFonts w:cs="Arial"/>
              </w:rPr>
              <w:t xml:space="preserve"> and S1 is systematically applied.</w:t>
            </w:r>
          </w:p>
          <w:p w14:paraId="0E3C8A83" w14:textId="5C145BE7" w:rsidR="00306ACC" w:rsidRPr="004342C6" w:rsidRDefault="00306ACC" w:rsidP="00F725DA">
            <w:pPr>
              <w:pStyle w:val="ListParagraph"/>
              <w:numPr>
                <w:ilvl w:val="0"/>
                <w:numId w:val="122"/>
              </w:numPr>
              <w:rPr>
                <w:rFonts w:cs="Arial"/>
              </w:rPr>
            </w:pPr>
            <w:r w:rsidRPr="004342C6">
              <w:rPr>
                <w:rFonts w:cs="Arial"/>
              </w:rPr>
              <w:t>On 3</w:t>
            </w:r>
            <w:r w:rsidRPr="004342C6">
              <w:rPr>
                <w:rFonts w:cs="Arial"/>
                <w:vertAlign w:val="superscript"/>
              </w:rPr>
              <w:t>rd</w:t>
            </w:r>
            <w:r w:rsidRPr="004342C6">
              <w:rPr>
                <w:rFonts w:cs="Arial"/>
              </w:rPr>
              <w:t xml:space="preserve"> of Feb</w:t>
            </w:r>
            <w:r w:rsidR="00496FC6">
              <w:rPr>
                <w:rFonts w:cs="Arial"/>
              </w:rPr>
              <w:t>,</w:t>
            </w:r>
            <w:r w:rsidRPr="004342C6">
              <w:rPr>
                <w:rFonts w:cs="Arial"/>
              </w:rPr>
              <w:t xml:space="preserve"> John submits a RAC and is returned working disabled through MMIS call in PD.</w:t>
            </w:r>
          </w:p>
          <w:p w14:paraId="439A6CE0" w14:textId="77777777" w:rsidR="00306ACC" w:rsidRPr="004342C6" w:rsidRDefault="00306ACC" w:rsidP="00F725DA">
            <w:pPr>
              <w:pStyle w:val="ListParagraph"/>
              <w:numPr>
                <w:ilvl w:val="0"/>
                <w:numId w:val="122"/>
              </w:numPr>
              <w:rPr>
                <w:rFonts w:cs="Arial"/>
              </w:rPr>
            </w:pPr>
            <w:r w:rsidRPr="004342C6">
              <w:rPr>
                <w:rFonts w:cs="Arial"/>
              </w:rPr>
              <w:t>The system removes the Admin Reason code ‘S1’ that was applied earlier by the “MH Aging Out 65” batch when the RAC is submitted.</w:t>
            </w:r>
          </w:p>
          <w:p w14:paraId="164FAA70" w14:textId="77777777" w:rsidR="00306ACC" w:rsidRPr="004342C6" w:rsidRDefault="00306ACC" w:rsidP="00306ACC">
            <w:pPr>
              <w:pStyle w:val="ListParagraph"/>
              <w:ind w:left="1530"/>
              <w:rPr>
                <w:rFonts w:cs="Arial"/>
              </w:rPr>
            </w:pPr>
          </w:p>
          <w:p w14:paraId="094A5518" w14:textId="77777777" w:rsidR="00306ACC" w:rsidRPr="004342C6" w:rsidRDefault="00306ACC" w:rsidP="00306ACC">
            <w:pPr>
              <w:rPr>
                <w:rFonts w:cs="Arial"/>
              </w:rPr>
            </w:pPr>
            <w:r w:rsidRPr="004342C6">
              <w:rPr>
                <w:rFonts w:cs="Arial"/>
                <w:b/>
              </w:rPr>
              <w:t>Example 3:</w:t>
            </w:r>
          </w:p>
          <w:p w14:paraId="03AF3B5C" w14:textId="44137A69" w:rsidR="00306ACC" w:rsidRPr="004342C6" w:rsidRDefault="00306ACC" w:rsidP="00F725DA">
            <w:pPr>
              <w:pStyle w:val="ListParagraph"/>
              <w:numPr>
                <w:ilvl w:val="0"/>
                <w:numId w:val="123"/>
              </w:numPr>
              <w:rPr>
                <w:rFonts w:cs="Arial"/>
              </w:rPr>
            </w:pPr>
            <w:r w:rsidRPr="004342C6">
              <w:rPr>
                <w:rFonts w:cs="Arial"/>
              </w:rPr>
              <w:t>Consider an application with a member (say John) already over 65 years in age. The “MH Aging Out 65” batch executed for the first time</w:t>
            </w:r>
            <w:r w:rsidR="00496FC6">
              <w:rPr>
                <w:rFonts w:cs="Arial"/>
              </w:rPr>
              <w:t>,</w:t>
            </w:r>
            <w:r w:rsidRPr="004342C6">
              <w:rPr>
                <w:rFonts w:cs="Arial"/>
              </w:rPr>
              <w:t xml:space="preserve"> and this application is picked to re-determine eligibility. </w:t>
            </w:r>
          </w:p>
          <w:p w14:paraId="7484F064" w14:textId="0B4674C9" w:rsidR="00306ACC" w:rsidRPr="004342C6" w:rsidRDefault="00306ACC" w:rsidP="00F725DA">
            <w:pPr>
              <w:pStyle w:val="ListParagraph"/>
              <w:numPr>
                <w:ilvl w:val="0"/>
                <w:numId w:val="123"/>
              </w:numPr>
              <w:rPr>
                <w:rFonts w:cs="Arial"/>
              </w:rPr>
            </w:pPr>
            <w:r w:rsidRPr="004342C6">
              <w:rPr>
                <w:rFonts w:cs="Arial"/>
              </w:rPr>
              <w:t xml:space="preserve">John meets the criteria for </w:t>
            </w:r>
            <w:r w:rsidR="00496FC6">
              <w:rPr>
                <w:rFonts w:cs="Arial"/>
              </w:rPr>
              <w:t xml:space="preserve">the </w:t>
            </w:r>
            <w:r w:rsidRPr="004342C6">
              <w:rPr>
                <w:rFonts w:cs="Arial"/>
              </w:rPr>
              <w:t>“MH Aging Out 65” batch</w:t>
            </w:r>
            <w:r w:rsidR="00496FC6">
              <w:rPr>
                <w:rFonts w:cs="Arial"/>
              </w:rPr>
              <w:t>,</w:t>
            </w:r>
            <w:r w:rsidRPr="004342C6">
              <w:rPr>
                <w:rFonts w:cs="Arial"/>
              </w:rPr>
              <w:t xml:space="preserve"> and S1 is systematically applied.</w:t>
            </w:r>
          </w:p>
          <w:p w14:paraId="2B072078" w14:textId="423D53C3" w:rsidR="00306ACC" w:rsidRPr="004342C6" w:rsidRDefault="00306ACC" w:rsidP="00F725DA">
            <w:pPr>
              <w:pStyle w:val="ListParagraph"/>
              <w:numPr>
                <w:ilvl w:val="0"/>
                <w:numId w:val="123"/>
              </w:numPr>
              <w:rPr>
                <w:rFonts w:cs="Arial"/>
              </w:rPr>
            </w:pPr>
            <w:r w:rsidRPr="004342C6">
              <w:rPr>
                <w:rFonts w:cs="Arial"/>
              </w:rPr>
              <w:t>Later, John submit</w:t>
            </w:r>
            <w:r w:rsidR="00496FC6">
              <w:rPr>
                <w:rFonts w:cs="Arial"/>
              </w:rPr>
              <w:t>ted</w:t>
            </w:r>
            <w:r w:rsidRPr="004342C6">
              <w:rPr>
                <w:rFonts w:cs="Arial"/>
              </w:rPr>
              <w:t xml:space="preserve"> a RAC and added a child in the Household. John now becomes a Parent Caretaker in the system.</w:t>
            </w:r>
          </w:p>
          <w:p w14:paraId="4B75640D" w14:textId="77777777" w:rsidR="00306ACC" w:rsidRPr="004342C6" w:rsidRDefault="00306ACC" w:rsidP="00F725DA">
            <w:pPr>
              <w:pStyle w:val="ListParagraph"/>
              <w:numPr>
                <w:ilvl w:val="0"/>
                <w:numId w:val="123"/>
              </w:numPr>
              <w:rPr>
                <w:rFonts w:cs="Arial"/>
              </w:rPr>
            </w:pPr>
            <w:r w:rsidRPr="004342C6">
              <w:rPr>
                <w:rFonts w:cs="Arial"/>
              </w:rPr>
              <w:t xml:space="preserve">The system removes the Admin Reason code ‘S1’ that was applied earlier by the “MH Aging Out 65” batch when the RAC is submitted. </w:t>
            </w:r>
          </w:p>
          <w:p w14:paraId="718C12FF" w14:textId="77777777" w:rsidR="00306ACC" w:rsidRPr="004342C6" w:rsidRDefault="00306ACC" w:rsidP="00F725DA">
            <w:pPr>
              <w:pStyle w:val="ListParagraph"/>
              <w:numPr>
                <w:ilvl w:val="0"/>
                <w:numId w:val="123"/>
              </w:numPr>
              <w:rPr>
                <w:rFonts w:cs="Arial"/>
              </w:rPr>
            </w:pPr>
            <w:r w:rsidRPr="004342C6">
              <w:rPr>
                <w:rFonts w:cs="Arial"/>
              </w:rPr>
              <w:t>John is again eligible for MH now.</w:t>
            </w:r>
          </w:p>
          <w:p w14:paraId="25C1BD65" w14:textId="77777777" w:rsidR="00306ACC" w:rsidRPr="004342C6" w:rsidRDefault="00306ACC" w:rsidP="00306ACC">
            <w:pPr>
              <w:rPr>
                <w:rFonts w:cs="Arial"/>
              </w:rPr>
            </w:pPr>
          </w:p>
          <w:p w14:paraId="148B8FCE" w14:textId="49FBC71C" w:rsidR="00306ACC" w:rsidRPr="004342C6" w:rsidRDefault="00306ACC" w:rsidP="00306ACC">
            <w:pPr>
              <w:rPr>
                <w:rFonts w:cs="Arial"/>
              </w:rPr>
            </w:pPr>
            <w:r w:rsidRPr="004342C6">
              <w:rPr>
                <w:rFonts w:cs="Arial"/>
                <w:b/>
              </w:rPr>
              <w:t>Note-1:</w:t>
            </w:r>
            <w:r w:rsidRPr="004342C6">
              <w:rPr>
                <w:rFonts w:cs="Arial"/>
              </w:rPr>
              <w:t xml:space="preserve"> In case the application was once picked by “MH Aging out 65” batch within 14 days </w:t>
            </w:r>
            <w:r w:rsidR="00496FC6">
              <w:rPr>
                <w:rFonts w:cs="Arial"/>
              </w:rPr>
              <w:t>before</w:t>
            </w:r>
            <w:r w:rsidRPr="004342C6">
              <w:rPr>
                <w:rFonts w:cs="Arial"/>
              </w:rPr>
              <w:t xml:space="preserve"> 65</w:t>
            </w:r>
            <w:r w:rsidRPr="004342C6">
              <w:rPr>
                <w:rFonts w:cs="Arial"/>
                <w:vertAlign w:val="superscript"/>
              </w:rPr>
              <w:t>th</w:t>
            </w:r>
            <w:r w:rsidRPr="004342C6">
              <w:rPr>
                <w:rFonts w:cs="Arial"/>
              </w:rPr>
              <w:t xml:space="preserve"> birthday</w:t>
            </w:r>
            <w:r w:rsidR="00496FC6">
              <w:rPr>
                <w:rFonts w:cs="Arial"/>
              </w:rPr>
              <w:t>,</w:t>
            </w:r>
            <w:r w:rsidRPr="004342C6">
              <w:rPr>
                <w:rFonts w:cs="Arial"/>
              </w:rPr>
              <w:t xml:space="preserve"> and S1 was applied, but later S1 was removed systematically (before the 65</w:t>
            </w:r>
            <w:r w:rsidRPr="004342C6">
              <w:rPr>
                <w:rFonts w:cs="Arial"/>
                <w:vertAlign w:val="superscript"/>
              </w:rPr>
              <w:t>th</w:t>
            </w:r>
            <w:r w:rsidRPr="004342C6">
              <w:rPr>
                <w:rFonts w:cs="Arial"/>
              </w:rPr>
              <w:t xml:space="preserve"> birthday), the system will not pick the application for the same member during 14 days </w:t>
            </w:r>
            <w:r w:rsidR="00496FC6">
              <w:rPr>
                <w:rFonts w:cs="Arial"/>
              </w:rPr>
              <w:t>before</w:t>
            </w:r>
            <w:r w:rsidRPr="004342C6">
              <w:rPr>
                <w:rFonts w:cs="Arial"/>
              </w:rPr>
              <w:t xml:space="preserve"> 65</w:t>
            </w:r>
            <w:r w:rsidRPr="004342C6">
              <w:rPr>
                <w:rFonts w:cs="Arial"/>
                <w:vertAlign w:val="superscript"/>
              </w:rPr>
              <w:t>th</w:t>
            </w:r>
            <w:r w:rsidRPr="004342C6">
              <w:rPr>
                <w:rFonts w:cs="Arial"/>
              </w:rPr>
              <w:t xml:space="preserve"> Birthday. However, the application will again be </w:t>
            </w:r>
            <w:r w:rsidRPr="004342C6">
              <w:rPr>
                <w:rFonts w:cs="Arial"/>
              </w:rPr>
              <w:lastRenderedPageBreak/>
              <w:t>picked by the “MH Aging Out 65” batch running on or after the 65</w:t>
            </w:r>
            <w:r w:rsidRPr="004342C6">
              <w:rPr>
                <w:rFonts w:cs="Arial"/>
                <w:vertAlign w:val="superscript"/>
              </w:rPr>
              <w:t>th</w:t>
            </w:r>
            <w:r w:rsidRPr="004342C6">
              <w:rPr>
                <w:rFonts w:cs="Arial"/>
              </w:rPr>
              <w:t xml:space="preserve"> birthday if the member still meets </w:t>
            </w:r>
            <w:r w:rsidR="00496FC6">
              <w:rPr>
                <w:rFonts w:cs="Arial"/>
              </w:rPr>
              <w:t xml:space="preserve">the </w:t>
            </w:r>
            <w:r w:rsidRPr="004342C6">
              <w:rPr>
                <w:rFonts w:cs="Arial"/>
              </w:rPr>
              <w:t>“MH Aging out 65” criteria.</w:t>
            </w:r>
          </w:p>
          <w:p w14:paraId="49188995" w14:textId="77777777" w:rsidR="00306ACC" w:rsidRPr="004342C6" w:rsidRDefault="00306ACC" w:rsidP="00306ACC">
            <w:pPr>
              <w:rPr>
                <w:rFonts w:cs="Arial"/>
                <w:b/>
              </w:rPr>
            </w:pPr>
          </w:p>
          <w:p w14:paraId="4D62F85D" w14:textId="77777777" w:rsidR="00306ACC" w:rsidRPr="004342C6" w:rsidRDefault="00306ACC" w:rsidP="00306ACC">
            <w:pPr>
              <w:rPr>
                <w:rFonts w:cs="Arial"/>
              </w:rPr>
            </w:pPr>
            <w:r w:rsidRPr="004342C6">
              <w:rPr>
                <w:rFonts w:cs="Arial"/>
                <w:b/>
              </w:rPr>
              <w:t>Example for Note 1:</w:t>
            </w:r>
          </w:p>
          <w:p w14:paraId="68DEDC74" w14:textId="2A5C84BC" w:rsidR="00306ACC" w:rsidRPr="004342C6" w:rsidRDefault="00306ACC" w:rsidP="00F725DA">
            <w:pPr>
              <w:pStyle w:val="ListParagraph"/>
              <w:numPr>
                <w:ilvl w:val="0"/>
                <w:numId w:val="124"/>
              </w:numPr>
              <w:rPr>
                <w:rFonts w:cs="Arial"/>
              </w:rPr>
            </w:pPr>
            <w:r w:rsidRPr="004342C6">
              <w:rPr>
                <w:rFonts w:cs="Arial"/>
              </w:rPr>
              <w:t>Consider an application with a member (say John) turning 65 on 15</w:t>
            </w:r>
            <w:r w:rsidRPr="004342C6">
              <w:rPr>
                <w:rFonts w:cs="Arial"/>
                <w:vertAlign w:val="superscript"/>
              </w:rPr>
              <w:t>th</w:t>
            </w:r>
            <w:r w:rsidRPr="004342C6">
              <w:rPr>
                <w:rFonts w:cs="Arial"/>
              </w:rPr>
              <w:t xml:space="preserve"> February. The “MH Aging Out 65” batch (‘14 days </w:t>
            </w:r>
            <w:r w:rsidR="00496FC6">
              <w:rPr>
                <w:rFonts w:cs="Arial"/>
              </w:rPr>
              <w:t>before</w:t>
            </w:r>
            <w:r w:rsidRPr="004342C6">
              <w:rPr>
                <w:rFonts w:cs="Arial"/>
              </w:rPr>
              <w:t xml:space="preserve"> 65th Birthday’) executed on </w:t>
            </w:r>
            <w:r w:rsidR="00496FC6">
              <w:rPr>
                <w:rFonts w:cs="Arial"/>
              </w:rPr>
              <w:t xml:space="preserve">the </w:t>
            </w:r>
            <w:r w:rsidRPr="004342C6">
              <w:rPr>
                <w:rFonts w:cs="Arial"/>
              </w:rPr>
              <w:t>1</w:t>
            </w:r>
            <w:r w:rsidRPr="004342C6">
              <w:rPr>
                <w:rFonts w:cs="Arial"/>
                <w:vertAlign w:val="superscript"/>
              </w:rPr>
              <w:t>st</w:t>
            </w:r>
            <w:r w:rsidRPr="004342C6">
              <w:rPr>
                <w:rFonts w:cs="Arial"/>
              </w:rPr>
              <w:t xml:space="preserve"> of Feb picked this application to re-determine eligibility. </w:t>
            </w:r>
          </w:p>
          <w:p w14:paraId="48BC31B8" w14:textId="19E9B9ED" w:rsidR="00306ACC" w:rsidRPr="004342C6" w:rsidRDefault="00306ACC" w:rsidP="00F725DA">
            <w:pPr>
              <w:pStyle w:val="ListParagraph"/>
              <w:numPr>
                <w:ilvl w:val="0"/>
                <w:numId w:val="124"/>
              </w:numPr>
              <w:rPr>
                <w:rFonts w:cs="Arial"/>
              </w:rPr>
            </w:pPr>
            <w:r w:rsidRPr="004342C6">
              <w:rPr>
                <w:rFonts w:cs="Arial"/>
              </w:rPr>
              <w:t xml:space="preserve">John meets the criteria for </w:t>
            </w:r>
            <w:r w:rsidR="00496FC6">
              <w:rPr>
                <w:rFonts w:cs="Arial"/>
              </w:rPr>
              <w:t xml:space="preserve">the </w:t>
            </w:r>
            <w:r w:rsidRPr="004342C6">
              <w:rPr>
                <w:rFonts w:cs="Arial"/>
              </w:rPr>
              <w:t>“MH Aging Out 65” batch</w:t>
            </w:r>
            <w:r w:rsidR="00496FC6">
              <w:rPr>
                <w:rFonts w:cs="Arial"/>
              </w:rPr>
              <w:t>,</w:t>
            </w:r>
            <w:r w:rsidRPr="004342C6">
              <w:rPr>
                <w:rFonts w:cs="Arial"/>
              </w:rPr>
              <w:t xml:space="preserve"> and S1 is systematically applied.</w:t>
            </w:r>
          </w:p>
          <w:p w14:paraId="76CC490A" w14:textId="1B37AA70" w:rsidR="00306ACC" w:rsidRPr="004342C6" w:rsidRDefault="00306ACC" w:rsidP="00F725DA">
            <w:pPr>
              <w:pStyle w:val="ListParagraph"/>
              <w:numPr>
                <w:ilvl w:val="0"/>
                <w:numId w:val="124"/>
              </w:numPr>
              <w:rPr>
                <w:rFonts w:cs="Arial"/>
              </w:rPr>
            </w:pPr>
            <w:r w:rsidRPr="004342C6">
              <w:rPr>
                <w:rFonts w:cs="Arial"/>
              </w:rPr>
              <w:t>On 3</w:t>
            </w:r>
            <w:r w:rsidRPr="004342C6">
              <w:rPr>
                <w:rFonts w:cs="Arial"/>
                <w:vertAlign w:val="superscript"/>
              </w:rPr>
              <w:t>rd</w:t>
            </w:r>
            <w:r w:rsidRPr="004342C6">
              <w:rPr>
                <w:rFonts w:cs="Arial"/>
              </w:rPr>
              <w:t xml:space="preserve"> of Feb</w:t>
            </w:r>
            <w:r w:rsidR="00496FC6">
              <w:rPr>
                <w:rFonts w:cs="Arial"/>
              </w:rPr>
              <w:t>,</w:t>
            </w:r>
            <w:r w:rsidRPr="004342C6">
              <w:rPr>
                <w:rFonts w:cs="Arial"/>
              </w:rPr>
              <w:t xml:space="preserve"> John submit</w:t>
            </w:r>
            <w:r w:rsidR="00496FC6">
              <w:rPr>
                <w:rFonts w:cs="Arial"/>
              </w:rPr>
              <w:t>ted</w:t>
            </w:r>
            <w:r w:rsidRPr="004342C6">
              <w:rPr>
                <w:rFonts w:cs="Arial"/>
              </w:rPr>
              <w:t xml:space="preserve"> a RAC and returned working disabled through MMIS call in PD.</w:t>
            </w:r>
          </w:p>
          <w:p w14:paraId="161B05BD" w14:textId="77777777" w:rsidR="00306ACC" w:rsidRPr="004342C6" w:rsidRDefault="00306ACC" w:rsidP="00F725DA">
            <w:pPr>
              <w:pStyle w:val="ListParagraph"/>
              <w:numPr>
                <w:ilvl w:val="0"/>
                <w:numId w:val="124"/>
              </w:numPr>
              <w:rPr>
                <w:rFonts w:cs="Arial"/>
              </w:rPr>
            </w:pPr>
            <w:r w:rsidRPr="004342C6">
              <w:rPr>
                <w:rFonts w:cs="Arial"/>
              </w:rPr>
              <w:t xml:space="preserve">The system removes the Admin Reason code ‘S1’ that was applied earlier by the “MH Aging Out 65” batch when the RAC is submitted. </w:t>
            </w:r>
          </w:p>
          <w:p w14:paraId="25B7D5F0" w14:textId="4192498D" w:rsidR="00306ACC" w:rsidRPr="004342C6" w:rsidRDefault="00306ACC" w:rsidP="00F725DA">
            <w:pPr>
              <w:pStyle w:val="ListParagraph"/>
              <w:numPr>
                <w:ilvl w:val="0"/>
                <w:numId w:val="124"/>
              </w:numPr>
              <w:rPr>
                <w:rFonts w:cs="Arial"/>
              </w:rPr>
            </w:pPr>
            <w:r w:rsidRPr="004342C6">
              <w:rPr>
                <w:rFonts w:cs="Arial"/>
              </w:rPr>
              <w:t xml:space="preserve">Now, the “MH Aging out 65” batch running on </w:t>
            </w:r>
            <w:r w:rsidR="00496FC6">
              <w:rPr>
                <w:rFonts w:cs="Arial"/>
              </w:rPr>
              <w:t xml:space="preserve">the </w:t>
            </w:r>
            <w:r w:rsidRPr="004342C6">
              <w:rPr>
                <w:rFonts w:cs="Arial"/>
              </w:rPr>
              <w:t>4</w:t>
            </w:r>
            <w:r w:rsidRPr="004342C6">
              <w:rPr>
                <w:rFonts w:cs="Arial"/>
                <w:vertAlign w:val="superscript"/>
              </w:rPr>
              <w:t>th</w:t>
            </w:r>
            <w:r w:rsidRPr="004342C6">
              <w:rPr>
                <w:rFonts w:cs="Arial"/>
              </w:rPr>
              <w:t xml:space="preserve"> of Feb will not re-evaluate this application because of John.</w:t>
            </w:r>
          </w:p>
          <w:p w14:paraId="18972D75" w14:textId="76B13D3A" w:rsidR="00306ACC" w:rsidRPr="004342C6" w:rsidRDefault="00306ACC" w:rsidP="00F725DA">
            <w:pPr>
              <w:pStyle w:val="ListParagraph"/>
              <w:numPr>
                <w:ilvl w:val="0"/>
                <w:numId w:val="124"/>
              </w:numPr>
              <w:rPr>
                <w:rFonts w:cs="Arial"/>
              </w:rPr>
            </w:pPr>
            <w:r w:rsidRPr="004342C6">
              <w:rPr>
                <w:rFonts w:cs="Arial"/>
              </w:rPr>
              <w:t>Again, the batch running on the 65</w:t>
            </w:r>
            <w:r w:rsidRPr="004342C6">
              <w:rPr>
                <w:rFonts w:cs="Arial"/>
                <w:vertAlign w:val="superscript"/>
              </w:rPr>
              <w:t>th</w:t>
            </w:r>
            <w:r w:rsidRPr="004342C6">
              <w:rPr>
                <w:rFonts w:cs="Arial"/>
              </w:rPr>
              <w:t xml:space="preserve"> Birthday of John</w:t>
            </w:r>
            <w:r w:rsidR="00496FC6">
              <w:rPr>
                <w:rFonts w:cs="Arial"/>
              </w:rPr>
              <w:t>,</w:t>
            </w:r>
            <w:r w:rsidRPr="004342C6">
              <w:rPr>
                <w:rFonts w:cs="Arial"/>
              </w:rPr>
              <w:t xml:space="preserve"> i.e., 15</w:t>
            </w:r>
            <w:r w:rsidRPr="004342C6">
              <w:rPr>
                <w:rFonts w:cs="Arial"/>
                <w:vertAlign w:val="superscript"/>
              </w:rPr>
              <w:t>th</w:t>
            </w:r>
            <w:r w:rsidRPr="004342C6">
              <w:rPr>
                <w:rFonts w:cs="Arial"/>
              </w:rPr>
              <w:t xml:space="preserve"> February</w:t>
            </w:r>
            <w:r w:rsidR="00496FC6">
              <w:rPr>
                <w:rFonts w:cs="Arial"/>
              </w:rPr>
              <w:t>,</w:t>
            </w:r>
            <w:r w:rsidRPr="004342C6">
              <w:rPr>
                <w:rFonts w:cs="Arial"/>
              </w:rPr>
              <w:t xml:space="preserve"> will re-evaluate this application because of John.</w:t>
            </w:r>
          </w:p>
          <w:p w14:paraId="7AB7B01A" w14:textId="77777777" w:rsidR="00306ACC" w:rsidRPr="004342C6" w:rsidRDefault="00306ACC" w:rsidP="00306ACC">
            <w:pPr>
              <w:rPr>
                <w:rFonts w:cs="Arial"/>
              </w:rPr>
            </w:pPr>
          </w:p>
          <w:p w14:paraId="70D3E432" w14:textId="738A5B03" w:rsidR="000C674F" w:rsidRDefault="00306ACC" w:rsidP="00306ACC">
            <w:pPr>
              <w:rPr>
                <w:rFonts w:cs="Arial"/>
                <w:b/>
              </w:rPr>
            </w:pPr>
            <w:r w:rsidRPr="004342C6">
              <w:rPr>
                <w:rFonts w:cs="Arial"/>
                <w:b/>
              </w:rPr>
              <w:t>Note-2</w:t>
            </w:r>
            <w:r w:rsidRPr="004342C6">
              <w:rPr>
                <w:rFonts w:cs="Arial"/>
              </w:rPr>
              <w:t xml:space="preserve">: In case the application was once picked by </w:t>
            </w:r>
            <w:r w:rsidR="00496FC6">
              <w:rPr>
                <w:rFonts w:cs="Arial"/>
              </w:rPr>
              <w:t xml:space="preserve">the </w:t>
            </w:r>
            <w:r w:rsidRPr="004342C6">
              <w:rPr>
                <w:rFonts w:cs="Arial"/>
              </w:rPr>
              <w:t>“MH Aging Out 65” batch on or after the 65</w:t>
            </w:r>
            <w:r w:rsidRPr="004342C6">
              <w:rPr>
                <w:rFonts w:cs="Arial"/>
                <w:vertAlign w:val="superscript"/>
              </w:rPr>
              <w:t>th</w:t>
            </w:r>
            <w:r w:rsidRPr="004342C6">
              <w:rPr>
                <w:rFonts w:cs="Arial"/>
              </w:rPr>
              <w:t xml:space="preserve"> Birthday</w:t>
            </w:r>
            <w:r w:rsidR="00496FC6">
              <w:rPr>
                <w:rFonts w:cs="Arial"/>
              </w:rPr>
              <w:t>,</w:t>
            </w:r>
            <w:r w:rsidRPr="004342C6">
              <w:rPr>
                <w:rFonts w:cs="Arial"/>
              </w:rPr>
              <w:t xml:space="preserve"> and S1 was applied, but later S1 was removed systematically; the “MH Aging Out 65” batch will not re-evaluate this member. </w:t>
            </w:r>
          </w:p>
          <w:p w14:paraId="30B1A83B" w14:textId="77777777" w:rsidR="000C674F" w:rsidRDefault="000C674F" w:rsidP="00306ACC">
            <w:pPr>
              <w:rPr>
                <w:rFonts w:cs="Arial"/>
                <w:b/>
              </w:rPr>
            </w:pPr>
          </w:p>
          <w:p w14:paraId="60F1A5FA" w14:textId="517FD8EC" w:rsidR="00306ACC" w:rsidRPr="004342C6" w:rsidRDefault="00306ACC" w:rsidP="00306ACC">
            <w:pPr>
              <w:rPr>
                <w:rFonts w:cs="Arial"/>
              </w:rPr>
            </w:pPr>
            <w:r w:rsidRPr="004342C6">
              <w:rPr>
                <w:rFonts w:cs="Arial"/>
                <w:b/>
              </w:rPr>
              <w:t>Example for Note 2:</w:t>
            </w:r>
          </w:p>
          <w:p w14:paraId="31795810" w14:textId="3DC151D3" w:rsidR="00306ACC" w:rsidRPr="004342C6" w:rsidRDefault="00306ACC" w:rsidP="00F725DA">
            <w:pPr>
              <w:pStyle w:val="ListParagraph"/>
              <w:numPr>
                <w:ilvl w:val="0"/>
                <w:numId w:val="125"/>
              </w:numPr>
              <w:rPr>
                <w:rFonts w:cs="Arial"/>
              </w:rPr>
            </w:pPr>
            <w:r w:rsidRPr="004342C6">
              <w:rPr>
                <w:rFonts w:cs="Arial"/>
              </w:rPr>
              <w:t>Consider an application with a member (say John) already over 65 years in age. The “MH Aging Out 65” batch executed for the first time</w:t>
            </w:r>
            <w:r w:rsidR="00496FC6">
              <w:rPr>
                <w:rFonts w:cs="Arial"/>
              </w:rPr>
              <w:t>,</w:t>
            </w:r>
            <w:r w:rsidRPr="004342C6">
              <w:rPr>
                <w:rFonts w:cs="Arial"/>
              </w:rPr>
              <w:t xml:space="preserve"> and this application is picked to re-determine eligibility. </w:t>
            </w:r>
          </w:p>
          <w:p w14:paraId="17343B67" w14:textId="491A95B8" w:rsidR="00306ACC" w:rsidRPr="004342C6" w:rsidRDefault="00306ACC" w:rsidP="00F725DA">
            <w:pPr>
              <w:pStyle w:val="ListParagraph"/>
              <w:numPr>
                <w:ilvl w:val="0"/>
                <w:numId w:val="125"/>
              </w:numPr>
              <w:rPr>
                <w:rFonts w:cs="Arial"/>
              </w:rPr>
            </w:pPr>
            <w:r w:rsidRPr="004342C6">
              <w:rPr>
                <w:rFonts w:cs="Arial"/>
              </w:rPr>
              <w:t xml:space="preserve">John meets the criteria for </w:t>
            </w:r>
            <w:r w:rsidR="00496FC6">
              <w:rPr>
                <w:rFonts w:cs="Arial"/>
              </w:rPr>
              <w:t xml:space="preserve">the </w:t>
            </w:r>
            <w:r w:rsidRPr="004342C6">
              <w:rPr>
                <w:rFonts w:cs="Arial"/>
              </w:rPr>
              <w:t>“MH Aging Out 65” batch</w:t>
            </w:r>
            <w:r w:rsidR="00496FC6">
              <w:rPr>
                <w:rFonts w:cs="Arial"/>
              </w:rPr>
              <w:t>,</w:t>
            </w:r>
            <w:r w:rsidRPr="004342C6">
              <w:rPr>
                <w:rFonts w:cs="Arial"/>
              </w:rPr>
              <w:t xml:space="preserve"> and S1 is systematically applied.</w:t>
            </w:r>
          </w:p>
          <w:p w14:paraId="49D78CE0" w14:textId="3939BE1C" w:rsidR="00306ACC" w:rsidRPr="004342C6" w:rsidRDefault="00306ACC" w:rsidP="00F725DA">
            <w:pPr>
              <w:pStyle w:val="ListParagraph"/>
              <w:numPr>
                <w:ilvl w:val="0"/>
                <w:numId w:val="125"/>
              </w:numPr>
              <w:rPr>
                <w:rFonts w:cs="Arial"/>
              </w:rPr>
            </w:pPr>
            <w:r w:rsidRPr="004342C6">
              <w:rPr>
                <w:rFonts w:cs="Arial"/>
              </w:rPr>
              <w:t>Later, John submits a RAC and is returned working disabled through MMIS call in PD.</w:t>
            </w:r>
          </w:p>
          <w:p w14:paraId="6D443887" w14:textId="77777777" w:rsidR="00306ACC" w:rsidRPr="004342C6" w:rsidRDefault="00306ACC" w:rsidP="00F725DA">
            <w:pPr>
              <w:pStyle w:val="ListParagraph"/>
              <w:numPr>
                <w:ilvl w:val="0"/>
                <w:numId w:val="125"/>
              </w:numPr>
              <w:rPr>
                <w:rFonts w:cs="Arial"/>
              </w:rPr>
            </w:pPr>
            <w:r w:rsidRPr="004342C6">
              <w:rPr>
                <w:rFonts w:cs="Arial"/>
              </w:rPr>
              <w:t xml:space="preserve">The system removes the Admin Reason code ‘S1’ that was applied earlier by the “MH Aging Out 65” batch when the RAC is submitted. </w:t>
            </w:r>
          </w:p>
          <w:p w14:paraId="67FF3AF7" w14:textId="60680092" w:rsidR="00306ACC" w:rsidRPr="004342C6" w:rsidRDefault="00306ACC" w:rsidP="00F725DA">
            <w:pPr>
              <w:pStyle w:val="ListParagraph"/>
              <w:numPr>
                <w:ilvl w:val="0"/>
                <w:numId w:val="125"/>
              </w:numPr>
              <w:rPr>
                <w:rFonts w:cs="Arial"/>
              </w:rPr>
            </w:pPr>
            <w:r w:rsidRPr="004342C6">
              <w:rPr>
                <w:rFonts w:cs="Arial"/>
              </w:rPr>
              <w:t>Now, the “MH Aging out 65” batch running on the next subsequent days will not re-evaluate this application because of John.</w:t>
            </w:r>
          </w:p>
        </w:tc>
      </w:tr>
      <w:tr w:rsidR="00306ACC" w:rsidRPr="004342C6" w14:paraId="02650E95" w14:textId="77777777" w:rsidTr="006543FE">
        <w:trPr>
          <w:trHeight w:val="314"/>
        </w:trPr>
        <w:tc>
          <w:tcPr>
            <w:tcW w:w="2246" w:type="dxa"/>
            <w:shd w:val="clear" w:color="000000" w:fill="FFFFFF"/>
          </w:tcPr>
          <w:p w14:paraId="4135A3D4" w14:textId="5023FFA3" w:rsidR="00306ACC" w:rsidRPr="004342C6" w:rsidRDefault="00306ACC" w:rsidP="00306ACC">
            <w:pPr>
              <w:contextualSpacing w:val="0"/>
              <w:rPr>
                <w:rFonts w:cs="Arial"/>
              </w:rPr>
            </w:pPr>
            <w:r w:rsidRPr="004342C6">
              <w:rPr>
                <w:rFonts w:cs="Arial"/>
              </w:rPr>
              <w:lastRenderedPageBreak/>
              <w:t>CR448.FR.02.10</w:t>
            </w:r>
          </w:p>
        </w:tc>
        <w:tc>
          <w:tcPr>
            <w:tcW w:w="7024" w:type="dxa"/>
            <w:shd w:val="clear" w:color="000000" w:fill="FFFFFF"/>
          </w:tcPr>
          <w:p w14:paraId="1012EFC0" w14:textId="1BEEA0F1"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not systematically remove Admin Reason code ‘S1’ during a program determination</w:t>
            </w:r>
            <w:r w:rsidR="00496FC6">
              <w:rPr>
                <w:rFonts w:cs="Arial"/>
              </w:rPr>
              <w:t>,</w:t>
            </w:r>
            <w:r w:rsidRPr="004342C6">
              <w:rPr>
                <w:rFonts w:cs="Arial"/>
              </w:rPr>
              <w:t xml:space="preserve"> which was applied manually through the "Administrative Closure" Screen by the Agent Portal user.</w:t>
            </w:r>
          </w:p>
          <w:p w14:paraId="418462EE" w14:textId="77777777" w:rsidR="00306ACC" w:rsidRPr="004342C6" w:rsidRDefault="00306ACC" w:rsidP="00306ACC">
            <w:pPr>
              <w:rPr>
                <w:rFonts w:cs="Arial"/>
              </w:rPr>
            </w:pPr>
          </w:p>
          <w:p w14:paraId="79988D48" w14:textId="77777777" w:rsidR="00306ACC" w:rsidRPr="004342C6" w:rsidRDefault="00306ACC" w:rsidP="00306ACC">
            <w:pPr>
              <w:rPr>
                <w:rFonts w:cs="Arial"/>
                <w:b/>
              </w:rPr>
            </w:pPr>
            <w:r w:rsidRPr="004342C6">
              <w:rPr>
                <w:rFonts w:cs="Arial"/>
                <w:b/>
              </w:rPr>
              <w:t>Example:</w:t>
            </w:r>
          </w:p>
          <w:p w14:paraId="6C70F62B" w14:textId="77777777" w:rsidR="00306ACC" w:rsidRPr="004342C6" w:rsidRDefault="00306ACC" w:rsidP="00F725DA">
            <w:pPr>
              <w:pStyle w:val="ListParagraph"/>
              <w:numPr>
                <w:ilvl w:val="1"/>
                <w:numId w:val="127"/>
              </w:numPr>
              <w:rPr>
                <w:rFonts w:cs="Arial"/>
              </w:rPr>
            </w:pPr>
            <w:r w:rsidRPr="004342C6">
              <w:rPr>
                <w:rFonts w:cs="Arial"/>
              </w:rPr>
              <w:lastRenderedPageBreak/>
              <w:t>Consider an application with a member (say John) already over 65 years in age.</w:t>
            </w:r>
          </w:p>
          <w:p w14:paraId="44A0C8EE" w14:textId="0B603C22" w:rsidR="00306ACC" w:rsidRPr="004342C6" w:rsidRDefault="00306ACC" w:rsidP="00F725DA">
            <w:pPr>
              <w:pStyle w:val="ListParagraph"/>
              <w:numPr>
                <w:ilvl w:val="1"/>
                <w:numId w:val="127"/>
              </w:numPr>
              <w:rPr>
                <w:rFonts w:cs="Arial"/>
              </w:rPr>
            </w:pPr>
            <w:r w:rsidRPr="004342C6">
              <w:rPr>
                <w:rFonts w:cs="Arial"/>
              </w:rPr>
              <w:t xml:space="preserve">BO user applied admin reason ‘S1’ on through </w:t>
            </w:r>
            <w:r w:rsidR="00496FC6">
              <w:rPr>
                <w:rFonts w:cs="Arial"/>
              </w:rPr>
              <w:t xml:space="preserve">the </w:t>
            </w:r>
            <w:r w:rsidRPr="004342C6">
              <w:rPr>
                <w:rFonts w:cs="Arial"/>
              </w:rPr>
              <w:t>Administrative Closing screen on John and rer</w:t>
            </w:r>
            <w:r w:rsidR="00496FC6">
              <w:rPr>
                <w:rFonts w:cs="Arial"/>
              </w:rPr>
              <w:t>a</w:t>
            </w:r>
            <w:r w:rsidRPr="004342C6">
              <w:rPr>
                <w:rFonts w:cs="Arial"/>
              </w:rPr>
              <w:t>n the application.</w:t>
            </w:r>
          </w:p>
          <w:p w14:paraId="67492F4C" w14:textId="77777777" w:rsidR="00306ACC" w:rsidRPr="004342C6" w:rsidRDefault="00306ACC" w:rsidP="00F725DA">
            <w:pPr>
              <w:pStyle w:val="ListParagraph"/>
              <w:numPr>
                <w:ilvl w:val="1"/>
                <w:numId w:val="127"/>
              </w:numPr>
              <w:rPr>
                <w:rFonts w:cs="Arial"/>
              </w:rPr>
            </w:pPr>
            <w:r w:rsidRPr="004342C6">
              <w:rPr>
                <w:rFonts w:cs="Arial"/>
              </w:rPr>
              <w:t>John is not eligible for MH now.</w:t>
            </w:r>
          </w:p>
          <w:p w14:paraId="7DA85278" w14:textId="05EF9968" w:rsidR="00306ACC" w:rsidRPr="004342C6" w:rsidRDefault="00306ACC" w:rsidP="00F725DA">
            <w:pPr>
              <w:pStyle w:val="ListParagraph"/>
              <w:numPr>
                <w:ilvl w:val="1"/>
                <w:numId w:val="127"/>
              </w:numPr>
              <w:rPr>
                <w:rFonts w:cs="Arial"/>
              </w:rPr>
            </w:pPr>
            <w:r w:rsidRPr="004342C6">
              <w:rPr>
                <w:rFonts w:cs="Arial"/>
              </w:rPr>
              <w:t>Later, John submits a RAC and is returned working disabled through MMIS call in PD.</w:t>
            </w:r>
          </w:p>
          <w:p w14:paraId="41DACFDC" w14:textId="10EACE24" w:rsidR="00306ACC" w:rsidRPr="004342C6" w:rsidRDefault="00306ACC" w:rsidP="00F725DA">
            <w:pPr>
              <w:pStyle w:val="ListParagraph"/>
              <w:numPr>
                <w:ilvl w:val="1"/>
                <w:numId w:val="127"/>
              </w:numPr>
              <w:rPr>
                <w:rFonts w:cs="Arial"/>
              </w:rPr>
            </w:pPr>
            <w:r w:rsidRPr="004342C6">
              <w:rPr>
                <w:rFonts w:cs="Arial"/>
              </w:rPr>
              <w:t xml:space="preserve">The system will not remove the Admin reason code ‘S1’ applied through </w:t>
            </w:r>
            <w:r w:rsidR="00496FC6">
              <w:rPr>
                <w:rFonts w:cs="Arial"/>
              </w:rPr>
              <w:t xml:space="preserve">the </w:t>
            </w:r>
            <w:r w:rsidRPr="004342C6">
              <w:rPr>
                <w:rFonts w:cs="Arial"/>
              </w:rPr>
              <w:t>Administrative Closing screen when the RAC is submitted even if John is now working disabled.</w:t>
            </w:r>
          </w:p>
        </w:tc>
      </w:tr>
      <w:tr w:rsidR="00306ACC" w:rsidRPr="004342C6" w14:paraId="3CF6349A" w14:textId="77777777" w:rsidTr="006543FE">
        <w:trPr>
          <w:trHeight w:val="314"/>
        </w:trPr>
        <w:tc>
          <w:tcPr>
            <w:tcW w:w="2246" w:type="dxa"/>
            <w:shd w:val="clear" w:color="000000" w:fill="FFFFFF"/>
          </w:tcPr>
          <w:p w14:paraId="0EA4CD0D" w14:textId="289AC94B" w:rsidR="00306ACC" w:rsidRPr="004342C6" w:rsidRDefault="00306ACC" w:rsidP="00306ACC">
            <w:pPr>
              <w:contextualSpacing w:val="0"/>
              <w:rPr>
                <w:rFonts w:cs="Arial"/>
              </w:rPr>
            </w:pPr>
            <w:r w:rsidRPr="004342C6">
              <w:rPr>
                <w:rFonts w:cs="Arial"/>
              </w:rPr>
              <w:lastRenderedPageBreak/>
              <w:t>CR448.FR.02.11</w:t>
            </w:r>
          </w:p>
        </w:tc>
        <w:tc>
          <w:tcPr>
            <w:tcW w:w="7024" w:type="dxa"/>
            <w:shd w:val="clear" w:color="000000" w:fill="FFFFFF"/>
          </w:tcPr>
          <w:p w14:paraId="635B3467" w14:textId="1AF2F12E" w:rsidR="00306ACC" w:rsidRPr="004342C6" w:rsidRDefault="00306ACC" w:rsidP="006B5DCC">
            <w:pPr>
              <w:rPr>
                <w:rFonts w:cs="Arial"/>
              </w:rPr>
            </w:pPr>
            <w:r w:rsidRPr="004342C6">
              <w:rPr>
                <w:rFonts w:cs="Arial"/>
              </w:rPr>
              <w:t xml:space="preserve">The system </w:t>
            </w:r>
            <w:r w:rsidR="00547D0F" w:rsidRPr="004342C6">
              <w:rPr>
                <w:rFonts w:cs="Arial"/>
              </w:rPr>
              <w:t>shall</w:t>
            </w:r>
            <w:r w:rsidRPr="004342C6">
              <w:rPr>
                <w:rFonts w:cs="Arial"/>
              </w:rPr>
              <w:t xml:space="preserve"> display the systematically applied Admin Reason code ‘S1’ on the "Medicaid Household Summary" and "Medicaid Household Detail" screens of the Agent Portal under </w:t>
            </w:r>
            <w:r w:rsidR="00496FC6">
              <w:rPr>
                <w:rFonts w:cs="Arial"/>
              </w:rPr>
              <w:t xml:space="preserve">the </w:t>
            </w:r>
            <w:r w:rsidRPr="004342C6">
              <w:rPr>
                <w:rFonts w:cs="Arial"/>
              </w:rPr>
              <w:t>"Denial Reason" field as "S1 - Member is age 65 or older".</w:t>
            </w:r>
          </w:p>
        </w:tc>
      </w:tr>
      <w:tr w:rsidR="00306ACC" w:rsidRPr="004342C6" w14:paraId="02F461C4" w14:textId="77777777" w:rsidTr="006543FE">
        <w:trPr>
          <w:trHeight w:val="314"/>
        </w:trPr>
        <w:tc>
          <w:tcPr>
            <w:tcW w:w="2246" w:type="dxa"/>
            <w:shd w:val="clear" w:color="000000" w:fill="FFFFFF"/>
          </w:tcPr>
          <w:p w14:paraId="4C4CC1F9" w14:textId="20396271" w:rsidR="00306ACC" w:rsidRPr="004342C6" w:rsidRDefault="00306ACC" w:rsidP="00306ACC">
            <w:pPr>
              <w:contextualSpacing w:val="0"/>
              <w:rPr>
                <w:rFonts w:cs="Arial"/>
              </w:rPr>
            </w:pPr>
            <w:r w:rsidRPr="004342C6">
              <w:rPr>
                <w:rFonts w:cs="Arial"/>
              </w:rPr>
              <w:t>CR448.FR.02.12</w:t>
            </w:r>
          </w:p>
        </w:tc>
        <w:tc>
          <w:tcPr>
            <w:tcW w:w="7024" w:type="dxa"/>
            <w:shd w:val="clear" w:color="000000" w:fill="FFFFFF"/>
          </w:tcPr>
          <w:p w14:paraId="54824225" w14:textId="7B7766FF" w:rsidR="00306ACC" w:rsidRPr="004342C6" w:rsidRDefault="00306ACC" w:rsidP="00306ACC">
            <w:pPr>
              <w:rPr>
                <w:rFonts w:cs="Arial"/>
              </w:rPr>
            </w:pPr>
            <w:r w:rsidRPr="004342C6">
              <w:rPr>
                <w:rFonts w:cs="Arial"/>
              </w:rPr>
              <w:t xml:space="preserve">The system </w:t>
            </w:r>
            <w:r w:rsidR="00547D0F" w:rsidRPr="004342C6">
              <w:rPr>
                <w:rFonts w:cs="Arial"/>
              </w:rPr>
              <w:t xml:space="preserve">shall </w:t>
            </w:r>
            <w:r w:rsidRPr="004342C6">
              <w:rPr>
                <w:rFonts w:cs="Arial"/>
              </w:rPr>
              <w:t xml:space="preserve">continue to display both manually and systematically applied Admin Reason code ‘S1’ on the “Eligibilities for </w:t>
            </w:r>
            <w:r w:rsidR="00496FC6">
              <w:rPr>
                <w:rFonts w:cs="Arial"/>
              </w:rPr>
              <w:t xml:space="preserve">the </w:t>
            </w:r>
            <w:r w:rsidRPr="004342C6">
              <w:rPr>
                <w:rFonts w:cs="Arial"/>
              </w:rPr>
              <w:t xml:space="preserve">account (Macro level audit trail)” screen of the Agent Portal. </w:t>
            </w:r>
          </w:p>
          <w:p w14:paraId="24306F04" w14:textId="77777777" w:rsidR="00306ACC" w:rsidRPr="004342C6" w:rsidRDefault="00306ACC" w:rsidP="00306ACC">
            <w:pPr>
              <w:rPr>
                <w:rFonts w:cs="Arial"/>
              </w:rPr>
            </w:pPr>
          </w:p>
          <w:p w14:paraId="711FC3AB" w14:textId="77777777" w:rsidR="00306ACC" w:rsidRPr="004342C6" w:rsidRDefault="00306ACC" w:rsidP="00306ACC">
            <w:pPr>
              <w:rPr>
                <w:rFonts w:cs="Arial"/>
              </w:rPr>
            </w:pPr>
            <w:r w:rsidRPr="004342C6">
              <w:rPr>
                <w:rFonts w:cs="Arial"/>
                <w:b/>
              </w:rPr>
              <w:t>Note:</w:t>
            </w:r>
            <w:r w:rsidRPr="004342C6">
              <w:rPr>
                <w:rFonts w:cs="Arial"/>
              </w:rPr>
              <w:t xml:space="preserve"> This is an existing system behavior to display any denial/termination reason code on “Eligibilities for account (Macro level audit trail)” screen of the Agent portal.</w:t>
            </w:r>
          </w:p>
          <w:p w14:paraId="37BA58FB" w14:textId="77777777" w:rsidR="00306ACC" w:rsidRPr="004342C6" w:rsidRDefault="00306ACC" w:rsidP="00306ACC">
            <w:pPr>
              <w:rPr>
                <w:rFonts w:cs="Arial"/>
              </w:rPr>
            </w:pPr>
          </w:p>
        </w:tc>
      </w:tr>
    </w:tbl>
    <w:p w14:paraId="4EC25015" w14:textId="77777777" w:rsidR="00622E24" w:rsidRPr="004342C6" w:rsidRDefault="00622E24" w:rsidP="00622E24">
      <w:pPr>
        <w:pStyle w:val="Table"/>
        <w:rPr>
          <w:rFonts w:ascii="Arial" w:hAnsi="Arial" w:cs="Arial"/>
        </w:rPr>
      </w:pPr>
    </w:p>
    <w:p w14:paraId="0F87110B" w14:textId="77777777" w:rsidR="00622E24" w:rsidRPr="004342C6" w:rsidRDefault="00622E24" w:rsidP="00622E24">
      <w:pPr>
        <w:pStyle w:val="Heading3"/>
        <w:numPr>
          <w:ilvl w:val="2"/>
          <w:numId w:val="13"/>
        </w:numPr>
        <w:rPr>
          <w:rFonts w:ascii="Arial" w:hAnsi="Arial" w:cs="Arial"/>
        </w:rPr>
      </w:pPr>
      <w:bookmarkStart w:id="876" w:name="_Toc94634890"/>
      <w:r w:rsidRPr="004342C6">
        <w:rPr>
          <w:rFonts w:ascii="Arial" w:hAnsi="Arial" w:cs="Arial"/>
        </w:rPr>
        <w:t>Transaction /SSO Information</w:t>
      </w:r>
      <w:bookmarkEnd w:id="876"/>
    </w:p>
    <w:p w14:paraId="4BA59D8D"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B99F9CC" w14:textId="77777777" w:rsidR="00622E24" w:rsidRPr="004342C6" w:rsidRDefault="00622E24" w:rsidP="00622E24">
      <w:pPr>
        <w:pStyle w:val="Heading3"/>
        <w:numPr>
          <w:ilvl w:val="2"/>
          <w:numId w:val="13"/>
        </w:numPr>
        <w:rPr>
          <w:rFonts w:ascii="Arial" w:hAnsi="Arial" w:cs="Arial"/>
        </w:rPr>
      </w:pPr>
      <w:bookmarkStart w:id="877" w:name="_Toc94634891"/>
      <w:r w:rsidRPr="004342C6">
        <w:rPr>
          <w:rFonts w:ascii="Arial" w:hAnsi="Arial" w:cs="Arial"/>
        </w:rPr>
        <w:t>Special Design Consideration</w:t>
      </w:r>
      <w:bookmarkEnd w:id="877"/>
    </w:p>
    <w:p w14:paraId="309ED862" w14:textId="77777777" w:rsidR="00783690" w:rsidRPr="004342C6" w:rsidRDefault="00783690" w:rsidP="00320B54">
      <w:pPr>
        <w:pStyle w:val="ListParagraph"/>
        <w:numPr>
          <w:ilvl w:val="0"/>
          <w:numId w:val="341"/>
        </w:numPr>
        <w:rPr>
          <w:rFonts w:cs="Arial"/>
          <w:color w:val="000000"/>
        </w:rPr>
      </w:pPr>
      <w:r w:rsidRPr="004342C6">
        <w:rPr>
          <w:rFonts w:cs="Arial"/>
          <w:color w:val="000000"/>
        </w:rPr>
        <w:t xml:space="preserve">The system will have the capability to configure "ON" or "OFF" for one or more "MH Aging Out" batch </w:t>
      </w:r>
      <w:r w:rsidRPr="004342C6">
        <w:rPr>
          <w:rFonts w:cs="Arial"/>
        </w:rPr>
        <w:t>configurations</w:t>
      </w:r>
      <w:r w:rsidRPr="004342C6">
        <w:rPr>
          <w:rFonts w:cs="Arial"/>
          <w:color w:val="000000"/>
        </w:rPr>
        <w:t xml:space="preserve">. </w:t>
      </w:r>
    </w:p>
    <w:p w14:paraId="58E0015D" w14:textId="2EB73987" w:rsidR="00783690" w:rsidRPr="004342C6" w:rsidRDefault="00783690" w:rsidP="00320B54">
      <w:pPr>
        <w:pStyle w:val="ListParagraph"/>
        <w:numPr>
          <w:ilvl w:val="0"/>
          <w:numId w:val="341"/>
        </w:numPr>
        <w:rPr>
          <w:rFonts w:cs="Arial"/>
          <w:color w:val="000000"/>
          <w:sz w:val="20"/>
          <w:szCs w:val="20"/>
        </w:rPr>
      </w:pPr>
      <w:r w:rsidRPr="004342C6">
        <w:rPr>
          <w:rFonts w:cs="Arial"/>
          <w:color w:val="000000"/>
        </w:rPr>
        <w:t xml:space="preserve">The system will have the ability to configure and manage </w:t>
      </w:r>
      <w:r w:rsidR="00496FC6">
        <w:rPr>
          <w:rFonts w:cs="Arial"/>
          <w:color w:val="000000"/>
        </w:rPr>
        <w:t xml:space="preserve">the </w:t>
      </w:r>
      <w:r w:rsidRPr="004342C6">
        <w:rPr>
          <w:rFonts w:cs="Arial"/>
          <w:color w:val="000000"/>
        </w:rPr>
        <w:t>"MH Aging Out" Batch process based on parameters such as Age, Population group, Aid Category.</w:t>
      </w:r>
    </w:p>
    <w:p w14:paraId="24A13DDB" w14:textId="4626FA82" w:rsidR="00783690" w:rsidRPr="004342C6" w:rsidRDefault="00783690" w:rsidP="00320B54">
      <w:pPr>
        <w:pStyle w:val="ListParagraph"/>
        <w:numPr>
          <w:ilvl w:val="0"/>
          <w:numId w:val="341"/>
        </w:numPr>
        <w:rPr>
          <w:rFonts w:cs="Arial"/>
          <w:color w:val="000000"/>
        </w:rPr>
      </w:pPr>
      <w:r w:rsidRPr="004342C6">
        <w:rPr>
          <w:rFonts w:cs="Arial"/>
          <w:color w:val="000000"/>
        </w:rPr>
        <w:t xml:space="preserve">The system will have the capability to configure the maximum number of retry for which the application will be picked by ‘MH Age Out 65’ batch </w:t>
      </w:r>
      <w:r w:rsidR="00496FC6">
        <w:rPr>
          <w:rFonts w:cs="Arial"/>
          <w:color w:val="000000"/>
        </w:rPr>
        <w:t>before</w:t>
      </w:r>
      <w:r w:rsidRPr="004342C6">
        <w:rPr>
          <w:rFonts w:cs="Arial"/>
          <w:color w:val="000000"/>
        </w:rPr>
        <w:t xml:space="preserve"> 65</w:t>
      </w:r>
      <w:r w:rsidRPr="004342C6">
        <w:rPr>
          <w:rFonts w:cs="Arial"/>
          <w:color w:val="000000"/>
          <w:vertAlign w:val="superscript"/>
        </w:rPr>
        <w:t>th</w:t>
      </w:r>
      <w:r w:rsidRPr="004342C6">
        <w:rPr>
          <w:rFonts w:cs="Arial"/>
          <w:color w:val="000000"/>
        </w:rPr>
        <w:t xml:space="preserve"> Birthday of the member to retry non ESI MEC call if an HX or HE error code is received for the member in response to non ESI MEC call</w:t>
      </w:r>
      <w:r w:rsidR="00496FC6">
        <w:rPr>
          <w:rFonts w:cs="Arial"/>
          <w:color w:val="000000"/>
        </w:rPr>
        <w:t>s</w:t>
      </w:r>
      <w:r w:rsidRPr="004342C6">
        <w:rPr>
          <w:rFonts w:cs="Arial"/>
          <w:color w:val="000000"/>
        </w:rPr>
        <w:t xml:space="preserve"> for each batch run.</w:t>
      </w:r>
    </w:p>
    <w:p w14:paraId="58CEB1B4" w14:textId="77777777" w:rsidR="00783690" w:rsidRPr="004342C6" w:rsidRDefault="00783690" w:rsidP="00783690">
      <w:pPr>
        <w:rPr>
          <w:rFonts w:cs="Arial"/>
        </w:rPr>
      </w:pPr>
    </w:p>
    <w:p w14:paraId="681D850C" w14:textId="5EA85A06" w:rsidR="00783690" w:rsidRPr="004342C6" w:rsidRDefault="00783690" w:rsidP="00783690">
      <w:pPr>
        <w:pStyle w:val="Caption"/>
        <w:keepNext/>
        <w:jc w:val="center"/>
        <w:rPr>
          <w:rFonts w:cs="Arial"/>
        </w:rPr>
      </w:pPr>
      <w:bookmarkStart w:id="878" w:name="_Toc94635033"/>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37</w:t>
      </w:r>
      <w:r w:rsidRPr="004342C6">
        <w:rPr>
          <w:rFonts w:cs="Arial"/>
          <w:noProof/>
        </w:rPr>
        <w:fldChar w:fldCharType="end"/>
      </w:r>
      <w:r w:rsidRPr="004342C6">
        <w:rPr>
          <w:rFonts w:cs="Arial"/>
        </w:rPr>
        <w:t>. Special Design Consideration - UC.32</w:t>
      </w:r>
      <w:bookmarkEnd w:id="878"/>
    </w:p>
    <w:tbl>
      <w:tblPr>
        <w:tblW w:w="10013" w:type="dxa"/>
        <w:tblInd w:w="-5" w:type="dxa"/>
        <w:tblCellMar>
          <w:left w:w="0" w:type="dxa"/>
          <w:right w:w="0" w:type="dxa"/>
        </w:tblCellMar>
        <w:tblLook w:val="04A0" w:firstRow="1" w:lastRow="0" w:firstColumn="1" w:lastColumn="0" w:noHBand="0" w:noVBand="1"/>
      </w:tblPr>
      <w:tblGrid>
        <w:gridCol w:w="923"/>
        <w:gridCol w:w="2737"/>
        <w:gridCol w:w="6353"/>
      </w:tblGrid>
      <w:tr w:rsidR="00783690" w:rsidRPr="004342C6" w14:paraId="6B0F1EB1" w14:textId="77777777" w:rsidTr="006B5DCC">
        <w:trPr>
          <w:trHeight w:val="300"/>
        </w:trPr>
        <w:tc>
          <w:tcPr>
            <w:tcW w:w="923" w:type="dxa"/>
            <w:tcBorders>
              <w:top w:val="single" w:sz="8" w:space="0" w:color="auto"/>
              <w:left w:val="single" w:sz="8" w:space="0" w:color="auto"/>
              <w:bottom w:val="single" w:sz="8" w:space="0" w:color="auto"/>
              <w:right w:val="single" w:sz="8" w:space="0" w:color="auto"/>
            </w:tcBorders>
            <w:shd w:val="clear" w:color="auto" w:fill="4C8B3F" w:themeFill="background2"/>
            <w:noWrap/>
            <w:tcMar>
              <w:top w:w="0" w:type="dxa"/>
              <w:left w:w="108" w:type="dxa"/>
              <w:bottom w:w="0" w:type="dxa"/>
              <w:right w:w="108" w:type="dxa"/>
            </w:tcMar>
            <w:vAlign w:val="center"/>
            <w:hideMark/>
          </w:tcPr>
          <w:p w14:paraId="093403B7" w14:textId="77777777" w:rsidR="00783690" w:rsidRPr="004342C6" w:rsidRDefault="00783690">
            <w:pPr>
              <w:rPr>
                <w:rFonts w:cs="Arial"/>
                <w:b/>
                <w:bCs/>
                <w:color w:val="FFFFFF"/>
              </w:rPr>
            </w:pPr>
            <w:r w:rsidRPr="004342C6">
              <w:rPr>
                <w:rFonts w:cs="Arial"/>
                <w:b/>
                <w:bCs/>
                <w:color w:val="FFFFFF"/>
              </w:rPr>
              <w:t>S. No.</w:t>
            </w:r>
          </w:p>
        </w:tc>
        <w:tc>
          <w:tcPr>
            <w:tcW w:w="2737" w:type="dxa"/>
            <w:tcBorders>
              <w:top w:val="single" w:sz="8" w:space="0" w:color="auto"/>
              <w:left w:val="nil"/>
              <w:bottom w:val="single" w:sz="8" w:space="0" w:color="auto"/>
              <w:right w:val="single" w:sz="8" w:space="0" w:color="auto"/>
            </w:tcBorders>
            <w:shd w:val="clear" w:color="auto" w:fill="4C8B3F" w:themeFill="background2"/>
            <w:tcMar>
              <w:top w:w="0" w:type="dxa"/>
              <w:left w:w="108" w:type="dxa"/>
              <w:bottom w:w="0" w:type="dxa"/>
              <w:right w:w="108" w:type="dxa"/>
            </w:tcMar>
            <w:vAlign w:val="center"/>
            <w:hideMark/>
          </w:tcPr>
          <w:p w14:paraId="2B7F3C21" w14:textId="77777777" w:rsidR="00783690" w:rsidRPr="004342C6" w:rsidRDefault="00783690">
            <w:pPr>
              <w:rPr>
                <w:rFonts w:cs="Arial"/>
                <w:b/>
                <w:bCs/>
                <w:color w:val="FFFFFF"/>
              </w:rPr>
            </w:pPr>
            <w:r w:rsidRPr="004342C6">
              <w:rPr>
                <w:rFonts w:cs="Arial"/>
                <w:b/>
                <w:bCs/>
                <w:color w:val="FFFFFF"/>
              </w:rPr>
              <w:t>Configuration Parameter Name</w:t>
            </w:r>
          </w:p>
        </w:tc>
        <w:tc>
          <w:tcPr>
            <w:tcW w:w="6353" w:type="dxa"/>
            <w:tcBorders>
              <w:top w:val="single" w:sz="8" w:space="0" w:color="auto"/>
              <w:left w:val="nil"/>
              <w:bottom w:val="single" w:sz="8" w:space="0" w:color="auto"/>
              <w:right w:val="single" w:sz="8" w:space="0" w:color="auto"/>
            </w:tcBorders>
            <w:shd w:val="clear" w:color="auto" w:fill="4C8B3F" w:themeFill="background2"/>
            <w:noWrap/>
            <w:tcMar>
              <w:top w:w="0" w:type="dxa"/>
              <w:left w:w="108" w:type="dxa"/>
              <w:bottom w:w="0" w:type="dxa"/>
              <w:right w:w="108" w:type="dxa"/>
            </w:tcMar>
            <w:vAlign w:val="center"/>
            <w:hideMark/>
          </w:tcPr>
          <w:p w14:paraId="4B327DC0" w14:textId="77777777" w:rsidR="00783690" w:rsidRPr="004342C6" w:rsidRDefault="00783690">
            <w:pPr>
              <w:rPr>
                <w:rFonts w:cs="Arial"/>
                <w:b/>
                <w:bCs/>
                <w:color w:val="FFFFFF"/>
              </w:rPr>
            </w:pPr>
            <w:r w:rsidRPr="004342C6">
              <w:rPr>
                <w:rFonts w:cs="Arial"/>
                <w:b/>
                <w:bCs/>
                <w:color w:val="FFFFFF"/>
              </w:rPr>
              <w:t>Configuration Parameter Definition</w:t>
            </w:r>
          </w:p>
        </w:tc>
      </w:tr>
      <w:tr w:rsidR="00783690" w:rsidRPr="004342C6" w14:paraId="2C0DAAB9" w14:textId="77777777" w:rsidTr="006B5DCC">
        <w:trPr>
          <w:trHeight w:val="548"/>
        </w:trPr>
        <w:tc>
          <w:tcPr>
            <w:tcW w:w="9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E195460" w14:textId="77777777" w:rsidR="00783690" w:rsidRPr="004342C6" w:rsidRDefault="00783690">
            <w:pPr>
              <w:jc w:val="right"/>
              <w:rPr>
                <w:rFonts w:cs="Arial"/>
                <w:color w:val="000000"/>
              </w:rPr>
            </w:pPr>
            <w:r w:rsidRPr="004342C6">
              <w:rPr>
                <w:rFonts w:cs="Arial"/>
                <w:color w:val="000000"/>
              </w:rPr>
              <w:t>1</w:t>
            </w:r>
          </w:p>
        </w:tc>
        <w:tc>
          <w:tcPr>
            <w:tcW w:w="27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C6CC40" w14:textId="77777777" w:rsidR="00783690" w:rsidRPr="004342C6" w:rsidRDefault="00783690">
            <w:pPr>
              <w:rPr>
                <w:rFonts w:cs="Arial"/>
                <w:color w:val="000000"/>
              </w:rPr>
            </w:pPr>
            <w:r w:rsidRPr="004342C6">
              <w:rPr>
                <w:rFonts w:cs="Arial"/>
                <w:color w:val="000000"/>
              </w:rPr>
              <w:t xml:space="preserve">Age </w:t>
            </w:r>
          </w:p>
        </w:tc>
        <w:tc>
          <w:tcPr>
            <w:tcW w:w="63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96AA3D" w14:textId="221D19EC" w:rsidR="00783690" w:rsidRPr="004342C6" w:rsidRDefault="00783690">
            <w:pPr>
              <w:rPr>
                <w:rFonts w:cs="Arial"/>
                <w:color w:val="000000"/>
              </w:rPr>
            </w:pPr>
            <w:r w:rsidRPr="004342C6">
              <w:rPr>
                <w:rFonts w:cs="Arial"/>
                <w:color w:val="000000"/>
              </w:rPr>
              <w:t xml:space="preserve">This configuration will allow </w:t>
            </w:r>
            <w:r w:rsidR="00496FC6">
              <w:rPr>
                <w:rFonts w:cs="Arial"/>
                <w:color w:val="000000"/>
              </w:rPr>
              <w:t>configuring</w:t>
            </w:r>
            <w:r w:rsidRPr="004342C6">
              <w:rPr>
                <w:rFonts w:cs="Arial"/>
                <w:color w:val="000000"/>
              </w:rPr>
              <w:t xml:space="preserve"> the age for an MH member for the ‘MH Aging Out’ batch processes. </w:t>
            </w:r>
          </w:p>
        </w:tc>
      </w:tr>
      <w:tr w:rsidR="00783690" w:rsidRPr="004342C6" w14:paraId="455F21E7" w14:textId="77777777" w:rsidTr="000C674F">
        <w:trPr>
          <w:trHeight w:val="997"/>
        </w:trPr>
        <w:tc>
          <w:tcPr>
            <w:tcW w:w="9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35B3667" w14:textId="77777777" w:rsidR="00783690" w:rsidRPr="004342C6" w:rsidRDefault="00783690">
            <w:pPr>
              <w:jc w:val="right"/>
              <w:rPr>
                <w:rFonts w:cs="Arial"/>
                <w:color w:val="000000"/>
              </w:rPr>
            </w:pPr>
            <w:r w:rsidRPr="004342C6">
              <w:rPr>
                <w:rFonts w:cs="Arial"/>
                <w:color w:val="000000"/>
              </w:rPr>
              <w:lastRenderedPageBreak/>
              <w:t>2</w:t>
            </w:r>
          </w:p>
        </w:tc>
        <w:tc>
          <w:tcPr>
            <w:tcW w:w="27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42D3EC" w14:textId="77777777" w:rsidR="00783690" w:rsidRPr="004342C6" w:rsidRDefault="00783690">
            <w:pPr>
              <w:rPr>
                <w:rFonts w:cs="Arial"/>
                <w:color w:val="000000"/>
              </w:rPr>
            </w:pPr>
            <w:r w:rsidRPr="004342C6">
              <w:rPr>
                <w:rFonts w:cs="Arial"/>
                <w:color w:val="000000"/>
              </w:rPr>
              <w:t xml:space="preserve">Population group </w:t>
            </w:r>
          </w:p>
        </w:tc>
        <w:tc>
          <w:tcPr>
            <w:tcW w:w="63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C90205" w14:textId="51782CA7" w:rsidR="00783690" w:rsidRPr="004342C6" w:rsidRDefault="00783690">
            <w:pPr>
              <w:rPr>
                <w:rFonts w:cs="Arial"/>
                <w:color w:val="000000"/>
              </w:rPr>
            </w:pPr>
            <w:r w:rsidRPr="004342C6">
              <w:rPr>
                <w:rFonts w:cs="Arial"/>
                <w:color w:val="000000"/>
              </w:rPr>
              <w:t xml:space="preserve">This configuration will allow “MH Aging Out” batch processes to include or exclude applications with member(s) in </w:t>
            </w:r>
            <w:r w:rsidR="00496FC6">
              <w:rPr>
                <w:rFonts w:cs="Arial"/>
                <w:color w:val="000000"/>
              </w:rPr>
              <w:t xml:space="preserve">a </w:t>
            </w:r>
            <w:r w:rsidRPr="004342C6">
              <w:rPr>
                <w:rFonts w:cs="Arial"/>
                <w:color w:val="000000"/>
              </w:rPr>
              <w:t>specific population group(s).</w:t>
            </w:r>
          </w:p>
        </w:tc>
      </w:tr>
      <w:tr w:rsidR="00783690" w:rsidRPr="004342C6" w14:paraId="75A475B5" w14:textId="77777777" w:rsidTr="006B5DCC">
        <w:trPr>
          <w:trHeight w:val="1088"/>
        </w:trPr>
        <w:tc>
          <w:tcPr>
            <w:tcW w:w="9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DA47B93" w14:textId="77777777" w:rsidR="00783690" w:rsidRPr="004342C6" w:rsidRDefault="00783690">
            <w:pPr>
              <w:jc w:val="right"/>
              <w:rPr>
                <w:rFonts w:cs="Arial"/>
                <w:color w:val="000000"/>
              </w:rPr>
            </w:pPr>
            <w:r w:rsidRPr="004342C6">
              <w:rPr>
                <w:rFonts w:cs="Arial"/>
                <w:color w:val="000000"/>
              </w:rPr>
              <w:t>3</w:t>
            </w:r>
          </w:p>
        </w:tc>
        <w:tc>
          <w:tcPr>
            <w:tcW w:w="27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259C61" w14:textId="77777777" w:rsidR="00783690" w:rsidRPr="004342C6" w:rsidRDefault="00783690">
            <w:pPr>
              <w:rPr>
                <w:rFonts w:cs="Arial"/>
                <w:color w:val="000000"/>
              </w:rPr>
            </w:pPr>
            <w:r w:rsidRPr="004342C6">
              <w:rPr>
                <w:rFonts w:cs="Arial"/>
                <w:color w:val="000000"/>
              </w:rPr>
              <w:t>Aid Category</w:t>
            </w:r>
          </w:p>
        </w:tc>
        <w:tc>
          <w:tcPr>
            <w:tcW w:w="63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ED1751" w14:textId="77777777" w:rsidR="00783690" w:rsidRPr="004342C6" w:rsidRDefault="00783690">
            <w:pPr>
              <w:rPr>
                <w:rFonts w:cs="Arial"/>
                <w:color w:val="000000"/>
              </w:rPr>
            </w:pPr>
            <w:r w:rsidRPr="004342C6">
              <w:rPr>
                <w:rFonts w:cs="Arial"/>
                <w:color w:val="000000"/>
              </w:rPr>
              <w:t>This configuration will allow “MH Aging Out” batch processes to include or exclude applications with members eligible in specific aid categories.</w:t>
            </w:r>
          </w:p>
        </w:tc>
      </w:tr>
      <w:tr w:rsidR="00783690" w:rsidRPr="004342C6" w14:paraId="38D8D751" w14:textId="77777777" w:rsidTr="006B5DCC">
        <w:trPr>
          <w:trHeight w:val="1088"/>
        </w:trPr>
        <w:tc>
          <w:tcPr>
            <w:tcW w:w="9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144A78D" w14:textId="77777777" w:rsidR="00783690" w:rsidRPr="004342C6" w:rsidRDefault="00783690">
            <w:pPr>
              <w:jc w:val="right"/>
              <w:rPr>
                <w:rFonts w:cs="Arial"/>
                <w:color w:val="000000"/>
              </w:rPr>
            </w:pPr>
            <w:r w:rsidRPr="004342C6">
              <w:rPr>
                <w:rFonts w:cs="Arial"/>
                <w:color w:val="000000"/>
              </w:rPr>
              <w:t>4</w:t>
            </w:r>
          </w:p>
        </w:tc>
        <w:tc>
          <w:tcPr>
            <w:tcW w:w="27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DC9D60" w14:textId="77777777" w:rsidR="00783690" w:rsidRPr="004342C6" w:rsidRDefault="00783690">
            <w:pPr>
              <w:rPr>
                <w:rFonts w:cs="Arial"/>
                <w:color w:val="000000"/>
              </w:rPr>
            </w:pPr>
            <w:r w:rsidRPr="004342C6">
              <w:rPr>
                <w:rFonts w:cs="Arial"/>
                <w:color w:val="000000"/>
              </w:rPr>
              <w:t>Maximum MEC Tries</w:t>
            </w:r>
          </w:p>
        </w:tc>
        <w:tc>
          <w:tcPr>
            <w:tcW w:w="6353" w:type="dxa"/>
            <w:tcBorders>
              <w:top w:val="nil"/>
              <w:left w:val="nil"/>
              <w:bottom w:val="single" w:sz="8" w:space="0" w:color="auto"/>
              <w:right w:val="single" w:sz="8" w:space="0" w:color="auto"/>
            </w:tcBorders>
            <w:tcMar>
              <w:top w:w="0" w:type="dxa"/>
              <w:left w:w="108" w:type="dxa"/>
              <w:bottom w:w="0" w:type="dxa"/>
              <w:right w:w="108" w:type="dxa"/>
            </w:tcMar>
            <w:vAlign w:val="center"/>
          </w:tcPr>
          <w:p w14:paraId="078E147D" w14:textId="7AA410AB" w:rsidR="00783690" w:rsidRPr="004342C6" w:rsidRDefault="00783690">
            <w:pPr>
              <w:rPr>
                <w:rFonts w:cs="Arial"/>
                <w:color w:val="000000"/>
              </w:rPr>
            </w:pPr>
            <w:r w:rsidRPr="004342C6">
              <w:rPr>
                <w:rFonts w:cs="Arial"/>
                <w:color w:val="000000"/>
              </w:rPr>
              <w:t xml:space="preserve">This configuration will allow ‘MH Age Out 65’ batch process executed </w:t>
            </w:r>
            <w:r w:rsidR="00496FC6">
              <w:rPr>
                <w:rFonts w:cs="Arial"/>
                <w:color w:val="000000"/>
              </w:rPr>
              <w:t>before</w:t>
            </w:r>
            <w:r w:rsidRPr="004342C6">
              <w:rPr>
                <w:rFonts w:cs="Arial"/>
                <w:color w:val="000000"/>
              </w:rPr>
              <w:t xml:space="preserve"> the 65</w:t>
            </w:r>
            <w:r w:rsidRPr="004342C6">
              <w:rPr>
                <w:rFonts w:cs="Arial"/>
                <w:color w:val="000000"/>
                <w:vertAlign w:val="superscript"/>
              </w:rPr>
              <w:t>th</w:t>
            </w:r>
            <w:r w:rsidRPr="004342C6">
              <w:rPr>
                <w:rFonts w:cs="Arial"/>
                <w:color w:val="000000"/>
              </w:rPr>
              <w:t xml:space="preserve"> birthday of the members to select the application as per </w:t>
            </w:r>
            <w:r w:rsidR="00496FC6">
              <w:rPr>
                <w:rFonts w:cs="Arial"/>
                <w:color w:val="000000"/>
              </w:rPr>
              <w:t xml:space="preserve">the </w:t>
            </w:r>
            <w:r w:rsidRPr="004342C6">
              <w:rPr>
                <w:rFonts w:cs="Arial"/>
                <w:color w:val="000000"/>
              </w:rPr>
              <w:t>configurable maximum number of time and initiate non-ESI MEC call</w:t>
            </w:r>
            <w:r w:rsidR="00496FC6">
              <w:rPr>
                <w:rFonts w:cs="Arial"/>
                <w:color w:val="000000"/>
              </w:rPr>
              <w:t>s</w:t>
            </w:r>
            <w:r w:rsidRPr="004342C6">
              <w:rPr>
                <w:rFonts w:cs="Arial"/>
                <w:color w:val="000000"/>
              </w:rPr>
              <w:t xml:space="preserve"> if the non-ESI MEC call fails or an error is received for the member in the response.</w:t>
            </w:r>
          </w:p>
          <w:p w14:paraId="70B4C41E" w14:textId="77777777" w:rsidR="00783690" w:rsidRPr="004342C6" w:rsidRDefault="00783690">
            <w:pPr>
              <w:rPr>
                <w:rFonts w:cs="Arial"/>
                <w:color w:val="000000"/>
              </w:rPr>
            </w:pPr>
          </w:p>
          <w:p w14:paraId="61D4B962" w14:textId="77777777" w:rsidR="00783690" w:rsidRPr="004342C6" w:rsidRDefault="00783690">
            <w:pPr>
              <w:rPr>
                <w:rFonts w:cs="Arial"/>
                <w:color w:val="000000"/>
              </w:rPr>
            </w:pPr>
            <w:r w:rsidRPr="004342C6">
              <w:rPr>
                <w:rFonts w:cs="Arial"/>
                <w:color w:val="000000"/>
              </w:rPr>
              <w:t>Default Value: 3</w:t>
            </w:r>
          </w:p>
        </w:tc>
      </w:tr>
    </w:tbl>
    <w:p w14:paraId="71C91BC9" w14:textId="77777777" w:rsidR="00783690" w:rsidRPr="004342C6" w:rsidRDefault="00783690" w:rsidP="00783690">
      <w:pPr>
        <w:rPr>
          <w:rFonts w:cs="Arial"/>
        </w:rPr>
      </w:pPr>
    </w:p>
    <w:p w14:paraId="4B3BD44C" w14:textId="77777777" w:rsidR="00783690" w:rsidRPr="004342C6" w:rsidRDefault="00783690" w:rsidP="00320B54">
      <w:pPr>
        <w:pStyle w:val="ListParagraph"/>
        <w:numPr>
          <w:ilvl w:val="0"/>
          <w:numId w:val="341"/>
        </w:numPr>
        <w:rPr>
          <w:rFonts w:cs="Arial"/>
          <w:color w:val="000000"/>
        </w:rPr>
      </w:pPr>
      <w:r w:rsidRPr="004342C6">
        <w:rPr>
          <w:rFonts w:cs="Arial"/>
        </w:rPr>
        <w:t xml:space="preserve">MH </w:t>
      </w:r>
      <w:r w:rsidRPr="004342C6">
        <w:rPr>
          <w:rFonts w:cs="Arial"/>
          <w:color w:val="000000"/>
        </w:rPr>
        <w:t xml:space="preserve">Default configuration for “MH Aging Out” batch </w:t>
      </w:r>
      <w:r w:rsidRPr="004342C6">
        <w:rPr>
          <w:rFonts w:cs="Arial"/>
        </w:rPr>
        <w:t>configurations</w:t>
      </w:r>
      <w:r w:rsidRPr="004342C6">
        <w:rPr>
          <w:rFonts w:cs="Arial"/>
          <w:color w:val="000000"/>
        </w:rPr>
        <w:t>.</w:t>
      </w:r>
    </w:p>
    <w:p w14:paraId="514C3F33" w14:textId="77777777" w:rsidR="00783690" w:rsidRPr="004342C6" w:rsidRDefault="00783690" w:rsidP="00783690">
      <w:pPr>
        <w:rPr>
          <w:rFonts w:cs="Arial"/>
        </w:rPr>
      </w:pPr>
    </w:p>
    <w:p w14:paraId="1E926E73" w14:textId="189100D6" w:rsidR="00783690" w:rsidRPr="004342C6" w:rsidRDefault="006B5DCC" w:rsidP="006B5DCC">
      <w:pPr>
        <w:pStyle w:val="Caption"/>
        <w:keepNext/>
        <w:jc w:val="center"/>
        <w:rPr>
          <w:rFonts w:cs="Arial"/>
        </w:rPr>
      </w:pPr>
      <w:bookmarkStart w:id="879" w:name="_Toc94635034"/>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38</w:t>
      </w:r>
      <w:r w:rsidRPr="004342C6">
        <w:rPr>
          <w:rFonts w:cs="Arial"/>
          <w:noProof/>
        </w:rPr>
        <w:fldChar w:fldCharType="end"/>
      </w:r>
      <w:r w:rsidRPr="004342C6">
        <w:rPr>
          <w:rFonts w:cs="Arial"/>
        </w:rPr>
        <w:t xml:space="preserve">. </w:t>
      </w:r>
      <w:r>
        <w:rPr>
          <w:rFonts w:cs="Arial"/>
        </w:rPr>
        <w:t>Age Population and Aid Category Table</w:t>
      </w:r>
      <w:r w:rsidRPr="004342C6">
        <w:rPr>
          <w:rFonts w:cs="Arial"/>
        </w:rPr>
        <w:t xml:space="preserve"> - UC.32</w:t>
      </w:r>
      <w:bookmarkEnd w:id="879"/>
    </w:p>
    <w:tbl>
      <w:tblPr>
        <w:tblW w:w="9985" w:type="dxa"/>
        <w:tblCellMar>
          <w:left w:w="0" w:type="dxa"/>
          <w:right w:w="0" w:type="dxa"/>
        </w:tblCellMar>
        <w:tblLook w:val="04A0" w:firstRow="1" w:lastRow="0" w:firstColumn="1" w:lastColumn="0" w:noHBand="0" w:noVBand="1"/>
      </w:tblPr>
      <w:tblGrid>
        <w:gridCol w:w="828"/>
        <w:gridCol w:w="1507"/>
        <w:gridCol w:w="4050"/>
        <w:gridCol w:w="3600"/>
      </w:tblGrid>
      <w:tr w:rsidR="00783690" w:rsidRPr="004342C6" w14:paraId="493B704C" w14:textId="77777777" w:rsidTr="006B5DCC">
        <w:tc>
          <w:tcPr>
            <w:tcW w:w="828" w:type="dxa"/>
            <w:tcBorders>
              <w:top w:val="single" w:sz="8" w:space="0" w:color="auto"/>
              <w:left w:val="single" w:sz="8" w:space="0" w:color="auto"/>
              <w:bottom w:val="single" w:sz="8" w:space="0" w:color="auto"/>
              <w:right w:val="single" w:sz="8" w:space="0" w:color="auto"/>
            </w:tcBorders>
            <w:shd w:val="clear" w:color="auto" w:fill="4C8B3F" w:themeFill="background2"/>
            <w:tcMar>
              <w:top w:w="0" w:type="dxa"/>
              <w:left w:w="108" w:type="dxa"/>
              <w:bottom w:w="0" w:type="dxa"/>
              <w:right w:w="108" w:type="dxa"/>
            </w:tcMar>
            <w:hideMark/>
          </w:tcPr>
          <w:p w14:paraId="72A3F4D6" w14:textId="77777777" w:rsidR="00783690" w:rsidRPr="004342C6" w:rsidRDefault="00783690">
            <w:pPr>
              <w:jc w:val="center"/>
              <w:rPr>
                <w:rFonts w:cs="Arial"/>
                <w:b/>
                <w:bCs/>
                <w:color w:val="FFFFFF"/>
              </w:rPr>
            </w:pPr>
            <w:r w:rsidRPr="004342C6">
              <w:rPr>
                <w:rFonts w:cs="Arial"/>
                <w:b/>
                <w:bCs/>
                <w:color w:val="FFFFFF"/>
              </w:rPr>
              <w:t>S. No</w:t>
            </w:r>
          </w:p>
        </w:tc>
        <w:tc>
          <w:tcPr>
            <w:tcW w:w="1507" w:type="dxa"/>
            <w:tcBorders>
              <w:top w:val="single" w:sz="8" w:space="0" w:color="auto"/>
              <w:left w:val="nil"/>
              <w:bottom w:val="single" w:sz="8" w:space="0" w:color="auto"/>
              <w:right w:val="single" w:sz="8" w:space="0" w:color="auto"/>
            </w:tcBorders>
            <w:shd w:val="clear" w:color="auto" w:fill="4C8B3F" w:themeFill="background2"/>
            <w:tcMar>
              <w:top w:w="0" w:type="dxa"/>
              <w:left w:w="108" w:type="dxa"/>
              <w:bottom w:w="0" w:type="dxa"/>
              <w:right w:w="108" w:type="dxa"/>
            </w:tcMar>
            <w:hideMark/>
          </w:tcPr>
          <w:p w14:paraId="16F4A563" w14:textId="77777777" w:rsidR="00783690" w:rsidRPr="004342C6" w:rsidRDefault="00783690">
            <w:pPr>
              <w:jc w:val="center"/>
              <w:rPr>
                <w:rFonts w:cs="Arial"/>
                <w:b/>
                <w:bCs/>
                <w:color w:val="FFFFFF"/>
              </w:rPr>
            </w:pPr>
            <w:r w:rsidRPr="004342C6">
              <w:rPr>
                <w:rFonts w:cs="Arial"/>
                <w:b/>
                <w:bCs/>
                <w:color w:val="FFFFFF"/>
              </w:rPr>
              <w:t>Age</w:t>
            </w:r>
          </w:p>
        </w:tc>
        <w:tc>
          <w:tcPr>
            <w:tcW w:w="4050" w:type="dxa"/>
            <w:tcBorders>
              <w:top w:val="single" w:sz="8" w:space="0" w:color="auto"/>
              <w:left w:val="nil"/>
              <w:bottom w:val="single" w:sz="8" w:space="0" w:color="auto"/>
              <w:right w:val="single" w:sz="8" w:space="0" w:color="auto"/>
            </w:tcBorders>
            <w:shd w:val="clear" w:color="auto" w:fill="4C8B3F" w:themeFill="background2"/>
            <w:tcMar>
              <w:top w:w="0" w:type="dxa"/>
              <w:left w:w="108" w:type="dxa"/>
              <w:bottom w:w="0" w:type="dxa"/>
              <w:right w:w="108" w:type="dxa"/>
            </w:tcMar>
            <w:hideMark/>
          </w:tcPr>
          <w:p w14:paraId="42799351" w14:textId="77777777" w:rsidR="00783690" w:rsidRPr="004342C6" w:rsidRDefault="00783690">
            <w:pPr>
              <w:jc w:val="center"/>
              <w:rPr>
                <w:rFonts w:cs="Arial"/>
                <w:b/>
                <w:bCs/>
                <w:color w:val="FFFFFF"/>
              </w:rPr>
            </w:pPr>
            <w:r w:rsidRPr="004342C6">
              <w:rPr>
                <w:rFonts w:cs="Arial"/>
                <w:b/>
                <w:bCs/>
                <w:color w:val="FFFFFF"/>
              </w:rPr>
              <w:t>Population Group</w:t>
            </w:r>
          </w:p>
        </w:tc>
        <w:tc>
          <w:tcPr>
            <w:tcW w:w="3600" w:type="dxa"/>
            <w:tcBorders>
              <w:top w:val="single" w:sz="8" w:space="0" w:color="auto"/>
              <w:left w:val="nil"/>
              <w:bottom w:val="single" w:sz="8" w:space="0" w:color="auto"/>
              <w:right w:val="single" w:sz="8" w:space="0" w:color="auto"/>
            </w:tcBorders>
            <w:shd w:val="clear" w:color="auto" w:fill="4C8B3F" w:themeFill="background2"/>
            <w:tcMar>
              <w:top w:w="0" w:type="dxa"/>
              <w:left w:w="108" w:type="dxa"/>
              <w:bottom w:w="0" w:type="dxa"/>
              <w:right w:w="108" w:type="dxa"/>
            </w:tcMar>
            <w:hideMark/>
          </w:tcPr>
          <w:p w14:paraId="4D1567C9" w14:textId="77777777" w:rsidR="00783690" w:rsidRPr="004342C6" w:rsidRDefault="00783690">
            <w:pPr>
              <w:jc w:val="center"/>
              <w:rPr>
                <w:rFonts w:cs="Arial"/>
                <w:b/>
                <w:bCs/>
                <w:color w:val="FFFFFF"/>
              </w:rPr>
            </w:pPr>
            <w:r w:rsidRPr="004342C6">
              <w:rPr>
                <w:rFonts w:cs="Arial"/>
                <w:b/>
                <w:bCs/>
                <w:color w:val="FFFFFF"/>
              </w:rPr>
              <w:t>Aid Category</w:t>
            </w:r>
          </w:p>
        </w:tc>
      </w:tr>
      <w:tr w:rsidR="00783690" w:rsidRPr="004342C6" w14:paraId="748A19F6" w14:textId="77777777" w:rsidTr="006B5DCC">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4FEB21" w14:textId="77777777" w:rsidR="00783690" w:rsidRPr="004342C6" w:rsidRDefault="00783690">
            <w:pPr>
              <w:rPr>
                <w:rFonts w:cs="Arial"/>
              </w:rPr>
            </w:pPr>
            <w:r w:rsidRPr="004342C6">
              <w:rPr>
                <w:rFonts w:cs="Arial"/>
              </w:rPr>
              <w:t>1</w:t>
            </w:r>
          </w:p>
        </w:tc>
        <w:tc>
          <w:tcPr>
            <w:tcW w:w="1507" w:type="dxa"/>
            <w:tcBorders>
              <w:top w:val="nil"/>
              <w:left w:val="nil"/>
              <w:bottom w:val="single" w:sz="8" w:space="0" w:color="auto"/>
              <w:right w:val="single" w:sz="8" w:space="0" w:color="auto"/>
            </w:tcBorders>
            <w:tcMar>
              <w:top w:w="0" w:type="dxa"/>
              <w:left w:w="108" w:type="dxa"/>
              <w:bottom w:w="0" w:type="dxa"/>
              <w:right w:w="108" w:type="dxa"/>
            </w:tcMar>
            <w:hideMark/>
          </w:tcPr>
          <w:p w14:paraId="7CFC0A74" w14:textId="77777777" w:rsidR="00783690" w:rsidRPr="004342C6" w:rsidRDefault="00783690">
            <w:pPr>
              <w:jc w:val="center"/>
              <w:rPr>
                <w:rFonts w:cs="Arial"/>
              </w:rPr>
            </w:pPr>
            <w:r w:rsidRPr="004342C6">
              <w:rPr>
                <w:rFonts w:cs="Arial"/>
              </w:rPr>
              <w:t>19</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6C2A108E" w14:textId="77777777" w:rsidR="00783690" w:rsidRPr="004342C6" w:rsidRDefault="00783690">
            <w:pPr>
              <w:rPr>
                <w:rFonts w:cs="Arial"/>
              </w:rPr>
            </w:pPr>
            <w:r w:rsidRPr="004342C6">
              <w:rPr>
                <w:rFonts w:cs="Arial"/>
              </w:rPr>
              <w:t>Blank (Any population group)</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24CA00B6" w14:textId="77777777" w:rsidR="00783690" w:rsidRPr="004342C6" w:rsidRDefault="00783690">
            <w:pPr>
              <w:rPr>
                <w:rFonts w:cs="Arial"/>
              </w:rPr>
            </w:pPr>
            <w:r w:rsidRPr="004342C6">
              <w:rPr>
                <w:rFonts w:cs="Arial"/>
              </w:rPr>
              <w:t>Blank (Any aid category)</w:t>
            </w:r>
          </w:p>
        </w:tc>
      </w:tr>
      <w:tr w:rsidR="00783690" w:rsidRPr="004342C6" w14:paraId="73267878" w14:textId="77777777" w:rsidTr="006B5DCC">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12D605" w14:textId="77777777" w:rsidR="00783690" w:rsidRPr="004342C6" w:rsidRDefault="00783690">
            <w:pPr>
              <w:rPr>
                <w:rFonts w:cs="Arial"/>
              </w:rPr>
            </w:pPr>
            <w:r w:rsidRPr="004342C6">
              <w:rPr>
                <w:rFonts w:cs="Arial"/>
              </w:rPr>
              <w:t>2</w:t>
            </w:r>
          </w:p>
        </w:tc>
        <w:tc>
          <w:tcPr>
            <w:tcW w:w="1507" w:type="dxa"/>
            <w:tcBorders>
              <w:top w:val="nil"/>
              <w:left w:val="nil"/>
              <w:bottom w:val="single" w:sz="8" w:space="0" w:color="auto"/>
              <w:right w:val="single" w:sz="8" w:space="0" w:color="auto"/>
            </w:tcBorders>
            <w:tcMar>
              <w:top w:w="0" w:type="dxa"/>
              <w:left w:w="108" w:type="dxa"/>
              <w:bottom w:w="0" w:type="dxa"/>
              <w:right w:w="108" w:type="dxa"/>
            </w:tcMar>
            <w:hideMark/>
          </w:tcPr>
          <w:p w14:paraId="7AA96E21" w14:textId="77777777" w:rsidR="00783690" w:rsidRPr="004342C6" w:rsidRDefault="00783690">
            <w:pPr>
              <w:jc w:val="center"/>
              <w:rPr>
                <w:rFonts w:cs="Arial"/>
              </w:rPr>
            </w:pPr>
            <w:r w:rsidRPr="004342C6">
              <w:rPr>
                <w:rFonts w:cs="Arial"/>
              </w:rPr>
              <w:t>21</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50F2F2FB" w14:textId="77777777" w:rsidR="00783690" w:rsidRPr="004342C6" w:rsidRDefault="00783690">
            <w:pPr>
              <w:rPr>
                <w:rFonts w:cs="Arial"/>
              </w:rPr>
            </w:pPr>
            <w:r w:rsidRPr="004342C6">
              <w:rPr>
                <w:rFonts w:cs="Arial"/>
              </w:rPr>
              <w:t>Blank (Any population group)</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13605EED" w14:textId="77777777" w:rsidR="00783690" w:rsidRPr="004342C6" w:rsidRDefault="00783690">
            <w:pPr>
              <w:rPr>
                <w:rFonts w:cs="Arial"/>
              </w:rPr>
            </w:pPr>
            <w:r w:rsidRPr="004342C6">
              <w:rPr>
                <w:rFonts w:cs="Arial"/>
              </w:rPr>
              <w:t>Blank (Any aid category)</w:t>
            </w:r>
          </w:p>
        </w:tc>
      </w:tr>
      <w:tr w:rsidR="00783690" w:rsidRPr="004342C6" w14:paraId="1C36ADB6" w14:textId="77777777" w:rsidTr="006B5DCC">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E893A6" w14:textId="77777777" w:rsidR="00783690" w:rsidRPr="004342C6" w:rsidRDefault="00783690">
            <w:pPr>
              <w:rPr>
                <w:rFonts w:cs="Arial"/>
              </w:rPr>
            </w:pPr>
            <w:r w:rsidRPr="004342C6">
              <w:rPr>
                <w:rFonts w:cs="Arial"/>
              </w:rPr>
              <w:t>3</w:t>
            </w:r>
          </w:p>
        </w:tc>
        <w:tc>
          <w:tcPr>
            <w:tcW w:w="1507" w:type="dxa"/>
            <w:tcBorders>
              <w:top w:val="nil"/>
              <w:left w:val="nil"/>
              <w:bottom w:val="single" w:sz="8" w:space="0" w:color="auto"/>
              <w:right w:val="single" w:sz="8" w:space="0" w:color="auto"/>
            </w:tcBorders>
            <w:tcMar>
              <w:top w:w="0" w:type="dxa"/>
              <w:left w:w="108" w:type="dxa"/>
              <w:bottom w:w="0" w:type="dxa"/>
              <w:right w:w="108" w:type="dxa"/>
            </w:tcMar>
            <w:hideMark/>
          </w:tcPr>
          <w:p w14:paraId="66750B1D" w14:textId="77777777" w:rsidR="00783690" w:rsidRPr="004342C6" w:rsidRDefault="00783690">
            <w:pPr>
              <w:jc w:val="center"/>
              <w:rPr>
                <w:rFonts w:cs="Arial"/>
              </w:rPr>
            </w:pPr>
            <w:r w:rsidRPr="004342C6">
              <w:rPr>
                <w:rFonts w:cs="Arial"/>
              </w:rPr>
              <w:t>26</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33384023" w14:textId="77777777" w:rsidR="00783690" w:rsidRPr="004342C6" w:rsidRDefault="00783690">
            <w:pPr>
              <w:rPr>
                <w:rFonts w:cs="Arial"/>
              </w:rPr>
            </w:pPr>
            <w:r w:rsidRPr="004342C6">
              <w:rPr>
                <w:rFonts w:cs="Arial"/>
              </w:rPr>
              <w:t>Blank (Any population group)</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10014813" w14:textId="77777777" w:rsidR="00783690" w:rsidRPr="004342C6" w:rsidRDefault="00783690">
            <w:pPr>
              <w:rPr>
                <w:rFonts w:cs="Arial"/>
              </w:rPr>
            </w:pPr>
            <w:r w:rsidRPr="004342C6">
              <w:rPr>
                <w:rFonts w:cs="Arial"/>
              </w:rPr>
              <w:t>B1, B4</w:t>
            </w:r>
          </w:p>
        </w:tc>
      </w:tr>
      <w:tr w:rsidR="00783690" w:rsidRPr="004342C6" w14:paraId="37D90323" w14:textId="77777777" w:rsidTr="006B5DCC">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B2EA6B" w14:textId="77777777" w:rsidR="00783690" w:rsidRPr="004342C6" w:rsidRDefault="00783690">
            <w:pPr>
              <w:rPr>
                <w:rFonts w:cs="Arial"/>
              </w:rPr>
            </w:pPr>
            <w:r w:rsidRPr="004342C6">
              <w:rPr>
                <w:rFonts w:cs="Arial"/>
              </w:rPr>
              <w:t>4</w:t>
            </w:r>
          </w:p>
        </w:tc>
        <w:tc>
          <w:tcPr>
            <w:tcW w:w="1507" w:type="dxa"/>
            <w:tcBorders>
              <w:top w:val="nil"/>
              <w:left w:val="nil"/>
              <w:bottom w:val="single" w:sz="8" w:space="0" w:color="auto"/>
              <w:right w:val="single" w:sz="8" w:space="0" w:color="auto"/>
            </w:tcBorders>
            <w:tcMar>
              <w:top w:w="0" w:type="dxa"/>
              <w:left w:w="108" w:type="dxa"/>
              <w:bottom w:w="0" w:type="dxa"/>
              <w:right w:w="108" w:type="dxa"/>
            </w:tcMar>
            <w:hideMark/>
          </w:tcPr>
          <w:p w14:paraId="02D7F9C5" w14:textId="77777777" w:rsidR="00783690" w:rsidRPr="004342C6" w:rsidRDefault="00783690">
            <w:pPr>
              <w:jc w:val="center"/>
              <w:rPr>
                <w:rFonts w:cs="Arial"/>
              </w:rPr>
            </w:pPr>
            <w:r w:rsidRPr="004342C6">
              <w:rPr>
                <w:rFonts w:cs="Arial"/>
              </w:rPr>
              <w:t>65</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3295A773" w14:textId="77777777" w:rsidR="00783690" w:rsidRPr="004342C6" w:rsidRDefault="00783690">
            <w:pPr>
              <w:rPr>
                <w:rFonts w:cs="Arial"/>
              </w:rPr>
            </w:pPr>
            <w:r w:rsidRPr="004342C6">
              <w:rPr>
                <w:rFonts w:cs="Arial"/>
              </w:rPr>
              <w:t>Not Parent Caretaker</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3245B90D" w14:textId="77777777" w:rsidR="00783690" w:rsidRPr="004342C6" w:rsidRDefault="00783690">
            <w:pPr>
              <w:rPr>
                <w:rFonts w:cs="Arial"/>
              </w:rPr>
            </w:pPr>
            <w:r w:rsidRPr="004342C6">
              <w:rPr>
                <w:rFonts w:cs="Arial"/>
              </w:rPr>
              <w:t>Not U3</w:t>
            </w:r>
          </w:p>
        </w:tc>
      </w:tr>
    </w:tbl>
    <w:p w14:paraId="1B5A2045" w14:textId="77777777" w:rsidR="00783690" w:rsidRPr="004342C6" w:rsidRDefault="00783690" w:rsidP="00783690">
      <w:pPr>
        <w:rPr>
          <w:rFonts w:cs="Arial"/>
        </w:rPr>
      </w:pPr>
    </w:p>
    <w:p w14:paraId="7A7821C4" w14:textId="77777777" w:rsidR="00622E24" w:rsidRPr="004342C6" w:rsidRDefault="00622E24" w:rsidP="00622E24">
      <w:pPr>
        <w:pStyle w:val="Heading3"/>
        <w:numPr>
          <w:ilvl w:val="2"/>
          <w:numId w:val="13"/>
        </w:numPr>
        <w:rPr>
          <w:rFonts w:ascii="Arial" w:hAnsi="Arial" w:cs="Arial"/>
        </w:rPr>
      </w:pPr>
      <w:bookmarkStart w:id="880" w:name="_Toc94634892"/>
      <w:r w:rsidRPr="004342C6">
        <w:rPr>
          <w:rFonts w:ascii="Arial" w:hAnsi="Arial" w:cs="Arial"/>
        </w:rPr>
        <w:t>Acceptance Criteria</w:t>
      </w:r>
      <w:bookmarkEnd w:id="880"/>
    </w:p>
    <w:p w14:paraId="6DB44806" w14:textId="64300848" w:rsidR="00622E24" w:rsidRPr="004342C6" w:rsidRDefault="00BF1D73" w:rsidP="00320B54">
      <w:pPr>
        <w:pStyle w:val="ListParagraph"/>
        <w:numPr>
          <w:ilvl w:val="0"/>
          <w:numId w:val="240"/>
        </w:numPr>
        <w:contextualSpacing w:val="0"/>
        <w:rPr>
          <w:rFonts w:cs="Arial"/>
        </w:rPr>
      </w:pPr>
      <w:r w:rsidRPr="004342C6">
        <w:rPr>
          <w:rFonts w:cs="Arial"/>
        </w:rPr>
        <w:t>The system should work as per the flow, UI design, functional requirements, and special design considerations defined above in the use case.</w:t>
      </w:r>
    </w:p>
    <w:p w14:paraId="3A8FF44C" w14:textId="77777777" w:rsidR="00553C32" w:rsidRPr="004342C6" w:rsidRDefault="00553C32" w:rsidP="00553C32">
      <w:pPr>
        <w:contextualSpacing w:val="0"/>
        <w:rPr>
          <w:rFonts w:cs="Arial"/>
        </w:rPr>
      </w:pPr>
    </w:p>
    <w:p w14:paraId="06D7D574" w14:textId="77777777" w:rsidR="006911F8" w:rsidRPr="004342C6" w:rsidRDefault="006911F8">
      <w:pPr>
        <w:contextualSpacing w:val="0"/>
        <w:rPr>
          <w:rFonts w:cs="Arial"/>
        </w:rPr>
      </w:pPr>
      <w:r w:rsidRPr="004342C6">
        <w:rPr>
          <w:rFonts w:cs="Arial"/>
        </w:rPr>
        <w:br w:type="page"/>
      </w:r>
    </w:p>
    <w:p w14:paraId="212470C6" w14:textId="25E91450" w:rsidR="006911F8" w:rsidRPr="004342C6" w:rsidRDefault="006911F8" w:rsidP="00DB6AEE">
      <w:pPr>
        <w:pStyle w:val="Heading2"/>
      </w:pPr>
      <w:bookmarkStart w:id="881" w:name="_Toc94634893"/>
      <w:r w:rsidRPr="004342C6">
        <w:lastRenderedPageBreak/>
        <w:t>Use Case Id: UC-</w:t>
      </w:r>
      <w:r w:rsidR="005B09BA" w:rsidRPr="004342C6">
        <w:t>33</w:t>
      </w:r>
      <w:r w:rsidRPr="004342C6">
        <w:t xml:space="preserve"> Impact of Admin closure on Masshealth Eligibility</w:t>
      </w:r>
      <w:bookmarkEnd w:id="881"/>
    </w:p>
    <w:p w14:paraId="0E072729" w14:textId="582E4A5A" w:rsidR="006911F8" w:rsidRPr="004342C6" w:rsidRDefault="006911F8" w:rsidP="006911F8">
      <w:pPr>
        <w:pStyle w:val="Heading3"/>
        <w:numPr>
          <w:ilvl w:val="2"/>
          <w:numId w:val="13"/>
        </w:numPr>
        <w:rPr>
          <w:rFonts w:ascii="Arial" w:hAnsi="Arial" w:cs="Arial"/>
        </w:rPr>
      </w:pPr>
      <w:bookmarkStart w:id="882" w:name="_Toc94634894"/>
      <w:r w:rsidRPr="004342C6">
        <w:rPr>
          <w:rFonts w:ascii="Arial" w:hAnsi="Arial" w:cs="Arial"/>
        </w:rPr>
        <w:t>Description</w:t>
      </w:r>
      <w:bookmarkEnd w:id="882"/>
    </w:p>
    <w:p w14:paraId="43761175" w14:textId="1D7CEB9E" w:rsidR="006911F8" w:rsidRPr="004342C6" w:rsidRDefault="006911F8" w:rsidP="006911F8">
      <w:pPr>
        <w:ind w:left="450"/>
        <w:rPr>
          <w:rFonts w:cs="Arial"/>
        </w:rPr>
      </w:pPr>
      <w:r w:rsidRPr="004342C6">
        <w:rPr>
          <w:rFonts w:cs="Arial"/>
        </w:rPr>
        <w:t>This use case describes how Admin closure impact on MassHealth Eligibility</w:t>
      </w:r>
      <w:r w:rsidR="006B5DCC">
        <w:rPr>
          <w:rFonts w:cs="Arial"/>
        </w:rPr>
        <w:t>.</w:t>
      </w:r>
    </w:p>
    <w:p w14:paraId="23888CDF" w14:textId="77777777" w:rsidR="006911F8" w:rsidRPr="004342C6" w:rsidRDefault="006911F8" w:rsidP="006911F8">
      <w:pPr>
        <w:ind w:left="450"/>
        <w:rPr>
          <w:rFonts w:cs="Arial"/>
        </w:rPr>
      </w:pPr>
    </w:p>
    <w:p w14:paraId="489118E8" w14:textId="77777777" w:rsidR="006911F8" w:rsidRPr="004342C6" w:rsidRDefault="006911F8" w:rsidP="006911F8">
      <w:pPr>
        <w:pStyle w:val="Heading3"/>
        <w:numPr>
          <w:ilvl w:val="2"/>
          <w:numId w:val="13"/>
        </w:numPr>
        <w:rPr>
          <w:rFonts w:ascii="Arial" w:hAnsi="Arial" w:cs="Arial"/>
        </w:rPr>
      </w:pPr>
      <w:bookmarkStart w:id="883" w:name="_Toc94634895"/>
      <w:r w:rsidRPr="004342C6">
        <w:rPr>
          <w:rFonts w:ascii="Arial" w:hAnsi="Arial" w:cs="Arial"/>
        </w:rPr>
        <w:t>Related Use case</w:t>
      </w:r>
      <w:bookmarkEnd w:id="883"/>
      <w:r w:rsidRPr="004342C6">
        <w:rPr>
          <w:rFonts w:ascii="Arial" w:hAnsi="Arial" w:cs="Arial"/>
        </w:rPr>
        <w:t xml:space="preserve"> </w:t>
      </w:r>
    </w:p>
    <w:p w14:paraId="01756A94" w14:textId="77777777" w:rsidR="006911F8" w:rsidRPr="004342C6" w:rsidRDefault="006911F8" w:rsidP="006911F8">
      <w:pPr>
        <w:ind w:firstLine="450"/>
        <w:rPr>
          <w:rFonts w:cs="Arial"/>
        </w:rPr>
      </w:pPr>
      <w:r w:rsidRPr="004342C6">
        <w:rPr>
          <w:rFonts w:cs="Arial"/>
        </w:rPr>
        <w:t>Not applicable</w:t>
      </w:r>
    </w:p>
    <w:p w14:paraId="108671A1" w14:textId="77777777" w:rsidR="006911F8" w:rsidRPr="004342C6" w:rsidRDefault="006911F8" w:rsidP="006911F8">
      <w:pPr>
        <w:rPr>
          <w:rFonts w:cs="Arial"/>
        </w:rPr>
      </w:pPr>
      <w:r w:rsidRPr="004342C6">
        <w:rPr>
          <w:rFonts w:cs="Arial"/>
          <w:i/>
          <w:color w:val="00B050"/>
        </w:rPr>
        <w:t xml:space="preserve">  </w:t>
      </w:r>
    </w:p>
    <w:p w14:paraId="10C1FA5E" w14:textId="77777777" w:rsidR="006911F8" w:rsidRPr="004342C6" w:rsidRDefault="006911F8" w:rsidP="006911F8">
      <w:pPr>
        <w:pStyle w:val="Heading3"/>
        <w:numPr>
          <w:ilvl w:val="2"/>
          <w:numId w:val="13"/>
        </w:numPr>
        <w:rPr>
          <w:rFonts w:ascii="Arial" w:hAnsi="Arial" w:cs="Arial"/>
        </w:rPr>
      </w:pPr>
      <w:bookmarkStart w:id="884" w:name="_Toc94634896"/>
      <w:r w:rsidRPr="004342C6">
        <w:rPr>
          <w:rFonts w:ascii="Arial" w:hAnsi="Arial" w:cs="Arial"/>
        </w:rPr>
        <w:t>Actor(s)</w:t>
      </w:r>
      <w:bookmarkEnd w:id="884"/>
    </w:p>
    <w:p w14:paraId="7CAEB50F" w14:textId="77777777" w:rsidR="006911F8" w:rsidRPr="004342C6" w:rsidRDefault="006911F8" w:rsidP="00F725DA">
      <w:pPr>
        <w:pStyle w:val="ListParagraph"/>
        <w:numPr>
          <w:ilvl w:val="0"/>
          <w:numId w:val="132"/>
        </w:numPr>
        <w:ind w:left="810"/>
        <w:contextualSpacing w:val="0"/>
        <w:rPr>
          <w:rFonts w:cs="Arial"/>
        </w:rPr>
      </w:pPr>
      <w:r w:rsidRPr="004342C6">
        <w:rPr>
          <w:rFonts w:cs="Arial"/>
        </w:rPr>
        <w:t>HIX System</w:t>
      </w:r>
    </w:p>
    <w:p w14:paraId="314F6AF8" w14:textId="77777777" w:rsidR="006911F8" w:rsidRPr="004342C6" w:rsidRDefault="006911F8" w:rsidP="00F725DA">
      <w:pPr>
        <w:pStyle w:val="ListParagraph"/>
        <w:numPr>
          <w:ilvl w:val="0"/>
          <w:numId w:val="132"/>
        </w:numPr>
        <w:ind w:left="810"/>
        <w:contextualSpacing w:val="0"/>
        <w:rPr>
          <w:rFonts w:cs="Arial"/>
        </w:rPr>
      </w:pPr>
      <w:r w:rsidRPr="004342C6">
        <w:rPr>
          <w:rFonts w:cs="Arial"/>
        </w:rPr>
        <w:t>The following Agent Portal User(s):</w:t>
      </w:r>
    </w:p>
    <w:p w14:paraId="4EC77B24" w14:textId="77777777" w:rsidR="006911F8" w:rsidRPr="004342C6" w:rsidRDefault="006911F8" w:rsidP="00496FC6">
      <w:pPr>
        <w:pStyle w:val="ListParagraph"/>
        <w:numPr>
          <w:ilvl w:val="0"/>
          <w:numId w:val="20"/>
        </w:numPr>
        <w:contextualSpacing w:val="0"/>
        <w:rPr>
          <w:rFonts w:cs="Arial"/>
        </w:rPr>
      </w:pPr>
      <w:r w:rsidRPr="004342C6">
        <w:rPr>
          <w:rFonts w:cs="Arial"/>
        </w:rPr>
        <w:t>Back Office User</w:t>
      </w:r>
    </w:p>
    <w:p w14:paraId="55CC061E" w14:textId="77777777" w:rsidR="006911F8" w:rsidRPr="004342C6" w:rsidRDefault="006911F8" w:rsidP="00496FC6">
      <w:pPr>
        <w:pStyle w:val="ListParagraph"/>
        <w:numPr>
          <w:ilvl w:val="0"/>
          <w:numId w:val="20"/>
        </w:numPr>
        <w:contextualSpacing w:val="0"/>
        <w:rPr>
          <w:rFonts w:cs="Arial"/>
        </w:rPr>
      </w:pPr>
      <w:r w:rsidRPr="004342C6">
        <w:rPr>
          <w:rFonts w:cs="Arial"/>
        </w:rPr>
        <w:t>Super User/MED_BO User</w:t>
      </w:r>
    </w:p>
    <w:p w14:paraId="1B02AAB0" w14:textId="77777777" w:rsidR="006911F8" w:rsidRPr="004342C6" w:rsidRDefault="006911F8" w:rsidP="006B5DCC">
      <w:pPr>
        <w:pStyle w:val="ListParagraph"/>
        <w:numPr>
          <w:ilvl w:val="0"/>
          <w:numId w:val="20"/>
        </w:numPr>
        <w:contextualSpacing w:val="0"/>
        <w:rPr>
          <w:rFonts w:cs="Arial"/>
        </w:rPr>
      </w:pPr>
      <w:r w:rsidRPr="004342C6">
        <w:rPr>
          <w:rFonts w:cs="Arial"/>
        </w:rPr>
        <w:t>TPL Super User</w:t>
      </w:r>
    </w:p>
    <w:p w14:paraId="505AD4D0" w14:textId="77777777" w:rsidR="006911F8" w:rsidRPr="004342C6" w:rsidRDefault="006911F8" w:rsidP="00496FC6">
      <w:pPr>
        <w:pStyle w:val="ListParagraph"/>
        <w:numPr>
          <w:ilvl w:val="0"/>
          <w:numId w:val="20"/>
        </w:numPr>
        <w:contextualSpacing w:val="0"/>
        <w:rPr>
          <w:rFonts w:cs="Arial"/>
        </w:rPr>
      </w:pPr>
      <w:r w:rsidRPr="004342C6">
        <w:rPr>
          <w:rFonts w:cs="Arial"/>
        </w:rPr>
        <w:t>TPL_BO User</w:t>
      </w:r>
    </w:p>
    <w:p w14:paraId="47A31637" w14:textId="77777777" w:rsidR="006911F8" w:rsidRPr="004342C6" w:rsidRDefault="006911F8" w:rsidP="00496FC6">
      <w:pPr>
        <w:pStyle w:val="ListParagraph"/>
        <w:numPr>
          <w:ilvl w:val="0"/>
          <w:numId w:val="20"/>
        </w:numPr>
        <w:contextualSpacing w:val="0"/>
        <w:rPr>
          <w:rFonts w:cs="Arial"/>
        </w:rPr>
      </w:pPr>
      <w:r w:rsidRPr="004342C6">
        <w:rPr>
          <w:rFonts w:cs="Arial"/>
        </w:rPr>
        <w:t>Advanced CSR User</w:t>
      </w:r>
    </w:p>
    <w:p w14:paraId="56980FF9" w14:textId="77777777" w:rsidR="006911F8" w:rsidRPr="004342C6" w:rsidRDefault="006911F8" w:rsidP="006911F8">
      <w:pPr>
        <w:rPr>
          <w:rFonts w:cs="Arial"/>
        </w:rPr>
      </w:pPr>
      <w:r w:rsidRPr="004342C6">
        <w:rPr>
          <w:rFonts w:cs="Arial"/>
          <w:i/>
          <w:color w:val="00B050"/>
        </w:rPr>
        <w:t xml:space="preserve">  </w:t>
      </w:r>
    </w:p>
    <w:p w14:paraId="22A9B50D" w14:textId="77777777" w:rsidR="006911F8" w:rsidRPr="004342C6" w:rsidRDefault="006911F8" w:rsidP="006911F8">
      <w:pPr>
        <w:pStyle w:val="Heading3"/>
        <w:numPr>
          <w:ilvl w:val="2"/>
          <w:numId w:val="13"/>
        </w:numPr>
        <w:rPr>
          <w:rFonts w:ascii="Arial" w:hAnsi="Arial" w:cs="Arial"/>
        </w:rPr>
      </w:pPr>
      <w:bookmarkStart w:id="885" w:name="_Toc94634897"/>
      <w:r w:rsidRPr="004342C6">
        <w:rPr>
          <w:rFonts w:ascii="Arial" w:hAnsi="Arial" w:cs="Arial"/>
        </w:rPr>
        <w:t>Trigger(s)</w:t>
      </w:r>
      <w:bookmarkEnd w:id="885"/>
    </w:p>
    <w:p w14:paraId="63937548" w14:textId="101FDF48" w:rsidR="006911F8" w:rsidRPr="004342C6" w:rsidRDefault="006911F8" w:rsidP="00F725DA">
      <w:pPr>
        <w:pStyle w:val="ListParagraph"/>
        <w:numPr>
          <w:ilvl w:val="0"/>
          <w:numId w:val="133"/>
        </w:numPr>
        <w:contextualSpacing w:val="0"/>
        <w:rPr>
          <w:rFonts w:cs="Arial"/>
        </w:rPr>
      </w:pPr>
      <w:r w:rsidRPr="004342C6">
        <w:rPr>
          <w:rFonts w:cs="Arial"/>
        </w:rPr>
        <w:t>Eligibility is determined/re-determined through any process</w:t>
      </w:r>
      <w:r w:rsidR="00496FC6">
        <w:rPr>
          <w:rFonts w:cs="Arial"/>
        </w:rPr>
        <w:t>,</w:t>
      </w:r>
      <w:r w:rsidRPr="004342C6">
        <w:rPr>
          <w:rFonts w:cs="Arial"/>
        </w:rPr>
        <w:t xml:space="preserve"> e.g.</w:t>
      </w:r>
      <w:r w:rsidR="00496FC6">
        <w:rPr>
          <w:rFonts w:cs="Arial"/>
        </w:rPr>
        <w:t>,</w:t>
      </w:r>
      <w:r w:rsidRPr="004342C6">
        <w:rPr>
          <w:rFonts w:cs="Arial"/>
        </w:rPr>
        <w:t xml:space="preserve"> </w:t>
      </w:r>
      <w:r w:rsidR="00004265" w:rsidRPr="004342C6">
        <w:rPr>
          <w:rFonts w:cs="Arial"/>
        </w:rPr>
        <w:t>Batch/BO determination, online SSAP flow, Renewals, PDM, eligibility RFI timeclock expiration.</w:t>
      </w:r>
    </w:p>
    <w:p w14:paraId="2B0748E3" w14:textId="77777777" w:rsidR="006911F8" w:rsidRPr="004342C6" w:rsidRDefault="006911F8" w:rsidP="006911F8">
      <w:pPr>
        <w:pStyle w:val="ListParagraph"/>
        <w:ind w:left="1080"/>
        <w:contextualSpacing w:val="0"/>
        <w:rPr>
          <w:rFonts w:cs="Arial"/>
        </w:rPr>
      </w:pPr>
    </w:p>
    <w:p w14:paraId="602F3DB4" w14:textId="77777777" w:rsidR="006911F8" w:rsidRPr="004342C6" w:rsidRDefault="006911F8" w:rsidP="006911F8">
      <w:pPr>
        <w:pStyle w:val="Heading3"/>
        <w:numPr>
          <w:ilvl w:val="2"/>
          <w:numId w:val="13"/>
        </w:numPr>
        <w:rPr>
          <w:rFonts w:ascii="Arial" w:hAnsi="Arial" w:cs="Arial"/>
        </w:rPr>
      </w:pPr>
      <w:bookmarkStart w:id="886" w:name="_Toc94634898"/>
      <w:r w:rsidRPr="004342C6">
        <w:rPr>
          <w:rFonts w:ascii="Arial" w:hAnsi="Arial" w:cs="Arial"/>
        </w:rPr>
        <w:t>Precondition(s)</w:t>
      </w:r>
      <w:bookmarkEnd w:id="886"/>
    </w:p>
    <w:p w14:paraId="0F5F15A2" w14:textId="219B36AD" w:rsidR="006911F8" w:rsidRPr="004342C6" w:rsidRDefault="006911F8" w:rsidP="00F725DA">
      <w:pPr>
        <w:pStyle w:val="ListParagraph"/>
        <w:numPr>
          <w:ilvl w:val="0"/>
          <w:numId w:val="134"/>
        </w:numPr>
        <w:contextualSpacing w:val="0"/>
        <w:rPr>
          <w:rFonts w:cs="Arial"/>
        </w:rPr>
      </w:pPr>
      <w:r w:rsidRPr="004342C6">
        <w:rPr>
          <w:rFonts w:cs="Arial"/>
        </w:rPr>
        <w:t xml:space="preserve">Admin closure is applied </w:t>
      </w:r>
      <w:r w:rsidR="00496FC6">
        <w:rPr>
          <w:rFonts w:cs="Arial"/>
        </w:rPr>
        <w:t>to</w:t>
      </w:r>
      <w:r w:rsidRPr="004342C6">
        <w:rPr>
          <w:rFonts w:cs="Arial"/>
        </w:rPr>
        <w:t xml:space="preserve"> the member</w:t>
      </w:r>
      <w:r w:rsidR="00391503" w:rsidRPr="004342C6">
        <w:rPr>
          <w:rFonts w:cs="Arial"/>
        </w:rPr>
        <w:t xml:space="preserve"> OR AR code is applied </w:t>
      </w:r>
      <w:r w:rsidR="00496FC6">
        <w:rPr>
          <w:rFonts w:cs="Arial"/>
        </w:rPr>
        <w:t>to</w:t>
      </w:r>
      <w:r w:rsidR="00391503" w:rsidRPr="004342C6">
        <w:rPr>
          <w:rFonts w:cs="Arial"/>
        </w:rPr>
        <w:t xml:space="preserve"> the member</w:t>
      </w:r>
      <w:r w:rsidR="00496FC6">
        <w:rPr>
          <w:rFonts w:cs="Arial"/>
        </w:rPr>
        <w:t>.</w:t>
      </w:r>
    </w:p>
    <w:p w14:paraId="4DCDA943" w14:textId="77777777" w:rsidR="006911F8" w:rsidRPr="004342C6" w:rsidRDefault="006911F8" w:rsidP="006911F8">
      <w:pPr>
        <w:pStyle w:val="ListParagraph"/>
        <w:ind w:left="1170"/>
        <w:contextualSpacing w:val="0"/>
        <w:rPr>
          <w:rFonts w:cs="Arial"/>
        </w:rPr>
      </w:pPr>
    </w:p>
    <w:p w14:paraId="65E35F22" w14:textId="77777777" w:rsidR="006911F8" w:rsidRPr="004342C6" w:rsidRDefault="006911F8" w:rsidP="006911F8">
      <w:pPr>
        <w:pStyle w:val="Heading3"/>
        <w:numPr>
          <w:ilvl w:val="2"/>
          <w:numId w:val="13"/>
        </w:numPr>
        <w:pBdr>
          <w:bottom w:val="single" w:sz="12" w:space="5" w:color="4C8B3F"/>
        </w:pBdr>
        <w:rPr>
          <w:rFonts w:ascii="Arial" w:hAnsi="Arial" w:cs="Arial"/>
        </w:rPr>
      </w:pPr>
      <w:bookmarkStart w:id="887" w:name="_Toc94634899"/>
      <w:r w:rsidRPr="004342C6">
        <w:rPr>
          <w:rFonts w:ascii="Arial" w:hAnsi="Arial" w:cs="Arial"/>
        </w:rPr>
        <w:t>Postcondition(s)</w:t>
      </w:r>
      <w:bookmarkEnd w:id="887"/>
    </w:p>
    <w:p w14:paraId="62D3102D" w14:textId="17CF7295" w:rsidR="006911F8" w:rsidRPr="004342C6" w:rsidRDefault="00547D0F" w:rsidP="00F725DA">
      <w:pPr>
        <w:pStyle w:val="ListParagraph"/>
        <w:numPr>
          <w:ilvl w:val="0"/>
          <w:numId w:val="135"/>
        </w:numPr>
        <w:rPr>
          <w:rFonts w:cs="Arial"/>
        </w:rPr>
      </w:pPr>
      <w:r w:rsidRPr="004342C6">
        <w:rPr>
          <w:rFonts w:cs="Arial"/>
        </w:rPr>
        <w:t>MassHealth</w:t>
      </w:r>
      <w:r w:rsidR="006911F8" w:rsidRPr="004342C6">
        <w:rPr>
          <w:rFonts w:cs="Arial"/>
        </w:rPr>
        <w:t xml:space="preserve"> eligibility i</w:t>
      </w:r>
      <w:r w:rsidR="00391503" w:rsidRPr="004342C6">
        <w:rPr>
          <w:rFonts w:cs="Arial"/>
        </w:rPr>
        <w:t xml:space="preserve">s denied as per </w:t>
      </w:r>
      <w:r w:rsidR="00496FC6">
        <w:rPr>
          <w:rFonts w:cs="Arial"/>
        </w:rPr>
        <w:t xml:space="preserve">the </w:t>
      </w:r>
      <w:r w:rsidR="00391503" w:rsidRPr="004342C6">
        <w:rPr>
          <w:rFonts w:cs="Arial"/>
        </w:rPr>
        <w:t>Denial code sheet</w:t>
      </w:r>
      <w:r w:rsidR="00496FC6">
        <w:rPr>
          <w:rFonts w:cs="Arial"/>
        </w:rPr>
        <w:t>.</w:t>
      </w:r>
    </w:p>
    <w:p w14:paraId="56207AFE" w14:textId="77777777" w:rsidR="006911F8" w:rsidRPr="004342C6" w:rsidRDefault="006911F8" w:rsidP="006911F8">
      <w:pPr>
        <w:contextualSpacing w:val="0"/>
        <w:rPr>
          <w:rFonts w:cs="Arial"/>
        </w:rPr>
      </w:pPr>
    </w:p>
    <w:p w14:paraId="371B4AA6" w14:textId="77777777" w:rsidR="006911F8" w:rsidRPr="004342C6" w:rsidRDefault="006911F8" w:rsidP="006911F8">
      <w:pPr>
        <w:pStyle w:val="Heading3"/>
        <w:numPr>
          <w:ilvl w:val="2"/>
          <w:numId w:val="13"/>
        </w:numPr>
        <w:rPr>
          <w:rFonts w:ascii="Arial" w:hAnsi="Arial" w:cs="Arial"/>
        </w:rPr>
      </w:pPr>
      <w:bookmarkStart w:id="888" w:name="_Toc94634900"/>
      <w:r w:rsidRPr="004342C6">
        <w:rPr>
          <w:rFonts w:ascii="Arial" w:hAnsi="Arial" w:cs="Arial"/>
        </w:rPr>
        <w:t>Flow of Event(s)</w:t>
      </w:r>
      <w:bookmarkEnd w:id="888"/>
    </w:p>
    <w:p w14:paraId="2D0B9D1F" w14:textId="77777777" w:rsidR="006911F8" w:rsidRPr="004342C6" w:rsidRDefault="006911F8" w:rsidP="006911F8">
      <w:pPr>
        <w:ind w:left="360"/>
        <w:rPr>
          <w:rFonts w:cs="Arial"/>
        </w:rPr>
      </w:pPr>
    </w:p>
    <w:p w14:paraId="3197676F" w14:textId="2AD02385" w:rsidR="006911F8" w:rsidRPr="004342C6" w:rsidRDefault="006911F8" w:rsidP="00547D0F">
      <w:pPr>
        <w:pStyle w:val="Heading3"/>
        <w:numPr>
          <w:ilvl w:val="3"/>
          <w:numId w:val="13"/>
        </w:numPr>
        <w:tabs>
          <w:tab w:val="left" w:pos="1890"/>
        </w:tabs>
        <w:rPr>
          <w:rFonts w:ascii="Arial" w:hAnsi="Arial" w:cs="Arial"/>
        </w:rPr>
      </w:pPr>
      <w:bookmarkStart w:id="889" w:name="_Toc94634901"/>
      <w:r w:rsidRPr="004342C6">
        <w:rPr>
          <w:rFonts w:ascii="Arial" w:hAnsi="Arial" w:cs="Arial"/>
        </w:rPr>
        <w:t>Basic Flow</w:t>
      </w:r>
      <w:bookmarkEnd w:id="889"/>
    </w:p>
    <w:p w14:paraId="4435D8D6" w14:textId="4D61D6CE" w:rsidR="006911F8" w:rsidRPr="004342C6" w:rsidRDefault="006911F8" w:rsidP="00320B54">
      <w:pPr>
        <w:pStyle w:val="ListParagraph"/>
        <w:numPr>
          <w:ilvl w:val="3"/>
          <w:numId w:val="281"/>
        </w:numPr>
        <w:ind w:left="1260"/>
        <w:rPr>
          <w:rFonts w:cs="Arial"/>
        </w:rPr>
      </w:pPr>
      <w:r w:rsidRPr="004342C6">
        <w:rPr>
          <w:rFonts w:cs="Arial"/>
        </w:rPr>
        <w:t xml:space="preserve">Eligibility is </w:t>
      </w:r>
      <w:r w:rsidR="00391503" w:rsidRPr="004342C6">
        <w:rPr>
          <w:rFonts w:cs="Arial"/>
        </w:rPr>
        <w:t>determined/Redetermined</w:t>
      </w:r>
      <w:r w:rsidRPr="004342C6">
        <w:rPr>
          <w:rFonts w:cs="Arial"/>
        </w:rPr>
        <w:t xml:space="preserve">. </w:t>
      </w:r>
    </w:p>
    <w:p w14:paraId="524CC96D" w14:textId="72610CEA" w:rsidR="006911F8" w:rsidRPr="004342C6" w:rsidRDefault="006911F8" w:rsidP="00320B54">
      <w:pPr>
        <w:pStyle w:val="ListParagraph"/>
        <w:numPr>
          <w:ilvl w:val="3"/>
          <w:numId w:val="281"/>
        </w:numPr>
        <w:ind w:left="1260"/>
        <w:rPr>
          <w:rFonts w:cs="Arial"/>
        </w:rPr>
      </w:pPr>
      <w:r w:rsidRPr="004342C6">
        <w:rPr>
          <w:rFonts w:cs="Arial"/>
        </w:rPr>
        <w:t xml:space="preserve">Admin closure is applied, and eligibility is Re-determined. </w:t>
      </w:r>
    </w:p>
    <w:p w14:paraId="62C342F5" w14:textId="0793F5E3" w:rsidR="006911F8" w:rsidRPr="004342C6" w:rsidRDefault="006911F8" w:rsidP="006911F8">
      <w:pPr>
        <w:pStyle w:val="ListParagraph"/>
        <w:ind w:left="2070"/>
        <w:rPr>
          <w:rFonts w:cs="Arial"/>
        </w:rPr>
      </w:pPr>
      <w:r w:rsidRPr="004342C6">
        <w:rPr>
          <w:rFonts w:cs="Arial"/>
        </w:rPr>
        <w:t xml:space="preserve"> </w:t>
      </w:r>
    </w:p>
    <w:p w14:paraId="77EC9BB3" w14:textId="530470BB" w:rsidR="006911F8" w:rsidRPr="004342C6" w:rsidRDefault="006911F8" w:rsidP="00547D0F">
      <w:pPr>
        <w:pStyle w:val="Heading3"/>
        <w:numPr>
          <w:ilvl w:val="3"/>
          <w:numId w:val="13"/>
        </w:numPr>
        <w:tabs>
          <w:tab w:val="left" w:pos="1890"/>
        </w:tabs>
        <w:rPr>
          <w:rFonts w:ascii="Arial" w:hAnsi="Arial" w:cs="Arial"/>
        </w:rPr>
      </w:pPr>
      <w:bookmarkStart w:id="890" w:name="_Toc94634902"/>
      <w:r w:rsidRPr="004342C6">
        <w:rPr>
          <w:rFonts w:ascii="Arial" w:hAnsi="Arial" w:cs="Arial"/>
        </w:rPr>
        <w:t>Alternate Flow-1</w:t>
      </w:r>
      <w:bookmarkEnd w:id="890"/>
    </w:p>
    <w:p w14:paraId="3244DB51" w14:textId="169E7C9C" w:rsidR="00391503" w:rsidRPr="004342C6" w:rsidRDefault="00391503" w:rsidP="00320B54">
      <w:pPr>
        <w:pStyle w:val="ListParagraph"/>
        <w:numPr>
          <w:ilvl w:val="0"/>
          <w:numId w:val="335"/>
        </w:numPr>
        <w:ind w:left="1260"/>
        <w:rPr>
          <w:rFonts w:cs="Arial"/>
        </w:rPr>
      </w:pPr>
      <w:r w:rsidRPr="004342C6">
        <w:rPr>
          <w:rFonts w:cs="Arial"/>
        </w:rPr>
        <w:t xml:space="preserve">Eligibility is determined/Redetermined. </w:t>
      </w:r>
    </w:p>
    <w:p w14:paraId="5C1A19F1" w14:textId="20107607" w:rsidR="006911F8" w:rsidRPr="00496FC6" w:rsidRDefault="00391503" w:rsidP="00320B54">
      <w:pPr>
        <w:pStyle w:val="ListParagraph"/>
        <w:numPr>
          <w:ilvl w:val="0"/>
          <w:numId w:val="335"/>
        </w:numPr>
        <w:ind w:left="1260"/>
        <w:rPr>
          <w:rFonts w:cs="Arial"/>
        </w:rPr>
      </w:pPr>
      <w:r w:rsidRPr="004342C6">
        <w:rPr>
          <w:rFonts w:cs="Arial"/>
        </w:rPr>
        <w:t xml:space="preserve">AR Code is applied </w:t>
      </w:r>
      <w:r w:rsidR="00496FC6">
        <w:rPr>
          <w:rFonts w:cs="Arial"/>
        </w:rPr>
        <w:t>to</w:t>
      </w:r>
      <w:r w:rsidRPr="004342C6">
        <w:rPr>
          <w:rFonts w:cs="Arial"/>
        </w:rPr>
        <w:t xml:space="preserve"> the member to deny MH.</w:t>
      </w:r>
    </w:p>
    <w:p w14:paraId="70620F4F" w14:textId="77777777" w:rsidR="006911F8" w:rsidRPr="004342C6" w:rsidRDefault="006911F8" w:rsidP="006911F8">
      <w:pPr>
        <w:rPr>
          <w:rFonts w:cs="Arial"/>
        </w:rPr>
      </w:pPr>
    </w:p>
    <w:p w14:paraId="376664F3" w14:textId="77777777" w:rsidR="006911F8" w:rsidRPr="004342C6" w:rsidRDefault="006911F8" w:rsidP="006911F8">
      <w:pPr>
        <w:pStyle w:val="Heading3"/>
        <w:numPr>
          <w:ilvl w:val="2"/>
          <w:numId w:val="13"/>
        </w:numPr>
        <w:rPr>
          <w:rFonts w:ascii="Arial" w:hAnsi="Arial" w:cs="Arial"/>
        </w:rPr>
      </w:pPr>
      <w:bookmarkStart w:id="891" w:name="_Toc94634903"/>
      <w:r w:rsidRPr="004342C6">
        <w:rPr>
          <w:rFonts w:ascii="Arial" w:hAnsi="Arial" w:cs="Arial"/>
        </w:rPr>
        <w:t>User Pages and Input</w:t>
      </w:r>
      <w:bookmarkEnd w:id="891"/>
    </w:p>
    <w:p w14:paraId="6E3B895A" w14:textId="77777777" w:rsidR="006911F8" w:rsidRPr="004342C6" w:rsidRDefault="006911F8" w:rsidP="006911F8">
      <w:pPr>
        <w:pStyle w:val="Hints"/>
        <w:spacing w:after="200"/>
        <w:ind w:left="450"/>
        <w:rPr>
          <w:rFonts w:eastAsiaTheme="minorHAnsi" w:cs="Arial"/>
          <w:color w:val="auto"/>
          <w:sz w:val="22"/>
          <w:szCs w:val="22"/>
        </w:rPr>
      </w:pPr>
      <w:r w:rsidRPr="004342C6">
        <w:rPr>
          <w:rFonts w:eastAsiaTheme="minorHAnsi" w:cs="Arial"/>
          <w:color w:val="auto"/>
          <w:sz w:val="22"/>
          <w:szCs w:val="22"/>
        </w:rPr>
        <w:lastRenderedPageBreak/>
        <w:t xml:space="preserve">Not Applicable </w:t>
      </w:r>
    </w:p>
    <w:p w14:paraId="7D11420B" w14:textId="77777777" w:rsidR="006911F8" w:rsidRPr="004342C6" w:rsidRDefault="006911F8" w:rsidP="006911F8">
      <w:pPr>
        <w:pStyle w:val="Heading3"/>
        <w:numPr>
          <w:ilvl w:val="2"/>
          <w:numId w:val="13"/>
        </w:numPr>
        <w:rPr>
          <w:rFonts w:ascii="Arial" w:hAnsi="Arial" w:cs="Arial"/>
        </w:rPr>
      </w:pPr>
      <w:bookmarkStart w:id="892" w:name="_Toc94634904"/>
      <w:r w:rsidRPr="004342C6">
        <w:rPr>
          <w:rFonts w:ascii="Arial" w:hAnsi="Arial" w:cs="Arial"/>
        </w:rPr>
        <w:t>Functional Requirement(s)</w:t>
      </w:r>
      <w:bookmarkEnd w:id="892"/>
    </w:p>
    <w:p w14:paraId="1A1FA60C" w14:textId="20DA817F" w:rsidR="006911F8" w:rsidRPr="004342C6" w:rsidRDefault="006911F8" w:rsidP="00496FC6">
      <w:pPr>
        <w:pStyle w:val="Caption"/>
        <w:keepNext/>
        <w:jc w:val="center"/>
        <w:rPr>
          <w:rFonts w:cs="Arial"/>
        </w:rPr>
      </w:pPr>
      <w:bookmarkStart w:id="893" w:name="_Toc94635035"/>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39</w:t>
      </w:r>
      <w:r w:rsidRPr="004342C6">
        <w:rPr>
          <w:rFonts w:cs="Arial"/>
          <w:noProof/>
        </w:rPr>
        <w:fldChar w:fldCharType="end"/>
      </w:r>
      <w:r w:rsidRPr="004342C6">
        <w:rPr>
          <w:rFonts w:cs="Arial"/>
        </w:rPr>
        <w:t>. Functional Requirements – UC.</w:t>
      </w:r>
      <w:r w:rsidR="002B0E81" w:rsidRPr="004342C6">
        <w:rPr>
          <w:rFonts w:cs="Arial"/>
        </w:rPr>
        <w:t>33</w:t>
      </w:r>
      <w:bookmarkEnd w:id="893"/>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6911F8" w:rsidRPr="004342C6" w14:paraId="6B830E4D" w14:textId="77777777" w:rsidTr="7002B805">
        <w:trPr>
          <w:trHeight w:val="300"/>
          <w:tblHeader/>
        </w:trPr>
        <w:tc>
          <w:tcPr>
            <w:tcW w:w="2247" w:type="dxa"/>
            <w:shd w:val="clear" w:color="auto" w:fill="4C8B3F" w:themeFill="background2"/>
            <w:vAlign w:val="center"/>
            <w:hideMark/>
          </w:tcPr>
          <w:p w14:paraId="4B31CC30" w14:textId="77777777" w:rsidR="006911F8" w:rsidRPr="004342C6" w:rsidRDefault="006911F8" w:rsidP="004B0AF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50731F42" w14:textId="77777777" w:rsidR="006911F8" w:rsidRPr="004342C6" w:rsidRDefault="006911F8" w:rsidP="004B0AF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6911F8" w:rsidRPr="004342C6" w14:paraId="6245890F" w14:textId="77777777" w:rsidTr="7002B805">
        <w:trPr>
          <w:trHeight w:val="314"/>
        </w:trPr>
        <w:tc>
          <w:tcPr>
            <w:tcW w:w="2247" w:type="dxa"/>
            <w:shd w:val="clear" w:color="auto" w:fill="FFFFFF" w:themeFill="background1"/>
          </w:tcPr>
          <w:p w14:paraId="2B9CD09E" w14:textId="108DEDDE" w:rsidR="006911F8" w:rsidRPr="004342C6" w:rsidRDefault="006911F8" w:rsidP="004B0AFB">
            <w:pPr>
              <w:contextualSpacing w:val="0"/>
              <w:jc w:val="center"/>
              <w:rPr>
                <w:rFonts w:eastAsia="Times New Roman" w:cs="Arial"/>
                <w:color w:val="000000"/>
              </w:rPr>
            </w:pPr>
            <w:r w:rsidRPr="004342C6">
              <w:rPr>
                <w:rFonts w:eastAsia="Times New Roman" w:cs="Arial"/>
                <w:color w:val="000000"/>
              </w:rPr>
              <w:t>MHPD.</w:t>
            </w:r>
            <w:r w:rsidR="00547D0F" w:rsidRPr="004342C6">
              <w:rPr>
                <w:rFonts w:eastAsia="Times New Roman" w:cs="Arial"/>
                <w:color w:val="000000"/>
              </w:rPr>
              <w:t>FR.033</w:t>
            </w:r>
            <w:r w:rsidRPr="004342C6">
              <w:rPr>
                <w:rFonts w:eastAsia="Times New Roman" w:cs="Arial"/>
                <w:color w:val="000000"/>
              </w:rPr>
              <w:t>.001</w:t>
            </w:r>
          </w:p>
          <w:p w14:paraId="1DC88C52" w14:textId="2D9E43D3" w:rsidR="006911F8" w:rsidRPr="004342C6" w:rsidRDefault="006911F8" w:rsidP="004B0AFB">
            <w:pPr>
              <w:contextualSpacing w:val="0"/>
              <w:jc w:val="center"/>
              <w:rPr>
                <w:rFonts w:eastAsia="Times New Roman" w:cs="Arial"/>
                <w:color w:val="000000"/>
              </w:rPr>
            </w:pPr>
          </w:p>
        </w:tc>
        <w:tc>
          <w:tcPr>
            <w:tcW w:w="7028" w:type="dxa"/>
            <w:shd w:val="clear" w:color="auto" w:fill="FFFFFF" w:themeFill="background1"/>
          </w:tcPr>
          <w:p w14:paraId="3502051A" w14:textId="425C8265" w:rsidR="006911F8" w:rsidRPr="004342C6" w:rsidRDefault="006911F8" w:rsidP="004B0AFB">
            <w:pPr>
              <w:rPr>
                <w:rFonts w:cs="Arial"/>
              </w:rPr>
            </w:pPr>
            <w:r w:rsidRPr="004342C6">
              <w:rPr>
                <w:rFonts w:cs="Arial"/>
              </w:rPr>
              <w:t>The system shall take the required action on MassHealth eligibility based on the attached sheet of admin closure</w:t>
            </w:r>
            <w:r w:rsidR="00391503" w:rsidRPr="004342C6">
              <w:rPr>
                <w:rFonts w:cs="Arial"/>
              </w:rPr>
              <w:t xml:space="preserve"> codes</w:t>
            </w:r>
            <w:r w:rsidRPr="004342C6">
              <w:rPr>
                <w:rFonts w:cs="Arial"/>
              </w:rPr>
              <w:t xml:space="preserve">. </w:t>
            </w:r>
          </w:p>
          <w:p w14:paraId="73B15777" w14:textId="77777777" w:rsidR="006911F8" w:rsidRPr="004342C6" w:rsidRDefault="006911F8" w:rsidP="004B0AFB">
            <w:pPr>
              <w:rPr>
                <w:rFonts w:cs="Arial"/>
              </w:rPr>
            </w:pPr>
          </w:p>
          <w:bookmarkStart w:id="894" w:name="_MON_1625063964"/>
          <w:bookmarkEnd w:id="894"/>
          <w:p w14:paraId="245ECE6F" w14:textId="476A9A2C" w:rsidR="006911F8" w:rsidRPr="004342C6" w:rsidRDefault="005B0845" w:rsidP="004B0AFB">
            <w:pPr>
              <w:rPr>
                <w:rFonts w:cs="Arial"/>
              </w:rPr>
            </w:pPr>
            <w:r w:rsidRPr="004342C6">
              <w:rPr>
                <w:rFonts w:cs="Arial"/>
                <w:noProof/>
              </w:rPr>
              <w:object w:dxaOrig="1311" w:dyaOrig="849" w14:anchorId="7AB13BFB">
                <v:shape id="_x0000_i1041" type="#_x0000_t75" alt="" style="width:67.3pt;height:40.7pt;mso-width-percent:0;mso-height-percent:0;mso-width-percent:0;mso-height-percent:0" o:ole="">
                  <v:imagedata r:id="rId64" o:title=""/>
                </v:shape>
                <o:OLEObject Type="Embed" ProgID="Excel.Sheet.12" ShapeID="_x0000_i1041" DrawAspect="Icon" ObjectID="_1843025973" r:id="rId65"/>
              </w:object>
            </w:r>
          </w:p>
          <w:p w14:paraId="151CD167" w14:textId="328CB95E" w:rsidR="006911F8" w:rsidRPr="004342C6" w:rsidRDefault="006911F8" w:rsidP="004B0AFB">
            <w:pPr>
              <w:rPr>
                <w:rFonts w:cs="Arial"/>
              </w:rPr>
            </w:pPr>
            <w:r w:rsidRPr="00496FC6">
              <w:rPr>
                <w:rFonts w:cs="Arial"/>
                <w:b/>
                <w:bCs/>
              </w:rPr>
              <w:t>Note</w:t>
            </w:r>
            <w:r w:rsidR="00496FC6">
              <w:rPr>
                <w:rFonts w:cs="Arial"/>
                <w:b/>
                <w:bCs/>
              </w:rPr>
              <w:t>s</w:t>
            </w:r>
            <w:r w:rsidRPr="004342C6">
              <w:rPr>
                <w:rFonts w:cs="Arial"/>
              </w:rPr>
              <w:t>:</w:t>
            </w:r>
          </w:p>
          <w:p w14:paraId="100649E5" w14:textId="77777777" w:rsidR="00496FC6" w:rsidRDefault="00496FC6" w:rsidP="004B0AFB">
            <w:pPr>
              <w:rPr>
                <w:rFonts w:cs="Arial"/>
              </w:rPr>
            </w:pPr>
          </w:p>
          <w:p w14:paraId="18579AF0" w14:textId="77777777" w:rsidR="00496FC6" w:rsidRDefault="006911F8" w:rsidP="00320B54">
            <w:pPr>
              <w:pStyle w:val="ListParagraph"/>
              <w:numPr>
                <w:ilvl w:val="0"/>
                <w:numId w:val="394"/>
              </w:numPr>
              <w:rPr>
                <w:rFonts w:cs="Arial"/>
              </w:rPr>
            </w:pPr>
            <w:r w:rsidRPr="00496FC6">
              <w:rPr>
                <w:rFonts w:cs="Arial"/>
              </w:rPr>
              <w:t xml:space="preserve">Please refer BO document for more details on admin closure usage. </w:t>
            </w:r>
          </w:p>
          <w:p w14:paraId="0B398DC7" w14:textId="7D74AD2E" w:rsidR="00D12ABE" w:rsidRPr="00496FC6" w:rsidRDefault="006911F8" w:rsidP="00320B54">
            <w:pPr>
              <w:pStyle w:val="ListParagraph"/>
              <w:numPr>
                <w:ilvl w:val="0"/>
                <w:numId w:val="394"/>
              </w:numPr>
              <w:rPr>
                <w:rFonts w:cs="Arial"/>
              </w:rPr>
            </w:pPr>
            <w:r w:rsidRPr="00496FC6">
              <w:rPr>
                <w:rFonts w:cs="Arial"/>
              </w:rPr>
              <w:t xml:space="preserve">Please refer Notices document for more details of admin closure impact on Notices. </w:t>
            </w:r>
          </w:p>
          <w:p w14:paraId="2A0A254B" w14:textId="361EF48E" w:rsidR="006911F8" w:rsidRPr="004342C6" w:rsidRDefault="006911F8" w:rsidP="00C62546">
            <w:pPr>
              <w:rPr>
                <w:rFonts w:cs="Arial"/>
              </w:rPr>
            </w:pPr>
          </w:p>
        </w:tc>
      </w:tr>
      <w:tr w:rsidR="006911F8" w:rsidRPr="004342C6" w14:paraId="3F6EE936" w14:textId="77777777" w:rsidTr="7002B805">
        <w:trPr>
          <w:trHeight w:val="314"/>
        </w:trPr>
        <w:tc>
          <w:tcPr>
            <w:tcW w:w="2247" w:type="dxa"/>
            <w:shd w:val="clear" w:color="auto" w:fill="FFFFFF" w:themeFill="background1"/>
          </w:tcPr>
          <w:p w14:paraId="20A7E3FC" w14:textId="666D0DE1" w:rsidR="006911F8" w:rsidRPr="004342C6" w:rsidRDefault="00391503" w:rsidP="00274E1E">
            <w:pPr>
              <w:contextualSpacing w:val="0"/>
              <w:jc w:val="center"/>
              <w:rPr>
                <w:rFonts w:eastAsia="Times New Roman" w:cs="Arial"/>
                <w:color w:val="000000"/>
              </w:rPr>
            </w:pPr>
            <w:r w:rsidRPr="004342C6">
              <w:rPr>
                <w:rFonts w:eastAsia="Times New Roman" w:cs="Arial"/>
                <w:color w:val="000000"/>
              </w:rPr>
              <w:t>MHPD.</w:t>
            </w:r>
            <w:r w:rsidR="00547D0F" w:rsidRPr="004342C6">
              <w:rPr>
                <w:rFonts w:eastAsia="Times New Roman" w:cs="Arial"/>
                <w:color w:val="000000"/>
              </w:rPr>
              <w:t xml:space="preserve"> FR.033</w:t>
            </w:r>
            <w:r w:rsidRPr="004342C6">
              <w:rPr>
                <w:rFonts w:eastAsia="Times New Roman" w:cs="Arial"/>
                <w:color w:val="000000"/>
              </w:rPr>
              <w:t>.00</w:t>
            </w:r>
            <w:r w:rsidR="005B09BA" w:rsidRPr="004342C6">
              <w:rPr>
                <w:rFonts w:eastAsia="Times New Roman" w:cs="Arial"/>
                <w:color w:val="000000"/>
              </w:rPr>
              <w:t>2</w:t>
            </w:r>
          </w:p>
        </w:tc>
        <w:tc>
          <w:tcPr>
            <w:tcW w:w="7028" w:type="dxa"/>
            <w:shd w:val="clear" w:color="auto" w:fill="FFFFFF" w:themeFill="background1"/>
          </w:tcPr>
          <w:p w14:paraId="4D23C953" w14:textId="1D42A7A3" w:rsidR="006911F8" w:rsidRPr="004342C6" w:rsidRDefault="00391503" w:rsidP="004B0AFB">
            <w:pPr>
              <w:rPr>
                <w:rFonts w:cs="Arial"/>
              </w:rPr>
            </w:pPr>
            <w:r w:rsidRPr="004342C6">
              <w:rPr>
                <w:rFonts w:cs="Arial"/>
              </w:rPr>
              <w:t>The system shall follow the below sheet wh</w:t>
            </w:r>
            <w:r w:rsidR="007B6E13" w:rsidRPr="004342C6">
              <w:rPr>
                <w:rFonts w:cs="Arial"/>
              </w:rPr>
              <w:t>e</w:t>
            </w:r>
            <w:r w:rsidRPr="004342C6">
              <w:rPr>
                <w:rFonts w:cs="Arial"/>
              </w:rPr>
              <w:t xml:space="preserve">n </w:t>
            </w:r>
            <w:r w:rsidR="002E1D62">
              <w:rPr>
                <w:rFonts w:cs="Arial"/>
              </w:rPr>
              <w:t xml:space="preserve">systematic closure codes </w:t>
            </w:r>
            <w:r w:rsidRPr="004342C6">
              <w:rPr>
                <w:rFonts w:cs="Arial"/>
              </w:rPr>
              <w:t>and admin closure codes are executed together</w:t>
            </w:r>
            <w:r w:rsidR="002E1D62">
              <w:rPr>
                <w:rFonts w:cs="Arial"/>
              </w:rPr>
              <w:t>.</w:t>
            </w:r>
          </w:p>
          <w:p w14:paraId="2793B980" w14:textId="77777777" w:rsidR="00391503" w:rsidRPr="004342C6" w:rsidRDefault="00391503" w:rsidP="004B0AFB">
            <w:pPr>
              <w:rPr>
                <w:rFonts w:cs="Arial"/>
              </w:rPr>
            </w:pPr>
          </w:p>
          <w:bookmarkStart w:id="895" w:name="_MON_1748187417"/>
          <w:bookmarkEnd w:id="895"/>
          <w:p w14:paraId="247C3C9E" w14:textId="390517AC" w:rsidR="00391503" w:rsidRDefault="005B0845" w:rsidP="004B0AFB">
            <w:pPr>
              <w:rPr>
                <w:rFonts w:cs="Arial"/>
              </w:rPr>
            </w:pPr>
            <w:r>
              <w:rPr>
                <w:rFonts w:ascii="Calibri" w:hAnsi="Calibri" w:cs="Calibri"/>
                <w:noProof/>
              </w:rPr>
              <w:object w:dxaOrig="1454" w:dyaOrig="964" w14:anchorId="1AE6B14E">
                <v:shape id="_x0000_i1040" type="#_x0000_t75" alt="" style="width:1in;height:47.2pt;mso-width-percent:0;mso-height-percent:0;mso-width-percent:0;mso-height-percent:0" o:ole="">
                  <v:imagedata r:id="rId66" o:title=""/>
                </v:shape>
                <o:OLEObject Type="Embed" ProgID="Excel.Sheet.12" ShapeID="_x0000_i1040" DrawAspect="Icon" ObjectID="_1843025974" r:id="rId67"/>
              </w:object>
            </w:r>
          </w:p>
          <w:p w14:paraId="3EAAF467" w14:textId="00BA4D5B" w:rsidR="002E1D62" w:rsidRPr="004342C6" w:rsidRDefault="002E1D62" w:rsidP="004B0AFB">
            <w:pPr>
              <w:rPr>
                <w:rFonts w:cs="Arial"/>
              </w:rPr>
            </w:pPr>
          </w:p>
        </w:tc>
      </w:tr>
      <w:tr w:rsidR="004508BC" w:rsidRPr="004342C6" w14:paraId="68D30896" w14:textId="77777777" w:rsidTr="7002B805">
        <w:trPr>
          <w:trHeight w:val="314"/>
        </w:trPr>
        <w:tc>
          <w:tcPr>
            <w:tcW w:w="2247" w:type="dxa"/>
            <w:shd w:val="clear" w:color="auto" w:fill="FFFFFF" w:themeFill="background1"/>
          </w:tcPr>
          <w:p w14:paraId="64C0F29A" w14:textId="12BD5E09" w:rsidR="004508BC" w:rsidRPr="004342C6" w:rsidRDefault="004508BC" w:rsidP="00274E1E">
            <w:pPr>
              <w:contextualSpacing w:val="0"/>
              <w:jc w:val="center"/>
              <w:rPr>
                <w:rFonts w:eastAsia="Times New Roman" w:cs="Arial"/>
                <w:color w:val="000000"/>
              </w:rPr>
            </w:pPr>
            <w:r w:rsidRPr="00274E1E">
              <w:rPr>
                <w:rFonts w:eastAsia="Times New Roman" w:cs="Arial"/>
                <w:color w:val="000000"/>
              </w:rPr>
              <w:t>ACR.PCS.01.005</w:t>
            </w:r>
          </w:p>
        </w:tc>
        <w:tc>
          <w:tcPr>
            <w:tcW w:w="7028" w:type="dxa"/>
            <w:shd w:val="clear" w:color="auto" w:fill="FFFFFF" w:themeFill="background1"/>
            <w:vAlign w:val="center"/>
          </w:tcPr>
          <w:p w14:paraId="0A44BC4E" w14:textId="77777777" w:rsidR="004508BC" w:rsidRPr="00274E1E" w:rsidRDefault="004508BC" w:rsidP="004508BC">
            <w:pPr>
              <w:rPr>
                <w:rFonts w:cs="Arial"/>
              </w:rPr>
            </w:pPr>
            <w:r>
              <w:t>T</w:t>
            </w:r>
            <w:r w:rsidRPr="00274E1E">
              <w:rPr>
                <w:rFonts w:cs="Arial"/>
              </w:rPr>
              <w:t xml:space="preserve">he system shall deny or terminate the Medicaid (Full or Partial) benefits of the member when this new administrative closure reason (D4) is applied to the member, as per the closure reasons denial hierarchy.  </w:t>
            </w:r>
          </w:p>
          <w:p w14:paraId="2FAC6C51" w14:textId="77777777" w:rsidR="004508BC" w:rsidRPr="00274E1E" w:rsidRDefault="004508BC" w:rsidP="004508BC">
            <w:pPr>
              <w:rPr>
                <w:rFonts w:cs="Arial"/>
              </w:rPr>
            </w:pPr>
          </w:p>
          <w:p w14:paraId="0E04A699" w14:textId="76803634" w:rsidR="004508BC" w:rsidRPr="00274E1E" w:rsidRDefault="004508BC" w:rsidP="004508BC">
            <w:pPr>
              <w:rPr>
                <w:rFonts w:cs="Arial"/>
              </w:rPr>
            </w:pPr>
            <w:r w:rsidRPr="00274E1E">
              <w:rPr>
                <w:rFonts w:cs="Arial"/>
              </w:rPr>
              <w:t>Note- The system shall follow the Admin Closure Enhancements requirements for downstream processes (i.e. displaying this new administrative closure reason (D4) and its related information on different UI screens, generation/suppression of MMIS).</w:t>
            </w:r>
          </w:p>
          <w:p w14:paraId="5927D995" w14:textId="2B163539" w:rsidR="004508BC" w:rsidRPr="004342C6" w:rsidRDefault="004508BC" w:rsidP="004508BC">
            <w:pPr>
              <w:rPr>
                <w:rFonts w:cs="Arial"/>
              </w:rPr>
            </w:pPr>
            <w:r>
              <w:t xml:space="preserve">  </w:t>
            </w:r>
          </w:p>
        </w:tc>
      </w:tr>
      <w:tr w:rsidR="004508BC" w:rsidRPr="004342C6" w14:paraId="35815773" w14:textId="77777777" w:rsidTr="7002B805">
        <w:trPr>
          <w:trHeight w:val="314"/>
        </w:trPr>
        <w:tc>
          <w:tcPr>
            <w:tcW w:w="2247" w:type="dxa"/>
            <w:shd w:val="clear" w:color="auto" w:fill="FFFFFF" w:themeFill="background1"/>
          </w:tcPr>
          <w:p w14:paraId="779337A7" w14:textId="2F4856B8" w:rsidR="004508BC" w:rsidRPr="004342C6" w:rsidRDefault="004508BC" w:rsidP="00274E1E">
            <w:pPr>
              <w:contextualSpacing w:val="0"/>
              <w:jc w:val="center"/>
              <w:rPr>
                <w:rFonts w:eastAsia="Times New Roman" w:cs="Arial"/>
                <w:color w:val="000000"/>
              </w:rPr>
            </w:pPr>
            <w:r w:rsidRPr="00274E1E">
              <w:rPr>
                <w:rFonts w:eastAsia="Times New Roman" w:cs="Arial"/>
                <w:color w:val="000000"/>
              </w:rPr>
              <w:t>ACR.PCS.01.006</w:t>
            </w:r>
          </w:p>
        </w:tc>
        <w:tc>
          <w:tcPr>
            <w:tcW w:w="7028" w:type="dxa"/>
            <w:shd w:val="clear" w:color="auto" w:fill="FFFFFF" w:themeFill="background1"/>
            <w:vAlign w:val="center"/>
          </w:tcPr>
          <w:p w14:paraId="2D59D33B" w14:textId="77777777" w:rsidR="004508BC" w:rsidRPr="00274E1E" w:rsidRDefault="004508BC" w:rsidP="004508BC">
            <w:pPr>
              <w:rPr>
                <w:rFonts w:cs="Arial"/>
              </w:rPr>
            </w:pPr>
            <w:r w:rsidRPr="00274E1E">
              <w:rPr>
                <w:rFonts w:cs="Arial"/>
              </w:rPr>
              <w:t>The system shall not provide Medicaid (Full or Partial) benefits to the member while this new administrative closure reason (D4) is applied as primary closure reason upon the member.</w:t>
            </w:r>
          </w:p>
          <w:p w14:paraId="65CAF0B6" w14:textId="05D73D5D" w:rsidR="004508BC" w:rsidRPr="004342C6" w:rsidRDefault="004508BC" w:rsidP="004508BC">
            <w:pPr>
              <w:rPr>
                <w:rFonts w:cs="Arial"/>
              </w:rPr>
            </w:pPr>
          </w:p>
        </w:tc>
      </w:tr>
      <w:tr w:rsidR="004508BC" w:rsidRPr="004342C6" w14:paraId="538D59A1" w14:textId="77777777" w:rsidTr="7002B805">
        <w:trPr>
          <w:trHeight w:val="314"/>
        </w:trPr>
        <w:tc>
          <w:tcPr>
            <w:tcW w:w="2247" w:type="dxa"/>
            <w:shd w:val="clear" w:color="auto" w:fill="FFFFFF" w:themeFill="background1"/>
          </w:tcPr>
          <w:p w14:paraId="3B50B845" w14:textId="44F3BC9F" w:rsidR="004508BC" w:rsidRPr="004342C6" w:rsidRDefault="004508BC" w:rsidP="00391503">
            <w:pPr>
              <w:contextualSpacing w:val="0"/>
              <w:jc w:val="center"/>
              <w:rPr>
                <w:rFonts w:eastAsia="Times New Roman" w:cs="Arial"/>
                <w:color w:val="000000"/>
              </w:rPr>
            </w:pPr>
            <w:r w:rsidRPr="004508BC">
              <w:rPr>
                <w:rFonts w:eastAsia="Times New Roman" w:cs="Arial"/>
                <w:color w:val="000000"/>
              </w:rPr>
              <w:t>ACR.PCS.01.008</w:t>
            </w:r>
          </w:p>
        </w:tc>
        <w:tc>
          <w:tcPr>
            <w:tcW w:w="7028" w:type="dxa"/>
            <w:shd w:val="clear" w:color="auto" w:fill="FFFFFF" w:themeFill="background1"/>
          </w:tcPr>
          <w:p w14:paraId="688FDAAF" w14:textId="2BB96217" w:rsidR="004508BC" w:rsidRPr="00274E1E" w:rsidRDefault="004508BC" w:rsidP="004508BC">
            <w:pPr>
              <w:rPr>
                <w:rFonts w:asciiTheme="minorHAnsi" w:hAnsiTheme="minorHAnsi"/>
              </w:rPr>
            </w:pPr>
            <w:r w:rsidRPr="004508BC">
              <w:rPr>
                <w:rFonts w:asciiTheme="minorHAnsi" w:hAnsiTheme="minorHAnsi"/>
              </w:rPr>
              <w:t xml:space="preserve">The system shall not terminate the Medicaid benefits for the member undergoing program determination when the new administrative closure reason (D4) is applied on the member if the member has been protected under Medicaid benefits due to below listed event and the protection is not yet expired. </w:t>
            </w:r>
          </w:p>
          <w:p w14:paraId="71C54808" w14:textId="77777777" w:rsidR="004508BC" w:rsidRPr="004508BC" w:rsidRDefault="004508BC" w:rsidP="00320B54">
            <w:pPr>
              <w:numPr>
                <w:ilvl w:val="0"/>
                <w:numId w:val="45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Pregnancy Protection </w:t>
            </w:r>
          </w:p>
          <w:p w14:paraId="386960A7" w14:textId="77777777" w:rsidR="004508BC" w:rsidRPr="004508BC" w:rsidRDefault="004508BC" w:rsidP="00320B54">
            <w:pPr>
              <w:numPr>
                <w:ilvl w:val="0"/>
                <w:numId w:val="45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Postpartum Protection </w:t>
            </w:r>
          </w:p>
          <w:p w14:paraId="3DADC959" w14:textId="77777777" w:rsidR="004508BC" w:rsidRPr="004508BC" w:rsidRDefault="004508BC" w:rsidP="00320B54">
            <w:pPr>
              <w:numPr>
                <w:ilvl w:val="0"/>
                <w:numId w:val="45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lastRenderedPageBreak/>
              <w:t xml:space="preserve">Override plus Protection </w:t>
            </w:r>
          </w:p>
          <w:p w14:paraId="4F123DA3" w14:textId="77777777" w:rsidR="004508BC" w:rsidRPr="004508BC" w:rsidRDefault="004508BC" w:rsidP="004508BC">
            <w:pPr>
              <w:contextualSpacing w:val="0"/>
              <w:rPr>
                <w:rFonts w:asciiTheme="minorHAnsi" w:eastAsia="Times New Roman" w:hAnsiTheme="minorHAnsi"/>
              </w:rPr>
            </w:pPr>
            <w:r w:rsidRPr="004508BC">
              <w:rPr>
                <w:rFonts w:asciiTheme="minorHAnsi" w:eastAsia="Times New Roman" w:hAnsiTheme="minorHAnsi"/>
              </w:rPr>
              <w:t xml:space="preserve">Example 1- </w:t>
            </w:r>
          </w:p>
          <w:p w14:paraId="09D37C0C" w14:textId="77777777" w:rsidR="004508BC" w:rsidRPr="004508BC" w:rsidRDefault="004508BC" w:rsidP="00320B54">
            <w:pPr>
              <w:numPr>
                <w:ilvl w:val="0"/>
                <w:numId w:val="455"/>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Consider there is a two-member application in the HIX system with below data. </w:t>
            </w:r>
          </w:p>
          <w:p w14:paraId="114A8612" w14:textId="77777777" w:rsidR="004508BC" w:rsidRPr="004508BC" w:rsidRDefault="004508BC" w:rsidP="00274E1E">
            <w:pPr>
              <w:ind w:left="790"/>
              <w:contextualSpacing w:val="0"/>
              <w:rPr>
                <w:rFonts w:asciiTheme="minorHAnsi" w:eastAsia="Times New Roman" w:hAnsiTheme="minorHAnsi"/>
              </w:rPr>
            </w:pPr>
            <w:r w:rsidRPr="004508BC">
              <w:rPr>
                <w:rFonts w:asciiTheme="minorHAnsi" w:eastAsia="Times New Roman" w:hAnsiTheme="minorHAnsi"/>
              </w:rPr>
              <w:t xml:space="preserve">E1- 2020 plan year eligibility </w:t>
            </w:r>
          </w:p>
          <w:p w14:paraId="73060C5F" w14:textId="77777777" w:rsidR="004508BC" w:rsidRPr="004508BC" w:rsidRDefault="004508BC" w:rsidP="00320B54">
            <w:pPr>
              <w:numPr>
                <w:ilvl w:val="0"/>
                <w:numId w:val="456"/>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4A157C51" w14:textId="77777777" w:rsidR="004508BC" w:rsidRPr="004508BC" w:rsidRDefault="004508BC" w:rsidP="00320B54">
            <w:pPr>
              <w:numPr>
                <w:ilvl w:val="0"/>
                <w:numId w:val="456"/>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Jane Wright- Medicaid Eligible under Protected Pregnancy coverage. </w:t>
            </w:r>
          </w:p>
          <w:p w14:paraId="505E575D" w14:textId="21F7905B" w:rsidR="00274E1E" w:rsidRPr="004508BC" w:rsidRDefault="004508BC" w:rsidP="00320B54">
            <w:pPr>
              <w:numPr>
                <w:ilvl w:val="0"/>
                <w:numId w:val="457"/>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On 15</w:t>
            </w:r>
            <w:r w:rsidRPr="004508BC">
              <w:rPr>
                <w:rFonts w:asciiTheme="minorHAnsi" w:eastAsia="Times New Roman" w:hAnsiTheme="minorHAnsi"/>
                <w:vertAlign w:val="superscript"/>
              </w:rPr>
              <w:t>th</w:t>
            </w:r>
            <w:r w:rsidRPr="004508BC">
              <w:rPr>
                <w:rFonts w:asciiTheme="minorHAnsi" w:eastAsia="Times New Roman" w:hAnsiTheme="minorHAnsi"/>
              </w:rPr>
              <w:t xml:space="preserve"> August 2020, the Agent Portal user applies D4 and S6 closure reasons in the HIX system for Jane Wright and redetermines the eligibility. </w:t>
            </w:r>
          </w:p>
          <w:p w14:paraId="33D2CAFF" w14:textId="77777777" w:rsidR="004508BC" w:rsidRPr="004508BC" w:rsidRDefault="004508BC" w:rsidP="00320B54">
            <w:pPr>
              <w:numPr>
                <w:ilvl w:val="0"/>
                <w:numId w:val="457"/>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As a result of #2, the system determines that D4 has higher precedence than S6 and will provide the below results. </w:t>
            </w:r>
          </w:p>
          <w:p w14:paraId="38C27254" w14:textId="77777777" w:rsidR="004508BC" w:rsidRPr="004508BC" w:rsidRDefault="004508BC" w:rsidP="00320B54">
            <w:pPr>
              <w:numPr>
                <w:ilvl w:val="0"/>
                <w:numId w:val="458"/>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16A8C441" w14:textId="77777777" w:rsidR="004508BC" w:rsidRPr="004508BC" w:rsidRDefault="004508BC" w:rsidP="00320B54">
            <w:pPr>
              <w:numPr>
                <w:ilvl w:val="0"/>
                <w:numId w:val="458"/>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Jane Wright- Medicaid Eligible (D4 and S6 are applied). </w:t>
            </w:r>
          </w:p>
          <w:p w14:paraId="637DACE1" w14:textId="77777777" w:rsidR="004508BC" w:rsidRPr="004508BC" w:rsidRDefault="004508BC" w:rsidP="00320B54">
            <w:pPr>
              <w:numPr>
                <w:ilvl w:val="0"/>
                <w:numId w:val="459"/>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user comes on the HIX SSAP application and tries to edit 2020-year application. </w:t>
            </w:r>
          </w:p>
          <w:p w14:paraId="675E2793" w14:textId="77777777" w:rsidR="004508BC" w:rsidRPr="004508BC" w:rsidRDefault="004508BC" w:rsidP="00320B54">
            <w:pPr>
              <w:numPr>
                <w:ilvl w:val="0"/>
                <w:numId w:val="459"/>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user will be forced to navigate through the full SSAP flow and system will follow the downstream behavior. </w:t>
            </w:r>
          </w:p>
          <w:p w14:paraId="22212B90" w14:textId="77777777" w:rsidR="004508BC" w:rsidRPr="004508BC" w:rsidRDefault="004508BC" w:rsidP="00320B54">
            <w:pPr>
              <w:numPr>
                <w:ilvl w:val="0"/>
                <w:numId w:val="459"/>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End of flow. </w:t>
            </w:r>
          </w:p>
          <w:p w14:paraId="6D910222" w14:textId="77777777" w:rsidR="004508BC" w:rsidRPr="004508BC" w:rsidRDefault="004508BC" w:rsidP="004508BC">
            <w:pPr>
              <w:contextualSpacing w:val="0"/>
              <w:rPr>
                <w:rFonts w:asciiTheme="minorHAnsi" w:eastAsia="Times New Roman" w:hAnsiTheme="minorHAnsi"/>
              </w:rPr>
            </w:pPr>
            <w:r w:rsidRPr="004508BC">
              <w:rPr>
                <w:rFonts w:asciiTheme="minorHAnsi" w:eastAsia="Times New Roman" w:hAnsiTheme="minorHAnsi"/>
              </w:rPr>
              <w:t xml:space="preserve">Example 2- </w:t>
            </w:r>
          </w:p>
          <w:p w14:paraId="6F0BD5D9" w14:textId="77777777" w:rsidR="004508BC" w:rsidRPr="004508BC" w:rsidRDefault="004508BC" w:rsidP="00320B54">
            <w:pPr>
              <w:numPr>
                <w:ilvl w:val="0"/>
                <w:numId w:val="460"/>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Consider there is a two-member application in the HIX system with below data. </w:t>
            </w:r>
          </w:p>
          <w:p w14:paraId="3417DDA5" w14:textId="77777777" w:rsidR="004508BC" w:rsidRPr="004508BC" w:rsidRDefault="004508BC" w:rsidP="00274E1E">
            <w:pPr>
              <w:ind w:left="700"/>
              <w:contextualSpacing w:val="0"/>
              <w:rPr>
                <w:rFonts w:asciiTheme="minorHAnsi" w:eastAsia="Times New Roman" w:hAnsiTheme="minorHAnsi"/>
              </w:rPr>
            </w:pPr>
            <w:r w:rsidRPr="004508BC">
              <w:rPr>
                <w:rFonts w:asciiTheme="minorHAnsi" w:eastAsia="Times New Roman" w:hAnsiTheme="minorHAnsi"/>
              </w:rPr>
              <w:t xml:space="preserve">E1- 2020 plan year eligibility </w:t>
            </w:r>
          </w:p>
          <w:p w14:paraId="129EC781" w14:textId="77777777" w:rsidR="004508BC" w:rsidRPr="004508BC" w:rsidRDefault="004508BC" w:rsidP="00320B54">
            <w:pPr>
              <w:numPr>
                <w:ilvl w:val="0"/>
                <w:numId w:val="461"/>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70585B0E" w14:textId="77777777" w:rsidR="004508BC" w:rsidRPr="004508BC" w:rsidRDefault="004508BC" w:rsidP="00320B54">
            <w:pPr>
              <w:numPr>
                <w:ilvl w:val="0"/>
                <w:numId w:val="461"/>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Jane Wright- Medicaid Eligible under Protected Pregnancy coverage. </w:t>
            </w:r>
          </w:p>
          <w:p w14:paraId="08AA14F6" w14:textId="77777777" w:rsidR="004508BC" w:rsidRPr="004508BC" w:rsidRDefault="004508BC" w:rsidP="00320B54">
            <w:pPr>
              <w:numPr>
                <w:ilvl w:val="0"/>
                <w:numId w:val="462"/>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As on 15</w:t>
            </w:r>
            <w:r w:rsidRPr="004508BC">
              <w:rPr>
                <w:rFonts w:asciiTheme="minorHAnsi" w:eastAsia="Times New Roman" w:hAnsiTheme="minorHAnsi"/>
                <w:vertAlign w:val="superscript"/>
              </w:rPr>
              <w:t>th</w:t>
            </w:r>
            <w:r w:rsidRPr="004508BC">
              <w:rPr>
                <w:rFonts w:asciiTheme="minorHAnsi" w:eastAsia="Times New Roman" w:hAnsiTheme="minorHAnsi"/>
              </w:rPr>
              <w:t xml:space="preserve"> August 2020, the Agent Portal user applies D4 and 48 admin closure reasons in the HIX system for Jane Wright and redetermines the eligibility. </w:t>
            </w:r>
          </w:p>
          <w:p w14:paraId="7FF2D1FE" w14:textId="77777777" w:rsidR="004508BC" w:rsidRPr="004508BC" w:rsidRDefault="004508BC" w:rsidP="00320B54">
            <w:pPr>
              <w:numPr>
                <w:ilvl w:val="0"/>
                <w:numId w:val="462"/>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As a resultant of #2 the system determines that 48 has higher precedence than D4 and will provide the below results. </w:t>
            </w:r>
          </w:p>
          <w:p w14:paraId="216EF90F" w14:textId="77777777" w:rsidR="004508BC" w:rsidRPr="004508BC" w:rsidRDefault="004508BC" w:rsidP="00320B54">
            <w:pPr>
              <w:numPr>
                <w:ilvl w:val="0"/>
                <w:numId w:val="463"/>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39556AA0" w14:textId="77777777" w:rsidR="004508BC" w:rsidRPr="004508BC" w:rsidRDefault="004508BC" w:rsidP="00320B54">
            <w:pPr>
              <w:numPr>
                <w:ilvl w:val="0"/>
                <w:numId w:val="463"/>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lastRenderedPageBreak/>
              <w:t xml:space="preserve">Jane Wright- Not Eligible (D4 and 48 are applied). </w:t>
            </w:r>
          </w:p>
          <w:p w14:paraId="1CE83C1E" w14:textId="77777777" w:rsidR="004508BC" w:rsidRPr="004508BC" w:rsidRDefault="004508BC" w:rsidP="00320B54">
            <w:pPr>
              <w:numPr>
                <w:ilvl w:val="0"/>
                <w:numId w:val="46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user comes on the HIX SSAP application and tries to edit 2020-year application. </w:t>
            </w:r>
          </w:p>
          <w:p w14:paraId="14570306" w14:textId="77777777" w:rsidR="004508BC" w:rsidRPr="004508BC" w:rsidRDefault="004508BC" w:rsidP="00320B54">
            <w:pPr>
              <w:numPr>
                <w:ilvl w:val="0"/>
                <w:numId w:val="46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will be forced to navigate through the full SSAP flow and system will follow the downstream behavior. </w:t>
            </w:r>
          </w:p>
          <w:p w14:paraId="691BB287" w14:textId="77777777" w:rsidR="004508BC" w:rsidRPr="004508BC" w:rsidRDefault="004508BC" w:rsidP="00320B54">
            <w:pPr>
              <w:numPr>
                <w:ilvl w:val="0"/>
                <w:numId w:val="46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End of flow. </w:t>
            </w:r>
          </w:p>
          <w:p w14:paraId="669CCB78" w14:textId="77777777" w:rsidR="004508BC" w:rsidRPr="004508BC" w:rsidRDefault="004508BC" w:rsidP="004508BC">
            <w:pPr>
              <w:contextualSpacing w:val="0"/>
              <w:rPr>
                <w:rFonts w:asciiTheme="minorHAnsi" w:eastAsia="Times New Roman" w:hAnsiTheme="minorHAnsi"/>
              </w:rPr>
            </w:pPr>
            <w:r w:rsidRPr="004508BC">
              <w:rPr>
                <w:rFonts w:asciiTheme="minorHAnsi" w:eastAsia="Times New Roman" w:hAnsiTheme="minorHAnsi"/>
              </w:rPr>
              <w:t xml:space="preserve">Example 3- </w:t>
            </w:r>
          </w:p>
          <w:p w14:paraId="2836A00C" w14:textId="77777777" w:rsidR="004508BC" w:rsidRPr="004508BC" w:rsidRDefault="004508BC" w:rsidP="00320B54">
            <w:pPr>
              <w:numPr>
                <w:ilvl w:val="0"/>
                <w:numId w:val="465"/>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Consider there is a two-member application in the HIX system with below data. </w:t>
            </w:r>
          </w:p>
          <w:p w14:paraId="52A6C3F3" w14:textId="3205312F" w:rsidR="004508BC" w:rsidRPr="004508BC" w:rsidRDefault="004508BC" w:rsidP="00274E1E">
            <w:pPr>
              <w:ind w:left="790"/>
              <w:contextualSpacing w:val="0"/>
              <w:rPr>
                <w:rFonts w:asciiTheme="minorHAnsi" w:eastAsia="Times New Roman" w:hAnsiTheme="minorHAnsi"/>
              </w:rPr>
            </w:pPr>
            <w:r w:rsidRPr="004508BC">
              <w:rPr>
                <w:rFonts w:asciiTheme="minorHAnsi" w:eastAsia="Times New Roman" w:hAnsiTheme="minorHAnsi"/>
              </w:rPr>
              <w:t xml:space="preserve">E1- 2020 plan year eligibility </w:t>
            </w:r>
          </w:p>
          <w:p w14:paraId="62B82814" w14:textId="77777777" w:rsidR="004508BC" w:rsidRPr="004508BC" w:rsidRDefault="004508BC" w:rsidP="00320B54">
            <w:pPr>
              <w:numPr>
                <w:ilvl w:val="0"/>
                <w:numId w:val="466"/>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4DE66932" w14:textId="77777777" w:rsidR="004508BC" w:rsidRPr="004508BC" w:rsidRDefault="004508BC" w:rsidP="00320B54">
            <w:pPr>
              <w:numPr>
                <w:ilvl w:val="0"/>
                <w:numId w:val="466"/>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Jane Wright- Medicaid Eligible due to override protection with protection end date as 31</w:t>
            </w:r>
            <w:r w:rsidRPr="004508BC">
              <w:rPr>
                <w:rFonts w:asciiTheme="minorHAnsi" w:eastAsia="Times New Roman" w:hAnsiTheme="minorHAnsi"/>
                <w:vertAlign w:val="superscript"/>
              </w:rPr>
              <w:t>st</w:t>
            </w:r>
            <w:r w:rsidRPr="004508BC">
              <w:rPr>
                <w:rFonts w:asciiTheme="minorHAnsi" w:eastAsia="Times New Roman" w:hAnsiTheme="minorHAnsi"/>
              </w:rPr>
              <w:t xml:space="preserve"> October 2020. </w:t>
            </w:r>
          </w:p>
          <w:p w14:paraId="1B5E8C84" w14:textId="77777777" w:rsidR="004508BC" w:rsidRPr="004508BC" w:rsidRDefault="004508BC" w:rsidP="00320B54">
            <w:pPr>
              <w:numPr>
                <w:ilvl w:val="0"/>
                <w:numId w:val="467"/>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On 15</w:t>
            </w:r>
            <w:r w:rsidRPr="004508BC">
              <w:rPr>
                <w:rFonts w:asciiTheme="minorHAnsi" w:eastAsia="Times New Roman" w:hAnsiTheme="minorHAnsi"/>
                <w:vertAlign w:val="superscript"/>
              </w:rPr>
              <w:t>th</w:t>
            </w:r>
            <w:r w:rsidRPr="004508BC">
              <w:rPr>
                <w:rFonts w:asciiTheme="minorHAnsi" w:eastAsia="Times New Roman" w:hAnsiTheme="minorHAnsi"/>
              </w:rPr>
              <w:t xml:space="preserve"> June 2020, the Agent Portal user applies D4 and S6 admin closure reasons in the HIX system for Jane Wright and redetermines the eligibility. </w:t>
            </w:r>
          </w:p>
          <w:p w14:paraId="15416645" w14:textId="77777777" w:rsidR="004508BC" w:rsidRPr="004508BC" w:rsidRDefault="004508BC" w:rsidP="00320B54">
            <w:pPr>
              <w:numPr>
                <w:ilvl w:val="0"/>
                <w:numId w:val="467"/>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system determines the member is getting overridden benefits with protection end date in future so will provide the below results. </w:t>
            </w:r>
          </w:p>
          <w:p w14:paraId="08FD0F08" w14:textId="77777777" w:rsidR="004508BC" w:rsidRPr="004508BC" w:rsidRDefault="004508BC" w:rsidP="00320B54">
            <w:pPr>
              <w:numPr>
                <w:ilvl w:val="0"/>
                <w:numId w:val="468"/>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6F364E97" w14:textId="77777777" w:rsidR="004508BC" w:rsidRPr="004508BC" w:rsidRDefault="004508BC" w:rsidP="00320B54">
            <w:pPr>
              <w:numPr>
                <w:ilvl w:val="0"/>
                <w:numId w:val="468"/>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Jane Wright- Medicaid Eligible (D4 and S6 are applied). </w:t>
            </w:r>
          </w:p>
          <w:p w14:paraId="1171E8E6" w14:textId="77777777" w:rsidR="004508BC" w:rsidRPr="004508BC" w:rsidRDefault="004508BC" w:rsidP="00320B54">
            <w:pPr>
              <w:numPr>
                <w:ilvl w:val="0"/>
                <w:numId w:val="469"/>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user comes on the HIX SSAP application and tries to edit 2020-year application. </w:t>
            </w:r>
          </w:p>
          <w:p w14:paraId="5A0084B6" w14:textId="77777777" w:rsidR="004508BC" w:rsidRPr="004508BC" w:rsidRDefault="004508BC" w:rsidP="00320B54">
            <w:pPr>
              <w:numPr>
                <w:ilvl w:val="0"/>
                <w:numId w:val="469"/>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will be forced to navigate through the full SSAP flow and system will follow the downstream behavior. </w:t>
            </w:r>
          </w:p>
          <w:p w14:paraId="22B9F8DF" w14:textId="06363CA8" w:rsidR="004508BC" w:rsidRPr="00274E1E" w:rsidRDefault="004508BC" w:rsidP="00320B54">
            <w:pPr>
              <w:numPr>
                <w:ilvl w:val="0"/>
                <w:numId w:val="469"/>
              </w:numPr>
              <w:spacing w:before="100" w:beforeAutospacing="1" w:after="100" w:afterAutospacing="1"/>
              <w:contextualSpacing w:val="0"/>
              <w:rPr>
                <w:rFonts w:asciiTheme="minorHAnsi" w:hAnsiTheme="minorHAnsi"/>
              </w:rPr>
            </w:pPr>
            <w:r w:rsidRPr="004508BC">
              <w:rPr>
                <w:rFonts w:asciiTheme="minorHAnsi" w:eastAsia="Times New Roman" w:hAnsiTheme="minorHAnsi"/>
              </w:rPr>
              <w:t>End of flow.</w:t>
            </w:r>
          </w:p>
        </w:tc>
      </w:tr>
      <w:tr w:rsidR="004508BC" w:rsidRPr="004342C6" w14:paraId="435F689F" w14:textId="77777777" w:rsidTr="7002B805">
        <w:trPr>
          <w:trHeight w:val="314"/>
        </w:trPr>
        <w:tc>
          <w:tcPr>
            <w:tcW w:w="2247" w:type="dxa"/>
            <w:shd w:val="clear" w:color="auto" w:fill="FFFFFF" w:themeFill="background1"/>
          </w:tcPr>
          <w:p w14:paraId="0D8DB497" w14:textId="27374A3E" w:rsidR="004508BC" w:rsidRPr="004342C6" w:rsidRDefault="004508BC" w:rsidP="00391503">
            <w:pPr>
              <w:contextualSpacing w:val="0"/>
              <w:jc w:val="center"/>
              <w:rPr>
                <w:rFonts w:eastAsia="Times New Roman" w:cs="Arial"/>
                <w:color w:val="000000"/>
              </w:rPr>
            </w:pPr>
            <w:r w:rsidRPr="004508BC">
              <w:rPr>
                <w:rFonts w:eastAsia="Times New Roman" w:cs="Arial"/>
                <w:color w:val="000000"/>
              </w:rPr>
              <w:lastRenderedPageBreak/>
              <w:t>ACR.PCS.01.012</w:t>
            </w:r>
          </w:p>
        </w:tc>
        <w:tc>
          <w:tcPr>
            <w:tcW w:w="7028" w:type="dxa"/>
            <w:shd w:val="clear" w:color="auto" w:fill="FFFFFF" w:themeFill="background1"/>
          </w:tcPr>
          <w:p w14:paraId="606EBCB4" w14:textId="77777777" w:rsidR="004508BC" w:rsidRPr="004508BC" w:rsidRDefault="004508BC" w:rsidP="004508BC">
            <w:pPr>
              <w:contextualSpacing w:val="0"/>
              <w:rPr>
                <w:rFonts w:asciiTheme="minorHAnsi" w:eastAsia="Times New Roman" w:hAnsiTheme="minorHAnsi"/>
              </w:rPr>
            </w:pPr>
            <w:r w:rsidRPr="004508BC">
              <w:rPr>
                <w:rFonts w:asciiTheme="minorHAnsi" w:eastAsia="Times New Roman" w:hAnsiTheme="minorHAnsi"/>
              </w:rPr>
              <w:t xml:space="preserve">The system shall execute the denial hierarchy rules as per the updated Closure Reasons Hierarchy sheet and consider the highest applicable closure reason in the hierarchy as the primary closure reason for respective programs (Medicaid and QHP/APTC). </w:t>
            </w:r>
          </w:p>
          <w:p w14:paraId="0CE5AB3C" w14:textId="69C1AD08" w:rsidR="004508BC" w:rsidRDefault="004508BC" w:rsidP="00274E1E">
            <w:p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Note – There is no change to the existing “multiple admin closure functionality” implemented during R23 timelines, the scope of this functional requirement is to include and update the closure reasons hierarchy for the new administrative closure reason (D4). </w:t>
            </w:r>
          </w:p>
          <w:p w14:paraId="1055B723" w14:textId="36844F5E" w:rsidR="00274E1E" w:rsidRPr="00274E1E" w:rsidRDefault="00274E1E" w:rsidP="00274E1E">
            <w:pPr>
              <w:spacing w:before="100" w:beforeAutospacing="1" w:after="100" w:afterAutospacing="1"/>
              <w:contextualSpacing w:val="0"/>
              <w:rPr>
                <w:rFonts w:asciiTheme="minorHAnsi" w:hAnsiTheme="minorHAnsi"/>
              </w:rPr>
            </w:pPr>
          </w:p>
        </w:tc>
      </w:tr>
      <w:tr w:rsidR="005224F7" w:rsidRPr="004342C6" w14:paraId="6E5C9DFB" w14:textId="77777777" w:rsidTr="7002B805">
        <w:trPr>
          <w:trHeight w:val="314"/>
        </w:trPr>
        <w:tc>
          <w:tcPr>
            <w:tcW w:w="2247" w:type="dxa"/>
            <w:shd w:val="clear" w:color="auto" w:fill="FFFFFF" w:themeFill="background1"/>
          </w:tcPr>
          <w:p w14:paraId="1AC88588" w14:textId="77777777" w:rsidR="005224F7" w:rsidRPr="005224F7" w:rsidRDefault="005224F7" w:rsidP="005224F7">
            <w:pPr>
              <w:contextualSpacing w:val="0"/>
              <w:jc w:val="center"/>
              <w:rPr>
                <w:rFonts w:eastAsia="Times New Roman" w:cs="Arial"/>
                <w:color w:val="000000"/>
              </w:rPr>
            </w:pPr>
            <w:r w:rsidRPr="005224F7">
              <w:rPr>
                <w:rFonts w:eastAsia="Times New Roman" w:cs="Arial"/>
                <w:color w:val="000000"/>
              </w:rPr>
              <w:lastRenderedPageBreak/>
              <w:t>ACR.PCS.01.013</w:t>
            </w:r>
          </w:p>
          <w:p w14:paraId="506E83A1" w14:textId="77777777" w:rsidR="005224F7" w:rsidRPr="004508BC" w:rsidRDefault="005224F7" w:rsidP="00391503">
            <w:pPr>
              <w:contextualSpacing w:val="0"/>
              <w:jc w:val="center"/>
              <w:rPr>
                <w:rFonts w:eastAsia="Times New Roman" w:cs="Arial"/>
                <w:color w:val="000000"/>
              </w:rPr>
            </w:pPr>
          </w:p>
        </w:tc>
        <w:tc>
          <w:tcPr>
            <w:tcW w:w="7028" w:type="dxa"/>
            <w:shd w:val="clear" w:color="auto" w:fill="FFFFFF" w:themeFill="background1"/>
          </w:tcPr>
          <w:p w14:paraId="48CA5081" w14:textId="2EEAC21B" w:rsidR="005224F7" w:rsidRDefault="005224F7" w:rsidP="005224F7">
            <w:pPr>
              <w:contextualSpacing w:val="0"/>
              <w:rPr>
                <w:rFonts w:asciiTheme="minorHAnsi" w:eastAsia="Times New Roman" w:hAnsiTheme="minorHAnsi"/>
              </w:rPr>
            </w:pPr>
            <w:r w:rsidRPr="005224F7">
              <w:rPr>
                <w:rFonts w:asciiTheme="minorHAnsi" w:eastAsia="Times New Roman" w:hAnsiTheme="minorHAnsi"/>
              </w:rPr>
              <w:t>The system shall ignore the existing admin closing suppression logic in Medicaid termination and Medicaid Denial notices for the new ad</w:t>
            </w:r>
            <w:r>
              <w:rPr>
                <w:rFonts w:asciiTheme="minorHAnsi" w:eastAsia="Times New Roman" w:hAnsiTheme="minorHAnsi"/>
              </w:rPr>
              <w:t xml:space="preserve">ministrative closure reason D4 </w:t>
            </w:r>
            <w:r w:rsidRPr="005224F7">
              <w:rPr>
                <w:rFonts w:asciiTheme="minorHAnsi" w:eastAsia="Times New Roman" w:hAnsiTheme="minorHAnsi"/>
              </w:rPr>
              <w:t>i.e. the system shall generate the Denial notice XML after the Termination notice XML if the same administrative closure reason D4 still applies.</w:t>
            </w:r>
          </w:p>
          <w:p w14:paraId="57E4A79B" w14:textId="77777777" w:rsidR="005224F7" w:rsidRDefault="005224F7" w:rsidP="005224F7">
            <w:pPr>
              <w:contextualSpacing w:val="0"/>
              <w:rPr>
                <w:rFonts w:asciiTheme="minorHAnsi" w:eastAsia="Times New Roman" w:hAnsiTheme="minorHAnsi"/>
              </w:rPr>
            </w:pPr>
          </w:p>
          <w:p w14:paraId="790388DD" w14:textId="477468C8" w:rsidR="005224F7" w:rsidRPr="005224F7" w:rsidRDefault="005224F7" w:rsidP="005224F7">
            <w:pPr>
              <w:contextualSpacing w:val="0"/>
              <w:rPr>
                <w:rFonts w:asciiTheme="minorHAnsi" w:eastAsia="Times New Roman" w:hAnsiTheme="minorHAnsi"/>
              </w:rPr>
            </w:pPr>
            <w:r w:rsidRPr="005224F7">
              <w:rPr>
                <w:rFonts w:asciiTheme="minorHAnsi" w:eastAsia="Times New Roman" w:hAnsiTheme="minorHAnsi"/>
              </w:rPr>
              <w:t xml:space="preserve">Example 1 </w:t>
            </w:r>
          </w:p>
          <w:p w14:paraId="17A68C42" w14:textId="77777777" w:rsidR="005224F7" w:rsidRPr="005224F7" w:rsidRDefault="005224F7" w:rsidP="00320B54">
            <w:pPr>
              <w:numPr>
                <w:ilvl w:val="0"/>
                <w:numId w:val="471"/>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Consider there is a two-member application in the HIX system with below data. </w:t>
            </w:r>
          </w:p>
          <w:p w14:paraId="6B5F911F" w14:textId="77777777" w:rsidR="005224F7" w:rsidRPr="005224F7" w:rsidRDefault="005224F7" w:rsidP="00320B54">
            <w:pPr>
              <w:numPr>
                <w:ilvl w:val="0"/>
                <w:numId w:val="472"/>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4C4F4799" w14:textId="77777777" w:rsidR="005224F7" w:rsidRPr="005224F7" w:rsidRDefault="005224F7" w:rsidP="00320B54">
            <w:pPr>
              <w:numPr>
                <w:ilvl w:val="0"/>
                <w:numId w:val="472"/>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 Medicaid Eligible. </w:t>
            </w:r>
          </w:p>
          <w:p w14:paraId="187AA3CF" w14:textId="77777777" w:rsidR="005224F7" w:rsidRPr="005224F7" w:rsidRDefault="005224F7" w:rsidP="00320B54">
            <w:pPr>
              <w:numPr>
                <w:ilvl w:val="0"/>
                <w:numId w:val="473"/>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applies D4 in the HIX system for Jane Wright. </w:t>
            </w:r>
          </w:p>
          <w:p w14:paraId="33EAECE7" w14:textId="77777777" w:rsidR="005224F7" w:rsidRPr="005224F7" w:rsidRDefault="005224F7" w:rsidP="00320B54">
            <w:pPr>
              <w:numPr>
                <w:ilvl w:val="0"/>
                <w:numId w:val="474"/>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568F364E" w14:textId="77777777" w:rsidR="005224F7" w:rsidRPr="005224F7" w:rsidRDefault="005224F7" w:rsidP="00320B54">
            <w:pPr>
              <w:numPr>
                <w:ilvl w:val="0"/>
                <w:numId w:val="474"/>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Subsidized or Unsubsidized QHP (D4 is applied). </w:t>
            </w:r>
          </w:p>
          <w:p w14:paraId="4F2326C0" w14:textId="77777777" w:rsidR="005224F7" w:rsidRPr="005224F7" w:rsidRDefault="005224F7" w:rsidP="00320B54">
            <w:pPr>
              <w:numPr>
                <w:ilvl w:val="0"/>
                <w:numId w:val="475"/>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system generates and sends a Medicaid Termination Notice for Jane Write with the denial/termination reason as D4. </w:t>
            </w:r>
          </w:p>
          <w:p w14:paraId="12927A7B" w14:textId="77777777" w:rsidR="005224F7" w:rsidRPr="005224F7" w:rsidRDefault="005224F7" w:rsidP="00320B54">
            <w:pPr>
              <w:numPr>
                <w:ilvl w:val="0"/>
                <w:numId w:val="475"/>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redetermines the application such that the admin closure reason D4 still applies on Jane Wright. </w:t>
            </w:r>
          </w:p>
          <w:p w14:paraId="18717549" w14:textId="77777777" w:rsidR="005224F7" w:rsidRPr="005224F7" w:rsidRDefault="005224F7" w:rsidP="00320B54">
            <w:pPr>
              <w:numPr>
                <w:ilvl w:val="0"/>
                <w:numId w:val="475"/>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system generates the Medicaid Denial Notice XML for Jane Wright with the denial reason as D4. </w:t>
            </w:r>
          </w:p>
          <w:p w14:paraId="53AD38A0" w14:textId="77777777" w:rsidR="005224F7" w:rsidRPr="005224F7" w:rsidRDefault="005224F7" w:rsidP="005224F7">
            <w:pPr>
              <w:contextualSpacing w:val="0"/>
              <w:rPr>
                <w:rFonts w:asciiTheme="minorHAnsi" w:eastAsia="Times New Roman" w:hAnsiTheme="minorHAnsi"/>
              </w:rPr>
            </w:pPr>
            <w:r w:rsidRPr="005224F7">
              <w:rPr>
                <w:rFonts w:asciiTheme="minorHAnsi" w:eastAsia="Times New Roman" w:hAnsiTheme="minorHAnsi"/>
              </w:rPr>
              <w:t xml:space="preserve">Example 2 </w:t>
            </w:r>
          </w:p>
          <w:p w14:paraId="37623A6D" w14:textId="77777777" w:rsidR="005224F7" w:rsidRPr="005224F7" w:rsidRDefault="005224F7" w:rsidP="00320B54">
            <w:pPr>
              <w:numPr>
                <w:ilvl w:val="0"/>
                <w:numId w:val="476"/>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Consider there is a two-member application in the HIX system with below data. </w:t>
            </w:r>
          </w:p>
          <w:p w14:paraId="4E683B71" w14:textId="77777777" w:rsidR="005224F7" w:rsidRPr="005224F7" w:rsidRDefault="005224F7" w:rsidP="00320B54">
            <w:pPr>
              <w:numPr>
                <w:ilvl w:val="0"/>
                <w:numId w:val="477"/>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0FBD41B5" w14:textId="77777777" w:rsidR="005224F7" w:rsidRPr="005224F7" w:rsidRDefault="005224F7" w:rsidP="00320B54">
            <w:pPr>
              <w:numPr>
                <w:ilvl w:val="0"/>
                <w:numId w:val="477"/>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Unsubsidized QHP Eligible. </w:t>
            </w:r>
          </w:p>
          <w:p w14:paraId="6A8E868E" w14:textId="77777777" w:rsidR="005224F7" w:rsidRPr="005224F7" w:rsidRDefault="005224F7" w:rsidP="00320B54">
            <w:pPr>
              <w:numPr>
                <w:ilvl w:val="0"/>
                <w:numId w:val="478"/>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applies D4 in the HIX system for Jane Wright. </w:t>
            </w:r>
          </w:p>
          <w:p w14:paraId="78CCF290" w14:textId="77777777" w:rsidR="005224F7" w:rsidRPr="005224F7" w:rsidRDefault="005224F7" w:rsidP="00320B54">
            <w:pPr>
              <w:numPr>
                <w:ilvl w:val="0"/>
                <w:numId w:val="479"/>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69827D9D" w14:textId="77777777" w:rsidR="005224F7" w:rsidRPr="005224F7" w:rsidRDefault="005224F7" w:rsidP="00320B54">
            <w:pPr>
              <w:numPr>
                <w:ilvl w:val="0"/>
                <w:numId w:val="479"/>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Unsubsidized QHP (D4 is applied). </w:t>
            </w:r>
          </w:p>
          <w:p w14:paraId="4E19E140" w14:textId="77777777" w:rsidR="005224F7" w:rsidRPr="005224F7" w:rsidRDefault="005224F7" w:rsidP="00320B54">
            <w:pPr>
              <w:numPr>
                <w:ilvl w:val="0"/>
                <w:numId w:val="480"/>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system generates and sends a Medicaid Denial Notice for Jane Write with the denial reason as D4. </w:t>
            </w:r>
          </w:p>
          <w:p w14:paraId="51E33FB2" w14:textId="77777777" w:rsidR="005224F7" w:rsidRPr="005224F7" w:rsidRDefault="005224F7" w:rsidP="00320B54">
            <w:pPr>
              <w:numPr>
                <w:ilvl w:val="0"/>
                <w:numId w:val="480"/>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redetermines the application such that the admin closure reason D4 still applies on Jane Wright. </w:t>
            </w:r>
          </w:p>
          <w:p w14:paraId="160F7BA3" w14:textId="77777777" w:rsidR="005224F7" w:rsidRPr="005224F7" w:rsidRDefault="005224F7" w:rsidP="00320B54">
            <w:pPr>
              <w:numPr>
                <w:ilvl w:val="0"/>
                <w:numId w:val="480"/>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lastRenderedPageBreak/>
              <w:t xml:space="preserve">The system shall not generate the Medicaid Denial Notice XML for Jane Wright as the denial reason for the new notice is same as the previous denial Notice. </w:t>
            </w:r>
          </w:p>
          <w:p w14:paraId="6B06EC3C" w14:textId="77777777" w:rsidR="005224F7" w:rsidRPr="005224F7" w:rsidRDefault="005224F7" w:rsidP="005224F7">
            <w:pPr>
              <w:contextualSpacing w:val="0"/>
              <w:rPr>
                <w:rFonts w:asciiTheme="minorHAnsi" w:eastAsia="Times New Roman" w:hAnsiTheme="minorHAnsi"/>
              </w:rPr>
            </w:pPr>
            <w:r w:rsidRPr="005224F7">
              <w:rPr>
                <w:rFonts w:asciiTheme="minorHAnsi" w:eastAsia="Times New Roman" w:hAnsiTheme="minorHAnsi"/>
              </w:rPr>
              <w:t xml:space="preserve">Example 3 </w:t>
            </w:r>
          </w:p>
          <w:p w14:paraId="03A1B9B4" w14:textId="77777777" w:rsidR="005224F7" w:rsidRPr="005224F7" w:rsidRDefault="005224F7" w:rsidP="00320B54">
            <w:pPr>
              <w:numPr>
                <w:ilvl w:val="0"/>
                <w:numId w:val="481"/>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Consider there is a two-member application in the HIX system with below data. </w:t>
            </w:r>
          </w:p>
          <w:p w14:paraId="6E5DE443" w14:textId="77777777" w:rsidR="005224F7" w:rsidRPr="005224F7" w:rsidRDefault="005224F7" w:rsidP="00320B54">
            <w:pPr>
              <w:numPr>
                <w:ilvl w:val="0"/>
                <w:numId w:val="482"/>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230ACF2F" w14:textId="77777777" w:rsidR="005224F7" w:rsidRPr="005224F7" w:rsidRDefault="005224F7" w:rsidP="00320B54">
            <w:pPr>
              <w:numPr>
                <w:ilvl w:val="0"/>
                <w:numId w:val="482"/>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Unsubsidized QHP Eligible. </w:t>
            </w:r>
          </w:p>
          <w:p w14:paraId="70BB06D4" w14:textId="77777777" w:rsidR="005224F7" w:rsidRPr="005224F7" w:rsidRDefault="005224F7" w:rsidP="00320B54">
            <w:pPr>
              <w:numPr>
                <w:ilvl w:val="0"/>
                <w:numId w:val="483"/>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applies S3 in the HIX system for Jane Wright. </w:t>
            </w:r>
          </w:p>
          <w:p w14:paraId="5201DB2A" w14:textId="77777777" w:rsidR="005224F7" w:rsidRPr="005224F7" w:rsidRDefault="005224F7" w:rsidP="00320B54">
            <w:pPr>
              <w:numPr>
                <w:ilvl w:val="0"/>
                <w:numId w:val="484"/>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2C41C6AE" w14:textId="77777777" w:rsidR="005224F7" w:rsidRPr="005224F7" w:rsidRDefault="005224F7" w:rsidP="00320B54">
            <w:pPr>
              <w:numPr>
                <w:ilvl w:val="0"/>
                <w:numId w:val="484"/>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Unsubsidized QHP (S3 is applied). </w:t>
            </w:r>
          </w:p>
          <w:p w14:paraId="726FD4AE" w14:textId="77777777" w:rsidR="005224F7" w:rsidRPr="005224F7" w:rsidRDefault="005224F7" w:rsidP="00320B54">
            <w:pPr>
              <w:numPr>
                <w:ilvl w:val="0"/>
                <w:numId w:val="485"/>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system generates and sends a Medicaid Denial Notice for Jane Write with the denial reason as S </w:t>
            </w:r>
          </w:p>
          <w:p w14:paraId="473EFE63" w14:textId="77777777" w:rsidR="005224F7" w:rsidRPr="005224F7" w:rsidRDefault="005224F7" w:rsidP="00320B54">
            <w:pPr>
              <w:numPr>
                <w:ilvl w:val="0"/>
                <w:numId w:val="485"/>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now applies D4 in the HIX system for Jane Wright. </w:t>
            </w:r>
          </w:p>
          <w:p w14:paraId="56B1FA73" w14:textId="77777777" w:rsidR="005224F7" w:rsidRPr="005224F7" w:rsidRDefault="005224F7" w:rsidP="00320B54">
            <w:pPr>
              <w:numPr>
                <w:ilvl w:val="0"/>
                <w:numId w:val="486"/>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04E1E97E" w14:textId="77777777" w:rsidR="005224F7" w:rsidRPr="005224F7" w:rsidRDefault="005224F7" w:rsidP="00320B54">
            <w:pPr>
              <w:numPr>
                <w:ilvl w:val="0"/>
                <w:numId w:val="486"/>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Unsubsidized QHP (D4 is applied). </w:t>
            </w:r>
          </w:p>
          <w:p w14:paraId="69C746D6" w14:textId="77777777" w:rsidR="005224F7" w:rsidRPr="005224F7" w:rsidRDefault="005224F7" w:rsidP="00320B54">
            <w:pPr>
              <w:numPr>
                <w:ilvl w:val="0"/>
                <w:numId w:val="487"/>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The system generates Medicaid Denial Notice XML for Jane Write with the new denial reason as D4 as the denial reason for the new notice is different than the previous denial Notice.</w:t>
            </w:r>
          </w:p>
          <w:p w14:paraId="3ABC8C3C" w14:textId="77777777" w:rsidR="005224F7" w:rsidRPr="004508BC" w:rsidRDefault="005224F7" w:rsidP="004508BC">
            <w:pPr>
              <w:contextualSpacing w:val="0"/>
              <w:rPr>
                <w:rFonts w:asciiTheme="minorHAnsi" w:eastAsia="Times New Roman" w:hAnsiTheme="minorHAnsi"/>
              </w:rPr>
            </w:pPr>
          </w:p>
        </w:tc>
      </w:tr>
      <w:tr w:rsidR="00ED2614" w:rsidRPr="004342C6" w14:paraId="7596D096" w14:textId="77777777" w:rsidTr="7002B805">
        <w:trPr>
          <w:trHeight w:val="314"/>
        </w:trPr>
        <w:tc>
          <w:tcPr>
            <w:tcW w:w="2247" w:type="dxa"/>
            <w:shd w:val="clear" w:color="auto" w:fill="FFFFFF" w:themeFill="background1"/>
          </w:tcPr>
          <w:p w14:paraId="6A46FAD3" w14:textId="4FEBF2E5"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lastRenderedPageBreak/>
              <w:t>HCE.PCS.03.001</w:t>
            </w:r>
          </w:p>
        </w:tc>
        <w:tc>
          <w:tcPr>
            <w:tcW w:w="7028" w:type="dxa"/>
            <w:shd w:val="clear" w:color="auto" w:fill="FFFFFF" w:themeFill="background1"/>
          </w:tcPr>
          <w:p w14:paraId="29D21FE6" w14:textId="77777777" w:rsidR="00ED2614" w:rsidRPr="00ED2614" w:rsidRDefault="00ED2614" w:rsidP="00ED2614">
            <w:pPr>
              <w:spacing w:after="120"/>
              <w:rPr>
                <w:rFonts w:asciiTheme="minorHAnsi" w:eastAsia="Times New Roman" w:hAnsiTheme="minorHAnsi"/>
              </w:rPr>
            </w:pPr>
            <w:r w:rsidRPr="00ED2614">
              <w:rPr>
                <w:rFonts w:asciiTheme="minorHAnsi" w:eastAsia="Times New Roman" w:hAnsiTheme="minorHAnsi"/>
              </w:rPr>
              <w:t>The system shall apply closure reason E1 to the member when the Continuous Medicaid Eligibility for Homeless is removed and Medicaid is denied to the member.</w:t>
            </w:r>
          </w:p>
          <w:p w14:paraId="7D1E72D3" w14:textId="77777777" w:rsidR="00ED2614" w:rsidRPr="00ED2614" w:rsidRDefault="00ED2614" w:rsidP="00ED2614">
            <w:pPr>
              <w:rPr>
                <w:rFonts w:asciiTheme="minorHAnsi" w:eastAsia="Times New Roman" w:hAnsiTheme="minorHAnsi"/>
              </w:rPr>
            </w:pPr>
          </w:p>
          <w:p w14:paraId="40115FD9" w14:textId="1427F24E" w:rsidR="00ED2614" w:rsidRPr="005224F7" w:rsidRDefault="00ED2614" w:rsidP="00ED2614">
            <w:pPr>
              <w:contextualSpacing w:val="0"/>
              <w:rPr>
                <w:rFonts w:asciiTheme="minorHAnsi" w:eastAsia="Times New Roman" w:hAnsiTheme="minorHAnsi"/>
              </w:rPr>
            </w:pPr>
            <w:r w:rsidRPr="00ED2614">
              <w:rPr>
                <w:rFonts w:asciiTheme="minorHAnsi" w:eastAsia="Times New Roman" w:hAnsiTheme="minorHAnsi"/>
              </w:rPr>
              <w:t>Note: Please refer to the ‘</w:t>
            </w:r>
            <w:hyperlink w:anchor="Closure_reason_hierarchy" w:history="1">
              <w:r w:rsidRPr="00ED2614">
                <w:rPr>
                  <w:rFonts w:asciiTheme="minorHAnsi" w:eastAsia="Times New Roman" w:hAnsiTheme="minorHAnsi"/>
                </w:rPr>
                <w:t>Closure Reason Hierarchy sheet</w:t>
              </w:r>
            </w:hyperlink>
            <w:r w:rsidRPr="00ED2614">
              <w:rPr>
                <w:rFonts w:asciiTheme="minorHAnsi" w:eastAsia="Times New Roman" w:hAnsiTheme="minorHAnsi"/>
              </w:rPr>
              <w:t>’ for the hierarchy of closure reason E1.</w:t>
            </w:r>
          </w:p>
        </w:tc>
      </w:tr>
      <w:tr w:rsidR="00ED2614" w:rsidRPr="004342C6" w14:paraId="79CEDF84" w14:textId="77777777" w:rsidTr="7002B805">
        <w:trPr>
          <w:trHeight w:val="314"/>
        </w:trPr>
        <w:tc>
          <w:tcPr>
            <w:tcW w:w="2247" w:type="dxa"/>
            <w:shd w:val="clear" w:color="auto" w:fill="FFFFFF" w:themeFill="background1"/>
          </w:tcPr>
          <w:p w14:paraId="0E3406A1" w14:textId="1061D6D9"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t>HCE.PCS.03.002</w:t>
            </w:r>
          </w:p>
        </w:tc>
        <w:tc>
          <w:tcPr>
            <w:tcW w:w="7028" w:type="dxa"/>
            <w:shd w:val="clear" w:color="auto" w:fill="FFFFFF" w:themeFill="background1"/>
          </w:tcPr>
          <w:p w14:paraId="147BFB1B" w14:textId="77777777" w:rsidR="00ED2614" w:rsidRPr="00ED2614" w:rsidRDefault="00ED2614" w:rsidP="00ED2614">
            <w:pPr>
              <w:rPr>
                <w:rFonts w:asciiTheme="minorHAnsi" w:eastAsia="Times New Roman" w:hAnsiTheme="minorHAnsi"/>
              </w:rPr>
            </w:pPr>
            <w:r w:rsidRPr="00ED2614">
              <w:rPr>
                <w:rFonts w:asciiTheme="minorHAnsi" w:eastAsia="Times New Roman" w:hAnsiTheme="minorHAnsi"/>
              </w:rPr>
              <w:t>The system shall allow the application of closure reason E1 to the member with ‘Continuous Medicaid Eligibility for Homeless’ only in a systematic manner i.e., closure reason E1 cannot be applied via the administrative closing screen in the agent portal.</w:t>
            </w:r>
          </w:p>
          <w:p w14:paraId="7CEF0CE6" w14:textId="77777777" w:rsidR="00ED2614" w:rsidRPr="00ED2614" w:rsidRDefault="00ED2614" w:rsidP="00ED2614">
            <w:pPr>
              <w:spacing w:after="120"/>
              <w:rPr>
                <w:rFonts w:asciiTheme="minorHAnsi" w:eastAsia="Times New Roman" w:hAnsiTheme="minorHAnsi"/>
              </w:rPr>
            </w:pPr>
          </w:p>
        </w:tc>
      </w:tr>
      <w:tr w:rsidR="00ED2614" w:rsidRPr="004342C6" w14:paraId="5D8A240B" w14:textId="77777777" w:rsidTr="7002B805">
        <w:trPr>
          <w:trHeight w:val="314"/>
        </w:trPr>
        <w:tc>
          <w:tcPr>
            <w:tcW w:w="2247" w:type="dxa"/>
            <w:shd w:val="clear" w:color="auto" w:fill="FFFFFF" w:themeFill="background1"/>
          </w:tcPr>
          <w:p w14:paraId="1F37D033" w14:textId="1795A00D"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t>HCE.PCS.03.003</w:t>
            </w:r>
          </w:p>
        </w:tc>
        <w:tc>
          <w:tcPr>
            <w:tcW w:w="7028" w:type="dxa"/>
            <w:shd w:val="clear" w:color="auto" w:fill="FFFFFF" w:themeFill="background1"/>
          </w:tcPr>
          <w:p w14:paraId="6229D555" w14:textId="77777777" w:rsidR="00ED2614" w:rsidRPr="00ED2614" w:rsidRDefault="00ED2614" w:rsidP="00ED2614">
            <w:pPr>
              <w:rPr>
                <w:rFonts w:asciiTheme="minorHAnsi" w:eastAsia="Times New Roman" w:hAnsiTheme="minorHAnsi"/>
              </w:rPr>
            </w:pPr>
            <w:r w:rsidRPr="00ED2614">
              <w:rPr>
                <w:rFonts w:asciiTheme="minorHAnsi" w:eastAsia="Times New Roman" w:hAnsiTheme="minorHAnsi"/>
              </w:rPr>
              <w:t>The system shall not display the closure reason E1 on the Administrative Closing screen when E1 is applied to the member with ‘Continuous Medicaid Eligibility for Homeless’.</w:t>
            </w:r>
          </w:p>
          <w:p w14:paraId="3B3AE5AE" w14:textId="77777777" w:rsidR="00ED2614" w:rsidRPr="00ED2614" w:rsidRDefault="00ED2614" w:rsidP="00ED2614">
            <w:pPr>
              <w:rPr>
                <w:rFonts w:asciiTheme="minorHAnsi" w:eastAsia="Times New Roman" w:hAnsiTheme="minorHAnsi"/>
              </w:rPr>
            </w:pPr>
          </w:p>
        </w:tc>
      </w:tr>
      <w:tr w:rsidR="00ED2614" w:rsidRPr="004342C6" w14:paraId="24371B37" w14:textId="77777777" w:rsidTr="7002B805">
        <w:trPr>
          <w:trHeight w:val="314"/>
        </w:trPr>
        <w:tc>
          <w:tcPr>
            <w:tcW w:w="2247" w:type="dxa"/>
            <w:shd w:val="clear" w:color="auto" w:fill="FFFFFF" w:themeFill="background1"/>
          </w:tcPr>
          <w:p w14:paraId="3E163BA1" w14:textId="711BC2B4"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lastRenderedPageBreak/>
              <w:t>HCE.PCS.03.004</w:t>
            </w:r>
          </w:p>
        </w:tc>
        <w:tc>
          <w:tcPr>
            <w:tcW w:w="7028" w:type="dxa"/>
            <w:shd w:val="clear" w:color="auto" w:fill="FFFFFF" w:themeFill="background1"/>
          </w:tcPr>
          <w:p w14:paraId="5109564C" w14:textId="77777777" w:rsidR="00ED2614" w:rsidRPr="00ED2614" w:rsidRDefault="00ED2614" w:rsidP="00ED2614">
            <w:pPr>
              <w:rPr>
                <w:rFonts w:asciiTheme="minorHAnsi" w:eastAsia="Times New Roman" w:hAnsiTheme="minorHAnsi"/>
              </w:rPr>
            </w:pPr>
            <w:r w:rsidRPr="00ED2614">
              <w:rPr>
                <w:rFonts w:asciiTheme="minorHAnsi" w:eastAsia="Times New Roman" w:hAnsiTheme="minorHAnsi"/>
              </w:rPr>
              <w:t xml:space="preserve">The system shall remove closure reason E1 from the member with ‘Continuous Medicaid Eligibility for Homeless’) in the program determination immediately following the program determination where E1 was applied.  </w:t>
            </w:r>
          </w:p>
          <w:p w14:paraId="6E407274" w14:textId="77777777" w:rsidR="00ED2614" w:rsidRPr="00ED2614" w:rsidRDefault="00ED2614" w:rsidP="00ED2614">
            <w:pPr>
              <w:rPr>
                <w:rFonts w:asciiTheme="minorHAnsi" w:eastAsia="Times New Roman" w:hAnsiTheme="minorHAnsi"/>
              </w:rPr>
            </w:pPr>
          </w:p>
          <w:p w14:paraId="75FA73BD" w14:textId="3973CBF8" w:rsidR="00ED2614" w:rsidRPr="00ED2614" w:rsidRDefault="00ED2614" w:rsidP="00ED2614">
            <w:pPr>
              <w:rPr>
                <w:rFonts w:asciiTheme="minorHAnsi" w:eastAsia="Times New Roman" w:hAnsiTheme="minorHAnsi"/>
              </w:rPr>
            </w:pPr>
            <w:r w:rsidRPr="00ED2614">
              <w:rPr>
                <w:rFonts w:asciiTheme="minorHAnsi" w:eastAsia="Times New Roman" w:hAnsiTheme="minorHAnsi"/>
              </w:rPr>
              <w:t xml:space="preserve">Note: Closure reason E1 is a one-time applicable closure reason. </w:t>
            </w:r>
          </w:p>
        </w:tc>
      </w:tr>
      <w:tr w:rsidR="00ED2614" w:rsidRPr="004342C6" w14:paraId="76B6028C" w14:textId="77777777" w:rsidTr="7002B805">
        <w:trPr>
          <w:trHeight w:val="314"/>
        </w:trPr>
        <w:tc>
          <w:tcPr>
            <w:tcW w:w="2247" w:type="dxa"/>
            <w:shd w:val="clear" w:color="auto" w:fill="FFFFFF" w:themeFill="background1"/>
          </w:tcPr>
          <w:p w14:paraId="45AC3C16" w14:textId="3F8CABC5"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t>HCE.PCS.03.005</w:t>
            </w:r>
          </w:p>
        </w:tc>
        <w:tc>
          <w:tcPr>
            <w:tcW w:w="7028" w:type="dxa"/>
            <w:shd w:val="clear" w:color="auto" w:fill="FFFFFF" w:themeFill="background1"/>
          </w:tcPr>
          <w:p w14:paraId="7B89F62C" w14:textId="12A68899" w:rsidR="00ED2614" w:rsidRPr="00ED2614" w:rsidRDefault="00ED2614" w:rsidP="00ED2614">
            <w:pPr>
              <w:rPr>
                <w:rFonts w:asciiTheme="minorHAnsi" w:eastAsia="Times New Roman" w:hAnsiTheme="minorHAnsi"/>
              </w:rPr>
            </w:pPr>
            <w:r w:rsidRPr="00ED2614">
              <w:rPr>
                <w:rFonts w:asciiTheme="minorHAnsi" w:eastAsia="Times New Roman" w:hAnsiTheme="minorHAnsi"/>
              </w:rPr>
              <w:t>The system will utilize the reason code E1 for the member with ‘Continuous Medicaid Eligibility for Homeless’ when applied to send as a denial reason in the downstream process (as applicable).</w:t>
            </w:r>
          </w:p>
        </w:tc>
      </w:tr>
      <w:tr w:rsidR="00ED2614" w:rsidRPr="004342C6" w14:paraId="0B0E1A5C" w14:textId="77777777" w:rsidTr="7002B805">
        <w:trPr>
          <w:trHeight w:val="314"/>
        </w:trPr>
        <w:tc>
          <w:tcPr>
            <w:tcW w:w="2247" w:type="dxa"/>
            <w:shd w:val="clear" w:color="auto" w:fill="FFFFFF" w:themeFill="background1"/>
          </w:tcPr>
          <w:p w14:paraId="45F40433" w14:textId="3715F1E5"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t>HCE.PCS.03.007</w:t>
            </w:r>
          </w:p>
        </w:tc>
        <w:tc>
          <w:tcPr>
            <w:tcW w:w="7028" w:type="dxa"/>
            <w:shd w:val="clear" w:color="auto" w:fill="FFFFFF" w:themeFill="background1"/>
          </w:tcPr>
          <w:p w14:paraId="5FEDBA0D" w14:textId="77777777" w:rsidR="00ED2614" w:rsidRPr="00ED2614" w:rsidRDefault="00ED2614" w:rsidP="00ED2614">
            <w:pPr>
              <w:rPr>
                <w:rFonts w:asciiTheme="minorHAnsi" w:eastAsia="Times New Roman" w:hAnsiTheme="minorHAnsi"/>
              </w:rPr>
            </w:pPr>
            <w:r w:rsidRPr="00ED2614">
              <w:rPr>
                <w:rFonts w:asciiTheme="minorHAnsi" w:eastAsia="Times New Roman" w:hAnsiTheme="minorHAnsi"/>
              </w:rPr>
              <w:t>The system shall utilize the termination reason code E1 for the member as a termination reason in the Medicaid notice XML when the 'Continuous Medicaid eligibility for Homeless’ is removed and Medicaid is terminated to the member.</w:t>
            </w:r>
          </w:p>
          <w:p w14:paraId="3E077916" w14:textId="77777777" w:rsidR="00ED2614" w:rsidRPr="00ED2614" w:rsidRDefault="00ED2614" w:rsidP="00ED2614">
            <w:pPr>
              <w:rPr>
                <w:rFonts w:asciiTheme="minorHAnsi" w:eastAsia="Times New Roman" w:hAnsiTheme="minorHAnsi"/>
              </w:rPr>
            </w:pPr>
          </w:p>
          <w:p w14:paraId="3D51ED6C" w14:textId="3FBD1E34" w:rsidR="00ED2614" w:rsidRPr="00ED2614" w:rsidRDefault="00ED2614" w:rsidP="00ED2614">
            <w:pPr>
              <w:rPr>
                <w:rFonts w:asciiTheme="minorHAnsi" w:eastAsia="Times New Roman" w:hAnsiTheme="minorHAnsi"/>
              </w:rPr>
            </w:pPr>
            <w:r w:rsidRPr="00ED2614">
              <w:rPr>
                <w:rFonts w:asciiTheme="minorHAnsi" w:eastAsia="Times New Roman" w:hAnsiTheme="minorHAnsi"/>
              </w:rPr>
              <w:t xml:space="preserve">Note: Please refer to the </w:t>
            </w:r>
            <w:hyperlink w:anchor="DenialReason" w:history="1">
              <w:r w:rsidRPr="00ED2614">
                <w:rPr>
                  <w:rFonts w:asciiTheme="minorHAnsi" w:eastAsia="Times New Roman" w:hAnsiTheme="minorHAnsi"/>
                </w:rPr>
                <w:t>Denial Reason code sheet</w:t>
              </w:r>
            </w:hyperlink>
            <w:r w:rsidRPr="00ED2614" w:rsidDel="00707E4A">
              <w:rPr>
                <w:rFonts w:asciiTheme="minorHAnsi" w:eastAsia="Times New Roman" w:hAnsiTheme="minorHAnsi"/>
              </w:rPr>
              <w:t xml:space="preserve"> </w:t>
            </w:r>
            <w:r w:rsidRPr="00ED2614">
              <w:rPr>
                <w:rFonts w:asciiTheme="minorHAnsi" w:eastAsia="Times New Roman" w:hAnsiTheme="minorHAnsi"/>
              </w:rPr>
              <w:t>attached in section 5 for further detail.</w:t>
            </w:r>
          </w:p>
        </w:tc>
      </w:tr>
    </w:tbl>
    <w:p w14:paraId="4F1E8450" w14:textId="77777777" w:rsidR="006911F8" w:rsidRPr="004342C6" w:rsidRDefault="006911F8" w:rsidP="006911F8">
      <w:pPr>
        <w:pStyle w:val="Table"/>
        <w:rPr>
          <w:rFonts w:ascii="Arial" w:hAnsi="Arial" w:cs="Arial"/>
        </w:rPr>
      </w:pPr>
    </w:p>
    <w:p w14:paraId="60C6DFE1" w14:textId="77777777" w:rsidR="006911F8" w:rsidRPr="004342C6" w:rsidRDefault="006911F8" w:rsidP="006911F8">
      <w:pPr>
        <w:pStyle w:val="Heading3"/>
        <w:numPr>
          <w:ilvl w:val="2"/>
          <w:numId w:val="13"/>
        </w:numPr>
        <w:rPr>
          <w:rFonts w:ascii="Arial" w:hAnsi="Arial" w:cs="Arial"/>
        </w:rPr>
      </w:pPr>
      <w:bookmarkStart w:id="896" w:name="_Toc94634905"/>
      <w:r w:rsidRPr="004342C6">
        <w:rPr>
          <w:rFonts w:ascii="Arial" w:hAnsi="Arial" w:cs="Arial"/>
        </w:rPr>
        <w:t>Transaction /SSO Information</w:t>
      </w:r>
      <w:bookmarkEnd w:id="896"/>
    </w:p>
    <w:p w14:paraId="4887AD61" w14:textId="77777777" w:rsidR="006911F8" w:rsidRPr="004342C6" w:rsidRDefault="006911F8" w:rsidP="006911F8">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81338A2" w14:textId="77777777" w:rsidR="006911F8" w:rsidRPr="004342C6" w:rsidRDefault="006911F8" w:rsidP="006911F8">
      <w:pPr>
        <w:pStyle w:val="Heading3"/>
        <w:numPr>
          <w:ilvl w:val="2"/>
          <w:numId w:val="13"/>
        </w:numPr>
        <w:rPr>
          <w:rFonts w:ascii="Arial" w:hAnsi="Arial" w:cs="Arial"/>
        </w:rPr>
      </w:pPr>
      <w:bookmarkStart w:id="897" w:name="_Toc94634906"/>
      <w:r w:rsidRPr="004342C6">
        <w:rPr>
          <w:rFonts w:ascii="Arial" w:hAnsi="Arial" w:cs="Arial"/>
        </w:rPr>
        <w:t>Special Design Consideration</w:t>
      </w:r>
      <w:bookmarkEnd w:id="897"/>
    </w:p>
    <w:p w14:paraId="465C3426" w14:textId="34B8FF15" w:rsidR="006911F8" w:rsidRPr="004342C6" w:rsidRDefault="00496FC6" w:rsidP="00496FC6">
      <w:pPr>
        <w:pStyle w:val="Hints"/>
        <w:spacing w:after="200"/>
        <w:ind w:left="450"/>
        <w:rPr>
          <w:rFonts w:cs="Arial"/>
          <w:color w:val="auto"/>
        </w:rPr>
      </w:pPr>
      <w:r w:rsidRPr="00496FC6">
        <w:rPr>
          <w:rFonts w:eastAsiaTheme="minorHAnsi" w:cs="Arial"/>
          <w:color w:val="auto"/>
          <w:sz w:val="22"/>
          <w:szCs w:val="22"/>
        </w:rPr>
        <w:t>Not Applicable</w:t>
      </w:r>
      <w:r w:rsidR="006911F8" w:rsidRPr="004342C6">
        <w:rPr>
          <w:rFonts w:cs="Arial"/>
          <w:color w:val="auto"/>
        </w:rPr>
        <w:t xml:space="preserve"> </w:t>
      </w:r>
    </w:p>
    <w:p w14:paraId="5A495D49" w14:textId="77777777" w:rsidR="006911F8" w:rsidRPr="004342C6" w:rsidRDefault="006911F8" w:rsidP="006911F8">
      <w:pPr>
        <w:pStyle w:val="Heading3"/>
        <w:numPr>
          <w:ilvl w:val="2"/>
          <w:numId w:val="13"/>
        </w:numPr>
        <w:rPr>
          <w:rFonts w:ascii="Arial" w:hAnsi="Arial" w:cs="Arial"/>
        </w:rPr>
      </w:pPr>
      <w:bookmarkStart w:id="898" w:name="_Toc94634907"/>
      <w:r w:rsidRPr="004342C6">
        <w:rPr>
          <w:rFonts w:ascii="Arial" w:hAnsi="Arial" w:cs="Arial"/>
        </w:rPr>
        <w:t>Acceptance Criteria</w:t>
      </w:r>
      <w:bookmarkEnd w:id="898"/>
    </w:p>
    <w:p w14:paraId="4B8C9E4C" w14:textId="79C2B091" w:rsidR="006911F8" w:rsidRPr="004342C6" w:rsidRDefault="00BF1D73" w:rsidP="00320B54">
      <w:pPr>
        <w:pStyle w:val="ListParagraph"/>
        <w:numPr>
          <w:ilvl w:val="0"/>
          <w:numId w:val="395"/>
        </w:numPr>
        <w:contextualSpacing w:val="0"/>
        <w:rPr>
          <w:rFonts w:cs="Arial"/>
        </w:rPr>
      </w:pPr>
      <w:r w:rsidRPr="004342C6">
        <w:rPr>
          <w:rFonts w:cs="Arial"/>
        </w:rPr>
        <w:t>The system should work as per the flow, UI design, functional requirements, and special design considerations defined above in the use case.</w:t>
      </w:r>
    </w:p>
    <w:p w14:paraId="4389B7FA" w14:textId="77777777" w:rsidR="001D75B7" w:rsidRPr="004342C6" w:rsidRDefault="001D75B7">
      <w:pPr>
        <w:contextualSpacing w:val="0"/>
        <w:rPr>
          <w:rFonts w:cs="Arial"/>
        </w:rPr>
      </w:pPr>
      <w:r w:rsidRPr="004342C6">
        <w:rPr>
          <w:rFonts w:cs="Arial"/>
        </w:rPr>
        <w:br w:type="page"/>
      </w:r>
    </w:p>
    <w:p w14:paraId="21399F50" w14:textId="79BD0279" w:rsidR="002026A9" w:rsidRPr="004342C6" w:rsidRDefault="002026A9" w:rsidP="00DB6AEE">
      <w:pPr>
        <w:pStyle w:val="Heading2"/>
      </w:pPr>
      <w:bookmarkStart w:id="899" w:name="_Toc508351348"/>
      <w:bookmarkStart w:id="900" w:name="_Toc94634908"/>
      <w:r w:rsidRPr="004342C6">
        <w:lastRenderedPageBreak/>
        <w:t>Use Case I</w:t>
      </w:r>
      <w:r w:rsidR="00496FC6">
        <w:t>d</w:t>
      </w:r>
      <w:r w:rsidRPr="004342C6">
        <w:t>: UC-</w:t>
      </w:r>
      <w:r w:rsidR="00496FC6">
        <w:t>34</w:t>
      </w:r>
      <w:r w:rsidRPr="004342C6">
        <w:t xml:space="preserve"> Updates </w:t>
      </w:r>
      <w:r w:rsidR="00496FC6">
        <w:t>to</w:t>
      </w:r>
      <w:r w:rsidRPr="004342C6">
        <w:t xml:space="preserve"> the existing income time</w:t>
      </w:r>
      <w:r w:rsidR="00496FC6">
        <w:t>-</w:t>
      </w:r>
      <w:r w:rsidRPr="004342C6">
        <w:t xml:space="preserve">clock expiration rules and income compatibility check in various processes </w:t>
      </w:r>
      <w:r w:rsidR="00496FC6">
        <w:t>concerning</w:t>
      </w:r>
      <w:r w:rsidRPr="004342C6">
        <w:t xml:space="preserve"> income for the Former Foster Care member</w:t>
      </w:r>
      <w:bookmarkEnd w:id="899"/>
      <w:bookmarkEnd w:id="900"/>
    </w:p>
    <w:p w14:paraId="3AA17F74" w14:textId="09FADF28" w:rsidR="002026A9" w:rsidRPr="004342C6" w:rsidRDefault="002026A9" w:rsidP="00496FC6">
      <w:pPr>
        <w:pStyle w:val="Heading3"/>
        <w:numPr>
          <w:ilvl w:val="2"/>
          <w:numId w:val="13"/>
        </w:numPr>
        <w:rPr>
          <w:rFonts w:ascii="Arial" w:hAnsi="Arial" w:cs="Arial"/>
        </w:rPr>
      </w:pPr>
      <w:bookmarkStart w:id="901" w:name="_Toc508351349"/>
      <w:bookmarkStart w:id="902" w:name="_Toc94634909"/>
      <w:r w:rsidRPr="004342C6">
        <w:rPr>
          <w:rFonts w:ascii="Arial" w:hAnsi="Arial" w:cs="Arial"/>
        </w:rPr>
        <w:t>Description</w:t>
      </w:r>
      <w:bookmarkEnd w:id="901"/>
      <w:bookmarkEnd w:id="902"/>
    </w:p>
    <w:p w14:paraId="60A3523D" w14:textId="77777777" w:rsidR="002026A9" w:rsidRPr="004342C6" w:rsidRDefault="002026A9" w:rsidP="00496FC6">
      <w:pPr>
        <w:ind w:left="450"/>
        <w:rPr>
          <w:rFonts w:cs="Arial"/>
        </w:rPr>
      </w:pPr>
      <w:r w:rsidRPr="004342C6">
        <w:rPr>
          <w:rFonts w:cs="Arial"/>
        </w:rPr>
        <w:t xml:space="preserve">This use case defines a </w:t>
      </w:r>
      <w:r w:rsidRPr="004342C6">
        <w:rPr>
          <w:rFonts w:cs="Arial"/>
          <w:noProof/>
        </w:rPr>
        <w:t>change</w:t>
      </w:r>
      <w:r w:rsidRPr="004342C6">
        <w:rPr>
          <w:rFonts w:cs="Arial"/>
        </w:rPr>
        <w:t xml:space="preserve"> in income time clock (Income RFI) expiration rules as well as income compatibility check during CCA and Mixed Household renewals, MH renewal, and PDM for the member who has self-attested to being Former foster care</w:t>
      </w:r>
      <w:r w:rsidRPr="004342C6">
        <w:rPr>
          <w:rFonts w:cs="Arial"/>
          <w:szCs w:val="24"/>
        </w:rPr>
        <w:t>.</w:t>
      </w:r>
      <w:r w:rsidRPr="004342C6">
        <w:rPr>
          <w:rFonts w:cs="Arial"/>
        </w:rPr>
        <w:t xml:space="preserve"> </w:t>
      </w:r>
    </w:p>
    <w:p w14:paraId="7496EAD7" w14:textId="77777777" w:rsidR="002026A9" w:rsidRPr="004342C6" w:rsidRDefault="002026A9" w:rsidP="002026A9">
      <w:pPr>
        <w:ind w:left="360"/>
        <w:rPr>
          <w:rFonts w:cs="Arial"/>
        </w:rPr>
      </w:pPr>
    </w:p>
    <w:p w14:paraId="37C5EC1C" w14:textId="77777777" w:rsidR="002026A9" w:rsidRPr="004342C6" w:rsidRDefault="002026A9" w:rsidP="00496FC6">
      <w:pPr>
        <w:pStyle w:val="Heading3"/>
        <w:numPr>
          <w:ilvl w:val="2"/>
          <w:numId w:val="13"/>
        </w:numPr>
        <w:rPr>
          <w:rFonts w:ascii="Arial" w:hAnsi="Arial" w:cs="Arial"/>
        </w:rPr>
      </w:pPr>
      <w:bookmarkStart w:id="903" w:name="_Toc508351350"/>
      <w:bookmarkStart w:id="904" w:name="_Toc94634910"/>
      <w:r w:rsidRPr="004342C6">
        <w:rPr>
          <w:rFonts w:ascii="Arial" w:hAnsi="Arial" w:cs="Arial"/>
        </w:rPr>
        <w:t>Related Use case</w:t>
      </w:r>
      <w:bookmarkEnd w:id="903"/>
      <w:bookmarkEnd w:id="904"/>
      <w:r w:rsidRPr="004342C6">
        <w:rPr>
          <w:rFonts w:ascii="Arial" w:hAnsi="Arial" w:cs="Arial"/>
        </w:rPr>
        <w:t xml:space="preserve"> </w:t>
      </w:r>
    </w:p>
    <w:p w14:paraId="3EFFB1C2" w14:textId="4765379B" w:rsidR="002026A9" w:rsidRPr="004342C6" w:rsidRDefault="002026A9" w:rsidP="00496FC6">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253332B" w14:textId="77777777" w:rsidR="002026A9" w:rsidRPr="004342C6" w:rsidRDefault="002026A9" w:rsidP="00496FC6">
      <w:pPr>
        <w:pStyle w:val="Heading3"/>
        <w:numPr>
          <w:ilvl w:val="2"/>
          <w:numId w:val="13"/>
        </w:numPr>
        <w:rPr>
          <w:rFonts w:ascii="Arial" w:hAnsi="Arial" w:cs="Arial"/>
        </w:rPr>
      </w:pPr>
      <w:bookmarkStart w:id="905" w:name="_Toc508351351"/>
      <w:bookmarkStart w:id="906" w:name="_Toc94634911"/>
      <w:r w:rsidRPr="004342C6">
        <w:rPr>
          <w:rFonts w:ascii="Arial" w:hAnsi="Arial" w:cs="Arial"/>
        </w:rPr>
        <w:t>Actor(s)</w:t>
      </w:r>
      <w:bookmarkEnd w:id="905"/>
      <w:bookmarkEnd w:id="906"/>
    </w:p>
    <w:p w14:paraId="7CDEF4B3" w14:textId="77777777" w:rsidR="002026A9" w:rsidRPr="004342C6" w:rsidRDefault="002026A9" w:rsidP="00320B54">
      <w:pPr>
        <w:pStyle w:val="ListParagraph"/>
        <w:numPr>
          <w:ilvl w:val="0"/>
          <w:numId w:val="344"/>
        </w:numPr>
        <w:rPr>
          <w:rFonts w:cs="Arial"/>
        </w:rPr>
      </w:pPr>
      <w:r w:rsidRPr="004342C6">
        <w:rPr>
          <w:rFonts w:cs="Arial"/>
        </w:rPr>
        <w:t>HIX system</w:t>
      </w:r>
    </w:p>
    <w:p w14:paraId="105E6F71" w14:textId="77777777" w:rsidR="002026A9" w:rsidRPr="004342C6" w:rsidRDefault="002026A9" w:rsidP="002026A9">
      <w:pPr>
        <w:pStyle w:val="ListParagraph"/>
        <w:ind w:left="1080"/>
        <w:rPr>
          <w:rFonts w:cs="Arial"/>
        </w:rPr>
      </w:pPr>
    </w:p>
    <w:p w14:paraId="11E5F1A2" w14:textId="77777777" w:rsidR="002026A9" w:rsidRPr="004342C6" w:rsidRDefault="002026A9" w:rsidP="00496FC6">
      <w:pPr>
        <w:pStyle w:val="Heading3"/>
        <w:numPr>
          <w:ilvl w:val="2"/>
          <w:numId w:val="13"/>
        </w:numPr>
        <w:rPr>
          <w:rFonts w:ascii="Arial" w:hAnsi="Arial" w:cs="Arial"/>
        </w:rPr>
      </w:pPr>
      <w:bookmarkStart w:id="907" w:name="_Toc508351352"/>
      <w:bookmarkStart w:id="908" w:name="_Toc94634912"/>
      <w:r w:rsidRPr="004342C6">
        <w:rPr>
          <w:rFonts w:ascii="Arial" w:hAnsi="Arial" w:cs="Arial"/>
        </w:rPr>
        <w:t>Trigger(s)</w:t>
      </w:r>
      <w:bookmarkEnd w:id="907"/>
      <w:bookmarkEnd w:id="908"/>
    </w:p>
    <w:p w14:paraId="3D739471" w14:textId="4369C8FB" w:rsidR="002026A9" w:rsidRPr="004342C6" w:rsidRDefault="002026A9" w:rsidP="00320B54">
      <w:pPr>
        <w:pStyle w:val="ListParagraph"/>
        <w:numPr>
          <w:ilvl w:val="0"/>
          <w:numId w:val="346"/>
        </w:numPr>
        <w:rPr>
          <w:rFonts w:cs="Arial"/>
        </w:rPr>
      </w:pPr>
      <w:r w:rsidRPr="004342C6">
        <w:rPr>
          <w:rFonts w:cs="Arial"/>
        </w:rPr>
        <w:t xml:space="preserve">There is an eligibility determination due to </w:t>
      </w:r>
      <w:r w:rsidR="00496FC6">
        <w:rPr>
          <w:rFonts w:cs="Arial"/>
        </w:rPr>
        <w:t xml:space="preserve">the </w:t>
      </w:r>
      <w:r w:rsidRPr="004342C6">
        <w:rPr>
          <w:rFonts w:cs="Arial"/>
        </w:rPr>
        <w:t>time clock expiration process or systematic determination.</w:t>
      </w:r>
    </w:p>
    <w:p w14:paraId="16127C8F" w14:textId="77777777" w:rsidR="002026A9" w:rsidRPr="004342C6" w:rsidRDefault="002026A9" w:rsidP="002026A9">
      <w:pPr>
        <w:rPr>
          <w:rFonts w:cs="Arial"/>
        </w:rPr>
      </w:pPr>
    </w:p>
    <w:p w14:paraId="5E4134B1" w14:textId="77777777" w:rsidR="002026A9" w:rsidRPr="004342C6" w:rsidRDefault="002026A9" w:rsidP="00496FC6">
      <w:pPr>
        <w:pStyle w:val="Heading3"/>
        <w:numPr>
          <w:ilvl w:val="2"/>
          <w:numId w:val="13"/>
        </w:numPr>
        <w:rPr>
          <w:rFonts w:ascii="Arial" w:hAnsi="Arial" w:cs="Arial"/>
        </w:rPr>
      </w:pPr>
      <w:bookmarkStart w:id="909" w:name="_Toc508351353"/>
      <w:bookmarkStart w:id="910" w:name="_Toc94634913"/>
      <w:r w:rsidRPr="004342C6">
        <w:rPr>
          <w:rFonts w:ascii="Arial" w:hAnsi="Arial" w:cs="Arial"/>
        </w:rPr>
        <w:t>Precondition(s)</w:t>
      </w:r>
      <w:bookmarkEnd w:id="909"/>
      <w:bookmarkEnd w:id="910"/>
    </w:p>
    <w:p w14:paraId="438BCFDA" w14:textId="4C50265D" w:rsidR="002026A9" w:rsidRPr="004342C6" w:rsidRDefault="002026A9" w:rsidP="00320B54">
      <w:pPr>
        <w:pStyle w:val="ListParagraph"/>
        <w:numPr>
          <w:ilvl w:val="0"/>
          <w:numId w:val="350"/>
        </w:numPr>
        <w:rPr>
          <w:rFonts w:cs="Arial"/>
        </w:rPr>
      </w:pPr>
      <w:r w:rsidRPr="004342C6">
        <w:rPr>
          <w:rFonts w:cs="Arial"/>
        </w:rPr>
        <w:t xml:space="preserve">The application contains more than one member and has been selected for </w:t>
      </w:r>
      <w:r w:rsidR="00496FC6">
        <w:rPr>
          <w:rFonts w:cs="Arial"/>
        </w:rPr>
        <w:t xml:space="preserve">the </w:t>
      </w:r>
      <w:r w:rsidRPr="004342C6">
        <w:rPr>
          <w:rFonts w:cs="Arial"/>
        </w:rPr>
        <w:t xml:space="preserve">time clock expiration process. One of the </w:t>
      </w:r>
      <w:r w:rsidRPr="004342C6">
        <w:rPr>
          <w:rFonts w:cs="Arial"/>
          <w:noProof/>
        </w:rPr>
        <w:t>members</w:t>
      </w:r>
      <w:r w:rsidRPr="004342C6">
        <w:rPr>
          <w:rFonts w:cs="Arial"/>
        </w:rPr>
        <w:t xml:space="preserve"> has self-attested to being former foster care. This Former foster care member is in MH MAGI HH of another member who has an income RFI. </w:t>
      </w:r>
    </w:p>
    <w:p w14:paraId="65B1AA65" w14:textId="77777777" w:rsidR="002026A9" w:rsidRPr="004342C6" w:rsidRDefault="002026A9" w:rsidP="00496FC6">
      <w:pPr>
        <w:pStyle w:val="ListParagraph"/>
        <w:ind w:firstLine="90"/>
        <w:rPr>
          <w:rFonts w:cs="Arial"/>
        </w:rPr>
      </w:pPr>
      <w:r w:rsidRPr="004342C6">
        <w:rPr>
          <w:rFonts w:cs="Arial"/>
        </w:rPr>
        <w:t>OR</w:t>
      </w:r>
    </w:p>
    <w:p w14:paraId="6BE2DA7A" w14:textId="09233A98" w:rsidR="002026A9" w:rsidRPr="004342C6" w:rsidRDefault="002026A9" w:rsidP="00320B54">
      <w:pPr>
        <w:pStyle w:val="ListParagraph"/>
        <w:numPr>
          <w:ilvl w:val="0"/>
          <w:numId w:val="350"/>
        </w:numPr>
        <w:rPr>
          <w:rFonts w:cs="Arial"/>
        </w:rPr>
      </w:pPr>
      <w:r w:rsidRPr="004342C6">
        <w:rPr>
          <w:rFonts w:cs="Arial"/>
        </w:rPr>
        <w:t xml:space="preserve">The application contains more than one member and has been selected for </w:t>
      </w:r>
      <w:r w:rsidR="00496FC6">
        <w:rPr>
          <w:rFonts w:cs="Arial"/>
        </w:rPr>
        <w:t xml:space="preserve">the </w:t>
      </w:r>
      <w:r w:rsidRPr="004342C6">
        <w:rPr>
          <w:rFonts w:cs="Arial"/>
        </w:rPr>
        <w:t xml:space="preserve">time clock expiration process. A member who has self-attested to being former foster care has an income RFI and is </w:t>
      </w:r>
      <w:r w:rsidRPr="004342C6">
        <w:rPr>
          <w:rFonts w:cs="Arial"/>
          <w:noProof/>
        </w:rPr>
        <w:t>in</w:t>
      </w:r>
      <w:r w:rsidRPr="004342C6">
        <w:rPr>
          <w:rFonts w:cs="Arial"/>
        </w:rPr>
        <w:t xml:space="preserve"> Mass Health (MH) Modified Adjusted Gross Income (MAGI) household (HH) of another member. </w:t>
      </w:r>
    </w:p>
    <w:p w14:paraId="78E468D6" w14:textId="77777777" w:rsidR="002026A9" w:rsidRPr="004342C6" w:rsidRDefault="002026A9" w:rsidP="00496FC6">
      <w:pPr>
        <w:pStyle w:val="ListParagraph"/>
        <w:ind w:firstLine="90"/>
        <w:rPr>
          <w:rFonts w:cs="Arial"/>
        </w:rPr>
      </w:pPr>
      <w:r w:rsidRPr="004342C6">
        <w:rPr>
          <w:rFonts w:cs="Arial"/>
        </w:rPr>
        <w:t>OR</w:t>
      </w:r>
    </w:p>
    <w:p w14:paraId="6D96D6F2" w14:textId="278B7EC2" w:rsidR="002026A9" w:rsidRPr="004342C6" w:rsidRDefault="002026A9" w:rsidP="00320B54">
      <w:pPr>
        <w:pStyle w:val="ListParagraph"/>
        <w:numPr>
          <w:ilvl w:val="0"/>
          <w:numId w:val="350"/>
        </w:numPr>
        <w:rPr>
          <w:rFonts w:cs="Arial"/>
        </w:rPr>
      </w:pPr>
      <w:r w:rsidRPr="004342C6">
        <w:rPr>
          <w:rFonts w:cs="Arial"/>
        </w:rPr>
        <w:t>The application has been selected for time clock expiration process which contains a member who has self-attested to being former foster care and has an RFI other than income (such as Incarceration, SSN</w:t>
      </w:r>
      <w:r w:rsidR="00496FC6">
        <w:rPr>
          <w:rFonts w:cs="Arial"/>
        </w:rPr>
        <w:t>,</w:t>
      </w:r>
      <w:r w:rsidRPr="004342C6">
        <w:rPr>
          <w:rFonts w:cs="Arial"/>
        </w:rPr>
        <w:t xml:space="preserve"> etc.) </w:t>
      </w:r>
    </w:p>
    <w:p w14:paraId="4EC0EFD5" w14:textId="77777777" w:rsidR="002026A9" w:rsidRPr="004342C6" w:rsidRDefault="002026A9" w:rsidP="00496FC6">
      <w:pPr>
        <w:pStyle w:val="ListParagraph"/>
        <w:ind w:firstLine="90"/>
        <w:rPr>
          <w:rFonts w:cs="Arial"/>
        </w:rPr>
      </w:pPr>
      <w:r w:rsidRPr="004342C6">
        <w:rPr>
          <w:rFonts w:cs="Arial"/>
        </w:rPr>
        <w:t>OR</w:t>
      </w:r>
    </w:p>
    <w:p w14:paraId="5ABDAA33" w14:textId="77777777" w:rsidR="002026A9" w:rsidRPr="004342C6" w:rsidRDefault="002026A9" w:rsidP="00320B54">
      <w:pPr>
        <w:pStyle w:val="ListParagraph"/>
        <w:numPr>
          <w:ilvl w:val="0"/>
          <w:numId w:val="350"/>
        </w:numPr>
        <w:rPr>
          <w:rFonts w:cs="Arial"/>
        </w:rPr>
      </w:pPr>
      <w:r w:rsidRPr="004342C6">
        <w:rPr>
          <w:rFonts w:cs="Arial"/>
        </w:rPr>
        <w:t>The application contains only one member who has self-attested to being former foster care and has an income RFI.</w:t>
      </w:r>
    </w:p>
    <w:p w14:paraId="39374EFA" w14:textId="77777777" w:rsidR="002026A9" w:rsidRPr="004342C6" w:rsidRDefault="002026A9" w:rsidP="00496FC6">
      <w:pPr>
        <w:pStyle w:val="ListParagraph"/>
        <w:ind w:firstLine="90"/>
        <w:rPr>
          <w:rFonts w:cs="Arial"/>
        </w:rPr>
      </w:pPr>
      <w:r w:rsidRPr="004342C6">
        <w:rPr>
          <w:rFonts w:cs="Arial"/>
        </w:rPr>
        <w:t>OR</w:t>
      </w:r>
    </w:p>
    <w:p w14:paraId="19DDAE9B" w14:textId="3CEA7EF8" w:rsidR="002026A9" w:rsidRPr="004342C6" w:rsidRDefault="002026A9" w:rsidP="00320B54">
      <w:pPr>
        <w:pStyle w:val="ListParagraph"/>
        <w:numPr>
          <w:ilvl w:val="0"/>
          <w:numId w:val="350"/>
        </w:numPr>
        <w:rPr>
          <w:rFonts w:cs="Arial"/>
        </w:rPr>
      </w:pPr>
      <w:r w:rsidRPr="004342C6">
        <w:rPr>
          <w:rFonts w:cs="Arial"/>
        </w:rPr>
        <w:t xml:space="preserve">The application contains a member who has self-attested to being </w:t>
      </w:r>
      <w:r w:rsidR="00496FC6">
        <w:rPr>
          <w:rFonts w:cs="Arial"/>
        </w:rPr>
        <w:t xml:space="preserve">a </w:t>
      </w:r>
      <w:r w:rsidRPr="004342C6">
        <w:rPr>
          <w:rFonts w:cs="Arial"/>
        </w:rPr>
        <w:t>foster care member</w:t>
      </w:r>
      <w:r w:rsidR="00496FC6">
        <w:rPr>
          <w:rFonts w:cs="Arial"/>
        </w:rPr>
        <w:t>,</w:t>
      </w:r>
      <w:r w:rsidRPr="004342C6">
        <w:rPr>
          <w:rFonts w:cs="Arial"/>
        </w:rPr>
        <w:t xml:space="preserve"> and the application been selected as part of the systematic determination process (CCA renewal, MH renewal, PDM).</w:t>
      </w:r>
    </w:p>
    <w:p w14:paraId="6880255B" w14:textId="77777777" w:rsidR="002026A9" w:rsidRPr="004342C6" w:rsidRDefault="002026A9" w:rsidP="002026A9">
      <w:pPr>
        <w:pStyle w:val="ListParagraph"/>
        <w:rPr>
          <w:rFonts w:cs="Arial"/>
        </w:rPr>
      </w:pPr>
    </w:p>
    <w:p w14:paraId="172604FA" w14:textId="77777777" w:rsidR="002026A9" w:rsidRPr="004342C6" w:rsidRDefault="002026A9" w:rsidP="002026A9">
      <w:pPr>
        <w:pStyle w:val="ListParagraph"/>
        <w:rPr>
          <w:rFonts w:cs="Arial"/>
        </w:rPr>
      </w:pPr>
    </w:p>
    <w:p w14:paraId="2899BA65" w14:textId="7E44E6FA" w:rsidR="002026A9" w:rsidRPr="004342C6" w:rsidRDefault="00496FC6" w:rsidP="002026A9">
      <w:pPr>
        <w:pStyle w:val="ListParagraph"/>
        <w:rPr>
          <w:rFonts w:cs="Arial"/>
        </w:rPr>
      </w:pPr>
      <w:r w:rsidRPr="000C674F">
        <w:rPr>
          <w:rFonts w:cs="Arial"/>
          <w:b/>
          <w:bCs/>
        </w:rPr>
        <w:lastRenderedPageBreak/>
        <w:t>Note</w:t>
      </w:r>
      <w:r w:rsidR="002026A9" w:rsidRPr="004342C6">
        <w:rPr>
          <w:rFonts w:cs="Arial"/>
        </w:rPr>
        <w:t>: In all the preconditions above</w:t>
      </w:r>
      <w:r>
        <w:rPr>
          <w:rFonts w:cs="Arial"/>
        </w:rPr>
        <w:t>,</w:t>
      </w:r>
      <w:r w:rsidR="002026A9" w:rsidRPr="004342C6">
        <w:rPr>
          <w:rFonts w:cs="Arial"/>
        </w:rPr>
        <w:t xml:space="preserve"> the member who has attested to being former foster care should meet all the other requirements to be considered Former Foster care</w:t>
      </w:r>
      <w:r>
        <w:rPr>
          <w:rFonts w:cs="Arial"/>
        </w:rPr>
        <w:t>,</w:t>
      </w:r>
      <w:r w:rsidR="002026A9" w:rsidRPr="004342C6">
        <w:rPr>
          <w:rFonts w:cs="Arial"/>
        </w:rPr>
        <w:t xml:space="preserve"> including Age &amp; Immigration.</w:t>
      </w:r>
    </w:p>
    <w:p w14:paraId="2C908AC9" w14:textId="77777777" w:rsidR="002026A9" w:rsidRPr="004342C6" w:rsidRDefault="002026A9" w:rsidP="002026A9">
      <w:pPr>
        <w:pStyle w:val="ListParagraph"/>
        <w:rPr>
          <w:rFonts w:cs="Arial"/>
        </w:rPr>
      </w:pPr>
    </w:p>
    <w:p w14:paraId="02462F20" w14:textId="77777777" w:rsidR="002026A9" w:rsidRPr="004342C6" w:rsidRDefault="002026A9" w:rsidP="00496FC6">
      <w:pPr>
        <w:pStyle w:val="Heading3"/>
        <w:numPr>
          <w:ilvl w:val="2"/>
          <w:numId w:val="13"/>
        </w:numPr>
        <w:rPr>
          <w:rFonts w:ascii="Arial" w:hAnsi="Arial" w:cs="Arial"/>
        </w:rPr>
      </w:pPr>
      <w:bookmarkStart w:id="911" w:name="_Toc508351354"/>
      <w:bookmarkStart w:id="912" w:name="_Toc94634914"/>
      <w:r w:rsidRPr="004342C6">
        <w:rPr>
          <w:rFonts w:ascii="Arial" w:hAnsi="Arial" w:cs="Arial"/>
        </w:rPr>
        <w:t>Postcondition(s)</w:t>
      </w:r>
      <w:bookmarkEnd w:id="911"/>
      <w:bookmarkEnd w:id="912"/>
    </w:p>
    <w:p w14:paraId="598A9A1E" w14:textId="77777777" w:rsidR="002026A9" w:rsidRPr="004342C6" w:rsidRDefault="002026A9" w:rsidP="00320B54">
      <w:pPr>
        <w:pStyle w:val="ListParagraph"/>
        <w:numPr>
          <w:ilvl w:val="0"/>
          <w:numId w:val="345"/>
        </w:numPr>
        <w:rPr>
          <w:rFonts w:cs="Arial"/>
        </w:rPr>
      </w:pPr>
      <w:r w:rsidRPr="004342C6">
        <w:rPr>
          <w:rFonts w:cs="Arial"/>
        </w:rPr>
        <w:t xml:space="preserve">The system does not downgrade a member who has self-attested to being Former Foster care below B1 or B4 Aid category upon their Income Time clock expiration or Income time clock expiration of any member in their MassHealth MAGI </w:t>
      </w:r>
      <w:r w:rsidRPr="004342C6">
        <w:rPr>
          <w:rFonts w:cs="Arial"/>
          <w:noProof/>
        </w:rPr>
        <w:t>Household</w:t>
      </w:r>
      <w:r w:rsidRPr="004342C6">
        <w:rPr>
          <w:rFonts w:cs="Arial"/>
        </w:rPr>
        <w:t xml:space="preserve"> provided the member is still Former Foster care.</w:t>
      </w:r>
    </w:p>
    <w:p w14:paraId="35475348" w14:textId="77777777" w:rsidR="002026A9" w:rsidRPr="004342C6" w:rsidRDefault="002026A9" w:rsidP="00320B54">
      <w:pPr>
        <w:pStyle w:val="ListParagraph"/>
        <w:numPr>
          <w:ilvl w:val="0"/>
          <w:numId w:val="345"/>
        </w:numPr>
        <w:rPr>
          <w:rFonts w:cs="Arial"/>
        </w:rPr>
      </w:pPr>
      <w:r w:rsidRPr="004342C6">
        <w:rPr>
          <w:rFonts w:cs="Arial"/>
        </w:rPr>
        <w:t xml:space="preserve">The system does not downgrade a member who has self-attested to being Former Foster care below B1 or B4 Aid category during the CCA and Mixed Household renewals, MH renewal, and PDM, if the member’s income is incompatible with latest data source income, provided the member is still Former Foster care </w:t>
      </w:r>
    </w:p>
    <w:p w14:paraId="0C52CE98" w14:textId="77777777" w:rsidR="002026A9" w:rsidRPr="004342C6" w:rsidRDefault="002026A9" w:rsidP="002026A9">
      <w:pPr>
        <w:pStyle w:val="ListParagraph"/>
        <w:rPr>
          <w:rFonts w:cs="Arial"/>
        </w:rPr>
      </w:pPr>
    </w:p>
    <w:p w14:paraId="3F290CD7" w14:textId="77777777" w:rsidR="002026A9" w:rsidRPr="004342C6" w:rsidRDefault="002026A9" w:rsidP="00496FC6">
      <w:pPr>
        <w:pStyle w:val="Heading3"/>
        <w:numPr>
          <w:ilvl w:val="2"/>
          <w:numId w:val="13"/>
        </w:numPr>
        <w:rPr>
          <w:rFonts w:ascii="Arial" w:hAnsi="Arial" w:cs="Arial"/>
        </w:rPr>
      </w:pPr>
      <w:bookmarkStart w:id="913" w:name="_Toc508351355"/>
      <w:bookmarkStart w:id="914" w:name="_Toc94634915"/>
      <w:r w:rsidRPr="004342C6">
        <w:rPr>
          <w:rFonts w:ascii="Arial" w:hAnsi="Arial" w:cs="Arial"/>
        </w:rPr>
        <w:t>Flow of Event(s)</w:t>
      </w:r>
      <w:bookmarkEnd w:id="913"/>
      <w:bookmarkEnd w:id="914"/>
    </w:p>
    <w:p w14:paraId="24DE7451" w14:textId="23E0B222" w:rsidR="002026A9" w:rsidRPr="004342C6" w:rsidRDefault="002026A9" w:rsidP="00496FC6">
      <w:pPr>
        <w:pStyle w:val="Heading3"/>
        <w:numPr>
          <w:ilvl w:val="3"/>
          <w:numId w:val="13"/>
        </w:numPr>
        <w:tabs>
          <w:tab w:val="left" w:pos="1890"/>
        </w:tabs>
        <w:rPr>
          <w:rFonts w:ascii="Arial" w:hAnsi="Arial" w:cs="Arial"/>
        </w:rPr>
      </w:pPr>
      <w:bookmarkStart w:id="915" w:name="_Toc508351356"/>
      <w:bookmarkStart w:id="916" w:name="_Toc94634916"/>
      <w:r w:rsidRPr="004342C6">
        <w:rPr>
          <w:rFonts w:ascii="Arial" w:hAnsi="Arial" w:cs="Arial"/>
        </w:rPr>
        <w:t>Basic Flow</w:t>
      </w:r>
      <w:bookmarkEnd w:id="915"/>
      <w:bookmarkEnd w:id="916"/>
    </w:p>
    <w:p w14:paraId="05210399" w14:textId="42AC6A49" w:rsidR="002026A9" w:rsidRPr="00496FC6" w:rsidRDefault="002026A9" w:rsidP="00320B54">
      <w:pPr>
        <w:pStyle w:val="ListParagraph"/>
        <w:numPr>
          <w:ilvl w:val="0"/>
          <w:numId w:val="347"/>
        </w:numPr>
        <w:rPr>
          <w:rFonts w:cs="Arial"/>
        </w:rPr>
      </w:pPr>
      <w:r w:rsidRPr="00496FC6">
        <w:rPr>
          <w:rFonts w:cs="Arial"/>
        </w:rPr>
        <w:t>Preconditions 6.34.5</w:t>
      </w:r>
      <w:r w:rsidR="00496FC6" w:rsidRPr="00496FC6">
        <w:rPr>
          <w:rFonts w:cs="Arial"/>
        </w:rPr>
        <w:t>.</w:t>
      </w:r>
      <w:r w:rsidRPr="00496FC6">
        <w:rPr>
          <w:rFonts w:cs="Arial"/>
        </w:rPr>
        <w:t xml:space="preserve">1 </w:t>
      </w:r>
      <w:r w:rsidRPr="00496FC6">
        <w:rPr>
          <w:rFonts w:cs="Arial"/>
          <w:noProof/>
        </w:rPr>
        <w:t>applies</w:t>
      </w:r>
      <w:r w:rsidR="00496FC6" w:rsidRPr="00496FC6">
        <w:rPr>
          <w:rFonts w:cs="Arial"/>
          <w:noProof/>
        </w:rPr>
        <w:t>,</w:t>
      </w:r>
      <w:r w:rsidRPr="00496FC6">
        <w:rPr>
          <w:rFonts w:cs="Arial"/>
        </w:rPr>
        <w:t xml:space="preserve"> or Preconditions 6.</w:t>
      </w:r>
      <w:r w:rsidR="00496FC6" w:rsidRPr="00496FC6">
        <w:rPr>
          <w:rFonts w:cs="Arial"/>
        </w:rPr>
        <w:t>34</w:t>
      </w:r>
      <w:r w:rsidRPr="00496FC6">
        <w:rPr>
          <w:rFonts w:cs="Arial"/>
        </w:rPr>
        <w:t>.5</w:t>
      </w:r>
      <w:r w:rsidR="00496FC6" w:rsidRPr="00496FC6">
        <w:rPr>
          <w:rFonts w:cs="Arial"/>
        </w:rPr>
        <w:t>.</w:t>
      </w:r>
      <w:r w:rsidRPr="00496FC6">
        <w:rPr>
          <w:rFonts w:cs="Arial"/>
        </w:rPr>
        <w:t xml:space="preserve">2 </w:t>
      </w:r>
      <w:r w:rsidRPr="00496FC6">
        <w:rPr>
          <w:rFonts w:cs="Arial"/>
          <w:noProof/>
        </w:rPr>
        <w:t>applies</w:t>
      </w:r>
      <w:r w:rsidRPr="00496FC6">
        <w:rPr>
          <w:rFonts w:cs="Arial"/>
        </w:rPr>
        <w:t>.</w:t>
      </w:r>
    </w:p>
    <w:p w14:paraId="5E93B296" w14:textId="14276400" w:rsidR="002026A9" w:rsidRPr="004342C6" w:rsidRDefault="002026A9" w:rsidP="00320B54">
      <w:pPr>
        <w:pStyle w:val="ListParagraph"/>
        <w:numPr>
          <w:ilvl w:val="0"/>
          <w:numId w:val="347"/>
        </w:numPr>
        <w:rPr>
          <w:rFonts w:cs="Arial"/>
        </w:rPr>
      </w:pPr>
      <w:r w:rsidRPr="004342C6">
        <w:rPr>
          <w:rFonts w:cs="Arial"/>
        </w:rPr>
        <w:t xml:space="preserve">The system expires the income RFI as part of </w:t>
      </w:r>
      <w:r w:rsidR="00496FC6">
        <w:rPr>
          <w:rFonts w:cs="Arial"/>
        </w:rPr>
        <w:t xml:space="preserve">the </w:t>
      </w:r>
      <w:r w:rsidRPr="004342C6">
        <w:rPr>
          <w:rFonts w:cs="Arial"/>
        </w:rPr>
        <w:t>time clock expiration process.</w:t>
      </w:r>
    </w:p>
    <w:p w14:paraId="6337128F" w14:textId="4634108B" w:rsidR="002026A9" w:rsidRPr="004342C6" w:rsidRDefault="002026A9" w:rsidP="00320B54">
      <w:pPr>
        <w:pStyle w:val="ListParagraph"/>
        <w:numPr>
          <w:ilvl w:val="0"/>
          <w:numId w:val="347"/>
        </w:numPr>
        <w:rPr>
          <w:rFonts w:cs="Arial"/>
        </w:rPr>
      </w:pPr>
      <w:r w:rsidRPr="004342C6">
        <w:rPr>
          <w:rFonts w:cs="Arial"/>
        </w:rPr>
        <w:t xml:space="preserve">The system does not downgrade the former foster care member below B1/B4, provided the member is still in </w:t>
      </w:r>
      <w:r w:rsidR="00496FC6">
        <w:rPr>
          <w:rFonts w:cs="Arial"/>
        </w:rPr>
        <w:t xml:space="preserve">the </w:t>
      </w:r>
      <w:r w:rsidRPr="004342C6">
        <w:rPr>
          <w:rFonts w:cs="Arial"/>
        </w:rPr>
        <w:t>Former Foster care population group.</w:t>
      </w:r>
    </w:p>
    <w:p w14:paraId="52CFF1A2" w14:textId="4BA89984" w:rsidR="002026A9" w:rsidRPr="004342C6" w:rsidRDefault="002026A9" w:rsidP="00320B54">
      <w:pPr>
        <w:pStyle w:val="ListParagraph"/>
        <w:numPr>
          <w:ilvl w:val="0"/>
          <w:numId w:val="347"/>
        </w:numPr>
        <w:rPr>
          <w:rFonts w:cs="Arial"/>
        </w:rPr>
      </w:pPr>
      <w:r w:rsidRPr="004342C6">
        <w:rPr>
          <w:rFonts w:cs="Arial"/>
        </w:rPr>
        <w:t>The system determines the eligibility of the other member based on the regular time clock expiration rules</w:t>
      </w:r>
      <w:r w:rsidR="00496FC6">
        <w:rPr>
          <w:rFonts w:cs="Arial"/>
        </w:rPr>
        <w:t>.</w:t>
      </w:r>
    </w:p>
    <w:p w14:paraId="4F4B8251" w14:textId="77777777" w:rsidR="00496FC6" w:rsidRPr="00496FC6" w:rsidRDefault="00496FC6" w:rsidP="00496FC6">
      <w:pPr>
        <w:rPr>
          <w:rFonts w:cs="Arial"/>
        </w:rPr>
      </w:pPr>
    </w:p>
    <w:p w14:paraId="68AC666F" w14:textId="77777777" w:rsidR="002026A9" w:rsidRPr="004342C6" w:rsidRDefault="002026A9" w:rsidP="00496FC6">
      <w:pPr>
        <w:pStyle w:val="Heading3"/>
        <w:numPr>
          <w:ilvl w:val="3"/>
          <w:numId w:val="13"/>
        </w:numPr>
        <w:tabs>
          <w:tab w:val="left" w:pos="1890"/>
        </w:tabs>
        <w:rPr>
          <w:rFonts w:ascii="Arial" w:hAnsi="Arial" w:cs="Arial"/>
        </w:rPr>
      </w:pPr>
      <w:bookmarkStart w:id="917" w:name="_Toc508351357"/>
      <w:bookmarkStart w:id="918" w:name="_Toc94634917"/>
      <w:r w:rsidRPr="004342C6">
        <w:rPr>
          <w:rFonts w:ascii="Arial" w:hAnsi="Arial" w:cs="Arial"/>
        </w:rPr>
        <w:t>Alternate Flow-1</w:t>
      </w:r>
      <w:bookmarkEnd w:id="917"/>
      <w:bookmarkEnd w:id="918"/>
    </w:p>
    <w:p w14:paraId="38E29840" w14:textId="6F387C4F" w:rsidR="002026A9" w:rsidRPr="004342C6" w:rsidRDefault="002026A9" w:rsidP="00320B54">
      <w:pPr>
        <w:pStyle w:val="ListParagraph"/>
        <w:numPr>
          <w:ilvl w:val="0"/>
          <w:numId w:val="348"/>
        </w:numPr>
        <w:rPr>
          <w:rFonts w:cs="Arial"/>
        </w:rPr>
      </w:pPr>
      <w:r w:rsidRPr="004342C6">
        <w:rPr>
          <w:rFonts w:cs="Arial"/>
        </w:rPr>
        <w:t>Preconditions 6.34.5</w:t>
      </w:r>
      <w:r w:rsidR="00496FC6">
        <w:rPr>
          <w:rFonts w:cs="Arial"/>
        </w:rPr>
        <w:t>.</w:t>
      </w:r>
      <w:r w:rsidRPr="004342C6">
        <w:rPr>
          <w:rFonts w:cs="Arial"/>
        </w:rPr>
        <w:t xml:space="preserve">3 </w:t>
      </w:r>
      <w:r w:rsidRPr="004342C6">
        <w:rPr>
          <w:rFonts w:cs="Arial"/>
          <w:noProof/>
        </w:rPr>
        <w:t>applies</w:t>
      </w:r>
      <w:r w:rsidRPr="004342C6">
        <w:rPr>
          <w:rFonts w:cs="Arial"/>
        </w:rPr>
        <w:t>.</w:t>
      </w:r>
    </w:p>
    <w:p w14:paraId="67F7A69D" w14:textId="566B7558" w:rsidR="002026A9" w:rsidRPr="004342C6" w:rsidRDefault="002026A9" w:rsidP="00320B54">
      <w:pPr>
        <w:pStyle w:val="ListParagraph"/>
        <w:numPr>
          <w:ilvl w:val="0"/>
          <w:numId w:val="348"/>
        </w:numPr>
        <w:rPr>
          <w:rFonts w:cs="Arial"/>
        </w:rPr>
      </w:pPr>
      <w:r w:rsidRPr="004342C6">
        <w:rPr>
          <w:rFonts w:cs="Arial"/>
        </w:rPr>
        <w:t xml:space="preserve">The system expires the non- income RFI as part of </w:t>
      </w:r>
      <w:r w:rsidR="00496FC6">
        <w:rPr>
          <w:rFonts w:cs="Arial"/>
        </w:rPr>
        <w:t xml:space="preserve">the </w:t>
      </w:r>
      <w:r w:rsidRPr="004342C6">
        <w:rPr>
          <w:rFonts w:cs="Arial"/>
        </w:rPr>
        <w:t>time clock expiration process.</w:t>
      </w:r>
    </w:p>
    <w:p w14:paraId="22BFCD4C" w14:textId="77777777" w:rsidR="002026A9" w:rsidRPr="004342C6" w:rsidRDefault="002026A9" w:rsidP="00320B54">
      <w:pPr>
        <w:pStyle w:val="ListParagraph"/>
        <w:numPr>
          <w:ilvl w:val="0"/>
          <w:numId w:val="348"/>
        </w:numPr>
        <w:rPr>
          <w:rFonts w:cs="Arial"/>
        </w:rPr>
      </w:pPr>
      <w:r w:rsidRPr="004342C6">
        <w:rPr>
          <w:rFonts w:cs="Arial"/>
        </w:rPr>
        <w:t>The system determines the eligibility of the former foster care member based on the regular time clock expiration rules.</w:t>
      </w:r>
    </w:p>
    <w:p w14:paraId="5F3C2A5B" w14:textId="77777777" w:rsidR="002026A9" w:rsidRPr="004342C6" w:rsidRDefault="002026A9" w:rsidP="002026A9">
      <w:pPr>
        <w:rPr>
          <w:rFonts w:cs="Arial"/>
        </w:rPr>
      </w:pPr>
    </w:p>
    <w:p w14:paraId="2231D84D" w14:textId="77777777" w:rsidR="002026A9" w:rsidRPr="004342C6" w:rsidRDefault="002026A9" w:rsidP="00496FC6">
      <w:pPr>
        <w:pStyle w:val="Heading3"/>
        <w:numPr>
          <w:ilvl w:val="3"/>
          <w:numId w:val="13"/>
        </w:numPr>
        <w:tabs>
          <w:tab w:val="left" w:pos="1890"/>
        </w:tabs>
        <w:rPr>
          <w:rFonts w:ascii="Arial" w:hAnsi="Arial" w:cs="Arial"/>
        </w:rPr>
      </w:pPr>
      <w:bookmarkStart w:id="919" w:name="_Toc508351358"/>
      <w:bookmarkStart w:id="920" w:name="_Toc94634918"/>
      <w:r w:rsidRPr="004342C6">
        <w:rPr>
          <w:rFonts w:ascii="Arial" w:hAnsi="Arial" w:cs="Arial"/>
        </w:rPr>
        <w:t>Alternate Flow-2</w:t>
      </w:r>
      <w:bookmarkEnd w:id="919"/>
      <w:bookmarkEnd w:id="920"/>
    </w:p>
    <w:p w14:paraId="6D43C362" w14:textId="2CFE6AAF" w:rsidR="002026A9" w:rsidRPr="004342C6" w:rsidRDefault="002026A9" w:rsidP="00320B54">
      <w:pPr>
        <w:pStyle w:val="ListParagraph"/>
        <w:numPr>
          <w:ilvl w:val="0"/>
          <w:numId w:val="351"/>
        </w:numPr>
        <w:rPr>
          <w:rFonts w:cs="Arial"/>
        </w:rPr>
      </w:pPr>
      <w:r w:rsidRPr="004342C6">
        <w:rPr>
          <w:rFonts w:cs="Arial"/>
        </w:rPr>
        <w:t>Preconditions 6.34.5</w:t>
      </w:r>
      <w:r w:rsidR="00496FC6">
        <w:rPr>
          <w:rFonts w:cs="Arial"/>
        </w:rPr>
        <w:t>.</w:t>
      </w:r>
      <w:r w:rsidRPr="004342C6">
        <w:rPr>
          <w:rFonts w:cs="Arial"/>
        </w:rPr>
        <w:t xml:space="preserve">4 </w:t>
      </w:r>
      <w:r w:rsidRPr="004342C6">
        <w:rPr>
          <w:rFonts w:cs="Arial"/>
          <w:noProof/>
        </w:rPr>
        <w:t>applies</w:t>
      </w:r>
      <w:r w:rsidRPr="004342C6">
        <w:rPr>
          <w:rFonts w:cs="Arial"/>
        </w:rPr>
        <w:t>.</w:t>
      </w:r>
    </w:p>
    <w:p w14:paraId="5BAB7665" w14:textId="1E164B06" w:rsidR="002026A9" w:rsidRPr="004342C6" w:rsidRDefault="002026A9" w:rsidP="00320B54">
      <w:pPr>
        <w:pStyle w:val="ListParagraph"/>
        <w:numPr>
          <w:ilvl w:val="0"/>
          <w:numId w:val="351"/>
        </w:numPr>
        <w:rPr>
          <w:rFonts w:cs="Arial"/>
        </w:rPr>
      </w:pPr>
      <w:r w:rsidRPr="004342C6">
        <w:rPr>
          <w:rFonts w:cs="Arial"/>
        </w:rPr>
        <w:t xml:space="preserve">The system expires the income RFI as part of </w:t>
      </w:r>
      <w:r w:rsidR="00496FC6">
        <w:rPr>
          <w:rFonts w:cs="Arial"/>
        </w:rPr>
        <w:t xml:space="preserve">the </w:t>
      </w:r>
      <w:r w:rsidRPr="004342C6">
        <w:rPr>
          <w:rFonts w:cs="Arial"/>
        </w:rPr>
        <w:t>time clock expiration process.</w:t>
      </w:r>
    </w:p>
    <w:p w14:paraId="5BE9DAD4" w14:textId="5848F880" w:rsidR="002026A9" w:rsidRPr="004342C6" w:rsidRDefault="002026A9" w:rsidP="00320B54">
      <w:pPr>
        <w:pStyle w:val="ListParagraph"/>
        <w:numPr>
          <w:ilvl w:val="0"/>
          <w:numId w:val="351"/>
        </w:numPr>
        <w:rPr>
          <w:rFonts w:cs="Arial"/>
        </w:rPr>
      </w:pPr>
      <w:r w:rsidRPr="004342C6">
        <w:rPr>
          <w:rFonts w:cs="Arial"/>
        </w:rPr>
        <w:t xml:space="preserve">The system does not downgrade the former foster care member below B1/B4, provided the member is still in </w:t>
      </w:r>
      <w:r w:rsidR="00496FC6">
        <w:rPr>
          <w:rFonts w:cs="Arial"/>
        </w:rPr>
        <w:t xml:space="preserve">the </w:t>
      </w:r>
      <w:r w:rsidRPr="004342C6">
        <w:rPr>
          <w:rFonts w:cs="Arial"/>
        </w:rPr>
        <w:t>Former Foster care population group.</w:t>
      </w:r>
    </w:p>
    <w:p w14:paraId="13593139" w14:textId="77777777" w:rsidR="002026A9" w:rsidRPr="004342C6" w:rsidRDefault="002026A9" w:rsidP="002026A9">
      <w:pPr>
        <w:pStyle w:val="ListParagraph"/>
        <w:rPr>
          <w:rFonts w:cs="Arial"/>
        </w:rPr>
      </w:pPr>
    </w:p>
    <w:p w14:paraId="5FC20111" w14:textId="77777777" w:rsidR="002026A9" w:rsidRPr="004342C6" w:rsidRDefault="002026A9" w:rsidP="00496FC6">
      <w:pPr>
        <w:pStyle w:val="Heading3"/>
        <w:numPr>
          <w:ilvl w:val="3"/>
          <w:numId w:val="13"/>
        </w:numPr>
        <w:tabs>
          <w:tab w:val="left" w:pos="1890"/>
        </w:tabs>
        <w:rPr>
          <w:rFonts w:ascii="Arial" w:hAnsi="Arial" w:cs="Arial"/>
        </w:rPr>
      </w:pPr>
      <w:bookmarkStart w:id="921" w:name="_Toc508351359"/>
      <w:bookmarkStart w:id="922" w:name="_Toc94634919"/>
      <w:r w:rsidRPr="004342C6">
        <w:rPr>
          <w:rFonts w:ascii="Arial" w:hAnsi="Arial" w:cs="Arial"/>
        </w:rPr>
        <w:t>Alternate Flow-3</w:t>
      </w:r>
      <w:bookmarkEnd w:id="921"/>
      <w:bookmarkEnd w:id="922"/>
    </w:p>
    <w:p w14:paraId="30AFCD35" w14:textId="0095FF66" w:rsidR="002026A9" w:rsidRPr="004342C6" w:rsidRDefault="002026A9" w:rsidP="00320B54">
      <w:pPr>
        <w:pStyle w:val="ListParagraph"/>
        <w:numPr>
          <w:ilvl w:val="0"/>
          <w:numId w:val="352"/>
        </w:numPr>
        <w:rPr>
          <w:rFonts w:cs="Arial"/>
        </w:rPr>
      </w:pPr>
      <w:r w:rsidRPr="004342C6">
        <w:rPr>
          <w:rFonts w:cs="Arial"/>
        </w:rPr>
        <w:t>Preconditions 6.34.5</w:t>
      </w:r>
      <w:r w:rsidR="00496FC6">
        <w:rPr>
          <w:rFonts w:cs="Arial"/>
        </w:rPr>
        <w:t>.</w:t>
      </w:r>
      <w:r w:rsidRPr="004342C6">
        <w:rPr>
          <w:rFonts w:cs="Arial"/>
        </w:rPr>
        <w:t xml:space="preserve">5 </w:t>
      </w:r>
      <w:r w:rsidRPr="004342C6">
        <w:rPr>
          <w:rFonts w:cs="Arial"/>
          <w:noProof/>
        </w:rPr>
        <w:t>applies</w:t>
      </w:r>
      <w:r w:rsidRPr="004342C6">
        <w:rPr>
          <w:rFonts w:cs="Arial"/>
        </w:rPr>
        <w:t>.</w:t>
      </w:r>
    </w:p>
    <w:p w14:paraId="63603089" w14:textId="77777777" w:rsidR="002026A9" w:rsidRPr="004342C6" w:rsidRDefault="002026A9" w:rsidP="00320B54">
      <w:pPr>
        <w:pStyle w:val="ListParagraph"/>
        <w:numPr>
          <w:ilvl w:val="0"/>
          <w:numId w:val="352"/>
        </w:numPr>
        <w:rPr>
          <w:rFonts w:cs="Arial"/>
        </w:rPr>
      </w:pPr>
      <w:r w:rsidRPr="004342C6">
        <w:rPr>
          <w:rFonts w:cs="Arial"/>
        </w:rPr>
        <w:t>The system calls the income data source to fetch the latest income data.</w:t>
      </w:r>
    </w:p>
    <w:p w14:paraId="7C32E024" w14:textId="77777777" w:rsidR="002026A9" w:rsidRPr="004342C6" w:rsidRDefault="002026A9" w:rsidP="00320B54">
      <w:pPr>
        <w:pStyle w:val="ListParagraph"/>
        <w:numPr>
          <w:ilvl w:val="0"/>
          <w:numId w:val="352"/>
        </w:numPr>
        <w:rPr>
          <w:rFonts w:cs="Arial"/>
        </w:rPr>
      </w:pPr>
      <w:r w:rsidRPr="004342C6">
        <w:rPr>
          <w:rFonts w:cs="Arial"/>
        </w:rPr>
        <w:t xml:space="preserve">The system does not receive the income or receive null income from the income data source. </w:t>
      </w:r>
    </w:p>
    <w:p w14:paraId="46CDC641" w14:textId="7FCC905C" w:rsidR="002026A9" w:rsidRPr="004342C6" w:rsidRDefault="002026A9" w:rsidP="00320B54">
      <w:pPr>
        <w:pStyle w:val="ListParagraph"/>
        <w:numPr>
          <w:ilvl w:val="0"/>
          <w:numId w:val="352"/>
        </w:numPr>
        <w:rPr>
          <w:rFonts w:cs="Arial"/>
        </w:rPr>
      </w:pPr>
      <w:r w:rsidRPr="004342C6">
        <w:rPr>
          <w:rFonts w:cs="Arial"/>
        </w:rPr>
        <w:lastRenderedPageBreak/>
        <w:t>The system determines the eligibility for other members based on the null income rules</w:t>
      </w:r>
      <w:r w:rsidR="00496FC6">
        <w:rPr>
          <w:rFonts w:cs="Arial"/>
        </w:rPr>
        <w:t>,</w:t>
      </w:r>
      <w:r w:rsidRPr="004342C6">
        <w:rPr>
          <w:rFonts w:cs="Arial"/>
        </w:rPr>
        <w:t xml:space="preserve"> but the </w:t>
      </w:r>
      <w:r w:rsidRPr="004342C6">
        <w:rPr>
          <w:rFonts w:cs="Arial"/>
          <w:noProof/>
        </w:rPr>
        <w:t>system</w:t>
      </w:r>
      <w:r w:rsidRPr="004342C6">
        <w:rPr>
          <w:rFonts w:cs="Arial"/>
        </w:rPr>
        <w:t xml:space="preserve"> does not downgrade the former foster care member below B1/B4, provided the member is still in </w:t>
      </w:r>
      <w:r w:rsidR="00496FC6">
        <w:rPr>
          <w:rFonts w:cs="Arial"/>
        </w:rPr>
        <w:t xml:space="preserve">the </w:t>
      </w:r>
      <w:r w:rsidRPr="004342C6">
        <w:rPr>
          <w:rFonts w:cs="Arial"/>
        </w:rPr>
        <w:t>Former Foster care population group.</w:t>
      </w:r>
    </w:p>
    <w:p w14:paraId="1F8A68A5" w14:textId="77777777" w:rsidR="002026A9" w:rsidRPr="004342C6" w:rsidRDefault="002026A9" w:rsidP="002026A9">
      <w:pPr>
        <w:pStyle w:val="ListParagraph"/>
        <w:rPr>
          <w:rFonts w:cs="Arial"/>
        </w:rPr>
      </w:pPr>
    </w:p>
    <w:p w14:paraId="1BDD4647" w14:textId="77777777" w:rsidR="002026A9" w:rsidRPr="004342C6" w:rsidRDefault="002026A9" w:rsidP="00496FC6">
      <w:pPr>
        <w:pStyle w:val="Heading3"/>
        <w:numPr>
          <w:ilvl w:val="3"/>
          <w:numId w:val="13"/>
        </w:numPr>
        <w:tabs>
          <w:tab w:val="left" w:pos="1890"/>
        </w:tabs>
        <w:rPr>
          <w:rFonts w:ascii="Arial" w:hAnsi="Arial" w:cs="Arial"/>
        </w:rPr>
      </w:pPr>
      <w:bookmarkStart w:id="923" w:name="_Toc508351360"/>
      <w:bookmarkStart w:id="924" w:name="_Toc94634920"/>
      <w:r w:rsidRPr="004342C6">
        <w:rPr>
          <w:rFonts w:ascii="Arial" w:hAnsi="Arial" w:cs="Arial"/>
        </w:rPr>
        <w:t>Alternate Flow-4</w:t>
      </w:r>
      <w:bookmarkEnd w:id="923"/>
      <w:bookmarkEnd w:id="924"/>
    </w:p>
    <w:p w14:paraId="12DDDE73" w14:textId="3C136999" w:rsidR="002026A9" w:rsidRPr="004342C6" w:rsidRDefault="002026A9" w:rsidP="00320B54">
      <w:pPr>
        <w:pStyle w:val="ListParagraph"/>
        <w:numPr>
          <w:ilvl w:val="0"/>
          <w:numId w:val="353"/>
        </w:numPr>
        <w:rPr>
          <w:rFonts w:cs="Arial"/>
        </w:rPr>
      </w:pPr>
      <w:r w:rsidRPr="004342C6">
        <w:rPr>
          <w:rFonts w:cs="Arial"/>
        </w:rPr>
        <w:t>Preconditions 6.34.5</w:t>
      </w:r>
      <w:r w:rsidR="00496FC6">
        <w:rPr>
          <w:rFonts w:cs="Arial"/>
        </w:rPr>
        <w:t>.</w:t>
      </w:r>
      <w:r w:rsidRPr="004342C6">
        <w:rPr>
          <w:rFonts w:cs="Arial"/>
        </w:rPr>
        <w:t xml:space="preserve">5 </w:t>
      </w:r>
      <w:r w:rsidRPr="004342C6">
        <w:rPr>
          <w:rFonts w:cs="Arial"/>
          <w:noProof/>
        </w:rPr>
        <w:t>applies</w:t>
      </w:r>
      <w:r w:rsidRPr="004342C6">
        <w:rPr>
          <w:rFonts w:cs="Arial"/>
        </w:rPr>
        <w:t>.</w:t>
      </w:r>
    </w:p>
    <w:p w14:paraId="64AB8E48" w14:textId="77777777" w:rsidR="002026A9" w:rsidRPr="004342C6" w:rsidRDefault="002026A9" w:rsidP="00320B54">
      <w:pPr>
        <w:pStyle w:val="ListParagraph"/>
        <w:numPr>
          <w:ilvl w:val="0"/>
          <w:numId w:val="353"/>
        </w:numPr>
        <w:rPr>
          <w:rFonts w:cs="Arial"/>
        </w:rPr>
      </w:pPr>
      <w:bookmarkStart w:id="925" w:name="_Hlk498961525"/>
      <w:r w:rsidRPr="004342C6">
        <w:rPr>
          <w:rFonts w:cs="Arial"/>
        </w:rPr>
        <w:t>The system calls the income data source to fetch the latest income data.</w:t>
      </w:r>
    </w:p>
    <w:p w14:paraId="247E5C50" w14:textId="77777777" w:rsidR="002026A9" w:rsidRPr="004342C6" w:rsidRDefault="002026A9" w:rsidP="00320B54">
      <w:pPr>
        <w:pStyle w:val="ListParagraph"/>
        <w:numPr>
          <w:ilvl w:val="0"/>
          <w:numId w:val="353"/>
        </w:numPr>
        <w:rPr>
          <w:rFonts w:cs="Arial"/>
        </w:rPr>
      </w:pPr>
      <w:r w:rsidRPr="004342C6">
        <w:rPr>
          <w:rFonts w:cs="Arial"/>
        </w:rPr>
        <w:t xml:space="preserve">The system does not receive the income or receive null income from the income data source. </w:t>
      </w:r>
    </w:p>
    <w:p w14:paraId="1EA84214" w14:textId="4FC6E561" w:rsidR="002026A9" w:rsidRPr="004342C6" w:rsidRDefault="002026A9" w:rsidP="00320B54">
      <w:pPr>
        <w:pStyle w:val="ListParagraph"/>
        <w:numPr>
          <w:ilvl w:val="0"/>
          <w:numId w:val="353"/>
        </w:numPr>
        <w:rPr>
          <w:rFonts w:cs="Arial"/>
        </w:rPr>
      </w:pPr>
      <w:r w:rsidRPr="004342C6">
        <w:rPr>
          <w:rFonts w:cs="Arial"/>
        </w:rPr>
        <w:t xml:space="preserve">Member is sent </w:t>
      </w:r>
      <w:r w:rsidR="00496FC6">
        <w:rPr>
          <w:rFonts w:cs="Arial"/>
        </w:rPr>
        <w:t xml:space="preserve">the </w:t>
      </w:r>
      <w:r w:rsidRPr="004342C6">
        <w:rPr>
          <w:rFonts w:cs="Arial"/>
        </w:rPr>
        <w:t>Pre-populated form to respond</w:t>
      </w:r>
      <w:r w:rsidR="00496FC6">
        <w:rPr>
          <w:rFonts w:cs="Arial"/>
        </w:rPr>
        <w:t>,</w:t>
      </w:r>
      <w:r w:rsidRPr="004342C6">
        <w:rPr>
          <w:rFonts w:cs="Arial"/>
        </w:rPr>
        <w:t xml:space="preserve"> and </w:t>
      </w:r>
      <w:r w:rsidR="00496FC6">
        <w:rPr>
          <w:rFonts w:cs="Arial"/>
        </w:rPr>
        <w:t xml:space="preserve">the </w:t>
      </w:r>
      <w:r w:rsidRPr="004342C6">
        <w:rPr>
          <w:rFonts w:cs="Arial"/>
        </w:rPr>
        <w:t>time clock started for the member.</w:t>
      </w:r>
    </w:p>
    <w:p w14:paraId="37FBCB03" w14:textId="584907F2" w:rsidR="002026A9" w:rsidRPr="004342C6" w:rsidRDefault="002026A9" w:rsidP="00320B54">
      <w:pPr>
        <w:pStyle w:val="ListParagraph"/>
        <w:numPr>
          <w:ilvl w:val="0"/>
          <w:numId w:val="353"/>
        </w:numPr>
        <w:rPr>
          <w:rFonts w:cs="Arial"/>
        </w:rPr>
      </w:pPr>
      <w:r w:rsidRPr="004342C6">
        <w:rPr>
          <w:rFonts w:cs="Arial"/>
        </w:rPr>
        <w:t>Member didn’t respond</w:t>
      </w:r>
      <w:r w:rsidR="00496FC6">
        <w:rPr>
          <w:rFonts w:cs="Arial"/>
        </w:rPr>
        <w:t>,</w:t>
      </w:r>
      <w:r w:rsidRPr="004342C6">
        <w:rPr>
          <w:rFonts w:cs="Arial"/>
        </w:rPr>
        <w:t xml:space="preserve"> and </w:t>
      </w:r>
      <w:r w:rsidR="00496FC6">
        <w:rPr>
          <w:rFonts w:cs="Arial"/>
        </w:rPr>
        <w:t xml:space="preserve">the </w:t>
      </w:r>
      <w:r w:rsidRPr="004342C6">
        <w:rPr>
          <w:rFonts w:cs="Arial"/>
        </w:rPr>
        <w:t>time clock expired.</w:t>
      </w:r>
    </w:p>
    <w:p w14:paraId="51A81272" w14:textId="55FF93C8" w:rsidR="002026A9" w:rsidRPr="004342C6" w:rsidRDefault="002026A9" w:rsidP="00320B54">
      <w:pPr>
        <w:pStyle w:val="ListParagraph"/>
        <w:numPr>
          <w:ilvl w:val="0"/>
          <w:numId w:val="353"/>
        </w:numPr>
        <w:rPr>
          <w:rFonts w:cs="Arial"/>
        </w:rPr>
      </w:pPr>
      <w:r w:rsidRPr="004342C6">
        <w:rPr>
          <w:rFonts w:cs="Arial"/>
        </w:rPr>
        <w:t xml:space="preserve">The system determines the eligibility for other members based on </w:t>
      </w:r>
      <w:r w:rsidR="00496FC6">
        <w:rPr>
          <w:rFonts w:cs="Arial"/>
        </w:rPr>
        <w:t xml:space="preserve">the </w:t>
      </w:r>
      <w:r w:rsidRPr="004342C6">
        <w:rPr>
          <w:rFonts w:cs="Arial"/>
        </w:rPr>
        <w:t>latest data source income</w:t>
      </w:r>
      <w:r w:rsidR="00496FC6">
        <w:rPr>
          <w:rFonts w:cs="Arial"/>
        </w:rPr>
        <w:t>,</w:t>
      </w:r>
      <w:r w:rsidRPr="004342C6">
        <w:rPr>
          <w:rFonts w:cs="Arial"/>
        </w:rPr>
        <w:t xml:space="preserve"> but the </w:t>
      </w:r>
      <w:r w:rsidRPr="004342C6">
        <w:rPr>
          <w:rFonts w:cs="Arial"/>
          <w:noProof/>
        </w:rPr>
        <w:t>system</w:t>
      </w:r>
      <w:r w:rsidRPr="004342C6">
        <w:rPr>
          <w:rFonts w:cs="Arial"/>
        </w:rPr>
        <w:t xml:space="preserve"> does not downgrade the former foster care member below B1/B4, provided the member is still in </w:t>
      </w:r>
      <w:r w:rsidR="00496FC6">
        <w:rPr>
          <w:rFonts w:cs="Arial"/>
        </w:rPr>
        <w:t xml:space="preserve">the </w:t>
      </w:r>
      <w:r w:rsidRPr="004342C6">
        <w:rPr>
          <w:rFonts w:cs="Arial"/>
        </w:rPr>
        <w:t>Former Foster care population group.</w:t>
      </w:r>
    </w:p>
    <w:p w14:paraId="37D88FE2" w14:textId="48D55046" w:rsidR="002026A9" w:rsidRPr="004342C6" w:rsidRDefault="002026A9" w:rsidP="00320B54">
      <w:pPr>
        <w:pStyle w:val="ListParagraph"/>
        <w:numPr>
          <w:ilvl w:val="0"/>
          <w:numId w:val="353"/>
        </w:numPr>
        <w:rPr>
          <w:rFonts w:cs="Arial"/>
        </w:rPr>
      </w:pPr>
      <w:r w:rsidRPr="004342C6">
        <w:rPr>
          <w:rFonts w:cs="Arial"/>
        </w:rPr>
        <w:t xml:space="preserve">The </w:t>
      </w:r>
      <w:r w:rsidRPr="004342C6">
        <w:rPr>
          <w:rFonts w:cs="Arial"/>
          <w:noProof/>
        </w:rPr>
        <w:t>system</w:t>
      </w:r>
      <w:r w:rsidRPr="004342C6">
        <w:rPr>
          <w:rFonts w:cs="Arial"/>
        </w:rPr>
        <w:t xml:space="preserve"> does not downgrade the former foster care member below B1/B4, provided the member is still in </w:t>
      </w:r>
      <w:r w:rsidR="00496FC6">
        <w:rPr>
          <w:rFonts w:cs="Arial"/>
        </w:rPr>
        <w:t xml:space="preserve">the </w:t>
      </w:r>
      <w:r w:rsidRPr="004342C6">
        <w:rPr>
          <w:rFonts w:cs="Arial"/>
        </w:rPr>
        <w:t>Former Foster care population group.</w:t>
      </w:r>
    </w:p>
    <w:bookmarkEnd w:id="925"/>
    <w:p w14:paraId="6CBBFF1A" w14:textId="77777777" w:rsidR="002026A9" w:rsidRPr="004342C6" w:rsidRDefault="002026A9" w:rsidP="002026A9">
      <w:pPr>
        <w:pStyle w:val="ListParagraph"/>
        <w:rPr>
          <w:rFonts w:cs="Arial"/>
        </w:rPr>
      </w:pPr>
    </w:p>
    <w:p w14:paraId="03368534" w14:textId="77777777" w:rsidR="002026A9" w:rsidRPr="004342C6" w:rsidRDefault="002026A9" w:rsidP="00496FC6">
      <w:pPr>
        <w:pStyle w:val="Heading3"/>
        <w:numPr>
          <w:ilvl w:val="3"/>
          <w:numId w:val="13"/>
        </w:numPr>
        <w:tabs>
          <w:tab w:val="left" w:pos="1890"/>
        </w:tabs>
        <w:rPr>
          <w:rFonts w:ascii="Arial" w:hAnsi="Arial" w:cs="Arial"/>
        </w:rPr>
      </w:pPr>
      <w:bookmarkStart w:id="926" w:name="_Toc508351361"/>
      <w:bookmarkStart w:id="927" w:name="_Toc94634921"/>
      <w:r w:rsidRPr="004342C6">
        <w:rPr>
          <w:rFonts w:ascii="Arial" w:hAnsi="Arial" w:cs="Arial"/>
        </w:rPr>
        <w:t>Alternate Flow-5</w:t>
      </w:r>
      <w:bookmarkEnd w:id="926"/>
      <w:bookmarkEnd w:id="927"/>
    </w:p>
    <w:p w14:paraId="5DA0E000" w14:textId="4510335A" w:rsidR="002026A9" w:rsidRPr="004342C6" w:rsidRDefault="002026A9" w:rsidP="00320B54">
      <w:pPr>
        <w:pStyle w:val="ListParagraph"/>
        <w:numPr>
          <w:ilvl w:val="0"/>
          <w:numId w:val="354"/>
        </w:numPr>
        <w:rPr>
          <w:rFonts w:cs="Arial"/>
        </w:rPr>
      </w:pPr>
      <w:r w:rsidRPr="004342C6">
        <w:rPr>
          <w:rFonts w:cs="Arial"/>
        </w:rPr>
        <w:t>Preconditions 6.34.5</w:t>
      </w:r>
      <w:r w:rsidR="00496FC6">
        <w:rPr>
          <w:rFonts w:cs="Arial"/>
        </w:rPr>
        <w:t>.</w:t>
      </w:r>
      <w:r w:rsidRPr="004342C6">
        <w:rPr>
          <w:rFonts w:cs="Arial"/>
        </w:rPr>
        <w:t xml:space="preserve">5 </w:t>
      </w:r>
      <w:r w:rsidRPr="004342C6">
        <w:rPr>
          <w:rFonts w:cs="Arial"/>
          <w:noProof/>
        </w:rPr>
        <w:t>applies</w:t>
      </w:r>
      <w:r w:rsidRPr="004342C6">
        <w:rPr>
          <w:rFonts w:cs="Arial"/>
        </w:rPr>
        <w:t>.</w:t>
      </w:r>
    </w:p>
    <w:p w14:paraId="7FBE3E1C" w14:textId="77777777" w:rsidR="002026A9" w:rsidRPr="004342C6" w:rsidRDefault="002026A9" w:rsidP="00320B54">
      <w:pPr>
        <w:pStyle w:val="ListParagraph"/>
        <w:numPr>
          <w:ilvl w:val="0"/>
          <w:numId w:val="354"/>
        </w:numPr>
        <w:rPr>
          <w:rFonts w:cs="Arial"/>
        </w:rPr>
      </w:pPr>
      <w:r w:rsidRPr="004342C6">
        <w:rPr>
          <w:rFonts w:cs="Arial"/>
        </w:rPr>
        <w:t>The system calls the income data source to fetch the latest income data.</w:t>
      </w:r>
    </w:p>
    <w:p w14:paraId="4061AE69" w14:textId="77777777" w:rsidR="002026A9" w:rsidRPr="004342C6" w:rsidRDefault="002026A9" w:rsidP="00320B54">
      <w:pPr>
        <w:pStyle w:val="ListParagraph"/>
        <w:numPr>
          <w:ilvl w:val="0"/>
          <w:numId w:val="354"/>
        </w:numPr>
        <w:rPr>
          <w:rFonts w:cs="Arial"/>
        </w:rPr>
      </w:pPr>
      <w:r w:rsidRPr="004342C6">
        <w:rPr>
          <w:rFonts w:cs="Arial"/>
        </w:rPr>
        <w:t xml:space="preserve">The system receives the income from the income data source. </w:t>
      </w:r>
    </w:p>
    <w:p w14:paraId="7E6CBDE5" w14:textId="2DBCE723" w:rsidR="002026A9" w:rsidRPr="004342C6" w:rsidRDefault="002026A9" w:rsidP="00320B54">
      <w:pPr>
        <w:pStyle w:val="ListParagraph"/>
        <w:numPr>
          <w:ilvl w:val="0"/>
          <w:numId w:val="354"/>
        </w:numPr>
        <w:rPr>
          <w:rFonts w:cs="Arial"/>
        </w:rPr>
      </w:pPr>
      <w:r w:rsidRPr="004342C6">
        <w:rPr>
          <w:rFonts w:cs="Arial"/>
        </w:rPr>
        <w:t xml:space="preserve">The system determines the eligibility for other members based on </w:t>
      </w:r>
      <w:r w:rsidR="00496FC6">
        <w:rPr>
          <w:rFonts w:cs="Arial"/>
        </w:rPr>
        <w:t xml:space="preserve">the </w:t>
      </w:r>
      <w:r w:rsidRPr="004342C6">
        <w:rPr>
          <w:rFonts w:cs="Arial"/>
        </w:rPr>
        <w:t>latest data source income</w:t>
      </w:r>
      <w:r w:rsidR="00496FC6">
        <w:rPr>
          <w:rFonts w:cs="Arial"/>
        </w:rPr>
        <w:t>,</w:t>
      </w:r>
      <w:r w:rsidRPr="004342C6">
        <w:rPr>
          <w:rFonts w:cs="Arial"/>
        </w:rPr>
        <w:t xml:space="preserve"> but the </w:t>
      </w:r>
      <w:r w:rsidRPr="004342C6">
        <w:rPr>
          <w:rFonts w:cs="Arial"/>
          <w:noProof/>
        </w:rPr>
        <w:t>system</w:t>
      </w:r>
      <w:r w:rsidRPr="004342C6">
        <w:rPr>
          <w:rFonts w:cs="Arial"/>
        </w:rPr>
        <w:t xml:space="preserve"> does not downgrade the former foster care member below B1/B4, provided the member is still in </w:t>
      </w:r>
      <w:r w:rsidR="00496FC6">
        <w:rPr>
          <w:rFonts w:cs="Arial"/>
        </w:rPr>
        <w:t xml:space="preserve">the </w:t>
      </w:r>
      <w:r w:rsidRPr="004342C6">
        <w:rPr>
          <w:rFonts w:cs="Arial"/>
        </w:rPr>
        <w:t>Former Foster care population group.</w:t>
      </w:r>
    </w:p>
    <w:p w14:paraId="0D27FE71" w14:textId="77777777" w:rsidR="002026A9" w:rsidRPr="004342C6" w:rsidRDefault="002026A9" w:rsidP="002026A9">
      <w:pPr>
        <w:pStyle w:val="ListParagraph"/>
        <w:rPr>
          <w:rFonts w:cs="Arial"/>
        </w:rPr>
      </w:pPr>
    </w:p>
    <w:p w14:paraId="5258F124" w14:textId="77777777" w:rsidR="002026A9" w:rsidRPr="004342C6" w:rsidRDefault="002026A9" w:rsidP="00496FC6">
      <w:pPr>
        <w:pStyle w:val="Heading3"/>
        <w:numPr>
          <w:ilvl w:val="3"/>
          <w:numId w:val="13"/>
        </w:numPr>
        <w:tabs>
          <w:tab w:val="left" w:pos="1890"/>
        </w:tabs>
        <w:rPr>
          <w:rFonts w:ascii="Arial" w:hAnsi="Arial" w:cs="Arial"/>
        </w:rPr>
      </w:pPr>
      <w:bookmarkStart w:id="928" w:name="_Toc508351362"/>
      <w:bookmarkStart w:id="929" w:name="_Toc94634922"/>
      <w:r w:rsidRPr="004342C6">
        <w:rPr>
          <w:rFonts w:ascii="Arial" w:hAnsi="Arial" w:cs="Arial"/>
        </w:rPr>
        <w:t>Alternate Flow-6</w:t>
      </w:r>
      <w:bookmarkEnd w:id="928"/>
      <w:bookmarkEnd w:id="929"/>
    </w:p>
    <w:p w14:paraId="3927E5D8" w14:textId="77777777" w:rsidR="002026A9" w:rsidRPr="004342C6" w:rsidRDefault="002026A9" w:rsidP="00320B54">
      <w:pPr>
        <w:pStyle w:val="ListParagraph"/>
        <w:numPr>
          <w:ilvl w:val="0"/>
          <w:numId w:val="355"/>
        </w:numPr>
        <w:rPr>
          <w:rFonts w:cs="Arial"/>
        </w:rPr>
      </w:pPr>
      <w:r w:rsidRPr="004342C6">
        <w:rPr>
          <w:rFonts w:cs="Arial"/>
        </w:rPr>
        <w:t>Member is picked for PDM Processing.</w:t>
      </w:r>
    </w:p>
    <w:p w14:paraId="4AA95B4C" w14:textId="42FC049A" w:rsidR="002026A9" w:rsidRPr="004342C6" w:rsidRDefault="002026A9" w:rsidP="00320B54">
      <w:pPr>
        <w:pStyle w:val="ListParagraph"/>
        <w:numPr>
          <w:ilvl w:val="0"/>
          <w:numId w:val="355"/>
        </w:numPr>
        <w:rPr>
          <w:rFonts w:cs="Arial"/>
        </w:rPr>
      </w:pPr>
      <w:r w:rsidRPr="004342C6">
        <w:rPr>
          <w:rFonts w:cs="Arial"/>
        </w:rPr>
        <w:t>Income didn’t match with DOR during PDM Process</w:t>
      </w:r>
      <w:r w:rsidR="00496FC6">
        <w:rPr>
          <w:rFonts w:cs="Arial"/>
        </w:rPr>
        <w:t>,</w:t>
      </w:r>
      <w:r w:rsidRPr="004342C6">
        <w:rPr>
          <w:rFonts w:cs="Arial"/>
        </w:rPr>
        <w:t xml:space="preserve"> and Job Update form is sent to the user as per PDM rules.</w:t>
      </w:r>
    </w:p>
    <w:p w14:paraId="5E20458E" w14:textId="59496E72" w:rsidR="002026A9" w:rsidRPr="004342C6" w:rsidRDefault="002026A9" w:rsidP="00320B54">
      <w:pPr>
        <w:pStyle w:val="ListParagraph"/>
        <w:numPr>
          <w:ilvl w:val="0"/>
          <w:numId w:val="355"/>
        </w:numPr>
        <w:rPr>
          <w:rFonts w:cs="Arial"/>
        </w:rPr>
      </w:pPr>
      <w:r w:rsidRPr="004342C6">
        <w:rPr>
          <w:rFonts w:cs="Arial"/>
        </w:rPr>
        <w:t>Member didn’t respond</w:t>
      </w:r>
      <w:r w:rsidR="00496FC6">
        <w:rPr>
          <w:rFonts w:cs="Arial"/>
        </w:rPr>
        <w:t>,</w:t>
      </w:r>
      <w:r w:rsidRPr="004342C6">
        <w:rPr>
          <w:rFonts w:cs="Arial"/>
        </w:rPr>
        <w:t xml:space="preserve"> and PDM Timeclock expired.</w:t>
      </w:r>
    </w:p>
    <w:p w14:paraId="1719355A" w14:textId="4C16A036" w:rsidR="002026A9" w:rsidRPr="004342C6" w:rsidRDefault="002026A9" w:rsidP="00320B54">
      <w:pPr>
        <w:pStyle w:val="ListParagraph"/>
        <w:numPr>
          <w:ilvl w:val="0"/>
          <w:numId w:val="355"/>
        </w:numPr>
        <w:rPr>
          <w:rFonts w:cs="Arial"/>
        </w:rPr>
      </w:pPr>
      <w:r w:rsidRPr="004342C6">
        <w:rPr>
          <w:rFonts w:cs="Arial"/>
        </w:rPr>
        <w:t>Former foster care individual</w:t>
      </w:r>
      <w:r w:rsidR="00496FC6">
        <w:rPr>
          <w:rFonts w:cs="Arial"/>
        </w:rPr>
        <w:t>s</w:t>
      </w:r>
      <w:r w:rsidRPr="004342C6">
        <w:rPr>
          <w:rFonts w:cs="Arial"/>
        </w:rPr>
        <w:t xml:space="preserve"> will not be closed using </w:t>
      </w:r>
      <w:r w:rsidR="00496FC6">
        <w:rPr>
          <w:rFonts w:cs="Arial"/>
        </w:rPr>
        <w:t xml:space="preserve">the </w:t>
      </w:r>
      <w:r w:rsidRPr="004342C6">
        <w:rPr>
          <w:rFonts w:cs="Arial"/>
        </w:rPr>
        <w:t>A1 Admin Reason code.</w:t>
      </w:r>
    </w:p>
    <w:p w14:paraId="3D206C3A" w14:textId="77777777" w:rsidR="002026A9" w:rsidRPr="004342C6" w:rsidRDefault="002026A9" w:rsidP="002026A9">
      <w:pPr>
        <w:pStyle w:val="ListParagraph"/>
        <w:rPr>
          <w:rFonts w:cs="Arial"/>
        </w:rPr>
      </w:pPr>
    </w:p>
    <w:p w14:paraId="1FE4BF32" w14:textId="77777777" w:rsidR="002026A9" w:rsidRPr="004342C6" w:rsidRDefault="002026A9" w:rsidP="002026A9">
      <w:pPr>
        <w:pStyle w:val="ListParagraph"/>
        <w:rPr>
          <w:rFonts w:cs="Arial"/>
        </w:rPr>
      </w:pPr>
    </w:p>
    <w:p w14:paraId="258797A4" w14:textId="77777777" w:rsidR="002026A9" w:rsidRPr="004342C6" w:rsidRDefault="002026A9" w:rsidP="00496FC6">
      <w:pPr>
        <w:pStyle w:val="Heading3"/>
        <w:numPr>
          <w:ilvl w:val="3"/>
          <w:numId w:val="13"/>
        </w:numPr>
        <w:tabs>
          <w:tab w:val="left" w:pos="1890"/>
        </w:tabs>
        <w:rPr>
          <w:rFonts w:ascii="Arial" w:hAnsi="Arial" w:cs="Arial"/>
        </w:rPr>
      </w:pPr>
      <w:bookmarkStart w:id="930" w:name="_Toc508351363"/>
      <w:bookmarkStart w:id="931" w:name="_Toc94634923"/>
      <w:r w:rsidRPr="004342C6">
        <w:rPr>
          <w:rFonts w:ascii="Arial" w:hAnsi="Arial" w:cs="Arial"/>
        </w:rPr>
        <w:t>Alternate Flow-7</w:t>
      </w:r>
      <w:bookmarkEnd w:id="930"/>
      <w:bookmarkEnd w:id="931"/>
    </w:p>
    <w:p w14:paraId="5DD12413" w14:textId="77777777" w:rsidR="002026A9" w:rsidRPr="004342C6" w:rsidRDefault="002026A9" w:rsidP="00320B54">
      <w:pPr>
        <w:pStyle w:val="ListParagraph"/>
        <w:numPr>
          <w:ilvl w:val="0"/>
          <w:numId w:val="356"/>
        </w:numPr>
        <w:rPr>
          <w:rFonts w:cs="Arial"/>
        </w:rPr>
      </w:pPr>
      <w:r w:rsidRPr="004342C6">
        <w:rPr>
          <w:rFonts w:cs="Arial"/>
        </w:rPr>
        <w:t>Member is picked for PDM Processing.</w:t>
      </w:r>
    </w:p>
    <w:p w14:paraId="3B61E144" w14:textId="1B0D1EF2" w:rsidR="002026A9" w:rsidRPr="004342C6" w:rsidRDefault="002026A9" w:rsidP="00320B54">
      <w:pPr>
        <w:pStyle w:val="ListParagraph"/>
        <w:numPr>
          <w:ilvl w:val="0"/>
          <w:numId w:val="356"/>
        </w:numPr>
        <w:rPr>
          <w:rFonts w:cs="Arial"/>
        </w:rPr>
      </w:pPr>
      <w:r w:rsidRPr="004342C6">
        <w:rPr>
          <w:rFonts w:cs="Arial"/>
        </w:rPr>
        <w:t xml:space="preserve">Title II income received as part of </w:t>
      </w:r>
      <w:r w:rsidR="00496FC6">
        <w:rPr>
          <w:rFonts w:cs="Arial"/>
        </w:rPr>
        <w:t xml:space="preserve">the </w:t>
      </w:r>
      <w:r w:rsidRPr="004342C6">
        <w:rPr>
          <w:rFonts w:cs="Arial"/>
        </w:rPr>
        <w:t>PDM process is applied to the MH Household as per PDM rules.</w:t>
      </w:r>
    </w:p>
    <w:p w14:paraId="350BCAEA" w14:textId="77777777" w:rsidR="002026A9" w:rsidRPr="004342C6" w:rsidRDefault="002026A9" w:rsidP="00320B54">
      <w:pPr>
        <w:pStyle w:val="ListParagraph"/>
        <w:numPr>
          <w:ilvl w:val="0"/>
          <w:numId w:val="356"/>
        </w:numPr>
        <w:rPr>
          <w:rFonts w:cs="Arial"/>
        </w:rPr>
      </w:pPr>
      <w:r w:rsidRPr="004342C6">
        <w:rPr>
          <w:rFonts w:cs="Arial"/>
        </w:rPr>
        <w:t>The system determines the eligibility with updated income for all MAGI Households.</w:t>
      </w:r>
    </w:p>
    <w:p w14:paraId="20744B5A" w14:textId="6168EFE5" w:rsidR="002026A9" w:rsidRPr="004342C6" w:rsidRDefault="002026A9" w:rsidP="00320B54">
      <w:pPr>
        <w:pStyle w:val="ListParagraph"/>
        <w:numPr>
          <w:ilvl w:val="0"/>
          <w:numId w:val="356"/>
        </w:numPr>
        <w:rPr>
          <w:rFonts w:cs="Arial"/>
        </w:rPr>
      </w:pPr>
      <w:r w:rsidRPr="004342C6">
        <w:rPr>
          <w:rFonts w:cs="Arial"/>
        </w:rPr>
        <w:t xml:space="preserve">The system does not downgrade the former foster care member below B1/B4, provided the member is still in </w:t>
      </w:r>
      <w:r w:rsidR="00496FC6">
        <w:rPr>
          <w:rFonts w:cs="Arial"/>
        </w:rPr>
        <w:t xml:space="preserve">the </w:t>
      </w:r>
      <w:r w:rsidRPr="004342C6">
        <w:rPr>
          <w:rFonts w:cs="Arial"/>
        </w:rPr>
        <w:t>Former Foster care population group.</w:t>
      </w:r>
    </w:p>
    <w:p w14:paraId="287B7518" w14:textId="77777777" w:rsidR="002026A9" w:rsidRPr="004342C6" w:rsidRDefault="002026A9" w:rsidP="002026A9">
      <w:pPr>
        <w:pStyle w:val="ListParagraph"/>
        <w:rPr>
          <w:rFonts w:cs="Arial"/>
        </w:rPr>
      </w:pPr>
    </w:p>
    <w:p w14:paraId="2347D271" w14:textId="77777777" w:rsidR="002026A9" w:rsidRPr="004342C6" w:rsidRDefault="002026A9" w:rsidP="002026A9">
      <w:pPr>
        <w:rPr>
          <w:rFonts w:cs="Arial"/>
        </w:rPr>
      </w:pPr>
    </w:p>
    <w:p w14:paraId="1560FFC9" w14:textId="77777777" w:rsidR="002026A9" w:rsidRPr="004342C6" w:rsidRDefault="002026A9" w:rsidP="00496FC6">
      <w:pPr>
        <w:pStyle w:val="Heading3"/>
        <w:numPr>
          <w:ilvl w:val="2"/>
          <w:numId w:val="13"/>
        </w:numPr>
        <w:rPr>
          <w:rFonts w:ascii="Arial" w:hAnsi="Arial" w:cs="Arial"/>
        </w:rPr>
      </w:pPr>
      <w:bookmarkStart w:id="932" w:name="_Toc508351364"/>
      <w:bookmarkStart w:id="933" w:name="_Toc94634924"/>
      <w:r w:rsidRPr="004342C6">
        <w:rPr>
          <w:rFonts w:ascii="Arial" w:hAnsi="Arial" w:cs="Arial"/>
        </w:rPr>
        <w:t>User Pages and Input</w:t>
      </w:r>
      <w:bookmarkEnd w:id="932"/>
      <w:bookmarkEnd w:id="933"/>
    </w:p>
    <w:p w14:paraId="4541877A" w14:textId="77777777" w:rsidR="002026A9" w:rsidRPr="004342C6" w:rsidRDefault="002026A9" w:rsidP="00496FC6">
      <w:pPr>
        <w:ind w:firstLine="450"/>
        <w:rPr>
          <w:rFonts w:cs="Arial"/>
        </w:rPr>
      </w:pPr>
      <w:r w:rsidRPr="004342C6">
        <w:rPr>
          <w:rFonts w:cs="Arial"/>
        </w:rPr>
        <w:t>Not Applicable</w:t>
      </w:r>
    </w:p>
    <w:p w14:paraId="7DF73BC4" w14:textId="77777777" w:rsidR="002026A9" w:rsidRPr="004342C6" w:rsidRDefault="002026A9" w:rsidP="002026A9">
      <w:pPr>
        <w:rPr>
          <w:rFonts w:cs="Arial"/>
        </w:rPr>
      </w:pPr>
    </w:p>
    <w:p w14:paraId="10BCD65A" w14:textId="77777777" w:rsidR="002026A9" w:rsidRPr="004342C6" w:rsidRDefault="002026A9" w:rsidP="0019086A">
      <w:pPr>
        <w:pStyle w:val="Heading3"/>
        <w:numPr>
          <w:ilvl w:val="2"/>
          <w:numId w:val="13"/>
        </w:numPr>
        <w:rPr>
          <w:rFonts w:ascii="Arial" w:hAnsi="Arial" w:cs="Arial"/>
        </w:rPr>
      </w:pPr>
      <w:bookmarkStart w:id="934" w:name="_Toc508351365"/>
      <w:bookmarkStart w:id="935" w:name="_Toc94634925"/>
      <w:r w:rsidRPr="004342C6">
        <w:rPr>
          <w:rFonts w:ascii="Arial" w:hAnsi="Arial" w:cs="Arial"/>
        </w:rPr>
        <w:t>Functional Requirement(s)</w:t>
      </w:r>
      <w:bookmarkEnd w:id="934"/>
      <w:bookmarkEnd w:id="935"/>
    </w:p>
    <w:p w14:paraId="79DB1EE4" w14:textId="1369F735" w:rsidR="0019086A" w:rsidRPr="004342C6" w:rsidRDefault="0019086A" w:rsidP="0019086A">
      <w:pPr>
        <w:pStyle w:val="Caption"/>
        <w:keepNext/>
        <w:ind w:left="360"/>
        <w:jc w:val="center"/>
        <w:rPr>
          <w:rFonts w:cs="Arial"/>
        </w:rPr>
      </w:pPr>
      <w:bookmarkStart w:id="936" w:name="_Toc94635036"/>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40</w:t>
      </w:r>
      <w:r w:rsidRPr="004342C6">
        <w:rPr>
          <w:rFonts w:cs="Arial"/>
          <w:noProof/>
        </w:rPr>
        <w:fldChar w:fldCharType="end"/>
      </w:r>
      <w:r w:rsidRPr="004342C6">
        <w:rPr>
          <w:rFonts w:cs="Arial"/>
        </w:rPr>
        <w:t>. Functional Requirements – UC.3</w:t>
      </w:r>
      <w:r w:rsidR="006B5DCC">
        <w:rPr>
          <w:rFonts w:cs="Arial"/>
        </w:rPr>
        <w:t>4</w:t>
      </w:r>
      <w:bookmarkEnd w:id="936"/>
    </w:p>
    <w:tbl>
      <w:tblPr>
        <w:tblW w:w="882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60"/>
        <w:gridCol w:w="6860"/>
      </w:tblGrid>
      <w:tr w:rsidR="002026A9" w:rsidRPr="004342C6" w14:paraId="446A26EC" w14:textId="77777777" w:rsidTr="0019086A">
        <w:trPr>
          <w:trHeight w:val="323"/>
        </w:trPr>
        <w:tc>
          <w:tcPr>
            <w:tcW w:w="1960" w:type="dxa"/>
            <w:shd w:val="clear" w:color="auto" w:fill="4C8B3F" w:themeFill="background2"/>
            <w:vAlign w:val="bottom"/>
            <w:hideMark/>
          </w:tcPr>
          <w:p w14:paraId="0F381CD0" w14:textId="77777777" w:rsidR="002026A9" w:rsidRPr="0019086A" w:rsidRDefault="002026A9" w:rsidP="0019086A">
            <w:pPr>
              <w:contextualSpacing w:val="0"/>
              <w:jc w:val="center"/>
              <w:rPr>
                <w:rFonts w:eastAsia="Times New Roman" w:cs="Arial"/>
                <w:b/>
                <w:color w:val="FFFFFF" w:themeColor="background1"/>
              </w:rPr>
            </w:pPr>
            <w:r w:rsidRPr="0019086A">
              <w:rPr>
                <w:rFonts w:eastAsia="Times New Roman" w:cs="Arial"/>
                <w:b/>
                <w:color w:val="FFFFFF" w:themeColor="background1"/>
              </w:rPr>
              <w:t>Functional Requirement ID</w:t>
            </w:r>
          </w:p>
        </w:tc>
        <w:tc>
          <w:tcPr>
            <w:tcW w:w="6860" w:type="dxa"/>
            <w:shd w:val="clear" w:color="auto" w:fill="4C8B3F" w:themeFill="background2"/>
            <w:vAlign w:val="bottom"/>
            <w:hideMark/>
          </w:tcPr>
          <w:p w14:paraId="76B62303" w14:textId="0F47E2D2" w:rsidR="0019086A" w:rsidRPr="0019086A" w:rsidRDefault="002026A9" w:rsidP="0019086A">
            <w:pPr>
              <w:spacing w:after="120"/>
              <w:contextualSpacing w:val="0"/>
              <w:jc w:val="center"/>
              <w:rPr>
                <w:rFonts w:eastAsia="Times New Roman" w:cs="Arial"/>
                <w:b/>
                <w:color w:val="FFFFFF" w:themeColor="background1"/>
              </w:rPr>
            </w:pPr>
            <w:r w:rsidRPr="0019086A">
              <w:rPr>
                <w:rFonts w:eastAsia="Times New Roman" w:cs="Arial"/>
                <w:b/>
                <w:color w:val="FFFFFF" w:themeColor="background1"/>
              </w:rPr>
              <w:t>Requirements</w:t>
            </w:r>
          </w:p>
        </w:tc>
      </w:tr>
      <w:tr w:rsidR="002026A9" w:rsidRPr="004342C6" w14:paraId="453E61B9" w14:textId="77777777" w:rsidTr="001443DB">
        <w:trPr>
          <w:trHeight w:val="287"/>
        </w:trPr>
        <w:tc>
          <w:tcPr>
            <w:tcW w:w="1960" w:type="dxa"/>
            <w:shd w:val="clear" w:color="000000" w:fill="FFFFFF"/>
          </w:tcPr>
          <w:p w14:paraId="3763F6E3" w14:textId="77777777" w:rsidR="002026A9" w:rsidRPr="004342C6" w:rsidRDefault="002026A9" w:rsidP="001443DB">
            <w:pPr>
              <w:contextualSpacing w:val="0"/>
              <w:jc w:val="both"/>
              <w:rPr>
                <w:rFonts w:eastAsia="Times New Roman" w:cs="Arial"/>
                <w:color w:val="000000"/>
              </w:rPr>
            </w:pPr>
            <w:r w:rsidRPr="004342C6">
              <w:rPr>
                <w:rFonts w:eastAsia="Times New Roman" w:cs="Arial"/>
              </w:rPr>
              <w:t>RFIHF.FR.02.001</w:t>
            </w:r>
          </w:p>
        </w:tc>
        <w:tc>
          <w:tcPr>
            <w:tcW w:w="6860" w:type="dxa"/>
            <w:shd w:val="clear" w:color="000000" w:fill="FFFFFF"/>
          </w:tcPr>
          <w:p w14:paraId="1103436D" w14:textId="777E633E" w:rsidR="002026A9" w:rsidRPr="004342C6" w:rsidRDefault="002026A9" w:rsidP="001443DB">
            <w:pPr>
              <w:rPr>
                <w:rFonts w:cs="Arial"/>
              </w:rPr>
            </w:pPr>
            <w:r w:rsidRPr="004342C6">
              <w:rPr>
                <w:rFonts w:cs="Arial"/>
              </w:rPr>
              <w:t xml:space="preserve">The system will not downgrade a Former Foster care member below </w:t>
            </w:r>
            <w:r w:rsidR="0019086A">
              <w:rPr>
                <w:rFonts w:cs="Arial"/>
              </w:rPr>
              <w:t xml:space="preserve">the </w:t>
            </w:r>
            <w:r w:rsidRPr="004342C6">
              <w:rPr>
                <w:rFonts w:cs="Arial"/>
              </w:rPr>
              <w:t xml:space="preserve">B1 or B4 Aid category upon their Income Time clock expiration or Income time clock expiration of any member in their MassHealth MAGI </w:t>
            </w:r>
            <w:r w:rsidRPr="004342C6">
              <w:rPr>
                <w:rFonts w:cs="Arial"/>
                <w:noProof/>
              </w:rPr>
              <w:t>Household</w:t>
            </w:r>
            <w:r w:rsidRPr="004342C6">
              <w:rPr>
                <w:rFonts w:cs="Arial"/>
              </w:rPr>
              <w:t xml:space="preserve"> provided the member is still in Former Foster care population group.</w:t>
            </w:r>
          </w:p>
        </w:tc>
      </w:tr>
      <w:tr w:rsidR="002026A9" w:rsidRPr="004342C6" w14:paraId="47ABD86F" w14:textId="77777777" w:rsidTr="001443DB">
        <w:trPr>
          <w:trHeight w:val="287"/>
        </w:trPr>
        <w:tc>
          <w:tcPr>
            <w:tcW w:w="1960" w:type="dxa"/>
            <w:shd w:val="clear" w:color="000000" w:fill="FFFFFF"/>
          </w:tcPr>
          <w:p w14:paraId="0537C7BC" w14:textId="77777777" w:rsidR="002026A9" w:rsidRPr="004342C6" w:rsidRDefault="002026A9" w:rsidP="001443DB">
            <w:pPr>
              <w:contextualSpacing w:val="0"/>
              <w:jc w:val="both"/>
              <w:rPr>
                <w:rFonts w:eastAsia="Times New Roman" w:cs="Arial"/>
                <w:color w:val="000000"/>
              </w:rPr>
            </w:pPr>
            <w:r w:rsidRPr="004342C6">
              <w:rPr>
                <w:rFonts w:eastAsia="Times New Roman" w:cs="Arial"/>
              </w:rPr>
              <w:t>RFIHF.FR.02.002</w:t>
            </w:r>
          </w:p>
        </w:tc>
        <w:tc>
          <w:tcPr>
            <w:tcW w:w="6860" w:type="dxa"/>
            <w:shd w:val="clear" w:color="000000" w:fill="FFFFFF"/>
          </w:tcPr>
          <w:p w14:paraId="47F61C63" w14:textId="77777777" w:rsidR="002026A9" w:rsidRPr="004342C6" w:rsidRDefault="002026A9" w:rsidP="001443DB">
            <w:pPr>
              <w:rPr>
                <w:rFonts w:cs="Arial"/>
              </w:rPr>
            </w:pPr>
            <w:r w:rsidRPr="004342C6">
              <w:rPr>
                <w:rFonts w:cs="Arial"/>
              </w:rPr>
              <w:t xml:space="preserve">The system will continue to follow existing eligibility determination rules </w:t>
            </w:r>
            <w:r w:rsidRPr="004342C6">
              <w:rPr>
                <w:rFonts w:cs="Arial"/>
                <w:noProof/>
              </w:rPr>
              <w:t>to determine the eligibility of the member who has not attested to being former foster care (in the same application)</w:t>
            </w:r>
            <w:r w:rsidRPr="004342C6">
              <w:rPr>
                <w:rFonts w:cs="Arial"/>
              </w:rPr>
              <w:t xml:space="preserve"> if the Income RFI time clock expires for a member who has attested to being a former foster care.</w:t>
            </w:r>
          </w:p>
        </w:tc>
      </w:tr>
      <w:tr w:rsidR="002026A9" w:rsidRPr="004342C6" w14:paraId="3EA15D80" w14:textId="77777777" w:rsidTr="001443DB">
        <w:trPr>
          <w:trHeight w:val="287"/>
        </w:trPr>
        <w:tc>
          <w:tcPr>
            <w:tcW w:w="1960" w:type="dxa"/>
            <w:shd w:val="clear" w:color="000000" w:fill="FFFFFF"/>
          </w:tcPr>
          <w:p w14:paraId="269AE554" w14:textId="77777777" w:rsidR="002026A9" w:rsidRPr="004342C6" w:rsidRDefault="002026A9" w:rsidP="001443DB">
            <w:pPr>
              <w:contextualSpacing w:val="0"/>
              <w:jc w:val="both"/>
              <w:rPr>
                <w:rFonts w:eastAsia="Times New Roman" w:cs="Arial"/>
                <w:color w:val="000000"/>
              </w:rPr>
            </w:pPr>
            <w:r w:rsidRPr="004342C6">
              <w:rPr>
                <w:rFonts w:eastAsia="Times New Roman" w:cs="Arial"/>
              </w:rPr>
              <w:t>RFIHF.FR.02.003</w:t>
            </w:r>
          </w:p>
        </w:tc>
        <w:tc>
          <w:tcPr>
            <w:tcW w:w="6860" w:type="dxa"/>
            <w:shd w:val="clear" w:color="000000" w:fill="FFFFFF"/>
          </w:tcPr>
          <w:p w14:paraId="1F5C9A8A" w14:textId="77777777" w:rsidR="002026A9" w:rsidRPr="004342C6" w:rsidRDefault="002026A9" w:rsidP="001443DB">
            <w:pPr>
              <w:rPr>
                <w:rFonts w:cs="Arial"/>
              </w:rPr>
            </w:pPr>
            <w:r w:rsidRPr="004342C6">
              <w:rPr>
                <w:rFonts w:cs="Arial"/>
              </w:rPr>
              <w:t xml:space="preserve">The system will continue to follow existing eligibility determination </w:t>
            </w:r>
            <w:r w:rsidRPr="004342C6">
              <w:rPr>
                <w:rFonts w:cs="Arial"/>
                <w:noProof/>
              </w:rPr>
              <w:t xml:space="preserve">rules to determine the eligibility of the member who has not attested to be former foster care </w:t>
            </w:r>
            <w:r w:rsidRPr="004342C6">
              <w:rPr>
                <w:rFonts w:cs="Arial"/>
              </w:rPr>
              <w:t>if the Income RFI time clock expires for a member who has not attested to being a former foster care.</w:t>
            </w:r>
          </w:p>
        </w:tc>
      </w:tr>
      <w:tr w:rsidR="002026A9" w:rsidRPr="004342C6" w14:paraId="6F36EAD7" w14:textId="77777777" w:rsidTr="001443DB">
        <w:trPr>
          <w:trHeight w:val="287"/>
        </w:trPr>
        <w:tc>
          <w:tcPr>
            <w:tcW w:w="1960" w:type="dxa"/>
            <w:shd w:val="clear" w:color="000000" w:fill="FFFFFF"/>
          </w:tcPr>
          <w:p w14:paraId="771C61C3" w14:textId="77777777" w:rsidR="002026A9" w:rsidRPr="004342C6" w:rsidRDefault="002026A9" w:rsidP="001443DB">
            <w:pPr>
              <w:contextualSpacing w:val="0"/>
              <w:jc w:val="both"/>
              <w:rPr>
                <w:rFonts w:eastAsia="Times New Roman" w:cs="Arial"/>
              </w:rPr>
            </w:pPr>
            <w:r w:rsidRPr="004342C6">
              <w:rPr>
                <w:rFonts w:eastAsia="Times New Roman" w:cs="Arial"/>
              </w:rPr>
              <w:t>RFIHF.FR.02.004</w:t>
            </w:r>
          </w:p>
        </w:tc>
        <w:tc>
          <w:tcPr>
            <w:tcW w:w="6860" w:type="dxa"/>
            <w:shd w:val="clear" w:color="000000" w:fill="FFFFFF"/>
          </w:tcPr>
          <w:p w14:paraId="16DF6C14" w14:textId="3B715DB5" w:rsidR="002026A9" w:rsidRPr="004342C6" w:rsidRDefault="002026A9" w:rsidP="001443DB">
            <w:pPr>
              <w:rPr>
                <w:rFonts w:cs="Arial"/>
              </w:rPr>
            </w:pPr>
            <w:r w:rsidRPr="004342C6">
              <w:rPr>
                <w:rFonts w:cs="Arial"/>
              </w:rPr>
              <w:t xml:space="preserve">The system will continue to follow the existing rules and use the latest income available from </w:t>
            </w:r>
            <w:r w:rsidR="0019086A">
              <w:rPr>
                <w:rFonts w:cs="Arial"/>
              </w:rPr>
              <w:t xml:space="preserve">the </w:t>
            </w:r>
            <w:r w:rsidRPr="004342C6">
              <w:rPr>
                <w:rFonts w:cs="Arial"/>
              </w:rPr>
              <w:t>income data source as part of any subsequent determination after the former foster care member ages out and does not fall in the former foster care population group anymore.</w:t>
            </w:r>
          </w:p>
          <w:p w14:paraId="14420705" w14:textId="77777777" w:rsidR="002026A9" w:rsidRPr="004342C6" w:rsidRDefault="002026A9" w:rsidP="001443DB">
            <w:pPr>
              <w:rPr>
                <w:rFonts w:cs="Arial"/>
              </w:rPr>
            </w:pPr>
          </w:p>
          <w:p w14:paraId="441416CB" w14:textId="77777777" w:rsidR="002026A9" w:rsidRPr="004342C6" w:rsidRDefault="002026A9" w:rsidP="001443DB">
            <w:pPr>
              <w:rPr>
                <w:rFonts w:cs="Arial"/>
              </w:rPr>
            </w:pPr>
            <w:r w:rsidRPr="004342C6">
              <w:rPr>
                <w:rFonts w:cs="Arial"/>
              </w:rPr>
              <w:t>Example-</w:t>
            </w:r>
          </w:p>
          <w:p w14:paraId="51BB4AA1" w14:textId="54797B89" w:rsidR="002026A9" w:rsidRPr="004342C6" w:rsidRDefault="002026A9" w:rsidP="001443DB">
            <w:pPr>
              <w:jc w:val="both"/>
              <w:rPr>
                <w:rFonts w:cs="Arial"/>
              </w:rPr>
            </w:pPr>
            <w:r w:rsidRPr="004342C6">
              <w:rPr>
                <w:rFonts w:cs="Arial"/>
              </w:rPr>
              <w:t xml:space="preserve">Kim Wright is </w:t>
            </w:r>
            <w:r w:rsidR="0019086A">
              <w:rPr>
                <w:rFonts w:cs="Arial"/>
              </w:rPr>
              <w:t xml:space="preserve">a </w:t>
            </w:r>
            <w:r w:rsidRPr="004342C6">
              <w:rPr>
                <w:rFonts w:cs="Arial"/>
              </w:rPr>
              <w:t>Former foster care member turning 26 on 1</w:t>
            </w:r>
            <w:r w:rsidRPr="004342C6">
              <w:rPr>
                <w:rFonts w:cs="Arial"/>
                <w:vertAlign w:val="superscript"/>
              </w:rPr>
              <w:t>st</w:t>
            </w:r>
            <w:r w:rsidRPr="004342C6">
              <w:rPr>
                <w:rFonts w:cs="Arial"/>
              </w:rPr>
              <w:t xml:space="preserve"> September 2017</w:t>
            </w:r>
            <w:r w:rsidR="0019086A">
              <w:rPr>
                <w:rFonts w:cs="Arial"/>
              </w:rPr>
              <w:t>,</w:t>
            </w:r>
            <w:r w:rsidRPr="004342C6">
              <w:rPr>
                <w:rFonts w:cs="Arial"/>
              </w:rPr>
              <w:t xml:space="preserve"> and immigration status is ‘CIT</w:t>
            </w:r>
            <w:r w:rsidR="0019086A">
              <w:rPr>
                <w:rFonts w:cs="Arial"/>
              </w:rPr>
              <w:t>.’</w:t>
            </w:r>
            <w:r w:rsidRPr="004342C6">
              <w:rPr>
                <w:rFonts w:cs="Arial"/>
              </w:rPr>
              <w:t xml:space="preserve"> Kim </w:t>
            </w:r>
            <w:r w:rsidRPr="004342C6">
              <w:rPr>
                <w:rFonts w:cs="Arial"/>
                <w:noProof/>
              </w:rPr>
              <w:t>Wright</w:t>
            </w:r>
            <w:r w:rsidRPr="004342C6">
              <w:rPr>
                <w:rFonts w:cs="Arial"/>
              </w:rPr>
              <w:t xml:space="preserve"> is eligible for aid category B1 or B4. </w:t>
            </w:r>
          </w:p>
          <w:p w14:paraId="192AD703" w14:textId="77777777" w:rsidR="002026A9" w:rsidRPr="004342C6" w:rsidRDefault="002026A9" w:rsidP="001443DB">
            <w:pPr>
              <w:jc w:val="both"/>
              <w:rPr>
                <w:rFonts w:cs="Arial"/>
              </w:rPr>
            </w:pPr>
            <w:r w:rsidRPr="004342C6">
              <w:rPr>
                <w:rFonts w:cs="Arial"/>
              </w:rPr>
              <w:t xml:space="preserve">Kim has </w:t>
            </w:r>
            <w:r w:rsidRPr="004342C6">
              <w:rPr>
                <w:rFonts w:cs="Arial"/>
                <w:noProof/>
              </w:rPr>
              <w:t>an income</w:t>
            </w:r>
            <w:r w:rsidRPr="004342C6">
              <w:rPr>
                <w:rFonts w:cs="Arial"/>
              </w:rPr>
              <w:t xml:space="preserve"> RFI.</w:t>
            </w:r>
          </w:p>
          <w:p w14:paraId="1B873D5F" w14:textId="345F10E3" w:rsidR="002026A9" w:rsidRPr="004342C6" w:rsidRDefault="002026A9" w:rsidP="001443DB">
            <w:pPr>
              <w:jc w:val="both"/>
              <w:rPr>
                <w:rFonts w:cs="Arial"/>
              </w:rPr>
            </w:pPr>
            <w:r w:rsidRPr="004342C6">
              <w:rPr>
                <w:rFonts w:cs="Arial"/>
              </w:rPr>
              <w:t xml:space="preserve">If Kim's Income RFI expires before </w:t>
            </w:r>
            <w:r w:rsidR="0019086A">
              <w:rPr>
                <w:rFonts w:cs="Arial"/>
              </w:rPr>
              <w:t xml:space="preserve">the </w:t>
            </w:r>
            <w:r w:rsidRPr="004342C6">
              <w:rPr>
                <w:rFonts w:cs="Arial"/>
              </w:rPr>
              <w:t>1</w:t>
            </w:r>
            <w:r w:rsidRPr="004342C6">
              <w:rPr>
                <w:rFonts w:cs="Arial"/>
                <w:vertAlign w:val="superscript"/>
              </w:rPr>
              <w:t>st</w:t>
            </w:r>
            <w:r w:rsidRPr="004342C6">
              <w:rPr>
                <w:rFonts w:cs="Arial"/>
              </w:rPr>
              <w:t xml:space="preserve"> of September, the system utilizes the HUB income for the program determination</w:t>
            </w:r>
            <w:r w:rsidR="0019086A">
              <w:rPr>
                <w:rFonts w:cs="Arial"/>
              </w:rPr>
              <w:t>,</w:t>
            </w:r>
            <w:r w:rsidRPr="004342C6">
              <w:rPr>
                <w:rFonts w:cs="Arial"/>
              </w:rPr>
              <w:t xml:space="preserve"> and she shall continue to be in aid category B1 or B4. </w:t>
            </w:r>
          </w:p>
          <w:p w14:paraId="2E4A3097" w14:textId="7BB42DCB" w:rsidR="002026A9" w:rsidRPr="004342C6" w:rsidRDefault="002026A9" w:rsidP="001443DB">
            <w:pPr>
              <w:jc w:val="both"/>
              <w:rPr>
                <w:rFonts w:cs="Arial"/>
              </w:rPr>
            </w:pPr>
            <w:r w:rsidRPr="004342C6">
              <w:rPr>
                <w:rFonts w:cs="Arial"/>
              </w:rPr>
              <w:t xml:space="preserve">Now on or after </w:t>
            </w:r>
            <w:r w:rsidR="0019086A">
              <w:rPr>
                <w:rFonts w:cs="Arial"/>
              </w:rPr>
              <w:t xml:space="preserve">the </w:t>
            </w:r>
            <w:r w:rsidRPr="004342C6">
              <w:rPr>
                <w:rFonts w:cs="Arial"/>
              </w:rPr>
              <w:t>1</w:t>
            </w:r>
            <w:r w:rsidRPr="004342C6">
              <w:rPr>
                <w:rFonts w:cs="Arial"/>
                <w:vertAlign w:val="superscript"/>
              </w:rPr>
              <w:t>st</w:t>
            </w:r>
            <w:r w:rsidRPr="004342C6">
              <w:rPr>
                <w:rFonts w:cs="Arial"/>
              </w:rPr>
              <w:t xml:space="preserve"> of </w:t>
            </w:r>
            <w:r w:rsidRPr="004342C6">
              <w:rPr>
                <w:rFonts w:cs="Arial"/>
                <w:noProof/>
              </w:rPr>
              <w:t>September,</w:t>
            </w:r>
            <w:r w:rsidRPr="004342C6">
              <w:rPr>
                <w:rFonts w:cs="Arial"/>
              </w:rPr>
              <w:t xml:space="preserve"> the systematic determination happens</w:t>
            </w:r>
            <w:r w:rsidR="0019086A">
              <w:rPr>
                <w:rFonts w:cs="Arial"/>
              </w:rPr>
              <w:t>,</w:t>
            </w:r>
            <w:r w:rsidRPr="004342C6">
              <w:rPr>
                <w:rFonts w:cs="Arial"/>
              </w:rPr>
              <w:t xml:space="preserve"> and the member turns 26. During the determination system, </w:t>
            </w:r>
            <w:r w:rsidR="0019086A">
              <w:rPr>
                <w:rFonts w:cs="Arial"/>
              </w:rPr>
              <w:t xml:space="preserve">we </w:t>
            </w:r>
            <w:r w:rsidRPr="004342C6">
              <w:rPr>
                <w:rFonts w:cs="Arial"/>
              </w:rPr>
              <w:t xml:space="preserve">shall use the latest income available from </w:t>
            </w:r>
            <w:r w:rsidR="0019086A">
              <w:rPr>
                <w:rFonts w:cs="Arial"/>
              </w:rPr>
              <w:t xml:space="preserve">the </w:t>
            </w:r>
            <w:r w:rsidRPr="004342C6">
              <w:rPr>
                <w:rFonts w:cs="Arial"/>
              </w:rPr>
              <w:t>income data source to evaluate the eligibility.</w:t>
            </w:r>
          </w:p>
        </w:tc>
      </w:tr>
      <w:tr w:rsidR="002026A9" w:rsidRPr="004342C6" w14:paraId="38E9817C" w14:textId="77777777" w:rsidTr="001443DB">
        <w:trPr>
          <w:trHeight w:val="458"/>
        </w:trPr>
        <w:tc>
          <w:tcPr>
            <w:tcW w:w="1960" w:type="dxa"/>
            <w:shd w:val="clear" w:color="000000" w:fill="FFFFFF"/>
          </w:tcPr>
          <w:p w14:paraId="28DC4014" w14:textId="77777777" w:rsidR="002026A9" w:rsidRPr="004342C6" w:rsidRDefault="002026A9" w:rsidP="001443DB">
            <w:pPr>
              <w:contextualSpacing w:val="0"/>
              <w:jc w:val="both"/>
              <w:rPr>
                <w:rFonts w:eastAsia="Times New Roman" w:cs="Arial"/>
              </w:rPr>
            </w:pPr>
            <w:r w:rsidRPr="004342C6">
              <w:rPr>
                <w:rFonts w:eastAsia="Times New Roman" w:cs="Arial"/>
              </w:rPr>
              <w:t>RFIHF.FR.02.005</w:t>
            </w:r>
          </w:p>
        </w:tc>
        <w:tc>
          <w:tcPr>
            <w:tcW w:w="6860" w:type="dxa"/>
            <w:shd w:val="clear" w:color="000000" w:fill="FFFFFF"/>
          </w:tcPr>
          <w:p w14:paraId="2493106A" w14:textId="77777777" w:rsidR="002026A9" w:rsidRPr="004342C6" w:rsidRDefault="002026A9" w:rsidP="001443DB">
            <w:pPr>
              <w:rPr>
                <w:rFonts w:cs="Arial"/>
              </w:rPr>
            </w:pPr>
            <w:r w:rsidRPr="004342C6">
              <w:rPr>
                <w:rFonts w:cs="Arial"/>
              </w:rPr>
              <w:t>The system will upgrade the Former Foster care member in the upgraded aid category as per aid category hierarchy sheet upon their Income Time clock expiration or Income time clock expiration of any member in their MassHealth MAGI Household, provided the member is still in Former Foster care population group and meets the eligibility criteria for upgraded aid category.</w:t>
            </w:r>
          </w:p>
        </w:tc>
      </w:tr>
      <w:tr w:rsidR="002026A9" w:rsidRPr="004342C6" w14:paraId="134ACF15" w14:textId="77777777" w:rsidTr="001443DB">
        <w:trPr>
          <w:trHeight w:val="458"/>
        </w:trPr>
        <w:tc>
          <w:tcPr>
            <w:tcW w:w="1960" w:type="dxa"/>
            <w:shd w:val="clear" w:color="000000" w:fill="FFFFFF"/>
          </w:tcPr>
          <w:p w14:paraId="711936C1" w14:textId="77777777" w:rsidR="002026A9" w:rsidRPr="004342C6" w:rsidRDefault="002026A9" w:rsidP="001443DB">
            <w:pPr>
              <w:contextualSpacing w:val="0"/>
              <w:jc w:val="both"/>
              <w:rPr>
                <w:rFonts w:eastAsia="Times New Roman" w:cs="Arial"/>
              </w:rPr>
            </w:pPr>
            <w:r w:rsidRPr="004342C6">
              <w:rPr>
                <w:rFonts w:eastAsia="Times New Roman" w:cs="Arial"/>
              </w:rPr>
              <w:t>RFIHF.FR.02.006</w:t>
            </w:r>
          </w:p>
        </w:tc>
        <w:tc>
          <w:tcPr>
            <w:tcW w:w="6860" w:type="dxa"/>
            <w:shd w:val="clear" w:color="000000" w:fill="FFFFFF"/>
          </w:tcPr>
          <w:p w14:paraId="6F56799B" w14:textId="4A4DBC55" w:rsidR="002026A9" w:rsidRPr="004342C6" w:rsidRDefault="002026A9" w:rsidP="001443DB">
            <w:pPr>
              <w:rPr>
                <w:rFonts w:cs="Arial"/>
              </w:rPr>
            </w:pPr>
            <w:r w:rsidRPr="004342C6">
              <w:rPr>
                <w:rFonts w:cs="Arial"/>
              </w:rPr>
              <w:t xml:space="preserve">The system will not downgrade a Former Foster care member below </w:t>
            </w:r>
            <w:r w:rsidR="0019086A">
              <w:rPr>
                <w:rFonts w:cs="Arial"/>
              </w:rPr>
              <w:t xml:space="preserve">the </w:t>
            </w:r>
            <w:r w:rsidRPr="004342C6">
              <w:rPr>
                <w:rFonts w:cs="Arial"/>
              </w:rPr>
              <w:t xml:space="preserve">B1 or B4 Aid category if only the income data is </w:t>
            </w:r>
            <w:r w:rsidRPr="004342C6">
              <w:rPr>
                <w:rFonts w:cs="Arial"/>
              </w:rPr>
              <w:lastRenderedPageBreak/>
              <w:t xml:space="preserve">incompatible as part of any process (MH renewals, CCA </w:t>
            </w:r>
            <w:r w:rsidRPr="004342C6">
              <w:rPr>
                <w:rFonts w:cs="Arial"/>
                <w:noProof/>
              </w:rPr>
              <w:t>renewals,</w:t>
            </w:r>
            <w:r w:rsidRPr="004342C6">
              <w:rPr>
                <w:rFonts w:cs="Arial"/>
              </w:rPr>
              <w:t xml:space="preserve"> and PDM process), provided the member is still in Former Foster care population group.</w:t>
            </w:r>
          </w:p>
          <w:p w14:paraId="638413EF" w14:textId="77777777" w:rsidR="002026A9" w:rsidRPr="004342C6" w:rsidRDefault="002026A9" w:rsidP="001443DB">
            <w:pPr>
              <w:rPr>
                <w:rFonts w:cs="Arial"/>
              </w:rPr>
            </w:pPr>
          </w:p>
          <w:p w14:paraId="5CFDB5ED" w14:textId="4E37AFBA" w:rsidR="002026A9" w:rsidRPr="004342C6" w:rsidRDefault="002026A9" w:rsidP="001443DB">
            <w:pPr>
              <w:rPr>
                <w:rFonts w:cs="Arial"/>
              </w:rPr>
            </w:pPr>
            <w:r w:rsidRPr="0019086A">
              <w:rPr>
                <w:rFonts w:cs="Arial"/>
                <w:b/>
                <w:bCs/>
              </w:rPr>
              <w:t>Note</w:t>
            </w:r>
            <w:r w:rsidR="0019086A">
              <w:rPr>
                <w:rFonts w:cs="Arial"/>
                <w:b/>
                <w:bCs/>
              </w:rPr>
              <w:t>:</w:t>
            </w:r>
            <w:r w:rsidRPr="004342C6">
              <w:rPr>
                <w:rFonts w:cs="Arial"/>
              </w:rPr>
              <w:t xml:space="preserve"> Also, this is applicable even if the member has </w:t>
            </w:r>
            <w:r w:rsidR="0019086A">
              <w:rPr>
                <w:rFonts w:cs="Arial"/>
              </w:rPr>
              <w:t xml:space="preserve">a </w:t>
            </w:r>
            <w:r w:rsidRPr="004342C6">
              <w:rPr>
                <w:rFonts w:cs="Arial"/>
              </w:rPr>
              <w:t xml:space="preserve">Null Income from </w:t>
            </w:r>
            <w:r w:rsidR="0019086A">
              <w:rPr>
                <w:rFonts w:cs="Arial"/>
              </w:rPr>
              <w:t xml:space="preserve">the </w:t>
            </w:r>
            <w:r w:rsidRPr="004342C6">
              <w:rPr>
                <w:rFonts w:cs="Arial"/>
              </w:rPr>
              <w:t>income data source.</w:t>
            </w:r>
          </w:p>
          <w:p w14:paraId="04538610" w14:textId="1E90840E" w:rsidR="002026A9" w:rsidRPr="004342C6" w:rsidRDefault="002026A9" w:rsidP="0019086A">
            <w:pPr>
              <w:rPr>
                <w:rFonts w:cs="Arial"/>
              </w:rPr>
            </w:pPr>
            <w:r w:rsidRPr="004342C6">
              <w:rPr>
                <w:rFonts w:cs="Arial"/>
              </w:rPr>
              <w:t xml:space="preserve">For PDM, a member will not be closed with A1 for not responding to a Job Update form provided the member is still in </w:t>
            </w:r>
            <w:r w:rsidR="0019086A">
              <w:rPr>
                <w:rFonts w:cs="Arial"/>
              </w:rPr>
              <w:t xml:space="preserve">the </w:t>
            </w:r>
            <w:r w:rsidRPr="004342C6">
              <w:rPr>
                <w:rFonts w:cs="Arial"/>
              </w:rPr>
              <w:t>Former Foster care population group.</w:t>
            </w:r>
          </w:p>
        </w:tc>
      </w:tr>
    </w:tbl>
    <w:p w14:paraId="1F7DAC9B" w14:textId="77777777" w:rsidR="002026A9" w:rsidRPr="004342C6" w:rsidRDefault="002026A9" w:rsidP="002026A9">
      <w:pPr>
        <w:pStyle w:val="Table"/>
        <w:ind w:firstLine="360"/>
        <w:rPr>
          <w:rFonts w:ascii="Arial" w:hAnsi="Arial" w:cs="Arial"/>
        </w:rPr>
      </w:pPr>
    </w:p>
    <w:p w14:paraId="33538522" w14:textId="77777777" w:rsidR="002026A9" w:rsidRPr="004342C6" w:rsidRDefault="002026A9" w:rsidP="0019086A">
      <w:pPr>
        <w:pStyle w:val="Heading3"/>
        <w:numPr>
          <w:ilvl w:val="2"/>
          <w:numId w:val="13"/>
        </w:numPr>
        <w:rPr>
          <w:rFonts w:ascii="Arial" w:hAnsi="Arial" w:cs="Arial"/>
        </w:rPr>
      </w:pPr>
      <w:bookmarkStart w:id="937" w:name="_Toc508351366"/>
      <w:bookmarkStart w:id="938" w:name="_Toc94634926"/>
      <w:r w:rsidRPr="004342C6">
        <w:rPr>
          <w:rFonts w:ascii="Arial" w:hAnsi="Arial" w:cs="Arial"/>
        </w:rPr>
        <w:t>Transaction /SSO Information</w:t>
      </w:r>
      <w:bookmarkEnd w:id="937"/>
      <w:bookmarkEnd w:id="938"/>
    </w:p>
    <w:p w14:paraId="2627467D" w14:textId="77777777" w:rsidR="002026A9" w:rsidRPr="004342C6" w:rsidRDefault="002026A9" w:rsidP="0019086A">
      <w:pPr>
        <w:pStyle w:val="Hints"/>
        <w:spacing w:after="200"/>
        <w:ind w:left="270"/>
        <w:rPr>
          <w:rFonts w:cs="Arial"/>
        </w:rPr>
      </w:pPr>
      <w:r w:rsidRPr="0019086A">
        <w:rPr>
          <w:rFonts w:eastAsiaTheme="minorHAnsi" w:cs="Arial"/>
          <w:color w:val="auto"/>
          <w:sz w:val="22"/>
          <w:szCs w:val="22"/>
        </w:rPr>
        <w:t xml:space="preserve">   Not Applicable</w:t>
      </w:r>
    </w:p>
    <w:p w14:paraId="7FF09C7A" w14:textId="77777777" w:rsidR="002026A9" w:rsidRPr="004342C6" w:rsidRDefault="002026A9" w:rsidP="0019086A">
      <w:pPr>
        <w:pStyle w:val="Heading3"/>
        <w:numPr>
          <w:ilvl w:val="2"/>
          <w:numId w:val="13"/>
        </w:numPr>
        <w:rPr>
          <w:rFonts w:ascii="Arial" w:hAnsi="Arial" w:cs="Arial"/>
        </w:rPr>
      </w:pPr>
      <w:bookmarkStart w:id="939" w:name="_Toc508351367"/>
      <w:bookmarkStart w:id="940" w:name="_Toc94634927"/>
      <w:r w:rsidRPr="004342C6">
        <w:rPr>
          <w:rFonts w:ascii="Arial" w:hAnsi="Arial" w:cs="Arial"/>
        </w:rPr>
        <w:t>Special Design Consideration</w:t>
      </w:r>
      <w:bookmarkEnd w:id="939"/>
      <w:bookmarkEnd w:id="940"/>
    </w:p>
    <w:p w14:paraId="4CAFE4F0" w14:textId="77777777" w:rsidR="002026A9" w:rsidRPr="0019086A" w:rsidRDefault="002026A9" w:rsidP="0019086A">
      <w:pPr>
        <w:pStyle w:val="Hints"/>
        <w:spacing w:after="200"/>
        <w:ind w:left="270"/>
        <w:rPr>
          <w:rFonts w:eastAsiaTheme="minorHAnsi" w:cs="Arial"/>
          <w:color w:val="auto"/>
          <w:sz w:val="22"/>
          <w:szCs w:val="22"/>
        </w:rPr>
      </w:pPr>
      <w:r w:rsidRPr="0019086A">
        <w:rPr>
          <w:rFonts w:eastAsiaTheme="minorHAnsi" w:cs="Arial"/>
          <w:color w:val="auto"/>
          <w:sz w:val="22"/>
          <w:szCs w:val="22"/>
        </w:rPr>
        <w:t xml:space="preserve">   Not Applicable</w:t>
      </w:r>
    </w:p>
    <w:p w14:paraId="5F5CF1EE" w14:textId="77777777" w:rsidR="002026A9" w:rsidRPr="004342C6" w:rsidRDefault="002026A9" w:rsidP="0019086A">
      <w:pPr>
        <w:pStyle w:val="Heading3"/>
        <w:numPr>
          <w:ilvl w:val="2"/>
          <w:numId w:val="13"/>
        </w:numPr>
        <w:rPr>
          <w:rFonts w:ascii="Arial" w:hAnsi="Arial" w:cs="Arial"/>
        </w:rPr>
      </w:pPr>
      <w:bookmarkStart w:id="941" w:name="_Toc508351368"/>
      <w:bookmarkStart w:id="942" w:name="_Toc94634928"/>
      <w:r w:rsidRPr="004342C6">
        <w:rPr>
          <w:rFonts w:ascii="Arial" w:hAnsi="Arial" w:cs="Arial"/>
        </w:rPr>
        <w:t>Acceptance Criteria</w:t>
      </w:r>
      <w:bookmarkEnd w:id="941"/>
      <w:bookmarkEnd w:id="942"/>
    </w:p>
    <w:p w14:paraId="0BBA2D8D" w14:textId="76D9DF64" w:rsidR="002026A9" w:rsidRPr="004342C6" w:rsidRDefault="002026A9" w:rsidP="00320B54">
      <w:pPr>
        <w:pStyle w:val="ListParagraph"/>
        <w:numPr>
          <w:ilvl w:val="0"/>
          <w:numId w:val="349"/>
        </w:numPr>
        <w:rPr>
          <w:rFonts w:cs="Arial"/>
        </w:rPr>
      </w:pPr>
      <w:r w:rsidRPr="004342C6">
        <w:rPr>
          <w:rFonts w:cs="Arial"/>
        </w:rPr>
        <w:t xml:space="preserve">The system should not downgrade a self-attested Former Foster care member below </w:t>
      </w:r>
      <w:r w:rsidR="0019086A">
        <w:rPr>
          <w:rFonts w:cs="Arial"/>
        </w:rPr>
        <w:t xml:space="preserve">the </w:t>
      </w:r>
      <w:r w:rsidRPr="004342C6">
        <w:rPr>
          <w:rFonts w:cs="Arial"/>
        </w:rPr>
        <w:t xml:space="preserve">B1 or B4 Aid category upon their Income Time clock expiration or Income time clock expiration of any member in their MassHealth MAGI </w:t>
      </w:r>
      <w:r w:rsidRPr="004342C6">
        <w:rPr>
          <w:rFonts w:cs="Arial"/>
          <w:noProof/>
        </w:rPr>
        <w:t>Household</w:t>
      </w:r>
      <w:r w:rsidRPr="004342C6">
        <w:rPr>
          <w:rFonts w:cs="Arial"/>
        </w:rPr>
        <w:t xml:space="preserve"> provided the member is still in Former Foster care population group.</w:t>
      </w:r>
    </w:p>
    <w:p w14:paraId="007237E5" w14:textId="2797B3E2" w:rsidR="002026A9" w:rsidRPr="004342C6" w:rsidRDefault="002026A9" w:rsidP="00320B54">
      <w:pPr>
        <w:pStyle w:val="ListParagraph"/>
        <w:numPr>
          <w:ilvl w:val="0"/>
          <w:numId w:val="349"/>
        </w:numPr>
        <w:rPr>
          <w:rFonts w:cs="Arial"/>
        </w:rPr>
      </w:pPr>
      <w:r w:rsidRPr="004342C6">
        <w:rPr>
          <w:rFonts w:cs="Arial"/>
        </w:rPr>
        <w:t>The system should not downgrade a self-attested Former Foster care member below B1 or B4 Aid category during the CCA and Mixed Household renewals, MH renewal, and PDM</w:t>
      </w:r>
      <w:r w:rsidR="0019086A">
        <w:rPr>
          <w:rFonts w:cs="Arial"/>
        </w:rPr>
        <w:t>, if the member’s income or anyone other member’s income who has the Former Foster care member in their MAGI HH is incompatible with latest data source income,</w:t>
      </w:r>
      <w:r w:rsidRPr="004342C6">
        <w:rPr>
          <w:rFonts w:cs="Arial"/>
        </w:rPr>
        <w:t xml:space="preserve"> provided the member is still in Former Foster care population group.</w:t>
      </w:r>
    </w:p>
    <w:p w14:paraId="38D6EC1D" w14:textId="51E1695E" w:rsidR="002026A9" w:rsidRPr="004342C6" w:rsidRDefault="002026A9" w:rsidP="00320B54">
      <w:pPr>
        <w:pStyle w:val="ListParagraph"/>
        <w:numPr>
          <w:ilvl w:val="0"/>
          <w:numId w:val="349"/>
        </w:numPr>
        <w:rPr>
          <w:rFonts w:cs="Arial"/>
        </w:rPr>
      </w:pPr>
      <w:r w:rsidRPr="004342C6">
        <w:rPr>
          <w:rFonts w:cs="Arial"/>
        </w:rPr>
        <w:t xml:space="preserve">The system should continue to follow existing eligibility determination rules for other members (in the same </w:t>
      </w:r>
      <w:r w:rsidRPr="004342C6">
        <w:rPr>
          <w:rFonts w:cs="Arial"/>
          <w:noProof/>
        </w:rPr>
        <w:t>application)</w:t>
      </w:r>
      <w:r w:rsidRPr="004342C6">
        <w:rPr>
          <w:rFonts w:cs="Arial"/>
        </w:rPr>
        <w:t xml:space="preserve"> if the Income RFI time clock expires for a member who has attested to former foster care.</w:t>
      </w:r>
    </w:p>
    <w:p w14:paraId="282CD68D" w14:textId="6D56723A" w:rsidR="002026A9" w:rsidRPr="004342C6" w:rsidRDefault="002026A9" w:rsidP="00320B54">
      <w:pPr>
        <w:pStyle w:val="ListParagraph"/>
        <w:numPr>
          <w:ilvl w:val="0"/>
          <w:numId w:val="349"/>
        </w:numPr>
        <w:rPr>
          <w:rFonts w:cs="Arial"/>
        </w:rPr>
      </w:pPr>
      <w:r w:rsidRPr="004342C6">
        <w:rPr>
          <w:rFonts w:cs="Arial"/>
        </w:rPr>
        <w:t>The system should follow existing eligibility determination rules to determine the eligibility of the member who has not attested to be former foster care if the Income RFI time clock expires for a member who has not attested to former foster care.</w:t>
      </w:r>
    </w:p>
    <w:p w14:paraId="5B71C4BC" w14:textId="6314CBC0" w:rsidR="00362410" w:rsidRPr="004342C6" w:rsidRDefault="00362410" w:rsidP="00DB6AEE">
      <w:pPr>
        <w:pStyle w:val="Heading2"/>
      </w:pPr>
      <w:bookmarkStart w:id="943" w:name="_Toc94634929"/>
      <w:r w:rsidRPr="004342C6">
        <w:lastRenderedPageBreak/>
        <w:t>Use Case Id: UC-</w:t>
      </w:r>
      <w:r w:rsidR="005B09BA" w:rsidRPr="004342C6">
        <w:t>3</w:t>
      </w:r>
      <w:r w:rsidR="006B5DCC">
        <w:t>5</w:t>
      </w:r>
      <w:r w:rsidRPr="004342C6">
        <w:t xml:space="preserve"> MassHealth Eligibility Determination based on Overridden and Protected Eligibility</w:t>
      </w:r>
      <w:bookmarkEnd w:id="943"/>
    </w:p>
    <w:p w14:paraId="36953B56" w14:textId="42BC5EDF" w:rsidR="00362410" w:rsidRPr="004342C6" w:rsidRDefault="00362410" w:rsidP="00362410">
      <w:pPr>
        <w:pStyle w:val="Heading3"/>
        <w:numPr>
          <w:ilvl w:val="2"/>
          <w:numId w:val="13"/>
        </w:numPr>
        <w:rPr>
          <w:rFonts w:ascii="Arial" w:hAnsi="Arial" w:cs="Arial"/>
        </w:rPr>
      </w:pPr>
      <w:bookmarkStart w:id="944" w:name="_Toc94634930"/>
      <w:r w:rsidRPr="004342C6">
        <w:rPr>
          <w:rFonts w:ascii="Arial" w:hAnsi="Arial" w:cs="Arial"/>
        </w:rPr>
        <w:t>Description</w:t>
      </w:r>
      <w:bookmarkEnd w:id="944"/>
    </w:p>
    <w:p w14:paraId="16122052" w14:textId="5825E5C6" w:rsidR="00362410" w:rsidRPr="004342C6" w:rsidRDefault="00362410" w:rsidP="00362410">
      <w:pPr>
        <w:ind w:left="450"/>
        <w:rPr>
          <w:rFonts w:cs="Arial"/>
        </w:rPr>
      </w:pPr>
      <w:r w:rsidRPr="004342C6">
        <w:rPr>
          <w:rFonts w:cs="Arial"/>
        </w:rPr>
        <w:t xml:space="preserve">This use case describes how </w:t>
      </w:r>
      <w:r w:rsidR="0019086A">
        <w:rPr>
          <w:rFonts w:cs="Arial"/>
        </w:rPr>
        <w:t xml:space="preserve">the </w:t>
      </w:r>
      <w:r w:rsidRPr="004342C6">
        <w:rPr>
          <w:rFonts w:cs="Arial"/>
        </w:rPr>
        <w:t xml:space="preserve">system </w:t>
      </w:r>
      <w:r w:rsidR="0019086A">
        <w:rPr>
          <w:rFonts w:cs="Arial"/>
        </w:rPr>
        <w:t xml:space="preserve">will </w:t>
      </w:r>
      <w:r w:rsidRPr="004342C6">
        <w:rPr>
          <w:rFonts w:cs="Arial"/>
        </w:rPr>
        <w:t xml:space="preserve">assign MassHealth Eligibility when results are overridden and protected. </w:t>
      </w:r>
    </w:p>
    <w:p w14:paraId="506EA79B" w14:textId="77777777" w:rsidR="00362410" w:rsidRPr="004342C6" w:rsidRDefault="00362410" w:rsidP="00362410">
      <w:pPr>
        <w:ind w:left="450"/>
        <w:rPr>
          <w:rFonts w:cs="Arial"/>
        </w:rPr>
      </w:pPr>
    </w:p>
    <w:p w14:paraId="4020B987" w14:textId="77777777" w:rsidR="00362410" w:rsidRPr="004342C6" w:rsidRDefault="00362410" w:rsidP="00362410">
      <w:pPr>
        <w:pStyle w:val="Heading3"/>
        <w:numPr>
          <w:ilvl w:val="2"/>
          <w:numId w:val="13"/>
        </w:numPr>
        <w:rPr>
          <w:rFonts w:ascii="Arial" w:hAnsi="Arial" w:cs="Arial"/>
        </w:rPr>
      </w:pPr>
      <w:bookmarkStart w:id="945" w:name="_Toc94634931"/>
      <w:r w:rsidRPr="004342C6">
        <w:rPr>
          <w:rFonts w:ascii="Arial" w:hAnsi="Arial" w:cs="Arial"/>
        </w:rPr>
        <w:t>Related Use case</w:t>
      </w:r>
      <w:bookmarkEnd w:id="945"/>
      <w:r w:rsidRPr="004342C6">
        <w:rPr>
          <w:rFonts w:ascii="Arial" w:hAnsi="Arial" w:cs="Arial"/>
        </w:rPr>
        <w:t xml:space="preserve"> </w:t>
      </w:r>
    </w:p>
    <w:p w14:paraId="427A502D" w14:textId="77777777" w:rsidR="00362410" w:rsidRPr="004342C6" w:rsidRDefault="00362410" w:rsidP="00362410">
      <w:pPr>
        <w:ind w:firstLine="450"/>
        <w:rPr>
          <w:rFonts w:cs="Arial"/>
        </w:rPr>
      </w:pPr>
      <w:r w:rsidRPr="004342C6">
        <w:rPr>
          <w:rFonts w:cs="Arial"/>
        </w:rPr>
        <w:t>Not applicable</w:t>
      </w:r>
    </w:p>
    <w:p w14:paraId="6962A9E8" w14:textId="77777777" w:rsidR="00362410" w:rsidRPr="004342C6" w:rsidRDefault="00362410" w:rsidP="00362410">
      <w:pPr>
        <w:rPr>
          <w:rFonts w:cs="Arial"/>
        </w:rPr>
      </w:pPr>
      <w:r w:rsidRPr="004342C6">
        <w:rPr>
          <w:rFonts w:cs="Arial"/>
          <w:i/>
          <w:color w:val="00B050"/>
        </w:rPr>
        <w:t xml:space="preserve">  </w:t>
      </w:r>
    </w:p>
    <w:p w14:paraId="091D2823" w14:textId="77777777" w:rsidR="00362410" w:rsidRPr="004342C6" w:rsidRDefault="00362410" w:rsidP="00362410">
      <w:pPr>
        <w:pStyle w:val="Heading3"/>
        <w:numPr>
          <w:ilvl w:val="2"/>
          <w:numId w:val="13"/>
        </w:numPr>
        <w:rPr>
          <w:rFonts w:ascii="Arial" w:hAnsi="Arial" w:cs="Arial"/>
        </w:rPr>
      </w:pPr>
      <w:bookmarkStart w:id="946" w:name="_Toc94634932"/>
      <w:r w:rsidRPr="004342C6">
        <w:rPr>
          <w:rFonts w:ascii="Arial" w:hAnsi="Arial" w:cs="Arial"/>
        </w:rPr>
        <w:t>Actor(s)</w:t>
      </w:r>
      <w:bookmarkEnd w:id="946"/>
    </w:p>
    <w:p w14:paraId="3E998E0C" w14:textId="77777777" w:rsidR="00362410" w:rsidRPr="004342C6" w:rsidRDefault="00362410" w:rsidP="00F725DA">
      <w:pPr>
        <w:pStyle w:val="ListParagraph"/>
        <w:numPr>
          <w:ilvl w:val="0"/>
          <w:numId w:val="93"/>
        </w:numPr>
        <w:ind w:left="810"/>
        <w:contextualSpacing w:val="0"/>
        <w:rPr>
          <w:rFonts w:cs="Arial"/>
        </w:rPr>
      </w:pPr>
      <w:r w:rsidRPr="004342C6">
        <w:rPr>
          <w:rFonts w:cs="Arial"/>
        </w:rPr>
        <w:t>HIX System</w:t>
      </w:r>
    </w:p>
    <w:p w14:paraId="23EB3934" w14:textId="77777777" w:rsidR="00362410" w:rsidRPr="004342C6" w:rsidRDefault="00362410" w:rsidP="00F725DA">
      <w:pPr>
        <w:pStyle w:val="ListParagraph"/>
        <w:numPr>
          <w:ilvl w:val="0"/>
          <w:numId w:val="93"/>
        </w:numPr>
        <w:ind w:left="810"/>
        <w:contextualSpacing w:val="0"/>
        <w:rPr>
          <w:rFonts w:cs="Arial"/>
        </w:rPr>
      </w:pPr>
      <w:r w:rsidRPr="004342C6">
        <w:rPr>
          <w:rFonts w:cs="Arial"/>
        </w:rPr>
        <w:t xml:space="preserve">Assistor portal users </w:t>
      </w:r>
    </w:p>
    <w:p w14:paraId="11FE4760" w14:textId="77777777" w:rsidR="00362410" w:rsidRPr="004342C6" w:rsidRDefault="00362410" w:rsidP="000D638B">
      <w:pPr>
        <w:pStyle w:val="ListParagraph"/>
        <w:numPr>
          <w:ilvl w:val="0"/>
          <w:numId w:val="20"/>
        </w:numPr>
        <w:contextualSpacing w:val="0"/>
        <w:rPr>
          <w:rFonts w:cs="Arial"/>
        </w:rPr>
      </w:pPr>
      <w:r w:rsidRPr="004342C6">
        <w:rPr>
          <w:rFonts w:cs="Arial"/>
        </w:rPr>
        <w:t>CAC User</w:t>
      </w:r>
    </w:p>
    <w:p w14:paraId="6304EC4A" w14:textId="77777777" w:rsidR="00362410" w:rsidRPr="004342C6" w:rsidRDefault="00362410" w:rsidP="000D638B">
      <w:pPr>
        <w:pStyle w:val="ListParagraph"/>
        <w:numPr>
          <w:ilvl w:val="0"/>
          <w:numId w:val="20"/>
        </w:numPr>
        <w:contextualSpacing w:val="0"/>
        <w:rPr>
          <w:rFonts w:cs="Arial"/>
        </w:rPr>
      </w:pPr>
      <w:r w:rsidRPr="004342C6">
        <w:rPr>
          <w:rFonts w:cs="Arial"/>
        </w:rPr>
        <w:t>Navigator User</w:t>
      </w:r>
    </w:p>
    <w:p w14:paraId="4EE9B87C" w14:textId="77777777" w:rsidR="00362410" w:rsidRPr="004342C6" w:rsidRDefault="00362410" w:rsidP="00F725DA">
      <w:pPr>
        <w:pStyle w:val="ListParagraph"/>
        <w:numPr>
          <w:ilvl w:val="0"/>
          <w:numId w:val="93"/>
        </w:numPr>
        <w:ind w:left="810"/>
        <w:contextualSpacing w:val="0"/>
        <w:rPr>
          <w:rFonts w:cs="Arial"/>
        </w:rPr>
      </w:pPr>
      <w:r w:rsidRPr="004342C6">
        <w:rPr>
          <w:rFonts w:cs="Arial"/>
        </w:rPr>
        <w:t>The following Agent Portal User(s):</w:t>
      </w:r>
    </w:p>
    <w:p w14:paraId="77575292" w14:textId="77777777" w:rsidR="00362410" w:rsidRPr="004342C6" w:rsidRDefault="00362410" w:rsidP="000D638B">
      <w:pPr>
        <w:pStyle w:val="ListParagraph"/>
        <w:numPr>
          <w:ilvl w:val="0"/>
          <w:numId w:val="20"/>
        </w:numPr>
        <w:contextualSpacing w:val="0"/>
        <w:rPr>
          <w:rFonts w:cs="Arial"/>
        </w:rPr>
      </w:pPr>
      <w:r w:rsidRPr="004342C6">
        <w:rPr>
          <w:rFonts w:cs="Arial"/>
        </w:rPr>
        <w:t>Back Office User</w:t>
      </w:r>
    </w:p>
    <w:p w14:paraId="6C07AFF6" w14:textId="77777777" w:rsidR="00362410" w:rsidRPr="004342C6" w:rsidRDefault="00362410" w:rsidP="000D638B">
      <w:pPr>
        <w:pStyle w:val="ListParagraph"/>
        <w:numPr>
          <w:ilvl w:val="0"/>
          <w:numId w:val="20"/>
        </w:numPr>
        <w:contextualSpacing w:val="0"/>
        <w:rPr>
          <w:rFonts w:cs="Arial"/>
        </w:rPr>
      </w:pPr>
      <w:r w:rsidRPr="004342C6">
        <w:rPr>
          <w:rFonts w:cs="Arial"/>
        </w:rPr>
        <w:t>Super User/MED_BO User</w:t>
      </w:r>
    </w:p>
    <w:p w14:paraId="7DF65332" w14:textId="77777777" w:rsidR="00362410" w:rsidRPr="004342C6" w:rsidRDefault="00362410" w:rsidP="000D638B">
      <w:pPr>
        <w:pStyle w:val="ListParagraph"/>
        <w:numPr>
          <w:ilvl w:val="0"/>
          <w:numId w:val="20"/>
        </w:numPr>
        <w:contextualSpacing w:val="0"/>
        <w:rPr>
          <w:rFonts w:cs="Arial"/>
        </w:rPr>
      </w:pPr>
      <w:r w:rsidRPr="004342C6">
        <w:rPr>
          <w:rFonts w:cs="Arial"/>
        </w:rPr>
        <w:t>CSR User</w:t>
      </w:r>
    </w:p>
    <w:p w14:paraId="6DE2957B" w14:textId="77777777" w:rsidR="00362410" w:rsidRPr="004342C6" w:rsidRDefault="00362410" w:rsidP="000D638B">
      <w:pPr>
        <w:pStyle w:val="ListParagraph"/>
        <w:numPr>
          <w:ilvl w:val="0"/>
          <w:numId w:val="20"/>
        </w:numPr>
        <w:contextualSpacing w:val="0"/>
        <w:rPr>
          <w:rFonts w:cs="Arial"/>
        </w:rPr>
      </w:pPr>
      <w:r w:rsidRPr="004342C6">
        <w:rPr>
          <w:rFonts w:cs="Arial"/>
        </w:rPr>
        <w:t>TPL User</w:t>
      </w:r>
    </w:p>
    <w:p w14:paraId="288D7450" w14:textId="77777777" w:rsidR="00362410" w:rsidRPr="004342C6" w:rsidRDefault="00362410" w:rsidP="000D638B">
      <w:pPr>
        <w:pStyle w:val="ListParagraph"/>
        <w:numPr>
          <w:ilvl w:val="0"/>
          <w:numId w:val="20"/>
        </w:numPr>
        <w:contextualSpacing w:val="0"/>
        <w:rPr>
          <w:rFonts w:cs="Arial"/>
        </w:rPr>
      </w:pPr>
      <w:r w:rsidRPr="004342C6">
        <w:rPr>
          <w:rFonts w:cs="Arial"/>
        </w:rPr>
        <w:t>TPL Super User</w:t>
      </w:r>
    </w:p>
    <w:p w14:paraId="55B3F8CD" w14:textId="77777777" w:rsidR="00362410" w:rsidRPr="004342C6" w:rsidRDefault="00362410" w:rsidP="000D638B">
      <w:pPr>
        <w:pStyle w:val="ListParagraph"/>
        <w:numPr>
          <w:ilvl w:val="0"/>
          <w:numId w:val="20"/>
        </w:numPr>
        <w:contextualSpacing w:val="0"/>
        <w:rPr>
          <w:rFonts w:cs="Arial"/>
        </w:rPr>
      </w:pPr>
      <w:r w:rsidRPr="004342C6">
        <w:rPr>
          <w:rFonts w:cs="Arial"/>
        </w:rPr>
        <w:t>TPL_BO User</w:t>
      </w:r>
    </w:p>
    <w:p w14:paraId="745CC535" w14:textId="77777777" w:rsidR="00362410" w:rsidRPr="004342C6" w:rsidRDefault="00362410" w:rsidP="000D638B">
      <w:pPr>
        <w:pStyle w:val="ListParagraph"/>
        <w:numPr>
          <w:ilvl w:val="0"/>
          <w:numId w:val="20"/>
        </w:numPr>
        <w:contextualSpacing w:val="0"/>
        <w:rPr>
          <w:rFonts w:cs="Arial"/>
        </w:rPr>
      </w:pPr>
      <w:r w:rsidRPr="004342C6">
        <w:rPr>
          <w:rFonts w:cs="Arial"/>
        </w:rPr>
        <w:t>Advanced CSR User</w:t>
      </w:r>
    </w:p>
    <w:p w14:paraId="2606824F" w14:textId="77777777" w:rsidR="00362410" w:rsidRPr="004342C6" w:rsidRDefault="00362410" w:rsidP="00362410">
      <w:pPr>
        <w:rPr>
          <w:rFonts w:cs="Arial"/>
        </w:rPr>
      </w:pPr>
      <w:r w:rsidRPr="004342C6">
        <w:rPr>
          <w:rFonts w:cs="Arial"/>
          <w:i/>
          <w:color w:val="00B050"/>
        </w:rPr>
        <w:t xml:space="preserve">  </w:t>
      </w:r>
    </w:p>
    <w:p w14:paraId="62C1D482" w14:textId="77777777" w:rsidR="00362410" w:rsidRPr="004342C6" w:rsidRDefault="00362410" w:rsidP="00362410">
      <w:pPr>
        <w:pStyle w:val="Heading3"/>
        <w:numPr>
          <w:ilvl w:val="2"/>
          <w:numId w:val="13"/>
        </w:numPr>
        <w:rPr>
          <w:rFonts w:ascii="Arial" w:hAnsi="Arial" w:cs="Arial"/>
        </w:rPr>
      </w:pPr>
      <w:bookmarkStart w:id="947" w:name="_Toc94634933"/>
      <w:r w:rsidRPr="004342C6">
        <w:rPr>
          <w:rFonts w:ascii="Arial" w:hAnsi="Arial" w:cs="Arial"/>
        </w:rPr>
        <w:t>Trigger(s)</w:t>
      </w:r>
      <w:bookmarkEnd w:id="947"/>
    </w:p>
    <w:p w14:paraId="410267D4" w14:textId="7CE5912C" w:rsidR="00362410" w:rsidRPr="004342C6" w:rsidRDefault="00362410" w:rsidP="00320B54">
      <w:pPr>
        <w:pStyle w:val="ListParagraph"/>
        <w:numPr>
          <w:ilvl w:val="0"/>
          <w:numId w:val="336"/>
        </w:numPr>
        <w:contextualSpacing w:val="0"/>
        <w:rPr>
          <w:rFonts w:cs="Arial"/>
        </w:rPr>
      </w:pPr>
      <w:r w:rsidRPr="004342C6">
        <w:rPr>
          <w:rFonts w:cs="Arial"/>
        </w:rPr>
        <w:t>Eligibility is determined/re-determined through any process</w:t>
      </w:r>
      <w:r w:rsidR="000D638B">
        <w:rPr>
          <w:rFonts w:cs="Arial"/>
        </w:rPr>
        <w:t>,</w:t>
      </w:r>
      <w:r w:rsidRPr="004342C6">
        <w:rPr>
          <w:rFonts w:cs="Arial"/>
        </w:rPr>
        <w:t xml:space="preserve"> e.g.</w:t>
      </w:r>
      <w:r w:rsidR="000D638B">
        <w:rPr>
          <w:rFonts w:cs="Arial"/>
        </w:rPr>
        <w:t>,</w:t>
      </w:r>
      <w:r w:rsidRPr="004342C6">
        <w:rPr>
          <w:rFonts w:cs="Arial"/>
        </w:rPr>
        <w:t xml:space="preserve"> </w:t>
      </w:r>
      <w:r w:rsidR="00004265" w:rsidRPr="004342C6">
        <w:rPr>
          <w:rFonts w:cs="Arial"/>
        </w:rPr>
        <w:t>Batch/BO determination, online SSAP flow, Renewals, PDM, eligibility RFI timeclock expiration</w:t>
      </w:r>
      <w:r w:rsidR="00547D0F" w:rsidRPr="004342C6">
        <w:rPr>
          <w:rFonts w:cs="Arial"/>
        </w:rPr>
        <w:t>, Override apply changes.</w:t>
      </w:r>
    </w:p>
    <w:p w14:paraId="1455F960" w14:textId="77777777" w:rsidR="00362410" w:rsidRPr="004342C6" w:rsidRDefault="00362410" w:rsidP="00362410">
      <w:pPr>
        <w:pStyle w:val="ListParagraph"/>
        <w:ind w:left="1080"/>
        <w:contextualSpacing w:val="0"/>
        <w:rPr>
          <w:rFonts w:cs="Arial"/>
        </w:rPr>
      </w:pPr>
    </w:p>
    <w:p w14:paraId="017A9846" w14:textId="77777777" w:rsidR="00362410" w:rsidRPr="004342C6" w:rsidRDefault="00362410" w:rsidP="00362410">
      <w:pPr>
        <w:pStyle w:val="Heading3"/>
        <w:numPr>
          <w:ilvl w:val="2"/>
          <w:numId w:val="13"/>
        </w:numPr>
        <w:rPr>
          <w:rFonts w:ascii="Arial" w:hAnsi="Arial" w:cs="Arial"/>
        </w:rPr>
      </w:pPr>
      <w:bookmarkStart w:id="948" w:name="_Toc94634934"/>
      <w:r w:rsidRPr="004342C6">
        <w:rPr>
          <w:rFonts w:ascii="Arial" w:hAnsi="Arial" w:cs="Arial"/>
        </w:rPr>
        <w:t>Precondition(s)</w:t>
      </w:r>
      <w:bookmarkEnd w:id="948"/>
    </w:p>
    <w:p w14:paraId="57306250" w14:textId="0DC7A3FF" w:rsidR="00362410" w:rsidRPr="004342C6" w:rsidRDefault="00362410" w:rsidP="00320B54">
      <w:pPr>
        <w:pStyle w:val="ListParagraph"/>
        <w:numPr>
          <w:ilvl w:val="0"/>
          <w:numId w:val="337"/>
        </w:numPr>
        <w:ind w:left="810"/>
        <w:rPr>
          <w:rFonts w:cs="Arial"/>
        </w:rPr>
      </w:pPr>
      <w:r w:rsidRPr="004342C6">
        <w:rPr>
          <w:rFonts w:cs="Arial"/>
        </w:rPr>
        <w:t xml:space="preserve">The agent portal user has override and protected the member eligibility with </w:t>
      </w:r>
      <w:r w:rsidR="000D638B">
        <w:rPr>
          <w:rFonts w:cs="Arial"/>
        </w:rPr>
        <w:t xml:space="preserve">a </w:t>
      </w:r>
      <w:r w:rsidRPr="004342C6">
        <w:rPr>
          <w:rFonts w:cs="Arial"/>
        </w:rPr>
        <w:t xml:space="preserve">protection end date in </w:t>
      </w:r>
      <w:r w:rsidR="000D638B">
        <w:rPr>
          <w:rFonts w:cs="Arial"/>
        </w:rPr>
        <w:t xml:space="preserve">the </w:t>
      </w:r>
      <w:r w:rsidRPr="004342C6">
        <w:rPr>
          <w:rFonts w:cs="Arial"/>
        </w:rPr>
        <w:t>future.</w:t>
      </w:r>
    </w:p>
    <w:p w14:paraId="76386955" w14:textId="152DB2D7" w:rsidR="00362410" w:rsidRPr="000D638B" w:rsidRDefault="00362410" w:rsidP="00320B54">
      <w:pPr>
        <w:pStyle w:val="ListParagraph"/>
        <w:numPr>
          <w:ilvl w:val="0"/>
          <w:numId w:val="337"/>
        </w:numPr>
        <w:ind w:left="810"/>
        <w:contextualSpacing w:val="0"/>
        <w:rPr>
          <w:rFonts w:cs="Arial"/>
        </w:rPr>
      </w:pPr>
      <w:r w:rsidRPr="004342C6">
        <w:rPr>
          <w:rFonts w:eastAsia="Times New Roman" w:cs="Arial"/>
        </w:rPr>
        <w:t>The agent portal user has overridden the member eligibility without any protection</w:t>
      </w:r>
      <w:r w:rsidR="000D638B">
        <w:rPr>
          <w:rFonts w:eastAsia="Times New Roman" w:cs="Arial"/>
        </w:rPr>
        <w:t>.</w:t>
      </w:r>
    </w:p>
    <w:p w14:paraId="15329C1A" w14:textId="77777777" w:rsidR="000D638B" w:rsidRPr="000D638B" w:rsidRDefault="000D638B" w:rsidP="000D638B">
      <w:pPr>
        <w:contextualSpacing w:val="0"/>
        <w:rPr>
          <w:rFonts w:cs="Arial"/>
        </w:rPr>
      </w:pPr>
    </w:p>
    <w:p w14:paraId="6D2DD81D" w14:textId="77777777" w:rsidR="00362410" w:rsidRPr="004342C6" w:rsidRDefault="00362410" w:rsidP="00362410">
      <w:pPr>
        <w:pStyle w:val="Heading3"/>
        <w:numPr>
          <w:ilvl w:val="2"/>
          <w:numId w:val="13"/>
        </w:numPr>
        <w:pBdr>
          <w:bottom w:val="single" w:sz="12" w:space="5" w:color="4C8B3F"/>
        </w:pBdr>
        <w:rPr>
          <w:rFonts w:ascii="Arial" w:hAnsi="Arial" w:cs="Arial"/>
        </w:rPr>
      </w:pPr>
      <w:bookmarkStart w:id="949" w:name="_Toc94634935"/>
      <w:r w:rsidRPr="004342C6">
        <w:rPr>
          <w:rFonts w:ascii="Arial" w:hAnsi="Arial" w:cs="Arial"/>
        </w:rPr>
        <w:t>Postcondition(s)</w:t>
      </w:r>
      <w:bookmarkEnd w:id="949"/>
    </w:p>
    <w:p w14:paraId="12C8C2A7" w14:textId="52A40A36" w:rsidR="00362410" w:rsidRPr="004342C6" w:rsidRDefault="00362410" w:rsidP="00F725DA">
      <w:pPr>
        <w:pStyle w:val="ListParagraph"/>
        <w:numPr>
          <w:ilvl w:val="0"/>
          <w:numId w:val="95"/>
        </w:numPr>
        <w:contextualSpacing w:val="0"/>
        <w:rPr>
          <w:rFonts w:cs="Arial"/>
        </w:rPr>
      </w:pPr>
      <w:r w:rsidRPr="004342C6">
        <w:rPr>
          <w:rFonts w:cs="Arial"/>
        </w:rPr>
        <w:t xml:space="preserve">Member is determined to be eligible for </w:t>
      </w:r>
      <w:r w:rsidR="000D638B">
        <w:rPr>
          <w:rFonts w:cs="Arial"/>
        </w:rPr>
        <w:t xml:space="preserve">the </w:t>
      </w:r>
      <w:r w:rsidRPr="004342C6">
        <w:rPr>
          <w:rFonts w:cs="Arial"/>
        </w:rPr>
        <w:t xml:space="preserve">MH Overridden aid category.  </w:t>
      </w:r>
    </w:p>
    <w:p w14:paraId="3AE04CB9" w14:textId="7A288D62" w:rsidR="00362410" w:rsidRDefault="00362410" w:rsidP="00362410">
      <w:pPr>
        <w:contextualSpacing w:val="0"/>
        <w:rPr>
          <w:rFonts w:cs="Arial"/>
        </w:rPr>
      </w:pPr>
    </w:p>
    <w:p w14:paraId="00C4EBA8" w14:textId="2A8FB8C0" w:rsidR="000D638B" w:rsidRDefault="000D638B" w:rsidP="00362410">
      <w:pPr>
        <w:contextualSpacing w:val="0"/>
        <w:rPr>
          <w:rFonts w:cs="Arial"/>
        </w:rPr>
      </w:pPr>
    </w:p>
    <w:p w14:paraId="66AF6501" w14:textId="77777777" w:rsidR="000C674F" w:rsidRDefault="000C674F" w:rsidP="00362410">
      <w:pPr>
        <w:contextualSpacing w:val="0"/>
        <w:rPr>
          <w:rFonts w:cs="Arial"/>
        </w:rPr>
      </w:pPr>
    </w:p>
    <w:p w14:paraId="66780455" w14:textId="77777777" w:rsidR="000D638B" w:rsidRPr="004342C6" w:rsidRDefault="000D638B" w:rsidP="00362410">
      <w:pPr>
        <w:contextualSpacing w:val="0"/>
        <w:rPr>
          <w:rFonts w:cs="Arial"/>
        </w:rPr>
      </w:pPr>
    </w:p>
    <w:p w14:paraId="49EC16B2" w14:textId="77777777" w:rsidR="00362410" w:rsidRPr="004342C6" w:rsidRDefault="00362410" w:rsidP="00362410">
      <w:pPr>
        <w:pStyle w:val="Heading3"/>
        <w:numPr>
          <w:ilvl w:val="2"/>
          <w:numId w:val="13"/>
        </w:numPr>
        <w:rPr>
          <w:rFonts w:ascii="Arial" w:hAnsi="Arial" w:cs="Arial"/>
        </w:rPr>
      </w:pPr>
      <w:bookmarkStart w:id="950" w:name="_Toc94634936"/>
      <w:r w:rsidRPr="004342C6">
        <w:rPr>
          <w:rFonts w:ascii="Arial" w:hAnsi="Arial" w:cs="Arial"/>
        </w:rPr>
        <w:t>Flow of Event(s)</w:t>
      </w:r>
      <w:bookmarkEnd w:id="950"/>
    </w:p>
    <w:p w14:paraId="012F7B11" w14:textId="77777777" w:rsidR="00362410" w:rsidRPr="004342C6" w:rsidRDefault="00362410" w:rsidP="00362410">
      <w:pPr>
        <w:ind w:left="360"/>
        <w:rPr>
          <w:rFonts w:cs="Arial"/>
        </w:rPr>
      </w:pPr>
    </w:p>
    <w:p w14:paraId="1590EAD5" w14:textId="5C31CEF7" w:rsidR="00362410" w:rsidRPr="004342C6" w:rsidRDefault="00362410" w:rsidP="00547D0F">
      <w:pPr>
        <w:pStyle w:val="Heading3"/>
        <w:numPr>
          <w:ilvl w:val="3"/>
          <w:numId w:val="13"/>
        </w:numPr>
        <w:tabs>
          <w:tab w:val="left" w:pos="1890"/>
        </w:tabs>
        <w:rPr>
          <w:rFonts w:ascii="Arial" w:hAnsi="Arial" w:cs="Arial"/>
        </w:rPr>
      </w:pPr>
      <w:bookmarkStart w:id="951" w:name="_Toc94634937"/>
      <w:r w:rsidRPr="004342C6">
        <w:rPr>
          <w:rFonts w:ascii="Arial" w:hAnsi="Arial" w:cs="Arial"/>
        </w:rPr>
        <w:t>Basic Flow</w:t>
      </w:r>
      <w:bookmarkEnd w:id="951"/>
    </w:p>
    <w:p w14:paraId="1E632C13" w14:textId="7A4CA6E1" w:rsidR="00362410" w:rsidRPr="004342C6" w:rsidRDefault="00362410" w:rsidP="00320B54">
      <w:pPr>
        <w:pStyle w:val="ListParagraph"/>
        <w:numPr>
          <w:ilvl w:val="0"/>
          <w:numId w:val="221"/>
        </w:numPr>
        <w:jc w:val="both"/>
        <w:rPr>
          <w:rFonts w:cs="Arial"/>
        </w:rPr>
      </w:pPr>
      <w:r w:rsidRPr="004342C6">
        <w:rPr>
          <w:rFonts w:cs="Arial"/>
        </w:rPr>
        <w:t>Precondition 6.</w:t>
      </w:r>
      <w:r w:rsidR="00E14F87" w:rsidRPr="004342C6">
        <w:rPr>
          <w:rFonts w:cs="Arial"/>
        </w:rPr>
        <w:t>3</w:t>
      </w:r>
      <w:r w:rsidRPr="004342C6">
        <w:rPr>
          <w:rFonts w:cs="Arial"/>
        </w:rPr>
        <w:t>4.5.1 applies.</w:t>
      </w:r>
    </w:p>
    <w:p w14:paraId="5D9E9EB5" w14:textId="02F91F6B" w:rsidR="00362410" w:rsidRPr="004342C6" w:rsidRDefault="00362410" w:rsidP="00320B54">
      <w:pPr>
        <w:pStyle w:val="ListParagraph"/>
        <w:numPr>
          <w:ilvl w:val="0"/>
          <w:numId w:val="221"/>
        </w:numPr>
        <w:jc w:val="both"/>
        <w:rPr>
          <w:rFonts w:cs="Arial"/>
        </w:rPr>
      </w:pPr>
      <w:r w:rsidRPr="004342C6">
        <w:rPr>
          <w:rFonts w:cs="Arial"/>
        </w:rPr>
        <w:t>There is an eligibility determination triggered through any of the proces</w:t>
      </w:r>
      <w:r w:rsidR="001C691E">
        <w:rPr>
          <w:rFonts w:cs="Arial"/>
        </w:rPr>
        <w:t>se</w:t>
      </w:r>
      <w:r w:rsidRPr="004342C6">
        <w:rPr>
          <w:rFonts w:cs="Arial"/>
        </w:rPr>
        <w:t>s.</w:t>
      </w:r>
    </w:p>
    <w:p w14:paraId="293B5C5F" w14:textId="1CB4F693" w:rsidR="00362410" w:rsidRPr="004342C6" w:rsidRDefault="00362410" w:rsidP="00320B54">
      <w:pPr>
        <w:pStyle w:val="ListParagraph"/>
        <w:numPr>
          <w:ilvl w:val="0"/>
          <w:numId w:val="221"/>
        </w:numPr>
        <w:jc w:val="both"/>
        <w:rPr>
          <w:rFonts w:cs="Arial"/>
        </w:rPr>
      </w:pPr>
      <w:r w:rsidRPr="004342C6">
        <w:rPr>
          <w:rFonts w:cs="Arial"/>
        </w:rPr>
        <w:t>The system evaluates the member for eligibility</w:t>
      </w:r>
      <w:r w:rsidR="001C691E">
        <w:rPr>
          <w:rFonts w:cs="Arial"/>
        </w:rPr>
        <w:t>,</w:t>
      </w:r>
      <w:r w:rsidRPr="004342C6">
        <w:rPr>
          <w:rFonts w:cs="Arial"/>
        </w:rPr>
        <w:t xml:space="preserve"> but since the member is protected under some benefits through override protection, so the system provides the overridden benefit to the member during this and any subsequent determination till the override protection is not expired.</w:t>
      </w:r>
    </w:p>
    <w:p w14:paraId="65538173" w14:textId="77777777" w:rsidR="00362410" w:rsidRPr="004342C6" w:rsidRDefault="00362410" w:rsidP="00362410">
      <w:pPr>
        <w:pStyle w:val="ListParagraph"/>
        <w:ind w:left="2880"/>
        <w:rPr>
          <w:rFonts w:cs="Arial"/>
        </w:rPr>
      </w:pPr>
    </w:p>
    <w:p w14:paraId="4F9A09EB" w14:textId="77777777" w:rsidR="00362410" w:rsidRPr="004342C6" w:rsidRDefault="00362410" w:rsidP="00547D0F">
      <w:pPr>
        <w:pStyle w:val="Heading3"/>
        <w:numPr>
          <w:ilvl w:val="3"/>
          <w:numId w:val="13"/>
        </w:numPr>
        <w:tabs>
          <w:tab w:val="left" w:pos="1890"/>
        </w:tabs>
        <w:rPr>
          <w:rFonts w:ascii="Arial" w:hAnsi="Arial" w:cs="Arial"/>
        </w:rPr>
      </w:pPr>
      <w:bookmarkStart w:id="952" w:name="_Toc94634938"/>
      <w:r w:rsidRPr="004342C6">
        <w:rPr>
          <w:rFonts w:ascii="Arial" w:hAnsi="Arial" w:cs="Arial"/>
        </w:rPr>
        <w:t>Alternate Flow-1</w:t>
      </w:r>
      <w:bookmarkEnd w:id="952"/>
    </w:p>
    <w:p w14:paraId="637B60D9" w14:textId="69AB0843" w:rsidR="00362410" w:rsidRPr="004342C6" w:rsidRDefault="00362410" w:rsidP="00320B54">
      <w:pPr>
        <w:pStyle w:val="ListParagraph"/>
        <w:numPr>
          <w:ilvl w:val="0"/>
          <w:numId w:val="222"/>
        </w:numPr>
        <w:jc w:val="both"/>
        <w:rPr>
          <w:rFonts w:cs="Arial"/>
        </w:rPr>
      </w:pPr>
      <w:r w:rsidRPr="004342C6">
        <w:rPr>
          <w:rFonts w:cs="Arial"/>
        </w:rPr>
        <w:t>Precondition 6.</w:t>
      </w:r>
      <w:r w:rsidR="00E14F87" w:rsidRPr="004342C6">
        <w:rPr>
          <w:rFonts w:cs="Arial"/>
        </w:rPr>
        <w:t>3</w:t>
      </w:r>
      <w:r w:rsidRPr="004342C6">
        <w:rPr>
          <w:rFonts w:cs="Arial"/>
        </w:rPr>
        <w:t>4.5.</w:t>
      </w:r>
      <w:r w:rsidR="0043213C" w:rsidRPr="004342C6">
        <w:rPr>
          <w:rFonts w:cs="Arial"/>
        </w:rPr>
        <w:t>2</w:t>
      </w:r>
      <w:r w:rsidRPr="004342C6">
        <w:rPr>
          <w:rFonts w:cs="Arial"/>
        </w:rPr>
        <w:t xml:space="preserve"> applies.</w:t>
      </w:r>
    </w:p>
    <w:p w14:paraId="0F3F54EE" w14:textId="6564307B" w:rsidR="00362410" w:rsidRPr="004342C6" w:rsidRDefault="00362410" w:rsidP="00320B54">
      <w:pPr>
        <w:pStyle w:val="ListParagraph"/>
        <w:numPr>
          <w:ilvl w:val="0"/>
          <w:numId w:val="222"/>
        </w:numPr>
        <w:jc w:val="both"/>
        <w:rPr>
          <w:rFonts w:cs="Arial"/>
        </w:rPr>
      </w:pPr>
      <w:r w:rsidRPr="004342C6">
        <w:rPr>
          <w:rFonts w:cs="Arial"/>
        </w:rPr>
        <w:t>There is an eligibility determination triggered through any of the proces</w:t>
      </w:r>
      <w:r w:rsidR="001C691E">
        <w:rPr>
          <w:rFonts w:cs="Arial"/>
        </w:rPr>
        <w:t>se</w:t>
      </w:r>
      <w:r w:rsidRPr="004342C6">
        <w:rPr>
          <w:rFonts w:cs="Arial"/>
        </w:rPr>
        <w:t>s.</w:t>
      </w:r>
    </w:p>
    <w:p w14:paraId="0BA9D7C0" w14:textId="7D4D7E17" w:rsidR="00362410" w:rsidRPr="004342C6" w:rsidRDefault="00362410" w:rsidP="00320B54">
      <w:pPr>
        <w:pStyle w:val="ListParagraph"/>
        <w:numPr>
          <w:ilvl w:val="0"/>
          <w:numId w:val="222"/>
        </w:numPr>
        <w:jc w:val="both"/>
        <w:rPr>
          <w:rFonts w:cs="Arial"/>
        </w:rPr>
      </w:pPr>
      <w:r w:rsidRPr="004342C6">
        <w:rPr>
          <w:rFonts w:cs="Arial"/>
        </w:rPr>
        <w:t>The system evaluates the member for MH eligibility</w:t>
      </w:r>
      <w:r w:rsidR="001C691E">
        <w:rPr>
          <w:rFonts w:cs="Arial"/>
        </w:rPr>
        <w:t>,</w:t>
      </w:r>
      <w:r w:rsidRPr="004342C6">
        <w:rPr>
          <w:rFonts w:cs="Arial"/>
        </w:rPr>
        <w:t xml:space="preserve"> and </w:t>
      </w:r>
      <w:r w:rsidR="001C691E">
        <w:rPr>
          <w:rFonts w:cs="Arial"/>
        </w:rPr>
        <w:t xml:space="preserve">the </w:t>
      </w:r>
      <w:r w:rsidRPr="004342C6">
        <w:rPr>
          <w:rFonts w:cs="Arial"/>
        </w:rPr>
        <w:t>member will not get the overridden benefits.</w:t>
      </w:r>
    </w:p>
    <w:p w14:paraId="0DC69773" w14:textId="77777777" w:rsidR="00362410" w:rsidRPr="004342C6" w:rsidRDefault="00362410" w:rsidP="00362410">
      <w:pPr>
        <w:rPr>
          <w:rFonts w:cs="Arial"/>
        </w:rPr>
      </w:pPr>
    </w:p>
    <w:p w14:paraId="16ACE12F" w14:textId="77777777" w:rsidR="00362410" w:rsidRPr="004342C6" w:rsidRDefault="00362410" w:rsidP="00362410">
      <w:pPr>
        <w:rPr>
          <w:rFonts w:cs="Arial"/>
        </w:rPr>
      </w:pPr>
    </w:p>
    <w:p w14:paraId="014789B7" w14:textId="77777777" w:rsidR="00362410" w:rsidRPr="004342C6" w:rsidRDefault="00362410" w:rsidP="00362410">
      <w:pPr>
        <w:pStyle w:val="Heading3"/>
        <w:numPr>
          <w:ilvl w:val="2"/>
          <w:numId w:val="13"/>
        </w:numPr>
        <w:rPr>
          <w:rFonts w:ascii="Arial" w:hAnsi="Arial" w:cs="Arial"/>
        </w:rPr>
      </w:pPr>
      <w:bookmarkStart w:id="953" w:name="_Toc94634939"/>
      <w:r w:rsidRPr="004342C6">
        <w:rPr>
          <w:rFonts w:ascii="Arial" w:hAnsi="Arial" w:cs="Arial"/>
        </w:rPr>
        <w:t>User Pages and Input</w:t>
      </w:r>
      <w:bookmarkEnd w:id="953"/>
    </w:p>
    <w:p w14:paraId="307AE974" w14:textId="77777777" w:rsidR="00362410" w:rsidRPr="004342C6" w:rsidRDefault="00362410" w:rsidP="00362410">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65AD4EA" w14:textId="77777777" w:rsidR="00362410" w:rsidRPr="004342C6" w:rsidRDefault="00362410" w:rsidP="00362410">
      <w:pPr>
        <w:pStyle w:val="Heading3"/>
        <w:numPr>
          <w:ilvl w:val="2"/>
          <w:numId w:val="13"/>
        </w:numPr>
        <w:rPr>
          <w:rFonts w:ascii="Arial" w:hAnsi="Arial" w:cs="Arial"/>
        </w:rPr>
      </w:pPr>
      <w:bookmarkStart w:id="954" w:name="_Toc94634940"/>
      <w:r w:rsidRPr="004342C6">
        <w:rPr>
          <w:rFonts w:ascii="Arial" w:hAnsi="Arial" w:cs="Arial"/>
        </w:rPr>
        <w:t>Functional Requirement(s)</w:t>
      </w:r>
      <w:bookmarkEnd w:id="954"/>
    </w:p>
    <w:p w14:paraId="15A70F2E" w14:textId="409ACA36" w:rsidR="00362410" w:rsidRPr="004342C6" w:rsidRDefault="00362410" w:rsidP="001C691E">
      <w:pPr>
        <w:pStyle w:val="Caption"/>
        <w:keepNext/>
        <w:jc w:val="center"/>
        <w:rPr>
          <w:rFonts w:cs="Arial"/>
        </w:rPr>
      </w:pPr>
      <w:bookmarkStart w:id="955" w:name="_Toc94635037"/>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41</w:t>
      </w:r>
      <w:r w:rsidRPr="004342C6">
        <w:rPr>
          <w:rFonts w:cs="Arial"/>
          <w:noProof/>
        </w:rPr>
        <w:fldChar w:fldCharType="end"/>
      </w:r>
      <w:r w:rsidRPr="004342C6">
        <w:rPr>
          <w:rFonts w:cs="Arial"/>
        </w:rPr>
        <w:t>. Functional Requirements – UC.</w:t>
      </w:r>
      <w:r w:rsidR="002B0E81" w:rsidRPr="004342C6">
        <w:rPr>
          <w:rFonts w:cs="Arial"/>
        </w:rPr>
        <w:t>3</w:t>
      </w:r>
      <w:r w:rsidR="006B5DCC">
        <w:rPr>
          <w:rFonts w:cs="Arial"/>
        </w:rPr>
        <w:t>5</w:t>
      </w:r>
      <w:bookmarkEnd w:id="955"/>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362410" w:rsidRPr="004342C6" w14:paraId="2A6F3C2B" w14:textId="77777777" w:rsidTr="00362410">
        <w:trPr>
          <w:trHeight w:val="300"/>
          <w:tblHeader/>
        </w:trPr>
        <w:tc>
          <w:tcPr>
            <w:tcW w:w="2246" w:type="dxa"/>
            <w:shd w:val="clear" w:color="auto" w:fill="4C8B3F" w:themeFill="background2"/>
            <w:vAlign w:val="center"/>
            <w:hideMark/>
          </w:tcPr>
          <w:p w14:paraId="44FE24D0" w14:textId="77777777" w:rsidR="00362410" w:rsidRPr="004342C6" w:rsidRDefault="00362410" w:rsidP="00362410">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64D715E1" w14:textId="77777777" w:rsidR="00362410" w:rsidRPr="004342C6" w:rsidRDefault="00362410" w:rsidP="00362410">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362410" w:rsidRPr="004342C6" w14:paraId="1E0446FA" w14:textId="77777777" w:rsidTr="00362410">
        <w:trPr>
          <w:trHeight w:val="314"/>
        </w:trPr>
        <w:tc>
          <w:tcPr>
            <w:tcW w:w="2246" w:type="dxa"/>
            <w:shd w:val="clear" w:color="000000" w:fill="FFFFFF"/>
          </w:tcPr>
          <w:p w14:paraId="086418E3" w14:textId="4277322E" w:rsidR="00362410" w:rsidRPr="004342C6" w:rsidRDefault="00362410" w:rsidP="00362410">
            <w:pPr>
              <w:contextualSpacing w:val="0"/>
              <w:jc w:val="center"/>
              <w:rPr>
                <w:rFonts w:eastAsia="Times New Roman" w:cs="Arial"/>
                <w:color w:val="000000"/>
              </w:rPr>
            </w:pPr>
            <w:r w:rsidRPr="004342C6">
              <w:rPr>
                <w:rFonts w:eastAsia="Times New Roman" w:cs="Arial"/>
                <w:color w:val="000000"/>
              </w:rPr>
              <w:t>MHPD.FR.</w:t>
            </w:r>
            <w:r w:rsidR="00547D0F" w:rsidRPr="004342C6">
              <w:rPr>
                <w:rFonts w:eastAsia="Times New Roman" w:cs="Arial"/>
                <w:color w:val="000000"/>
              </w:rPr>
              <w:t>034</w:t>
            </w:r>
            <w:r w:rsidRPr="004342C6">
              <w:rPr>
                <w:rFonts w:eastAsia="Times New Roman" w:cs="Arial"/>
                <w:color w:val="000000"/>
              </w:rPr>
              <w:t>.001</w:t>
            </w:r>
          </w:p>
        </w:tc>
        <w:tc>
          <w:tcPr>
            <w:tcW w:w="7024" w:type="dxa"/>
            <w:shd w:val="clear" w:color="000000" w:fill="FFFFFF"/>
          </w:tcPr>
          <w:p w14:paraId="031B7916" w14:textId="20EB2FDE" w:rsidR="00362410" w:rsidRPr="004342C6" w:rsidRDefault="00362410" w:rsidP="00362410">
            <w:pPr>
              <w:rPr>
                <w:rFonts w:eastAsia="Times New Roman" w:cs="Arial"/>
                <w:color w:val="000000"/>
              </w:rPr>
            </w:pPr>
            <w:r w:rsidRPr="004342C6">
              <w:rPr>
                <w:rFonts w:eastAsia="Times New Roman" w:cs="Arial"/>
                <w:color w:val="000000"/>
              </w:rPr>
              <w:t xml:space="preserve">The system shall follow the rules </w:t>
            </w:r>
            <w:r w:rsidR="001C691E">
              <w:rPr>
                <w:rFonts w:eastAsia="Times New Roman" w:cs="Arial"/>
                <w:color w:val="000000"/>
              </w:rPr>
              <w:t xml:space="preserve">of </w:t>
            </w:r>
            <w:r w:rsidRPr="004342C6">
              <w:rPr>
                <w:rFonts w:eastAsia="Times New Roman" w:cs="Arial"/>
                <w:color w:val="000000"/>
              </w:rPr>
              <w:t>the below rules to evaluate the MH eligibility during any determination if the member is awarded any benefits through overridden eligibility.</w:t>
            </w:r>
          </w:p>
          <w:p w14:paraId="5000F272" w14:textId="77777777" w:rsidR="00362410" w:rsidRPr="004342C6" w:rsidRDefault="00362410" w:rsidP="00362410">
            <w:pPr>
              <w:rPr>
                <w:rFonts w:eastAsia="Times New Roman" w:cs="Arial"/>
                <w:color w:val="000000"/>
              </w:rPr>
            </w:pPr>
          </w:p>
          <w:p w14:paraId="4F61D4C2" w14:textId="5D116CB4" w:rsidR="00362410" w:rsidRPr="004342C6" w:rsidRDefault="00362410" w:rsidP="00320B54">
            <w:pPr>
              <w:pStyle w:val="ListParagraph"/>
              <w:numPr>
                <w:ilvl w:val="0"/>
                <w:numId w:val="223"/>
              </w:numPr>
              <w:rPr>
                <w:rFonts w:eastAsia="Times New Roman" w:cs="Arial"/>
                <w:color w:val="000000"/>
              </w:rPr>
            </w:pPr>
            <w:r w:rsidRPr="004342C6">
              <w:rPr>
                <w:rFonts w:eastAsia="Times New Roman" w:cs="Arial"/>
                <w:color w:val="000000"/>
              </w:rPr>
              <w:t>Award the overridden benefit to the member</w:t>
            </w:r>
            <w:r w:rsidR="001C691E">
              <w:rPr>
                <w:rFonts w:eastAsia="Times New Roman" w:cs="Arial"/>
                <w:color w:val="000000"/>
              </w:rPr>
              <w:t>-</w:t>
            </w:r>
            <w:r w:rsidRPr="004342C6">
              <w:rPr>
                <w:rFonts w:eastAsia="Times New Roman" w:cs="Arial"/>
                <w:color w:val="000000"/>
              </w:rPr>
              <w:t>only during the determination in which override is applied if the overridden benefits are not protected.</w:t>
            </w:r>
          </w:p>
          <w:p w14:paraId="772C030B" w14:textId="67EF7D95" w:rsidR="00362410" w:rsidRPr="004342C6" w:rsidRDefault="00362410" w:rsidP="00320B54">
            <w:pPr>
              <w:pStyle w:val="ListParagraph"/>
              <w:numPr>
                <w:ilvl w:val="0"/>
                <w:numId w:val="223"/>
              </w:numPr>
              <w:rPr>
                <w:rFonts w:eastAsia="Times New Roman" w:cs="Arial"/>
                <w:color w:val="000000"/>
              </w:rPr>
            </w:pPr>
            <w:r w:rsidRPr="004342C6">
              <w:rPr>
                <w:rFonts w:eastAsia="Times New Roman" w:cs="Arial"/>
                <w:color w:val="000000"/>
              </w:rPr>
              <w:t xml:space="preserve">If there is active protection available for the member, </w:t>
            </w:r>
            <w:r w:rsidR="001C691E">
              <w:rPr>
                <w:rFonts w:eastAsia="Times New Roman" w:cs="Arial"/>
                <w:color w:val="000000"/>
              </w:rPr>
              <w:t xml:space="preserve">the </w:t>
            </w:r>
            <w:r w:rsidRPr="004342C6">
              <w:rPr>
                <w:rFonts w:eastAsia="Times New Roman" w:cs="Arial"/>
                <w:color w:val="000000"/>
              </w:rPr>
              <w:t>system will always award the protected overridden eligibility to the member.</w:t>
            </w:r>
          </w:p>
          <w:p w14:paraId="6E7DC4C3" w14:textId="77777777" w:rsidR="00362410" w:rsidRPr="004342C6" w:rsidRDefault="00362410" w:rsidP="00362410">
            <w:pPr>
              <w:rPr>
                <w:rFonts w:eastAsia="Times New Roman" w:cs="Arial"/>
                <w:color w:val="000000"/>
              </w:rPr>
            </w:pPr>
          </w:p>
          <w:p w14:paraId="69F27223" w14:textId="5923D229" w:rsidR="00362410" w:rsidRPr="004342C6" w:rsidRDefault="00362410" w:rsidP="00362410">
            <w:pPr>
              <w:rPr>
                <w:rFonts w:eastAsia="Times New Roman" w:cs="Arial"/>
                <w:color w:val="000000"/>
              </w:rPr>
            </w:pPr>
            <w:r w:rsidRPr="001C691E">
              <w:rPr>
                <w:rFonts w:eastAsia="Times New Roman" w:cs="Arial"/>
                <w:b/>
                <w:bCs/>
                <w:color w:val="000000"/>
              </w:rPr>
              <w:t>Note</w:t>
            </w:r>
            <w:r w:rsidR="001C691E">
              <w:rPr>
                <w:rFonts w:eastAsia="Times New Roman" w:cs="Arial"/>
                <w:b/>
                <w:bCs/>
                <w:color w:val="000000"/>
              </w:rPr>
              <w:t>:</w:t>
            </w:r>
            <w:r w:rsidRPr="004342C6">
              <w:rPr>
                <w:rFonts w:eastAsia="Times New Roman" w:cs="Arial"/>
                <w:color w:val="000000"/>
              </w:rPr>
              <w:t xml:space="preserve"> The active protection means the member is protected with some benefit with the protection end date in </w:t>
            </w:r>
            <w:r w:rsidR="001C691E">
              <w:rPr>
                <w:rFonts w:eastAsia="Times New Roman" w:cs="Arial"/>
                <w:color w:val="000000"/>
              </w:rPr>
              <w:t xml:space="preserve">the </w:t>
            </w:r>
            <w:r w:rsidRPr="004342C6">
              <w:rPr>
                <w:rFonts w:eastAsia="Times New Roman" w:cs="Arial"/>
                <w:color w:val="000000"/>
              </w:rPr>
              <w:t>future.</w:t>
            </w:r>
          </w:p>
          <w:p w14:paraId="151187F4" w14:textId="77777777" w:rsidR="00362410" w:rsidRPr="004342C6" w:rsidRDefault="00362410" w:rsidP="00362410">
            <w:pPr>
              <w:rPr>
                <w:rFonts w:eastAsia="Times New Roman" w:cs="Arial"/>
                <w:color w:val="000000"/>
              </w:rPr>
            </w:pPr>
          </w:p>
          <w:p w14:paraId="5C9949F2" w14:textId="1F6FB823" w:rsidR="00362410" w:rsidRPr="004342C6" w:rsidRDefault="00362410" w:rsidP="00362410">
            <w:pPr>
              <w:rPr>
                <w:rFonts w:eastAsia="Times New Roman" w:cs="Arial"/>
                <w:color w:val="000000"/>
              </w:rPr>
            </w:pPr>
            <w:r w:rsidRPr="004342C6">
              <w:rPr>
                <w:rFonts w:eastAsia="Times New Roman" w:cs="Arial"/>
                <w:color w:val="000000"/>
              </w:rPr>
              <w:t xml:space="preserve">Please refer </w:t>
            </w:r>
            <w:r w:rsidR="001C691E">
              <w:rPr>
                <w:rFonts w:eastAsia="Times New Roman" w:cs="Arial"/>
                <w:color w:val="000000"/>
              </w:rPr>
              <w:t xml:space="preserve">to the </w:t>
            </w:r>
            <w:hyperlink w:anchor="OverrideFlow" w:history="1">
              <w:r w:rsidRPr="004342C6">
                <w:rPr>
                  <w:rStyle w:val="Hyperlink"/>
                  <w:rFonts w:eastAsia="Times New Roman" w:cs="Arial"/>
                </w:rPr>
                <w:t>flow diagram</w:t>
              </w:r>
            </w:hyperlink>
            <w:r w:rsidRPr="004342C6">
              <w:rPr>
                <w:rFonts w:eastAsia="Times New Roman" w:cs="Arial"/>
                <w:color w:val="000000"/>
              </w:rPr>
              <w:t>.</w:t>
            </w:r>
          </w:p>
          <w:p w14:paraId="7FB6AC7D" w14:textId="77777777" w:rsidR="00362410" w:rsidRPr="004342C6" w:rsidRDefault="00362410" w:rsidP="00362410">
            <w:pPr>
              <w:rPr>
                <w:rFonts w:cs="Arial"/>
              </w:rPr>
            </w:pPr>
          </w:p>
        </w:tc>
      </w:tr>
      <w:tr w:rsidR="00362410" w:rsidRPr="004342C6" w14:paraId="179AE63E" w14:textId="77777777" w:rsidTr="00362410">
        <w:trPr>
          <w:trHeight w:val="314"/>
        </w:trPr>
        <w:tc>
          <w:tcPr>
            <w:tcW w:w="2246" w:type="dxa"/>
            <w:shd w:val="clear" w:color="000000" w:fill="FFFFFF"/>
          </w:tcPr>
          <w:p w14:paraId="25239932" w14:textId="4F2600E4" w:rsidR="00362410" w:rsidRPr="004342C6" w:rsidRDefault="00362410" w:rsidP="00362410">
            <w:pPr>
              <w:contextualSpacing w:val="0"/>
              <w:jc w:val="center"/>
              <w:rPr>
                <w:rFonts w:eastAsia="Times New Roman" w:cs="Arial"/>
                <w:color w:val="000000"/>
              </w:rPr>
            </w:pPr>
            <w:r w:rsidRPr="004342C6">
              <w:rPr>
                <w:rFonts w:eastAsia="Times New Roman" w:cs="Arial"/>
                <w:color w:val="000000"/>
              </w:rPr>
              <w:t>MHPD.FR.</w:t>
            </w:r>
            <w:r w:rsidR="00547D0F" w:rsidRPr="004342C6">
              <w:rPr>
                <w:rFonts w:eastAsia="Times New Roman" w:cs="Arial"/>
                <w:color w:val="000000"/>
              </w:rPr>
              <w:t>034</w:t>
            </w:r>
            <w:r w:rsidRPr="004342C6">
              <w:rPr>
                <w:rFonts w:eastAsia="Times New Roman" w:cs="Arial"/>
                <w:color w:val="000000"/>
              </w:rPr>
              <w:t>.002</w:t>
            </w:r>
          </w:p>
        </w:tc>
        <w:tc>
          <w:tcPr>
            <w:tcW w:w="7024" w:type="dxa"/>
            <w:shd w:val="clear" w:color="000000" w:fill="FFFFFF"/>
          </w:tcPr>
          <w:p w14:paraId="61B8EBBA" w14:textId="24FEF1B9" w:rsidR="00362410" w:rsidRPr="004342C6" w:rsidRDefault="00362410" w:rsidP="00362410">
            <w:pPr>
              <w:spacing w:after="160" w:line="259" w:lineRule="auto"/>
              <w:rPr>
                <w:rFonts w:cs="Arial"/>
                <w:lang w:eastAsia="en-IN"/>
              </w:rPr>
            </w:pPr>
            <w:r w:rsidRPr="004342C6">
              <w:rPr>
                <w:rFonts w:cs="Arial"/>
                <w:lang w:eastAsia="en-IN"/>
              </w:rPr>
              <w:t xml:space="preserve">Even if the member is deceased and eligibility for MH is given through the override, the member will still be eligible for the overridden benefits until </w:t>
            </w:r>
            <w:r w:rsidR="001C691E">
              <w:rPr>
                <w:rFonts w:cs="Arial"/>
                <w:lang w:eastAsia="en-IN"/>
              </w:rPr>
              <w:t xml:space="preserve">the </w:t>
            </w:r>
            <w:r w:rsidRPr="004342C6">
              <w:rPr>
                <w:rFonts w:cs="Arial"/>
                <w:lang w:eastAsia="en-IN"/>
              </w:rPr>
              <w:t>protection end date.</w:t>
            </w:r>
          </w:p>
          <w:p w14:paraId="0E38333D" w14:textId="77777777" w:rsidR="00362410" w:rsidRPr="004342C6" w:rsidRDefault="00362410" w:rsidP="00362410">
            <w:pPr>
              <w:spacing w:after="160" w:line="259" w:lineRule="auto"/>
              <w:rPr>
                <w:rFonts w:cs="Arial"/>
                <w:lang w:eastAsia="en-IN"/>
              </w:rPr>
            </w:pPr>
          </w:p>
          <w:p w14:paraId="63B4512C" w14:textId="0B938C25" w:rsidR="00362410" w:rsidRPr="004342C6" w:rsidRDefault="00362410" w:rsidP="001C691E">
            <w:pPr>
              <w:spacing w:after="160" w:line="259" w:lineRule="auto"/>
              <w:rPr>
                <w:rFonts w:cs="Arial"/>
              </w:rPr>
            </w:pPr>
            <w:r w:rsidRPr="001C691E">
              <w:rPr>
                <w:rFonts w:cs="Arial"/>
                <w:b/>
                <w:bCs/>
                <w:lang w:eastAsia="en-IN"/>
              </w:rPr>
              <w:t>Note</w:t>
            </w:r>
            <w:r w:rsidRPr="004342C6">
              <w:rPr>
                <w:rFonts w:cs="Arial"/>
                <w:lang w:eastAsia="en-IN"/>
              </w:rPr>
              <w:t>: Please refer</w:t>
            </w:r>
            <w:r w:rsidR="001C691E">
              <w:rPr>
                <w:rFonts w:cs="Arial"/>
                <w:lang w:eastAsia="en-IN"/>
              </w:rPr>
              <w:t xml:space="preserve"> to the</w:t>
            </w:r>
            <w:r w:rsidRPr="004342C6">
              <w:rPr>
                <w:rFonts w:cs="Arial"/>
                <w:lang w:eastAsia="en-IN"/>
              </w:rPr>
              <w:t xml:space="preserve"> BO document to refer the cases how BO user overrides a member’s eligibility</w:t>
            </w:r>
            <w:r w:rsidR="001C691E">
              <w:rPr>
                <w:rFonts w:cs="Arial"/>
                <w:lang w:eastAsia="en-IN"/>
              </w:rPr>
              <w:t>.</w:t>
            </w:r>
          </w:p>
        </w:tc>
      </w:tr>
    </w:tbl>
    <w:p w14:paraId="2C7FA986" w14:textId="77777777" w:rsidR="00362410" w:rsidRPr="004342C6" w:rsidRDefault="00362410" w:rsidP="00362410">
      <w:pPr>
        <w:pStyle w:val="Table"/>
        <w:rPr>
          <w:rFonts w:ascii="Arial" w:hAnsi="Arial" w:cs="Arial"/>
        </w:rPr>
      </w:pPr>
    </w:p>
    <w:p w14:paraId="38973AB8" w14:textId="77777777" w:rsidR="00362410" w:rsidRPr="004342C6" w:rsidRDefault="00362410" w:rsidP="00362410">
      <w:pPr>
        <w:pStyle w:val="Heading3"/>
        <w:numPr>
          <w:ilvl w:val="2"/>
          <w:numId w:val="13"/>
        </w:numPr>
        <w:rPr>
          <w:rFonts w:ascii="Arial" w:hAnsi="Arial" w:cs="Arial"/>
        </w:rPr>
      </w:pPr>
      <w:bookmarkStart w:id="956" w:name="_Toc94634941"/>
      <w:r w:rsidRPr="004342C6">
        <w:rPr>
          <w:rFonts w:ascii="Arial" w:hAnsi="Arial" w:cs="Arial"/>
        </w:rPr>
        <w:t>Transaction /SSO Information</w:t>
      </w:r>
      <w:bookmarkEnd w:id="956"/>
    </w:p>
    <w:p w14:paraId="1CB471CC" w14:textId="77777777" w:rsidR="00362410" w:rsidRPr="004342C6" w:rsidRDefault="00362410" w:rsidP="00362410">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17E677D" w14:textId="77777777" w:rsidR="00362410" w:rsidRPr="004342C6" w:rsidRDefault="00362410" w:rsidP="00362410">
      <w:pPr>
        <w:pStyle w:val="Heading3"/>
        <w:numPr>
          <w:ilvl w:val="2"/>
          <w:numId w:val="13"/>
        </w:numPr>
        <w:rPr>
          <w:rFonts w:ascii="Arial" w:hAnsi="Arial" w:cs="Arial"/>
        </w:rPr>
      </w:pPr>
      <w:bookmarkStart w:id="957" w:name="_Toc94634942"/>
      <w:r w:rsidRPr="004342C6">
        <w:rPr>
          <w:rFonts w:ascii="Arial" w:hAnsi="Arial" w:cs="Arial"/>
        </w:rPr>
        <w:t>Special Design Consideration</w:t>
      </w:r>
      <w:bookmarkEnd w:id="957"/>
    </w:p>
    <w:p w14:paraId="3ED6D028" w14:textId="77777777" w:rsidR="001C691E" w:rsidRPr="001C691E" w:rsidRDefault="001C691E" w:rsidP="001C691E">
      <w:pPr>
        <w:pStyle w:val="Hints"/>
        <w:spacing w:after="200"/>
        <w:ind w:left="450"/>
        <w:rPr>
          <w:rFonts w:eastAsiaTheme="minorHAnsi" w:cs="Arial"/>
          <w:color w:val="auto"/>
          <w:sz w:val="22"/>
          <w:szCs w:val="22"/>
        </w:rPr>
      </w:pPr>
      <w:r w:rsidRPr="001C691E">
        <w:rPr>
          <w:rFonts w:eastAsiaTheme="minorHAnsi" w:cs="Arial"/>
          <w:color w:val="auto"/>
          <w:sz w:val="22"/>
          <w:szCs w:val="22"/>
        </w:rPr>
        <w:t xml:space="preserve">Not Applicable </w:t>
      </w:r>
    </w:p>
    <w:p w14:paraId="0A41B61D" w14:textId="640F6D09" w:rsidR="00362410" w:rsidRPr="004342C6" w:rsidRDefault="00362410" w:rsidP="00362410">
      <w:pPr>
        <w:pStyle w:val="Table"/>
        <w:ind w:firstLine="360"/>
        <w:rPr>
          <w:rFonts w:ascii="Arial" w:hAnsi="Arial" w:cs="Arial"/>
          <w:color w:val="auto"/>
        </w:rPr>
      </w:pPr>
      <w:r w:rsidRPr="004342C6">
        <w:rPr>
          <w:rFonts w:ascii="Arial" w:hAnsi="Arial" w:cs="Arial"/>
          <w:color w:val="auto"/>
        </w:rPr>
        <w:t xml:space="preserve"> </w:t>
      </w:r>
    </w:p>
    <w:p w14:paraId="15F4358E" w14:textId="77777777" w:rsidR="00362410" w:rsidRPr="004342C6" w:rsidRDefault="00362410" w:rsidP="00362410">
      <w:pPr>
        <w:pStyle w:val="Heading3"/>
        <w:numPr>
          <w:ilvl w:val="2"/>
          <w:numId w:val="13"/>
        </w:numPr>
        <w:rPr>
          <w:rFonts w:ascii="Arial" w:hAnsi="Arial" w:cs="Arial"/>
        </w:rPr>
      </w:pPr>
      <w:bookmarkStart w:id="958" w:name="_Toc94634943"/>
      <w:r w:rsidRPr="004342C6">
        <w:rPr>
          <w:rFonts w:ascii="Arial" w:hAnsi="Arial" w:cs="Arial"/>
        </w:rPr>
        <w:t>Acceptance Criteria</w:t>
      </w:r>
      <w:bookmarkEnd w:id="958"/>
    </w:p>
    <w:p w14:paraId="54B732D8" w14:textId="1D020319" w:rsidR="00362410" w:rsidRPr="004342C6" w:rsidRDefault="00362410" w:rsidP="00320B54">
      <w:pPr>
        <w:pStyle w:val="ListParagraph"/>
        <w:numPr>
          <w:ilvl w:val="0"/>
          <w:numId w:val="396"/>
        </w:numPr>
        <w:contextualSpacing w:val="0"/>
        <w:rPr>
          <w:rFonts w:cs="Arial"/>
        </w:rPr>
      </w:pPr>
      <w:r w:rsidRPr="004342C6">
        <w:rPr>
          <w:rFonts w:cs="Arial"/>
        </w:rPr>
        <w:t>The system should work as per the flow, UI design, functional requirements, and special design considerations defined above in the use case.</w:t>
      </w:r>
    </w:p>
    <w:p w14:paraId="13267365" w14:textId="77777777" w:rsidR="00362410" w:rsidRPr="004342C6" w:rsidRDefault="00362410" w:rsidP="00362410">
      <w:pPr>
        <w:contextualSpacing w:val="0"/>
        <w:rPr>
          <w:rFonts w:cs="Arial"/>
        </w:rPr>
      </w:pPr>
      <w:r w:rsidRPr="004342C6">
        <w:rPr>
          <w:rFonts w:cs="Arial"/>
        </w:rPr>
        <w:br w:type="page"/>
      </w:r>
    </w:p>
    <w:p w14:paraId="2D97C5F4" w14:textId="2FD95EE4" w:rsidR="001D75B7" w:rsidRPr="004342C6" w:rsidRDefault="001D75B7" w:rsidP="00DB6AEE">
      <w:pPr>
        <w:pStyle w:val="Heading2"/>
      </w:pPr>
      <w:bookmarkStart w:id="959" w:name="_Use_Case_Id:_7"/>
      <w:bookmarkStart w:id="960" w:name="_Toc94634944"/>
      <w:bookmarkEnd w:id="959"/>
      <w:r w:rsidRPr="004342C6">
        <w:lastRenderedPageBreak/>
        <w:t>Use Case Id: UC-</w:t>
      </w:r>
      <w:r w:rsidR="005B09BA" w:rsidRPr="004342C6">
        <w:t>3</w:t>
      </w:r>
      <w:r w:rsidR="006B5DCC">
        <w:t>6</w:t>
      </w:r>
      <w:r w:rsidRPr="004342C6">
        <w:t xml:space="preserve"> Calculation of MH eligibility begin date and end date for MH members</w:t>
      </w:r>
      <w:bookmarkEnd w:id="960"/>
    </w:p>
    <w:p w14:paraId="3291DA36" w14:textId="2D34BE0E" w:rsidR="001D75B7" w:rsidRPr="004342C6" w:rsidRDefault="001D75B7" w:rsidP="001D75B7">
      <w:pPr>
        <w:pStyle w:val="Heading3"/>
        <w:numPr>
          <w:ilvl w:val="2"/>
          <w:numId w:val="13"/>
        </w:numPr>
        <w:rPr>
          <w:rFonts w:ascii="Arial" w:hAnsi="Arial" w:cs="Arial"/>
        </w:rPr>
      </w:pPr>
      <w:bookmarkStart w:id="961" w:name="_Toc94634945"/>
      <w:r w:rsidRPr="004342C6">
        <w:rPr>
          <w:rFonts w:ascii="Arial" w:hAnsi="Arial" w:cs="Arial"/>
        </w:rPr>
        <w:t>Description</w:t>
      </w:r>
      <w:bookmarkEnd w:id="961"/>
    </w:p>
    <w:p w14:paraId="206D28C7" w14:textId="468E98F7" w:rsidR="001D75B7" w:rsidRPr="004342C6" w:rsidRDefault="001D75B7" w:rsidP="001D75B7">
      <w:pPr>
        <w:ind w:left="450"/>
        <w:rPr>
          <w:rFonts w:cs="Arial"/>
        </w:rPr>
      </w:pPr>
      <w:r w:rsidRPr="004342C6">
        <w:rPr>
          <w:rFonts w:cs="Arial"/>
        </w:rPr>
        <w:t xml:space="preserve">This use case describes how </w:t>
      </w:r>
      <w:r w:rsidR="001C691E">
        <w:rPr>
          <w:rFonts w:cs="Arial"/>
        </w:rPr>
        <w:t xml:space="preserve">the system will calculate the </w:t>
      </w:r>
      <w:r w:rsidRPr="004342C6">
        <w:rPr>
          <w:rFonts w:cs="Arial"/>
        </w:rPr>
        <w:t>MH eligibility begin date and end date.</w:t>
      </w:r>
    </w:p>
    <w:p w14:paraId="16C227FF" w14:textId="77777777" w:rsidR="001D75B7" w:rsidRPr="004342C6" w:rsidRDefault="001D75B7" w:rsidP="001D75B7">
      <w:pPr>
        <w:ind w:left="450"/>
        <w:rPr>
          <w:rFonts w:cs="Arial"/>
        </w:rPr>
      </w:pPr>
    </w:p>
    <w:p w14:paraId="318522FA" w14:textId="77777777" w:rsidR="001D75B7" w:rsidRPr="004342C6" w:rsidRDefault="001D75B7" w:rsidP="001D75B7">
      <w:pPr>
        <w:pStyle w:val="Heading3"/>
        <w:numPr>
          <w:ilvl w:val="2"/>
          <w:numId w:val="13"/>
        </w:numPr>
        <w:rPr>
          <w:rFonts w:ascii="Arial" w:hAnsi="Arial" w:cs="Arial"/>
        </w:rPr>
      </w:pPr>
      <w:bookmarkStart w:id="962" w:name="_Toc94634946"/>
      <w:r w:rsidRPr="004342C6">
        <w:rPr>
          <w:rFonts w:ascii="Arial" w:hAnsi="Arial" w:cs="Arial"/>
        </w:rPr>
        <w:t>Related Use case</w:t>
      </w:r>
      <w:bookmarkEnd w:id="962"/>
      <w:r w:rsidRPr="004342C6">
        <w:rPr>
          <w:rFonts w:ascii="Arial" w:hAnsi="Arial" w:cs="Arial"/>
        </w:rPr>
        <w:t xml:space="preserve"> </w:t>
      </w:r>
    </w:p>
    <w:p w14:paraId="5B9B9348" w14:textId="77777777" w:rsidR="001D75B7" w:rsidRPr="004342C6" w:rsidRDefault="001D75B7" w:rsidP="001D75B7">
      <w:pPr>
        <w:ind w:firstLine="450"/>
        <w:rPr>
          <w:rFonts w:cs="Arial"/>
        </w:rPr>
      </w:pPr>
      <w:r w:rsidRPr="004342C6">
        <w:rPr>
          <w:rFonts w:cs="Arial"/>
        </w:rPr>
        <w:t>Not applicable</w:t>
      </w:r>
    </w:p>
    <w:p w14:paraId="7A6E0F6A" w14:textId="77777777" w:rsidR="001D75B7" w:rsidRPr="004342C6" w:rsidRDefault="001D75B7" w:rsidP="001D75B7">
      <w:pPr>
        <w:rPr>
          <w:rFonts w:cs="Arial"/>
        </w:rPr>
      </w:pPr>
      <w:r w:rsidRPr="004342C6">
        <w:rPr>
          <w:rFonts w:cs="Arial"/>
          <w:i/>
          <w:color w:val="00B050"/>
        </w:rPr>
        <w:t xml:space="preserve">  </w:t>
      </w:r>
    </w:p>
    <w:p w14:paraId="6B5242AD" w14:textId="77777777" w:rsidR="001D75B7" w:rsidRPr="004342C6" w:rsidRDefault="001D75B7" w:rsidP="001D75B7">
      <w:pPr>
        <w:pStyle w:val="Heading3"/>
        <w:numPr>
          <w:ilvl w:val="2"/>
          <w:numId w:val="13"/>
        </w:numPr>
        <w:rPr>
          <w:rFonts w:ascii="Arial" w:hAnsi="Arial" w:cs="Arial"/>
        </w:rPr>
      </w:pPr>
      <w:bookmarkStart w:id="963" w:name="_Toc94634947"/>
      <w:r w:rsidRPr="004342C6">
        <w:rPr>
          <w:rFonts w:ascii="Arial" w:hAnsi="Arial" w:cs="Arial"/>
        </w:rPr>
        <w:t>Actor(s)</w:t>
      </w:r>
      <w:bookmarkEnd w:id="963"/>
    </w:p>
    <w:p w14:paraId="1F175FD8" w14:textId="77777777" w:rsidR="001D75B7" w:rsidRPr="004342C6" w:rsidRDefault="001D75B7" w:rsidP="00F725DA">
      <w:pPr>
        <w:pStyle w:val="ListParagraph"/>
        <w:numPr>
          <w:ilvl w:val="0"/>
          <w:numId w:val="136"/>
        </w:numPr>
        <w:ind w:left="810"/>
        <w:contextualSpacing w:val="0"/>
        <w:rPr>
          <w:rFonts w:cs="Arial"/>
        </w:rPr>
      </w:pPr>
      <w:r w:rsidRPr="004342C6">
        <w:rPr>
          <w:rFonts w:cs="Arial"/>
        </w:rPr>
        <w:t>Individual User</w:t>
      </w:r>
    </w:p>
    <w:p w14:paraId="5EC4A880" w14:textId="77777777" w:rsidR="001D75B7" w:rsidRPr="004342C6" w:rsidRDefault="001D75B7" w:rsidP="00F725DA">
      <w:pPr>
        <w:pStyle w:val="ListParagraph"/>
        <w:numPr>
          <w:ilvl w:val="0"/>
          <w:numId w:val="136"/>
        </w:numPr>
        <w:ind w:left="810"/>
        <w:contextualSpacing w:val="0"/>
        <w:rPr>
          <w:rFonts w:cs="Arial"/>
        </w:rPr>
      </w:pPr>
      <w:r w:rsidRPr="004342C6">
        <w:rPr>
          <w:rFonts w:cs="Arial"/>
        </w:rPr>
        <w:t xml:space="preserve">Assistor portal users </w:t>
      </w:r>
    </w:p>
    <w:p w14:paraId="398117D5" w14:textId="77777777" w:rsidR="001D75B7" w:rsidRPr="004342C6" w:rsidRDefault="001D75B7" w:rsidP="001C691E">
      <w:pPr>
        <w:pStyle w:val="ListParagraph"/>
        <w:numPr>
          <w:ilvl w:val="0"/>
          <w:numId w:val="20"/>
        </w:numPr>
        <w:contextualSpacing w:val="0"/>
        <w:rPr>
          <w:rFonts w:cs="Arial"/>
        </w:rPr>
      </w:pPr>
      <w:r w:rsidRPr="004342C6">
        <w:rPr>
          <w:rFonts w:cs="Arial"/>
        </w:rPr>
        <w:t>CAC User</w:t>
      </w:r>
    </w:p>
    <w:p w14:paraId="287C1E59" w14:textId="77777777" w:rsidR="001D75B7" w:rsidRPr="004342C6" w:rsidRDefault="001D75B7" w:rsidP="001C691E">
      <w:pPr>
        <w:pStyle w:val="ListParagraph"/>
        <w:numPr>
          <w:ilvl w:val="0"/>
          <w:numId w:val="20"/>
        </w:numPr>
        <w:contextualSpacing w:val="0"/>
        <w:rPr>
          <w:rFonts w:cs="Arial"/>
        </w:rPr>
      </w:pPr>
      <w:r w:rsidRPr="004342C6">
        <w:rPr>
          <w:rFonts w:cs="Arial"/>
        </w:rPr>
        <w:t>Navigator User</w:t>
      </w:r>
    </w:p>
    <w:p w14:paraId="3CA4F940" w14:textId="77777777" w:rsidR="001D75B7" w:rsidRPr="004342C6" w:rsidRDefault="001D75B7" w:rsidP="00F725DA">
      <w:pPr>
        <w:pStyle w:val="ListParagraph"/>
        <w:numPr>
          <w:ilvl w:val="0"/>
          <w:numId w:val="136"/>
        </w:numPr>
        <w:ind w:left="810"/>
        <w:contextualSpacing w:val="0"/>
        <w:rPr>
          <w:rFonts w:cs="Arial"/>
        </w:rPr>
      </w:pPr>
      <w:r w:rsidRPr="004342C6">
        <w:rPr>
          <w:rFonts w:cs="Arial"/>
        </w:rPr>
        <w:t>The following Agent Portal User(s):</w:t>
      </w:r>
    </w:p>
    <w:p w14:paraId="1FFAD994" w14:textId="77777777" w:rsidR="001D75B7" w:rsidRPr="004342C6" w:rsidRDefault="001D75B7" w:rsidP="001C691E">
      <w:pPr>
        <w:pStyle w:val="ListParagraph"/>
        <w:numPr>
          <w:ilvl w:val="0"/>
          <w:numId w:val="20"/>
        </w:numPr>
        <w:contextualSpacing w:val="0"/>
        <w:rPr>
          <w:rFonts w:cs="Arial"/>
        </w:rPr>
      </w:pPr>
      <w:r w:rsidRPr="004342C6">
        <w:rPr>
          <w:rFonts w:cs="Arial"/>
        </w:rPr>
        <w:t>Back Office User</w:t>
      </w:r>
    </w:p>
    <w:p w14:paraId="7579C79F" w14:textId="77777777" w:rsidR="001D75B7" w:rsidRPr="004342C6" w:rsidRDefault="001D75B7" w:rsidP="001C691E">
      <w:pPr>
        <w:pStyle w:val="ListParagraph"/>
        <w:numPr>
          <w:ilvl w:val="0"/>
          <w:numId w:val="20"/>
        </w:numPr>
        <w:contextualSpacing w:val="0"/>
        <w:rPr>
          <w:rFonts w:cs="Arial"/>
        </w:rPr>
      </w:pPr>
      <w:r w:rsidRPr="004342C6">
        <w:rPr>
          <w:rFonts w:cs="Arial"/>
        </w:rPr>
        <w:t>Super User/MED_BO User</w:t>
      </w:r>
    </w:p>
    <w:p w14:paraId="5BEC1C31" w14:textId="77777777" w:rsidR="001D75B7" w:rsidRPr="004342C6" w:rsidRDefault="001D75B7" w:rsidP="001C691E">
      <w:pPr>
        <w:pStyle w:val="ListParagraph"/>
        <w:numPr>
          <w:ilvl w:val="0"/>
          <w:numId w:val="20"/>
        </w:numPr>
        <w:contextualSpacing w:val="0"/>
        <w:rPr>
          <w:rFonts w:cs="Arial"/>
        </w:rPr>
      </w:pPr>
      <w:r w:rsidRPr="004342C6">
        <w:rPr>
          <w:rFonts w:cs="Arial"/>
        </w:rPr>
        <w:t>CSR User</w:t>
      </w:r>
    </w:p>
    <w:p w14:paraId="0C026057" w14:textId="77777777" w:rsidR="001D75B7" w:rsidRPr="004342C6" w:rsidRDefault="001D75B7" w:rsidP="001C691E">
      <w:pPr>
        <w:pStyle w:val="ListParagraph"/>
        <w:numPr>
          <w:ilvl w:val="0"/>
          <w:numId w:val="20"/>
        </w:numPr>
        <w:contextualSpacing w:val="0"/>
        <w:rPr>
          <w:rFonts w:cs="Arial"/>
        </w:rPr>
      </w:pPr>
      <w:r w:rsidRPr="004342C6">
        <w:rPr>
          <w:rFonts w:cs="Arial"/>
        </w:rPr>
        <w:t>TPL User</w:t>
      </w:r>
    </w:p>
    <w:p w14:paraId="5236A998" w14:textId="77777777" w:rsidR="001D75B7" w:rsidRPr="004342C6" w:rsidRDefault="001D75B7" w:rsidP="001C691E">
      <w:pPr>
        <w:pStyle w:val="ListParagraph"/>
        <w:numPr>
          <w:ilvl w:val="0"/>
          <w:numId w:val="20"/>
        </w:numPr>
        <w:contextualSpacing w:val="0"/>
        <w:rPr>
          <w:rFonts w:cs="Arial"/>
        </w:rPr>
      </w:pPr>
      <w:r w:rsidRPr="004342C6">
        <w:rPr>
          <w:rFonts w:cs="Arial"/>
        </w:rPr>
        <w:t>TPL Super User</w:t>
      </w:r>
    </w:p>
    <w:p w14:paraId="16150AB5" w14:textId="77777777" w:rsidR="001D75B7" w:rsidRPr="004342C6" w:rsidRDefault="001D75B7" w:rsidP="001C691E">
      <w:pPr>
        <w:pStyle w:val="ListParagraph"/>
        <w:numPr>
          <w:ilvl w:val="0"/>
          <w:numId w:val="20"/>
        </w:numPr>
        <w:contextualSpacing w:val="0"/>
        <w:rPr>
          <w:rFonts w:cs="Arial"/>
        </w:rPr>
      </w:pPr>
      <w:r w:rsidRPr="004342C6">
        <w:rPr>
          <w:rFonts w:cs="Arial"/>
        </w:rPr>
        <w:t>TPL_BO User</w:t>
      </w:r>
    </w:p>
    <w:p w14:paraId="4048771A" w14:textId="77777777" w:rsidR="001D75B7" w:rsidRPr="004342C6" w:rsidRDefault="001D75B7" w:rsidP="001C691E">
      <w:pPr>
        <w:pStyle w:val="ListParagraph"/>
        <w:numPr>
          <w:ilvl w:val="0"/>
          <w:numId w:val="20"/>
        </w:numPr>
        <w:contextualSpacing w:val="0"/>
        <w:rPr>
          <w:rFonts w:cs="Arial"/>
        </w:rPr>
      </w:pPr>
      <w:r w:rsidRPr="004342C6">
        <w:rPr>
          <w:rFonts w:cs="Arial"/>
        </w:rPr>
        <w:t>Advanced CSR User</w:t>
      </w:r>
    </w:p>
    <w:p w14:paraId="5562A850" w14:textId="77777777" w:rsidR="001D75B7" w:rsidRPr="004342C6" w:rsidRDefault="001D75B7" w:rsidP="001D75B7">
      <w:pPr>
        <w:rPr>
          <w:rFonts w:cs="Arial"/>
        </w:rPr>
      </w:pPr>
      <w:r w:rsidRPr="004342C6">
        <w:rPr>
          <w:rFonts w:cs="Arial"/>
          <w:i/>
          <w:color w:val="00B050"/>
        </w:rPr>
        <w:t xml:space="preserve">  </w:t>
      </w:r>
    </w:p>
    <w:p w14:paraId="44DFF082" w14:textId="77777777" w:rsidR="001D75B7" w:rsidRPr="004342C6" w:rsidRDefault="001D75B7" w:rsidP="001D75B7">
      <w:pPr>
        <w:pStyle w:val="Heading3"/>
        <w:numPr>
          <w:ilvl w:val="2"/>
          <w:numId w:val="13"/>
        </w:numPr>
        <w:rPr>
          <w:rFonts w:ascii="Arial" w:hAnsi="Arial" w:cs="Arial"/>
        </w:rPr>
      </w:pPr>
      <w:bookmarkStart w:id="964" w:name="_Toc94634948"/>
      <w:r w:rsidRPr="004342C6">
        <w:rPr>
          <w:rFonts w:ascii="Arial" w:hAnsi="Arial" w:cs="Arial"/>
        </w:rPr>
        <w:t>Trigger(s)</w:t>
      </w:r>
      <w:bookmarkEnd w:id="964"/>
    </w:p>
    <w:p w14:paraId="5E1A9732" w14:textId="0A36BC5C" w:rsidR="001D75B7" w:rsidRPr="004342C6" w:rsidRDefault="001D75B7" w:rsidP="00F725DA">
      <w:pPr>
        <w:pStyle w:val="ListParagraph"/>
        <w:numPr>
          <w:ilvl w:val="0"/>
          <w:numId w:val="137"/>
        </w:numPr>
        <w:contextualSpacing w:val="0"/>
        <w:rPr>
          <w:rFonts w:cs="Arial"/>
        </w:rPr>
      </w:pPr>
      <w:r w:rsidRPr="004342C6">
        <w:rPr>
          <w:rFonts w:cs="Arial"/>
        </w:rPr>
        <w:t>Eligibility is determined/re-determined through any process</w:t>
      </w:r>
      <w:r w:rsidR="001C691E">
        <w:rPr>
          <w:rFonts w:cs="Arial"/>
        </w:rPr>
        <w:t>,</w:t>
      </w:r>
      <w:r w:rsidRPr="004342C6">
        <w:rPr>
          <w:rFonts w:cs="Arial"/>
        </w:rPr>
        <w:t xml:space="preserve"> e.g.</w:t>
      </w:r>
      <w:r w:rsidR="001C691E">
        <w:rPr>
          <w:rFonts w:cs="Arial"/>
        </w:rPr>
        <w:t>,</w:t>
      </w:r>
      <w:r w:rsidRPr="004342C6">
        <w:rPr>
          <w:rFonts w:cs="Arial"/>
        </w:rPr>
        <w:t xml:space="preserve"> </w:t>
      </w:r>
      <w:r w:rsidR="00004265" w:rsidRPr="004342C6">
        <w:rPr>
          <w:rFonts w:cs="Arial"/>
        </w:rPr>
        <w:t>Batch/BO determination, online SSAP flow, Renewals, PDM, eligibility RFI timeclock expiration.</w:t>
      </w:r>
    </w:p>
    <w:p w14:paraId="3D274F8D" w14:textId="77777777" w:rsidR="001D75B7" w:rsidRPr="004342C6" w:rsidRDefault="001D75B7" w:rsidP="001D75B7">
      <w:pPr>
        <w:pStyle w:val="ListParagraph"/>
        <w:ind w:left="1080"/>
        <w:contextualSpacing w:val="0"/>
        <w:rPr>
          <w:rFonts w:cs="Arial"/>
        </w:rPr>
      </w:pPr>
    </w:p>
    <w:p w14:paraId="26305FE0" w14:textId="77777777" w:rsidR="001D75B7" w:rsidRPr="004342C6" w:rsidRDefault="001D75B7" w:rsidP="001D75B7">
      <w:pPr>
        <w:pStyle w:val="Heading3"/>
        <w:numPr>
          <w:ilvl w:val="2"/>
          <w:numId w:val="13"/>
        </w:numPr>
        <w:rPr>
          <w:rFonts w:ascii="Arial" w:hAnsi="Arial" w:cs="Arial"/>
        </w:rPr>
      </w:pPr>
      <w:bookmarkStart w:id="965" w:name="_Toc94634949"/>
      <w:r w:rsidRPr="004342C6">
        <w:rPr>
          <w:rFonts w:ascii="Arial" w:hAnsi="Arial" w:cs="Arial"/>
        </w:rPr>
        <w:t>Precondition(s)</w:t>
      </w:r>
      <w:bookmarkEnd w:id="965"/>
    </w:p>
    <w:p w14:paraId="6FFD5C27" w14:textId="14A5951A" w:rsidR="001D75B7" w:rsidRPr="004342C6" w:rsidRDefault="001D75B7" w:rsidP="00F725DA">
      <w:pPr>
        <w:pStyle w:val="ListParagraph"/>
        <w:numPr>
          <w:ilvl w:val="3"/>
          <w:numId w:val="137"/>
        </w:numPr>
        <w:contextualSpacing w:val="0"/>
        <w:rPr>
          <w:rFonts w:cs="Arial"/>
        </w:rPr>
      </w:pPr>
      <w:r w:rsidRPr="004342C6">
        <w:rPr>
          <w:rFonts w:cs="Arial"/>
        </w:rPr>
        <w:t>Eligibility is submitted</w:t>
      </w:r>
      <w:r w:rsidR="001C691E">
        <w:rPr>
          <w:rFonts w:cs="Arial"/>
        </w:rPr>
        <w:t>,</w:t>
      </w:r>
      <w:r w:rsidRPr="004342C6">
        <w:rPr>
          <w:rFonts w:cs="Arial"/>
        </w:rPr>
        <w:t xml:space="preserve"> and </w:t>
      </w:r>
      <w:r w:rsidR="001C691E">
        <w:rPr>
          <w:rFonts w:cs="Arial"/>
        </w:rPr>
        <w:t xml:space="preserve">the </w:t>
      </w:r>
      <w:r w:rsidRPr="004342C6">
        <w:rPr>
          <w:rFonts w:cs="Arial"/>
        </w:rPr>
        <w:t xml:space="preserve">member is MH eligible or Terminated from MH. </w:t>
      </w:r>
    </w:p>
    <w:p w14:paraId="45EF8A3E" w14:textId="77777777" w:rsidR="001D75B7" w:rsidRPr="004342C6" w:rsidRDefault="001D75B7" w:rsidP="001D75B7">
      <w:pPr>
        <w:pStyle w:val="ListParagraph"/>
        <w:ind w:left="1080"/>
        <w:contextualSpacing w:val="0"/>
        <w:rPr>
          <w:rFonts w:cs="Arial"/>
        </w:rPr>
      </w:pPr>
    </w:p>
    <w:p w14:paraId="65C53814" w14:textId="77777777" w:rsidR="001D75B7" w:rsidRPr="004342C6" w:rsidRDefault="001D75B7" w:rsidP="001D75B7">
      <w:pPr>
        <w:pStyle w:val="Heading3"/>
        <w:numPr>
          <w:ilvl w:val="2"/>
          <w:numId w:val="13"/>
        </w:numPr>
        <w:pBdr>
          <w:bottom w:val="single" w:sz="12" w:space="5" w:color="4C8B3F"/>
        </w:pBdr>
        <w:rPr>
          <w:rFonts w:ascii="Arial" w:hAnsi="Arial" w:cs="Arial"/>
        </w:rPr>
      </w:pPr>
      <w:bookmarkStart w:id="966" w:name="_Toc94634950"/>
      <w:r w:rsidRPr="004342C6">
        <w:rPr>
          <w:rFonts w:ascii="Arial" w:hAnsi="Arial" w:cs="Arial"/>
        </w:rPr>
        <w:t>Postcondition(s)</w:t>
      </w:r>
      <w:bookmarkEnd w:id="966"/>
    </w:p>
    <w:p w14:paraId="5A055777" w14:textId="0003D2C0" w:rsidR="001D75B7" w:rsidRPr="004342C6" w:rsidRDefault="001D75B7" w:rsidP="00F725DA">
      <w:pPr>
        <w:pStyle w:val="ListParagraph"/>
        <w:numPr>
          <w:ilvl w:val="6"/>
          <w:numId w:val="137"/>
        </w:numPr>
        <w:rPr>
          <w:rFonts w:cs="Arial"/>
        </w:rPr>
      </w:pPr>
      <w:r w:rsidRPr="004342C6">
        <w:rPr>
          <w:rFonts w:cs="Arial"/>
        </w:rPr>
        <w:t>MH eligibility begin date</w:t>
      </w:r>
      <w:r w:rsidR="001C691E">
        <w:rPr>
          <w:rFonts w:cs="Arial"/>
        </w:rPr>
        <w:t>,</w:t>
      </w:r>
      <w:r w:rsidRPr="004342C6">
        <w:rPr>
          <w:rFonts w:cs="Arial"/>
        </w:rPr>
        <w:t xml:space="preserve"> and end date </w:t>
      </w:r>
      <w:r w:rsidR="001C691E">
        <w:rPr>
          <w:rFonts w:cs="Arial"/>
        </w:rPr>
        <w:t>is</w:t>
      </w:r>
      <w:r w:rsidRPr="004342C6">
        <w:rPr>
          <w:rFonts w:cs="Arial"/>
        </w:rPr>
        <w:t xml:space="preserve"> calculated as per </w:t>
      </w:r>
      <w:r w:rsidR="001C691E">
        <w:rPr>
          <w:rFonts w:cs="Arial"/>
        </w:rPr>
        <w:t xml:space="preserve">the </w:t>
      </w:r>
      <w:r w:rsidRPr="004342C6">
        <w:rPr>
          <w:rFonts w:cs="Arial"/>
        </w:rPr>
        <w:t xml:space="preserve">change transaction sheet. </w:t>
      </w:r>
    </w:p>
    <w:p w14:paraId="7011F4B0" w14:textId="77777777" w:rsidR="001D75B7" w:rsidRPr="004342C6" w:rsidRDefault="001D75B7" w:rsidP="001D75B7">
      <w:pPr>
        <w:pStyle w:val="ListParagraph"/>
        <w:ind w:left="1080"/>
        <w:rPr>
          <w:rFonts w:cs="Arial"/>
        </w:rPr>
      </w:pPr>
    </w:p>
    <w:p w14:paraId="19F96845" w14:textId="3F57EA9C" w:rsidR="001D75B7" w:rsidRDefault="001D75B7" w:rsidP="001D75B7">
      <w:pPr>
        <w:contextualSpacing w:val="0"/>
        <w:rPr>
          <w:rFonts w:cs="Arial"/>
        </w:rPr>
      </w:pPr>
    </w:p>
    <w:p w14:paraId="1021D219" w14:textId="77777777" w:rsidR="001D75B7" w:rsidRPr="004342C6" w:rsidRDefault="001D75B7" w:rsidP="001D75B7">
      <w:pPr>
        <w:pStyle w:val="Heading3"/>
        <w:numPr>
          <w:ilvl w:val="2"/>
          <w:numId w:val="13"/>
        </w:numPr>
        <w:rPr>
          <w:rFonts w:ascii="Arial" w:hAnsi="Arial" w:cs="Arial"/>
        </w:rPr>
      </w:pPr>
      <w:bookmarkStart w:id="967" w:name="_Toc94634951"/>
      <w:r w:rsidRPr="004342C6">
        <w:rPr>
          <w:rFonts w:ascii="Arial" w:hAnsi="Arial" w:cs="Arial"/>
        </w:rPr>
        <w:t>Flow of Event(s)</w:t>
      </w:r>
      <w:bookmarkEnd w:id="967"/>
    </w:p>
    <w:p w14:paraId="7C85B0F1" w14:textId="77777777" w:rsidR="001D75B7" w:rsidRPr="004342C6" w:rsidRDefault="001D75B7" w:rsidP="001D75B7">
      <w:pPr>
        <w:ind w:left="360"/>
        <w:rPr>
          <w:rFonts w:cs="Arial"/>
        </w:rPr>
      </w:pPr>
    </w:p>
    <w:p w14:paraId="2FE1FFAB" w14:textId="77777777" w:rsidR="001D75B7" w:rsidRPr="004342C6" w:rsidRDefault="001D75B7" w:rsidP="005A16A0">
      <w:pPr>
        <w:pStyle w:val="Heading3"/>
        <w:numPr>
          <w:ilvl w:val="3"/>
          <w:numId w:val="13"/>
        </w:numPr>
        <w:tabs>
          <w:tab w:val="left" w:pos="1890"/>
        </w:tabs>
        <w:rPr>
          <w:rFonts w:ascii="Arial" w:hAnsi="Arial" w:cs="Arial"/>
        </w:rPr>
      </w:pPr>
      <w:bookmarkStart w:id="968" w:name="_Toc94634952"/>
      <w:r w:rsidRPr="004342C6">
        <w:rPr>
          <w:rFonts w:ascii="Arial" w:hAnsi="Arial" w:cs="Arial"/>
        </w:rPr>
        <w:t>Basic Flow</w:t>
      </w:r>
      <w:bookmarkEnd w:id="968"/>
    </w:p>
    <w:p w14:paraId="5E59C2B4" w14:textId="21862CCF" w:rsidR="005A16A0" w:rsidRPr="004342C6" w:rsidRDefault="005A16A0" w:rsidP="00320B54">
      <w:pPr>
        <w:pStyle w:val="ListParagraph"/>
        <w:numPr>
          <w:ilvl w:val="0"/>
          <w:numId w:val="338"/>
        </w:numPr>
        <w:rPr>
          <w:rFonts w:cs="Arial"/>
        </w:rPr>
      </w:pPr>
      <w:r w:rsidRPr="004342C6">
        <w:rPr>
          <w:rFonts w:cs="Arial"/>
        </w:rPr>
        <w:lastRenderedPageBreak/>
        <w:t>The individual/assistor/agent portal user submitted the application</w:t>
      </w:r>
      <w:r w:rsidR="001C691E">
        <w:rPr>
          <w:rFonts w:cs="Arial"/>
        </w:rPr>
        <w:t>.</w:t>
      </w:r>
    </w:p>
    <w:p w14:paraId="44A4CC24" w14:textId="3371CD2D" w:rsidR="001D75B7" w:rsidRPr="004342C6" w:rsidRDefault="006C13ED" w:rsidP="00320B54">
      <w:pPr>
        <w:pStyle w:val="ListParagraph"/>
        <w:numPr>
          <w:ilvl w:val="0"/>
          <w:numId w:val="338"/>
        </w:numPr>
        <w:rPr>
          <w:rFonts w:cs="Arial"/>
        </w:rPr>
      </w:pPr>
      <w:r w:rsidRPr="004342C6">
        <w:rPr>
          <w:rFonts w:cs="Arial"/>
        </w:rPr>
        <w:t>Member is MH eligible</w:t>
      </w:r>
      <w:r w:rsidR="001C691E">
        <w:rPr>
          <w:rFonts w:cs="Arial"/>
        </w:rPr>
        <w:t>,</w:t>
      </w:r>
      <w:r w:rsidRPr="004342C6">
        <w:rPr>
          <w:rFonts w:cs="Arial"/>
        </w:rPr>
        <w:t xml:space="preserve"> and MH eligibility Begin date is calculated</w:t>
      </w:r>
      <w:r w:rsidR="001C691E">
        <w:rPr>
          <w:rFonts w:cs="Arial"/>
        </w:rPr>
        <w:t>.</w:t>
      </w:r>
    </w:p>
    <w:p w14:paraId="0138571A" w14:textId="77777777" w:rsidR="001D75B7" w:rsidRPr="004342C6" w:rsidRDefault="001D75B7" w:rsidP="001D75B7">
      <w:pPr>
        <w:pStyle w:val="ListParagraph"/>
        <w:ind w:left="2070"/>
        <w:rPr>
          <w:rFonts w:cs="Arial"/>
        </w:rPr>
      </w:pPr>
      <w:r w:rsidRPr="004342C6">
        <w:rPr>
          <w:rFonts w:cs="Arial"/>
        </w:rPr>
        <w:t xml:space="preserve"> </w:t>
      </w:r>
    </w:p>
    <w:p w14:paraId="697221A3" w14:textId="77777777" w:rsidR="001D75B7" w:rsidRPr="004342C6" w:rsidRDefault="001D75B7" w:rsidP="005A16A0">
      <w:pPr>
        <w:pStyle w:val="Heading3"/>
        <w:numPr>
          <w:ilvl w:val="3"/>
          <w:numId w:val="13"/>
        </w:numPr>
        <w:tabs>
          <w:tab w:val="left" w:pos="1890"/>
        </w:tabs>
        <w:rPr>
          <w:rFonts w:ascii="Arial" w:hAnsi="Arial" w:cs="Arial"/>
        </w:rPr>
      </w:pPr>
      <w:bookmarkStart w:id="969" w:name="_Toc94634953"/>
      <w:r w:rsidRPr="004342C6">
        <w:rPr>
          <w:rFonts w:ascii="Arial" w:hAnsi="Arial" w:cs="Arial"/>
        </w:rPr>
        <w:t>Alternate Flow-1</w:t>
      </w:r>
      <w:bookmarkEnd w:id="969"/>
    </w:p>
    <w:p w14:paraId="5A8155F6" w14:textId="63A1622C" w:rsidR="001D75B7" w:rsidRPr="004342C6" w:rsidRDefault="006C13ED" w:rsidP="00320B54">
      <w:pPr>
        <w:pStyle w:val="ListParagraph"/>
        <w:numPr>
          <w:ilvl w:val="0"/>
          <w:numId w:val="339"/>
        </w:numPr>
        <w:rPr>
          <w:rFonts w:cs="Arial"/>
        </w:rPr>
      </w:pPr>
      <w:r w:rsidRPr="004342C6">
        <w:rPr>
          <w:rFonts w:cs="Arial"/>
        </w:rPr>
        <w:t xml:space="preserve">Eligibility is submitted. </w:t>
      </w:r>
    </w:p>
    <w:p w14:paraId="47A261EB" w14:textId="699E5D48" w:rsidR="006C13ED" w:rsidRPr="004342C6" w:rsidRDefault="006C13ED" w:rsidP="00320B54">
      <w:pPr>
        <w:pStyle w:val="ListParagraph"/>
        <w:numPr>
          <w:ilvl w:val="0"/>
          <w:numId w:val="339"/>
        </w:numPr>
        <w:rPr>
          <w:rFonts w:cs="Arial"/>
        </w:rPr>
      </w:pPr>
      <w:r w:rsidRPr="004342C6">
        <w:rPr>
          <w:rFonts w:cs="Arial"/>
        </w:rPr>
        <w:t>Member is Not MH eligible</w:t>
      </w:r>
      <w:r w:rsidR="001C691E">
        <w:rPr>
          <w:rFonts w:cs="Arial"/>
        </w:rPr>
        <w:t>;</w:t>
      </w:r>
      <w:r w:rsidRPr="004342C6">
        <w:rPr>
          <w:rFonts w:cs="Arial"/>
        </w:rPr>
        <w:t xml:space="preserve"> </w:t>
      </w:r>
      <w:r w:rsidR="001C691E">
        <w:rPr>
          <w:rFonts w:cs="Arial"/>
        </w:rPr>
        <w:t xml:space="preserve">the </w:t>
      </w:r>
      <w:r w:rsidRPr="004342C6">
        <w:rPr>
          <w:rFonts w:cs="Arial"/>
        </w:rPr>
        <w:t xml:space="preserve">MH end date is calculated. </w:t>
      </w:r>
    </w:p>
    <w:p w14:paraId="2ECBAB50" w14:textId="6856A8F1" w:rsidR="001D75B7" w:rsidRDefault="001D75B7" w:rsidP="001D75B7">
      <w:pPr>
        <w:rPr>
          <w:rFonts w:cs="Arial"/>
        </w:rPr>
      </w:pPr>
    </w:p>
    <w:p w14:paraId="03935506" w14:textId="33BA5B31" w:rsidR="00E46284" w:rsidRPr="004342C6" w:rsidRDefault="00E46284" w:rsidP="00E46284">
      <w:pPr>
        <w:pStyle w:val="Heading3"/>
        <w:numPr>
          <w:ilvl w:val="3"/>
          <w:numId w:val="13"/>
        </w:numPr>
        <w:tabs>
          <w:tab w:val="left" w:pos="1890"/>
        </w:tabs>
        <w:rPr>
          <w:rFonts w:ascii="Arial" w:hAnsi="Arial" w:cs="Arial"/>
        </w:rPr>
      </w:pPr>
      <w:bookmarkStart w:id="970" w:name="_Toc94634954"/>
      <w:r w:rsidRPr="004342C6">
        <w:rPr>
          <w:rFonts w:ascii="Arial" w:hAnsi="Arial" w:cs="Arial"/>
        </w:rPr>
        <w:t>Alternate Flow-</w:t>
      </w:r>
      <w:r w:rsidR="00CE0C1A">
        <w:rPr>
          <w:rFonts w:ascii="Arial" w:hAnsi="Arial" w:cs="Arial"/>
        </w:rPr>
        <w:t>2</w:t>
      </w:r>
      <w:bookmarkEnd w:id="970"/>
    </w:p>
    <w:p w14:paraId="57835166" w14:textId="67035442" w:rsidR="00E46284" w:rsidRDefault="00E46284" w:rsidP="00320B54">
      <w:pPr>
        <w:pStyle w:val="ListParagraph"/>
        <w:numPr>
          <w:ilvl w:val="0"/>
          <w:numId w:val="422"/>
        </w:numPr>
        <w:contextualSpacing w:val="0"/>
        <w:rPr>
          <w:rFonts w:eastAsia="Times New Roman"/>
        </w:rPr>
      </w:pPr>
      <w:r>
        <w:rPr>
          <w:rFonts w:eastAsia="Times New Roman"/>
        </w:rPr>
        <w:t xml:space="preserve">The </w:t>
      </w:r>
      <w:r w:rsidRPr="004342C6">
        <w:rPr>
          <w:rFonts w:cs="Arial"/>
        </w:rPr>
        <w:t>individual/assistor/agent portal user submitted the application</w:t>
      </w:r>
      <w:r>
        <w:rPr>
          <w:rFonts w:cs="Arial"/>
        </w:rPr>
        <w:t>.</w:t>
      </w:r>
    </w:p>
    <w:p w14:paraId="63D6A745" w14:textId="77777777" w:rsidR="00E46284" w:rsidRDefault="00E46284" w:rsidP="00320B54">
      <w:pPr>
        <w:pStyle w:val="ListParagraph"/>
        <w:numPr>
          <w:ilvl w:val="0"/>
          <w:numId w:val="422"/>
        </w:numPr>
        <w:contextualSpacing w:val="0"/>
        <w:rPr>
          <w:rFonts w:eastAsia="Times New Roman"/>
        </w:rPr>
      </w:pPr>
      <w:bookmarkStart w:id="971" w:name="_Hlk73615187"/>
      <w:r>
        <w:rPr>
          <w:rFonts w:eastAsia="Times New Roman"/>
        </w:rPr>
        <w:t>The</w:t>
      </w:r>
      <w:bookmarkStart w:id="972" w:name="_Hlk73615159"/>
      <w:r>
        <w:rPr>
          <w:rFonts w:eastAsia="Times New Roman"/>
        </w:rPr>
        <w:t xml:space="preserve"> system checks if the member was eligible for a disability aid category in the previous determined eligibility</w:t>
      </w:r>
      <w:bookmarkEnd w:id="971"/>
      <w:r>
        <w:rPr>
          <w:rFonts w:eastAsia="Times New Roman"/>
        </w:rPr>
        <w:t xml:space="preserve">. </w:t>
      </w:r>
    </w:p>
    <w:p w14:paraId="3CDBED84" w14:textId="77777777" w:rsidR="00E46284" w:rsidRDefault="00E46284" w:rsidP="00320B54">
      <w:pPr>
        <w:pStyle w:val="ListParagraph"/>
        <w:numPr>
          <w:ilvl w:val="0"/>
          <w:numId w:val="422"/>
        </w:numPr>
        <w:contextualSpacing w:val="0"/>
        <w:rPr>
          <w:rFonts w:eastAsia="Times New Roman"/>
        </w:rPr>
      </w:pPr>
      <w:bookmarkStart w:id="973" w:name="_Hlk73615198"/>
      <w:r>
        <w:rPr>
          <w:rFonts w:eastAsia="Times New Roman"/>
        </w:rPr>
        <w:t xml:space="preserve">The system identifies that the member was NOT eligible for a </w:t>
      </w:r>
      <w:r w:rsidRPr="00EC686E">
        <w:rPr>
          <w:rFonts w:eastAsia="Times New Roman"/>
        </w:rPr>
        <w:t xml:space="preserve">disability aid category in the previous </w:t>
      </w:r>
      <w:r>
        <w:rPr>
          <w:rFonts w:eastAsia="Times New Roman"/>
        </w:rPr>
        <w:t xml:space="preserve">determined </w:t>
      </w:r>
      <w:r w:rsidRPr="00EC686E">
        <w:rPr>
          <w:rFonts w:eastAsia="Times New Roman"/>
        </w:rPr>
        <w:t>eligibility</w:t>
      </w:r>
      <w:bookmarkEnd w:id="973"/>
      <w:r>
        <w:rPr>
          <w:rFonts w:eastAsia="Times New Roman"/>
        </w:rPr>
        <w:t>.</w:t>
      </w:r>
    </w:p>
    <w:p w14:paraId="5C33A68F" w14:textId="77777777" w:rsidR="00E46284" w:rsidRPr="00EC686E" w:rsidRDefault="00E46284" w:rsidP="00320B54">
      <w:pPr>
        <w:pStyle w:val="ListParagraph"/>
        <w:numPr>
          <w:ilvl w:val="0"/>
          <w:numId w:val="422"/>
        </w:numPr>
        <w:contextualSpacing w:val="0"/>
        <w:rPr>
          <w:rFonts w:eastAsia="Times New Roman"/>
        </w:rPr>
      </w:pPr>
      <w:bookmarkStart w:id="974" w:name="_Hlk73615211"/>
      <w:r>
        <w:rPr>
          <w:rFonts w:eastAsia="Times New Roman"/>
        </w:rPr>
        <w:t xml:space="preserve">The system evaluates the </w:t>
      </w:r>
      <w:r>
        <w:t>Retro Disability effective start date for the member based on the disability effective date and the application date.</w:t>
      </w:r>
    </w:p>
    <w:p w14:paraId="4489B256" w14:textId="77777777" w:rsidR="00E46284" w:rsidRDefault="00E46284" w:rsidP="00320B54">
      <w:pPr>
        <w:pStyle w:val="ListParagraph"/>
        <w:numPr>
          <w:ilvl w:val="0"/>
          <w:numId w:val="422"/>
        </w:numPr>
        <w:contextualSpacing w:val="0"/>
        <w:rPr>
          <w:rFonts w:eastAsia="Times New Roman"/>
        </w:rPr>
      </w:pPr>
      <w:r>
        <w:rPr>
          <w:rFonts w:eastAsia="Times New Roman"/>
        </w:rPr>
        <w:t>The system identifies that the member</w:t>
      </w:r>
      <w:r w:rsidRPr="00EC686E">
        <w:rPr>
          <w:rFonts w:eastAsia="Times New Roman"/>
        </w:rPr>
        <w:t xml:space="preserve"> </w:t>
      </w:r>
      <w:r>
        <w:rPr>
          <w:rFonts w:eastAsia="Times New Roman"/>
        </w:rPr>
        <w:t>was not terminated or denied</w:t>
      </w:r>
      <w:r w:rsidRPr="00EC686E">
        <w:rPr>
          <w:rFonts w:eastAsia="Times New Roman"/>
        </w:rPr>
        <w:t xml:space="preserve"> Medicaid for at least one day due to an applied closure reason between the Retro Disability effective start date and current date</w:t>
      </w:r>
      <w:r>
        <w:rPr>
          <w:rFonts w:eastAsia="Times New Roman"/>
        </w:rPr>
        <w:t xml:space="preserve"> </w:t>
      </w:r>
      <w:r w:rsidRPr="00EC686E">
        <w:rPr>
          <w:rFonts w:eastAsia="Times New Roman"/>
        </w:rPr>
        <w:t>(inclusive of both dates)</w:t>
      </w:r>
      <w:r>
        <w:rPr>
          <w:rFonts w:eastAsia="Times New Roman"/>
        </w:rPr>
        <w:t>.</w:t>
      </w:r>
    </w:p>
    <w:p w14:paraId="718B66C7" w14:textId="77777777" w:rsidR="00E46284" w:rsidRDefault="00E46284" w:rsidP="00320B54">
      <w:pPr>
        <w:pStyle w:val="ListParagraph"/>
        <w:numPr>
          <w:ilvl w:val="0"/>
          <w:numId w:val="422"/>
        </w:numPr>
        <w:contextualSpacing w:val="0"/>
        <w:rPr>
          <w:rFonts w:eastAsia="Times New Roman"/>
        </w:rPr>
      </w:pPr>
      <w:bookmarkStart w:id="975" w:name="_Hlk73615229"/>
      <w:bookmarkEnd w:id="974"/>
      <w:r>
        <w:rPr>
          <w:rFonts w:eastAsia="Times New Roman"/>
        </w:rPr>
        <w:t>The system identifies that the m</w:t>
      </w:r>
      <w:r w:rsidRPr="00EC686E">
        <w:rPr>
          <w:rFonts w:eastAsia="Times New Roman"/>
        </w:rPr>
        <w:t xml:space="preserve">ember was </w:t>
      </w:r>
      <w:r>
        <w:rPr>
          <w:rFonts w:eastAsia="Times New Roman"/>
        </w:rPr>
        <w:t xml:space="preserve">not </w:t>
      </w:r>
      <w:r w:rsidRPr="00EC686E">
        <w:rPr>
          <w:rFonts w:eastAsia="Times New Roman"/>
        </w:rPr>
        <w:t xml:space="preserve">eligible for any of the aid category from the </w:t>
      </w:r>
      <w:r>
        <w:rPr>
          <w:rFonts w:eastAsia="Times New Roman"/>
        </w:rPr>
        <w:t>c</w:t>
      </w:r>
      <w:r w:rsidRPr="00EC686E">
        <w:rPr>
          <w:rFonts w:eastAsia="Times New Roman"/>
        </w:rPr>
        <w:t xml:space="preserve">onfigurable list between the Retro </w:t>
      </w:r>
      <w:r>
        <w:rPr>
          <w:rFonts w:eastAsia="Times New Roman"/>
        </w:rPr>
        <w:t>D</w:t>
      </w:r>
      <w:r w:rsidRPr="00EC686E">
        <w:rPr>
          <w:rFonts w:eastAsia="Times New Roman"/>
        </w:rPr>
        <w:t xml:space="preserve">isability effective </w:t>
      </w:r>
      <w:r>
        <w:rPr>
          <w:rFonts w:eastAsia="Times New Roman"/>
        </w:rPr>
        <w:t xml:space="preserve">start </w:t>
      </w:r>
      <w:r w:rsidRPr="00EC686E">
        <w:rPr>
          <w:rFonts w:eastAsia="Times New Roman"/>
        </w:rPr>
        <w:t>date and the current date (inclusive of both dates)</w:t>
      </w:r>
      <w:r>
        <w:rPr>
          <w:rFonts w:eastAsia="Times New Roman"/>
        </w:rPr>
        <w:t>.</w:t>
      </w:r>
    </w:p>
    <w:p w14:paraId="0BF2E2D2" w14:textId="77777777" w:rsidR="00E46284" w:rsidRPr="00EC686E" w:rsidRDefault="00E46284" w:rsidP="00320B54">
      <w:pPr>
        <w:pStyle w:val="ListParagraph"/>
        <w:numPr>
          <w:ilvl w:val="0"/>
          <w:numId w:val="422"/>
        </w:numPr>
        <w:contextualSpacing w:val="0"/>
        <w:rPr>
          <w:rFonts w:eastAsia="Times New Roman"/>
        </w:rPr>
      </w:pPr>
      <w:r>
        <w:rPr>
          <w:rFonts w:eastAsia="Times New Roman"/>
        </w:rPr>
        <w:t xml:space="preserve">The system uses the </w:t>
      </w:r>
      <w:r>
        <w:t xml:space="preserve">Retro Disability effective start date </w:t>
      </w:r>
      <w:r>
        <w:rPr>
          <w:rFonts w:eastAsia="Times New Roman"/>
        </w:rPr>
        <w:t xml:space="preserve">to calculate the </w:t>
      </w:r>
      <w:r w:rsidRPr="00EC686E">
        <w:rPr>
          <w:rFonts w:eastAsia="Times New Roman"/>
        </w:rPr>
        <w:t>Medicaid Eligibility Start Date</w:t>
      </w:r>
      <w:r>
        <w:rPr>
          <w:rFonts w:eastAsia="Times New Roman"/>
        </w:rPr>
        <w:t xml:space="preserve"> (</w:t>
      </w:r>
      <w:r w:rsidRPr="00161429">
        <w:rPr>
          <w:rFonts w:eastAsia="Times New Roman"/>
        </w:rPr>
        <w:t>Eligibility begin date​)</w:t>
      </w:r>
      <w:r w:rsidRPr="00EC686E">
        <w:rPr>
          <w:rFonts w:eastAsia="Times New Roman"/>
        </w:rPr>
        <w:t xml:space="preserve"> for the new disability aid category</w:t>
      </w:r>
      <w:r>
        <w:rPr>
          <w:rFonts w:eastAsia="Times New Roman"/>
        </w:rPr>
        <w:t xml:space="preserve"> for the member</w:t>
      </w:r>
      <w:bookmarkEnd w:id="972"/>
      <w:bookmarkEnd w:id="975"/>
      <w:r>
        <w:rPr>
          <w:rFonts w:eastAsia="Times New Roman"/>
        </w:rPr>
        <w:t>.</w:t>
      </w:r>
    </w:p>
    <w:p w14:paraId="78DE1C90" w14:textId="77777777" w:rsidR="00E46284" w:rsidRPr="00E46284" w:rsidRDefault="00E46284" w:rsidP="00E46284">
      <w:pPr>
        <w:ind w:left="900"/>
        <w:rPr>
          <w:rFonts w:cs="Arial"/>
        </w:rPr>
      </w:pPr>
    </w:p>
    <w:p w14:paraId="2078306B" w14:textId="28C75443" w:rsidR="00E46284" w:rsidRPr="004342C6" w:rsidRDefault="00E46284" w:rsidP="00E46284">
      <w:pPr>
        <w:pStyle w:val="Heading3"/>
        <w:numPr>
          <w:ilvl w:val="3"/>
          <w:numId w:val="13"/>
        </w:numPr>
        <w:tabs>
          <w:tab w:val="left" w:pos="1890"/>
        </w:tabs>
        <w:rPr>
          <w:rFonts w:ascii="Arial" w:hAnsi="Arial" w:cs="Arial"/>
        </w:rPr>
      </w:pPr>
      <w:bookmarkStart w:id="976" w:name="_Toc94634955"/>
      <w:r w:rsidRPr="004342C6">
        <w:rPr>
          <w:rFonts w:ascii="Arial" w:hAnsi="Arial" w:cs="Arial"/>
        </w:rPr>
        <w:t>Alternate Flow-</w:t>
      </w:r>
      <w:r w:rsidR="00CE0C1A">
        <w:rPr>
          <w:rFonts w:ascii="Arial" w:hAnsi="Arial" w:cs="Arial"/>
        </w:rPr>
        <w:t>3</w:t>
      </w:r>
      <w:bookmarkEnd w:id="976"/>
    </w:p>
    <w:p w14:paraId="3DE647B2" w14:textId="28D23E16" w:rsidR="00E46284" w:rsidRDefault="00E46284" w:rsidP="00320B54">
      <w:pPr>
        <w:pStyle w:val="ListParagraph"/>
        <w:numPr>
          <w:ilvl w:val="0"/>
          <w:numId w:val="423"/>
        </w:numPr>
        <w:contextualSpacing w:val="0"/>
        <w:rPr>
          <w:rFonts w:eastAsia="Times New Roman"/>
        </w:rPr>
      </w:pPr>
      <w:r>
        <w:rPr>
          <w:rFonts w:eastAsia="Times New Roman"/>
        </w:rPr>
        <w:t xml:space="preserve">Alternate Flow </w:t>
      </w:r>
      <w:r w:rsidR="00CE0C1A">
        <w:rPr>
          <w:rFonts w:eastAsia="Times New Roman"/>
        </w:rPr>
        <w:t>2</w:t>
      </w:r>
      <w:r>
        <w:rPr>
          <w:rFonts w:eastAsia="Times New Roman"/>
        </w:rPr>
        <w:t xml:space="preserve"> steps 1-4 are completed.</w:t>
      </w:r>
    </w:p>
    <w:p w14:paraId="576056C8" w14:textId="77777777" w:rsidR="00E46284" w:rsidRDefault="00E46284" w:rsidP="00320B54">
      <w:pPr>
        <w:pStyle w:val="ListParagraph"/>
        <w:numPr>
          <w:ilvl w:val="0"/>
          <w:numId w:val="339"/>
        </w:numPr>
        <w:contextualSpacing w:val="0"/>
        <w:rPr>
          <w:rFonts w:eastAsia="Times New Roman"/>
        </w:rPr>
      </w:pPr>
      <w:r>
        <w:rPr>
          <w:rFonts w:eastAsia="Times New Roman"/>
        </w:rPr>
        <w:t>The system identifies that the member</w:t>
      </w:r>
      <w:r w:rsidRPr="00EC686E">
        <w:rPr>
          <w:rFonts w:eastAsia="Times New Roman"/>
        </w:rPr>
        <w:t xml:space="preserve"> </w:t>
      </w:r>
      <w:r>
        <w:rPr>
          <w:rFonts w:eastAsia="Times New Roman"/>
        </w:rPr>
        <w:t>was not terminated or denied</w:t>
      </w:r>
      <w:r w:rsidRPr="00EC686E">
        <w:rPr>
          <w:rFonts w:eastAsia="Times New Roman"/>
        </w:rPr>
        <w:t xml:space="preserve"> Medicaid for at least one day due to an applied closure reason between the Retro Disability effective start date and current date</w:t>
      </w:r>
      <w:r>
        <w:rPr>
          <w:rFonts w:eastAsia="Times New Roman"/>
        </w:rPr>
        <w:t xml:space="preserve"> </w:t>
      </w:r>
      <w:r w:rsidRPr="00EC686E">
        <w:rPr>
          <w:rFonts w:eastAsia="Times New Roman"/>
        </w:rPr>
        <w:t>(inclusive of both dates)</w:t>
      </w:r>
      <w:r>
        <w:rPr>
          <w:rFonts w:eastAsia="Times New Roman"/>
        </w:rPr>
        <w:t>.</w:t>
      </w:r>
    </w:p>
    <w:p w14:paraId="25EE1C7C" w14:textId="77777777" w:rsidR="00E46284" w:rsidRDefault="00E46284" w:rsidP="00320B54">
      <w:pPr>
        <w:pStyle w:val="ListParagraph"/>
        <w:numPr>
          <w:ilvl w:val="0"/>
          <w:numId w:val="339"/>
        </w:numPr>
        <w:contextualSpacing w:val="0"/>
        <w:rPr>
          <w:rFonts w:eastAsia="Times New Roman"/>
        </w:rPr>
      </w:pPr>
      <w:r>
        <w:rPr>
          <w:rFonts w:eastAsia="Times New Roman"/>
        </w:rPr>
        <w:t>The system identifies that the m</w:t>
      </w:r>
      <w:r w:rsidRPr="00EC686E">
        <w:rPr>
          <w:rFonts w:eastAsia="Times New Roman"/>
        </w:rPr>
        <w:t xml:space="preserve">ember was eligible for any of the aid category from the </w:t>
      </w:r>
      <w:r>
        <w:rPr>
          <w:rFonts w:eastAsia="Times New Roman"/>
        </w:rPr>
        <w:t>c</w:t>
      </w:r>
      <w:r w:rsidRPr="00EC686E">
        <w:rPr>
          <w:rFonts w:eastAsia="Times New Roman"/>
        </w:rPr>
        <w:t xml:space="preserve">onfigurable list between the Retro </w:t>
      </w:r>
      <w:r>
        <w:rPr>
          <w:rFonts w:eastAsia="Times New Roman"/>
        </w:rPr>
        <w:t>D</w:t>
      </w:r>
      <w:r w:rsidRPr="00EC686E">
        <w:rPr>
          <w:rFonts w:eastAsia="Times New Roman"/>
        </w:rPr>
        <w:t xml:space="preserve">isability effective </w:t>
      </w:r>
      <w:r>
        <w:rPr>
          <w:rFonts w:eastAsia="Times New Roman"/>
        </w:rPr>
        <w:t xml:space="preserve">start </w:t>
      </w:r>
      <w:r w:rsidRPr="00EC686E">
        <w:rPr>
          <w:rFonts w:eastAsia="Times New Roman"/>
        </w:rPr>
        <w:t>date and the current date (inclusive of both dates)</w:t>
      </w:r>
      <w:r>
        <w:rPr>
          <w:rFonts w:eastAsia="Times New Roman"/>
        </w:rPr>
        <w:t>.</w:t>
      </w:r>
    </w:p>
    <w:p w14:paraId="1C6F0F35" w14:textId="1C66621C" w:rsidR="00E46284" w:rsidRPr="00EC686E" w:rsidRDefault="00E46284" w:rsidP="00320B54">
      <w:pPr>
        <w:pStyle w:val="ListParagraph"/>
        <w:numPr>
          <w:ilvl w:val="0"/>
          <w:numId w:val="423"/>
        </w:numPr>
        <w:contextualSpacing w:val="0"/>
        <w:rPr>
          <w:rFonts w:eastAsia="Times New Roman"/>
        </w:rPr>
      </w:pPr>
      <w:r>
        <w:rPr>
          <w:rFonts w:eastAsia="Times New Roman"/>
        </w:rPr>
        <w:t xml:space="preserve">The system uses the normal rules to calculate the </w:t>
      </w:r>
      <w:r w:rsidRPr="00EC686E">
        <w:rPr>
          <w:rFonts w:eastAsia="Times New Roman"/>
        </w:rPr>
        <w:t>Medicaid Eligibility Start Date</w:t>
      </w:r>
      <w:r w:rsidRPr="00161429">
        <w:t xml:space="preserve"> </w:t>
      </w:r>
      <w:r w:rsidRPr="00161429">
        <w:rPr>
          <w:rFonts w:eastAsia="Times New Roman"/>
        </w:rPr>
        <w:t>(Eligibility begin date​)</w:t>
      </w:r>
      <w:r w:rsidRPr="00EC686E">
        <w:rPr>
          <w:rFonts w:eastAsia="Times New Roman"/>
        </w:rPr>
        <w:t xml:space="preserve"> for the new disability aid category</w:t>
      </w:r>
      <w:r>
        <w:rPr>
          <w:rFonts w:eastAsia="Times New Roman"/>
        </w:rPr>
        <w:t xml:space="preserve"> for the member.</w:t>
      </w:r>
    </w:p>
    <w:p w14:paraId="158BFFE1" w14:textId="12D9935D" w:rsidR="00E46284" w:rsidRDefault="00E46284" w:rsidP="001D75B7">
      <w:pPr>
        <w:rPr>
          <w:rFonts w:cs="Arial"/>
        </w:rPr>
      </w:pPr>
    </w:p>
    <w:p w14:paraId="032FA917" w14:textId="01F85168" w:rsidR="00E46284" w:rsidRPr="004342C6" w:rsidRDefault="00E46284" w:rsidP="00E46284">
      <w:pPr>
        <w:pStyle w:val="Heading3"/>
        <w:numPr>
          <w:ilvl w:val="3"/>
          <w:numId w:val="13"/>
        </w:numPr>
        <w:tabs>
          <w:tab w:val="left" w:pos="1890"/>
        </w:tabs>
        <w:rPr>
          <w:rFonts w:ascii="Arial" w:hAnsi="Arial" w:cs="Arial"/>
        </w:rPr>
      </w:pPr>
      <w:bookmarkStart w:id="977" w:name="_Toc94634956"/>
      <w:r w:rsidRPr="004342C6">
        <w:rPr>
          <w:rFonts w:ascii="Arial" w:hAnsi="Arial" w:cs="Arial"/>
        </w:rPr>
        <w:t>Alternate Flow-</w:t>
      </w:r>
      <w:r w:rsidR="00CE0C1A">
        <w:rPr>
          <w:rFonts w:ascii="Arial" w:hAnsi="Arial" w:cs="Arial"/>
        </w:rPr>
        <w:t>4</w:t>
      </w:r>
      <w:bookmarkEnd w:id="977"/>
    </w:p>
    <w:p w14:paraId="56768AD5" w14:textId="44D376B1" w:rsidR="00E46284" w:rsidRDefault="00E46284" w:rsidP="00320B54">
      <w:pPr>
        <w:pStyle w:val="ListParagraph"/>
        <w:numPr>
          <w:ilvl w:val="0"/>
          <w:numId w:val="425"/>
        </w:numPr>
        <w:contextualSpacing w:val="0"/>
        <w:rPr>
          <w:rFonts w:eastAsia="Times New Roman"/>
        </w:rPr>
      </w:pPr>
      <w:r>
        <w:rPr>
          <w:rFonts w:eastAsia="Times New Roman"/>
        </w:rPr>
        <w:t>Alternate Flow</w:t>
      </w:r>
      <w:r w:rsidR="00CE0C1A">
        <w:rPr>
          <w:rFonts w:eastAsia="Times New Roman"/>
        </w:rPr>
        <w:t xml:space="preserve"> 2</w:t>
      </w:r>
      <w:r>
        <w:rPr>
          <w:rFonts w:eastAsia="Times New Roman"/>
        </w:rPr>
        <w:t xml:space="preserve"> steps 1-4 are completed.</w:t>
      </w:r>
    </w:p>
    <w:p w14:paraId="2757B26C" w14:textId="7577E4C2" w:rsidR="00E46284" w:rsidRDefault="00E46284" w:rsidP="00320B54">
      <w:pPr>
        <w:pStyle w:val="ListParagraph"/>
        <w:numPr>
          <w:ilvl w:val="0"/>
          <w:numId w:val="424"/>
        </w:numPr>
        <w:contextualSpacing w:val="0"/>
        <w:rPr>
          <w:rFonts w:eastAsia="Times New Roman"/>
        </w:rPr>
      </w:pPr>
      <w:r>
        <w:rPr>
          <w:rFonts w:eastAsia="Times New Roman"/>
        </w:rPr>
        <w:t>The system identifies that the member</w:t>
      </w:r>
      <w:r w:rsidRPr="00EC686E">
        <w:rPr>
          <w:rFonts w:eastAsia="Times New Roman"/>
        </w:rPr>
        <w:t xml:space="preserve"> </w:t>
      </w:r>
      <w:r>
        <w:rPr>
          <w:rFonts w:eastAsia="Times New Roman"/>
        </w:rPr>
        <w:t>was terminated or denied</w:t>
      </w:r>
      <w:r w:rsidRPr="00EC686E">
        <w:rPr>
          <w:rFonts w:eastAsia="Times New Roman"/>
        </w:rPr>
        <w:t xml:space="preserve"> Medicaid for at least one day due to an applied closure reason between the Retro Disability effective start date and current date</w:t>
      </w:r>
      <w:r>
        <w:rPr>
          <w:rFonts w:eastAsia="Times New Roman"/>
        </w:rPr>
        <w:t xml:space="preserve"> </w:t>
      </w:r>
      <w:r w:rsidRPr="00EC686E">
        <w:rPr>
          <w:rFonts w:eastAsia="Times New Roman"/>
        </w:rPr>
        <w:t>(inclusive of both dates)</w:t>
      </w:r>
      <w:r>
        <w:rPr>
          <w:rFonts w:eastAsia="Times New Roman"/>
        </w:rPr>
        <w:t>.</w:t>
      </w:r>
    </w:p>
    <w:p w14:paraId="6A6496F9" w14:textId="77777777" w:rsidR="00E46284" w:rsidRDefault="00E46284" w:rsidP="00320B54">
      <w:pPr>
        <w:pStyle w:val="ListParagraph"/>
        <w:numPr>
          <w:ilvl w:val="0"/>
          <w:numId w:val="424"/>
        </w:numPr>
        <w:contextualSpacing w:val="0"/>
        <w:rPr>
          <w:rFonts w:eastAsia="Times New Roman"/>
        </w:rPr>
      </w:pPr>
      <w:r>
        <w:rPr>
          <w:rFonts w:eastAsia="Times New Roman"/>
        </w:rPr>
        <w:t>The system does not check the m</w:t>
      </w:r>
      <w:r w:rsidRPr="00EC686E">
        <w:rPr>
          <w:rFonts w:eastAsia="Times New Roman"/>
        </w:rPr>
        <w:t>ember</w:t>
      </w:r>
      <w:r>
        <w:rPr>
          <w:rFonts w:eastAsia="Times New Roman"/>
        </w:rPr>
        <w:t xml:space="preserve">’s </w:t>
      </w:r>
      <w:r w:rsidRPr="00EC686E">
        <w:rPr>
          <w:rFonts w:eastAsia="Times New Roman"/>
        </w:rPr>
        <w:t>eligibi</w:t>
      </w:r>
      <w:r>
        <w:rPr>
          <w:rFonts w:eastAsia="Times New Roman"/>
        </w:rPr>
        <w:t>lity</w:t>
      </w:r>
      <w:r w:rsidRPr="00EC686E">
        <w:rPr>
          <w:rFonts w:eastAsia="Times New Roman"/>
        </w:rPr>
        <w:t xml:space="preserve"> for any of the aid category from the </w:t>
      </w:r>
      <w:r>
        <w:rPr>
          <w:rFonts w:eastAsia="Times New Roman"/>
        </w:rPr>
        <w:t>c</w:t>
      </w:r>
      <w:r w:rsidRPr="00EC686E">
        <w:rPr>
          <w:rFonts w:eastAsia="Times New Roman"/>
        </w:rPr>
        <w:t xml:space="preserve">onfigurable list between the Retro </w:t>
      </w:r>
      <w:r>
        <w:rPr>
          <w:rFonts w:eastAsia="Times New Roman"/>
        </w:rPr>
        <w:t>D</w:t>
      </w:r>
      <w:r w:rsidRPr="00EC686E">
        <w:rPr>
          <w:rFonts w:eastAsia="Times New Roman"/>
        </w:rPr>
        <w:t xml:space="preserve">isability effective </w:t>
      </w:r>
      <w:r>
        <w:rPr>
          <w:rFonts w:eastAsia="Times New Roman"/>
        </w:rPr>
        <w:t xml:space="preserve">start </w:t>
      </w:r>
      <w:r w:rsidRPr="00EC686E">
        <w:rPr>
          <w:rFonts w:eastAsia="Times New Roman"/>
        </w:rPr>
        <w:t>date and the current date (inclusive of both dates)</w:t>
      </w:r>
      <w:r>
        <w:rPr>
          <w:rFonts w:eastAsia="Times New Roman"/>
        </w:rPr>
        <w:t>.</w:t>
      </w:r>
    </w:p>
    <w:p w14:paraId="0FF5D20F" w14:textId="1696AAD2" w:rsidR="00E46284" w:rsidRDefault="00E46284" w:rsidP="00320B54">
      <w:pPr>
        <w:pStyle w:val="ListParagraph"/>
        <w:numPr>
          <w:ilvl w:val="0"/>
          <w:numId w:val="425"/>
        </w:numPr>
        <w:contextualSpacing w:val="0"/>
        <w:rPr>
          <w:rFonts w:eastAsia="Times New Roman"/>
        </w:rPr>
      </w:pPr>
      <w:r>
        <w:rPr>
          <w:rFonts w:eastAsia="Times New Roman"/>
        </w:rPr>
        <w:lastRenderedPageBreak/>
        <w:t xml:space="preserve">The system uses the </w:t>
      </w:r>
      <w:r>
        <w:t xml:space="preserve">normal rules </w:t>
      </w:r>
      <w:r>
        <w:rPr>
          <w:rFonts w:eastAsia="Times New Roman"/>
        </w:rPr>
        <w:t xml:space="preserve">to calculate the </w:t>
      </w:r>
      <w:r w:rsidRPr="00EC686E">
        <w:rPr>
          <w:rFonts w:eastAsia="Times New Roman"/>
        </w:rPr>
        <w:t>Medicaid Eligibility Start Date</w:t>
      </w:r>
      <w:r w:rsidRPr="00161429">
        <w:t xml:space="preserve"> </w:t>
      </w:r>
      <w:r w:rsidRPr="00161429">
        <w:rPr>
          <w:rFonts w:eastAsia="Times New Roman"/>
        </w:rPr>
        <w:t>(Eligibility begin date​)</w:t>
      </w:r>
      <w:r w:rsidRPr="00EC686E">
        <w:rPr>
          <w:rFonts w:eastAsia="Times New Roman"/>
        </w:rPr>
        <w:t xml:space="preserve"> for the new disability aid category</w:t>
      </w:r>
      <w:r>
        <w:rPr>
          <w:rFonts w:eastAsia="Times New Roman"/>
        </w:rPr>
        <w:t xml:space="preserve"> for the member.</w:t>
      </w:r>
    </w:p>
    <w:p w14:paraId="2D240020" w14:textId="77777777" w:rsidR="00E46284" w:rsidRPr="00E46284" w:rsidRDefault="00E46284" w:rsidP="00E46284">
      <w:pPr>
        <w:contextualSpacing w:val="0"/>
        <w:rPr>
          <w:rFonts w:eastAsia="Times New Roman"/>
        </w:rPr>
      </w:pPr>
    </w:p>
    <w:p w14:paraId="05C20D85" w14:textId="2E57A5B3" w:rsidR="00E46284" w:rsidRPr="004342C6" w:rsidRDefault="00E46284" w:rsidP="00E46284">
      <w:pPr>
        <w:pStyle w:val="Heading3"/>
        <w:numPr>
          <w:ilvl w:val="3"/>
          <w:numId w:val="13"/>
        </w:numPr>
        <w:tabs>
          <w:tab w:val="left" w:pos="1890"/>
        </w:tabs>
        <w:rPr>
          <w:rFonts w:ascii="Arial" w:hAnsi="Arial" w:cs="Arial"/>
        </w:rPr>
      </w:pPr>
      <w:bookmarkStart w:id="978" w:name="_Toc94634957"/>
      <w:r w:rsidRPr="004342C6">
        <w:rPr>
          <w:rFonts w:ascii="Arial" w:hAnsi="Arial" w:cs="Arial"/>
        </w:rPr>
        <w:t>Alternate Flow-</w:t>
      </w:r>
      <w:r w:rsidR="00CE0C1A">
        <w:rPr>
          <w:rFonts w:ascii="Arial" w:hAnsi="Arial" w:cs="Arial"/>
        </w:rPr>
        <w:t>5</w:t>
      </w:r>
      <w:bookmarkEnd w:id="978"/>
    </w:p>
    <w:p w14:paraId="008D5D45" w14:textId="1D3BDFC2" w:rsidR="00E46284" w:rsidRDefault="00E46284" w:rsidP="00320B54">
      <w:pPr>
        <w:pStyle w:val="ListParagraph"/>
        <w:numPr>
          <w:ilvl w:val="0"/>
          <w:numId w:val="426"/>
        </w:numPr>
        <w:contextualSpacing w:val="0"/>
        <w:rPr>
          <w:rFonts w:eastAsia="Times New Roman"/>
        </w:rPr>
      </w:pPr>
      <w:r>
        <w:rPr>
          <w:rFonts w:eastAsia="Times New Roman"/>
        </w:rPr>
        <w:t xml:space="preserve">Alternate Flow </w:t>
      </w:r>
      <w:r w:rsidR="00CE0C1A">
        <w:rPr>
          <w:rFonts w:eastAsia="Times New Roman"/>
        </w:rPr>
        <w:t>2</w:t>
      </w:r>
      <w:r>
        <w:rPr>
          <w:rFonts w:eastAsia="Times New Roman"/>
        </w:rPr>
        <w:t xml:space="preserve"> steps 1 and 2 are completed.</w:t>
      </w:r>
    </w:p>
    <w:p w14:paraId="0E05FBB9" w14:textId="1760BB9F" w:rsidR="00E46284" w:rsidRDefault="00E46284" w:rsidP="00320B54">
      <w:pPr>
        <w:pStyle w:val="ListParagraph"/>
        <w:numPr>
          <w:ilvl w:val="0"/>
          <w:numId w:val="426"/>
        </w:numPr>
        <w:contextualSpacing w:val="0"/>
        <w:rPr>
          <w:rFonts w:eastAsia="Times New Roman"/>
        </w:rPr>
      </w:pPr>
      <w:r>
        <w:rPr>
          <w:rFonts w:eastAsia="Times New Roman"/>
        </w:rPr>
        <w:t xml:space="preserve">The system identifies that the member was eligible for a </w:t>
      </w:r>
      <w:r w:rsidRPr="00EC686E">
        <w:rPr>
          <w:rFonts w:eastAsia="Times New Roman"/>
        </w:rPr>
        <w:t xml:space="preserve">disability aid category in the previous </w:t>
      </w:r>
      <w:r>
        <w:rPr>
          <w:rFonts w:eastAsia="Times New Roman"/>
        </w:rPr>
        <w:t xml:space="preserve">determined </w:t>
      </w:r>
      <w:r w:rsidRPr="00EC686E">
        <w:rPr>
          <w:rFonts w:eastAsia="Times New Roman"/>
        </w:rPr>
        <w:t>eligibility</w:t>
      </w:r>
      <w:r>
        <w:rPr>
          <w:rFonts w:eastAsia="Times New Roman"/>
        </w:rPr>
        <w:t>.</w:t>
      </w:r>
    </w:p>
    <w:p w14:paraId="750A74D0" w14:textId="4D34A49D" w:rsidR="00E46284" w:rsidRDefault="00E46284" w:rsidP="00320B54">
      <w:pPr>
        <w:pStyle w:val="ListParagraph"/>
        <w:numPr>
          <w:ilvl w:val="0"/>
          <w:numId w:val="426"/>
        </w:numPr>
        <w:contextualSpacing w:val="0"/>
        <w:rPr>
          <w:rFonts w:eastAsia="Times New Roman"/>
        </w:rPr>
      </w:pPr>
      <w:r>
        <w:rPr>
          <w:rFonts w:eastAsia="Times New Roman"/>
        </w:rPr>
        <w:t xml:space="preserve">The system does not calculate the </w:t>
      </w:r>
      <w:r w:rsidRPr="00EC686E">
        <w:rPr>
          <w:rFonts w:eastAsia="Times New Roman"/>
        </w:rPr>
        <w:t>Retro Disability Effective start date</w:t>
      </w:r>
      <w:r>
        <w:rPr>
          <w:rFonts w:eastAsia="Times New Roman"/>
        </w:rPr>
        <w:t xml:space="preserve"> for such members.</w:t>
      </w:r>
    </w:p>
    <w:p w14:paraId="779BFFD0" w14:textId="31E0F164" w:rsidR="00E46284" w:rsidRPr="00EC686E" w:rsidRDefault="00E46284" w:rsidP="00320B54">
      <w:pPr>
        <w:pStyle w:val="ListParagraph"/>
        <w:numPr>
          <w:ilvl w:val="0"/>
          <w:numId w:val="426"/>
        </w:numPr>
        <w:contextualSpacing w:val="0"/>
        <w:rPr>
          <w:rFonts w:eastAsia="Times New Roman"/>
        </w:rPr>
      </w:pPr>
      <w:r>
        <w:rPr>
          <w:rFonts w:eastAsia="Times New Roman"/>
        </w:rPr>
        <w:t xml:space="preserve">The system uses the normal rules to calculate the </w:t>
      </w:r>
      <w:r w:rsidRPr="00EC686E">
        <w:rPr>
          <w:rFonts w:eastAsia="Times New Roman"/>
        </w:rPr>
        <w:t>Medicaid Eligibility Start Date</w:t>
      </w:r>
      <w:r>
        <w:rPr>
          <w:rFonts w:eastAsia="Times New Roman"/>
        </w:rPr>
        <w:t xml:space="preserve"> </w:t>
      </w:r>
      <w:r w:rsidRPr="00161429">
        <w:rPr>
          <w:rFonts w:eastAsia="Times New Roman"/>
        </w:rPr>
        <w:t>(Eligibility begin date​)</w:t>
      </w:r>
      <w:r w:rsidRPr="00EC686E">
        <w:rPr>
          <w:rFonts w:eastAsia="Times New Roman"/>
        </w:rPr>
        <w:t xml:space="preserve"> for the new disability aid category</w:t>
      </w:r>
      <w:r>
        <w:rPr>
          <w:rFonts w:eastAsia="Times New Roman"/>
        </w:rPr>
        <w:t xml:space="preserve"> for the member.</w:t>
      </w:r>
    </w:p>
    <w:p w14:paraId="0515AEB0" w14:textId="77777777" w:rsidR="00E46284" w:rsidRPr="004342C6" w:rsidRDefault="00E46284" w:rsidP="001D75B7">
      <w:pPr>
        <w:rPr>
          <w:rFonts w:cs="Arial"/>
        </w:rPr>
      </w:pPr>
    </w:p>
    <w:p w14:paraId="5677F9F2" w14:textId="77777777" w:rsidR="001D75B7" w:rsidRPr="004342C6" w:rsidRDefault="001D75B7" w:rsidP="001D75B7">
      <w:pPr>
        <w:pStyle w:val="Heading3"/>
        <w:numPr>
          <w:ilvl w:val="2"/>
          <w:numId w:val="13"/>
        </w:numPr>
        <w:rPr>
          <w:rFonts w:ascii="Arial" w:hAnsi="Arial" w:cs="Arial"/>
        </w:rPr>
      </w:pPr>
      <w:bookmarkStart w:id="979" w:name="_Toc94634958"/>
      <w:r w:rsidRPr="004342C6">
        <w:rPr>
          <w:rFonts w:ascii="Arial" w:hAnsi="Arial" w:cs="Arial"/>
        </w:rPr>
        <w:t>User Pages and Input</w:t>
      </w:r>
      <w:bookmarkEnd w:id="979"/>
    </w:p>
    <w:p w14:paraId="53BCA99B" w14:textId="77777777" w:rsidR="001D75B7" w:rsidRPr="004342C6" w:rsidRDefault="001D75B7" w:rsidP="001D75B7">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7C38058" w14:textId="77777777" w:rsidR="001D75B7" w:rsidRPr="004342C6" w:rsidRDefault="001D75B7" w:rsidP="001D75B7">
      <w:pPr>
        <w:pStyle w:val="Heading3"/>
        <w:numPr>
          <w:ilvl w:val="2"/>
          <w:numId w:val="13"/>
        </w:numPr>
        <w:rPr>
          <w:rFonts w:ascii="Arial" w:hAnsi="Arial" w:cs="Arial"/>
        </w:rPr>
      </w:pPr>
      <w:bookmarkStart w:id="980" w:name="_Toc94634959"/>
      <w:r w:rsidRPr="004342C6">
        <w:rPr>
          <w:rFonts w:ascii="Arial" w:hAnsi="Arial" w:cs="Arial"/>
        </w:rPr>
        <w:t>Functional Requirement(s)</w:t>
      </w:r>
      <w:bookmarkEnd w:id="980"/>
    </w:p>
    <w:p w14:paraId="721F6C0F" w14:textId="25005F99" w:rsidR="001D75B7" w:rsidRPr="004342C6" w:rsidRDefault="001D75B7" w:rsidP="001C691E">
      <w:pPr>
        <w:pStyle w:val="Caption"/>
        <w:keepNext/>
        <w:jc w:val="center"/>
        <w:rPr>
          <w:rFonts w:cs="Arial"/>
        </w:rPr>
      </w:pPr>
      <w:bookmarkStart w:id="981" w:name="_Toc94635038"/>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42</w:t>
      </w:r>
      <w:r w:rsidRPr="004342C6">
        <w:rPr>
          <w:rFonts w:cs="Arial"/>
          <w:noProof/>
        </w:rPr>
        <w:fldChar w:fldCharType="end"/>
      </w:r>
      <w:r w:rsidRPr="004342C6">
        <w:rPr>
          <w:rFonts w:cs="Arial"/>
        </w:rPr>
        <w:t>. Functional Requirements – UC.</w:t>
      </w:r>
      <w:r w:rsidR="002B0E81" w:rsidRPr="004342C6">
        <w:rPr>
          <w:rFonts w:cs="Arial"/>
        </w:rPr>
        <w:t>3</w:t>
      </w:r>
      <w:r w:rsidR="006B5DCC">
        <w:rPr>
          <w:rFonts w:cs="Arial"/>
        </w:rPr>
        <w:t>6</w:t>
      </w:r>
      <w:bookmarkEnd w:id="981"/>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631"/>
        <w:gridCol w:w="6644"/>
      </w:tblGrid>
      <w:tr w:rsidR="001D75B7" w:rsidRPr="004342C6" w14:paraId="60BC2404" w14:textId="77777777" w:rsidTr="00294567">
        <w:trPr>
          <w:trHeight w:val="300"/>
          <w:tblHeader/>
        </w:trPr>
        <w:tc>
          <w:tcPr>
            <w:tcW w:w="2631" w:type="dxa"/>
            <w:shd w:val="clear" w:color="auto" w:fill="4C8B3F" w:themeFill="background2"/>
            <w:vAlign w:val="center"/>
            <w:hideMark/>
          </w:tcPr>
          <w:p w14:paraId="3A816F37" w14:textId="77777777" w:rsidR="001D75B7" w:rsidRPr="004342C6" w:rsidRDefault="001D75B7" w:rsidP="004B0AF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644" w:type="dxa"/>
            <w:shd w:val="clear" w:color="auto" w:fill="4C8B3F" w:themeFill="background2"/>
            <w:vAlign w:val="center"/>
            <w:hideMark/>
          </w:tcPr>
          <w:p w14:paraId="12945CE3" w14:textId="77777777" w:rsidR="001D75B7" w:rsidRPr="004342C6" w:rsidRDefault="001D75B7" w:rsidP="004B0AF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D77BF7" w:rsidRPr="004342C6" w14:paraId="149468FD" w14:textId="77777777" w:rsidTr="00294567">
        <w:trPr>
          <w:trHeight w:val="314"/>
        </w:trPr>
        <w:tc>
          <w:tcPr>
            <w:tcW w:w="2631" w:type="dxa"/>
            <w:shd w:val="clear" w:color="000000" w:fill="FFFFFF"/>
          </w:tcPr>
          <w:p w14:paraId="228C77A2" w14:textId="5416EF41" w:rsidR="00D77BF7" w:rsidRPr="004342C6" w:rsidRDefault="00D77BF7" w:rsidP="00D77BF7">
            <w:pPr>
              <w:contextualSpacing w:val="0"/>
              <w:jc w:val="center"/>
              <w:rPr>
                <w:rFonts w:eastAsia="Times New Roman" w:cs="Arial"/>
                <w:color w:val="000000"/>
              </w:rPr>
            </w:pPr>
            <w:r w:rsidRPr="004342C6">
              <w:rPr>
                <w:rFonts w:eastAsia="Times New Roman" w:cs="Arial"/>
                <w:color w:val="000000"/>
              </w:rPr>
              <w:t>PIE.FR.02.001</w:t>
            </w:r>
          </w:p>
        </w:tc>
        <w:tc>
          <w:tcPr>
            <w:tcW w:w="6644" w:type="dxa"/>
            <w:shd w:val="clear" w:color="000000" w:fill="FFFFFF"/>
          </w:tcPr>
          <w:p w14:paraId="0EE585CE" w14:textId="3384BB92" w:rsidR="00D77BF7" w:rsidRPr="004342C6" w:rsidRDefault="00D77BF7" w:rsidP="00D77BF7">
            <w:pPr>
              <w:spacing w:before="120" w:after="120"/>
              <w:rPr>
                <w:rFonts w:cs="Arial"/>
              </w:rPr>
            </w:pPr>
            <w:r w:rsidRPr="004342C6">
              <w:rPr>
                <w:rFonts w:cs="Arial"/>
              </w:rPr>
              <w:t xml:space="preserve">The system shall calculate the MassHealth eligibility start date (Eligibility begin date) for disabled aid categories from Application Date minus 10 days when Disability Effective Date is </w:t>
            </w:r>
            <w:r w:rsidR="001C691E">
              <w:rPr>
                <w:rFonts w:cs="Arial"/>
              </w:rPr>
              <w:t>before</w:t>
            </w:r>
            <w:r w:rsidRPr="004342C6">
              <w:rPr>
                <w:rFonts w:cs="Arial"/>
              </w:rPr>
              <w:t xml:space="preserve"> Application Date (dte_appl)</w:t>
            </w:r>
          </w:p>
          <w:p w14:paraId="164AE69D" w14:textId="77777777" w:rsidR="00D77BF7" w:rsidRPr="004342C6" w:rsidRDefault="00D77BF7" w:rsidP="00D77BF7">
            <w:pPr>
              <w:spacing w:before="120" w:after="120"/>
              <w:rPr>
                <w:rFonts w:cs="Arial"/>
                <w:i/>
              </w:rPr>
            </w:pPr>
          </w:p>
          <w:p w14:paraId="527DC00B" w14:textId="40530CF8" w:rsidR="00D77BF7" w:rsidRPr="004342C6" w:rsidRDefault="00D77BF7" w:rsidP="00D77BF7">
            <w:pPr>
              <w:rPr>
                <w:rFonts w:cs="Arial"/>
              </w:rPr>
            </w:pPr>
            <w:r w:rsidRPr="004342C6">
              <w:rPr>
                <w:rFonts w:cs="Arial"/>
                <w:b/>
              </w:rPr>
              <w:t>Note:</w:t>
            </w:r>
            <w:r w:rsidRPr="004342C6">
              <w:rPr>
                <w:rFonts w:cs="Arial"/>
                <w:i/>
              </w:rPr>
              <w:t xml:space="preserve"> </w:t>
            </w:r>
            <w:r w:rsidRPr="004342C6">
              <w:rPr>
                <w:rFonts w:cs="Arial"/>
              </w:rPr>
              <w:t xml:space="preserve">Disabled aid categories are the following as per the aid category sheet attached in </w:t>
            </w:r>
            <w:hyperlink w:anchor="_REFERENCE_DOCUMENTS" w:history="1">
              <w:r w:rsidRPr="004342C6">
                <w:rPr>
                  <w:rStyle w:val="Hyperlink"/>
                  <w:rFonts w:cs="Arial"/>
                </w:rPr>
                <w:t>Reference document</w:t>
              </w:r>
            </w:hyperlink>
            <w:r w:rsidRPr="004342C6">
              <w:rPr>
                <w:rFonts w:cs="Arial"/>
              </w:rPr>
              <w:t xml:space="preserve">: </w:t>
            </w:r>
          </w:p>
          <w:p w14:paraId="3D3D49E0" w14:textId="77777777" w:rsidR="00D77BF7" w:rsidRPr="004342C6" w:rsidRDefault="00D77BF7" w:rsidP="00D77BF7">
            <w:pPr>
              <w:rPr>
                <w:rFonts w:cs="Arial"/>
              </w:rPr>
            </w:pPr>
            <w:r w:rsidRPr="004342C6">
              <w:rPr>
                <w:rFonts w:cs="Arial"/>
              </w:rPr>
              <w:t>43 - Standard plus Buy-In</w:t>
            </w:r>
          </w:p>
          <w:p w14:paraId="7347F515" w14:textId="77777777" w:rsidR="00D77BF7" w:rsidRPr="004342C6" w:rsidRDefault="00D77BF7" w:rsidP="00D77BF7">
            <w:pPr>
              <w:rPr>
                <w:rFonts w:cs="Arial"/>
              </w:rPr>
            </w:pPr>
            <w:r w:rsidRPr="004342C6">
              <w:rPr>
                <w:rFonts w:cs="Arial"/>
              </w:rPr>
              <w:t>42 - Standard (disabled)</w:t>
            </w:r>
          </w:p>
          <w:p w14:paraId="2A92173F" w14:textId="77777777" w:rsidR="00D77BF7" w:rsidRPr="004342C6" w:rsidRDefault="00D77BF7" w:rsidP="00D77BF7">
            <w:pPr>
              <w:rPr>
                <w:rFonts w:cs="Arial"/>
              </w:rPr>
            </w:pPr>
            <w:r w:rsidRPr="004342C6">
              <w:rPr>
                <w:rFonts w:cs="Arial"/>
              </w:rPr>
              <w:t>50 - CommonHealth Disabled Child</w:t>
            </w:r>
          </w:p>
          <w:p w14:paraId="4192A607" w14:textId="77777777" w:rsidR="00D77BF7" w:rsidRPr="004342C6" w:rsidRDefault="00D77BF7" w:rsidP="00D77BF7">
            <w:pPr>
              <w:rPr>
                <w:rFonts w:cs="Arial"/>
              </w:rPr>
            </w:pPr>
            <w:r w:rsidRPr="004342C6">
              <w:rPr>
                <w:rFonts w:cs="Arial"/>
              </w:rPr>
              <w:t>51 - SF CommonHealth Disabled Child</w:t>
            </w:r>
          </w:p>
          <w:p w14:paraId="31F821BA" w14:textId="77777777" w:rsidR="00D77BF7" w:rsidRPr="004342C6" w:rsidRDefault="00D77BF7" w:rsidP="00D77BF7">
            <w:pPr>
              <w:rPr>
                <w:rFonts w:cs="Arial"/>
              </w:rPr>
            </w:pPr>
            <w:r w:rsidRPr="004342C6">
              <w:rPr>
                <w:rFonts w:cs="Arial"/>
              </w:rPr>
              <w:t>E1 - SF CommonHealth Non-Qualified PRUCOL Children</w:t>
            </w:r>
          </w:p>
          <w:p w14:paraId="1732A57A" w14:textId="77777777" w:rsidR="00D77BF7" w:rsidRPr="004342C6" w:rsidRDefault="00D77BF7" w:rsidP="00D77BF7">
            <w:pPr>
              <w:rPr>
                <w:rFonts w:cs="Arial"/>
              </w:rPr>
            </w:pPr>
            <w:r w:rsidRPr="004342C6">
              <w:rPr>
                <w:rFonts w:cs="Arial"/>
              </w:rPr>
              <w:t>EP - MassHealth Standard</w:t>
            </w:r>
          </w:p>
          <w:p w14:paraId="0D03090C" w14:textId="77777777" w:rsidR="00D77BF7" w:rsidRPr="004342C6" w:rsidRDefault="00D77BF7" w:rsidP="00D77BF7">
            <w:pPr>
              <w:rPr>
                <w:rFonts w:cs="Arial"/>
              </w:rPr>
            </w:pPr>
            <w:r w:rsidRPr="004342C6">
              <w:rPr>
                <w:rFonts w:cs="Arial"/>
              </w:rPr>
              <w:t>EL - MassHealth CommonHealth</w:t>
            </w:r>
          </w:p>
          <w:p w14:paraId="487ECF06" w14:textId="77777777" w:rsidR="00D77BF7" w:rsidRPr="004342C6" w:rsidRDefault="00D77BF7" w:rsidP="00D77BF7">
            <w:pPr>
              <w:rPr>
                <w:rFonts w:cs="Arial"/>
              </w:rPr>
            </w:pPr>
            <w:r w:rsidRPr="004342C6">
              <w:rPr>
                <w:rFonts w:cs="Arial"/>
              </w:rPr>
              <w:t>EM - MassHealth CommonHealth</w:t>
            </w:r>
          </w:p>
          <w:p w14:paraId="43D905D3" w14:textId="77777777" w:rsidR="00D77BF7" w:rsidRPr="004342C6" w:rsidRDefault="00D77BF7" w:rsidP="00D77BF7">
            <w:pPr>
              <w:rPr>
                <w:rFonts w:cs="Arial"/>
              </w:rPr>
            </w:pPr>
            <w:r w:rsidRPr="004342C6">
              <w:rPr>
                <w:rFonts w:cs="Arial"/>
              </w:rPr>
              <w:t>EN - MassHealth CommonHealth</w:t>
            </w:r>
          </w:p>
          <w:p w14:paraId="77C15806" w14:textId="77777777" w:rsidR="00D77BF7" w:rsidRPr="004342C6" w:rsidRDefault="00D77BF7" w:rsidP="00D77BF7">
            <w:pPr>
              <w:rPr>
                <w:rFonts w:cs="Arial"/>
              </w:rPr>
            </w:pPr>
            <w:r w:rsidRPr="004342C6">
              <w:rPr>
                <w:rFonts w:cs="Arial"/>
              </w:rPr>
              <w:t>E4 - MassHealth CommonHealth</w:t>
            </w:r>
          </w:p>
          <w:p w14:paraId="4F5ADF5B" w14:textId="77777777" w:rsidR="00D77BF7" w:rsidRPr="004342C6" w:rsidRDefault="00D77BF7" w:rsidP="00D77BF7">
            <w:pPr>
              <w:rPr>
                <w:rFonts w:cs="Arial"/>
                <w:b/>
              </w:rPr>
            </w:pPr>
          </w:p>
          <w:p w14:paraId="13F9CBA0" w14:textId="77777777" w:rsidR="00030304" w:rsidRDefault="00D77BF7" w:rsidP="001C691E">
            <w:pPr>
              <w:spacing w:before="120" w:after="120"/>
              <w:rPr>
                <w:rFonts w:cs="Arial"/>
                <w:b/>
              </w:rPr>
            </w:pPr>
            <w:r w:rsidRPr="004342C6">
              <w:rPr>
                <w:rFonts w:cs="Arial"/>
                <w:b/>
              </w:rPr>
              <w:t xml:space="preserve">Note: </w:t>
            </w:r>
          </w:p>
          <w:p w14:paraId="18F102F9" w14:textId="77777777" w:rsidR="00D77BF7" w:rsidRDefault="00D77BF7" w:rsidP="00320B54">
            <w:pPr>
              <w:pStyle w:val="ListParagraph"/>
              <w:numPr>
                <w:ilvl w:val="0"/>
                <w:numId w:val="421"/>
              </w:numPr>
              <w:spacing w:before="120" w:after="120"/>
              <w:rPr>
                <w:rFonts w:cs="Arial"/>
              </w:rPr>
            </w:pPr>
            <w:r w:rsidRPr="00030304">
              <w:rPr>
                <w:rFonts w:cs="Arial"/>
              </w:rPr>
              <w:t>Dte_appl (Application date) will be calculated based on Paper, phone</w:t>
            </w:r>
            <w:r w:rsidR="00B92CB2" w:rsidRPr="00030304">
              <w:rPr>
                <w:rFonts w:cs="Arial"/>
              </w:rPr>
              <w:t>,</w:t>
            </w:r>
            <w:r w:rsidRPr="00030304">
              <w:rPr>
                <w:rFonts w:cs="Arial"/>
              </w:rPr>
              <w:t xml:space="preserve"> or online application</w:t>
            </w:r>
            <w:r w:rsidR="001C691E" w:rsidRPr="00030304">
              <w:rPr>
                <w:rFonts w:cs="Arial"/>
              </w:rPr>
              <w:t>.</w:t>
            </w:r>
          </w:p>
          <w:p w14:paraId="01D647FD" w14:textId="30CADFEF" w:rsidR="00030304" w:rsidRPr="00030304" w:rsidRDefault="00030304" w:rsidP="00320B54">
            <w:pPr>
              <w:pStyle w:val="ListParagraph"/>
              <w:numPr>
                <w:ilvl w:val="0"/>
                <w:numId w:val="421"/>
              </w:numPr>
              <w:spacing w:before="120" w:after="120"/>
              <w:rPr>
                <w:rFonts w:cs="Arial"/>
              </w:rPr>
            </w:pPr>
            <w:r w:rsidRPr="00030304">
              <w:rPr>
                <w:rFonts w:cs="Arial"/>
              </w:rPr>
              <w:t>This rule will be henceforth referred as the Retro Disability effective date rule</w:t>
            </w:r>
            <w:r>
              <w:rPr>
                <w:rFonts w:cs="Arial"/>
              </w:rPr>
              <w:t>.</w:t>
            </w:r>
          </w:p>
        </w:tc>
      </w:tr>
      <w:tr w:rsidR="00D77BF7" w:rsidRPr="004342C6" w14:paraId="4B7D9014" w14:textId="77777777" w:rsidTr="00294567">
        <w:trPr>
          <w:trHeight w:val="314"/>
        </w:trPr>
        <w:tc>
          <w:tcPr>
            <w:tcW w:w="2631" w:type="dxa"/>
            <w:shd w:val="clear" w:color="000000" w:fill="FFFFFF"/>
          </w:tcPr>
          <w:p w14:paraId="1F2C94E6" w14:textId="6D57C323" w:rsidR="00D77BF7" w:rsidRPr="004342C6" w:rsidRDefault="00D77BF7" w:rsidP="00D77BF7">
            <w:pPr>
              <w:contextualSpacing w:val="0"/>
              <w:jc w:val="center"/>
              <w:rPr>
                <w:rFonts w:eastAsia="Times New Roman" w:cs="Arial"/>
                <w:color w:val="000000"/>
              </w:rPr>
            </w:pPr>
            <w:r w:rsidRPr="004342C6">
              <w:rPr>
                <w:rFonts w:cs="Arial"/>
              </w:rPr>
              <w:t>PIE.FR.02.002</w:t>
            </w:r>
          </w:p>
        </w:tc>
        <w:tc>
          <w:tcPr>
            <w:tcW w:w="6644" w:type="dxa"/>
            <w:shd w:val="clear" w:color="000000" w:fill="FFFFFF"/>
          </w:tcPr>
          <w:p w14:paraId="4746961A" w14:textId="77777777" w:rsidR="00D77BF7" w:rsidRDefault="00D77BF7" w:rsidP="001C691E">
            <w:pPr>
              <w:jc w:val="both"/>
              <w:rPr>
                <w:rFonts w:cs="Arial"/>
              </w:rPr>
            </w:pPr>
            <w:r w:rsidRPr="004342C6">
              <w:rPr>
                <w:rFonts w:cs="Arial"/>
              </w:rPr>
              <w:t>The system shall calculate the MassHealth eligibility start date for disabled aid categories from Application Date minus 10 days when Disability Effective Date is within 90 days in future from Application Date.</w:t>
            </w:r>
          </w:p>
          <w:p w14:paraId="6C7CAAFD" w14:textId="77777777" w:rsidR="00030304" w:rsidRDefault="00030304" w:rsidP="001C691E">
            <w:pPr>
              <w:jc w:val="both"/>
              <w:rPr>
                <w:rFonts w:cs="Arial"/>
              </w:rPr>
            </w:pPr>
          </w:p>
          <w:p w14:paraId="0C58F361" w14:textId="23B62393" w:rsidR="00030304" w:rsidRPr="00030304" w:rsidRDefault="00030304" w:rsidP="001C691E">
            <w:pPr>
              <w:jc w:val="both"/>
              <w:rPr>
                <w:rFonts w:cs="Arial"/>
              </w:rPr>
            </w:pPr>
            <w:r>
              <w:rPr>
                <w:rFonts w:cs="Arial"/>
                <w:b/>
                <w:bCs/>
              </w:rPr>
              <w:t xml:space="preserve">Note: </w:t>
            </w:r>
            <w:r>
              <w:rPr>
                <w:rFonts w:cs="Arial"/>
              </w:rPr>
              <w:t xml:space="preserve">This rule will be henceforth referred as the </w:t>
            </w:r>
            <w:r w:rsidRPr="00030304">
              <w:rPr>
                <w:rFonts w:cs="Arial"/>
              </w:rPr>
              <w:t>Retro Disability effective date rule</w:t>
            </w:r>
            <w:r>
              <w:rPr>
                <w:rFonts w:cs="Arial"/>
              </w:rPr>
              <w:t>.</w:t>
            </w:r>
          </w:p>
        </w:tc>
      </w:tr>
      <w:tr w:rsidR="00D77BF7" w:rsidRPr="004342C6" w14:paraId="748C95AE" w14:textId="77777777" w:rsidTr="00294567">
        <w:trPr>
          <w:trHeight w:val="314"/>
        </w:trPr>
        <w:tc>
          <w:tcPr>
            <w:tcW w:w="2631" w:type="dxa"/>
            <w:shd w:val="clear" w:color="000000" w:fill="FFFFFF"/>
          </w:tcPr>
          <w:p w14:paraId="54F6EC01" w14:textId="213A3CFE" w:rsidR="00D77BF7" w:rsidRPr="004342C6" w:rsidRDefault="00D77BF7" w:rsidP="00D77BF7">
            <w:pPr>
              <w:contextualSpacing w:val="0"/>
              <w:jc w:val="center"/>
              <w:rPr>
                <w:rFonts w:eastAsia="Times New Roman" w:cs="Arial"/>
                <w:color w:val="000000"/>
              </w:rPr>
            </w:pPr>
            <w:r w:rsidRPr="004342C6">
              <w:rPr>
                <w:rFonts w:eastAsia="Times New Roman" w:cs="Arial"/>
                <w:color w:val="000000"/>
              </w:rPr>
              <w:lastRenderedPageBreak/>
              <w:t>PIE.FR.02.003</w:t>
            </w:r>
          </w:p>
        </w:tc>
        <w:tc>
          <w:tcPr>
            <w:tcW w:w="6644" w:type="dxa"/>
            <w:shd w:val="clear" w:color="000000" w:fill="FFFFFF"/>
          </w:tcPr>
          <w:p w14:paraId="5242A8A0" w14:textId="77777777" w:rsidR="00D77BF7" w:rsidRPr="004342C6" w:rsidRDefault="00D77BF7" w:rsidP="001C691E">
            <w:pPr>
              <w:rPr>
                <w:rFonts w:cs="Arial"/>
              </w:rPr>
            </w:pPr>
            <w:r w:rsidRPr="004342C6">
              <w:rPr>
                <w:rFonts w:cs="Arial"/>
              </w:rPr>
              <w:t>The system shall provide the ability to calculate the MassHealth eligibility start date for disabled aid categories from Disability Effective Date minus 10 days when Disability Effective Date is more than 90 days in future from Application Date.</w:t>
            </w:r>
          </w:p>
          <w:p w14:paraId="624BDF7C" w14:textId="77777777" w:rsidR="00D77BF7" w:rsidRPr="004342C6" w:rsidRDefault="00D77BF7" w:rsidP="00D77BF7">
            <w:pPr>
              <w:ind w:left="105"/>
              <w:rPr>
                <w:rFonts w:cs="Arial"/>
              </w:rPr>
            </w:pPr>
          </w:p>
          <w:p w14:paraId="3FAACEB1" w14:textId="7952B7B7" w:rsidR="00D77BF7" w:rsidRPr="004342C6" w:rsidRDefault="00D77BF7" w:rsidP="00D77BF7">
            <w:pPr>
              <w:rPr>
                <w:rFonts w:cs="Arial"/>
              </w:rPr>
            </w:pPr>
            <w:r w:rsidRPr="004342C6">
              <w:rPr>
                <w:rFonts w:cs="Arial"/>
                <w:b/>
              </w:rPr>
              <w:t>Note</w:t>
            </w:r>
            <w:r w:rsidR="001C691E">
              <w:rPr>
                <w:rFonts w:cs="Arial"/>
                <w:b/>
              </w:rPr>
              <w:t xml:space="preserve">: </w:t>
            </w:r>
            <w:r w:rsidRPr="004342C6">
              <w:rPr>
                <w:rFonts w:cs="Arial"/>
              </w:rPr>
              <w:t xml:space="preserve">Disability effective start date can be stored in </w:t>
            </w:r>
            <w:r w:rsidR="001C691E">
              <w:rPr>
                <w:rFonts w:cs="Arial"/>
              </w:rPr>
              <w:t xml:space="preserve">the </w:t>
            </w:r>
            <w:r w:rsidRPr="004342C6">
              <w:rPr>
                <w:rFonts w:cs="Arial"/>
              </w:rPr>
              <w:t>system from 3 sources</w:t>
            </w:r>
          </w:p>
          <w:p w14:paraId="16C84548" w14:textId="77777777" w:rsidR="00D77BF7" w:rsidRPr="004342C6" w:rsidRDefault="00D77BF7" w:rsidP="00320B54">
            <w:pPr>
              <w:pStyle w:val="ListParagraph"/>
              <w:numPr>
                <w:ilvl w:val="0"/>
                <w:numId w:val="237"/>
              </w:numPr>
              <w:spacing w:before="120" w:after="120"/>
              <w:rPr>
                <w:rFonts w:cs="Arial"/>
              </w:rPr>
            </w:pPr>
            <w:r w:rsidRPr="004342C6">
              <w:rPr>
                <w:rFonts w:cs="Arial"/>
              </w:rPr>
              <w:t xml:space="preserve">Source Back office: Back office user enters disability effective start date on Disability Info screen by selecting MA (DES Disabled) as Back office code </w:t>
            </w:r>
          </w:p>
          <w:p w14:paraId="1C168618" w14:textId="54A319A1" w:rsidR="00D77BF7" w:rsidRPr="004342C6" w:rsidRDefault="00D77BF7" w:rsidP="00320B54">
            <w:pPr>
              <w:pStyle w:val="ListParagraph"/>
              <w:numPr>
                <w:ilvl w:val="0"/>
                <w:numId w:val="237"/>
              </w:numPr>
              <w:spacing w:before="120" w:after="120"/>
              <w:rPr>
                <w:rFonts w:cs="Arial"/>
              </w:rPr>
            </w:pPr>
            <w:r w:rsidRPr="004342C6">
              <w:rPr>
                <w:rFonts w:cs="Arial"/>
              </w:rPr>
              <w:t>Source Back office: Disability effective start date is based on submission date when Back office user</w:t>
            </w:r>
            <w:r w:rsidR="001C691E">
              <w:rPr>
                <w:rFonts w:cs="Arial"/>
              </w:rPr>
              <w:t>-</w:t>
            </w:r>
            <w:r w:rsidRPr="004342C6">
              <w:rPr>
                <w:rFonts w:cs="Arial"/>
              </w:rPr>
              <w:t>selected BL, DA as Back office Disability code.</w:t>
            </w:r>
          </w:p>
          <w:p w14:paraId="2722FD45" w14:textId="77777777" w:rsidR="00D77BF7" w:rsidRPr="004342C6" w:rsidRDefault="00D77BF7" w:rsidP="00320B54">
            <w:pPr>
              <w:pStyle w:val="ListParagraph"/>
              <w:numPr>
                <w:ilvl w:val="0"/>
                <w:numId w:val="237"/>
              </w:numPr>
              <w:spacing w:before="120" w:after="120"/>
              <w:rPr>
                <w:rFonts w:cs="Arial"/>
              </w:rPr>
            </w:pPr>
            <w:r w:rsidRPr="004342C6">
              <w:rPr>
                <w:rFonts w:cs="Arial"/>
              </w:rPr>
              <w:t xml:space="preserve">Source MA21: Disability effective start date is updated in the system by MA21 feed. </w:t>
            </w:r>
          </w:p>
          <w:p w14:paraId="045AFC8A" w14:textId="101B10D4" w:rsidR="00D77BF7" w:rsidRPr="004342C6" w:rsidRDefault="00D77BF7" w:rsidP="00320B54">
            <w:pPr>
              <w:pStyle w:val="ListParagraph"/>
              <w:numPr>
                <w:ilvl w:val="0"/>
                <w:numId w:val="237"/>
              </w:numPr>
              <w:spacing w:before="120" w:after="120"/>
              <w:rPr>
                <w:rFonts w:cs="Arial"/>
              </w:rPr>
            </w:pPr>
            <w:r w:rsidRPr="004342C6">
              <w:rPr>
                <w:rFonts w:cs="Arial"/>
              </w:rPr>
              <w:t xml:space="preserve">Source SSA: Disability effective start date is based on </w:t>
            </w:r>
            <w:r w:rsidR="001C691E">
              <w:rPr>
                <w:rFonts w:cs="Arial"/>
              </w:rPr>
              <w:t xml:space="preserve">the </w:t>
            </w:r>
            <w:r w:rsidRPr="004342C6">
              <w:rPr>
                <w:rFonts w:cs="Arial"/>
              </w:rPr>
              <w:t>SSA response date.</w:t>
            </w:r>
          </w:p>
          <w:p w14:paraId="5D74477D" w14:textId="531BDCAD" w:rsidR="00912829" w:rsidRPr="004342C6" w:rsidRDefault="00912829" w:rsidP="00912829">
            <w:pPr>
              <w:spacing w:before="120" w:after="120"/>
              <w:rPr>
                <w:rFonts w:cs="Arial"/>
              </w:rPr>
            </w:pPr>
          </w:p>
          <w:p w14:paraId="20CBE91C" w14:textId="77777777" w:rsidR="00D77BF7" w:rsidRDefault="001C691E" w:rsidP="001C691E">
            <w:pPr>
              <w:spacing w:before="120" w:after="120"/>
              <w:rPr>
                <w:rFonts w:cs="Arial"/>
              </w:rPr>
            </w:pPr>
            <w:r>
              <w:rPr>
                <w:rFonts w:cs="Arial"/>
              </w:rPr>
              <w:t>The d</w:t>
            </w:r>
            <w:r w:rsidR="00912829" w:rsidRPr="004342C6">
              <w:rPr>
                <w:rFonts w:cs="Arial"/>
              </w:rPr>
              <w:t xml:space="preserve">isability effective date is set as per the selected source. </w:t>
            </w:r>
          </w:p>
          <w:p w14:paraId="17F7EADB" w14:textId="77777777" w:rsidR="00030304" w:rsidRDefault="00030304" w:rsidP="001C691E">
            <w:pPr>
              <w:spacing w:before="120" w:after="120"/>
              <w:rPr>
                <w:rFonts w:cs="Arial"/>
              </w:rPr>
            </w:pPr>
          </w:p>
          <w:p w14:paraId="52F3D190" w14:textId="6EBB54EE" w:rsidR="00030304" w:rsidRDefault="00030304" w:rsidP="001C691E">
            <w:pPr>
              <w:spacing w:before="120" w:after="120"/>
              <w:rPr>
                <w:rFonts w:cs="Arial"/>
              </w:rPr>
            </w:pPr>
            <w:r>
              <w:rPr>
                <w:rFonts w:cs="Arial"/>
                <w:b/>
                <w:bCs/>
              </w:rPr>
              <w:t xml:space="preserve">Note: </w:t>
            </w:r>
            <w:r>
              <w:rPr>
                <w:rFonts w:cs="Arial"/>
              </w:rPr>
              <w:t xml:space="preserve">This rule will be henceforth referred as the </w:t>
            </w:r>
            <w:r w:rsidRPr="00030304">
              <w:rPr>
                <w:rFonts w:cs="Arial"/>
              </w:rPr>
              <w:t>Retro Disability effective date rule</w:t>
            </w:r>
            <w:r>
              <w:rPr>
                <w:rFonts w:cs="Arial"/>
              </w:rPr>
              <w:t>.</w:t>
            </w:r>
          </w:p>
          <w:p w14:paraId="1FC8C725" w14:textId="2AC14153" w:rsidR="00030304" w:rsidRPr="004342C6" w:rsidRDefault="00030304" w:rsidP="001C691E">
            <w:pPr>
              <w:spacing w:before="120" w:after="120"/>
              <w:rPr>
                <w:rFonts w:cs="Arial"/>
              </w:rPr>
            </w:pPr>
          </w:p>
        </w:tc>
      </w:tr>
      <w:tr w:rsidR="001B3B41" w:rsidRPr="004342C6" w14:paraId="55E832FC" w14:textId="77777777" w:rsidTr="00294567">
        <w:trPr>
          <w:trHeight w:val="314"/>
        </w:trPr>
        <w:tc>
          <w:tcPr>
            <w:tcW w:w="2631" w:type="dxa"/>
            <w:shd w:val="clear" w:color="000000" w:fill="FFFFFF"/>
            <w:vAlign w:val="center"/>
          </w:tcPr>
          <w:p w14:paraId="70C37AFA" w14:textId="5923E8BE" w:rsidR="001B3B41" w:rsidRDefault="001B3B41" w:rsidP="00FD46F0">
            <w:pPr>
              <w:contextualSpacing w:val="0"/>
              <w:jc w:val="center"/>
              <w:rPr>
                <w:rFonts w:cs="Arial"/>
                <w:color w:val="333333"/>
                <w:sz w:val="21"/>
                <w:szCs w:val="21"/>
              </w:rPr>
            </w:pPr>
            <w:r w:rsidRPr="001B3B41">
              <w:rPr>
                <w:rFonts w:cs="Arial"/>
                <w:color w:val="333333"/>
                <w:sz w:val="21"/>
                <w:szCs w:val="21"/>
              </w:rPr>
              <w:t>DED.PCS.01.001</w:t>
            </w:r>
          </w:p>
        </w:tc>
        <w:tc>
          <w:tcPr>
            <w:tcW w:w="6644" w:type="dxa"/>
            <w:shd w:val="clear" w:color="000000" w:fill="FFFFFF"/>
            <w:vAlign w:val="center"/>
          </w:tcPr>
          <w:p w14:paraId="2FE94BEB" w14:textId="77777777" w:rsidR="001B3B41" w:rsidRPr="001B3B41" w:rsidRDefault="001B3B41" w:rsidP="001B3B41">
            <w:pPr>
              <w:rPr>
                <w:rFonts w:cs="Arial"/>
              </w:rPr>
            </w:pPr>
            <w:r w:rsidRPr="001B3B41">
              <w:rPr>
                <w:rFonts w:cs="Arial"/>
              </w:rPr>
              <w:t>The system shall calculate the Medicaid Eligibility Start Date (Eligibility begin date) as per the Retro Disability effective date rules when the following conditions are true:</w:t>
            </w:r>
          </w:p>
          <w:p w14:paraId="24124FB0" w14:textId="77777777" w:rsidR="001B3B41" w:rsidRPr="001B3B41" w:rsidRDefault="001B3B41" w:rsidP="001B3B41">
            <w:pPr>
              <w:rPr>
                <w:rFonts w:cs="Arial"/>
              </w:rPr>
            </w:pPr>
          </w:p>
          <w:p w14:paraId="6D87DA31" w14:textId="5C6AA83C" w:rsidR="001B3B41" w:rsidRPr="001B3B41" w:rsidRDefault="001B3B41" w:rsidP="00320B54">
            <w:pPr>
              <w:pStyle w:val="ListParagraph"/>
              <w:numPr>
                <w:ilvl w:val="0"/>
                <w:numId w:val="407"/>
              </w:numPr>
              <w:rPr>
                <w:rFonts w:cs="Arial"/>
              </w:rPr>
            </w:pPr>
            <w:r w:rsidRPr="001B3B41">
              <w:rPr>
                <w:rFonts w:cs="Arial"/>
              </w:rPr>
              <w:t>Member is not eligible for a disability aid category in the previous determined eligibility</w:t>
            </w:r>
          </w:p>
          <w:p w14:paraId="0FCA800A" w14:textId="77777777" w:rsidR="001B3B41" w:rsidRPr="001B3B41" w:rsidRDefault="001B3B41" w:rsidP="001B3B41">
            <w:pPr>
              <w:pStyle w:val="ListParagraph"/>
              <w:rPr>
                <w:rFonts w:cs="Arial"/>
              </w:rPr>
            </w:pPr>
            <w:r w:rsidRPr="001B3B41">
              <w:rPr>
                <w:rFonts w:cs="Arial"/>
              </w:rPr>
              <w:t>AND</w:t>
            </w:r>
          </w:p>
          <w:p w14:paraId="669ECB62" w14:textId="3012D5A3" w:rsidR="001B3B41" w:rsidRPr="001B3B41" w:rsidRDefault="001B3B41" w:rsidP="00320B54">
            <w:pPr>
              <w:pStyle w:val="ListParagraph"/>
              <w:numPr>
                <w:ilvl w:val="0"/>
                <w:numId w:val="407"/>
              </w:numPr>
              <w:rPr>
                <w:rFonts w:cs="Arial"/>
              </w:rPr>
            </w:pPr>
            <w:r w:rsidRPr="001B3B41">
              <w:rPr>
                <w:rFonts w:cs="Arial"/>
              </w:rPr>
              <w:t>Member is currently eligible for a disability aid category</w:t>
            </w:r>
          </w:p>
          <w:p w14:paraId="74ED60F0" w14:textId="77777777" w:rsidR="001B3B41" w:rsidRPr="001B3B41" w:rsidRDefault="001B3B41" w:rsidP="001B3B41">
            <w:pPr>
              <w:pStyle w:val="ListParagraph"/>
              <w:rPr>
                <w:rFonts w:cs="Arial"/>
              </w:rPr>
            </w:pPr>
            <w:r w:rsidRPr="001B3B41">
              <w:rPr>
                <w:rFonts w:cs="Arial"/>
              </w:rPr>
              <w:t>AND</w:t>
            </w:r>
          </w:p>
          <w:p w14:paraId="51ACDE6F" w14:textId="1B517B25" w:rsidR="001B3B41" w:rsidRPr="001B3B41" w:rsidRDefault="001B3B41" w:rsidP="00320B54">
            <w:pPr>
              <w:pStyle w:val="ListParagraph"/>
              <w:numPr>
                <w:ilvl w:val="0"/>
                <w:numId w:val="407"/>
              </w:numPr>
              <w:rPr>
                <w:rFonts w:cs="Arial"/>
              </w:rPr>
            </w:pPr>
            <w:r w:rsidRPr="001B3B41">
              <w:rPr>
                <w:rFonts w:cs="Arial"/>
              </w:rPr>
              <w:t>Member’s Medicaid eligibility was never terminated/denied due to an applied closure reason from the "Configurable list of closure reasons" between the Retro Disability effective start date and the current date (inclusive of both dates)</w:t>
            </w:r>
          </w:p>
          <w:p w14:paraId="6FDE1CEA" w14:textId="77777777" w:rsidR="001B3B41" w:rsidRPr="001B3B41" w:rsidRDefault="001B3B41" w:rsidP="001B3B41">
            <w:pPr>
              <w:pStyle w:val="ListParagraph"/>
              <w:rPr>
                <w:rFonts w:cs="Arial"/>
              </w:rPr>
            </w:pPr>
            <w:r w:rsidRPr="001B3B41">
              <w:rPr>
                <w:rFonts w:cs="Arial"/>
              </w:rPr>
              <w:t>AND</w:t>
            </w:r>
          </w:p>
          <w:p w14:paraId="0F4C0D22" w14:textId="77777777" w:rsidR="001B3B41" w:rsidRDefault="001B3B41" w:rsidP="00320B54">
            <w:pPr>
              <w:pStyle w:val="ListParagraph"/>
              <w:numPr>
                <w:ilvl w:val="0"/>
                <w:numId w:val="407"/>
              </w:numPr>
              <w:rPr>
                <w:rFonts w:cs="Arial"/>
              </w:rPr>
            </w:pPr>
            <w:r w:rsidRPr="001B3B41">
              <w:rPr>
                <w:rFonts w:cs="Arial"/>
              </w:rPr>
              <w:t>Member was NOT eligible for any of the aid category from the "Configurable list of aid categories" between the Retro disability effective start date and the current date (inclusive of both dates)</w:t>
            </w:r>
          </w:p>
          <w:p w14:paraId="006AFBD6" w14:textId="77777777" w:rsidR="001B3B41" w:rsidRDefault="001B3B41" w:rsidP="001B3B41">
            <w:pPr>
              <w:rPr>
                <w:rFonts w:cs="Arial"/>
              </w:rPr>
            </w:pPr>
          </w:p>
          <w:p w14:paraId="33AB5C9B" w14:textId="4DC72443" w:rsidR="001B3B41" w:rsidRPr="001B3B41" w:rsidRDefault="001B3B41" w:rsidP="001B3B41">
            <w:pPr>
              <w:rPr>
                <w:rFonts w:cs="Arial"/>
                <w:b/>
                <w:bCs/>
              </w:rPr>
            </w:pPr>
            <w:r w:rsidRPr="001B3B41">
              <w:rPr>
                <w:rFonts w:cs="Arial"/>
                <w:b/>
                <w:bCs/>
              </w:rPr>
              <w:t>Note:</w:t>
            </w:r>
          </w:p>
          <w:p w14:paraId="075FB8CA" w14:textId="6BC6EA2A" w:rsidR="001B3B41" w:rsidRDefault="001B3B41" w:rsidP="001B3B41">
            <w:pPr>
              <w:rPr>
                <w:rFonts w:cs="Arial"/>
              </w:rPr>
            </w:pPr>
          </w:p>
          <w:p w14:paraId="00CBAD78" w14:textId="4617F37D" w:rsidR="001B3B41" w:rsidRDefault="001B3B41" w:rsidP="00320B54">
            <w:pPr>
              <w:pStyle w:val="ListParagraph"/>
              <w:numPr>
                <w:ilvl w:val="0"/>
                <w:numId w:val="408"/>
              </w:numPr>
              <w:contextualSpacing w:val="0"/>
            </w:pPr>
            <w:r>
              <w:t xml:space="preserve">Retro Disability effective start date is calculated based on the Retro disability effective date rules that are defined in the </w:t>
            </w:r>
            <w:hyperlink w:anchor="ChangeTransactionSheet" w:history="1">
              <w:r>
                <w:rPr>
                  <w:rStyle w:val="Hyperlink"/>
                </w:rPr>
                <w:t>Change Transaction Sheet (Thumb Rules)</w:t>
              </w:r>
            </w:hyperlink>
            <w:r w:rsidRPr="00715DA1">
              <w:rPr>
                <w:rStyle w:val="Hyperlink"/>
              </w:rPr>
              <w:t xml:space="preserve"> </w:t>
            </w:r>
            <w:r w:rsidRPr="000C6FD1">
              <w:t xml:space="preserve">and are </w:t>
            </w:r>
            <w:r>
              <w:t xml:space="preserve">the </w:t>
            </w:r>
            <w:r w:rsidRPr="000C6FD1">
              <w:t>existing disability effective date rules.</w:t>
            </w:r>
          </w:p>
          <w:p w14:paraId="20CA8D51" w14:textId="1FE4EC5C" w:rsidR="001B3B41" w:rsidRDefault="001B3B41" w:rsidP="00320B54">
            <w:pPr>
              <w:pStyle w:val="ListParagraph"/>
              <w:numPr>
                <w:ilvl w:val="0"/>
                <w:numId w:val="408"/>
              </w:numPr>
              <w:contextualSpacing w:val="0"/>
            </w:pPr>
            <w:r>
              <w:t xml:space="preserve">Please refer to the </w:t>
            </w:r>
            <w:hyperlink w:anchor="ChangeTransactionSheet" w:history="1">
              <w:r>
                <w:rPr>
                  <w:rStyle w:val="Hyperlink"/>
                </w:rPr>
                <w:t>Change Transaction Sheet (Disability Scenario sheet)</w:t>
              </w:r>
            </w:hyperlink>
            <w:r>
              <w:t xml:space="preserve"> for various scenarios.  </w:t>
            </w:r>
          </w:p>
          <w:p w14:paraId="159C232A" w14:textId="2C4C591E" w:rsidR="001B3B41" w:rsidRDefault="001B3B41" w:rsidP="00320B54">
            <w:pPr>
              <w:pStyle w:val="ListParagraph"/>
              <w:numPr>
                <w:ilvl w:val="0"/>
                <w:numId w:val="408"/>
              </w:numPr>
              <w:contextualSpacing w:val="0"/>
            </w:pPr>
            <w:r>
              <w:t xml:space="preserve">The </w:t>
            </w:r>
            <w:hyperlink w:anchor="ClosureReasonExcel" w:history="1">
              <w:r w:rsidRPr="000E4FFC">
                <w:rPr>
                  <w:rStyle w:val="Hyperlink"/>
                </w:rPr>
                <w:t>Closure Reason List</w:t>
              </w:r>
            </w:hyperlink>
            <w:r>
              <w:t xml:space="preserve"> is configurable and the above requirement is applicable if the closure reason is the primary closure reason. </w:t>
            </w:r>
          </w:p>
          <w:p w14:paraId="21FDACDB" w14:textId="078B827E" w:rsidR="001B3B41" w:rsidRDefault="001B3B41" w:rsidP="00320B54">
            <w:pPr>
              <w:pStyle w:val="ListParagraph"/>
              <w:numPr>
                <w:ilvl w:val="0"/>
                <w:numId w:val="408"/>
              </w:numPr>
              <w:contextualSpacing w:val="0"/>
            </w:pPr>
            <w:r>
              <w:t xml:space="preserve">The list of </w:t>
            </w:r>
            <w:r w:rsidR="004C4D09" w:rsidRPr="004C4D09">
              <w:t>aid categories</w:t>
            </w:r>
            <w:r>
              <w:t xml:space="preserve"> is configurable in the system. Please refer to the aid categories listed under Special Design Consideration &amp; Transaction Information of this product capability.</w:t>
            </w:r>
          </w:p>
          <w:p w14:paraId="1BDD1E4C" w14:textId="77777777" w:rsidR="001B3B41" w:rsidRPr="000633E7" w:rsidRDefault="001B3B41" w:rsidP="00320B54">
            <w:pPr>
              <w:pStyle w:val="ListParagraph"/>
              <w:numPr>
                <w:ilvl w:val="0"/>
                <w:numId w:val="408"/>
              </w:numPr>
              <w:contextualSpacing w:val="0"/>
            </w:pPr>
            <w:r w:rsidRPr="000633E7">
              <w:t xml:space="preserve">The </w:t>
            </w:r>
            <w:r>
              <w:t xml:space="preserve">member’s </w:t>
            </w:r>
            <w:r w:rsidRPr="00771DAE">
              <w:t>Medicaid</w:t>
            </w:r>
            <w:r>
              <w:t xml:space="preserve"> eligibility</w:t>
            </w:r>
            <w:r w:rsidRPr="00771DAE">
              <w:t xml:space="preserve"> </w:t>
            </w:r>
            <w:r>
              <w:t xml:space="preserve">should not have been terminated/denied even for a day and the check for the Medicaid termination/denial </w:t>
            </w:r>
            <w:r w:rsidRPr="00771DAE">
              <w:t xml:space="preserve">will be evaluated using </w:t>
            </w:r>
            <w:r>
              <w:t xml:space="preserve">the </w:t>
            </w:r>
            <w:r w:rsidRPr="00771DAE">
              <w:t xml:space="preserve">Medicaid </w:t>
            </w:r>
            <w:r>
              <w:t>E</w:t>
            </w:r>
            <w:r w:rsidRPr="00771DAE">
              <w:t xml:space="preserve">ligibility Start </w:t>
            </w:r>
            <w:r>
              <w:t>D</w:t>
            </w:r>
            <w:r w:rsidRPr="00771DAE">
              <w:t>ate</w:t>
            </w:r>
            <w:r>
              <w:t xml:space="preserve"> </w:t>
            </w:r>
            <w:r w:rsidRPr="00161429">
              <w:t>(Eligibility begin date​)</w:t>
            </w:r>
            <w:r w:rsidRPr="00771DAE">
              <w:t xml:space="preserve"> and </w:t>
            </w:r>
            <w:r>
              <w:t>E</w:t>
            </w:r>
            <w:r w:rsidRPr="00771DAE">
              <w:t xml:space="preserve">nd </w:t>
            </w:r>
            <w:r>
              <w:t>D</w:t>
            </w:r>
            <w:r w:rsidRPr="00771DAE">
              <w:t>ate</w:t>
            </w:r>
            <w:r w:rsidRPr="000633E7">
              <w:t>.</w:t>
            </w:r>
          </w:p>
          <w:p w14:paraId="49124691" w14:textId="77777777" w:rsidR="001B3B41" w:rsidRDefault="001B3B41" w:rsidP="001B3B41">
            <w:pPr>
              <w:rPr>
                <w:rFonts w:cs="Arial"/>
              </w:rPr>
            </w:pPr>
          </w:p>
          <w:p w14:paraId="4A80A3F3" w14:textId="77777777" w:rsidR="001B3B41" w:rsidRPr="007A6F60" w:rsidRDefault="001B3B41" w:rsidP="001B3B41">
            <w:pPr>
              <w:spacing w:after="160" w:line="252" w:lineRule="auto"/>
              <w:rPr>
                <w:rFonts w:eastAsia="Times New Roman"/>
                <w:b/>
                <w:bCs/>
              </w:rPr>
            </w:pPr>
            <w:r w:rsidRPr="007A6F60">
              <w:rPr>
                <w:rFonts w:eastAsia="Times New Roman"/>
                <w:b/>
                <w:bCs/>
              </w:rPr>
              <w:t xml:space="preserve">Example </w:t>
            </w:r>
            <w:r>
              <w:rPr>
                <w:rFonts w:eastAsia="Times New Roman"/>
                <w:b/>
                <w:bCs/>
              </w:rPr>
              <w:t>1: Member is not eligible for a disabled aid category in the previous determined eligibility and Medicaid is provided based on the retro disability effective start date (Disability effective date within 90 days in the future from the application date)</w:t>
            </w:r>
          </w:p>
          <w:p w14:paraId="441E7F3D" w14:textId="77777777" w:rsidR="001B3B41" w:rsidRPr="00375947" w:rsidRDefault="001B3B41" w:rsidP="00320B54">
            <w:pPr>
              <w:pStyle w:val="ListParagraph"/>
              <w:numPr>
                <w:ilvl w:val="0"/>
                <w:numId w:val="409"/>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w:t>
            </w:r>
            <w:r>
              <w:rPr>
                <w:rFonts w:eastAsia="Times New Roman"/>
              </w:rPr>
              <w:t xml:space="preserve">is eligible for aid category D1 </w:t>
            </w:r>
            <w:r>
              <w:rPr>
                <w:color w:val="000000"/>
              </w:rPr>
              <w:t>and system has</w:t>
            </w:r>
            <w:r w:rsidRPr="00375947">
              <w:rPr>
                <w:color w:val="000000"/>
              </w:rPr>
              <w:t xml:space="preserve"> no information </w:t>
            </w:r>
            <w:r>
              <w:rPr>
                <w:color w:val="000000"/>
              </w:rPr>
              <w:t>on</w:t>
            </w:r>
            <w:r w:rsidRPr="00375947">
              <w:rPr>
                <w:color w:val="000000"/>
              </w:rPr>
              <w:t xml:space="preserve"> disability </w:t>
            </w:r>
            <w:r>
              <w:rPr>
                <w:color w:val="000000"/>
              </w:rPr>
              <w:t>for the member. D1 is not part of the configurable list of aid categories.</w:t>
            </w:r>
          </w:p>
          <w:p w14:paraId="61041875" w14:textId="77777777" w:rsidR="001B3B41" w:rsidRPr="001E6A5B" w:rsidRDefault="001B3B41" w:rsidP="00320B54">
            <w:pPr>
              <w:pStyle w:val="ListParagraph"/>
              <w:numPr>
                <w:ilvl w:val="0"/>
                <w:numId w:val="409"/>
              </w:numPr>
              <w:contextualSpacing w:val="0"/>
              <w:rPr>
                <w:color w:val="000000"/>
              </w:rPr>
            </w:pPr>
            <w:r w:rsidRPr="001E6A5B">
              <w:rPr>
                <w:color w:val="000000"/>
              </w:rPr>
              <w:t xml:space="preserve">On 3/15/2021, </w:t>
            </w:r>
            <w:r>
              <w:rPr>
                <w:color w:val="000000"/>
              </w:rPr>
              <w:t xml:space="preserve">the Back Office </w:t>
            </w:r>
            <w:r w:rsidRPr="001E6A5B">
              <w:rPr>
                <w:color w:val="000000"/>
              </w:rPr>
              <w:t xml:space="preserve">user updates the disability information with </w:t>
            </w:r>
            <w:r>
              <w:rPr>
                <w:color w:val="000000"/>
              </w:rPr>
              <w:t xml:space="preserve">the </w:t>
            </w:r>
            <w:r w:rsidRPr="001E6A5B">
              <w:rPr>
                <w:color w:val="000000"/>
              </w:rPr>
              <w:t xml:space="preserve">disability </w:t>
            </w:r>
            <w:r>
              <w:rPr>
                <w:color w:val="000000"/>
              </w:rPr>
              <w:t xml:space="preserve">effective </w:t>
            </w:r>
            <w:r w:rsidRPr="001E6A5B">
              <w:rPr>
                <w:color w:val="000000"/>
              </w:rPr>
              <w:t>date as</w:t>
            </w:r>
            <w:r>
              <w:rPr>
                <w:color w:val="000000"/>
              </w:rPr>
              <w:t xml:space="preserve"> 8</w:t>
            </w:r>
            <w:r w:rsidRPr="001E6A5B">
              <w:rPr>
                <w:color w:val="000000"/>
              </w:rPr>
              <w:t>/15/2020.</w:t>
            </w:r>
          </w:p>
          <w:p w14:paraId="752B1D69" w14:textId="77777777" w:rsidR="001B3B41" w:rsidRDefault="001B3B41" w:rsidP="001B3B41">
            <w:pPr>
              <w:rPr>
                <w:b/>
                <w:bCs/>
                <w:color w:val="000000"/>
              </w:rPr>
            </w:pPr>
          </w:p>
          <w:p w14:paraId="12144E57" w14:textId="77777777" w:rsidR="001B3B41" w:rsidRPr="008F4E0D" w:rsidRDefault="001B3B41" w:rsidP="001B3B41">
            <w:pPr>
              <w:rPr>
                <w:b/>
                <w:bCs/>
                <w:color w:val="000000"/>
              </w:rPr>
            </w:pPr>
            <w:r w:rsidRPr="008F4E0D">
              <w:rPr>
                <w:b/>
                <w:bCs/>
                <w:color w:val="000000"/>
              </w:rPr>
              <w:t>Result</w:t>
            </w:r>
            <w:r>
              <w:rPr>
                <w:b/>
                <w:bCs/>
                <w:color w:val="000000"/>
              </w:rPr>
              <w:t>:</w:t>
            </w:r>
          </w:p>
          <w:p w14:paraId="300E2990" w14:textId="77777777" w:rsidR="001B3B41" w:rsidRDefault="001B3B41" w:rsidP="001B3B41">
            <w:pPr>
              <w:spacing w:after="160" w:line="252" w:lineRule="auto"/>
              <w:rPr>
                <w:color w:val="000000"/>
              </w:rPr>
            </w:pPr>
            <w:r w:rsidRPr="008F4E0D">
              <w:rPr>
                <w:color w:val="000000"/>
              </w:rPr>
              <w:t>Application date: 07/15/2020</w:t>
            </w:r>
          </w:p>
          <w:p w14:paraId="2A5D3781" w14:textId="77777777" w:rsidR="001B3B41" w:rsidRDefault="001B3B41" w:rsidP="001B3B41">
            <w:pPr>
              <w:spacing w:after="160" w:line="252" w:lineRule="auto"/>
              <w:rPr>
                <w:color w:val="000000"/>
              </w:rPr>
            </w:pPr>
            <w:r>
              <w:rPr>
                <w:color w:val="000000"/>
              </w:rPr>
              <w:t>Retro disability effective start date</w:t>
            </w:r>
            <w:r w:rsidRPr="008F4E0D">
              <w:rPr>
                <w:color w:val="000000"/>
              </w:rPr>
              <w:t>: 0</w:t>
            </w:r>
            <w:r>
              <w:rPr>
                <w:color w:val="000000"/>
              </w:rPr>
              <w:t>7</w:t>
            </w:r>
            <w:r w:rsidRPr="008F4E0D">
              <w:rPr>
                <w:color w:val="000000"/>
              </w:rPr>
              <w:t>/</w:t>
            </w:r>
            <w:r>
              <w:rPr>
                <w:color w:val="000000"/>
              </w:rPr>
              <w:t>05</w:t>
            </w:r>
            <w:r w:rsidRPr="008F4E0D">
              <w:rPr>
                <w:color w:val="000000"/>
              </w:rPr>
              <w:t>/202</w:t>
            </w:r>
            <w:r>
              <w:rPr>
                <w:color w:val="000000"/>
              </w:rPr>
              <w:t>0</w:t>
            </w:r>
            <w:r w:rsidRPr="008F4E0D">
              <w:rPr>
                <w:color w:val="000000"/>
              </w:rPr>
              <w:t xml:space="preserve"> </w:t>
            </w:r>
          </w:p>
          <w:p w14:paraId="5527208F" w14:textId="77777777" w:rsidR="001B3B41" w:rsidRDefault="001B3B41" w:rsidP="001B3B41">
            <w:pPr>
              <w:spacing w:after="160" w:line="252" w:lineRule="auto"/>
              <w:rPr>
                <w:color w:val="000000"/>
              </w:rPr>
            </w:pPr>
          </w:p>
          <w:p w14:paraId="5918FFD7" w14:textId="77777777" w:rsidR="001B3B41" w:rsidRDefault="001B3B41" w:rsidP="001B3B41">
            <w:pPr>
              <w:spacing w:after="160" w:line="252" w:lineRule="auto"/>
              <w:rPr>
                <w:color w:val="000000"/>
              </w:rPr>
            </w:pPr>
            <w:r>
              <w:rPr>
                <w:color w:val="000000"/>
              </w:rPr>
              <w:t xml:space="preserve">System checks and identifies that member was never terminated/denied Medicaid and was not </w:t>
            </w:r>
            <w:r w:rsidRPr="001B6DF0">
              <w:t xml:space="preserve">eligible for </w:t>
            </w:r>
            <w:r>
              <w:t>any</w:t>
            </w:r>
            <w:r w:rsidRPr="001B6DF0">
              <w:t xml:space="preserve"> of the aid categories from the</w:t>
            </w:r>
            <w:r>
              <w:t xml:space="preserve"> “C</w:t>
            </w:r>
            <w:r>
              <w:rPr>
                <w:color w:val="000000"/>
              </w:rPr>
              <w:t>onfigurable list of aid categories” between the retro disability effective start date and current date. Hence, the system uses Retro Disability effective start date.</w:t>
            </w:r>
          </w:p>
          <w:p w14:paraId="2F1BB88B" w14:textId="77777777" w:rsidR="001B3B41" w:rsidRDefault="001B3B41" w:rsidP="001B3B41">
            <w:pPr>
              <w:spacing w:after="160" w:line="252" w:lineRule="auto"/>
              <w:rPr>
                <w:color w:val="000000"/>
              </w:rPr>
            </w:pPr>
          </w:p>
          <w:p w14:paraId="55837361" w14:textId="77777777" w:rsidR="001B3B41" w:rsidRDefault="001B3B41" w:rsidP="001B3B41">
            <w:pPr>
              <w:spacing w:after="160" w:line="252" w:lineRule="auto"/>
              <w:rPr>
                <w:rFonts w:eastAsia="Times New Roman"/>
                <w:b/>
                <w:bCs/>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0</w:t>
            </w:r>
            <w:r>
              <w:rPr>
                <w:color w:val="000000"/>
              </w:rPr>
              <w:t>7</w:t>
            </w:r>
            <w:r w:rsidRPr="008F4E0D">
              <w:rPr>
                <w:color w:val="000000"/>
              </w:rPr>
              <w:t>/</w:t>
            </w:r>
            <w:r>
              <w:rPr>
                <w:color w:val="000000"/>
              </w:rPr>
              <w:t>05</w:t>
            </w:r>
            <w:r w:rsidRPr="008F4E0D">
              <w:rPr>
                <w:color w:val="000000"/>
              </w:rPr>
              <w:t>/202</w:t>
            </w:r>
            <w:r>
              <w:rPr>
                <w:color w:val="000000"/>
              </w:rPr>
              <w:t>0</w:t>
            </w:r>
            <w:r w:rsidRPr="008F4E0D">
              <w:rPr>
                <w:color w:val="000000"/>
              </w:rPr>
              <w:t xml:space="preserve"> </w:t>
            </w:r>
          </w:p>
          <w:p w14:paraId="6A3439A6" w14:textId="77777777" w:rsidR="001B3B41" w:rsidRDefault="001B3B41" w:rsidP="001B3B41">
            <w:pPr>
              <w:rPr>
                <w:rFonts w:cs="Arial"/>
              </w:rPr>
            </w:pPr>
          </w:p>
          <w:p w14:paraId="0A560629" w14:textId="77777777" w:rsidR="001B3B41" w:rsidRDefault="001B3B41" w:rsidP="001B3B41">
            <w:pPr>
              <w:rPr>
                <w:rFonts w:cs="Arial"/>
              </w:rPr>
            </w:pPr>
          </w:p>
          <w:p w14:paraId="60C3CDAB" w14:textId="77777777" w:rsidR="001B3B41" w:rsidRPr="007A6F60" w:rsidRDefault="001B3B41" w:rsidP="001B3B41">
            <w:pPr>
              <w:spacing w:after="160" w:line="252" w:lineRule="auto"/>
              <w:rPr>
                <w:rFonts w:eastAsia="Times New Roman"/>
                <w:b/>
                <w:bCs/>
              </w:rPr>
            </w:pPr>
            <w:r w:rsidRPr="007A6F60">
              <w:rPr>
                <w:rFonts w:eastAsia="Times New Roman"/>
                <w:b/>
                <w:bCs/>
              </w:rPr>
              <w:t xml:space="preserve">Example </w:t>
            </w:r>
            <w:r>
              <w:rPr>
                <w:rFonts w:eastAsia="Times New Roman"/>
                <w:b/>
                <w:bCs/>
              </w:rPr>
              <w:t xml:space="preserve">2: Member is not eligible for a disabled aid category in the previous determined eligibility and Medicaid is </w:t>
            </w:r>
            <w:r>
              <w:rPr>
                <w:rFonts w:eastAsia="Times New Roman"/>
                <w:b/>
                <w:bCs/>
              </w:rPr>
              <w:lastRenderedPageBreak/>
              <w:t>provided based on the retro disability effective start date (Disability effective date is more than 90 days in the future from the application date)</w:t>
            </w:r>
          </w:p>
          <w:p w14:paraId="52B609F6" w14:textId="77777777" w:rsidR="001B3B41" w:rsidRPr="00375947" w:rsidRDefault="001B3B41" w:rsidP="00320B54">
            <w:pPr>
              <w:pStyle w:val="ListParagraph"/>
              <w:numPr>
                <w:ilvl w:val="0"/>
                <w:numId w:val="410"/>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w:t>
            </w:r>
            <w:r>
              <w:rPr>
                <w:rFonts w:eastAsia="Times New Roman"/>
              </w:rPr>
              <w:t xml:space="preserve">is eligible for aid category D1 </w:t>
            </w:r>
            <w:r>
              <w:rPr>
                <w:color w:val="000000"/>
              </w:rPr>
              <w:t>and system has</w:t>
            </w:r>
            <w:r w:rsidRPr="00375947">
              <w:rPr>
                <w:color w:val="000000"/>
              </w:rPr>
              <w:t xml:space="preserve"> no information </w:t>
            </w:r>
            <w:r>
              <w:rPr>
                <w:color w:val="000000"/>
              </w:rPr>
              <w:t>on</w:t>
            </w:r>
            <w:r w:rsidRPr="00375947">
              <w:rPr>
                <w:color w:val="000000"/>
              </w:rPr>
              <w:t xml:space="preserve"> disability </w:t>
            </w:r>
            <w:r>
              <w:rPr>
                <w:color w:val="000000"/>
              </w:rPr>
              <w:t>for the member. D1 is not part of the configurable list of aid categories.</w:t>
            </w:r>
          </w:p>
          <w:p w14:paraId="2CA91156" w14:textId="77777777" w:rsidR="001B3B41" w:rsidRPr="001E6A5B" w:rsidRDefault="001B3B41" w:rsidP="00320B54">
            <w:pPr>
              <w:pStyle w:val="ListParagraph"/>
              <w:numPr>
                <w:ilvl w:val="0"/>
                <w:numId w:val="410"/>
              </w:numPr>
              <w:contextualSpacing w:val="0"/>
              <w:rPr>
                <w:color w:val="000000"/>
              </w:rPr>
            </w:pPr>
            <w:r w:rsidRPr="001E6A5B">
              <w:rPr>
                <w:color w:val="000000"/>
              </w:rPr>
              <w:t xml:space="preserve">On </w:t>
            </w:r>
            <w:r>
              <w:rPr>
                <w:color w:val="000000"/>
              </w:rPr>
              <w:t>12</w:t>
            </w:r>
            <w:r w:rsidRPr="001E6A5B">
              <w:rPr>
                <w:color w:val="000000"/>
              </w:rPr>
              <w:t>/15/202</w:t>
            </w:r>
            <w:r>
              <w:rPr>
                <w:color w:val="000000"/>
              </w:rPr>
              <w:t>0</w:t>
            </w:r>
            <w:r w:rsidRPr="001E6A5B">
              <w:rPr>
                <w:color w:val="000000"/>
              </w:rPr>
              <w:t xml:space="preserve">, eligibility is redetermined and </w:t>
            </w:r>
            <w:r>
              <w:rPr>
                <w:color w:val="000000"/>
              </w:rPr>
              <w:t>a</w:t>
            </w:r>
            <w:r w:rsidRPr="001E6A5B">
              <w:rPr>
                <w:color w:val="000000"/>
              </w:rPr>
              <w:t xml:space="preserve">t this point, </w:t>
            </w:r>
            <w:r>
              <w:rPr>
                <w:color w:val="000000"/>
              </w:rPr>
              <w:t xml:space="preserve">the </w:t>
            </w:r>
            <w:r w:rsidRPr="001E6A5B">
              <w:rPr>
                <w:color w:val="000000"/>
              </w:rPr>
              <w:t xml:space="preserve">system has received disability information </w:t>
            </w:r>
            <w:r>
              <w:rPr>
                <w:color w:val="000000"/>
              </w:rPr>
              <w:t>via</w:t>
            </w:r>
            <w:r w:rsidRPr="001E6A5B">
              <w:rPr>
                <w:color w:val="000000"/>
              </w:rPr>
              <w:t xml:space="preserve"> the MA21 file with </w:t>
            </w:r>
            <w:r>
              <w:rPr>
                <w:color w:val="000000"/>
              </w:rPr>
              <w:t xml:space="preserve">the </w:t>
            </w:r>
            <w:r w:rsidRPr="001E6A5B">
              <w:rPr>
                <w:color w:val="000000"/>
              </w:rPr>
              <w:t xml:space="preserve">disability </w:t>
            </w:r>
            <w:r>
              <w:rPr>
                <w:color w:val="000000"/>
              </w:rPr>
              <w:t xml:space="preserve">effective </w:t>
            </w:r>
            <w:r w:rsidRPr="001E6A5B">
              <w:rPr>
                <w:color w:val="000000"/>
              </w:rPr>
              <w:t>date as</w:t>
            </w:r>
            <w:r>
              <w:rPr>
                <w:color w:val="000000"/>
              </w:rPr>
              <w:t xml:space="preserve"> 11</w:t>
            </w:r>
            <w:r w:rsidRPr="001E6A5B">
              <w:rPr>
                <w:color w:val="000000"/>
              </w:rPr>
              <w:t>/</w:t>
            </w:r>
            <w:r>
              <w:rPr>
                <w:color w:val="000000"/>
              </w:rPr>
              <w:t>11</w:t>
            </w:r>
            <w:r w:rsidRPr="001E6A5B">
              <w:rPr>
                <w:color w:val="000000"/>
              </w:rPr>
              <w:t>/2020.</w:t>
            </w:r>
          </w:p>
          <w:p w14:paraId="6D0AEA74" w14:textId="77777777" w:rsidR="001B3B41" w:rsidRDefault="001B3B41" w:rsidP="001B3B41">
            <w:pPr>
              <w:rPr>
                <w:b/>
                <w:bCs/>
                <w:color w:val="000000"/>
              </w:rPr>
            </w:pPr>
          </w:p>
          <w:p w14:paraId="56D158A7" w14:textId="77777777" w:rsidR="001B3B41" w:rsidRPr="008F4E0D" w:rsidRDefault="001B3B41" w:rsidP="001B3B41">
            <w:pPr>
              <w:rPr>
                <w:b/>
                <w:bCs/>
                <w:color w:val="000000"/>
              </w:rPr>
            </w:pPr>
            <w:r w:rsidRPr="008F4E0D">
              <w:rPr>
                <w:b/>
                <w:bCs/>
                <w:color w:val="000000"/>
              </w:rPr>
              <w:t>Result</w:t>
            </w:r>
            <w:r>
              <w:rPr>
                <w:b/>
                <w:bCs/>
                <w:color w:val="000000"/>
              </w:rPr>
              <w:t>:</w:t>
            </w:r>
          </w:p>
          <w:p w14:paraId="3842E9E4" w14:textId="77777777" w:rsidR="001B3B41" w:rsidRDefault="001B3B41" w:rsidP="001B3B41">
            <w:pPr>
              <w:spacing w:after="160" w:line="252" w:lineRule="auto"/>
              <w:rPr>
                <w:color w:val="000000"/>
              </w:rPr>
            </w:pPr>
            <w:r w:rsidRPr="008F4E0D">
              <w:rPr>
                <w:color w:val="000000"/>
              </w:rPr>
              <w:t>Application date: 07/15/2020</w:t>
            </w:r>
          </w:p>
          <w:p w14:paraId="7A13A6E4" w14:textId="77777777" w:rsidR="001B3B41" w:rsidRDefault="001B3B41" w:rsidP="001B3B41">
            <w:pPr>
              <w:spacing w:after="160" w:line="252" w:lineRule="auto"/>
              <w:rPr>
                <w:color w:val="000000"/>
              </w:rPr>
            </w:pPr>
            <w:r w:rsidRPr="00ED3028">
              <w:rPr>
                <w:color w:val="000000"/>
              </w:rPr>
              <w:t>Retro disability effective start date</w:t>
            </w:r>
            <w:r>
              <w:rPr>
                <w:color w:val="000000"/>
              </w:rPr>
              <w:t>: 11</w:t>
            </w:r>
            <w:r w:rsidRPr="008F4E0D">
              <w:rPr>
                <w:color w:val="000000"/>
              </w:rPr>
              <w:t>/</w:t>
            </w:r>
            <w:r>
              <w:rPr>
                <w:color w:val="000000"/>
              </w:rPr>
              <w:t>01</w:t>
            </w:r>
            <w:r w:rsidRPr="008F4E0D">
              <w:rPr>
                <w:color w:val="000000"/>
              </w:rPr>
              <w:t>/202</w:t>
            </w:r>
            <w:r>
              <w:rPr>
                <w:color w:val="000000"/>
              </w:rPr>
              <w:t>0</w:t>
            </w:r>
            <w:r w:rsidRPr="008F4E0D">
              <w:rPr>
                <w:color w:val="000000"/>
              </w:rPr>
              <w:t xml:space="preserve"> </w:t>
            </w:r>
          </w:p>
          <w:p w14:paraId="555E4ECE" w14:textId="0E23108E" w:rsidR="001B3B41" w:rsidRDefault="001B3B41" w:rsidP="001B3B41">
            <w:pPr>
              <w:rPr>
                <w:rFonts w:cs="Arial"/>
              </w:rPr>
            </w:pPr>
          </w:p>
          <w:p w14:paraId="710BF36F" w14:textId="77777777" w:rsidR="001B3B41" w:rsidRDefault="001B3B41" w:rsidP="001B3B41">
            <w:pPr>
              <w:spacing w:after="160" w:line="252" w:lineRule="auto"/>
              <w:rPr>
                <w:color w:val="000000"/>
              </w:rPr>
            </w:pPr>
            <w:r>
              <w:rPr>
                <w:color w:val="000000"/>
              </w:rPr>
              <w:t xml:space="preserve">System checks and identifies that member was never terminated/denied Medicaid and was not </w:t>
            </w:r>
            <w:r w:rsidRPr="001B6DF0">
              <w:t xml:space="preserve">eligible for </w:t>
            </w:r>
            <w:r>
              <w:t>any</w:t>
            </w:r>
            <w:r w:rsidRPr="001B6DF0">
              <w:t xml:space="preserve"> of the aid categories from the</w:t>
            </w:r>
            <w:r>
              <w:t xml:space="preserve"> “C</w:t>
            </w:r>
            <w:r>
              <w:rPr>
                <w:color w:val="000000"/>
              </w:rPr>
              <w:t>onfigurable list of aid categories” between the retro disability effective start date and current date. Hence, the system uses Retro Disability effective date.</w:t>
            </w:r>
          </w:p>
          <w:p w14:paraId="7286E4E1" w14:textId="77777777" w:rsidR="001B3B41" w:rsidRDefault="001B3B41" w:rsidP="001B3B41">
            <w:pPr>
              <w:spacing w:after="160" w:line="252" w:lineRule="auto"/>
              <w:rPr>
                <w:color w:val="000000"/>
              </w:rPr>
            </w:pPr>
          </w:p>
          <w:p w14:paraId="529A7642" w14:textId="5B6CD821" w:rsidR="001B3B41" w:rsidRDefault="001B3B41" w:rsidP="001B3B41">
            <w:pPr>
              <w:rPr>
                <w:rFonts w:cs="Arial"/>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xml:space="preserve">: </w:t>
            </w:r>
            <w:r>
              <w:rPr>
                <w:color w:val="000000"/>
              </w:rPr>
              <w:t>11</w:t>
            </w:r>
            <w:r w:rsidRPr="008F4E0D">
              <w:rPr>
                <w:color w:val="000000"/>
              </w:rPr>
              <w:t>/</w:t>
            </w:r>
            <w:r>
              <w:rPr>
                <w:color w:val="000000"/>
              </w:rPr>
              <w:t>01</w:t>
            </w:r>
            <w:r w:rsidRPr="008F4E0D">
              <w:rPr>
                <w:color w:val="000000"/>
              </w:rPr>
              <w:t>/202</w:t>
            </w:r>
            <w:r>
              <w:rPr>
                <w:color w:val="000000"/>
              </w:rPr>
              <w:t>0</w:t>
            </w:r>
          </w:p>
          <w:p w14:paraId="4006FC6D" w14:textId="77777777" w:rsidR="001B3B41" w:rsidRDefault="001B3B41" w:rsidP="001B3B41">
            <w:pPr>
              <w:rPr>
                <w:rFonts w:cs="Arial"/>
              </w:rPr>
            </w:pPr>
          </w:p>
          <w:p w14:paraId="1651A9B5" w14:textId="0AB79620" w:rsidR="001B3B41" w:rsidRPr="001B3B41" w:rsidRDefault="001B3B41" w:rsidP="001B3B41">
            <w:pPr>
              <w:rPr>
                <w:rFonts w:cs="Arial"/>
              </w:rPr>
            </w:pPr>
          </w:p>
        </w:tc>
      </w:tr>
      <w:tr w:rsidR="001B3B41" w:rsidRPr="004342C6" w14:paraId="142AFABC" w14:textId="77777777" w:rsidTr="00294567">
        <w:trPr>
          <w:trHeight w:val="314"/>
        </w:trPr>
        <w:tc>
          <w:tcPr>
            <w:tcW w:w="2631" w:type="dxa"/>
            <w:shd w:val="clear" w:color="000000" w:fill="FFFFFF"/>
            <w:vAlign w:val="center"/>
          </w:tcPr>
          <w:p w14:paraId="59412062" w14:textId="7D12A9B6" w:rsidR="001B3B41" w:rsidRDefault="001B3B41" w:rsidP="00FD46F0">
            <w:pPr>
              <w:contextualSpacing w:val="0"/>
              <w:jc w:val="center"/>
              <w:rPr>
                <w:rFonts w:cs="Arial"/>
                <w:color w:val="333333"/>
                <w:sz w:val="21"/>
                <w:szCs w:val="21"/>
              </w:rPr>
            </w:pPr>
            <w:r w:rsidRPr="001B3B41">
              <w:rPr>
                <w:rFonts w:cs="Arial"/>
                <w:color w:val="333333"/>
                <w:sz w:val="21"/>
                <w:szCs w:val="21"/>
              </w:rPr>
              <w:lastRenderedPageBreak/>
              <w:t>DED.PCS.01.002</w:t>
            </w:r>
          </w:p>
        </w:tc>
        <w:tc>
          <w:tcPr>
            <w:tcW w:w="6644" w:type="dxa"/>
            <w:shd w:val="clear" w:color="000000" w:fill="FFFFFF"/>
            <w:vAlign w:val="center"/>
          </w:tcPr>
          <w:p w14:paraId="7FB083F8" w14:textId="77777777" w:rsidR="001B3B41" w:rsidRDefault="001B3B41" w:rsidP="001B3B41">
            <w:r>
              <w:t>The system shall calculate the Medicaid Eligibility Start Date (Eligibility begin date) as per the normal rules when the following conditions are true:</w:t>
            </w:r>
          </w:p>
          <w:p w14:paraId="31C3BB9A" w14:textId="77777777" w:rsidR="001B3B41" w:rsidRDefault="001B3B41" w:rsidP="001B3B41"/>
          <w:p w14:paraId="3D00DC2F" w14:textId="77777777" w:rsidR="001B3B41" w:rsidRDefault="001B3B41" w:rsidP="00320B54">
            <w:pPr>
              <w:pStyle w:val="ListParagraph"/>
              <w:numPr>
                <w:ilvl w:val="0"/>
                <w:numId w:val="411"/>
              </w:numPr>
              <w:contextualSpacing w:val="0"/>
            </w:pPr>
            <w:r>
              <w:t>Member is not eligible for a disability aid category in the previous determined eligibility</w:t>
            </w:r>
          </w:p>
          <w:p w14:paraId="650BDDB9" w14:textId="77777777" w:rsidR="001B3B41" w:rsidRDefault="001B3B41" w:rsidP="001B3B41">
            <w:pPr>
              <w:pStyle w:val="ListParagraph"/>
            </w:pPr>
            <w:r>
              <w:t>AND</w:t>
            </w:r>
          </w:p>
          <w:p w14:paraId="1345FC91" w14:textId="77777777" w:rsidR="001B3B41" w:rsidRDefault="001B3B41" w:rsidP="00320B54">
            <w:pPr>
              <w:pStyle w:val="ListParagraph"/>
              <w:numPr>
                <w:ilvl w:val="0"/>
                <w:numId w:val="411"/>
              </w:numPr>
              <w:contextualSpacing w:val="0"/>
            </w:pPr>
            <w:r>
              <w:t>Member is currently eligible for disability aid category</w:t>
            </w:r>
          </w:p>
          <w:p w14:paraId="7EF711E6" w14:textId="77777777" w:rsidR="001B3B41" w:rsidRDefault="001B3B41" w:rsidP="001B3B41">
            <w:pPr>
              <w:pStyle w:val="ListParagraph"/>
            </w:pPr>
            <w:r>
              <w:t>AND</w:t>
            </w:r>
          </w:p>
          <w:p w14:paraId="6776B2D7" w14:textId="77777777" w:rsidR="001B3B41" w:rsidRDefault="001B3B41" w:rsidP="001B3B41">
            <w:pPr>
              <w:ind w:left="720"/>
            </w:pPr>
            <w:r>
              <w:t>{</w:t>
            </w:r>
          </w:p>
          <w:p w14:paraId="4FB7DFE9" w14:textId="77777777" w:rsidR="001B3B41" w:rsidRDefault="001B3B41" w:rsidP="00320B54">
            <w:pPr>
              <w:numPr>
                <w:ilvl w:val="0"/>
                <w:numId w:val="411"/>
              </w:numPr>
              <w:contextualSpacing w:val="0"/>
            </w:pPr>
            <w:r>
              <w:t>Member’s Medicaid eligibility was terminated/denied due to an applied closure reason between the Retro Disability effective start date and the current date (inclusive of both dates)</w:t>
            </w:r>
          </w:p>
          <w:p w14:paraId="5C15C682" w14:textId="77777777" w:rsidR="001B3B41" w:rsidRDefault="001B3B41" w:rsidP="001B3B41">
            <w:pPr>
              <w:ind w:left="720"/>
            </w:pPr>
            <w:r>
              <w:t>OR</w:t>
            </w:r>
          </w:p>
          <w:p w14:paraId="4A6D5366" w14:textId="77777777" w:rsidR="001B3B41" w:rsidRDefault="001B3B41" w:rsidP="00320B54">
            <w:pPr>
              <w:pStyle w:val="ListParagraph"/>
              <w:numPr>
                <w:ilvl w:val="0"/>
                <w:numId w:val="411"/>
              </w:numPr>
              <w:contextualSpacing w:val="0"/>
            </w:pPr>
            <w:r w:rsidRPr="001B6DF0">
              <w:t>Member was eligible for any of the aid category from the "Configurable list</w:t>
            </w:r>
            <w:r>
              <w:t xml:space="preserve"> of aid categories</w:t>
            </w:r>
            <w:r w:rsidRPr="001B6DF0">
              <w:t>" between the Retro disability effective date and the current date (inclusive of both dates)</w:t>
            </w:r>
          </w:p>
          <w:p w14:paraId="5F2558A7" w14:textId="77777777" w:rsidR="001B3B41" w:rsidRDefault="001B3B41" w:rsidP="001B3B41">
            <w:pPr>
              <w:ind w:left="720"/>
            </w:pPr>
            <w:r>
              <w:t>}</w:t>
            </w:r>
          </w:p>
          <w:p w14:paraId="16E585E8" w14:textId="77777777" w:rsidR="001B3B41" w:rsidRDefault="001B3B41" w:rsidP="00FD46F0">
            <w:pPr>
              <w:rPr>
                <w:rFonts w:cs="Arial"/>
              </w:rPr>
            </w:pPr>
          </w:p>
          <w:p w14:paraId="2ED79364" w14:textId="77777777" w:rsidR="001B3B41" w:rsidRDefault="001B3B41" w:rsidP="00FD46F0">
            <w:pPr>
              <w:rPr>
                <w:rFonts w:cs="Arial"/>
              </w:rPr>
            </w:pPr>
          </w:p>
          <w:p w14:paraId="6C8F96A5" w14:textId="77777777" w:rsidR="001B3B41" w:rsidRPr="00DE48E5" w:rsidRDefault="001B3B41" w:rsidP="001B3B41">
            <w:pPr>
              <w:rPr>
                <w:b/>
                <w:bCs/>
              </w:rPr>
            </w:pPr>
            <w:r w:rsidRPr="002751F0">
              <w:rPr>
                <w:b/>
                <w:bCs/>
              </w:rPr>
              <w:t>Note</w:t>
            </w:r>
            <w:r>
              <w:rPr>
                <w:b/>
                <w:bCs/>
              </w:rPr>
              <w:t xml:space="preserve">: </w:t>
            </w:r>
            <w:r w:rsidRPr="002751F0">
              <w:rPr>
                <w:b/>
                <w:bCs/>
              </w:rPr>
              <w:t xml:space="preserve"> </w:t>
            </w:r>
          </w:p>
          <w:p w14:paraId="5B933093" w14:textId="0803A99F" w:rsidR="001B3B41" w:rsidRPr="00DE48E5" w:rsidRDefault="001B3B41" w:rsidP="00320B54">
            <w:pPr>
              <w:pStyle w:val="ListParagraph"/>
              <w:numPr>
                <w:ilvl w:val="0"/>
                <w:numId w:val="412"/>
              </w:numPr>
              <w:spacing w:after="160" w:line="252" w:lineRule="auto"/>
              <w:rPr>
                <w:rFonts w:eastAsia="Times New Roman"/>
              </w:rPr>
            </w:pPr>
            <w:r>
              <w:rPr>
                <w:rFonts w:eastAsia="Times New Roman"/>
              </w:rPr>
              <w:lastRenderedPageBreak/>
              <w:t>The n</w:t>
            </w:r>
            <w:r w:rsidRPr="00DE48E5">
              <w:rPr>
                <w:rFonts w:eastAsia="Times New Roman"/>
              </w:rPr>
              <w:t xml:space="preserve">ormal rules are defined in </w:t>
            </w:r>
            <w:hyperlink w:anchor="ChangeTransactionSheet" w:history="1">
              <w:r>
                <w:rPr>
                  <w:rStyle w:val="Hyperlink"/>
                  <w:rFonts w:eastAsia="Times New Roman"/>
                </w:rPr>
                <w:t>Change Transaction Sheet</w:t>
              </w:r>
            </w:hyperlink>
            <w:r>
              <w:rPr>
                <w:rStyle w:val="Hyperlink"/>
                <w:rFonts w:eastAsia="Times New Roman"/>
              </w:rPr>
              <w:t xml:space="preserve"> (Thumb Rules)</w:t>
            </w:r>
            <w:r w:rsidRPr="00DE48E5">
              <w:rPr>
                <w:rFonts w:eastAsia="Times New Roman"/>
              </w:rPr>
              <w:t>.</w:t>
            </w:r>
          </w:p>
          <w:p w14:paraId="38BB6253" w14:textId="0F8EE473" w:rsidR="001B3B41" w:rsidRDefault="001B3B41" w:rsidP="00320B54">
            <w:pPr>
              <w:pStyle w:val="ListParagraph"/>
              <w:numPr>
                <w:ilvl w:val="0"/>
                <w:numId w:val="412"/>
              </w:numPr>
              <w:contextualSpacing w:val="0"/>
            </w:pPr>
            <w:r>
              <w:t xml:space="preserve">Please refer to the </w:t>
            </w:r>
            <w:hyperlink w:anchor="ChangeTransactionSheet" w:history="1">
              <w:r>
                <w:rPr>
                  <w:rStyle w:val="Hyperlink"/>
                </w:rPr>
                <w:t>Change Transaction Sheet (Disability Scenario sheet)</w:t>
              </w:r>
            </w:hyperlink>
            <w:r>
              <w:t xml:space="preserve"> for various scenarios.  </w:t>
            </w:r>
          </w:p>
          <w:p w14:paraId="07B7EBB6" w14:textId="77DEBF47" w:rsidR="001B3B41" w:rsidRDefault="001B3B41" w:rsidP="00320B54">
            <w:pPr>
              <w:pStyle w:val="ListParagraph"/>
              <w:numPr>
                <w:ilvl w:val="0"/>
                <w:numId w:val="412"/>
              </w:numPr>
              <w:contextualSpacing w:val="0"/>
            </w:pPr>
            <w:r>
              <w:t xml:space="preserve">The </w:t>
            </w:r>
            <w:hyperlink w:anchor="ClosureReasonExcel" w:history="1">
              <w:r>
                <w:rPr>
                  <w:rStyle w:val="Hyperlink"/>
                </w:rPr>
                <w:t>Closure Reason List</w:t>
              </w:r>
            </w:hyperlink>
            <w:r>
              <w:t xml:space="preserve"> is configurable and the above requirement is applicable if the closure reason is the primary closure reason. </w:t>
            </w:r>
          </w:p>
          <w:p w14:paraId="35DA6BA0" w14:textId="77777777" w:rsidR="001B3B41" w:rsidRDefault="001B3B41" w:rsidP="00320B54">
            <w:pPr>
              <w:pStyle w:val="ListParagraph"/>
              <w:numPr>
                <w:ilvl w:val="0"/>
                <w:numId w:val="412"/>
              </w:numPr>
              <w:contextualSpacing w:val="0"/>
            </w:pPr>
            <w:r>
              <w:t xml:space="preserve">The member’s </w:t>
            </w:r>
            <w:r w:rsidRPr="00771DAE">
              <w:t xml:space="preserve">Medicaid </w:t>
            </w:r>
            <w:r>
              <w:t>eligibility should have been terminated/denied for at least a day and</w:t>
            </w:r>
            <w:r w:rsidRPr="00771DAE">
              <w:t xml:space="preserve"> </w:t>
            </w:r>
            <w:r>
              <w:t>the check for the Medicaid termination/denial</w:t>
            </w:r>
            <w:r w:rsidRPr="00771DAE">
              <w:t xml:space="preserve"> will be evaluated using </w:t>
            </w:r>
            <w:r>
              <w:t xml:space="preserve">the </w:t>
            </w:r>
            <w:r w:rsidRPr="00771DAE">
              <w:t xml:space="preserve">Medicaid </w:t>
            </w:r>
            <w:r>
              <w:t>E</w:t>
            </w:r>
            <w:r w:rsidRPr="00771DAE">
              <w:t xml:space="preserve">ligibility Start </w:t>
            </w:r>
            <w:r>
              <w:t>D</w:t>
            </w:r>
            <w:r w:rsidRPr="00771DAE">
              <w:t>ate</w:t>
            </w:r>
            <w:r>
              <w:t xml:space="preserve"> </w:t>
            </w:r>
            <w:r w:rsidRPr="00161429">
              <w:t>(Eligibility begin date​)</w:t>
            </w:r>
            <w:r w:rsidRPr="00771DAE">
              <w:t xml:space="preserve"> and </w:t>
            </w:r>
            <w:r>
              <w:t>E</w:t>
            </w:r>
            <w:r w:rsidRPr="00771DAE">
              <w:t xml:space="preserve">nd </w:t>
            </w:r>
            <w:r>
              <w:t>D</w:t>
            </w:r>
            <w:r w:rsidRPr="00771DAE">
              <w:t>ate</w:t>
            </w:r>
            <w:r>
              <w:t>.</w:t>
            </w:r>
          </w:p>
          <w:p w14:paraId="175FB00B" w14:textId="375D0D24" w:rsidR="001B3B41" w:rsidRDefault="001B3B41" w:rsidP="00320B54">
            <w:pPr>
              <w:pStyle w:val="ListParagraph"/>
              <w:numPr>
                <w:ilvl w:val="0"/>
                <w:numId w:val="412"/>
              </w:numPr>
              <w:contextualSpacing w:val="0"/>
            </w:pPr>
            <w:r>
              <w:t xml:space="preserve">The list of </w:t>
            </w:r>
            <w:r w:rsidR="004C4D09" w:rsidRPr="004C4D09">
              <w:t>aid categories</w:t>
            </w:r>
            <w:r>
              <w:t xml:space="preserve"> is configurable in the system. Please refer to the aid categories listed under Special Design Consideration &amp; Transaction Information of this product capability.</w:t>
            </w:r>
          </w:p>
          <w:p w14:paraId="31C8EBC7" w14:textId="6BB137A8" w:rsidR="001B3B41" w:rsidRDefault="001B3B41" w:rsidP="00FD46F0">
            <w:pPr>
              <w:rPr>
                <w:rFonts w:cs="Arial"/>
              </w:rPr>
            </w:pPr>
          </w:p>
          <w:p w14:paraId="0A3FB2B9" w14:textId="77777777" w:rsidR="001B3B41" w:rsidRPr="007A6F60" w:rsidRDefault="001B3B41" w:rsidP="001B3B41">
            <w:pPr>
              <w:spacing w:after="160" w:line="252" w:lineRule="auto"/>
              <w:rPr>
                <w:rFonts w:eastAsia="Times New Roman"/>
                <w:b/>
                <w:bCs/>
              </w:rPr>
            </w:pPr>
            <w:r w:rsidRPr="007A6F60">
              <w:rPr>
                <w:rFonts w:eastAsia="Times New Roman"/>
                <w:b/>
                <w:bCs/>
              </w:rPr>
              <w:t xml:space="preserve">Example </w:t>
            </w:r>
            <w:r>
              <w:rPr>
                <w:rFonts w:eastAsia="Times New Roman"/>
                <w:b/>
                <w:bCs/>
              </w:rPr>
              <w:t xml:space="preserve">1: Member is not eligible for a disabled aid category in the previous determined eligibility and was denied Medicaid due to closure reason applied (disability effective date is more than 90 days in the future from the application date) </w:t>
            </w:r>
          </w:p>
          <w:p w14:paraId="48B827B1" w14:textId="77777777" w:rsidR="001B3B41" w:rsidRPr="00375947" w:rsidRDefault="001B3B41" w:rsidP="00320B54">
            <w:pPr>
              <w:pStyle w:val="ListParagraph"/>
              <w:numPr>
                <w:ilvl w:val="0"/>
                <w:numId w:val="413"/>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member </w:t>
            </w:r>
            <w:r>
              <w:rPr>
                <w:rFonts w:eastAsia="Times New Roman"/>
              </w:rPr>
              <w:t xml:space="preserve">is eligible for the Non-disability aid category </w:t>
            </w:r>
            <w:r>
              <w:rPr>
                <w:color w:val="000000"/>
              </w:rPr>
              <w:t>and system has</w:t>
            </w:r>
            <w:r w:rsidRPr="00375947">
              <w:rPr>
                <w:color w:val="000000"/>
              </w:rPr>
              <w:t xml:space="preserve"> no information </w:t>
            </w:r>
            <w:r>
              <w:rPr>
                <w:color w:val="000000"/>
              </w:rPr>
              <w:t>on</w:t>
            </w:r>
            <w:r w:rsidRPr="00375947">
              <w:rPr>
                <w:color w:val="000000"/>
              </w:rPr>
              <w:t xml:space="preserve"> disability </w:t>
            </w:r>
            <w:r>
              <w:rPr>
                <w:color w:val="000000"/>
              </w:rPr>
              <w:t>for the member. Member is eligible for Medicaid.</w:t>
            </w:r>
          </w:p>
          <w:p w14:paraId="5BD78BE3" w14:textId="77777777" w:rsidR="001B3B41" w:rsidRPr="008B28FD" w:rsidRDefault="001B3B41" w:rsidP="00320B54">
            <w:pPr>
              <w:pStyle w:val="ListParagraph"/>
              <w:numPr>
                <w:ilvl w:val="0"/>
                <w:numId w:val="413"/>
              </w:numPr>
              <w:contextualSpacing w:val="0"/>
              <w:rPr>
                <w:color w:val="000000"/>
              </w:rPr>
            </w:pPr>
            <w:r w:rsidRPr="008B28FD">
              <w:rPr>
                <w:color w:val="000000"/>
              </w:rPr>
              <w:t>On 12/</w:t>
            </w:r>
            <w:r>
              <w:rPr>
                <w:color w:val="000000"/>
              </w:rPr>
              <w:t>05</w:t>
            </w:r>
            <w:r w:rsidRPr="008B28FD">
              <w:rPr>
                <w:color w:val="000000"/>
              </w:rPr>
              <w:t>/20</w:t>
            </w:r>
            <w:r>
              <w:rPr>
                <w:color w:val="000000"/>
              </w:rPr>
              <w:t xml:space="preserve">20, </w:t>
            </w:r>
            <w:r w:rsidRPr="008B28FD">
              <w:rPr>
                <w:color w:val="000000"/>
              </w:rPr>
              <w:t>the member</w:t>
            </w:r>
            <w:r>
              <w:rPr>
                <w:color w:val="000000"/>
              </w:rPr>
              <w:t>’s Medicaid is denied w</w:t>
            </w:r>
            <w:r w:rsidRPr="008B28FD">
              <w:rPr>
                <w:color w:val="000000"/>
              </w:rPr>
              <w:t xml:space="preserve">ith </w:t>
            </w:r>
            <w:r>
              <w:rPr>
                <w:color w:val="000000"/>
              </w:rPr>
              <w:t>48 closure reason</w:t>
            </w:r>
            <w:r w:rsidRPr="008B28FD">
              <w:rPr>
                <w:color w:val="000000"/>
              </w:rPr>
              <w:t xml:space="preserve"> and </w:t>
            </w:r>
            <w:r>
              <w:rPr>
                <w:color w:val="000000"/>
              </w:rPr>
              <w:t xml:space="preserve">member </w:t>
            </w:r>
            <w:r w:rsidRPr="008B28FD">
              <w:rPr>
                <w:color w:val="000000"/>
              </w:rPr>
              <w:t>becomes Not Eligible for M</w:t>
            </w:r>
            <w:r>
              <w:rPr>
                <w:color w:val="000000"/>
              </w:rPr>
              <w:t>edicaid.</w:t>
            </w:r>
          </w:p>
          <w:p w14:paraId="771E7474" w14:textId="77777777" w:rsidR="001B3B41" w:rsidRPr="002E41F7" w:rsidRDefault="001B3B41" w:rsidP="00320B54">
            <w:pPr>
              <w:pStyle w:val="ListParagraph"/>
              <w:numPr>
                <w:ilvl w:val="0"/>
                <w:numId w:val="413"/>
              </w:numPr>
              <w:contextualSpacing w:val="0"/>
              <w:rPr>
                <w:color w:val="000000"/>
              </w:rPr>
            </w:pPr>
            <w:r w:rsidRPr="002E41F7">
              <w:rPr>
                <w:color w:val="000000"/>
              </w:rPr>
              <w:t xml:space="preserve">On 3/15/2021, the Back Office user removes the closure reason and the eligibility is re-determined. </w:t>
            </w:r>
            <w:r>
              <w:rPr>
                <w:color w:val="000000"/>
              </w:rPr>
              <w:t>S</w:t>
            </w:r>
            <w:r w:rsidRPr="002E41F7">
              <w:rPr>
                <w:color w:val="000000"/>
              </w:rPr>
              <w:t>ystem has received disability information via the MA21 file with a disability effective date as 12/20/2020</w:t>
            </w:r>
            <w:r>
              <w:rPr>
                <w:color w:val="000000"/>
              </w:rPr>
              <w:t xml:space="preserve"> and m</w:t>
            </w:r>
            <w:r w:rsidRPr="002E41F7">
              <w:rPr>
                <w:color w:val="000000"/>
              </w:rPr>
              <w:t>ember is eligible for Medicaid.</w:t>
            </w:r>
          </w:p>
          <w:p w14:paraId="6666830B" w14:textId="77777777" w:rsidR="001B3B41" w:rsidRDefault="001B3B41" w:rsidP="001B3B41">
            <w:pPr>
              <w:rPr>
                <w:b/>
                <w:bCs/>
                <w:color w:val="000000"/>
              </w:rPr>
            </w:pPr>
          </w:p>
          <w:p w14:paraId="05BE3569" w14:textId="77777777" w:rsidR="001B3B41" w:rsidRPr="008F4E0D" w:rsidRDefault="001B3B41" w:rsidP="001B3B41">
            <w:pPr>
              <w:rPr>
                <w:b/>
                <w:bCs/>
                <w:color w:val="000000"/>
              </w:rPr>
            </w:pPr>
            <w:r w:rsidRPr="008F4E0D">
              <w:rPr>
                <w:b/>
                <w:bCs/>
                <w:color w:val="000000"/>
              </w:rPr>
              <w:t>Result</w:t>
            </w:r>
            <w:r>
              <w:rPr>
                <w:b/>
                <w:bCs/>
                <w:color w:val="000000"/>
              </w:rPr>
              <w:t>:</w:t>
            </w:r>
          </w:p>
          <w:p w14:paraId="6D13ACA6" w14:textId="77777777" w:rsidR="001B3B41" w:rsidRDefault="001B3B41" w:rsidP="001B3B41">
            <w:pPr>
              <w:spacing w:after="160" w:line="252" w:lineRule="auto"/>
              <w:rPr>
                <w:color w:val="000000"/>
              </w:rPr>
            </w:pPr>
            <w:r w:rsidRPr="008F4E0D">
              <w:rPr>
                <w:color w:val="000000"/>
              </w:rPr>
              <w:t>Application date: 07/15/2020</w:t>
            </w:r>
          </w:p>
          <w:p w14:paraId="26D33C4A" w14:textId="77777777" w:rsidR="001B3B41" w:rsidRPr="00317165" w:rsidRDefault="001B3B41" w:rsidP="001B3B41">
            <w:pPr>
              <w:spacing w:after="160" w:line="252" w:lineRule="auto"/>
              <w:rPr>
                <w:color w:val="000000"/>
              </w:rPr>
            </w:pPr>
            <w:r w:rsidRPr="00317165">
              <w:rPr>
                <w:color w:val="000000"/>
              </w:rPr>
              <w:t xml:space="preserve">Retro </w:t>
            </w:r>
            <w:r>
              <w:rPr>
                <w:color w:val="000000"/>
              </w:rPr>
              <w:t>D</w:t>
            </w:r>
            <w:r w:rsidRPr="00317165">
              <w:rPr>
                <w:color w:val="000000"/>
              </w:rPr>
              <w:t xml:space="preserve">isability effective </w:t>
            </w:r>
            <w:r>
              <w:rPr>
                <w:color w:val="000000"/>
              </w:rPr>
              <w:t>s</w:t>
            </w:r>
            <w:r w:rsidRPr="00317165">
              <w:rPr>
                <w:color w:val="000000"/>
              </w:rPr>
              <w:t>tart date: 12/10/2020 as the disability effective date from MA21 is</w:t>
            </w:r>
            <w:r>
              <w:rPr>
                <w:color w:val="000000"/>
              </w:rPr>
              <w:t xml:space="preserve"> more than</w:t>
            </w:r>
            <w:r w:rsidRPr="00317165">
              <w:rPr>
                <w:color w:val="000000"/>
              </w:rPr>
              <w:t xml:space="preserve"> 90 days in the future from the application date.</w:t>
            </w:r>
          </w:p>
          <w:p w14:paraId="10BCB096" w14:textId="77777777" w:rsidR="001B3B41" w:rsidRDefault="001B3B41" w:rsidP="001B3B41">
            <w:pPr>
              <w:spacing w:after="160" w:line="252" w:lineRule="auto"/>
              <w:rPr>
                <w:color w:val="000000"/>
              </w:rPr>
            </w:pPr>
          </w:p>
          <w:p w14:paraId="31CF2BD5" w14:textId="77777777" w:rsidR="001B3B41" w:rsidRDefault="001B3B41" w:rsidP="001B3B41">
            <w:pPr>
              <w:spacing w:after="160" w:line="252" w:lineRule="auto"/>
              <w:rPr>
                <w:color w:val="000000"/>
              </w:rPr>
            </w:pPr>
            <w:r w:rsidRPr="00317165">
              <w:rPr>
                <w:color w:val="000000"/>
              </w:rPr>
              <w:t xml:space="preserve">The system checks </w:t>
            </w:r>
            <w:r>
              <w:rPr>
                <w:color w:val="000000"/>
              </w:rPr>
              <w:t>and identifies that the</w:t>
            </w:r>
            <w:r w:rsidRPr="00317165">
              <w:rPr>
                <w:color w:val="000000"/>
              </w:rPr>
              <w:t xml:space="preserve"> member was </w:t>
            </w:r>
            <w:r>
              <w:rPr>
                <w:color w:val="000000"/>
              </w:rPr>
              <w:t>terminated/</w:t>
            </w:r>
            <w:r w:rsidRPr="00317165">
              <w:rPr>
                <w:color w:val="000000"/>
              </w:rPr>
              <w:t xml:space="preserve">denied Medicaid </w:t>
            </w:r>
            <w:r>
              <w:rPr>
                <w:color w:val="000000"/>
              </w:rPr>
              <w:t>for</w:t>
            </w:r>
            <w:r w:rsidRPr="00317165">
              <w:rPr>
                <w:color w:val="000000"/>
              </w:rPr>
              <w:t xml:space="preserve"> at least one day </w:t>
            </w:r>
            <w:r>
              <w:rPr>
                <w:color w:val="000000"/>
              </w:rPr>
              <w:t>between</w:t>
            </w:r>
            <w:r w:rsidRPr="00317165">
              <w:rPr>
                <w:color w:val="000000"/>
              </w:rPr>
              <w:t xml:space="preserve"> </w:t>
            </w:r>
            <w:r>
              <w:rPr>
                <w:color w:val="000000"/>
              </w:rPr>
              <w:t xml:space="preserve">the </w:t>
            </w:r>
            <w:r w:rsidRPr="00317165">
              <w:rPr>
                <w:color w:val="000000"/>
              </w:rPr>
              <w:t xml:space="preserve">Retro </w:t>
            </w:r>
            <w:r>
              <w:rPr>
                <w:color w:val="000000"/>
              </w:rPr>
              <w:t>D</w:t>
            </w:r>
            <w:r w:rsidRPr="00317165">
              <w:rPr>
                <w:color w:val="000000"/>
              </w:rPr>
              <w:t xml:space="preserve">isability effective start date 12/10/2020 </w:t>
            </w:r>
            <w:r>
              <w:rPr>
                <w:color w:val="000000"/>
              </w:rPr>
              <w:t>and</w:t>
            </w:r>
            <w:r w:rsidRPr="00317165">
              <w:rPr>
                <w:color w:val="000000"/>
              </w:rPr>
              <w:t xml:space="preserve"> current date 03/15/2021, hence normal rules are followed.</w:t>
            </w:r>
          </w:p>
          <w:p w14:paraId="73D14CD6" w14:textId="77777777" w:rsidR="001B3B41" w:rsidRPr="00317165" w:rsidRDefault="001B3B41" w:rsidP="001B3B41">
            <w:pPr>
              <w:spacing w:after="160" w:line="252" w:lineRule="auto"/>
              <w:rPr>
                <w:color w:val="000000"/>
              </w:rPr>
            </w:pPr>
          </w:p>
          <w:p w14:paraId="3F7DB25E" w14:textId="77777777" w:rsidR="001B3B41" w:rsidRDefault="001B3B41" w:rsidP="001B3B41">
            <w:pPr>
              <w:spacing w:after="160" w:line="252" w:lineRule="auto"/>
              <w:rPr>
                <w:rFonts w:eastAsia="Times New Roman"/>
                <w:b/>
                <w:bCs/>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03/05/2021</w:t>
            </w:r>
          </w:p>
          <w:p w14:paraId="08B105FF" w14:textId="5E9BA588" w:rsidR="001B3B41" w:rsidRDefault="001B3B41" w:rsidP="00FD46F0">
            <w:pPr>
              <w:rPr>
                <w:rFonts w:cs="Arial"/>
              </w:rPr>
            </w:pPr>
          </w:p>
          <w:p w14:paraId="63C694F1" w14:textId="77777777" w:rsidR="001B3B41" w:rsidRPr="007A6F60" w:rsidRDefault="001B3B41" w:rsidP="001B3B41">
            <w:pPr>
              <w:spacing w:after="160" w:line="252" w:lineRule="auto"/>
              <w:rPr>
                <w:rFonts w:eastAsia="Times New Roman"/>
                <w:b/>
                <w:bCs/>
              </w:rPr>
            </w:pPr>
            <w:r w:rsidRPr="007A6F60">
              <w:rPr>
                <w:rFonts w:eastAsia="Times New Roman"/>
                <w:b/>
                <w:bCs/>
              </w:rPr>
              <w:t xml:space="preserve">Example </w:t>
            </w:r>
            <w:r>
              <w:rPr>
                <w:rFonts w:eastAsia="Times New Roman"/>
                <w:b/>
                <w:bCs/>
              </w:rPr>
              <w:t xml:space="preserve">2: Member is not eligible for a disabled aid category in the previous determined eligibility and was denied Medicaid due to closure reason applied (disability effective date is within 90 days in the future from the application date) </w:t>
            </w:r>
          </w:p>
          <w:p w14:paraId="544CDD7B" w14:textId="77777777" w:rsidR="001B3B41" w:rsidRPr="00375947" w:rsidRDefault="001B3B41" w:rsidP="00320B54">
            <w:pPr>
              <w:pStyle w:val="ListParagraph"/>
              <w:numPr>
                <w:ilvl w:val="0"/>
                <w:numId w:val="414"/>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member </w:t>
            </w:r>
            <w:r>
              <w:rPr>
                <w:rFonts w:eastAsia="Times New Roman"/>
              </w:rPr>
              <w:t xml:space="preserve">is eligible for the Non-disability aid category </w:t>
            </w:r>
            <w:r>
              <w:rPr>
                <w:color w:val="000000"/>
              </w:rPr>
              <w:t>and system has</w:t>
            </w:r>
            <w:r w:rsidRPr="00375947">
              <w:rPr>
                <w:color w:val="000000"/>
              </w:rPr>
              <w:t xml:space="preserve"> no information </w:t>
            </w:r>
            <w:r>
              <w:rPr>
                <w:color w:val="000000"/>
              </w:rPr>
              <w:t>on</w:t>
            </w:r>
            <w:r w:rsidRPr="00375947">
              <w:rPr>
                <w:color w:val="000000"/>
              </w:rPr>
              <w:t xml:space="preserve"> disability </w:t>
            </w:r>
            <w:r>
              <w:rPr>
                <w:color w:val="000000"/>
              </w:rPr>
              <w:t>for the member. Member is eligible for Medicaid.</w:t>
            </w:r>
          </w:p>
          <w:p w14:paraId="23D9A229" w14:textId="77777777" w:rsidR="001B3B41" w:rsidRPr="008B28FD" w:rsidRDefault="001B3B41" w:rsidP="00320B54">
            <w:pPr>
              <w:pStyle w:val="ListParagraph"/>
              <w:numPr>
                <w:ilvl w:val="0"/>
                <w:numId w:val="414"/>
              </w:numPr>
              <w:contextualSpacing w:val="0"/>
              <w:rPr>
                <w:color w:val="000000"/>
              </w:rPr>
            </w:pPr>
            <w:r w:rsidRPr="008B28FD">
              <w:rPr>
                <w:color w:val="000000"/>
              </w:rPr>
              <w:t xml:space="preserve">On </w:t>
            </w:r>
            <w:r>
              <w:rPr>
                <w:color w:val="000000"/>
              </w:rPr>
              <w:t>08</w:t>
            </w:r>
            <w:r w:rsidRPr="008B28FD">
              <w:rPr>
                <w:color w:val="000000"/>
              </w:rPr>
              <w:t>/</w:t>
            </w:r>
            <w:r>
              <w:rPr>
                <w:color w:val="000000"/>
              </w:rPr>
              <w:t>05</w:t>
            </w:r>
            <w:r w:rsidRPr="008B28FD">
              <w:rPr>
                <w:color w:val="000000"/>
              </w:rPr>
              <w:t>/20</w:t>
            </w:r>
            <w:r>
              <w:rPr>
                <w:color w:val="000000"/>
              </w:rPr>
              <w:t xml:space="preserve">20, </w:t>
            </w:r>
            <w:r w:rsidRPr="008B28FD">
              <w:rPr>
                <w:color w:val="000000"/>
              </w:rPr>
              <w:t>the member</w:t>
            </w:r>
            <w:r>
              <w:rPr>
                <w:color w:val="000000"/>
              </w:rPr>
              <w:t>’s Medicaid is denied w</w:t>
            </w:r>
            <w:r w:rsidRPr="008B28FD">
              <w:rPr>
                <w:color w:val="000000"/>
              </w:rPr>
              <w:t xml:space="preserve">ith </w:t>
            </w:r>
            <w:r>
              <w:rPr>
                <w:color w:val="000000"/>
              </w:rPr>
              <w:t>48 closure reason</w:t>
            </w:r>
            <w:r w:rsidRPr="008B28FD">
              <w:rPr>
                <w:color w:val="000000"/>
              </w:rPr>
              <w:t xml:space="preserve"> and </w:t>
            </w:r>
            <w:r>
              <w:rPr>
                <w:color w:val="000000"/>
              </w:rPr>
              <w:t xml:space="preserve">member </w:t>
            </w:r>
            <w:r w:rsidRPr="008B28FD">
              <w:rPr>
                <w:color w:val="000000"/>
              </w:rPr>
              <w:t>becomes Not Eligible for M</w:t>
            </w:r>
            <w:r>
              <w:rPr>
                <w:color w:val="000000"/>
              </w:rPr>
              <w:t>edicaid.</w:t>
            </w:r>
          </w:p>
          <w:p w14:paraId="6F2EB6A3" w14:textId="77777777" w:rsidR="001B3B41" w:rsidRPr="009C37D2" w:rsidRDefault="001B3B41" w:rsidP="00320B54">
            <w:pPr>
              <w:pStyle w:val="ListParagraph"/>
              <w:numPr>
                <w:ilvl w:val="0"/>
                <w:numId w:val="414"/>
              </w:numPr>
              <w:contextualSpacing w:val="0"/>
              <w:rPr>
                <w:color w:val="000000"/>
              </w:rPr>
            </w:pPr>
            <w:r w:rsidRPr="009C37D2">
              <w:rPr>
                <w:color w:val="000000"/>
              </w:rPr>
              <w:t xml:space="preserve">On 03/15/2021, the Back Office user removes the closure reason and the eligibility is re-determined. </w:t>
            </w:r>
            <w:r>
              <w:rPr>
                <w:color w:val="000000"/>
              </w:rPr>
              <w:t>S</w:t>
            </w:r>
            <w:r w:rsidRPr="009C37D2">
              <w:rPr>
                <w:color w:val="000000"/>
              </w:rPr>
              <w:t>ystem has received disability information via the MA21 file with a disability effective date as 08/15/2020</w:t>
            </w:r>
            <w:r>
              <w:rPr>
                <w:color w:val="000000"/>
              </w:rPr>
              <w:t xml:space="preserve"> and the m</w:t>
            </w:r>
            <w:r w:rsidRPr="009C37D2">
              <w:rPr>
                <w:color w:val="000000"/>
              </w:rPr>
              <w:t>ember is eligible for Medicaid.</w:t>
            </w:r>
          </w:p>
          <w:p w14:paraId="6E2190CF" w14:textId="77777777" w:rsidR="001B3B41" w:rsidRDefault="001B3B41" w:rsidP="001B3B41">
            <w:pPr>
              <w:rPr>
                <w:b/>
                <w:bCs/>
                <w:color w:val="000000"/>
              </w:rPr>
            </w:pPr>
          </w:p>
          <w:p w14:paraId="18BD504F" w14:textId="77777777" w:rsidR="001B3B41" w:rsidRPr="008F4E0D" w:rsidRDefault="001B3B41" w:rsidP="001B3B41">
            <w:pPr>
              <w:rPr>
                <w:b/>
                <w:bCs/>
                <w:color w:val="000000"/>
              </w:rPr>
            </w:pPr>
            <w:r w:rsidRPr="008F4E0D">
              <w:rPr>
                <w:b/>
                <w:bCs/>
                <w:color w:val="000000"/>
              </w:rPr>
              <w:t>Result</w:t>
            </w:r>
            <w:r>
              <w:rPr>
                <w:b/>
                <w:bCs/>
                <w:color w:val="000000"/>
              </w:rPr>
              <w:t>:</w:t>
            </w:r>
          </w:p>
          <w:p w14:paraId="31BEAAF6" w14:textId="77777777" w:rsidR="001B3B41" w:rsidRDefault="001B3B41" w:rsidP="001B3B41">
            <w:pPr>
              <w:spacing w:after="160" w:line="252" w:lineRule="auto"/>
              <w:rPr>
                <w:color w:val="000000"/>
              </w:rPr>
            </w:pPr>
            <w:r w:rsidRPr="008F4E0D">
              <w:rPr>
                <w:color w:val="000000"/>
              </w:rPr>
              <w:t>Application date: 07/15/2020</w:t>
            </w:r>
          </w:p>
          <w:p w14:paraId="7AB1650C" w14:textId="77777777" w:rsidR="001B3B41" w:rsidRPr="00317165" w:rsidRDefault="001B3B41" w:rsidP="001B3B41">
            <w:pPr>
              <w:spacing w:after="160" w:line="252" w:lineRule="auto"/>
              <w:rPr>
                <w:color w:val="000000"/>
              </w:rPr>
            </w:pPr>
            <w:r w:rsidRPr="00317165">
              <w:rPr>
                <w:color w:val="000000"/>
              </w:rPr>
              <w:t xml:space="preserve">Retro </w:t>
            </w:r>
            <w:r>
              <w:rPr>
                <w:color w:val="000000"/>
              </w:rPr>
              <w:t>D</w:t>
            </w:r>
            <w:r w:rsidRPr="00317165">
              <w:rPr>
                <w:color w:val="000000"/>
              </w:rPr>
              <w:t xml:space="preserve">isability effective Start date: 07/05/2020 as the disability effective date from MA21 is within 90 days </w:t>
            </w:r>
            <w:r>
              <w:rPr>
                <w:color w:val="000000"/>
              </w:rPr>
              <w:t xml:space="preserve">in the future </w:t>
            </w:r>
            <w:r w:rsidRPr="00317165">
              <w:rPr>
                <w:color w:val="000000"/>
              </w:rPr>
              <w:t>from the application date.</w:t>
            </w:r>
          </w:p>
          <w:p w14:paraId="027E7AB8" w14:textId="77777777" w:rsidR="001B3B41" w:rsidRDefault="001B3B41" w:rsidP="001B3B41">
            <w:pPr>
              <w:spacing w:after="160" w:line="252" w:lineRule="auto"/>
              <w:rPr>
                <w:color w:val="000000"/>
              </w:rPr>
            </w:pPr>
          </w:p>
          <w:p w14:paraId="493693F9" w14:textId="77777777" w:rsidR="001B3B41" w:rsidRDefault="001B3B41" w:rsidP="001B3B41">
            <w:pPr>
              <w:spacing w:after="160" w:line="252" w:lineRule="auto"/>
              <w:rPr>
                <w:color w:val="000000"/>
              </w:rPr>
            </w:pPr>
            <w:r w:rsidRPr="00317165">
              <w:rPr>
                <w:color w:val="000000"/>
              </w:rPr>
              <w:t>The system checks</w:t>
            </w:r>
            <w:r>
              <w:rPr>
                <w:color w:val="000000"/>
              </w:rPr>
              <w:t xml:space="preserve"> and identifies that the</w:t>
            </w:r>
            <w:r w:rsidRPr="00317165">
              <w:rPr>
                <w:color w:val="000000"/>
              </w:rPr>
              <w:t xml:space="preserve"> member was </w:t>
            </w:r>
            <w:r>
              <w:rPr>
                <w:color w:val="000000"/>
              </w:rPr>
              <w:t>terminated/</w:t>
            </w:r>
            <w:r w:rsidRPr="00317165">
              <w:rPr>
                <w:color w:val="000000"/>
              </w:rPr>
              <w:t xml:space="preserve">denied Medicaid </w:t>
            </w:r>
            <w:r>
              <w:rPr>
                <w:color w:val="000000"/>
              </w:rPr>
              <w:t>for</w:t>
            </w:r>
            <w:r w:rsidRPr="00317165">
              <w:rPr>
                <w:color w:val="000000"/>
              </w:rPr>
              <w:t xml:space="preserve"> at least one day</w:t>
            </w:r>
            <w:r>
              <w:rPr>
                <w:color w:val="000000"/>
              </w:rPr>
              <w:t xml:space="preserve"> between</w:t>
            </w:r>
            <w:r w:rsidRPr="00317165">
              <w:rPr>
                <w:color w:val="000000"/>
              </w:rPr>
              <w:t xml:space="preserve"> the Retro </w:t>
            </w:r>
            <w:r>
              <w:rPr>
                <w:color w:val="000000"/>
              </w:rPr>
              <w:t>D</w:t>
            </w:r>
            <w:r w:rsidRPr="00317165">
              <w:rPr>
                <w:color w:val="000000"/>
              </w:rPr>
              <w:t xml:space="preserve">isability effective start date 07/05/2020 </w:t>
            </w:r>
            <w:r>
              <w:rPr>
                <w:color w:val="000000"/>
              </w:rPr>
              <w:t>and</w:t>
            </w:r>
            <w:r w:rsidRPr="00317165">
              <w:rPr>
                <w:color w:val="000000"/>
              </w:rPr>
              <w:t xml:space="preserve"> current date 3/15/2021, hence normal rules are followed.</w:t>
            </w:r>
          </w:p>
          <w:p w14:paraId="4DD79AF7" w14:textId="77777777" w:rsidR="001B3B41" w:rsidRDefault="001B3B41" w:rsidP="001B3B41">
            <w:pPr>
              <w:spacing w:after="160" w:line="252" w:lineRule="auto"/>
              <w:rPr>
                <w:color w:val="000000"/>
              </w:rPr>
            </w:pPr>
          </w:p>
          <w:p w14:paraId="6360C899" w14:textId="77777777" w:rsidR="001B3B41" w:rsidRPr="00317165" w:rsidRDefault="001B3B41" w:rsidP="001B3B41">
            <w:pPr>
              <w:spacing w:after="160" w:line="252" w:lineRule="auto"/>
              <w:rPr>
                <w:color w:val="000000"/>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xml:space="preserve">: 03/05/2021 </w:t>
            </w:r>
          </w:p>
          <w:p w14:paraId="142A341E" w14:textId="2937E64B" w:rsidR="001B3B41" w:rsidRDefault="001B3B41" w:rsidP="00FD46F0">
            <w:pPr>
              <w:rPr>
                <w:rFonts w:cs="Arial"/>
              </w:rPr>
            </w:pPr>
          </w:p>
          <w:p w14:paraId="4125B796" w14:textId="77777777" w:rsidR="001B3B41" w:rsidRPr="007A6F60" w:rsidRDefault="001B3B41" w:rsidP="001B3B41">
            <w:pPr>
              <w:spacing w:after="160" w:line="252" w:lineRule="auto"/>
              <w:rPr>
                <w:rFonts w:eastAsia="Times New Roman"/>
                <w:b/>
                <w:bCs/>
              </w:rPr>
            </w:pPr>
            <w:bookmarkStart w:id="982" w:name="_Hlk66717273"/>
            <w:r w:rsidRPr="007A6F60">
              <w:rPr>
                <w:rFonts w:eastAsia="Times New Roman"/>
                <w:b/>
                <w:bCs/>
              </w:rPr>
              <w:t xml:space="preserve">Example </w:t>
            </w:r>
            <w:r>
              <w:rPr>
                <w:rFonts w:eastAsia="Times New Roman"/>
                <w:b/>
                <w:bCs/>
              </w:rPr>
              <w:t>3: Member is not eligible for a disabled aid category in the previous determined eligibility and was denied Medicaid due to closure code applied (</w:t>
            </w:r>
            <w:r w:rsidRPr="00C502CF">
              <w:rPr>
                <w:rFonts w:eastAsia="Times New Roman"/>
                <w:b/>
                <w:bCs/>
              </w:rPr>
              <w:t>disability effective date is prior to the application date</w:t>
            </w:r>
            <w:r>
              <w:rPr>
                <w:rFonts w:eastAsia="Times New Roman"/>
                <w:b/>
                <w:bCs/>
              </w:rPr>
              <w:t>)</w:t>
            </w:r>
            <w:r w:rsidRPr="00C502CF" w:rsidDel="00C502CF">
              <w:rPr>
                <w:rFonts w:eastAsia="Times New Roman"/>
                <w:b/>
                <w:bCs/>
              </w:rPr>
              <w:t xml:space="preserve"> </w:t>
            </w:r>
          </w:p>
          <w:p w14:paraId="5F00DEB1" w14:textId="77777777" w:rsidR="001B3B41" w:rsidRPr="00182612" w:rsidRDefault="001B3B41" w:rsidP="00320B54">
            <w:pPr>
              <w:pStyle w:val="ListParagraph"/>
              <w:numPr>
                <w:ilvl w:val="0"/>
                <w:numId w:val="415"/>
              </w:numPr>
              <w:contextualSpacing w:val="0"/>
              <w:rPr>
                <w:color w:val="000000"/>
              </w:rPr>
            </w:pPr>
            <w:r w:rsidRPr="00182612">
              <w:rPr>
                <w:color w:val="000000"/>
              </w:rPr>
              <w:t xml:space="preserve">An application is submitted on </w:t>
            </w:r>
            <w:r>
              <w:rPr>
                <w:color w:val="000000"/>
              </w:rPr>
              <w:t>09</w:t>
            </w:r>
            <w:r w:rsidRPr="00182612">
              <w:rPr>
                <w:color w:val="000000"/>
              </w:rPr>
              <w:t>/15/2020 and</w:t>
            </w:r>
            <w:r>
              <w:rPr>
                <w:color w:val="000000"/>
              </w:rPr>
              <w:t xml:space="preserve"> member</w:t>
            </w:r>
            <w:r w:rsidRPr="00182612">
              <w:rPr>
                <w:color w:val="000000"/>
              </w:rPr>
              <w:t xml:space="preserve"> is eligible for </w:t>
            </w:r>
            <w:r>
              <w:rPr>
                <w:color w:val="000000"/>
              </w:rPr>
              <w:t xml:space="preserve">the </w:t>
            </w:r>
            <w:r w:rsidRPr="00182612">
              <w:rPr>
                <w:color w:val="000000"/>
              </w:rPr>
              <w:t xml:space="preserve">Non-disability aid category </w:t>
            </w:r>
            <w:r>
              <w:rPr>
                <w:color w:val="000000"/>
              </w:rPr>
              <w:t xml:space="preserve">and </w:t>
            </w:r>
            <w:r w:rsidRPr="00182612">
              <w:rPr>
                <w:color w:val="000000"/>
              </w:rPr>
              <w:t xml:space="preserve">system </w:t>
            </w:r>
            <w:r>
              <w:rPr>
                <w:color w:val="000000"/>
              </w:rPr>
              <w:t>has</w:t>
            </w:r>
            <w:r w:rsidRPr="00182612">
              <w:rPr>
                <w:color w:val="000000"/>
              </w:rPr>
              <w:t xml:space="preserve"> no information </w:t>
            </w:r>
            <w:r>
              <w:rPr>
                <w:color w:val="000000"/>
              </w:rPr>
              <w:t>on</w:t>
            </w:r>
            <w:r w:rsidRPr="00182612">
              <w:rPr>
                <w:color w:val="000000"/>
              </w:rPr>
              <w:t xml:space="preserve"> disability for the member.</w:t>
            </w:r>
            <w:r>
              <w:rPr>
                <w:color w:val="000000"/>
              </w:rPr>
              <w:t xml:space="preserve"> Member is eligible for Medicaid.</w:t>
            </w:r>
          </w:p>
          <w:p w14:paraId="3F6C070A" w14:textId="77777777" w:rsidR="001B3B41" w:rsidRDefault="001B3B41" w:rsidP="00320B54">
            <w:pPr>
              <w:pStyle w:val="ListParagraph"/>
              <w:numPr>
                <w:ilvl w:val="0"/>
                <w:numId w:val="415"/>
              </w:numPr>
              <w:contextualSpacing w:val="0"/>
              <w:rPr>
                <w:color w:val="000000"/>
              </w:rPr>
            </w:pPr>
            <w:r>
              <w:rPr>
                <w:color w:val="000000"/>
              </w:rPr>
              <w:t>O</w:t>
            </w:r>
            <w:r w:rsidRPr="00182612">
              <w:rPr>
                <w:color w:val="000000"/>
              </w:rPr>
              <w:t xml:space="preserve">n 12/05/2020, the member’s Medicaid is denied with 48 closure reason and </w:t>
            </w:r>
            <w:r>
              <w:rPr>
                <w:color w:val="000000"/>
              </w:rPr>
              <w:t xml:space="preserve">member </w:t>
            </w:r>
            <w:r w:rsidRPr="00182612">
              <w:rPr>
                <w:color w:val="000000"/>
              </w:rPr>
              <w:t>becomes Not Eligible for Medicaid.</w:t>
            </w:r>
          </w:p>
          <w:p w14:paraId="2E56E333" w14:textId="77777777" w:rsidR="001B3B41" w:rsidRPr="007121B3" w:rsidRDefault="001B3B41" w:rsidP="00320B54">
            <w:pPr>
              <w:pStyle w:val="ListParagraph"/>
              <w:numPr>
                <w:ilvl w:val="0"/>
                <w:numId w:val="415"/>
              </w:numPr>
              <w:contextualSpacing w:val="0"/>
              <w:rPr>
                <w:color w:val="000000"/>
              </w:rPr>
            </w:pPr>
            <w:r w:rsidRPr="007121B3">
              <w:rPr>
                <w:color w:val="000000"/>
              </w:rPr>
              <w:t>On 03/15/2021, the member performs a full RAC but the member is still denied Medicaid due to closure reason 48.</w:t>
            </w:r>
          </w:p>
          <w:p w14:paraId="5656E9D4" w14:textId="77777777" w:rsidR="001B3B41" w:rsidRPr="009C37D2" w:rsidRDefault="001B3B41" w:rsidP="00320B54">
            <w:pPr>
              <w:pStyle w:val="ListParagraph"/>
              <w:numPr>
                <w:ilvl w:val="0"/>
                <w:numId w:val="415"/>
              </w:numPr>
              <w:contextualSpacing w:val="0"/>
              <w:rPr>
                <w:color w:val="000000"/>
              </w:rPr>
            </w:pPr>
            <w:r w:rsidRPr="009C37D2">
              <w:rPr>
                <w:color w:val="000000"/>
              </w:rPr>
              <w:t xml:space="preserve">On 05/15/2021, the Back Office user removes the closure reason and the eligibility is re-determined. </w:t>
            </w:r>
            <w:r>
              <w:rPr>
                <w:color w:val="000000"/>
              </w:rPr>
              <w:t>S</w:t>
            </w:r>
            <w:r w:rsidRPr="009C37D2">
              <w:rPr>
                <w:color w:val="000000"/>
              </w:rPr>
              <w:t xml:space="preserve">ystem has </w:t>
            </w:r>
            <w:r w:rsidRPr="009C37D2">
              <w:rPr>
                <w:color w:val="000000"/>
              </w:rPr>
              <w:lastRenderedPageBreak/>
              <w:t>received disability information from the MA21 file with the disability date: 02/15/2021</w:t>
            </w:r>
            <w:r>
              <w:rPr>
                <w:color w:val="000000"/>
              </w:rPr>
              <w:t xml:space="preserve"> and m</w:t>
            </w:r>
            <w:r w:rsidRPr="009C37D2">
              <w:rPr>
                <w:color w:val="000000"/>
              </w:rPr>
              <w:t>ember is eligible for Medicaid</w:t>
            </w:r>
            <w:r>
              <w:rPr>
                <w:color w:val="000000"/>
              </w:rPr>
              <w:t>.</w:t>
            </w:r>
          </w:p>
          <w:p w14:paraId="5F553CBC" w14:textId="77777777" w:rsidR="001B3B41" w:rsidRDefault="001B3B41" w:rsidP="001B3B41">
            <w:pPr>
              <w:ind w:left="360"/>
              <w:rPr>
                <w:b/>
                <w:bCs/>
                <w:color w:val="000000"/>
              </w:rPr>
            </w:pPr>
          </w:p>
          <w:p w14:paraId="6407E684" w14:textId="77777777" w:rsidR="001B3B41" w:rsidRPr="00FF53AF" w:rsidRDefault="001B3B41" w:rsidP="001B3B41">
            <w:pPr>
              <w:rPr>
                <w:b/>
                <w:bCs/>
                <w:color w:val="000000"/>
              </w:rPr>
            </w:pPr>
            <w:r w:rsidRPr="00FF53AF">
              <w:rPr>
                <w:b/>
                <w:bCs/>
                <w:color w:val="000000"/>
              </w:rPr>
              <w:t>Result</w:t>
            </w:r>
            <w:r>
              <w:rPr>
                <w:b/>
                <w:bCs/>
                <w:color w:val="000000"/>
              </w:rPr>
              <w:t>:</w:t>
            </w:r>
          </w:p>
          <w:p w14:paraId="1E233736" w14:textId="77777777" w:rsidR="001B3B41" w:rsidRDefault="001B3B41" w:rsidP="001B3B41">
            <w:pPr>
              <w:spacing w:after="160" w:line="252" w:lineRule="auto"/>
              <w:rPr>
                <w:color w:val="000000"/>
              </w:rPr>
            </w:pPr>
            <w:r w:rsidRPr="008F4E0D">
              <w:rPr>
                <w:color w:val="000000"/>
              </w:rPr>
              <w:t>Application date: 0</w:t>
            </w:r>
            <w:r>
              <w:rPr>
                <w:color w:val="000000"/>
              </w:rPr>
              <w:t>3</w:t>
            </w:r>
            <w:r w:rsidRPr="008F4E0D">
              <w:rPr>
                <w:color w:val="000000"/>
              </w:rPr>
              <w:t>/15/202</w:t>
            </w:r>
            <w:r>
              <w:rPr>
                <w:color w:val="000000"/>
              </w:rPr>
              <w:t>1</w:t>
            </w:r>
          </w:p>
          <w:p w14:paraId="4809E39D" w14:textId="77777777" w:rsidR="001B3B41" w:rsidRPr="00317165" w:rsidRDefault="001B3B41" w:rsidP="001B3B41">
            <w:pPr>
              <w:spacing w:after="160" w:line="252" w:lineRule="auto"/>
              <w:rPr>
                <w:color w:val="000000"/>
              </w:rPr>
            </w:pPr>
            <w:r w:rsidRPr="00317165">
              <w:rPr>
                <w:color w:val="000000"/>
              </w:rPr>
              <w:t xml:space="preserve">Retro </w:t>
            </w:r>
            <w:r>
              <w:rPr>
                <w:color w:val="000000"/>
              </w:rPr>
              <w:t>D</w:t>
            </w:r>
            <w:r w:rsidRPr="00317165">
              <w:rPr>
                <w:color w:val="000000"/>
              </w:rPr>
              <w:t xml:space="preserve">isability effective </w:t>
            </w:r>
            <w:r>
              <w:rPr>
                <w:color w:val="000000"/>
              </w:rPr>
              <w:t>s</w:t>
            </w:r>
            <w:r w:rsidRPr="00317165">
              <w:rPr>
                <w:color w:val="000000"/>
              </w:rPr>
              <w:t>tart date: 03/05/2021 as the disability effective date from MA21 is prior to the application date.</w:t>
            </w:r>
          </w:p>
          <w:p w14:paraId="3E6DE570" w14:textId="77777777" w:rsidR="001B3B41" w:rsidRDefault="001B3B41" w:rsidP="001B3B41">
            <w:pPr>
              <w:spacing w:after="160" w:line="252" w:lineRule="auto"/>
              <w:rPr>
                <w:color w:val="000000"/>
              </w:rPr>
            </w:pPr>
          </w:p>
          <w:p w14:paraId="1907C6A4" w14:textId="77777777" w:rsidR="001B3B41" w:rsidRDefault="001B3B41" w:rsidP="001B3B41">
            <w:pPr>
              <w:rPr>
                <w:color w:val="000000"/>
              </w:rPr>
            </w:pPr>
            <w:r w:rsidRPr="00317165">
              <w:rPr>
                <w:color w:val="000000"/>
              </w:rPr>
              <w:t>The system checks</w:t>
            </w:r>
            <w:r>
              <w:rPr>
                <w:color w:val="000000"/>
              </w:rPr>
              <w:t xml:space="preserve"> and identifies that the</w:t>
            </w:r>
            <w:r w:rsidRPr="00317165">
              <w:rPr>
                <w:color w:val="000000"/>
              </w:rPr>
              <w:t xml:space="preserve"> member was </w:t>
            </w:r>
            <w:r>
              <w:rPr>
                <w:color w:val="000000"/>
              </w:rPr>
              <w:t>terminated/</w:t>
            </w:r>
            <w:r w:rsidRPr="00317165">
              <w:rPr>
                <w:color w:val="000000"/>
              </w:rPr>
              <w:t xml:space="preserve">denied Medicaid </w:t>
            </w:r>
            <w:r>
              <w:rPr>
                <w:color w:val="000000"/>
              </w:rPr>
              <w:t>for</w:t>
            </w:r>
            <w:r w:rsidRPr="00317165">
              <w:rPr>
                <w:color w:val="000000"/>
              </w:rPr>
              <w:t xml:space="preserve"> at least one day</w:t>
            </w:r>
            <w:r>
              <w:rPr>
                <w:color w:val="000000"/>
              </w:rPr>
              <w:t xml:space="preserve"> between</w:t>
            </w:r>
            <w:r w:rsidRPr="00317165">
              <w:rPr>
                <w:color w:val="000000"/>
              </w:rPr>
              <w:t xml:space="preserve"> the Retro </w:t>
            </w:r>
            <w:r>
              <w:rPr>
                <w:color w:val="000000"/>
              </w:rPr>
              <w:t>D</w:t>
            </w:r>
            <w:r w:rsidRPr="00317165">
              <w:rPr>
                <w:color w:val="000000"/>
              </w:rPr>
              <w:t xml:space="preserve">isability effective start date 03/05/2021 </w:t>
            </w:r>
            <w:r>
              <w:rPr>
                <w:color w:val="000000"/>
              </w:rPr>
              <w:t>and</w:t>
            </w:r>
            <w:r w:rsidRPr="00317165">
              <w:rPr>
                <w:color w:val="000000"/>
              </w:rPr>
              <w:t xml:space="preserve"> current date 05/15/2021</w:t>
            </w:r>
            <w:r>
              <w:rPr>
                <w:color w:val="000000"/>
              </w:rPr>
              <w:t>,</w:t>
            </w:r>
            <w:r w:rsidRPr="00317165">
              <w:rPr>
                <w:color w:val="000000"/>
              </w:rPr>
              <w:t xml:space="preserve"> hence normal rules are followed.</w:t>
            </w:r>
            <w:bookmarkEnd w:id="982"/>
          </w:p>
          <w:p w14:paraId="5A5C49F5" w14:textId="77777777" w:rsidR="001B3B41" w:rsidRDefault="001B3B41" w:rsidP="001B3B41">
            <w:pPr>
              <w:rPr>
                <w:color w:val="000000"/>
              </w:rPr>
            </w:pPr>
          </w:p>
          <w:p w14:paraId="218E27AE" w14:textId="77777777" w:rsidR="001B3B41" w:rsidRDefault="001B3B41" w:rsidP="001B3B41">
            <w:pPr>
              <w:rPr>
                <w:color w:val="000000"/>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0</w:t>
            </w:r>
            <w:r>
              <w:rPr>
                <w:color w:val="000000"/>
              </w:rPr>
              <w:t>5</w:t>
            </w:r>
            <w:r w:rsidRPr="008F4E0D">
              <w:rPr>
                <w:color w:val="000000"/>
              </w:rPr>
              <w:t>/</w:t>
            </w:r>
            <w:r>
              <w:rPr>
                <w:color w:val="000000"/>
              </w:rPr>
              <w:t>05</w:t>
            </w:r>
            <w:r w:rsidRPr="008F4E0D">
              <w:rPr>
                <w:color w:val="000000"/>
              </w:rPr>
              <w:t>/2021</w:t>
            </w:r>
          </w:p>
          <w:p w14:paraId="608A9FEA" w14:textId="77777777" w:rsidR="001B3B41" w:rsidRDefault="001B3B41" w:rsidP="00FD46F0">
            <w:pPr>
              <w:rPr>
                <w:rFonts w:cs="Arial"/>
              </w:rPr>
            </w:pPr>
          </w:p>
          <w:p w14:paraId="0CE516AF" w14:textId="77777777" w:rsidR="00EC4F16" w:rsidRPr="007A6F60" w:rsidRDefault="00EC4F16" w:rsidP="00EC4F16">
            <w:pPr>
              <w:spacing w:after="160" w:line="252" w:lineRule="auto"/>
              <w:rPr>
                <w:rFonts w:eastAsia="Times New Roman"/>
                <w:b/>
                <w:bCs/>
              </w:rPr>
            </w:pPr>
            <w:r w:rsidRPr="007A6F60">
              <w:rPr>
                <w:rFonts w:eastAsia="Times New Roman"/>
                <w:b/>
                <w:bCs/>
              </w:rPr>
              <w:t xml:space="preserve">Example </w:t>
            </w:r>
            <w:r>
              <w:rPr>
                <w:rFonts w:eastAsia="Times New Roman"/>
                <w:b/>
                <w:bCs/>
              </w:rPr>
              <w:t>4: Member is not eligible for a disabled aid category in the previous determined eligibility and Medicaid is provided based on Normal Rules (Disability effective date within 90 days in the future from the application date)</w:t>
            </w:r>
          </w:p>
          <w:p w14:paraId="4BA3EAFA" w14:textId="77777777" w:rsidR="00EC4F16" w:rsidRPr="00375947" w:rsidRDefault="00EC4F16" w:rsidP="00320B54">
            <w:pPr>
              <w:pStyle w:val="ListParagraph"/>
              <w:numPr>
                <w:ilvl w:val="0"/>
                <w:numId w:val="416"/>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w:t>
            </w:r>
            <w:r>
              <w:rPr>
                <w:rFonts w:eastAsia="Times New Roman"/>
              </w:rPr>
              <w:t xml:space="preserve">is eligible for aid category AP </w:t>
            </w:r>
            <w:r>
              <w:rPr>
                <w:color w:val="000000"/>
              </w:rPr>
              <w:t>and system has</w:t>
            </w:r>
            <w:r w:rsidRPr="00375947">
              <w:rPr>
                <w:color w:val="000000"/>
              </w:rPr>
              <w:t xml:space="preserve"> no information </w:t>
            </w:r>
            <w:r>
              <w:rPr>
                <w:color w:val="000000"/>
              </w:rPr>
              <w:t>on</w:t>
            </w:r>
            <w:r w:rsidRPr="00375947">
              <w:rPr>
                <w:color w:val="000000"/>
              </w:rPr>
              <w:t xml:space="preserve"> disability </w:t>
            </w:r>
            <w:r>
              <w:rPr>
                <w:color w:val="000000"/>
              </w:rPr>
              <w:t>for the member. AP is part of the configurable list of aid categories.</w:t>
            </w:r>
          </w:p>
          <w:p w14:paraId="6A7A4386" w14:textId="77777777" w:rsidR="00EC4F16" w:rsidRPr="001E6A5B" w:rsidRDefault="00EC4F16" w:rsidP="00320B54">
            <w:pPr>
              <w:pStyle w:val="ListParagraph"/>
              <w:numPr>
                <w:ilvl w:val="0"/>
                <w:numId w:val="416"/>
              </w:numPr>
              <w:contextualSpacing w:val="0"/>
              <w:rPr>
                <w:color w:val="000000"/>
              </w:rPr>
            </w:pPr>
            <w:r w:rsidRPr="001E6A5B">
              <w:rPr>
                <w:color w:val="000000"/>
              </w:rPr>
              <w:t xml:space="preserve">On 3/15/2021, </w:t>
            </w:r>
            <w:r>
              <w:rPr>
                <w:color w:val="000000"/>
              </w:rPr>
              <w:t xml:space="preserve">the Back Office </w:t>
            </w:r>
            <w:r w:rsidRPr="001E6A5B">
              <w:rPr>
                <w:color w:val="000000"/>
              </w:rPr>
              <w:t xml:space="preserve">user updates the disability information with </w:t>
            </w:r>
            <w:r>
              <w:rPr>
                <w:color w:val="000000"/>
              </w:rPr>
              <w:t xml:space="preserve">the </w:t>
            </w:r>
            <w:r w:rsidRPr="001E6A5B">
              <w:rPr>
                <w:color w:val="000000"/>
              </w:rPr>
              <w:t xml:space="preserve">disability </w:t>
            </w:r>
            <w:r>
              <w:rPr>
                <w:color w:val="000000"/>
              </w:rPr>
              <w:t xml:space="preserve">effective </w:t>
            </w:r>
            <w:r w:rsidRPr="001E6A5B">
              <w:rPr>
                <w:color w:val="000000"/>
              </w:rPr>
              <w:t>date as</w:t>
            </w:r>
            <w:r>
              <w:rPr>
                <w:color w:val="000000"/>
              </w:rPr>
              <w:t xml:space="preserve"> 8</w:t>
            </w:r>
            <w:r w:rsidRPr="001E6A5B">
              <w:rPr>
                <w:color w:val="000000"/>
              </w:rPr>
              <w:t>/15/2020.</w:t>
            </w:r>
          </w:p>
          <w:p w14:paraId="6F7D4930" w14:textId="77777777" w:rsidR="00EC4F16" w:rsidRDefault="00EC4F16" w:rsidP="00EC4F16">
            <w:pPr>
              <w:rPr>
                <w:b/>
                <w:bCs/>
                <w:color w:val="000000"/>
              </w:rPr>
            </w:pPr>
          </w:p>
          <w:p w14:paraId="346DAAA7" w14:textId="77777777" w:rsidR="00EC4F16" w:rsidRPr="008F4E0D" w:rsidRDefault="00EC4F16" w:rsidP="00EC4F16">
            <w:pPr>
              <w:rPr>
                <w:b/>
                <w:bCs/>
                <w:color w:val="000000"/>
              </w:rPr>
            </w:pPr>
            <w:r w:rsidRPr="008F4E0D">
              <w:rPr>
                <w:b/>
                <w:bCs/>
                <w:color w:val="000000"/>
              </w:rPr>
              <w:t>Result</w:t>
            </w:r>
            <w:r>
              <w:rPr>
                <w:b/>
                <w:bCs/>
                <w:color w:val="000000"/>
              </w:rPr>
              <w:t>:</w:t>
            </w:r>
          </w:p>
          <w:p w14:paraId="6E389804" w14:textId="77777777" w:rsidR="00EC4F16" w:rsidRDefault="00EC4F16" w:rsidP="00EC4F16">
            <w:pPr>
              <w:spacing w:after="160" w:line="252" w:lineRule="auto"/>
              <w:rPr>
                <w:color w:val="000000"/>
              </w:rPr>
            </w:pPr>
            <w:r w:rsidRPr="008F4E0D">
              <w:rPr>
                <w:color w:val="000000"/>
              </w:rPr>
              <w:t>Application date: 07/15/2020</w:t>
            </w:r>
          </w:p>
          <w:p w14:paraId="0C2CB902" w14:textId="77777777" w:rsidR="00EC4F16" w:rsidRDefault="00EC4F16" w:rsidP="00EC4F16">
            <w:pPr>
              <w:spacing w:after="160" w:line="252" w:lineRule="auto"/>
              <w:rPr>
                <w:color w:val="000000"/>
              </w:rPr>
            </w:pPr>
            <w:r>
              <w:rPr>
                <w:color w:val="000000"/>
              </w:rPr>
              <w:t>Retro disability effective start date</w:t>
            </w:r>
            <w:r w:rsidRPr="008F4E0D">
              <w:rPr>
                <w:color w:val="000000"/>
              </w:rPr>
              <w:t>:</w:t>
            </w:r>
            <w:r>
              <w:rPr>
                <w:color w:val="000000"/>
              </w:rPr>
              <w:t xml:space="preserve"> 07/05/2020</w:t>
            </w:r>
          </w:p>
          <w:p w14:paraId="2AC23667" w14:textId="77777777" w:rsidR="00EC4F16" w:rsidRDefault="00EC4F16" w:rsidP="00EC4F16">
            <w:pPr>
              <w:spacing w:after="160" w:line="252" w:lineRule="auto"/>
              <w:rPr>
                <w:color w:val="000000"/>
              </w:rPr>
            </w:pPr>
            <w:r>
              <w:rPr>
                <w:color w:val="000000"/>
              </w:rPr>
              <w:t xml:space="preserve">System checks and identifies that member was never terminated/denied Medicaid and was </w:t>
            </w:r>
            <w:r w:rsidRPr="001B6DF0">
              <w:t xml:space="preserve">eligible for </w:t>
            </w:r>
            <w:r>
              <w:t>one</w:t>
            </w:r>
            <w:r w:rsidRPr="001B6DF0">
              <w:t xml:space="preserve"> of the aid categories from the</w:t>
            </w:r>
            <w:r>
              <w:t xml:space="preserve"> “C</w:t>
            </w:r>
            <w:r>
              <w:rPr>
                <w:color w:val="000000"/>
              </w:rPr>
              <w:t>onfigurable list of aid categories” between the retro disability effective start date and current date. Hence, the system uses normal rules.</w:t>
            </w:r>
          </w:p>
          <w:p w14:paraId="77ADDB7D" w14:textId="77777777" w:rsidR="00EC4F16" w:rsidRDefault="00EC4F16" w:rsidP="00EC4F16">
            <w:pPr>
              <w:spacing w:after="160" w:line="252" w:lineRule="auto"/>
              <w:rPr>
                <w:color w:val="000000"/>
              </w:rPr>
            </w:pPr>
          </w:p>
          <w:p w14:paraId="63CA54F3" w14:textId="77777777" w:rsidR="00EC4F16" w:rsidRPr="00D531E4" w:rsidRDefault="00EC4F16" w:rsidP="00EC4F16">
            <w:pPr>
              <w:spacing w:after="160" w:line="252" w:lineRule="auto"/>
              <w:rPr>
                <w:color w:val="000000"/>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xml:space="preserve">: </w:t>
            </w:r>
            <w:r>
              <w:rPr>
                <w:color w:val="000000"/>
              </w:rPr>
              <w:t>03/05/2021</w:t>
            </w:r>
          </w:p>
          <w:p w14:paraId="6429E8EF" w14:textId="77777777" w:rsidR="00EC4F16" w:rsidRDefault="00EC4F16" w:rsidP="00EC4F16">
            <w:pPr>
              <w:spacing w:after="160" w:line="252" w:lineRule="auto"/>
              <w:rPr>
                <w:rFonts w:eastAsia="Times New Roman"/>
                <w:b/>
                <w:bCs/>
              </w:rPr>
            </w:pPr>
          </w:p>
          <w:p w14:paraId="36D9FFED" w14:textId="77777777" w:rsidR="00EC4F16" w:rsidRDefault="00EC4F16" w:rsidP="00EC4F16">
            <w:pPr>
              <w:spacing w:after="160" w:line="252" w:lineRule="auto"/>
              <w:rPr>
                <w:rFonts w:eastAsia="Times New Roman"/>
                <w:b/>
                <w:bCs/>
              </w:rPr>
            </w:pPr>
            <w:r w:rsidRPr="007A6F60">
              <w:rPr>
                <w:rFonts w:eastAsia="Times New Roman"/>
                <w:b/>
                <w:bCs/>
              </w:rPr>
              <w:t xml:space="preserve">Example </w:t>
            </w:r>
            <w:r>
              <w:rPr>
                <w:rFonts w:eastAsia="Times New Roman"/>
                <w:b/>
                <w:bCs/>
              </w:rPr>
              <w:t>5: Member is not eligible for a disabled aid category in the previous determined eligibility and Medicaid is provided based on Normal rules.</w:t>
            </w:r>
          </w:p>
          <w:p w14:paraId="643BFE89" w14:textId="77777777" w:rsidR="00EC4F16" w:rsidRPr="007A6F60" w:rsidRDefault="00EC4F16" w:rsidP="00EC4F16">
            <w:pPr>
              <w:spacing w:after="160" w:line="252" w:lineRule="auto"/>
              <w:rPr>
                <w:rFonts w:eastAsia="Times New Roman"/>
                <w:b/>
                <w:bCs/>
              </w:rPr>
            </w:pPr>
            <w:r>
              <w:rPr>
                <w:rFonts w:eastAsia="Times New Roman"/>
                <w:b/>
                <w:bCs/>
              </w:rPr>
              <w:t>(Disability effective date is more than 90 days in the future from the application date)</w:t>
            </w:r>
          </w:p>
          <w:p w14:paraId="6CA0CCFF" w14:textId="77777777" w:rsidR="00EC4F16" w:rsidRPr="00375947" w:rsidRDefault="00EC4F16" w:rsidP="00320B54">
            <w:pPr>
              <w:pStyle w:val="ListParagraph"/>
              <w:numPr>
                <w:ilvl w:val="0"/>
                <w:numId w:val="417"/>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w:t>
            </w:r>
            <w:r>
              <w:rPr>
                <w:rFonts w:eastAsia="Times New Roman"/>
              </w:rPr>
              <w:t xml:space="preserve">is eligible for AQ aid category </w:t>
            </w:r>
            <w:r>
              <w:rPr>
                <w:color w:val="000000"/>
              </w:rPr>
              <w:t>and system has</w:t>
            </w:r>
            <w:r w:rsidRPr="00375947">
              <w:rPr>
                <w:color w:val="000000"/>
              </w:rPr>
              <w:t xml:space="preserve"> no information </w:t>
            </w:r>
            <w:r>
              <w:rPr>
                <w:color w:val="000000"/>
              </w:rPr>
              <w:t>on</w:t>
            </w:r>
            <w:r w:rsidRPr="00375947">
              <w:rPr>
                <w:color w:val="000000"/>
              </w:rPr>
              <w:t xml:space="preserve"> </w:t>
            </w:r>
            <w:r w:rsidRPr="00375947">
              <w:rPr>
                <w:color w:val="000000"/>
              </w:rPr>
              <w:lastRenderedPageBreak/>
              <w:t xml:space="preserve">disability </w:t>
            </w:r>
            <w:r>
              <w:rPr>
                <w:color w:val="000000"/>
              </w:rPr>
              <w:t>for the member. AQ is part of the configurable list of aid categories.</w:t>
            </w:r>
          </w:p>
          <w:p w14:paraId="6FE53CCF" w14:textId="77777777" w:rsidR="00EC4F16" w:rsidRPr="001E6A5B" w:rsidRDefault="00EC4F16" w:rsidP="00320B54">
            <w:pPr>
              <w:pStyle w:val="ListParagraph"/>
              <w:numPr>
                <w:ilvl w:val="0"/>
                <w:numId w:val="417"/>
              </w:numPr>
              <w:contextualSpacing w:val="0"/>
              <w:rPr>
                <w:color w:val="000000"/>
              </w:rPr>
            </w:pPr>
            <w:r w:rsidRPr="001E6A5B">
              <w:rPr>
                <w:color w:val="000000"/>
              </w:rPr>
              <w:t xml:space="preserve">On </w:t>
            </w:r>
            <w:r>
              <w:rPr>
                <w:color w:val="000000"/>
              </w:rPr>
              <w:t>12</w:t>
            </w:r>
            <w:r w:rsidRPr="001E6A5B">
              <w:rPr>
                <w:color w:val="000000"/>
              </w:rPr>
              <w:t>/15/202</w:t>
            </w:r>
            <w:r>
              <w:rPr>
                <w:color w:val="000000"/>
              </w:rPr>
              <w:t>0</w:t>
            </w:r>
            <w:r w:rsidRPr="001E6A5B">
              <w:rPr>
                <w:color w:val="000000"/>
              </w:rPr>
              <w:t xml:space="preserve">, eligibility is redetermined and </w:t>
            </w:r>
            <w:r>
              <w:rPr>
                <w:color w:val="000000"/>
              </w:rPr>
              <w:t>a</w:t>
            </w:r>
            <w:r w:rsidRPr="001E6A5B">
              <w:rPr>
                <w:color w:val="000000"/>
              </w:rPr>
              <w:t xml:space="preserve">t this point, </w:t>
            </w:r>
            <w:r>
              <w:rPr>
                <w:color w:val="000000"/>
              </w:rPr>
              <w:t xml:space="preserve">the </w:t>
            </w:r>
            <w:r w:rsidRPr="001E6A5B">
              <w:rPr>
                <w:color w:val="000000"/>
              </w:rPr>
              <w:t xml:space="preserve">system has received disability information </w:t>
            </w:r>
            <w:r>
              <w:rPr>
                <w:color w:val="000000"/>
              </w:rPr>
              <w:t>via</w:t>
            </w:r>
            <w:r w:rsidRPr="001E6A5B">
              <w:rPr>
                <w:color w:val="000000"/>
              </w:rPr>
              <w:t xml:space="preserve"> the MA21 file with </w:t>
            </w:r>
            <w:r>
              <w:rPr>
                <w:color w:val="000000"/>
              </w:rPr>
              <w:t xml:space="preserve">the </w:t>
            </w:r>
            <w:r w:rsidRPr="001E6A5B">
              <w:rPr>
                <w:color w:val="000000"/>
              </w:rPr>
              <w:t xml:space="preserve">disability </w:t>
            </w:r>
            <w:r>
              <w:rPr>
                <w:color w:val="000000"/>
              </w:rPr>
              <w:t xml:space="preserve">effective </w:t>
            </w:r>
            <w:r w:rsidRPr="001E6A5B">
              <w:rPr>
                <w:color w:val="000000"/>
              </w:rPr>
              <w:t>date as</w:t>
            </w:r>
            <w:r>
              <w:rPr>
                <w:color w:val="000000"/>
              </w:rPr>
              <w:t xml:space="preserve"> 11</w:t>
            </w:r>
            <w:r w:rsidRPr="001E6A5B">
              <w:rPr>
                <w:color w:val="000000"/>
              </w:rPr>
              <w:t>/</w:t>
            </w:r>
            <w:r>
              <w:rPr>
                <w:color w:val="000000"/>
              </w:rPr>
              <w:t>11</w:t>
            </w:r>
            <w:r w:rsidRPr="001E6A5B">
              <w:rPr>
                <w:color w:val="000000"/>
              </w:rPr>
              <w:t>/2020.</w:t>
            </w:r>
          </w:p>
          <w:p w14:paraId="485AB9E0" w14:textId="77777777" w:rsidR="00EC4F16" w:rsidRDefault="00EC4F16" w:rsidP="00EC4F16">
            <w:pPr>
              <w:rPr>
                <w:b/>
                <w:bCs/>
                <w:color w:val="000000"/>
              </w:rPr>
            </w:pPr>
          </w:p>
          <w:p w14:paraId="5B9996C6" w14:textId="77777777" w:rsidR="00EC4F16" w:rsidRPr="008F4E0D" w:rsidRDefault="00EC4F16" w:rsidP="00EC4F16">
            <w:pPr>
              <w:rPr>
                <w:b/>
                <w:bCs/>
                <w:color w:val="000000"/>
              </w:rPr>
            </w:pPr>
            <w:r w:rsidRPr="008F4E0D">
              <w:rPr>
                <w:b/>
                <w:bCs/>
                <w:color w:val="000000"/>
              </w:rPr>
              <w:t>Result</w:t>
            </w:r>
            <w:r>
              <w:rPr>
                <w:b/>
                <w:bCs/>
                <w:color w:val="000000"/>
              </w:rPr>
              <w:t>:</w:t>
            </w:r>
          </w:p>
          <w:p w14:paraId="2E39FFF3" w14:textId="77777777" w:rsidR="00EC4F16" w:rsidRDefault="00EC4F16" w:rsidP="00EC4F16">
            <w:pPr>
              <w:spacing w:after="160" w:line="252" w:lineRule="auto"/>
              <w:rPr>
                <w:color w:val="000000"/>
              </w:rPr>
            </w:pPr>
            <w:r w:rsidRPr="008F4E0D">
              <w:rPr>
                <w:color w:val="000000"/>
              </w:rPr>
              <w:t>Application date: 07/15/2020</w:t>
            </w:r>
          </w:p>
          <w:p w14:paraId="021CD4D7" w14:textId="77777777" w:rsidR="00EC4F16" w:rsidRDefault="00EC4F16" w:rsidP="00EC4F16">
            <w:pPr>
              <w:spacing w:after="160" w:line="252" w:lineRule="auto"/>
              <w:rPr>
                <w:color w:val="000000"/>
              </w:rPr>
            </w:pPr>
            <w:r>
              <w:rPr>
                <w:color w:val="000000"/>
              </w:rPr>
              <w:t>Retro disability effective start date</w:t>
            </w:r>
            <w:r w:rsidRPr="008F4E0D">
              <w:rPr>
                <w:color w:val="000000"/>
              </w:rPr>
              <w:t>:</w:t>
            </w:r>
            <w:r>
              <w:rPr>
                <w:color w:val="000000"/>
              </w:rPr>
              <w:t xml:space="preserve"> 11/01/2020</w:t>
            </w:r>
          </w:p>
          <w:p w14:paraId="271DDB21" w14:textId="77777777" w:rsidR="00EC4F16" w:rsidRDefault="00EC4F16" w:rsidP="00EC4F16">
            <w:pPr>
              <w:spacing w:after="160" w:line="252" w:lineRule="auto"/>
              <w:rPr>
                <w:color w:val="000000"/>
              </w:rPr>
            </w:pPr>
          </w:p>
          <w:p w14:paraId="3F6C3C1C" w14:textId="77777777" w:rsidR="00EC4F16" w:rsidRDefault="00EC4F16" w:rsidP="00EC4F16">
            <w:pPr>
              <w:rPr>
                <w:color w:val="000000"/>
              </w:rPr>
            </w:pPr>
            <w:r>
              <w:rPr>
                <w:color w:val="000000"/>
              </w:rPr>
              <w:t xml:space="preserve">System checks and identifies that member was never terminated/denied Medicaid and was </w:t>
            </w:r>
            <w:r w:rsidRPr="001B6DF0">
              <w:t xml:space="preserve">eligible for </w:t>
            </w:r>
            <w:r>
              <w:t>one</w:t>
            </w:r>
            <w:r w:rsidRPr="001B6DF0">
              <w:t xml:space="preserve"> of the aid categories from the</w:t>
            </w:r>
            <w:r>
              <w:t xml:space="preserve"> “</w:t>
            </w:r>
            <w:r>
              <w:rPr>
                <w:color w:val="000000"/>
              </w:rPr>
              <w:t>Configurable list of aid categories” between the retro disability effective start date and current date. Hence, the system uses normal rules.</w:t>
            </w:r>
          </w:p>
          <w:p w14:paraId="364AD4B7" w14:textId="77777777" w:rsidR="00EC4F16" w:rsidRDefault="00EC4F16" w:rsidP="00EC4F16"/>
          <w:p w14:paraId="0DD04641" w14:textId="5859D869" w:rsidR="001B3B41" w:rsidRPr="00EC4F16" w:rsidRDefault="00EC4F16" w:rsidP="00FD46F0">
            <w:pPr>
              <w:rPr>
                <w:color w:val="000000"/>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xml:space="preserve">: </w:t>
            </w:r>
            <w:r>
              <w:rPr>
                <w:color w:val="000000"/>
              </w:rPr>
              <w:t>12</w:t>
            </w:r>
            <w:r w:rsidRPr="008F4E0D">
              <w:rPr>
                <w:color w:val="000000"/>
              </w:rPr>
              <w:t>/</w:t>
            </w:r>
            <w:r>
              <w:rPr>
                <w:color w:val="000000"/>
              </w:rPr>
              <w:t>05</w:t>
            </w:r>
            <w:r w:rsidRPr="008F4E0D">
              <w:rPr>
                <w:color w:val="000000"/>
              </w:rPr>
              <w:t>/202</w:t>
            </w:r>
            <w:r>
              <w:rPr>
                <w:color w:val="000000"/>
              </w:rPr>
              <w:t>0</w:t>
            </w:r>
          </w:p>
          <w:p w14:paraId="32842FD0" w14:textId="0409FA34" w:rsidR="001B3B41" w:rsidRPr="00911186" w:rsidRDefault="001B3B41" w:rsidP="00FD46F0">
            <w:pPr>
              <w:rPr>
                <w:rFonts w:cs="Arial"/>
              </w:rPr>
            </w:pPr>
          </w:p>
        </w:tc>
      </w:tr>
      <w:tr w:rsidR="00EC4F16" w:rsidRPr="004342C6" w14:paraId="16A47769" w14:textId="77777777" w:rsidTr="00294567">
        <w:trPr>
          <w:trHeight w:val="314"/>
        </w:trPr>
        <w:tc>
          <w:tcPr>
            <w:tcW w:w="2631" w:type="dxa"/>
            <w:shd w:val="clear" w:color="000000" w:fill="FFFFFF"/>
            <w:vAlign w:val="center"/>
          </w:tcPr>
          <w:p w14:paraId="4E8336AF" w14:textId="2AB600F8" w:rsidR="00EC4F16" w:rsidRDefault="00EC4F16" w:rsidP="00FD46F0">
            <w:pPr>
              <w:contextualSpacing w:val="0"/>
              <w:jc w:val="center"/>
              <w:rPr>
                <w:rFonts w:cs="Arial"/>
                <w:color w:val="333333"/>
                <w:sz w:val="21"/>
                <w:szCs w:val="21"/>
              </w:rPr>
            </w:pPr>
            <w:r w:rsidRPr="00EC4F16">
              <w:rPr>
                <w:rFonts w:cs="Arial"/>
                <w:color w:val="333333"/>
                <w:sz w:val="21"/>
                <w:szCs w:val="21"/>
              </w:rPr>
              <w:lastRenderedPageBreak/>
              <w:t>DED.PCS.01.003</w:t>
            </w:r>
          </w:p>
        </w:tc>
        <w:tc>
          <w:tcPr>
            <w:tcW w:w="6644" w:type="dxa"/>
            <w:shd w:val="clear" w:color="000000" w:fill="FFFFFF"/>
            <w:vAlign w:val="center"/>
          </w:tcPr>
          <w:p w14:paraId="4EF7F5ED" w14:textId="77777777" w:rsidR="00EC4F16" w:rsidRDefault="00EC4F16" w:rsidP="00EC4F16">
            <w:pPr>
              <w:spacing w:after="160" w:line="252" w:lineRule="auto"/>
              <w:rPr>
                <w:rFonts w:eastAsia="Times New Roman"/>
              </w:rPr>
            </w:pPr>
            <w:bookmarkStart w:id="983" w:name="_Hlk68455985"/>
            <w:r w:rsidRPr="002751F0">
              <w:rPr>
                <w:rFonts w:eastAsia="Times New Roman"/>
              </w:rPr>
              <w:t xml:space="preserve">The system shall calculate the Medicaid </w:t>
            </w:r>
            <w:r>
              <w:rPr>
                <w:rFonts w:eastAsia="Times New Roman"/>
              </w:rPr>
              <w:t>E</w:t>
            </w:r>
            <w:r w:rsidRPr="002751F0">
              <w:rPr>
                <w:rFonts w:eastAsia="Times New Roman"/>
              </w:rPr>
              <w:t xml:space="preserve">ligibility </w:t>
            </w:r>
            <w:r>
              <w:rPr>
                <w:rFonts w:eastAsia="Times New Roman"/>
              </w:rPr>
              <w:t>S</w:t>
            </w:r>
            <w:r w:rsidRPr="002751F0">
              <w:rPr>
                <w:rFonts w:eastAsia="Times New Roman"/>
              </w:rPr>
              <w:t xml:space="preserve">tart </w:t>
            </w:r>
            <w:r>
              <w:rPr>
                <w:rFonts w:eastAsia="Times New Roman"/>
              </w:rPr>
              <w:t>D</w:t>
            </w:r>
            <w:r w:rsidRPr="002751F0">
              <w:rPr>
                <w:rFonts w:eastAsia="Times New Roman"/>
              </w:rPr>
              <w:t>ate</w:t>
            </w:r>
            <w:r>
              <w:rPr>
                <w:rFonts w:eastAsia="Times New Roman"/>
              </w:rPr>
              <w:t xml:space="preserve"> (Eligibility begin date)</w:t>
            </w:r>
            <w:r w:rsidRPr="002751F0">
              <w:rPr>
                <w:rFonts w:eastAsia="Times New Roman"/>
              </w:rPr>
              <w:t xml:space="preserve"> </w:t>
            </w:r>
            <w:r>
              <w:rPr>
                <w:rFonts w:eastAsia="Times New Roman"/>
              </w:rPr>
              <w:t xml:space="preserve">for a member </w:t>
            </w:r>
            <w:r w:rsidRPr="002751F0">
              <w:rPr>
                <w:rFonts w:eastAsia="Times New Roman"/>
              </w:rPr>
              <w:t>as per the normal rules</w:t>
            </w:r>
            <w:r>
              <w:rPr>
                <w:rFonts w:eastAsia="Times New Roman"/>
              </w:rPr>
              <w:t xml:space="preserve"> </w:t>
            </w:r>
            <w:r w:rsidRPr="002751F0">
              <w:rPr>
                <w:rFonts w:eastAsia="Times New Roman"/>
              </w:rPr>
              <w:t xml:space="preserve">when </w:t>
            </w:r>
            <w:r>
              <w:rPr>
                <w:rFonts w:eastAsia="Times New Roman"/>
              </w:rPr>
              <w:t xml:space="preserve">the </w:t>
            </w:r>
            <w:r w:rsidRPr="002751F0">
              <w:rPr>
                <w:rFonts w:eastAsia="Times New Roman"/>
              </w:rPr>
              <w:t>following conditions are true</w:t>
            </w:r>
            <w:r>
              <w:rPr>
                <w:rFonts w:eastAsia="Times New Roman"/>
              </w:rPr>
              <w:t xml:space="preserve">: </w:t>
            </w:r>
          </w:p>
          <w:p w14:paraId="19A265FC" w14:textId="77777777" w:rsidR="00EC4F16" w:rsidRPr="0032520B" w:rsidRDefault="00EC4F16" w:rsidP="00320B54">
            <w:pPr>
              <w:pStyle w:val="ListParagraph"/>
              <w:numPr>
                <w:ilvl w:val="0"/>
                <w:numId w:val="418"/>
              </w:numPr>
              <w:spacing w:after="160" w:line="252" w:lineRule="auto"/>
              <w:rPr>
                <w:rFonts w:eastAsia="Times New Roman"/>
              </w:rPr>
            </w:pPr>
            <w:r w:rsidRPr="0032520B">
              <w:rPr>
                <w:rFonts w:eastAsia="Times New Roman"/>
              </w:rPr>
              <w:t xml:space="preserve">Member is eligible for </w:t>
            </w:r>
            <w:r>
              <w:rPr>
                <w:rFonts w:eastAsia="Times New Roman"/>
              </w:rPr>
              <w:t xml:space="preserve">a </w:t>
            </w:r>
            <w:r w:rsidRPr="0032520B">
              <w:rPr>
                <w:rFonts w:eastAsia="Times New Roman"/>
              </w:rPr>
              <w:t>disability aid category</w:t>
            </w:r>
            <w:r>
              <w:rPr>
                <w:rFonts w:eastAsia="Times New Roman"/>
              </w:rPr>
              <w:t xml:space="preserve"> in the previous determined eligibility</w:t>
            </w:r>
          </w:p>
          <w:p w14:paraId="062F22B5" w14:textId="77777777" w:rsidR="00EC4F16" w:rsidRDefault="00EC4F16" w:rsidP="00EC4F16">
            <w:pPr>
              <w:pStyle w:val="ListParagraph"/>
              <w:spacing w:after="160" w:line="252" w:lineRule="auto"/>
              <w:rPr>
                <w:rFonts w:eastAsia="Times New Roman"/>
              </w:rPr>
            </w:pPr>
            <w:r>
              <w:rPr>
                <w:rFonts w:eastAsia="Times New Roman"/>
              </w:rPr>
              <w:t>AND</w:t>
            </w:r>
          </w:p>
          <w:p w14:paraId="59532908" w14:textId="77777777" w:rsidR="00EC4F16" w:rsidRDefault="00EC4F16" w:rsidP="00320B54">
            <w:pPr>
              <w:pStyle w:val="ListParagraph"/>
              <w:numPr>
                <w:ilvl w:val="0"/>
                <w:numId w:val="418"/>
              </w:numPr>
              <w:spacing w:after="160" w:line="252" w:lineRule="auto"/>
              <w:rPr>
                <w:rFonts w:eastAsia="Times New Roman"/>
              </w:rPr>
            </w:pPr>
            <w:r w:rsidRPr="0032520B">
              <w:rPr>
                <w:rFonts w:eastAsia="Times New Roman"/>
              </w:rPr>
              <w:t xml:space="preserve">Member is </w:t>
            </w:r>
            <w:r>
              <w:rPr>
                <w:rFonts w:eastAsia="Times New Roman"/>
              </w:rPr>
              <w:t>currently</w:t>
            </w:r>
            <w:r w:rsidRPr="0032520B">
              <w:rPr>
                <w:rFonts w:eastAsia="Times New Roman"/>
              </w:rPr>
              <w:t xml:space="preserve"> eligible for </w:t>
            </w:r>
            <w:r>
              <w:rPr>
                <w:rFonts w:eastAsia="Times New Roman"/>
              </w:rPr>
              <w:t xml:space="preserve">a </w:t>
            </w:r>
            <w:r w:rsidRPr="0032520B">
              <w:rPr>
                <w:rFonts w:eastAsia="Times New Roman"/>
              </w:rPr>
              <w:t>different disability aid category</w:t>
            </w:r>
            <w:r>
              <w:rPr>
                <w:rFonts w:eastAsia="Times New Roman"/>
              </w:rPr>
              <w:t xml:space="preserve"> (Upgraded or Downgraded benefits)</w:t>
            </w:r>
            <w:r w:rsidRPr="0032520B">
              <w:rPr>
                <w:rFonts w:eastAsia="Times New Roman"/>
              </w:rPr>
              <w:t xml:space="preserve"> </w:t>
            </w:r>
          </w:p>
          <w:bookmarkEnd w:id="983"/>
          <w:p w14:paraId="665A0958" w14:textId="77777777" w:rsidR="00EC4F16" w:rsidRDefault="00EC4F16" w:rsidP="00EC4F16">
            <w:pPr>
              <w:spacing w:after="160" w:line="252" w:lineRule="auto"/>
              <w:rPr>
                <w:rFonts w:eastAsia="Times New Roman"/>
              </w:rPr>
            </w:pPr>
            <w:r w:rsidRPr="00DE48E5">
              <w:rPr>
                <w:rFonts w:eastAsia="Times New Roman"/>
                <w:b/>
                <w:bCs/>
              </w:rPr>
              <w:t>Note:</w:t>
            </w:r>
            <w:r>
              <w:rPr>
                <w:rFonts w:eastAsia="Times New Roman"/>
              </w:rPr>
              <w:t xml:space="preserve"> </w:t>
            </w:r>
          </w:p>
          <w:p w14:paraId="27257553" w14:textId="0AF84AE9" w:rsidR="00EC4F16" w:rsidRDefault="00EC4F16" w:rsidP="00320B54">
            <w:pPr>
              <w:pStyle w:val="ListParagraph"/>
              <w:numPr>
                <w:ilvl w:val="0"/>
                <w:numId w:val="419"/>
              </w:numPr>
              <w:spacing w:after="160" w:line="252" w:lineRule="auto"/>
              <w:rPr>
                <w:rFonts w:eastAsia="Times New Roman"/>
              </w:rPr>
            </w:pPr>
            <w:r w:rsidRPr="00D40CCA">
              <w:rPr>
                <w:rFonts w:eastAsia="Times New Roman"/>
              </w:rPr>
              <w:t>Normal rules</w:t>
            </w:r>
            <w:r>
              <w:rPr>
                <w:rFonts w:eastAsia="Times New Roman"/>
              </w:rPr>
              <w:t xml:space="preserve"> (as applicable)</w:t>
            </w:r>
            <w:r w:rsidRPr="00D40CCA">
              <w:rPr>
                <w:rFonts w:eastAsia="Times New Roman"/>
              </w:rPr>
              <w:t xml:space="preserve"> are defined in </w:t>
            </w:r>
            <w:hyperlink w:anchor="ChangeTransactionSheet" w:history="1">
              <w:r w:rsidRPr="00E956E4">
                <w:rPr>
                  <w:rStyle w:val="Hyperlink"/>
                  <w:rFonts w:eastAsia="Times New Roman"/>
                </w:rPr>
                <w:t>Change Transaction Sheet (Thumb Rules)</w:t>
              </w:r>
            </w:hyperlink>
            <w:r w:rsidRPr="00D40CCA">
              <w:rPr>
                <w:rFonts w:eastAsia="Times New Roman"/>
              </w:rPr>
              <w:t>.</w:t>
            </w:r>
          </w:p>
          <w:p w14:paraId="6312AA65" w14:textId="77777777" w:rsidR="00EC4F16" w:rsidRPr="000C47CD" w:rsidRDefault="00EC4F16" w:rsidP="00320B54">
            <w:pPr>
              <w:pStyle w:val="ListParagraph"/>
              <w:numPr>
                <w:ilvl w:val="0"/>
                <w:numId w:val="419"/>
              </w:numPr>
              <w:spacing w:after="160" w:line="252" w:lineRule="auto"/>
              <w:rPr>
                <w:rFonts w:eastAsia="Times New Roman"/>
              </w:rPr>
            </w:pPr>
            <w:r>
              <w:rPr>
                <w:rFonts w:cs="Arial"/>
              </w:rPr>
              <w:t>Whenever a member’s disability information changes, but the member is still in the same disability aid category, then the system shall not change the Medicaid Eligibility Start Date</w:t>
            </w:r>
            <w:r>
              <w:t xml:space="preserve"> </w:t>
            </w:r>
            <w:r w:rsidRPr="00161429">
              <w:rPr>
                <w:rFonts w:cs="Arial"/>
              </w:rPr>
              <w:t>(Eligibility begin date​)</w:t>
            </w:r>
            <w:r>
              <w:rPr>
                <w:rFonts w:cs="Arial"/>
              </w:rPr>
              <w:t xml:space="preserve"> and shall continue to use the previous Medicaid Eligibility Start Date</w:t>
            </w:r>
            <w:r>
              <w:t xml:space="preserve"> </w:t>
            </w:r>
            <w:r w:rsidRPr="00161429">
              <w:rPr>
                <w:rFonts w:cs="Arial"/>
              </w:rPr>
              <w:t>(Eligibility begin date​)</w:t>
            </w:r>
            <w:r>
              <w:rPr>
                <w:rFonts w:cs="Arial"/>
              </w:rPr>
              <w:t>.</w:t>
            </w:r>
          </w:p>
          <w:p w14:paraId="271B0987" w14:textId="77777777" w:rsidR="00EC4F16" w:rsidRDefault="00EC4F16" w:rsidP="00EC4F16">
            <w:pPr>
              <w:spacing w:after="160" w:line="252" w:lineRule="auto"/>
              <w:rPr>
                <w:rFonts w:eastAsia="Times New Roman"/>
                <w:b/>
                <w:bCs/>
              </w:rPr>
            </w:pPr>
            <w:r w:rsidRPr="007A6F60">
              <w:rPr>
                <w:rFonts w:eastAsia="Times New Roman"/>
                <w:b/>
                <w:bCs/>
              </w:rPr>
              <w:t xml:space="preserve">Example </w:t>
            </w:r>
            <w:r>
              <w:rPr>
                <w:rFonts w:eastAsia="Times New Roman"/>
                <w:b/>
                <w:bCs/>
              </w:rPr>
              <w:t>1: Member is eligible for a disability aid category in the previous determined eligibility and is currently eligible for a different disability aid category</w:t>
            </w:r>
          </w:p>
          <w:p w14:paraId="534938D6" w14:textId="77777777" w:rsidR="00EC4F16" w:rsidRDefault="00EC4F16" w:rsidP="00320B54">
            <w:pPr>
              <w:pStyle w:val="ListParagraph"/>
              <w:numPr>
                <w:ilvl w:val="0"/>
                <w:numId w:val="420"/>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and the member is in the Non-disability aid category. </w:t>
            </w:r>
          </w:p>
          <w:p w14:paraId="3B165DCF" w14:textId="77777777" w:rsidR="00EC4F16" w:rsidRDefault="00EC4F16" w:rsidP="00320B54">
            <w:pPr>
              <w:pStyle w:val="ListParagraph"/>
              <w:numPr>
                <w:ilvl w:val="0"/>
                <w:numId w:val="420"/>
              </w:numPr>
              <w:contextualSpacing w:val="0"/>
              <w:rPr>
                <w:color w:val="000000"/>
              </w:rPr>
            </w:pPr>
            <w:r>
              <w:rPr>
                <w:color w:val="000000"/>
              </w:rPr>
              <w:t>On 12/01/2020, eligibility is re-determined and a</w:t>
            </w:r>
            <w:r w:rsidRPr="001E6A5B">
              <w:rPr>
                <w:color w:val="000000"/>
              </w:rPr>
              <w:t xml:space="preserve">t this point, </w:t>
            </w:r>
            <w:r>
              <w:rPr>
                <w:color w:val="000000"/>
              </w:rPr>
              <w:t xml:space="preserve">the </w:t>
            </w:r>
            <w:r w:rsidRPr="001E6A5B">
              <w:rPr>
                <w:color w:val="000000"/>
              </w:rPr>
              <w:t xml:space="preserve">system has received disability information from the MA21 file with </w:t>
            </w:r>
            <w:r>
              <w:rPr>
                <w:color w:val="000000"/>
              </w:rPr>
              <w:t xml:space="preserve">the </w:t>
            </w:r>
            <w:r w:rsidRPr="001E6A5B">
              <w:rPr>
                <w:color w:val="000000"/>
              </w:rPr>
              <w:t xml:space="preserve">disability </w:t>
            </w:r>
            <w:r>
              <w:rPr>
                <w:color w:val="000000"/>
              </w:rPr>
              <w:t xml:space="preserve">effective </w:t>
            </w:r>
            <w:r w:rsidRPr="001E6A5B">
              <w:rPr>
                <w:color w:val="000000"/>
              </w:rPr>
              <w:t>date as</w:t>
            </w:r>
            <w:r>
              <w:rPr>
                <w:color w:val="000000"/>
              </w:rPr>
              <w:t xml:space="preserve"> 11</w:t>
            </w:r>
            <w:r w:rsidRPr="001E6A5B">
              <w:rPr>
                <w:color w:val="000000"/>
              </w:rPr>
              <w:t>/</w:t>
            </w:r>
            <w:r>
              <w:rPr>
                <w:color w:val="000000"/>
              </w:rPr>
              <w:t>11</w:t>
            </w:r>
            <w:r w:rsidRPr="001E6A5B">
              <w:rPr>
                <w:color w:val="000000"/>
              </w:rPr>
              <w:t>/2020.</w:t>
            </w:r>
          </w:p>
          <w:p w14:paraId="64198F89" w14:textId="77777777" w:rsidR="00EC4F16" w:rsidRDefault="00EC4F16" w:rsidP="00320B54">
            <w:pPr>
              <w:pStyle w:val="ListParagraph"/>
              <w:numPr>
                <w:ilvl w:val="0"/>
                <w:numId w:val="420"/>
              </w:numPr>
              <w:contextualSpacing w:val="0"/>
              <w:rPr>
                <w:color w:val="000000"/>
              </w:rPr>
            </w:pPr>
            <w:r w:rsidRPr="0077361B">
              <w:rPr>
                <w:color w:val="000000"/>
              </w:rPr>
              <w:lastRenderedPageBreak/>
              <w:t xml:space="preserve">Member is </w:t>
            </w:r>
            <w:r>
              <w:rPr>
                <w:color w:val="000000"/>
              </w:rPr>
              <w:t>awarded</w:t>
            </w:r>
            <w:r w:rsidRPr="0077361B">
              <w:rPr>
                <w:color w:val="000000"/>
              </w:rPr>
              <w:t xml:space="preserve"> disability aid category 42</w:t>
            </w:r>
            <w:r>
              <w:rPr>
                <w:color w:val="000000"/>
              </w:rPr>
              <w:t xml:space="preserve"> with </w:t>
            </w:r>
            <w:r w:rsidRPr="008F4E0D">
              <w:rPr>
                <w:color w:val="000000"/>
              </w:rPr>
              <w:t>Medicaid Eligibility Start Date</w:t>
            </w:r>
            <w:r>
              <w:rPr>
                <w:color w:val="000000"/>
              </w:rPr>
              <w:t xml:space="preserve"> </w:t>
            </w:r>
            <w:r w:rsidRPr="00AC38FB">
              <w:rPr>
                <w:rFonts w:eastAsia="Times New Roman"/>
              </w:rPr>
              <w:t>(Eligibility begin date</w:t>
            </w:r>
            <w:r>
              <w:rPr>
                <w:rFonts w:eastAsia="Times New Roman"/>
              </w:rPr>
              <w:t>) as 11/1/2020</w:t>
            </w:r>
            <w:r>
              <w:rPr>
                <w:color w:val="000000"/>
              </w:rPr>
              <w:t>.</w:t>
            </w:r>
            <w:r w:rsidRPr="0077361B">
              <w:rPr>
                <w:color w:val="000000"/>
              </w:rPr>
              <w:t xml:space="preserve"> </w:t>
            </w:r>
          </w:p>
          <w:p w14:paraId="43A46398" w14:textId="77777777" w:rsidR="00EC4F16" w:rsidRDefault="00EC4F16" w:rsidP="00320B54">
            <w:pPr>
              <w:pStyle w:val="ListParagraph"/>
              <w:numPr>
                <w:ilvl w:val="0"/>
                <w:numId w:val="420"/>
              </w:numPr>
              <w:contextualSpacing w:val="0"/>
              <w:rPr>
                <w:color w:val="000000"/>
              </w:rPr>
            </w:pPr>
            <w:r w:rsidRPr="001E6A5B">
              <w:rPr>
                <w:color w:val="000000"/>
              </w:rPr>
              <w:t xml:space="preserve">On 3/15/2021, </w:t>
            </w:r>
            <w:r>
              <w:rPr>
                <w:color w:val="000000"/>
              </w:rPr>
              <w:t xml:space="preserve">the Back Office </w:t>
            </w:r>
            <w:r w:rsidRPr="001E6A5B">
              <w:rPr>
                <w:color w:val="000000"/>
              </w:rPr>
              <w:t xml:space="preserve">user updates the disability information with disability </w:t>
            </w:r>
            <w:r>
              <w:rPr>
                <w:color w:val="000000"/>
              </w:rPr>
              <w:t xml:space="preserve">effective </w:t>
            </w:r>
            <w:r w:rsidRPr="001E6A5B">
              <w:rPr>
                <w:color w:val="000000"/>
              </w:rPr>
              <w:t>date as</w:t>
            </w:r>
            <w:r>
              <w:rPr>
                <w:color w:val="000000"/>
              </w:rPr>
              <w:t xml:space="preserve"> of</w:t>
            </w:r>
            <w:r w:rsidRPr="001E6A5B">
              <w:rPr>
                <w:color w:val="000000"/>
              </w:rPr>
              <w:t xml:space="preserve"> </w:t>
            </w:r>
            <w:r>
              <w:rPr>
                <w:color w:val="000000"/>
              </w:rPr>
              <w:t>9</w:t>
            </w:r>
            <w:r w:rsidRPr="001E6A5B">
              <w:rPr>
                <w:color w:val="000000"/>
              </w:rPr>
              <w:t>/15/2020</w:t>
            </w:r>
            <w:r>
              <w:rPr>
                <w:color w:val="000000"/>
              </w:rPr>
              <w:t xml:space="preserve"> and the member is Medicare eligible as per HUB response.</w:t>
            </w:r>
          </w:p>
          <w:p w14:paraId="148D9C7B" w14:textId="77777777" w:rsidR="00EC4F16" w:rsidRDefault="00EC4F16" w:rsidP="00320B54">
            <w:pPr>
              <w:pStyle w:val="ListParagraph"/>
              <w:numPr>
                <w:ilvl w:val="0"/>
                <w:numId w:val="420"/>
              </w:numPr>
              <w:contextualSpacing w:val="0"/>
              <w:rPr>
                <w:color w:val="000000"/>
              </w:rPr>
            </w:pPr>
            <w:r>
              <w:rPr>
                <w:color w:val="000000"/>
              </w:rPr>
              <w:t>Member is eligible for upgraded disability aid category 43.</w:t>
            </w:r>
          </w:p>
          <w:p w14:paraId="17B8E17E" w14:textId="77777777" w:rsidR="00EC4F16" w:rsidRDefault="00EC4F16" w:rsidP="00EC4F16">
            <w:pPr>
              <w:rPr>
                <w:b/>
                <w:bCs/>
                <w:color w:val="000000"/>
              </w:rPr>
            </w:pPr>
          </w:p>
          <w:p w14:paraId="2AAF6B34" w14:textId="77777777" w:rsidR="00EC4F16" w:rsidRPr="008F4E0D" w:rsidRDefault="00EC4F16" w:rsidP="00EC4F16">
            <w:pPr>
              <w:rPr>
                <w:b/>
                <w:bCs/>
                <w:color w:val="000000"/>
              </w:rPr>
            </w:pPr>
            <w:r w:rsidRPr="008F4E0D">
              <w:rPr>
                <w:b/>
                <w:bCs/>
                <w:color w:val="000000"/>
              </w:rPr>
              <w:t>Result</w:t>
            </w:r>
            <w:r>
              <w:rPr>
                <w:b/>
                <w:bCs/>
                <w:color w:val="000000"/>
              </w:rPr>
              <w:t>:</w:t>
            </w:r>
          </w:p>
          <w:p w14:paraId="26B067DC" w14:textId="77777777" w:rsidR="00EC4F16" w:rsidRDefault="00EC4F16" w:rsidP="00EC4F16">
            <w:pPr>
              <w:spacing w:after="160" w:line="252" w:lineRule="auto"/>
              <w:rPr>
                <w:color w:val="000000"/>
              </w:rPr>
            </w:pPr>
            <w:r w:rsidRPr="008F4E0D">
              <w:rPr>
                <w:color w:val="000000"/>
              </w:rPr>
              <w:t>Application date: 07/15/2020</w:t>
            </w:r>
          </w:p>
          <w:p w14:paraId="588D1EB7" w14:textId="77777777" w:rsidR="00EC4F16" w:rsidRDefault="00EC4F16" w:rsidP="00EC4F16">
            <w:pPr>
              <w:spacing w:after="160" w:line="252" w:lineRule="auto"/>
              <w:rPr>
                <w:color w:val="000000"/>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0</w:t>
            </w:r>
            <w:r>
              <w:rPr>
                <w:color w:val="000000"/>
              </w:rPr>
              <w:t>3</w:t>
            </w:r>
            <w:r w:rsidRPr="008F4E0D">
              <w:rPr>
                <w:color w:val="000000"/>
              </w:rPr>
              <w:t>/</w:t>
            </w:r>
            <w:r>
              <w:rPr>
                <w:color w:val="000000"/>
              </w:rPr>
              <w:t>05</w:t>
            </w:r>
            <w:r w:rsidRPr="008F4E0D">
              <w:rPr>
                <w:color w:val="000000"/>
              </w:rPr>
              <w:t xml:space="preserve">/2021 </w:t>
            </w:r>
          </w:p>
          <w:p w14:paraId="38E02A5F" w14:textId="77777777" w:rsidR="00EC4F16" w:rsidRPr="005E2662" w:rsidRDefault="00EC4F16" w:rsidP="00EC4F16">
            <w:pPr>
              <w:spacing w:after="160" w:line="252" w:lineRule="auto"/>
              <w:rPr>
                <w:rFonts w:eastAsia="Times New Roman"/>
              </w:rPr>
            </w:pPr>
            <w:r>
              <w:rPr>
                <w:color w:val="000000"/>
              </w:rPr>
              <w:t>(Normal rules are followed: 3/15/2021 - 10 days)</w:t>
            </w:r>
          </w:p>
          <w:p w14:paraId="1AD5C99E" w14:textId="77777777" w:rsidR="00EC4F16" w:rsidRPr="00911186" w:rsidRDefault="00EC4F16" w:rsidP="00FD46F0">
            <w:pPr>
              <w:rPr>
                <w:rFonts w:cs="Arial"/>
              </w:rPr>
            </w:pPr>
          </w:p>
        </w:tc>
      </w:tr>
      <w:tr w:rsidR="00FD46F0" w:rsidRPr="004342C6" w14:paraId="6B5B6E28" w14:textId="77777777" w:rsidTr="00294567">
        <w:trPr>
          <w:trHeight w:val="314"/>
        </w:trPr>
        <w:tc>
          <w:tcPr>
            <w:tcW w:w="2631" w:type="dxa"/>
            <w:shd w:val="clear" w:color="000000" w:fill="FFFFFF"/>
            <w:vAlign w:val="center"/>
          </w:tcPr>
          <w:p w14:paraId="3C684F78" w14:textId="7547E3DC" w:rsidR="00FD46F0" w:rsidRPr="004342C6" w:rsidRDefault="00FD46F0" w:rsidP="00FD46F0">
            <w:pPr>
              <w:contextualSpacing w:val="0"/>
              <w:jc w:val="center"/>
              <w:rPr>
                <w:rFonts w:eastAsia="Times New Roman" w:cs="Arial"/>
                <w:color w:val="000000"/>
              </w:rPr>
            </w:pPr>
            <w:r>
              <w:rPr>
                <w:rFonts w:cs="Arial"/>
                <w:color w:val="333333"/>
                <w:sz w:val="21"/>
                <w:szCs w:val="21"/>
              </w:rPr>
              <w:lastRenderedPageBreak/>
              <w:t>MF.FR.05.01</w:t>
            </w:r>
          </w:p>
        </w:tc>
        <w:tc>
          <w:tcPr>
            <w:tcW w:w="6644" w:type="dxa"/>
            <w:shd w:val="clear" w:color="000000" w:fill="FFFFFF"/>
            <w:vAlign w:val="center"/>
          </w:tcPr>
          <w:p w14:paraId="08BD9074" w14:textId="61FD5C51" w:rsidR="00FD46F0" w:rsidRPr="004342C6" w:rsidRDefault="00FD46F0" w:rsidP="00FD46F0">
            <w:pPr>
              <w:rPr>
                <w:rFonts w:cs="Arial"/>
              </w:rPr>
            </w:pPr>
            <w:r w:rsidRPr="00911186">
              <w:rPr>
                <w:rFonts w:cs="Arial"/>
              </w:rPr>
              <w:t>Use the CarePlus aid category processing date or the Medically Frail effective date, whichever is most recent as the processing date when the back office user marks any CarePlus eligible member as Medically Frail. Apply existing start/end date logic on the processing date to calculate the start/end date of programs. There is an exception to this logic as mentioned in MF.FR.05.03(B).</w:t>
            </w:r>
          </w:p>
        </w:tc>
      </w:tr>
      <w:tr w:rsidR="00FD46F0" w:rsidRPr="004342C6" w14:paraId="70E73833" w14:textId="77777777" w:rsidTr="00294567">
        <w:trPr>
          <w:trHeight w:val="314"/>
        </w:trPr>
        <w:tc>
          <w:tcPr>
            <w:tcW w:w="2631" w:type="dxa"/>
            <w:shd w:val="clear" w:color="000000" w:fill="FFFFFF"/>
            <w:vAlign w:val="center"/>
          </w:tcPr>
          <w:p w14:paraId="2E139350" w14:textId="4FCB70C2" w:rsidR="00FD46F0" w:rsidRPr="004342C6" w:rsidRDefault="00FD46F0" w:rsidP="00FD46F0">
            <w:pPr>
              <w:contextualSpacing w:val="0"/>
              <w:jc w:val="center"/>
              <w:rPr>
                <w:rFonts w:eastAsia="Times New Roman" w:cs="Arial"/>
                <w:color w:val="000000"/>
              </w:rPr>
            </w:pPr>
            <w:r>
              <w:rPr>
                <w:rFonts w:cs="Arial"/>
                <w:color w:val="333333"/>
                <w:sz w:val="21"/>
                <w:szCs w:val="21"/>
              </w:rPr>
              <w:t>MF.FR.05.01a</w:t>
            </w:r>
          </w:p>
        </w:tc>
        <w:tc>
          <w:tcPr>
            <w:tcW w:w="6644" w:type="dxa"/>
            <w:shd w:val="clear" w:color="000000" w:fill="FFFFFF"/>
            <w:vAlign w:val="center"/>
          </w:tcPr>
          <w:p w14:paraId="40073E20" w14:textId="4AB19A71" w:rsidR="00FD46F0" w:rsidRPr="004342C6" w:rsidRDefault="00FD46F0" w:rsidP="00FD46F0">
            <w:pPr>
              <w:rPr>
                <w:rFonts w:cs="Arial"/>
              </w:rPr>
            </w:pPr>
            <w:r w:rsidRPr="00911186">
              <w:rPr>
                <w:rFonts w:cs="Arial"/>
                <w:color w:val="333333"/>
              </w:rPr>
              <w:t>The system will follow the existing end date logic (Use current date as processing date) to set the end date of D1/R1 aid category when the member’s eligibility is changed due to the Medically frail indicator.</w:t>
            </w:r>
          </w:p>
        </w:tc>
      </w:tr>
      <w:tr w:rsidR="00FD46F0" w:rsidRPr="004342C6" w14:paraId="1CCCA19C" w14:textId="77777777" w:rsidTr="00294567">
        <w:trPr>
          <w:trHeight w:val="314"/>
        </w:trPr>
        <w:tc>
          <w:tcPr>
            <w:tcW w:w="2631" w:type="dxa"/>
            <w:shd w:val="clear" w:color="000000" w:fill="FFFFFF"/>
            <w:vAlign w:val="center"/>
          </w:tcPr>
          <w:p w14:paraId="464C8FD9" w14:textId="1A7EC455" w:rsidR="00FD46F0" w:rsidRPr="004342C6" w:rsidRDefault="00FD46F0" w:rsidP="00FD46F0">
            <w:pPr>
              <w:contextualSpacing w:val="0"/>
              <w:jc w:val="center"/>
              <w:rPr>
                <w:rFonts w:eastAsia="Times New Roman" w:cs="Arial"/>
                <w:color w:val="000000"/>
              </w:rPr>
            </w:pPr>
            <w:r>
              <w:rPr>
                <w:rFonts w:cs="Arial"/>
                <w:color w:val="333333"/>
                <w:sz w:val="21"/>
                <w:szCs w:val="21"/>
              </w:rPr>
              <w:t>MF.FR.05.02</w:t>
            </w:r>
          </w:p>
        </w:tc>
        <w:tc>
          <w:tcPr>
            <w:tcW w:w="6644" w:type="dxa"/>
            <w:shd w:val="clear" w:color="000000" w:fill="FFFFFF"/>
            <w:vAlign w:val="center"/>
          </w:tcPr>
          <w:p w14:paraId="02374131" w14:textId="0C3EBE35" w:rsidR="00FD46F0" w:rsidRPr="00911186" w:rsidRDefault="00FD46F0" w:rsidP="00FD46F0">
            <w:pPr>
              <w:rPr>
                <w:rFonts w:cs="Arial"/>
              </w:rPr>
            </w:pPr>
            <w:r w:rsidRPr="00911186">
              <w:rPr>
                <w:rFonts w:cs="Arial"/>
                <w:color w:val="333333"/>
              </w:rPr>
              <w:t>If the back office user selected the Yes radio button under the Medically Frail and if the member is eligible for a CarePlus aid category (D1/D4), he/she will be eligible for a new MassHealth standard aid category (R1/R4).</w:t>
            </w:r>
            <w:r w:rsidRPr="00911186">
              <w:rPr>
                <w:rFonts w:cs="Arial"/>
                <w:color w:val="333333"/>
              </w:rPr>
              <w:br/>
              <w:t>If the back office user enters a Medically Frail effective date </w:t>
            </w:r>
            <w:r w:rsidRPr="00911186">
              <w:rPr>
                <w:rFonts w:cs="Arial"/>
                <w:b/>
                <w:bCs/>
                <w:color w:val="333333"/>
              </w:rPr>
              <w:t>less</w:t>
            </w:r>
            <w:r w:rsidRPr="00911186">
              <w:rPr>
                <w:rFonts w:cs="Arial"/>
                <w:color w:val="333333"/>
              </w:rPr>
              <w:t> than the CarePlus aid category effective date, compute the R1/R4 effective date by applying the existing Medicaid start/end date logic on the formula (the most recent of the CarePlus aid category processing date or the Medically Frail effective date)</w:t>
            </w:r>
            <w:r w:rsidRPr="00911186">
              <w:rPr>
                <w:rFonts w:cs="Arial"/>
                <w:color w:val="333333"/>
              </w:rPr>
              <w:br/>
              <w:t> </w:t>
            </w:r>
            <w:r w:rsidRPr="00911186">
              <w:rPr>
                <w:rFonts w:cs="Arial"/>
                <w:color w:val="333333"/>
              </w:rPr>
              <w:br/>
            </w:r>
            <w:r w:rsidRPr="00911186">
              <w:rPr>
                <w:rFonts w:cs="Arial"/>
                <w:b/>
                <w:bCs/>
                <w:color w:val="333333"/>
              </w:rPr>
              <w:t>For example:</w:t>
            </w:r>
            <w:r w:rsidRPr="00911186">
              <w:rPr>
                <w:rFonts w:cs="Arial"/>
                <w:color w:val="333333"/>
              </w:rPr>
              <w:br/>
              <w:t>1.    John was eligible for Connector Care effective 1/1/2016.</w:t>
            </w:r>
            <w:r w:rsidRPr="00911186">
              <w:rPr>
                <w:rFonts w:cs="Arial"/>
                <w:color w:val="333333"/>
              </w:rPr>
              <w:br/>
              <w:t>John called the back office user to mark him Medically Frail on 3/20/2016</w:t>
            </w:r>
            <w:r w:rsidRPr="00911186">
              <w:rPr>
                <w:rFonts w:cs="Arial"/>
                <w:color w:val="333333"/>
              </w:rPr>
              <w:br/>
              <w:t>John became eligible for a CarePlus aid category(D1/D4) on 4/1/2016</w:t>
            </w:r>
            <w:r w:rsidRPr="00911186">
              <w:rPr>
                <w:rFonts w:cs="Arial"/>
                <w:color w:val="333333"/>
              </w:rPr>
              <w:br/>
              <w:t>John would be eligible for R1/R4 aid category with an effective date of 3/22/2016 after applying the formula (</w:t>
            </w:r>
            <w:r w:rsidRPr="00911186">
              <w:rPr>
                <w:rFonts w:cs="Arial"/>
                <w:b/>
                <w:bCs/>
                <w:color w:val="333333"/>
              </w:rPr>
              <w:t>processing date</w:t>
            </w:r>
            <w:r w:rsidRPr="00911186">
              <w:rPr>
                <w:rFonts w:cs="Arial"/>
                <w:color w:val="333333"/>
              </w:rPr>
              <w:t>* – 10 days)</w:t>
            </w:r>
            <w:r w:rsidRPr="00911186">
              <w:rPr>
                <w:rFonts w:cs="Arial"/>
                <w:color w:val="333333"/>
              </w:rPr>
              <w:br/>
              <w:t>John’s existing eligibility would be terminated effective 4/1/2016.</w:t>
            </w:r>
            <w:r w:rsidRPr="00911186">
              <w:rPr>
                <w:rFonts w:cs="Arial"/>
                <w:color w:val="333333"/>
              </w:rPr>
              <w:br/>
              <w:t> </w:t>
            </w:r>
            <w:r w:rsidRPr="00911186">
              <w:rPr>
                <w:rFonts w:cs="Arial"/>
                <w:color w:val="333333"/>
              </w:rPr>
              <w:br/>
            </w:r>
            <w:r w:rsidRPr="00911186">
              <w:rPr>
                <w:rFonts w:cs="Arial"/>
                <w:color w:val="333333"/>
              </w:rPr>
              <w:lastRenderedPageBreak/>
              <w:t>*</w:t>
            </w:r>
            <w:r w:rsidRPr="00911186">
              <w:rPr>
                <w:rFonts w:cs="Arial"/>
                <w:b/>
                <w:bCs/>
                <w:color w:val="333333"/>
              </w:rPr>
              <w:t>Processing date:</w:t>
            </w:r>
            <w:r w:rsidRPr="00911186">
              <w:rPr>
                <w:rFonts w:cs="Arial"/>
                <w:color w:val="333333"/>
              </w:rPr>
              <w:t> Pick CarePlus aid category processing date or the Medically Frail effective date, whichever is most recent.</w:t>
            </w:r>
          </w:p>
        </w:tc>
      </w:tr>
      <w:tr w:rsidR="00FD46F0" w:rsidRPr="004342C6" w14:paraId="0075C8B8" w14:textId="77777777" w:rsidTr="00294567">
        <w:trPr>
          <w:trHeight w:val="314"/>
        </w:trPr>
        <w:tc>
          <w:tcPr>
            <w:tcW w:w="2631" w:type="dxa"/>
            <w:shd w:val="clear" w:color="000000" w:fill="FFFFFF"/>
            <w:vAlign w:val="center"/>
          </w:tcPr>
          <w:p w14:paraId="05988EE8" w14:textId="5E13BC1D" w:rsidR="00FD46F0" w:rsidRPr="004342C6" w:rsidRDefault="00FD46F0" w:rsidP="00FD46F0">
            <w:pPr>
              <w:contextualSpacing w:val="0"/>
              <w:jc w:val="center"/>
              <w:rPr>
                <w:rFonts w:eastAsia="Times New Roman" w:cs="Arial"/>
                <w:color w:val="000000"/>
              </w:rPr>
            </w:pPr>
            <w:r>
              <w:rPr>
                <w:rFonts w:cs="Arial"/>
                <w:color w:val="333333"/>
                <w:sz w:val="21"/>
                <w:szCs w:val="21"/>
              </w:rPr>
              <w:lastRenderedPageBreak/>
              <w:t>MF.FR.05.03</w:t>
            </w:r>
          </w:p>
        </w:tc>
        <w:tc>
          <w:tcPr>
            <w:tcW w:w="6644" w:type="dxa"/>
            <w:shd w:val="clear" w:color="000000" w:fill="FFFFFF"/>
            <w:vAlign w:val="center"/>
          </w:tcPr>
          <w:p w14:paraId="48AF1998" w14:textId="36247B9A" w:rsidR="00FD46F0" w:rsidRPr="004342C6" w:rsidRDefault="00FD46F0" w:rsidP="00FD46F0">
            <w:pPr>
              <w:rPr>
                <w:rFonts w:cs="Arial"/>
              </w:rPr>
            </w:pPr>
            <w:r>
              <w:rPr>
                <w:rFonts w:cs="Arial"/>
                <w:color w:val="333333"/>
                <w:sz w:val="21"/>
                <w:szCs w:val="21"/>
              </w:rPr>
              <w:t>If the back office user selected the Yes radio button under Medically Frail, and if the member is eligible for a CarePlus aid category (D1/D4), he/she will be eligible for a new MassHealth standard aid category (R1/R4).</w:t>
            </w:r>
            <w:r>
              <w:rPr>
                <w:rFonts w:cs="Arial"/>
                <w:color w:val="333333"/>
                <w:sz w:val="21"/>
                <w:szCs w:val="21"/>
              </w:rPr>
              <w:br/>
              <w:t> </w:t>
            </w:r>
            <w:r>
              <w:rPr>
                <w:rFonts w:cs="Arial"/>
                <w:color w:val="333333"/>
                <w:sz w:val="21"/>
                <w:szCs w:val="21"/>
              </w:rPr>
              <w:br/>
              <w:t>If a back office user enters a Medically Frail effective date </w:t>
            </w:r>
            <w:r>
              <w:rPr>
                <w:rFonts w:cs="Arial"/>
                <w:b/>
                <w:bCs/>
                <w:color w:val="333333"/>
                <w:sz w:val="21"/>
                <w:szCs w:val="21"/>
              </w:rPr>
              <w:t>greater</w:t>
            </w:r>
            <w:r>
              <w:rPr>
                <w:rFonts w:cs="Arial"/>
                <w:color w:val="333333"/>
                <w:sz w:val="21"/>
                <w:szCs w:val="21"/>
              </w:rPr>
              <w:t> than the CarePlus aid category processing date, compute R1/R4 effective date by applying the existing Medicaid start/end date logic on the formula (the most recent of the CarePlus aid category processing date or the Medically Frail effective date).</w:t>
            </w:r>
            <w:r>
              <w:rPr>
                <w:rFonts w:cs="Arial"/>
                <w:color w:val="333333"/>
                <w:sz w:val="21"/>
                <w:szCs w:val="21"/>
              </w:rPr>
              <w:br/>
              <w:t> </w:t>
            </w:r>
            <w:r>
              <w:rPr>
                <w:rFonts w:cs="Arial"/>
                <w:color w:val="333333"/>
                <w:sz w:val="21"/>
                <w:szCs w:val="21"/>
              </w:rPr>
              <w:br/>
            </w:r>
            <w:r>
              <w:rPr>
                <w:rFonts w:cs="Arial"/>
                <w:b/>
                <w:bCs/>
                <w:color w:val="333333"/>
                <w:sz w:val="21"/>
                <w:szCs w:val="21"/>
              </w:rPr>
              <w:t>For example:</w:t>
            </w:r>
            <w:r>
              <w:rPr>
                <w:rFonts w:cs="Arial"/>
                <w:color w:val="333333"/>
                <w:sz w:val="21"/>
                <w:szCs w:val="21"/>
              </w:rPr>
              <w:br/>
              <w:t> John became eligible for a CarePlus aid category(D1/D4) on 4/1/2016.</w:t>
            </w:r>
            <w:r>
              <w:rPr>
                <w:rFonts w:cs="Arial"/>
                <w:color w:val="333333"/>
                <w:sz w:val="21"/>
                <w:szCs w:val="21"/>
              </w:rPr>
              <w:br/>
              <w:t>John called a back office user to mark him as Medically Frail on 5/1/2016.</w:t>
            </w:r>
            <w:r>
              <w:rPr>
                <w:rFonts w:cs="Arial"/>
                <w:color w:val="333333"/>
                <w:sz w:val="21"/>
                <w:szCs w:val="21"/>
              </w:rPr>
              <w:br/>
              <w:t>John would be eligible for a R1/R4 aid category with an effective date of 4/21/2016 after applying the formula (</w:t>
            </w:r>
            <w:r>
              <w:rPr>
                <w:rFonts w:cs="Arial"/>
                <w:b/>
                <w:bCs/>
                <w:color w:val="333333"/>
                <w:sz w:val="21"/>
                <w:szCs w:val="21"/>
              </w:rPr>
              <w:t>processing date</w:t>
            </w:r>
            <w:r>
              <w:rPr>
                <w:rFonts w:cs="Arial"/>
                <w:color w:val="333333"/>
                <w:sz w:val="21"/>
                <w:szCs w:val="21"/>
              </w:rPr>
              <w:t>* – 10 days).</w:t>
            </w:r>
            <w:r>
              <w:rPr>
                <w:rFonts w:cs="Arial"/>
                <w:color w:val="333333"/>
                <w:sz w:val="21"/>
                <w:szCs w:val="21"/>
              </w:rPr>
              <w:br/>
              <w:t>John’s existing eligibility would be terminated effective 5/1/2016.</w:t>
            </w:r>
            <w:r>
              <w:rPr>
                <w:rFonts w:cs="Arial"/>
                <w:color w:val="333333"/>
                <w:sz w:val="21"/>
                <w:szCs w:val="21"/>
              </w:rPr>
              <w:br/>
              <w:t> </w:t>
            </w:r>
            <w:r>
              <w:rPr>
                <w:rFonts w:cs="Arial"/>
                <w:color w:val="333333"/>
                <w:sz w:val="21"/>
                <w:szCs w:val="21"/>
              </w:rPr>
              <w:br/>
              <w:t>*</w:t>
            </w:r>
            <w:r>
              <w:rPr>
                <w:rFonts w:cs="Arial"/>
                <w:b/>
                <w:bCs/>
                <w:color w:val="333333"/>
                <w:sz w:val="21"/>
                <w:szCs w:val="21"/>
              </w:rPr>
              <w:t>Processing date:</w:t>
            </w:r>
            <w:r>
              <w:rPr>
                <w:rFonts w:cs="Arial"/>
                <w:color w:val="333333"/>
                <w:sz w:val="21"/>
                <w:szCs w:val="21"/>
              </w:rPr>
              <w:t> Pick CarePlus aid category processing date or the Medically Frail effective date, whichever is most recent.</w:t>
            </w:r>
          </w:p>
        </w:tc>
      </w:tr>
      <w:tr w:rsidR="00FD46F0" w:rsidRPr="004342C6" w14:paraId="014CE0A6" w14:textId="77777777" w:rsidTr="00294567">
        <w:trPr>
          <w:trHeight w:val="314"/>
        </w:trPr>
        <w:tc>
          <w:tcPr>
            <w:tcW w:w="2631" w:type="dxa"/>
            <w:shd w:val="clear" w:color="000000" w:fill="FFFFFF"/>
            <w:vAlign w:val="center"/>
          </w:tcPr>
          <w:p w14:paraId="544620EE" w14:textId="30A69F55" w:rsidR="00FD46F0" w:rsidRPr="004342C6" w:rsidRDefault="00FD46F0" w:rsidP="00FD46F0">
            <w:pPr>
              <w:contextualSpacing w:val="0"/>
              <w:jc w:val="center"/>
              <w:rPr>
                <w:rFonts w:eastAsia="Times New Roman" w:cs="Arial"/>
                <w:color w:val="000000"/>
              </w:rPr>
            </w:pPr>
            <w:r>
              <w:rPr>
                <w:rFonts w:cs="Arial"/>
                <w:color w:val="333333"/>
                <w:sz w:val="21"/>
                <w:szCs w:val="21"/>
              </w:rPr>
              <w:t>MF.FR.05.03(B)</w:t>
            </w:r>
          </w:p>
        </w:tc>
        <w:tc>
          <w:tcPr>
            <w:tcW w:w="6644" w:type="dxa"/>
            <w:shd w:val="clear" w:color="000000" w:fill="FFFFFF"/>
            <w:vAlign w:val="center"/>
          </w:tcPr>
          <w:p w14:paraId="216A2CFE" w14:textId="033B584C" w:rsidR="00FD46F0" w:rsidRPr="004342C6" w:rsidRDefault="00FD46F0" w:rsidP="00FD46F0">
            <w:pPr>
              <w:rPr>
                <w:rFonts w:cs="Arial"/>
              </w:rPr>
            </w:pPr>
            <w:r>
              <w:rPr>
                <w:rFonts w:cs="Arial"/>
                <w:color w:val="333333"/>
                <w:sz w:val="21"/>
                <w:szCs w:val="21"/>
              </w:rPr>
              <w:t>If the back office user selected the Yes radio button under Medically Frail, and if the member is eligible for a CarePlus aid category (D1/D4), he/she will be eligible for a new MassHealth standard aid category (R1/R4).</w:t>
            </w:r>
            <w:r>
              <w:rPr>
                <w:rFonts w:cs="Arial"/>
                <w:color w:val="333333"/>
                <w:sz w:val="21"/>
                <w:szCs w:val="21"/>
              </w:rPr>
              <w:br/>
              <w:t> </w:t>
            </w:r>
            <w:r>
              <w:rPr>
                <w:rFonts w:cs="Arial"/>
                <w:color w:val="333333"/>
                <w:sz w:val="21"/>
                <w:szCs w:val="21"/>
              </w:rPr>
              <w:br/>
              <w:t>If a back office user enters a Medically Frail effective date </w:t>
            </w:r>
            <w:r>
              <w:rPr>
                <w:rFonts w:cs="Arial"/>
                <w:b/>
                <w:bCs/>
                <w:color w:val="333333"/>
                <w:sz w:val="21"/>
                <w:szCs w:val="21"/>
              </w:rPr>
              <w:t>less</w:t>
            </w:r>
            <w:r>
              <w:rPr>
                <w:rFonts w:cs="Arial"/>
                <w:color w:val="333333"/>
                <w:sz w:val="21"/>
                <w:szCs w:val="21"/>
              </w:rPr>
              <w:t> than the existing CarePlus aid category processing date, use D1/D4 aid category effective date as R1/R4 effective date.</w:t>
            </w:r>
            <w:r>
              <w:rPr>
                <w:rFonts w:cs="Arial"/>
                <w:color w:val="333333"/>
                <w:sz w:val="21"/>
                <w:szCs w:val="21"/>
              </w:rPr>
              <w:br/>
              <w:t> </w:t>
            </w:r>
            <w:r>
              <w:rPr>
                <w:rFonts w:cs="Arial"/>
                <w:color w:val="333333"/>
                <w:sz w:val="21"/>
                <w:szCs w:val="21"/>
              </w:rPr>
              <w:br/>
            </w:r>
            <w:r>
              <w:rPr>
                <w:rFonts w:cs="Arial"/>
                <w:b/>
                <w:bCs/>
                <w:color w:val="333333"/>
                <w:sz w:val="21"/>
                <w:szCs w:val="21"/>
              </w:rPr>
              <w:t>For example:</w:t>
            </w:r>
            <w:r>
              <w:rPr>
                <w:rFonts w:cs="Arial"/>
                <w:color w:val="333333"/>
                <w:sz w:val="21"/>
                <w:szCs w:val="21"/>
              </w:rPr>
              <w:br/>
              <w:t>  **  John made some changes to his eligibility on 4/11/2016.</w:t>
            </w:r>
            <w:r>
              <w:rPr>
                <w:rFonts w:cs="Arial"/>
                <w:color w:val="333333"/>
                <w:sz w:val="21"/>
                <w:szCs w:val="21"/>
              </w:rPr>
              <w:br/>
              <w:t>  John became eligible for a CarePlus aid category(D1/D4) effective 4/1/2016.</w:t>
            </w:r>
            <w:r>
              <w:rPr>
                <w:rFonts w:cs="Arial"/>
                <w:color w:val="333333"/>
                <w:sz w:val="21"/>
                <w:szCs w:val="21"/>
              </w:rPr>
              <w:br/>
              <w:t>On 04/15/2016, John called a back office user to mark him as Medically Frail effective 3/15/2016.</w:t>
            </w:r>
            <w:r>
              <w:rPr>
                <w:rFonts w:cs="Arial"/>
                <w:color w:val="333333"/>
                <w:sz w:val="21"/>
                <w:szCs w:val="21"/>
              </w:rPr>
              <w:br/>
              <w:t>John would be eligible for a R1/R4 aid category with an effective date of 4/1/2016 as 4/1/2016 is the effective date for D1/D4 aid category.</w:t>
            </w:r>
          </w:p>
        </w:tc>
      </w:tr>
      <w:tr w:rsidR="00FD46F0" w:rsidRPr="004342C6" w14:paraId="684D52C4" w14:textId="77777777" w:rsidTr="00294567">
        <w:trPr>
          <w:trHeight w:val="314"/>
        </w:trPr>
        <w:tc>
          <w:tcPr>
            <w:tcW w:w="2631" w:type="dxa"/>
            <w:shd w:val="clear" w:color="000000" w:fill="FFFFFF"/>
            <w:vAlign w:val="center"/>
          </w:tcPr>
          <w:p w14:paraId="6CD554F2" w14:textId="16B71BFA" w:rsidR="00FD46F0" w:rsidRPr="004342C6" w:rsidRDefault="00FD46F0" w:rsidP="00FD46F0">
            <w:pPr>
              <w:contextualSpacing w:val="0"/>
              <w:jc w:val="center"/>
              <w:rPr>
                <w:rFonts w:eastAsia="Times New Roman" w:cs="Arial"/>
                <w:color w:val="000000"/>
              </w:rPr>
            </w:pPr>
            <w:r>
              <w:rPr>
                <w:rFonts w:cs="Arial"/>
                <w:color w:val="333333"/>
                <w:sz w:val="21"/>
                <w:szCs w:val="21"/>
              </w:rPr>
              <w:t>MF.FR.05.04</w:t>
            </w:r>
          </w:p>
        </w:tc>
        <w:tc>
          <w:tcPr>
            <w:tcW w:w="6644" w:type="dxa"/>
            <w:shd w:val="clear" w:color="000000" w:fill="FFFFFF"/>
            <w:vAlign w:val="center"/>
          </w:tcPr>
          <w:p w14:paraId="4F28B8FB" w14:textId="09B8FA6D" w:rsidR="00FD46F0" w:rsidRPr="004342C6" w:rsidRDefault="00FD46F0" w:rsidP="00FD46F0">
            <w:pPr>
              <w:rPr>
                <w:rFonts w:cs="Arial"/>
              </w:rPr>
            </w:pPr>
            <w:r>
              <w:rPr>
                <w:rFonts w:cs="Arial"/>
                <w:color w:val="333333"/>
                <w:sz w:val="21"/>
                <w:szCs w:val="21"/>
              </w:rPr>
              <w:t>Use the current date as the </w:t>
            </w:r>
            <w:r>
              <w:rPr>
                <w:rFonts w:cs="Arial"/>
                <w:b/>
                <w:bCs/>
                <w:color w:val="333333"/>
                <w:sz w:val="21"/>
                <w:szCs w:val="21"/>
              </w:rPr>
              <w:t>processing date</w:t>
            </w:r>
            <w:r>
              <w:rPr>
                <w:rFonts w:cs="Arial"/>
                <w:color w:val="333333"/>
                <w:sz w:val="21"/>
                <w:szCs w:val="21"/>
              </w:rPr>
              <w:t> when the back office user marks any member as not Medically Frail. Apply the existing Medicaid start/end date logic on the </w:t>
            </w:r>
            <w:r>
              <w:rPr>
                <w:rFonts w:cs="Arial"/>
                <w:b/>
                <w:bCs/>
                <w:color w:val="333333"/>
                <w:sz w:val="21"/>
                <w:szCs w:val="21"/>
              </w:rPr>
              <w:t>processing date</w:t>
            </w:r>
            <w:r>
              <w:rPr>
                <w:rFonts w:cs="Arial"/>
                <w:color w:val="333333"/>
                <w:sz w:val="21"/>
                <w:szCs w:val="21"/>
              </w:rPr>
              <w:t> to calculate the start date for the new aid category and the end date for the existing aid category.</w:t>
            </w:r>
            <w:r>
              <w:rPr>
                <w:rFonts w:cs="Arial"/>
                <w:color w:val="333333"/>
                <w:sz w:val="21"/>
                <w:szCs w:val="21"/>
              </w:rPr>
              <w:br/>
              <w:t> </w:t>
            </w:r>
            <w:r>
              <w:rPr>
                <w:rFonts w:cs="Arial"/>
                <w:color w:val="333333"/>
                <w:sz w:val="21"/>
                <w:szCs w:val="21"/>
              </w:rPr>
              <w:br/>
            </w:r>
            <w:r>
              <w:rPr>
                <w:rFonts w:cs="Arial"/>
                <w:b/>
                <w:bCs/>
                <w:color w:val="333333"/>
                <w:sz w:val="21"/>
                <w:szCs w:val="21"/>
              </w:rPr>
              <w:t>For example:</w:t>
            </w:r>
            <w:r>
              <w:rPr>
                <w:rFonts w:cs="Arial"/>
                <w:color w:val="333333"/>
                <w:sz w:val="21"/>
                <w:szCs w:val="21"/>
              </w:rPr>
              <w:br/>
              <w:t xml:space="preserve"> John became eligible for standard aid categories(R1/R4) on </w:t>
            </w:r>
            <w:r>
              <w:rPr>
                <w:rFonts w:cs="Arial"/>
                <w:color w:val="333333"/>
                <w:sz w:val="21"/>
                <w:szCs w:val="21"/>
              </w:rPr>
              <w:lastRenderedPageBreak/>
              <w:t>4/1/2016.</w:t>
            </w:r>
            <w:r>
              <w:rPr>
                <w:rFonts w:cs="Arial"/>
                <w:color w:val="333333"/>
                <w:sz w:val="21"/>
                <w:szCs w:val="21"/>
              </w:rPr>
              <w:br/>
              <w:t>John called a back office user to mark him not Medically Frail on 5/1/2016.</w:t>
            </w:r>
            <w:r>
              <w:rPr>
                <w:rFonts w:cs="Arial"/>
                <w:color w:val="333333"/>
                <w:sz w:val="21"/>
                <w:szCs w:val="21"/>
              </w:rPr>
              <w:br/>
              <w:t>John would be eligible for a D1/D4 aid category provided that no other parameter has been changed for the member which may change the member’s eligibility to an aid category other than CarePlus with an effective date of 4/21/2016 after applying the formula (current date – 10 days).</w:t>
            </w:r>
            <w:r>
              <w:rPr>
                <w:rFonts w:cs="Arial"/>
                <w:color w:val="333333"/>
                <w:sz w:val="21"/>
                <w:szCs w:val="21"/>
              </w:rPr>
              <w:br/>
              <w:t>John’s existing eligibility  in aid category (R1/R4) would end with a termination of effective date 5/15/2016.(rule applied is current date+ 14 days).</w:t>
            </w:r>
            <w:r>
              <w:rPr>
                <w:rFonts w:cs="Arial"/>
                <w:color w:val="333333"/>
                <w:sz w:val="21"/>
                <w:szCs w:val="21"/>
              </w:rPr>
              <w:br/>
              <w:t> </w:t>
            </w:r>
            <w:r>
              <w:rPr>
                <w:rFonts w:cs="Arial"/>
                <w:color w:val="333333"/>
                <w:sz w:val="21"/>
                <w:szCs w:val="21"/>
              </w:rPr>
              <w:br/>
              <w:t>*</w:t>
            </w:r>
            <w:r>
              <w:rPr>
                <w:rFonts w:cs="Arial"/>
                <w:b/>
                <w:bCs/>
                <w:color w:val="333333"/>
                <w:sz w:val="21"/>
                <w:szCs w:val="21"/>
              </w:rPr>
              <w:t>Processing date:</w:t>
            </w:r>
            <w:r>
              <w:rPr>
                <w:rFonts w:cs="Arial"/>
                <w:color w:val="333333"/>
                <w:sz w:val="21"/>
                <w:szCs w:val="21"/>
              </w:rPr>
              <w:t> Current date when the Medically Frail indicator was used in the eligibility determination.</w:t>
            </w:r>
          </w:p>
        </w:tc>
      </w:tr>
      <w:tr w:rsidR="00FD46F0" w:rsidRPr="004342C6" w14:paraId="6097A3E3" w14:textId="77777777" w:rsidTr="00294567">
        <w:trPr>
          <w:trHeight w:val="314"/>
        </w:trPr>
        <w:tc>
          <w:tcPr>
            <w:tcW w:w="2631" w:type="dxa"/>
            <w:shd w:val="clear" w:color="000000" w:fill="FFFFFF"/>
            <w:vAlign w:val="center"/>
          </w:tcPr>
          <w:p w14:paraId="3B2BAEF6" w14:textId="186BDF59" w:rsidR="00FD46F0" w:rsidRPr="004342C6" w:rsidRDefault="00FD46F0" w:rsidP="00FD46F0">
            <w:pPr>
              <w:contextualSpacing w:val="0"/>
              <w:jc w:val="center"/>
              <w:rPr>
                <w:rFonts w:eastAsia="Times New Roman" w:cs="Arial"/>
                <w:color w:val="000000"/>
              </w:rPr>
            </w:pPr>
            <w:r>
              <w:rPr>
                <w:rFonts w:cs="Arial"/>
                <w:color w:val="333333"/>
                <w:sz w:val="21"/>
                <w:szCs w:val="21"/>
              </w:rPr>
              <w:lastRenderedPageBreak/>
              <w:t>MF.FR.05.05</w:t>
            </w:r>
          </w:p>
        </w:tc>
        <w:tc>
          <w:tcPr>
            <w:tcW w:w="6644" w:type="dxa"/>
            <w:shd w:val="clear" w:color="000000" w:fill="FFFFFF"/>
            <w:vAlign w:val="center"/>
          </w:tcPr>
          <w:p w14:paraId="15E3D60E" w14:textId="7D641233" w:rsidR="00FD46F0" w:rsidRPr="004342C6" w:rsidRDefault="00FD46F0" w:rsidP="00FD46F0">
            <w:pPr>
              <w:rPr>
                <w:rFonts w:cs="Arial"/>
              </w:rPr>
            </w:pPr>
            <w:r>
              <w:rPr>
                <w:rFonts w:cs="Arial"/>
                <w:color w:val="333333"/>
                <w:sz w:val="21"/>
                <w:szCs w:val="21"/>
              </w:rPr>
              <w:t>If the back office user selected the No radio button under the Medically Frail Indicator, and if the member was eligible for an aid category(R1/R4), he/she will be downgraded to a CarePlus aid category(D1/D4) provided that no other parameter has been changed for the member which may change the member’s eligibility to an aid category other than CarePlus.</w:t>
            </w:r>
            <w:r>
              <w:rPr>
                <w:rFonts w:cs="Arial"/>
                <w:color w:val="333333"/>
                <w:sz w:val="21"/>
                <w:szCs w:val="21"/>
              </w:rPr>
              <w:br/>
              <w:t> </w:t>
            </w:r>
            <w:r>
              <w:rPr>
                <w:rFonts w:cs="Arial"/>
                <w:color w:val="333333"/>
                <w:sz w:val="21"/>
                <w:szCs w:val="21"/>
              </w:rPr>
              <w:br/>
              <w:t>A back office user will not get any chance to enter the Medically Frail effective date.</w:t>
            </w:r>
            <w:r>
              <w:rPr>
                <w:rFonts w:cs="Arial"/>
                <w:color w:val="333333"/>
                <w:sz w:val="21"/>
                <w:szCs w:val="21"/>
              </w:rPr>
              <w:br/>
              <w:t>Compute the D1/D4 effective date by applying the existing Medicaid start date logic on the current date.</w:t>
            </w:r>
            <w:r>
              <w:rPr>
                <w:rFonts w:cs="Arial"/>
                <w:color w:val="333333"/>
                <w:sz w:val="21"/>
                <w:szCs w:val="21"/>
              </w:rPr>
              <w:br/>
              <w:t> </w:t>
            </w:r>
            <w:r>
              <w:rPr>
                <w:rFonts w:cs="Arial"/>
                <w:color w:val="333333"/>
                <w:sz w:val="21"/>
                <w:szCs w:val="21"/>
              </w:rPr>
              <w:br/>
            </w:r>
            <w:r>
              <w:rPr>
                <w:rFonts w:cs="Arial"/>
                <w:b/>
                <w:bCs/>
                <w:color w:val="333333"/>
                <w:sz w:val="21"/>
                <w:szCs w:val="21"/>
              </w:rPr>
              <w:t>For example:</w:t>
            </w:r>
            <w:r>
              <w:rPr>
                <w:rFonts w:cs="Arial"/>
                <w:color w:val="333333"/>
                <w:sz w:val="21"/>
                <w:szCs w:val="21"/>
              </w:rPr>
              <w:br/>
              <w:t> John became eligible for standard aid categories(R1/R4) on 4/1/2016.</w:t>
            </w:r>
            <w:r>
              <w:rPr>
                <w:rFonts w:cs="Arial"/>
                <w:color w:val="333333"/>
                <w:sz w:val="21"/>
                <w:szCs w:val="21"/>
              </w:rPr>
              <w:br/>
              <w:t>John called a back office user to mark him not Medically Frail on 5/1/2016.</w:t>
            </w:r>
            <w:r>
              <w:rPr>
                <w:rFonts w:cs="Arial"/>
                <w:color w:val="333333"/>
                <w:sz w:val="21"/>
                <w:szCs w:val="21"/>
              </w:rPr>
              <w:br/>
              <w:t>John would be eligible for a D1/D4 aid category provided that no other parameter has been changed for the member which may change the member’s eligibility to an aid category other than CarePlus with an effective date of 4/21/2016 after applying the formula (current date – 10 days).</w:t>
            </w:r>
            <w:r>
              <w:rPr>
                <w:rFonts w:cs="Arial"/>
                <w:color w:val="333333"/>
                <w:sz w:val="21"/>
                <w:szCs w:val="21"/>
              </w:rPr>
              <w:br/>
              <w:t>John’s existing eligibility  in aid category (R1/R4) would end with a termination of effective date 5/15/2016.(rule applied is current date+ 14 days).</w:t>
            </w:r>
            <w:r>
              <w:rPr>
                <w:rFonts w:cs="Arial"/>
                <w:color w:val="333333"/>
                <w:sz w:val="21"/>
                <w:szCs w:val="21"/>
              </w:rPr>
              <w:br/>
              <w:t> </w:t>
            </w:r>
            <w:r>
              <w:rPr>
                <w:rFonts w:cs="Arial"/>
                <w:color w:val="333333"/>
                <w:sz w:val="21"/>
                <w:szCs w:val="21"/>
              </w:rPr>
              <w:br/>
              <w:t>*</w:t>
            </w:r>
            <w:r>
              <w:rPr>
                <w:rFonts w:cs="Arial"/>
                <w:b/>
                <w:bCs/>
                <w:color w:val="333333"/>
                <w:sz w:val="21"/>
                <w:szCs w:val="21"/>
              </w:rPr>
              <w:t>Processing date:</w:t>
            </w:r>
            <w:r>
              <w:rPr>
                <w:rFonts w:cs="Arial"/>
                <w:color w:val="333333"/>
                <w:sz w:val="21"/>
                <w:szCs w:val="21"/>
              </w:rPr>
              <w:t> Current date when the Medically Frail indicator was used in the eligibility determination.</w:t>
            </w:r>
          </w:p>
        </w:tc>
      </w:tr>
      <w:tr w:rsidR="00D77BF7" w:rsidRPr="004342C6" w14:paraId="0F78E4FB" w14:textId="77777777" w:rsidTr="00294567">
        <w:trPr>
          <w:trHeight w:val="314"/>
        </w:trPr>
        <w:tc>
          <w:tcPr>
            <w:tcW w:w="2631" w:type="dxa"/>
            <w:shd w:val="clear" w:color="000000" w:fill="FFFFFF"/>
          </w:tcPr>
          <w:p w14:paraId="36E891CD" w14:textId="47750E8A" w:rsidR="00D77BF7" w:rsidRPr="004342C6" w:rsidRDefault="00D77BF7" w:rsidP="00D77BF7">
            <w:pPr>
              <w:contextualSpacing w:val="0"/>
              <w:jc w:val="center"/>
              <w:rPr>
                <w:rFonts w:eastAsia="Times New Roman" w:cs="Arial"/>
                <w:color w:val="000000"/>
              </w:rPr>
            </w:pPr>
            <w:r w:rsidRPr="004342C6">
              <w:rPr>
                <w:rFonts w:eastAsia="Times New Roman" w:cs="Arial"/>
                <w:color w:val="000000"/>
              </w:rPr>
              <w:t>MHPD.</w:t>
            </w:r>
            <w:r w:rsidR="005B09BA" w:rsidRPr="004342C6">
              <w:rPr>
                <w:rFonts w:eastAsia="Times New Roman" w:cs="Arial"/>
                <w:color w:val="000000"/>
              </w:rPr>
              <w:t>FR.</w:t>
            </w:r>
            <w:r w:rsidRPr="004342C6">
              <w:rPr>
                <w:rFonts w:eastAsia="Times New Roman" w:cs="Arial"/>
                <w:color w:val="000000"/>
              </w:rPr>
              <w:t>0</w:t>
            </w:r>
            <w:r w:rsidR="005A16A0" w:rsidRPr="004342C6">
              <w:rPr>
                <w:rFonts w:eastAsia="Times New Roman" w:cs="Arial"/>
                <w:color w:val="000000"/>
              </w:rPr>
              <w:t>35</w:t>
            </w:r>
            <w:r w:rsidRPr="004342C6">
              <w:rPr>
                <w:rFonts w:eastAsia="Times New Roman" w:cs="Arial"/>
                <w:color w:val="000000"/>
              </w:rPr>
              <w:t>.001</w:t>
            </w:r>
          </w:p>
          <w:p w14:paraId="64256A96" w14:textId="77777777" w:rsidR="00D77BF7" w:rsidRPr="004342C6" w:rsidRDefault="00D77BF7" w:rsidP="00D77BF7">
            <w:pPr>
              <w:contextualSpacing w:val="0"/>
              <w:jc w:val="center"/>
              <w:rPr>
                <w:rFonts w:eastAsia="Times New Roman" w:cs="Arial"/>
                <w:color w:val="000000"/>
              </w:rPr>
            </w:pPr>
          </w:p>
        </w:tc>
        <w:tc>
          <w:tcPr>
            <w:tcW w:w="6644" w:type="dxa"/>
            <w:shd w:val="clear" w:color="000000" w:fill="FFFFFF"/>
          </w:tcPr>
          <w:p w14:paraId="4942163D" w14:textId="6A73CD72" w:rsidR="00D77BF7" w:rsidRPr="004342C6" w:rsidRDefault="00D77BF7" w:rsidP="00D77BF7">
            <w:pPr>
              <w:rPr>
                <w:rFonts w:cs="Arial"/>
              </w:rPr>
            </w:pPr>
            <w:r w:rsidRPr="004342C6">
              <w:rPr>
                <w:rFonts w:cs="Arial"/>
              </w:rPr>
              <w:t>The system shall calculate the MassHealth eligibility Begin date and end date based on the attached sheet</w:t>
            </w:r>
            <w:r w:rsidR="00EC4F16">
              <w:rPr>
                <w:rFonts w:cs="Arial"/>
              </w:rPr>
              <w:t>.</w:t>
            </w:r>
          </w:p>
          <w:p w14:paraId="075C0525" w14:textId="77777777" w:rsidR="00D77BF7" w:rsidRPr="004342C6" w:rsidRDefault="00D77BF7" w:rsidP="00D77BF7">
            <w:pPr>
              <w:rPr>
                <w:rFonts w:cs="Arial"/>
              </w:rPr>
            </w:pPr>
          </w:p>
          <w:bookmarkStart w:id="984" w:name="_MON_1707675236"/>
          <w:bookmarkEnd w:id="984"/>
          <w:p w14:paraId="703E0DE4" w14:textId="61C255C5" w:rsidR="00D77BF7" w:rsidRPr="004342C6" w:rsidRDefault="005B0845" w:rsidP="00D77BF7">
            <w:pPr>
              <w:rPr>
                <w:rFonts w:cs="Arial"/>
              </w:rPr>
            </w:pPr>
            <w:del w:id="985" w:author="Author">
              <w:r>
                <w:rPr>
                  <w:noProof/>
                </w:rPr>
                <w:object w:dxaOrig="1324" w:dyaOrig="964" w14:anchorId="2E05ED26">
                  <v:shape id="_x0000_i1039" type="#_x0000_t75" alt="" style="width:67.85pt;height:47.2pt;mso-width-percent:0;mso-height-percent:0;mso-width-percent:0;mso-height-percent:0" o:ole="">
                    <v:imagedata r:id="rId68" o:title=""/>
                  </v:shape>
                  <o:OLEObject Type="Embed" ProgID="Excel.Sheet.12" ShapeID="_x0000_i1039" DrawAspect="Icon" ObjectID="_1843025975" r:id="rId69"/>
                </w:object>
              </w:r>
            </w:del>
            <w:bookmarkStart w:id="986" w:name="OLE_LINK1"/>
            <w:bookmarkStart w:id="987" w:name="_MON_1790502869"/>
            <w:bookmarkEnd w:id="987"/>
            <w:ins w:id="988" w:author="Author">
              <w:r>
                <w:rPr>
                  <w:rFonts w:eastAsia="Times New Roman" w:cs="Calibri"/>
                  <w:noProof/>
                </w:rPr>
                <w:object w:dxaOrig="1080" w:dyaOrig="700" w14:anchorId="71E587DA">
                  <v:shape id="_x0000_i1038" type="#_x0000_t75" alt="" style="width:54.3pt;height:34.8pt;mso-width-percent:0;mso-height-percent:0;mso-width-percent:0;mso-height-percent:0" o:ole="">
                    <v:imagedata r:id="rId70" o:title=""/>
                  </v:shape>
                  <o:OLEObject Type="Embed" ProgID="Excel.Sheet.12" ShapeID="_x0000_i1038" DrawAspect="Icon" ObjectID="_1843025976" r:id="rId71"/>
                </w:object>
              </w:r>
            </w:ins>
            <w:bookmarkEnd w:id="986"/>
          </w:p>
          <w:p w14:paraId="0BE00E01" w14:textId="2D85E26E" w:rsidR="00D12ABE" w:rsidRPr="004342C6" w:rsidRDefault="00D12ABE" w:rsidP="00D77BF7">
            <w:pPr>
              <w:rPr>
                <w:rFonts w:cs="Arial"/>
              </w:rPr>
            </w:pPr>
          </w:p>
          <w:p w14:paraId="306C5954" w14:textId="0B44238F" w:rsidR="00A021F3" w:rsidRPr="004342C6" w:rsidRDefault="00A021F3" w:rsidP="00D77BF7">
            <w:pPr>
              <w:rPr>
                <w:rFonts w:cs="Arial"/>
              </w:rPr>
            </w:pPr>
            <w:r w:rsidRPr="001C691E">
              <w:rPr>
                <w:rFonts w:cs="Arial"/>
                <w:b/>
                <w:bCs/>
              </w:rPr>
              <w:lastRenderedPageBreak/>
              <w:t>Note</w:t>
            </w:r>
            <w:r w:rsidRPr="004342C6">
              <w:rPr>
                <w:rFonts w:cs="Arial"/>
              </w:rPr>
              <w:t>: System shall use DOB of the member if DOB is greater than Medicaid eligibility begin date (effective start date).</w:t>
            </w:r>
          </w:p>
          <w:p w14:paraId="0A76ED43" w14:textId="77777777" w:rsidR="00D77BF7" w:rsidRPr="004342C6" w:rsidRDefault="00D77BF7" w:rsidP="00BC164A">
            <w:pPr>
              <w:rPr>
                <w:rFonts w:cs="Arial"/>
              </w:rPr>
            </w:pPr>
          </w:p>
        </w:tc>
      </w:tr>
      <w:tr w:rsidR="0077632E" w:rsidRPr="004342C6" w14:paraId="51AB443C" w14:textId="77777777" w:rsidTr="00310EE0">
        <w:trPr>
          <w:trHeight w:val="314"/>
        </w:trPr>
        <w:tc>
          <w:tcPr>
            <w:tcW w:w="9275" w:type="dxa"/>
            <w:gridSpan w:val="2"/>
            <w:shd w:val="clear" w:color="000000" w:fill="FFFFFF"/>
          </w:tcPr>
          <w:p w14:paraId="7CEE010D" w14:textId="7FABAB27" w:rsidR="0077632E" w:rsidRPr="004342C6" w:rsidRDefault="0077632E" w:rsidP="00D77BF7">
            <w:pPr>
              <w:rPr>
                <w:rFonts w:cs="Arial"/>
              </w:rPr>
            </w:pPr>
            <w:r>
              <w:rPr>
                <w:rFonts w:eastAsia="Times New Roman"/>
                <w:b/>
                <w:bCs/>
                <w:sz w:val="24"/>
                <w:szCs w:val="24"/>
              </w:rPr>
              <w:lastRenderedPageBreak/>
              <w:t xml:space="preserve">Rules to consider the Document Receive Date </w:t>
            </w:r>
            <w:r w:rsidRPr="00EF467E">
              <w:rPr>
                <w:rFonts w:eastAsia="Times New Roman"/>
                <w:b/>
                <w:bCs/>
                <w:sz w:val="24"/>
                <w:szCs w:val="24"/>
              </w:rPr>
              <w:t xml:space="preserve">to </w:t>
            </w:r>
            <w:r>
              <w:rPr>
                <w:rFonts w:eastAsia="Times New Roman"/>
                <w:b/>
                <w:bCs/>
                <w:sz w:val="24"/>
                <w:szCs w:val="24"/>
              </w:rPr>
              <w:t>evaluate the</w:t>
            </w:r>
            <w:r w:rsidRPr="00EF467E">
              <w:rPr>
                <w:rFonts w:eastAsia="Times New Roman"/>
                <w:b/>
                <w:bCs/>
                <w:sz w:val="24"/>
                <w:szCs w:val="24"/>
              </w:rPr>
              <w:t xml:space="preserve"> Medicaid eligibility start date rules</w:t>
            </w:r>
            <w:r>
              <w:rPr>
                <w:rFonts w:eastAsia="Times New Roman"/>
                <w:b/>
                <w:bCs/>
                <w:sz w:val="24"/>
                <w:szCs w:val="24"/>
              </w:rPr>
              <w:t xml:space="preserve"> for all members impacted by RFI verification</w:t>
            </w:r>
          </w:p>
        </w:tc>
      </w:tr>
      <w:tr w:rsidR="00D3728B" w:rsidRPr="004342C6" w14:paraId="428570A2" w14:textId="77777777" w:rsidTr="0059322F">
        <w:trPr>
          <w:trHeight w:val="314"/>
        </w:trPr>
        <w:tc>
          <w:tcPr>
            <w:tcW w:w="2631" w:type="dxa"/>
            <w:shd w:val="clear" w:color="000000" w:fill="FFFFFF"/>
            <w:vAlign w:val="center"/>
          </w:tcPr>
          <w:p w14:paraId="3F702309" w14:textId="6EB10BDC" w:rsidR="00D3728B" w:rsidRPr="004342C6" w:rsidRDefault="00D3728B" w:rsidP="00D3728B">
            <w:pPr>
              <w:contextualSpacing w:val="0"/>
              <w:jc w:val="center"/>
              <w:rPr>
                <w:rFonts w:eastAsia="Times New Roman" w:cs="Arial"/>
                <w:color w:val="000000"/>
              </w:rPr>
            </w:pPr>
            <w:r w:rsidRPr="00EF467E">
              <w:rPr>
                <w:color w:val="000000"/>
                <w:sz w:val="24"/>
                <w:szCs w:val="24"/>
              </w:rPr>
              <w:t>DR</w:t>
            </w:r>
            <w:r>
              <w:rPr>
                <w:color w:val="000000"/>
                <w:sz w:val="24"/>
                <w:szCs w:val="24"/>
              </w:rPr>
              <w:t>D</w:t>
            </w:r>
            <w:r w:rsidRPr="00EF467E">
              <w:rPr>
                <w:color w:val="000000"/>
                <w:sz w:val="24"/>
                <w:szCs w:val="24"/>
              </w:rPr>
              <w:t>MHS.PCS.02.001</w:t>
            </w:r>
          </w:p>
        </w:tc>
        <w:tc>
          <w:tcPr>
            <w:tcW w:w="6644" w:type="dxa"/>
            <w:shd w:val="clear" w:color="000000" w:fill="FFFFFF"/>
          </w:tcPr>
          <w:p w14:paraId="1920E6B8" w14:textId="77777777" w:rsidR="00D3728B" w:rsidRPr="00EF467E" w:rsidRDefault="00D3728B" w:rsidP="00D3728B">
            <w:pPr>
              <w:spacing w:line="259" w:lineRule="auto"/>
              <w:rPr>
                <w:color w:val="060808" w:themeColor="text1"/>
                <w:sz w:val="24"/>
                <w:szCs w:val="24"/>
              </w:rPr>
            </w:pPr>
            <w:r w:rsidRPr="00EF467E">
              <w:rPr>
                <w:color w:val="060808" w:themeColor="text1"/>
                <w:sz w:val="24"/>
                <w:szCs w:val="24"/>
              </w:rPr>
              <w:t xml:space="preserve">The system shall consider the “Document Received date” to </w:t>
            </w:r>
            <w:r>
              <w:rPr>
                <w:color w:val="060808" w:themeColor="text1"/>
                <w:sz w:val="24"/>
                <w:szCs w:val="24"/>
              </w:rPr>
              <w:t>determine</w:t>
            </w:r>
            <w:r w:rsidRPr="00EF467E">
              <w:rPr>
                <w:color w:val="060808" w:themeColor="text1"/>
                <w:sz w:val="24"/>
                <w:szCs w:val="24"/>
              </w:rPr>
              <w:t xml:space="preserve"> the Medicaid eligibility start date for all members </w:t>
            </w:r>
            <w:bookmarkStart w:id="989" w:name="_Int_ZMH6PKXM"/>
            <w:r>
              <w:rPr>
                <w:color w:val="060808" w:themeColor="text1"/>
                <w:sz w:val="24"/>
                <w:szCs w:val="24"/>
              </w:rPr>
              <w:t xml:space="preserve">(who are present in the application prior to or on the document received date) </w:t>
            </w:r>
            <w:r w:rsidRPr="00EF467E">
              <w:rPr>
                <w:color w:val="060808" w:themeColor="text1"/>
                <w:sz w:val="24"/>
                <w:szCs w:val="24"/>
              </w:rPr>
              <w:t>impacted</w:t>
            </w:r>
            <w:bookmarkEnd w:id="989"/>
            <w:r w:rsidRPr="00EF467E">
              <w:rPr>
                <w:color w:val="060808" w:themeColor="text1"/>
                <w:sz w:val="24"/>
                <w:szCs w:val="24"/>
              </w:rPr>
              <w:t xml:space="preserve"> by the RFI including the other available dates</w:t>
            </w:r>
            <w:r>
              <w:rPr>
                <w:color w:val="060808" w:themeColor="text1"/>
                <w:sz w:val="24"/>
                <w:szCs w:val="24"/>
              </w:rPr>
              <w:t xml:space="preserve"> </w:t>
            </w:r>
            <w:r>
              <w:rPr>
                <w:rFonts w:eastAsia="Times New Roman"/>
                <w:sz w:val="24"/>
                <w:szCs w:val="24"/>
              </w:rPr>
              <w:t>(e.g., if applicable consider the disability effective date, Medicaid pend date etc. as per the existing change transaction sheet rules)</w:t>
            </w:r>
            <w:r w:rsidRPr="00EF467E">
              <w:rPr>
                <w:color w:val="060808" w:themeColor="text1"/>
                <w:sz w:val="24"/>
                <w:szCs w:val="24"/>
              </w:rPr>
              <w:t xml:space="preserve"> when the RFI is being manually verified during the program determination.</w:t>
            </w:r>
          </w:p>
          <w:p w14:paraId="1E3FD49F" w14:textId="77777777" w:rsidR="00D3728B" w:rsidRPr="00EF467E" w:rsidRDefault="00D3728B" w:rsidP="00D3728B">
            <w:pPr>
              <w:pStyle w:val="ListParagraph"/>
              <w:ind w:left="0"/>
              <w:rPr>
                <w:rFonts w:eastAsia="Times New Roman"/>
                <w:sz w:val="24"/>
                <w:szCs w:val="24"/>
              </w:rPr>
            </w:pPr>
          </w:p>
          <w:p w14:paraId="11CC9EF2" w14:textId="77777777" w:rsidR="00D3728B" w:rsidRPr="00EF467E" w:rsidRDefault="00D3728B" w:rsidP="00D3728B">
            <w:pPr>
              <w:pStyle w:val="ListParagraph"/>
              <w:ind w:left="0"/>
              <w:rPr>
                <w:rFonts w:eastAsia="Times New Roman"/>
                <w:sz w:val="24"/>
                <w:szCs w:val="24"/>
              </w:rPr>
            </w:pPr>
            <w:r w:rsidRPr="00EF467E">
              <w:rPr>
                <w:rFonts w:eastAsia="Times New Roman"/>
                <w:b/>
                <w:sz w:val="24"/>
                <w:szCs w:val="24"/>
              </w:rPr>
              <w:t xml:space="preserve">Member </w:t>
            </w:r>
            <w:bookmarkStart w:id="990" w:name="_Int_V5xgOlNq"/>
            <w:r w:rsidRPr="00EF467E">
              <w:rPr>
                <w:rFonts w:eastAsia="Times New Roman"/>
                <w:b/>
                <w:sz w:val="24"/>
                <w:szCs w:val="24"/>
              </w:rPr>
              <w:t>impacted</w:t>
            </w:r>
            <w:bookmarkEnd w:id="990"/>
            <w:r w:rsidRPr="00EF467E">
              <w:rPr>
                <w:rFonts w:eastAsia="Times New Roman"/>
                <w:b/>
                <w:sz w:val="24"/>
                <w:szCs w:val="24"/>
              </w:rPr>
              <w:t xml:space="preserve"> by RFI: </w:t>
            </w:r>
            <w:r w:rsidRPr="00EF467E">
              <w:rPr>
                <w:rFonts w:eastAsia="Times New Roman"/>
                <w:sz w:val="24"/>
                <w:szCs w:val="24"/>
              </w:rPr>
              <w:t xml:space="preserve"> A member is impacted by the RFI if s/he satisfies the below condition:</w:t>
            </w:r>
          </w:p>
          <w:p w14:paraId="71FA72D1" w14:textId="77777777" w:rsidR="00D3728B" w:rsidRPr="00EF467E" w:rsidRDefault="00D3728B" w:rsidP="00E74DAA">
            <w:pPr>
              <w:pStyle w:val="ListParagraph"/>
              <w:numPr>
                <w:ilvl w:val="0"/>
                <w:numId w:val="692"/>
              </w:numPr>
              <w:spacing w:line="259" w:lineRule="auto"/>
              <w:rPr>
                <w:rFonts w:eastAsia="Times New Roman"/>
                <w:sz w:val="24"/>
                <w:szCs w:val="24"/>
              </w:rPr>
            </w:pPr>
            <w:r w:rsidRPr="00EF467E">
              <w:rPr>
                <w:rFonts w:eastAsia="Times New Roman"/>
                <w:sz w:val="24"/>
                <w:szCs w:val="24"/>
              </w:rPr>
              <w:t>Whose income calculation uses the verified income of the member (for whom the Income RFI is verified) OR uses the same verified address (verified by residency RFI verification).</w:t>
            </w:r>
          </w:p>
          <w:p w14:paraId="3013B204" w14:textId="77777777" w:rsidR="00D3728B" w:rsidRPr="00EF467E" w:rsidRDefault="00D3728B" w:rsidP="00D3728B">
            <w:pPr>
              <w:ind w:left="1080"/>
              <w:rPr>
                <w:rFonts w:eastAsia="Times New Roman"/>
                <w:sz w:val="24"/>
                <w:szCs w:val="24"/>
              </w:rPr>
            </w:pPr>
          </w:p>
          <w:p w14:paraId="7EA1011E" w14:textId="77777777" w:rsidR="00D3728B" w:rsidRPr="00EF467E" w:rsidRDefault="00D3728B" w:rsidP="00D3728B">
            <w:pPr>
              <w:rPr>
                <w:rFonts w:eastAsia="Times New Roman"/>
                <w:sz w:val="24"/>
                <w:szCs w:val="24"/>
              </w:rPr>
            </w:pPr>
            <w:r w:rsidRPr="00EF467E">
              <w:rPr>
                <w:rFonts w:eastAsia="Times New Roman"/>
                <w:sz w:val="24"/>
                <w:szCs w:val="24"/>
              </w:rPr>
              <w:t xml:space="preserve">Example 1- </w:t>
            </w:r>
          </w:p>
          <w:p w14:paraId="01B4C88C" w14:textId="77777777" w:rsidR="00D3728B" w:rsidRDefault="00D3728B" w:rsidP="00E74DAA">
            <w:pPr>
              <w:pStyle w:val="ListParagraph"/>
              <w:numPr>
                <w:ilvl w:val="0"/>
                <w:numId w:val="693"/>
              </w:numPr>
              <w:rPr>
                <w:rFonts w:eastAsia="Times New Roman"/>
                <w:sz w:val="24"/>
                <w:szCs w:val="24"/>
              </w:rPr>
            </w:pPr>
            <w:r w:rsidRPr="00EF467E">
              <w:rPr>
                <w:rFonts w:eastAsia="Times New Roman"/>
                <w:sz w:val="24"/>
                <w:szCs w:val="24"/>
              </w:rPr>
              <w:t xml:space="preserve">On 3/1/2023, an application </w:t>
            </w:r>
            <w:r>
              <w:rPr>
                <w:rFonts w:eastAsia="Times New Roman"/>
                <w:sz w:val="24"/>
                <w:szCs w:val="24"/>
              </w:rPr>
              <w:t>is created</w:t>
            </w:r>
            <w:r w:rsidRPr="00EF467E">
              <w:rPr>
                <w:rFonts w:eastAsia="Times New Roman"/>
                <w:sz w:val="24"/>
                <w:szCs w:val="24"/>
              </w:rPr>
              <w:t xml:space="preserve"> with multiple members (John, Jane, Kim) where Income RFI is generated for John. </w:t>
            </w:r>
            <w:r>
              <w:rPr>
                <w:rFonts w:eastAsia="Times New Roman"/>
                <w:sz w:val="24"/>
                <w:szCs w:val="24"/>
              </w:rPr>
              <w:t>All members are determined as MH pend due to income RFI.</w:t>
            </w:r>
          </w:p>
          <w:p w14:paraId="0F7E6506" w14:textId="77777777" w:rsidR="00D3728B" w:rsidRPr="00EF467E" w:rsidRDefault="00D3728B" w:rsidP="00E74DAA">
            <w:pPr>
              <w:pStyle w:val="ListParagraph"/>
              <w:numPr>
                <w:ilvl w:val="0"/>
                <w:numId w:val="693"/>
              </w:numPr>
              <w:rPr>
                <w:rFonts w:eastAsia="Times New Roman"/>
                <w:sz w:val="24"/>
                <w:szCs w:val="24"/>
              </w:rPr>
            </w:pPr>
            <w:r>
              <w:rPr>
                <w:rFonts w:eastAsia="Times New Roman"/>
                <w:sz w:val="24"/>
                <w:szCs w:val="24"/>
              </w:rPr>
              <w:t>On 4/30/2023, John added Peter on application.</w:t>
            </w:r>
            <w:r w:rsidRPr="00EF467E">
              <w:rPr>
                <w:rFonts w:eastAsia="Times New Roman"/>
                <w:sz w:val="24"/>
                <w:szCs w:val="24"/>
              </w:rPr>
              <w:t xml:space="preserve"> </w:t>
            </w:r>
            <w:r>
              <w:rPr>
                <w:rFonts w:eastAsia="Times New Roman"/>
                <w:sz w:val="24"/>
                <w:szCs w:val="24"/>
              </w:rPr>
              <w:t>Peter is also determined to be MH pend due to John’s income RFI.</w:t>
            </w:r>
          </w:p>
          <w:p w14:paraId="7EF65991" w14:textId="77777777" w:rsidR="00D3728B" w:rsidRDefault="00D3728B" w:rsidP="00E74DAA">
            <w:pPr>
              <w:pStyle w:val="ListParagraph"/>
              <w:numPr>
                <w:ilvl w:val="0"/>
                <w:numId w:val="693"/>
              </w:numPr>
            </w:pPr>
            <w:r w:rsidRPr="009B7CDC">
              <w:rPr>
                <w:rFonts w:eastAsia="Times New Roman"/>
                <w:sz w:val="24"/>
                <w:szCs w:val="24"/>
              </w:rPr>
              <w:t xml:space="preserve">On 5/15/2023, the Agent Portal user verifies the Income RFI for John with the “Document Received Date” as 4/15/2023. </w:t>
            </w:r>
          </w:p>
          <w:p w14:paraId="4BD6FDF8" w14:textId="77777777" w:rsidR="00D3728B" w:rsidRPr="009B7CDC" w:rsidRDefault="00D3728B" w:rsidP="00E74DAA">
            <w:pPr>
              <w:pStyle w:val="ListParagraph"/>
              <w:numPr>
                <w:ilvl w:val="0"/>
                <w:numId w:val="693"/>
              </w:numPr>
              <w:rPr>
                <w:rFonts w:eastAsia="Times New Roman"/>
                <w:sz w:val="24"/>
                <w:szCs w:val="24"/>
              </w:rPr>
            </w:pPr>
            <w:r w:rsidRPr="009B7CDC">
              <w:rPr>
                <w:rFonts w:eastAsia="Times New Roman"/>
                <w:sz w:val="24"/>
                <w:szCs w:val="24"/>
              </w:rPr>
              <w:t>The system finds that both Jane and Kim are impacted by the Income RFI. (</w:t>
            </w:r>
            <w:r w:rsidRPr="00111323">
              <w:rPr>
                <w:rFonts w:eastAsia="Times New Roman"/>
                <w:sz w:val="24"/>
                <w:szCs w:val="24"/>
              </w:rPr>
              <w:t>Peter is impacted by income RFI but since he is not present in the application prior or on the document received date so this document received date will not be consider for Peter's MH start date calculation.</w:t>
            </w:r>
            <w:r w:rsidRPr="009B7CDC">
              <w:rPr>
                <w:rFonts w:eastAsia="Times New Roman"/>
                <w:sz w:val="24"/>
                <w:szCs w:val="24"/>
              </w:rPr>
              <w:t>)</w:t>
            </w:r>
            <w:r>
              <w:t xml:space="preserve"> </w:t>
            </w:r>
          </w:p>
          <w:p w14:paraId="11D9FB52" w14:textId="77777777" w:rsidR="00D3728B" w:rsidRPr="009B7CDC" w:rsidRDefault="00D3728B" w:rsidP="00E74DAA">
            <w:pPr>
              <w:pStyle w:val="ListParagraph"/>
              <w:numPr>
                <w:ilvl w:val="0"/>
                <w:numId w:val="693"/>
              </w:numPr>
              <w:rPr>
                <w:rFonts w:eastAsia="Times New Roman"/>
                <w:sz w:val="24"/>
                <w:szCs w:val="24"/>
              </w:rPr>
            </w:pPr>
            <w:r w:rsidRPr="00191536">
              <w:rPr>
                <w:rFonts w:eastAsia="Times New Roman"/>
                <w:sz w:val="24"/>
                <w:szCs w:val="24"/>
              </w:rPr>
              <w:t>The system will consider the “Document Received date” of John’s Income RFI to base the Medicaid eligibility start date for Jane and Kim as long as there are no outstanding RFIs that they are impacted by.</w:t>
            </w:r>
          </w:p>
          <w:p w14:paraId="4BFCF665" w14:textId="77777777" w:rsidR="00D3728B" w:rsidRPr="004342C6" w:rsidRDefault="00D3728B" w:rsidP="00D3728B">
            <w:pPr>
              <w:rPr>
                <w:rFonts w:cs="Arial"/>
              </w:rPr>
            </w:pPr>
          </w:p>
        </w:tc>
      </w:tr>
      <w:tr w:rsidR="00294567" w:rsidRPr="004342C6" w14:paraId="118F573A" w14:textId="77777777" w:rsidTr="00294567">
        <w:trPr>
          <w:trHeight w:val="314"/>
        </w:trPr>
        <w:tc>
          <w:tcPr>
            <w:tcW w:w="2631" w:type="dxa"/>
            <w:shd w:val="clear" w:color="000000" w:fill="FFFFFF"/>
            <w:vAlign w:val="center"/>
          </w:tcPr>
          <w:p w14:paraId="0CC0BB82" w14:textId="2B961666" w:rsidR="00294567" w:rsidRPr="00EF467E" w:rsidRDefault="00294567" w:rsidP="00294567">
            <w:pPr>
              <w:contextualSpacing w:val="0"/>
              <w:jc w:val="center"/>
              <w:rPr>
                <w:color w:val="000000"/>
                <w:sz w:val="24"/>
                <w:szCs w:val="24"/>
              </w:rPr>
            </w:pPr>
            <w:r w:rsidRPr="00EF467E">
              <w:rPr>
                <w:color w:val="060808" w:themeColor="text1"/>
                <w:sz w:val="24"/>
                <w:szCs w:val="24"/>
              </w:rPr>
              <w:lastRenderedPageBreak/>
              <w:t>DR</w:t>
            </w:r>
            <w:r>
              <w:rPr>
                <w:color w:val="060808" w:themeColor="text1"/>
                <w:sz w:val="24"/>
                <w:szCs w:val="24"/>
              </w:rPr>
              <w:t>D</w:t>
            </w:r>
            <w:r w:rsidRPr="00EF467E">
              <w:rPr>
                <w:color w:val="060808" w:themeColor="text1"/>
                <w:sz w:val="24"/>
                <w:szCs w:val="24"/>
              </w:rPr>
              <w:t>MHS.PCS.02.002</w:t>
            </w:r>
          </w:p>
        </w:tc>
        <w:tc>
          <w:tcPr>
            <w:tcW w:w="6644" w:type="dxa"/>
            <w:shd w:val="clear" w:color="000000" w:fill="FFFFFF"/>
          </w:tcPr>
          <w:p w14:paraId="37E61102" w14:textId="77777777" w:rsidR="00294567" w:rsidRPr="00EF467E" w:rsidRDefault="00294567" w:rsidP="00294567">
            <w:pPr>
              <w:rPr>
                <w:rFonts w:eastAsia="Times New Roman"/>
                <w:color w:val="000000"/>
                <w:sz w:val="24"/>
                <w:szCs w:val="24"/>
              </w:rPr>
            </w:pPr>
            <w:r w:rsidRPr="00EF467E">
              <w:rPr>
                <w:rFonts w:eastAsia="Times New Roman"/>
                <w:color w:val="060808" w:themeColor="text1"/>
                <w:sz w:val="24"/>
                <w:szCs w:val="24"/>
              </w:rPr>
              <w:t xml:space="preserve">The system shall </w:t>
            </w:r>
            <w:r>
              <w:rPr>
                <w:rFonts w:eastAsia="Times New Roman"/>
                <w:color w:val="060808" w:themeColor="text1"/>
                <w:sz w:val="24"/>
                <w:szCs w:val="24"/>
              </w:rPr>
              <w:t>consider</w:t>
            </w:r>
            <w:r w:rsidRPr="00EF467E">
              <w:rPr>
                <w:rFonts w:eastAsia="Times New Roman"/>
                <w:color w:val="060808" w:themeColor="text1"/>
                <w:sz w:val="24"/>
                <w:szCs w:val="24"/>
              </w:rPr>
              <w:t xml:space="preserve"> the latest “Document received date” to </w:t>
            </w:r>
            <w:bookmarkStart w:id="991" w:name="_Int_JFyDoG1g"/>
            <w:r w:rsidRPr="00EF467E">
              <w:rPr>
                <w:rFonts w:eastAsia="Times New Roman"/>
                <w:color w:val="060808" w:themeColor="text1"/>
                <w:sz w:val="24"/>
                <w:szCs w:val="24"/>
              </w:rPr>
              <w:t>determine</w:t>
            </w:r>
            <w:bookmarkEnd w:id="991"/>
            <w:r w:rsidRPr="00EF467E">
              <w:rPr>
                <w:rFonts w:eastAsia="Times New Roman"/>
                <w:color w:val="060808" w:themeColor="text1"/>
                <w:sz w:val="24"/>
                <w:szCs w:val="24"/>
              </w:rPr>
              <w:t xml:space="preserve"> Medicaid eligibility start dates for </w:t>
            </w:r>
            <w:r w:rsidRPr="00EF467E">
              <w:rPr>
                <w:rFonts w:eastAsia="Times New Roman"/>
                <w:sz w:val="24"/>
                <w:szCs w:val="24"/>
              </w:rPr>
              <w:t>all the members</w:t>
            </w:r>
            <w:r w:rsidRPr="00EF467E">
              <w:rPr>
                <w:color w:val="000000"/>
                <w:sz w:val="24"/>
                <w:szCs w:val="24"/>
              </w:rPr>
              <w:t xml:space="preserve"> </w:t>
            </w:r>
            <w:r w:rsidRPr="00EF467E">
              <w:rPr>
                <w:rFonts w:eastAsia="Times New Roman"/>
                <w:sz w:val="24"/>
                <w:szCs w:val="24"/>
              </w:rPr>
              <w:t xml:space="preserve">impacted </w:t>
            </w:r>
            <w:r>
              <w:rPr>
                <w:rFonts w:eastAsia="Times New Roman"/>
                <w:sz w:val="24"/>
                <w:szCs w:val="24"/>
              </w:rPr>
              <w:t xml:space="preserve"> by the RFI </w:t>
            </w:r>
            <w:r>
              <w:rPr>
                <w:color w:val="000000"/>
                <w:sz w:val="24"/>
                <w:szCs w:val="24"/>
              </w:rPr>
              <w:t xml:space="preserve">(as defined in </w:t>
            </w:r>
            <w:r w:rsidRPr="00EF467E">
              <w:rPr>
                <w:color w:val="000000"/>
                <w:sz w:val="24"/>
                <w:szCs w:val="24"/>
              </w:rPr>
              <w:t>DR</w:t>
            </w:r>
            <w:r>
              <w:rPr>
                <w:color w:val="000000"/>
                <w:sz w:val="24"/>
                <w:szCs w:val="24"/>
              </w:rPr>
              <w:t>D</w:t>
            </w:r>
            <w:r w:rsidRPr="00EF467E">
              <w:rPr>
                <w:color w:val="000000"/>
                <w:sz w:val="24"/>
                <w:szCs w:val="24"/>
              </w:rPr>
              <w:t>MHS.PCS.02.001</w:t>
            </w:r>
            <w:r>
              <w:rPr>
                <w:color w:val="000000"/>
                <w:sz w:val="24"/>
                <w:szCs w:val="24"/>
              </w:rPr>
              <w:t>)</w:t>
            </w:r>
            <w:r w:rsidRPr="00EF467E">
              <w:rPr>
                <w:rFonts w:eastAsia="Times New Roman"/>
                <w:sz w:val="24"/>
                <w:szCs w:val="24"/>
              </w:rPr>
              <w:t xml:space="preserve">, </w:t>
            </w:r>
            <w:r>
              <w:rPr>
                <w:rFonts w:eastAsia="Times New Roman"/>
                <w:color w:val="060808" w:themeColor="text1"/>
                <w:sz w:val="24"/>
                <w:szCs w:val="24"/>
              </w:rPr>
              <w:t xml:space="preserve">when </w:t>
            </w:r>
            <w:r w:rsidRPr="00EF467E">
              <w:rPr>
                <w:rFonts w:eastAsia="Times New Roman"/>
                <w:color w:val="060808" w:themeColor="text1"/>
                <w:sz w:val="24"/>
                <w:szCs w:val="24"/>
              </w:rPr>
              <w:t>the agent portal user provides different document received dates for the RFI(s) on the document verification page to verify multiple RFI documents and redetermine the eligibility.</w:t>
            </w:r>
          </w:p>
          <w:p w14:paraId="10275E49" w14:textId="77777777" w:rsidR="00294567" w:rsidRPr="00EF467E" w:rsidRDefault="00294567" w:rsidP="00294567">
            <w:pPr>
              <w:rPr>
                <w:rFonts w:eastAsia="Times New Roman"/>
                <w:sz w:val="24"/>
                <w:szCs w:val="24"/>
              </w:rPr>
            </w:pPr>
          </w:p>
          <w:p w14:paraId="5158C0DA" w14:textId="77777777" w:rsidR="00294567" w:rsidRPr="00EF467E" w:rsidRDefault="00294567" w:rsidP="00294567">
            <w:pPr>
              <w:rPr>
                <w:rFonts w:eastAsia="Times New Roman"/>
                <w:sz w:val="24"/>
                <w:szCs w:val="24"/>
              </w:rPr>
            </w:pPr>
            <w:r w:rsidRPr="00EF467E">
              <w:rPr>
                <w:rFonts w:eastAsia="Times New Roman"/>
                <w:sz w:val="24"/>
                <w:szCs w:val="24"/>
              </w:rPr>
              <w:t xml:space="preserve">Example 1- </w:t>
            </w:r>
          </w:p>
          <w:p w14:paraId="54EB5D16" w14:textId="77777777" w:rsidR="00294567" w:rsidRDefault="00294567" w:rsidP="00E74DAA">
            <w:pPr>
              <w:pStyle w:val="ListParagraph"/>
              <w:numPr>
                <w:ilvl w:val="0"/>
                <w:numId w:val="694"/>
              </w:numPr>
              <w:rPr>
                <w:rFonts w:eastAsia="Times New Roman"/>
                <w:sz w:val="24"/>
                <w:szCs w:val="24"/>
              </w:rPr>
            </w:pPr>
            <w:r w:rsidRPr="00EF467E">
              <w:rPr>
                <w:rFonts w:eastAsia="Times New Roman"/>
                <w:sz w:val="24"/>
                <w:szCs w:val="24"/>
              </w:rPr>
              <w:t xml:space="preserve">On 3/1/2023, an application exists with multiple members (John, Jane, Kim) where Income RFI. </w:t>
            </w:r>
          </w:p>
          <w:p w14:paraId="645EF26D" w14:textId="77777777" w:rsidR="00294567" w:rsidRPr="0034586F" w:rsidRDefault="00294567" w:rsidP="00E74DAA">
            <w:pPr>
              <w:pStyle w:val="ListParagraph"/>
              <w:numPr>
                <w:ilvl w:val="0"/>
                <w:numId w:val="694"/>
              </w:numPr>
              <w:rPr>
                <w:rFonts w:eastAsia="Times New Roman"/>
                <w:sz w:val="24"/>
                <w:szCs w:val="24"/>
              </w:rPr>
            </w:pPr>
            <w:r w:rsidRPr="00EF467E">
              <w:rPr>
                <w:rFonts w:eastAsia="Times New Roman"/>
                <w:sz w:val="24"/>
                <w:szCs w:val="24"/>
              </w:rPr>
              <w:t>On</w:t>
            </w:r>
            <w:r>
              <w:rPr>
                <w:rFonts w:eastAsia="Times New Roman"/>
                <w:sz w:val="24"/>
                <w:szCs w:val="24"/>
              </w:rPr>
              <w:t xml:space="preserve"> 5</w:t>
            </w:r>
            <w:r w:rsidRPr="00EF467E">
              <w:rPr>
                <w:rFonts w:eastAsia="Times New Roman"/>
                <w:sz w:val="24"/>
                <w:szCs w:val="24"/>
              </w:rPr>
              <w:t xml:space="preserve">/1/2023, Residency is generated for John. </w:t>
            </w:r>
          </w:p>
          <w:p w14:paraId="29872CD8" w14:textId="77777777" w:rsidR="00294567" w:rsidRPr="00EF467E" w:rsidRDefault="00294567" w:rsidP="00E74DAA">
            <w:pPr>
              <w:pStyle w:val="ListParagraph"/>
              <w:numPr>
                <w:ilvl w:val="0"/>
                <w:numId w:val="694"/>
              </w:numPr>
              <w:rPr>
                <w:rFonts w:eastAsia="Times New Roman"/>
                <w:sz w:val="24"/>
                <w:szCs w:val="24"/>
              </w:rPr>
            </w:pPr>
            <w:r>
              <w:rPr>
                <w:rFonts w:eastAsia="Times New Roman"/>
                <w:sz w:val="24"/>
                <w:szCs w:val="24"/>
              </w:rPr>
              <w:t>On 6/5/2023, Income RFI timeclock is expired.</w:t>
            </w:r>
          </w:p>
          <w:p w14:paraId="41D02DDD" w14:textId="77777777" w:rsidR="00294567" w:rsidRPr="00EF467E" w:rsidRDefault="00294567" w:rsidP="00E74DAA">
            <w:pPr>
              <w:pStyle w:val="ListParagraph"/>
              <w:numPr>
                <w:ilvl w:val="0"/>
                <w:numId w:val="694"/>
              </w:numPr>
              <w:rPr>
                <w:rFonts w:eastAsia="Times New Roman"/>
                <w:sz w:val="24"/>
                <w:szCs w:val="24"/>
              </w:rPr>
            </w:pPr>
            <w:r w:rsidRPr="00EF467E">
              <w:rPr>
                <w:rFonts w:eastAsia="Times New Roman"/>
                <w:sz w:val="24"/>
                <w:szCs w:val="24"/>
              </w:rPr>
              <w:t xml:space="preserve">On </w:t>
            </w:r>
            <w:r>
              <w:rPr>
                <w:rFonts w:eastAsia="Times New Roman"/>
                <w:sz w:val="24"/>
                <w:szCs w:val="24"/>
              </w:rPr>
              <w:t>7</w:t>
            </w:r>
            <w:r w:rsidRPr="00EF467E">
              <w:rPr>
                <w:rFonts w:eastAsia="Times New Roman"/>
                <w:sz w:val="24"/>
                <w:szCs w:val="24"/>
              </w:rPr>
              <w:t>/</w:t>
            </w:r>
            <w:r>
              <w:rPr>
                <w:rFonts w:eastAsia="Times New Roman"/>
                <w:sz w:val="24"/>
                <w:szCs w:val="24"/>
              </w:rPr>
              <w:t>20</w:t>
            </w:r>
            <w:r w:rsidRPr="00EF467E">
              <w:rPr>
                <w:rFonts w:eastAsia="Times New Roman"/>
                <w:sz w:val="24"/>
                <w:szCs w:val="24"/>
              </w:rPr>
              <w:t>/2023, the Agent Portal user verifies the RFI for John with below document received dates.</w:t>
            </w:r>
          </w:p>
          <w:p w14:paraId="6A7C577E" w14:textId="77777777" w:rsidR="00294567" w:rsidRPr="00EF467E" w:rsidRDefault="00294567" w:rsidP="00E74DAA">
            <w:pPr>
              <w:pStyle w:val="ListParagraph"/>
              <w:numPr>
                <w:ilvl w:val="1"/>
                <w:numId w:val="694"/>
              </w:numPr>
              <w:rPr>
                <w:rFonts w:eastAsia="Times New Roman"/>
                <w:sz w:val="24"/>
                <w:szCs w:val="24"/>
              </w:rPr>
            </w:pPr>
            <w:r w:rsidRPr="00EF467E">
              <w:rPr>
                <w:rFonts w:eastAsia="Times New Roman"/>
                <w:sz w:val="24"/>
                <w:szCs w:val="24"/>
              </w:rPr>
              <w:t xml:space="preserve">Income RFI - “Document Received Date” as </w:t>
            </w:r>
            <w:r>
              <w:rPr>
                <w:rFonts w:eastAsia="Times New Roman"/>
                <w:sz w:val="24"/>
                <w:szCs w:val="24"/>
              </w:rPr>
              <w:t>7</w:t>
            </w:r>
            <w:r w:rsidRPr="00EF467E">
              <w:rPr>
                <w:rFonts w:eastAsia="Times New Roman"/>
                <w:sz w:val="24"/>
                <w:szCs w:val="24"/>
              </w:rPr>
              <w:t xml:space="preserve">/15/2023. </w:t>
            </w:r>
          </w:p>
          <w:p w14:paraId="3F355F4E" w14:textId="77777777" w:rsidR="00294567" w:rsidRPr="00EF467E" w:rsidRDefault="00294567" w:rsidP="00E74DAA">
            <w:pPr>
              <w:pStyle w:val="ListParagraph"/>
              <w:numPr>
                <w:ilvl w:val="1"/>
                <w:numId w:val="694"/>
              </w:numPr>
              <w:rPr>
                <w:rFonts w:eastAsia="Times New Roman"/>
                <w:sz w:val="24"/>
                <w:szCs w:val="24"/>
              </w:rPr>
            </w:pPr>
            <w:r w:rsidRPr="00EF467E">
              <w:rPr>
                <w:rFonts w:eastAsia="Times New Roman"/>
                <w:sz w:val="24"/>
                <w:szCs w:val="24"/>
              </w:rPr>
              <w:t xml:space="preserve">Residency RFI- “Document Received date” as </w:t>
            </w:r>
            <w:r>
              <w:rPr>
                <w:rFonts w:eastAsia="Times New Roman"/>
                <w:sz w:val="24"/>
                <w:szCs w:val="24"/>
              </w:rPr>
              <w:t>7</w:t>
            </w:r>
            <w:r w:rsidRPr="00EF467E">
              <w:rPr>
                <w:rFonts w:eastAsia="Times New Roman"/>
                <w:sz w:val="24"/>
                <w:szCs w:val="24"/>
              </w:rPr>
              <w:t>/</w:t>
            </w:r>
            <w:r>
              <w:rPr>
                <w:rFonts w:eastAsia="Times New Roman"/>
                <w:sz w:val="24"/>
                <w:szCs w:val="24"/>
              </w:rPr>
              <w:t>20</w:t>
            </w:r>
            <w:r w:rsidRPr="00EF467E">
              <w:rPr>
                <w:rFonts w:eastAsia="Times New Roman"/>
                <w:sz w:val="24"/>
                <w:szCs w:val="24"/>
              </w:rPr>
              <w:t xml:space="preserve">/2023. </w:t>
            </w:r>
          </w:p>
          <w:p w14:paraId="7D9607B4" w14:textId="77777777" w:rsidR="00294567" w:rsidRPr="00EF467E" w:rsidRDefault="00294567" w:rsidP="00E74DAA">
            <w:pPr>
              <w:pStyle w:val="ListParagraph"/>
              <w:numPr>
                <w:ilvl w:val="0"/>
                <w:numId w:val="694"/>
              </w:numPr>
              <w:rPr>
                <w:rFonts w:eastAsia="Times New Roman"/>
                <w:sz w:val="24"/>
                <w:szCs w:val="24"/>
              </w:rPr>
            </w:pPr>
            <w:r w:rsidRPr="00EF467E">
              <w:rPr>
                <w:rFonts w:eastAsia="Times New Roman"/>
                <w:sz w:val="24"/>
                <w:szCs w:val="24"/>
              </w:rPr>
              <w:t>The system finds that both Jane and Kim are impacted by the Income RFI.</w:t>
            </w:r>
          </w:p>
          <w:p w14:paraId="7FB27275" w14:textId="77777777" w:rsidR="00294567" w:rsidRPr="00EF467E" w:rsidRDefault="00294567" w:rsidP="00E74DAA">
            <w:pPr>
              <w:pStyle w:val="ListParagraph"/>
              <w:numPr>
                <w:ilvl w:val="1"/>
                <w:numId w:val="694"/>
              </w:numPr>
              <w:rPr>
                <w:rFonts w:eastAsia="Times New Roman"/>
                <w:sz w:val="24"/>
                <w:szCs w:val="24"/>
              </w:rPr>
            </w:pPr>
            <w:r w:rsidRPr="00EF467E">
              <w:rPr>
                <w:rFonts w:eastAsia="Times New Roman"/>
                <w:sz w:val="24"/>
                <w:szCs w:val="24"/>
              </w:rPr>
              <w:t xml:space="preserve">The system will consider the “Document Received date” of John’s Residency RFI to </w:t>
            </w:r>
            <w:r>
              <w:rPr>
                <w:rFonts w:eastAsia="Times New Roman"/>
                <w:sz w:val="24"/>
                <w:szCs w:val="24"/>
              </w:rPr>
              <w:t>determine</w:t>
            </w:r>
            <w:r w:rsidRPr="00EF467E">
              <w:rPr>
                <w:rFonts w:eastAsia="Times New Roman"/>
                <w:sz w:val="24"/>
                <w:szCs w:val="24"/>
              </w:rPr>
              <w:t xml:space="preserve"> the Medicaid eligibility start date for Jane and Kim</w:t>
            </w:r>
            <w:r>
              <w:rPr>
                <w:rFonts w:eastAsia="Times New Roman"/>
                <w:sz w:val="24"/>
                <w:szCs w:val="24"/>
              </w:rPr>
              <w:t xml:space="preserve"> </w:t>
            </w:r>
            <w:r w:rsidRPr="00555D3F">
              <w:rPr>
                <w:rFonts w:eastAsia="Times New Roman"/>
                <w:sz w:val="24"/>
                <w:szCs w:val="24"/>
              </w:rPr>
              <w:t>as long as there are no outstanding RFIs that they are impacted by</w:t>
            </w:r>
            <w:r w:rsidRPr="00EF467E">
              <w:rPr>
                <w:rFonts w:eastAsia="Times New Roman"/>
                <w:sz w:val="24"/>
                <w:szCs w:val="24"/>
              </w:rPr>
              <w:t>.</w:t>
            </w:r>
          </w:p>
          <w:p w14:paraId="58E62E69" w14:textId="77777777" w:rsidR="00294567" w:rsidRPr="00EF467E" w:rsidRDefault="00294567" w:rsidP="00294567">
            <w:pPr>
              <w:spacing w:line="259" w:lineRule="auto"/>
              <w:rPr>
                <w:color w:val="060808" w:themeColor="text1"/>
                <w:sz w:val="24"/>
                <w:szCs w:val="24"/>
              </w:rPr>
            </w:pPr>
          </w:p>
        </w:tc>
      </w:tr>
      <w:tr w:rsidR="00404EB5" w:rsidRPr="004342C6" w14:paraId="0BDA0E8E" w14:textId="77777777" w:rsidTr="00294567">
        <w:trPr>
          <w:trHeight w:val="314"/>
        </w:trPr>
        <w:tc>
          <w:tcPr>
            <w:tcW w:w="2631" w:type="dxa"/>
            <w:shd w:val="clear" w:color="000000" w:fill="FFFFFF"/>
            <w:vAlign w:val="center"/>
          </w:tcPr>
          <w:p w14:paraId="4B4513F2" w14:textId="693D8C61" w:rsidR="00404EB5" w:rsidRPr="00EF467E" w:rsidRDefault="00404EB5" w:rsidP="00404EB5">
            <w:pPr>
              <w:contextualSpacing w:val="0"/>
              <w:jc w:val="center"/>
              <w:rPr>
                <w:color w:val="060808" w:themeColor="text1"/>
                <w:sz w:val="24"/>
                <w:szCs w:val="24"/>
              </w:rPr>
            </w:pPr>
            <w:r w:rsidRPr="00EF467E">
              <w:rPr>
                <w:color w:val="060808" w:themeColor="text1"/>
                <w:sz w:val="24"/>
                <w:szCs w:val="24"/>
              </w:rPr>
              <w:t>DR</w:t>
            </w:r>
            <w:r>
              <w:rPr>
                <w:color w:val="060808" w:themeColor="text1"/>
                <w:sz w:val="24"/>
                <w:szCs w:val="24"/>
              </w:rPr>
              <w:t>D</w:t>
            </w:r>
            <w:r w:rsidRPr="00EF467E">
              <w:rPr>
                <w:color w:val="060808" w:themeColor="text1"/>
                <w:sz w:val="24"/>
                <w:szCs w:val="24"/>
              </w:rPr>
              <w:t>MHS.PCS.02.003</w:t>
            </w:r>
          </w:p>
        </w:tc>
        <w:tc>
          <w:tcPr>
            <w:tcW w:w="6644" w:type="dxa"/>
            <w:shd w:val="clear" w:color="000000" w:fill="FFFFFF"/>
          </w:tcPr>
          <w:p w14:paraId="793F4F09" w14:textId="77777777" w:rsidR="00404EB5" w:rsidRPr="00EF467E" w:rsidRDefault="00404EB5" w:rsidP="00404EB5">
            <w:pPr>
              <w:rPr>
                <w:rFonts w:cs="Arial"/>
                <w:color w:val="060808" w:themeColor="text1"/>
                <w:sz w:val="24"/>
                <w:szCs w:val="24"/>
              </w:rPr>
            </w:pPr>
            <w:r w:rsidRPr="00EF467E">
              <w:rPr>
                <w:rFonts w:eastAsia="Calibri"/>
                <w:color w:val="060808" w:themeColor="text1"/>
                <w:sz w:val="24"/>
                <w:szCs w:val="24"/>
              </w:rPr>
              <w:t xml:space="preserve">The system shall consider the latest “Document Received Date” to </w:t>
            </w:r>
            <w:bookmarkStart w:id="992" w:name="_Int_XJ8hAaAp"/>
            <w:r w:rsidRPr="00EF467E">
              <w:rPr>
                <w:rFonts w:eastAsia="Calibri"/>
                <w:color w:val="060808" w:themeColor="text1"/>
                <w:sz w:val="24"/>
                <w:szCs w:val="24"/>
              </w:rPr>
              <w:t>determine</w:t>
            </w:r>
            <w:bookmarkEnd w:id="992"/>
            <w:r w:rsidRPr="00EF467E">
              <w:rPr>
                <w:rFonts w:eastAsia="Calibri"/>
                <w:color w:val="060808" w:themeColor="text1"/>
                <w:sz w:val="24"/>
                <w:szCs w:val="24"/>
              </w:rPr>
              <w:t xml:space="preserve"> the Medicaid eligibility start date when there is more than one outstanding RFI impacting the Individual</w:t>
            </w:r>
            <w:r w:rsidRPr="00EF467E">
              <w:rPr>
                <w:rFonts w:cs="Arial"/>
                <w:color w:val="060808" w:themeColor="text1"/>
                <w:sz w:val="24"/>
                <w:szCs w:val="24"/>
              </w:rPr>
              <w:t>.</w:t>
            </w:r>
          </w:p>
          <w:p w14:paraId="0CC7F865" w14:textId="77777777" w:rsidR="00404EB5" w:rsidRPr="00EF467E" w:rsidRDefault="00404EB5" w:rsidP="00404EB5">
            <w:pPr>
              <w:rPr>
                <w:rFonts w:eastAsia="Times New Roman"/>
                <w:color w:val="060808" w:themeColor="text1"/>
                <w:sz w:val="24"/>
                <w:szCs w:val="24"/>
              </w:rPr>
            </w:pPr>
          </w:p>
          <w:p w14:paraId="6E90F25C" w14:textId="77777777" w:rsidR="00404EB5" w:rsidRPr="00EF467E" w:rsidRDefault="00404EB5" w:rsidP="00404EB5">
            <w:pPr>
              <w:rPr>
                <w:rFonts w:eastAsia="Times New Roman"/>
                <w:sz w:val="24"/>
                <w:szCs w:val="24"/>
              </w:rPr>
            </w:pPr>
            <w:r w:rsidRPr="00EF467E">
              <w:rPr>
                <w:rFonts w:eastAsia="Times New Roman"/>
                <w:sz w:val="24"/>
                <w:szCs w:val="24"/>
              </w:rPr>
              <w:t xml:space="preserve">Example 1- </w:t>
            </w:r>
          </w:p>
          <w:p w14:paraId="49AEB20D" w14:textId="77777777" w:rsidR="00404EB5" w:rsidRPr="00EF467E" w:rsidRDefault="00404EB5" w:rsidP="00E74DAA">
            <w:pPr>
              <w:pStyle w:val="ListParagraph"/>
              <w:numPr>
                <w:ilvl w:val="0"/>
                <w:numId w:val="695"/>
              </w:numPr>
              <w:rPr>
                <w:rFonts w:eastAsia="Times New Roman"/>
                <w:sz w:val="24"/>
                <w:szCs w:val="24"/>
              </w:rPr>
            </w:pPr>
            <w:r w:rsidRPr="00EF467E">
              <w:rPr>
                <w:rFonts w:eastAsia="Times New Roman"/>
                <w:sz w:val="24"/>
                <w:szCs w:val="24"/>
              </w:rPr>
              <w:t>On 3/1/2023, an application exists with multiple members (John, Jane, Kim) where Income RFI is generated for John and Immigration RFI for Kim</w:t>
            </w:r>
          </w:p>
          <w:p w14:paraId="4DF175A9" w14:textId="77777777" w:rsidR="00404EB5" w:rsidRPr="00EF467E" w:rsidRDefault="00404EB5" w:rsidP="00E74DAA">
            <w:pPr>
              <w:pStyle w:val="ListParagraph"/>
              <w:numPr>
                <w:ilvl w:val="0"/>
                <w:numId w:val="695"/>
              </w:numPr>
              <w:rPr>
                <w:rFonts w:eastAsia="Times New Roman"/>
                <w:sz w:val="24"/>
                <w:szCs w:val="24"/>
              </w:rPr>
            </w:pPr>
            <w:r w:rsidRPr="00EF467E">
              <w:rPr>
                <w:rFonts w:eastAsia="Times New Roman"/>
                <w:sz w:val="24"/>
                <w:szCs w:val="24"/>
              </w:rPr>
              <w:t xml:space="preserve">On 5/15/2023, the Agent Portal user verifies the Income RFI for John with the “Document Received Date” as 4/15/2023 and Immigration RFI for Kim with Document Received date as 4/25/2023. </w:t>
            </w:r>
          </w:p>
          <w:p w14:paraId="433BC589" w14:textId="77777777" w:rsidR="00404EB5" w:rsidRPr="00EF467E" w:rsidRDefault="00404EB5" w:rsidP="00E74DAA">
            <w:pPr>
              <w:pStyle w:val="ListParagraph"/>
              <w:numPr>
                <w:ilvl w:val="0"/>
                <w:numId w:val="695"/>
              </w:numPr>
              <w:rPr>
                <w:rFonts w:eastAsia="Times New Roman"/>
                <w:sz w:val="24"/>
                <w:szCs w:val="24"/>
              </w:rPr>
            </w:pPr>
            <w:r w:rsidRPr="00EF467E">
              <w:rPr>
                <w:rFonts w:eastAsia="Times New Roman"/>
                <w:sz w:val="24"/>
                <w:szCs w:val="24"/>
              </w:rPr>
              <w:t xml:space="preserve">The system finds that both Jane and Kim are </w:t>
            </w:r>
            <w:bookmarkStart w:id="993" w:name="_Int_Ysu7hiWT"/>
            <w:r w:rsidRPr="00EF467E">
              <w:rPr>
                <w:rFonts w:eastAsia="Times New Roman"/>
                <w:sz w:val="24"/>
                <w:szCs w:val="24"/>
              </w:rPr>
              <w:t>impacted</w:t>
            </w:r>
            <w:bookmarkEnd w:id="993"/>
            <w:r w:rsidRPr="00EF467E">
              <w:rPr>
                <w:rFonts w:eastAsia="Times New Roman"/>
                <w:sz w:val="24"/>
                <w:szCs w:val="24"/>
              </w:rPr>
              <w:t xml:space="preserve"> by the Income RFI.</w:t>
            </w:r>
          </w:p>
          <w:p w14:paraId="6715FD3F" w14:textId="77777777" w:rsidR="00404EB5" w:rsidRPr="00EF467E" w:rsidRDefault="00404EB5" w:rsidP="00E74DAA">
            <w:pPr>
              <w:pStyle w:val="ListParagraph"/>
              <w:numPr>
                <w:ilvl w:val="1"/>
                <w:numId w:val="695"/>
              </w:numPr>
              <w:rPr>
                <w:rFonts w:eastAsia="Times New Roman"/>
                <w:sz w:val="24"/>
                <w:szCs w:val="24"/>
              </w:rPr>
            </w:pPr>
            <w:r w:rsidRPr="00EF467E">
              <w:rPr>
                <w:rFonts w:eastAsia="Times New Roman"/>
                <w:sz w:val="24"/>
                <w:szCs w:val="24"/>
              </w:rPr>
              <w:t xml:space="preserve">The system will consider the “Document Received date” of John’s Income RFI to </w:t>
            </w:r>
            <w:r>
              <w:rPr>
                <w:rFonts w:eastAsia="Times New Roman"/>
                <w:sz w:val="24"/>
                <w:szCs w:val="24"/>
              </w:rPr>
              <w:lastRenderedPageBreak/>
              <w:t>determine</w:t>
            </w:r>
            <w:r w:rsidRPr="00EF467E">
              <w:rPr>
                <w:rFonts w:eastAsia="Times New Roman"/>
                <w:sz w:val="24"/>
                <w:szCs w:val="24"/>
              </w:rPr>
              <w:t xml:space="preserve"> the Medicaid eligibility start date for Jane</w:t>
            </w:r>
            <w:r>
              <w:rPr>
                <w:rFonts w:eastAsia="Times New Roman"/>
                <w:sz w:val="24"/>
                <w:szCs w:val="24"/>
              </w:rPr>
              <w:t xml:space="preserve"> </w:t>
            </w:r>
            <w:r w:rsidRPr="00785704">
              <w:rPr>
                <w:rFonts w:eastAsia="Times New Roman"/>
                <w:sz w:val="24"/>
                <w:szCs w:val="24"/>
              </w:rPr>
              <w:t xml:space="preserve">as long as there are no outstanding RFIs that </w:t>
            </w:r>
            <w:r>
              <w:rPr>
                <w:rFonts w:eastAsia="Times New Roman"/>
                <w:sz w:val="24"/>
                <w:szCs w:val="24"/>
              </w:rPr>
              <w:t>she</w:t>
            </w:r>
            <w:r w:rsidRPr="00785704">
              <w:rPr>
                <w:rFonts w:eastAsia="Times New Roman"/>
                <w:sz w:val="24"/>
                <w:szCs w:val="24"/>
              </w:rPr>
              <w:t xml:space="preserve"> </w:t>
            </w:r>
            <w:r>
              <w:rPr>
                <w:rFonts w:eastAsia="Times New Roman"/>
                <w:sz w:val="24"/>
                <w:szCs w:val="24"/>
              </w:rPr>
              <w:t>is</w:t>
            </w:r>
            <w:r w:rsidRPr="00785704">
              <w:rPr>
                <w:rFonts w:eastAsia="Times New Roman"/>
                <w:sz w:val="24"/>
                <w:szCs w:val="24"/>
              </w:rPr>
              <w:t xml:space="preserve"> impacted by</w:t>
            </w:r>
            <w:r w:rsidRPr="00EF467E">
              <w:rPr>
                <w:rFonts w:eastAsia="Times New Roman"/>
                <w:sz w:val="24"/>
                <w:szCs w:val="24"/>
              </w:rPr>
              <w:t>.</w:t>
            </w:r>
          </w:p>
          <w:p w14:paraId="51A149FB" w14:textId="77777777" w:rsidR="00404EB5" w:rsidRPr="00EF467E" w:rsidRDefault="00404EB5" w:rsidP="00E74DAA">
            <w:pPr>
              <w:pStyle w:val="ListParagraph"/>
              <w:numPr>
                <w:ilvl w:val="1"/>
                <w:numId w:val="695"/>
              </w:numPr>
              <w:spacing w:line="259" w:lineRule="auto"/>
              <w:rPr>
                <w:rFonts w:eastAsia="Times New Roman"/>
                <w:sz w:val="24"/>
                <w:szCs w:val="24"/>
              </w:rPr>
            </w:pPr>
            <w:r w:rsidRPr="00EF467E">
              <w:rPr>
                <w:rFonts w:eastAsia="Times New Roman"/>
                <w:sz w:val="24"/>
                <w:szCs w:val="24"/>
              </w:rPr>
              <w:t>The system will consider the “Document Received date” of Kim’s Immigration RFI (which has a later document received date) to base the Medicaid eligibility start date for Kim.</w:t>
            </w:r>
          </w:p>
          <w:p w14:paraId="341B06A1" w14:textId="77777777" w:rsidR="00404EB5" w:rsidRPr="00EF467E" w:rsidRDefault="00404EB5" w:rsidP="00404EB5">
            <w:pPr>
              <w:rPr>
                <w:rFonts w:eastAsia="Times New Roman"/>
                <w:color w:val="060808" w:themeColor="text1"/>
                <w:sz w:val="24"/>
                <w:szCs w:val="24"/>
              </w:rPr>
            </w:pPr>
          </w:p>
        </w:tc>
      </w:tr>
    </w:tbl>
    <w:p w14:paraId="7BC272B0" w14:textId="77777777" w:rsidR="001D75B7" w:rsidRPr="004342C6" w:rsidRDefault="001D75B7" w:rsidP="001D75B7">
      <w:pPr>
        <w:pStyle w:val="Table"/>
        <w:rPr>
          <w:rFonts w:ascii="Arial" w:hAnsi="Arial" w:cs="Arial"/>
        </w:rPr>
      </w:pPr>
    </w:p>
    <w:p w14:paraId="6DB6B2C2" w14:textId="77777777" w:rsidR="001D75B7" w:rsidRPr="004342C6" w:rsidRDefault="001D75B7" w:rsidP="001D75B7">
      <w:pPr>
        <w:pStyle w:val="Heading3"/>
        <w:numPr>
          <w:ilvl w:val="2"/>
          <w:numId w:val="13"/>
        </w:numPr>
        <w:rPr>
          <w:rFonts w:ascii="Arial" w:hAnsi="Arial" w:cs="Arial"/>
        </w:rPr>
      </w:pPr>
      <w:bookmarkStart w:id="994" w:name="_Toc94634960"/>
      <w:r w:rsidRPr="004342C6">
        <w:rPr>
          <w:rFonts w:ascii="Arial" w:hAnsi="Arial" w:cs="Arial"/>
        </w:rPr>
        <w:t>Transaction /SSO Information</w:t>
      </w:r>
      <w:bookmarkEnd w:id="994"/>
    </w:p>
    <w:p w14:paraId="14F4C12D" w14:textId="77777777" w:rsidR="001D75B7" w:rsidRPr="004342C6" w:rsidRDefault="001D75B7" w:rsidP="001D75B7">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0CA3A934" w14:textId="77777777" w:rsidR="001D75B7" w:rsidRPr="004342C6" w:rsidRDefault="001D75B7" w:rsidP="001D75B7">
      <w:pPr>
        <w:pStyle w:val="Heading3"/>
        <w:numPr>
          <w:ilvl w:val="2"/>
          <w:numId w:val="13"/>
        </w:numPr>
        <w:rPr>
          <w:rFonts w:ascii="Arial" w:hAnsi="Arial" w:cs="Arial"/>
        </w:rPr>
      </w:pPr>
      <w:bookmarkStart w:id="995" w:name="_Toc94634961"/>
      <w:r w:rsidRPr="004342C6">
        <w:rPr>
          <w:rFonts w:ascii="Arial" w:hAnsi="Arial" w:cs="Arial"/>
        </w:rPr>
        <w:t>Special Design Consideration</w:t>
      </w:r>
      <w:bookmarkEnd w:id="995"/>
    </w:p>
    <w:p w14:paraId="7D9ED8CC" w14:textId="2CB365AF" w:rsidR="001D75B7" w:rsidRDefault="001C691E" w:rsidP="001C691E">
      <w:pPr>
        <w:pStyle w:val="Caption"/>
        <w:keepNext/>
        <w:ind w:left="450"/>
        <w:rPr>
          <w:rFonts w:cs="Arial"/>
          <w:b w:val="0"/>
          <w:bCs w:val="0"/>
          <w:color w:val="auto"/>
          <w:sz w:val="22"/>
          <w:szCs w:val="22"/>
        </w:rPr>
      </w:pPr>
      <w:r w:rsidRPr="001C691E">
        <w:rPr>
          <w:rFonts w:cs="Arial"/>
          <w:b w:val="0"/>
          <w:bCs w:val="0"/>
          <w:color w:val="auto"/>
          <w:sz w:val="22"/>
          <w:szCs w:val="22"/>
        </w:rPr>
        <w:t>Not Applicable</w:t>
      </w:r>
    </w:p>
    <w:tbl>
      <w:tblPr>
        <w:tblW w:w="9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4775"/>
        <w:gridCol w:w="1980"/>
        <w:gridCol w:w="1924"/>
      </w:tblGrid>
      <w:tr w:rsidR="00EC4F16" w:rsidRPr="007035A4" w14:paraId="64631B95" w14:textId="77777777" w:rsidTr="00EC4F16">
        <w:trPr>
          <w:trHeight w:val="602"/>
          <w:tblHeader/>
        </w:trPr>
        <w:tc>
          <w:tcPr>
            <w:tcW w:w="715" w:type="dxa"/>
            <w:shd w:val="clear" w:color="auto" w:fill="4C8B3F" w:themeFill="background2"/>
            <w:noWrap/>
            <w:hideMark/>
          </w:tcPr>
          <w:p w14:paraId="05AEF464" w14:textId="77777777" w:rsidR="00EC4F16" w:rsidRPr="007035A4" w:rsidRDefault="00EC4F16" w:rsidP="000C1449">
            <w:pPr>
              <w:jc w:val="center"/>
              <w:rPr>
                <w:b/>
                <w:bCs/>
                <w:color w:val="FFFFFF" w:themeColor="background1"/>
              </w:rPr>
            </w:pPr>
            <w:r w:rsidRPr="007035A4">
              <w:rPr>
                <w:b/>
                <w:bCs/>
                <w:color w:val="FFFFFF" w:themeColor="background1"/>
              </w:rPr>
              <w:t>S.N.</w:t>
            </w:r>
          </w:p>
        </w:tc>
        <w:tc>
          <w:tcPr>
            <w:tcW w:w="4775" w:type="dxa"/>
            <w:shd w:val="clear" w:color="auto" w:fill="4C8B3F" w:themeFill="background2"/>
            <w:noWrap/>
            <w:hideMark/>
          </w:tcPr>
          <w:p w14:paraId="23E252AF" w14:textId="77777777" w:rsidR="00EC4F16" w:rsidRPr="007035A4" w:rsidRDefault="00EC4F16" w:rsidP="000C1449">
            <w:pPr>
              <w:jc w:val="center"/>
              <w:rPr>
                <w:b/>
                <w:bCs/>
                <w:color w:val="FFFFFF" w:themeColor="background1"/>
              </w:rPr>
            </w:pPr>
            <w:r w:rsidRPr="007035A4">
              <w:rPr>
                <w:b/>
                <w:bCs/>
                <w:color w:val="FFFFFF" w:themeColor="background1"/>
              </w:rPr>
              <w:t>Description</w:t>
            </w:r>
          </w:p>
        </w:tc>
        <w:tc>
          <w:tcPr>
            <w:tcW w:w="1980" w:type="dxa"/>
            <w:shd w:val="clear" w:color="auto" w:fill="4C8B3F" w:themeFill="background2"/>
            <w:noWrap/>
            <w:hideMark/>
          </w:tcPr>
          <w:p w14:paraId="3C8AB973" w14:textId="77777777" w:rsidR="00EC4F16" w:rsidRPr="007035A4" w:rsidRDefault="00EC4F16" w:rsidP="000C1449">
            <w:pPr>
              <w:jc w:val="center"/>
              <w:rPr>
                <w:b/>
                <w:bCs/>
                <w:color w:val="FFFFFF" w:themeColor="background1"/>
              </w:rPr>
            </w:pPr>
            <w:r w:rsidRPr="007035A4">
              <w:rPr>
                <w:b/>
                <w:bCs/>
                <w:color w:val="FFFFFF" w:themeColor="background1"/>
              </w:rPr>
              <w:t>Configuration Required</w:t>
            </w:r>
          </w:p>
        </w:tc>
        <w:tc>
          <w:tcPr>
            <w:tcW w:w="1924" w:type="dxa"/>
            <w:shd w:val="clear" w:color="auto" w:fill="4C8B3F" w:themeFill="background2"/>
            <w:noWrap/>
            <w:hideMark/>
          </w:tcPr>
          <w:p w14:paraId="30F93B42" w14:textId="77777777" w:rsidR="00EC4F16" w:rsidRPr="007035A4" w:rsidRDefault="00EC4F16" w:rsidP="000C1449">
            <w:pPr>
              <w:jc w:val="center"/>
              <w:rPr>
                <w:b/>
                <w:bCs/>
                <w:color w:val="FFFFFF" w:themeColor="background1"/>
              </w:rPr>
            </w:pPr>
            <w:r w:rsidRPr="007035A4">
              <w:rPr>
                <w:b/>
                <w:bCs/>
                <w:color w:val="FFFFFF" w:themeColor="background1"/>
              </w:rPr>
              <w:t>Default</w:t>
            </w:r>
          </w:p>
        </w:tc>
      </w:tr>
      <w:tr w:rsidR="00EC4F16" w:rsidRPr="0000780D" w14:paraId="2251FD3D" w14:textId="77777777" w:rsidTr="00EC4F16">
        <w:trPr>
          <w:trHeight w:val="1718"/>
        </w:trPr>
        <w:tc>
          <w:tcPr>
            <w:tcW w:w="715" w:type="dxa"/>
          </w:tcPr>
          <w:p w14:paraId="4925FD58" w14:textId="77777777" w:rsidR="00EC4F16" w:rsidRPr="00651128" w:rsidRDefault="00EC4F16" w:rsidP="000C1449">
            <w:pPr>
              <w:rPr>
                <w:color w:val="000000"/>
              </w:rPr>
            </w:pPr>
            <w:r>
              <w:rPr>
                <w:color w:val="000000"/>
              </w:rPr>
              <w:t>1</w:t>
            </w:r>
          </w:p>
        </w:tc>
        <w:tc>
          <w:tcPr>
            <w:tcW w:w="4775" w:type="dxa"/>
          </w:tcPr>
          <w:p w14:paraId="5174E71E" w14:textId="77777777" w:rsidR="00EC4F16" w:rsidRPr="0000780D" w:rsidRDefault="00EC4F16" w:rsidP="000C1449">
            <w:pPr>
              <w:pStyle w:val="Hints"/>
              <w:spacing w:after="200"/>
              <w:rPr>
                <w:rFonts w:eastAsia="Calibri" w:cs="Calibri"/>
                <w:color w:val="auto"/>
                <w:sz w:val="22"/>
                <w:szCs w:val="22"/>
              </w:rPr>
            </w:pPr>
            <w:r>
              <w:rPr>
                <w:rFonts w:eastAsia="Calibri" w:cs="Calibri"/>
                <w:color w:val="auto"/>
                <w:sz w:val="22"/>
                <w:szCs w:val="22"/>
              </w:rPr>
              <w:t>Configurable list of Closure Reasons</w:t>
            </w:r>
          </w:p>
        </w:tc>
        <w:tc>
          <w:tcPr>
            <w:tcW w:w="1980" w:type="dxa"/>
            <w:noWrap/>
          </w:tcPr>
          <w:p w14:paraId="0CD3550D" w14:textId="77777777" w:rsidR="00EC4F16" w:rsidRDefault="00EC4F16" w:rsidP="000C1449">
            <w:pPr>
              <w:pStyle w:val="Hints"/>
              <w:spacing w:after="200"/>
              <w:rPr>
                <w:rFonts w:eastAsia="Calibri" w:cs="Calibri"/>
                <w:color w:val="auto"/>
                <w:sz w:val="22"/>
                <w:szCs w:val="22"/>
              </w:rPr>
            </w:pPr>
            <w:r>
              <w:rPr>
                <w:rFonts w:eastAsia="Calibri" w:cs="Calibri"/>
                <w:color w:val="auto"/>
                <w:sz w:val="22"/>
                <w:szCs w:val="22"/>
              </w:rPr>
              <w:t>Yes/No</w:t>
            </w:r>
          </w:p>
          <w:p w14:paraId="22727D76" w14:textId="77777777" w:rsidR="00EC4F16" w:rsidRPr="0000780D" w:rsidRDefault="00EC4F16" w:rsidP="000C1449">
            <w:pPr>
              <w:pStyle w:val="Hints"/>
              <w:spacing w:after="200"/>
              <w:rPr>
                <w:rFonts w:eastAsia="Calibri" w:cs="Calibri"/>
                <w:color w:val="auto"/>
                <w:sz w:val="22"/>
                <w:szCs w:val="22"/>
              </w:rPr>
            </w:pPr>
            <w:r>
              <w:rPr>
                <w:rFonts w:eastAsia="Calibri" w:cs="Calibri"/>
                <w:color w:val="auto"/>
                <w:sz w:val="22"/>
                <w:szCs w:val="22"/>
              </w:rPr>
              <w:t>Disability Rules are applicable to only those Closure reasons which are marked as ‘Yes’ in the column “</w:t>
            </w:r>
            <w:r w:rsidRPr="00102C77">
              <w:rPr>
                <w:rFonts w:eastAsia="Calibri" w:cs="Calibri"/>
                <w:color w:val="auto"/>
                <w:sz w:val="22"/>
                <w:szCs w:val="22"/>
              </w:rPr>
              <w:t>Consider in the List for Disability Rules</w:t>
            </w:r>
            <w:r>
              <w:rPr>
                <w:rFonts w:eastAsia="Calibri" w:cs="Calibri"/>
                <w:color w:val="auto"/>
                <w:sz w:val="22"/>
                <w:szCs w:val="22"/>
              </w:rPr>
              <w:t>”.</w:t>
            </w:r>
          </w:p>
        </w:tc>
        <w:tc>
          <w:tcPr>
            <w:tcW w:w="1924" w:type="dxa"/>
            <w:noWrap/>
          </w:tcPr>
          <w:p w14:paraId="1D43D204" w14:textId="77777777" w:rsidR="00EC4F16" w:rsidRDefault="00EC4F16" w:rsidP="000C1449">
            <w:pPr>
              <w:pStyle w:val="Hints"/>
              <w:spacing w:after="200"/>
              <w:rPr>
                <w:rFonts w:eastAsia="Calibri" w:cs="Calibri"/>
                <w:color w:val="auto"/>
                <w:sz w:val="22"/>
                <w:szCs w:val="22"/>
              </w:rPr>
            </w:pPr>
            <w:r>
              <w:rPr>
                <w:rFonts w:eastAsia="Calibri" w:cs="Calibri"/>
                <w:color w:val="auto"/>
                <w:sz w:val="22"/>
                <w:szCs w:val="22"/>
              </w:rPr>
              <w:t>‘Yes’</w:t>
            </w:r>
          </w:p>
          <w:p w14:paraId="4DDC9521" w14:textId="4D5AB119" w:rsidR="00EC4F16" w:rsidRPr="0000780D" w:rsidRDefault="00EC4F16" w:rsidP="000C1449">
            <w:pPr>
              <w:pStyle w:val="Hints"/>
              <w:spacing w:after="200"/>
              <w:rPr>
                <w:rFonts w:eastAsia="Calibri" w:cs="Calibri"/>
                <w:color w:val="auto"/>
                <w:sz w:val="22"/>
                <w:szCs w:val="22"/>
              </w:rPr>
            </w:pPr>
            <w:r>
              <w:rPr>
                <w:rFonts w:eastAsia="Calibri" w:cs="Calibri"/>
                <w:color w:val="auto"/>
                <w:sz w:val="22"/>
                <w:szCs w:val="22"/>
              </w:rPr>
              <w:t>Refer to “</w:t>
            </w:r>
            <w:hyperlink w:anchor="ClosureReasonExcel" w:history="1">
              <w:r w:rsidRPr="004C2DF7">
                <w:rPr>
                  <w:rStyle w:val="Hyperlink"/>
                  <w:rFonts w:eastAsia="Calibri" w:cs="Calibri"/>
                  <w:sz w:val="22"/>
                  <w:szCs w:val="22"/>
                </w:rPr>
                <w:t>Closure Reason List</w:t>
              </w:r>
            </w:hyperlink>
            <w:r>
              <w:rPr>
                <w:rFonts w:eastAsia="Calibri" w:cs="Calibri"/>
                <w:color w:val="auto"/>
                <w:sz w:val="22"/>
                <w:szCs w:val="22"/>
              </w:rPr>
              <w:t xml:space="preserve">” for the detailed list of closure reasons. </w:t>
            </w:r>
          </w:p>
        </w:tc>
      </w:tr>
      <w:tr w:rsidR="00EC4F16" w14:paraId="08B601BB" w14:textId="77777777" w:rsidTr="00EC4F16">
        <w:trPr>
          <w:trHeight w:val="287"/>
        </w:trPr>
        <w:tc>
          <w:tcPr>
            <w:tcW w:w="715" w:type="dxa"/>
          </w:tcPr>
          <w:p w14:paraId="3E6CD65E" w14:textId="77777777" w:rsidR="00EC4F16" w:rsidRDefault="00EC4F16" w:rsidP="000C1449">
            <w:pPr>
              <w:rPr>
                <w:color w:val="000000"/>
              </w:rPr>
            </w:pPr>
            <w:r>
              <w:rPr>
                <w:color w:val="000000"/>
              </w:rPr>
              <w:t>2</w:t>
            </w:r>
          </w:p>
        </w:tc>
        <w:tc>
          <w:tcPr>
            <w:tcW w:w="4775" w:type="dxa"/>
          </w:tcPr>
          <w:p w14:paraId="70689961" w14:textId="77777777" w:rsidR="00EC4F16" w:rsidRDefault="00EC4F16" w:rsidP="000C1449">
            <w:pPr>
              <w:pStyle w:val="Hints"/>
              <w:spacing w:after="200"/>
              <w:rPr>
                <w:rFonts w:eastAsia="Calibri" w:cs="Calibri"/>
                <w:color w:val="auto"/>
                <w:sz w:val="22"/>
                <w:szCs w:val="22"/>
              </w:rPr>
            </w:pPr>
            <w:r>
              <w:rPr>
                <w:rFonts w:eastAsia="Calibri" w:cs="Calibri"/>
                <w:color w:val="auto"/>
                <w:sz w:val="22"/>
                <w:szCs w:val="22"/>
              </w:rPr>
              <w:t>Configurable list of aid categories</w:t>
            </w:r>
          </w:p>
        </w:tc>
        <w:tc>
          <w:tcPr>
            <w:tcW w:w="1980" w:type="dxa"/>
            <w:noWrap/>
          </w:tcPr>
          <w:p w14:paraId="77D11825" w14:textId="77777777" w:rsidR="00EC4F16" w:rsidRDefault="00EC4F16" w:rsidP="000C1449">
            <w:pPr>
              <w:pStyle w:val="Hints"/>
              <w:spacing w:after="200"/>
              <w:ind w:left="61"/>
              <w:rPr>
                <w:rFonts w:eastAsia="Calibri" w:cs="Calibri"/>
                <w:color w:val="auto"/>
                <w:sz w:val="22"/>
                <w:szCs w:val="22"/>
              </w:rPr>
            </w:pPr>
            <w:r>
              <w:rPr>
                <w:rFonts w:eastAsia="Calibri" w:cs="Calibri"/>
                <w:color w:val="auto"/>
                <w:sz w:val="22"/>
                <w:szCs w:val="22"/>
              </w:rPr>
              <w:t>List of aid categories</w:t>
            </w:r>
          </w:p>
        </w:tc>
        <w:tc>
          <w:tcPr>
            <w:tcW w:w="1924" w:type="dxa"/>
            <w:noWrap/>
          </w:tcPr>
          <w:p w14:paraId="2B9831AA" w14:textId="77777777" w:rsidR="00EC4F16" w:rsidRDefault="00EC4F16" w:rsidP="000C1449">
            <w:pPr>
              <w:pStyle w:val="Hints"/>
              <w:spacing w:after="200"/>
              <w:rPr>
                <w:rFonts w:eastAsia="Calibri" w:cs="Calibri"/>
                <w:color w:val="auto"/>
                <w:sz w:val="22"/>
                <w:szCs w:val="22"/>
              </w:rPr>
            </w:pPr>
            <w:r>
              <w:rPr>
                <w:rFonts w:eastAsia="Calibri" w:cs="Calibri"/>
                <w:color w:val="auto"/>
                <w:sz w:val="22"/>
                <w:szCs w:val="22"/>
              </w:rPr>
              <w:t>AP, AQ, U3, 90, Q1, 1X, 1Y, Z3, Z4</w:t>
            </w:r>
          </w:p>
        </w:tc>
      </w:tr>
    </w:tbl>
    <w:p w14:paraId="7950B174" w14:textId="77777777" w:rsidR="00EC4F16" w:rsidRPr="00EC4F16" w:rsidRDefault="00EC4F16" w:rsidP="00EC4F16"/>
    <w:p w14:paraId="545DC74B" w14:textId="77777777" w:rsidR="00EC4F16" w:rsidRPr="00EC4F16" w:rsidRDefault="00EC4F16" w:rsidP="00EC4F16"/>
    <w:p w14:paraId="272FDBF8" w14:textId="77777777" w:rsidR="001D75B7" w:rsidRPr="004342C6" w:rsidRDefault="001D75B7" w:rsidP="001D75B7">
      <w:pPr>
        <w:pStyle w:val="Table"/>
        <w:ind w:firstLine="360"/>
        <w:rPr>
          <w:rFonts w:ascii="Arial" w:hAnsi="Arial" w:cs="Arial"/>
          <w:color w:val="auto"/>
        </w:rPr>
      </w:pPr>
      <w:r w:rsidRPr="004342C6">
        <w:rPr>
          <w:rFonts w:ascii="Arial" w:hAnsi="Arial" w:cs="Arial"/>
          <w:color w:val="auto"/>
        </w:rPr>
        <w:t xml:space="preserve"> </w:t>
      </w:r>
    </w:p>
    <w:p w14:paraId="721679C1" w14:textId="77777777" w:rsidR="001D75B7" w:rsidRPr="004342C6" w:rsidRDefault="001D75B7" w:rsidP="001D75B7">
      <w:pPr>
        <w:pStyle w:val="Heading3"/>
        <w:numPr>
          <w:ilvl w:val="2"/>
          <w:numId w:val="13"/>
        </w:numPr>
        <w:rPr>
          <w:rFonts w:ascii="Arial" w:hAnsi="Arial" w:cs="Arial"/>
        </w:rPr>
      </w:pPr>
      <w:bookmarkStart w:id="996" w:name="_Toc94634962"/>
      <w:r w:rsidRPr="004342C6">
        <w:rPr>
          <w:rFonts w:ascii="Arial" w:hAnsi="Arial" w:cs="Arial"/>
        </w:rPr>
        <w:t>Acceptance Criteria</w:t>
      </w:r>
      <w:bookmarkEnd w:id="996"/>
    </w:p>
    <w:p w14:paraId="77DB8BA9" w14:textId="7544D4B0" w:rsidR="001D75B7" w:rsidRPr="004342C6" w:rsidRDefault="00BF1D73" w:rsidP="00320B54">
      <w:pPr>
        <w:pStyle w:val="ListParagraph"/>
        <w:numPr>
          <w:ilvl w:val="0"/>
          <w:numId w:val="241"/>
        </w:numPr>
        <w:contextualSpacing w:val="0"/>
        <w:rPr>
          <w:rFonts w:cs="Arial"/>
        </w:rPr>
      </w:pPr>
      <w:r w:rsidRPr="004342C6">
        <w:rPr>
          <w:rFonts w:cs="Arial"/>
        </w:rPr>
        <w:t>The system should work as per the flow, UI design, functional requirements, and special design considerations defined above in the use case.</w:t>
      </w:r>
    </w:p>
    <w:p w14:paraId="0F60A9E0" w14:textId="77777777" w:rsidR="00BA784E" w:rsidRDefault="00BA784E">
      <w:pPr>
        <w:contextualSpacing w:val="0"/>
        <w:rPr>
          <w:rFonts w:cs="Arial"/>
        </w:rPr>
      </w:pPr>
      <w:r>
        <w:rPr>
          <w:rFonts w:cs="Arial"/>
        </w:rPr>
        <w:br w:type="page"/>
      </w:r>
    </w:p>
    <w:p w14:paraId="72937EAB" w14:textId="411A1803" w:rsidR="00BA784E" w:rsidRPr="004342C6" w:rsidRDefault="00BA784E" w:rsidP="00DB6AEE">
      <w:pPr>
        <w:pStyle w:val="Heading2"/>
        <w:rPr>
          <w:rFonts w:cs="Arial"/>
        </w:rPr>
      </w:pPr>
      <w:bookmarkStart w:id="997" w:name="_Toc94634963"/>
      <w:bookmarkStart w:id="998" w:name="_Toc72507161"/>
      <w:r w:rsidRPr="004342C6">
        <w:rPr>
          <w:rFonts w:cs="Arial"/>
        </w:rPr>
        <w:lastRenderedPageBreak/>
        <w:t>Use Case Id: UC-3</w:t>
      </w:r>
      <w:r>
        <w:rPr>
          <w:rFonts w:cs="Arial"/>
        </w:rPr>
        <w:t>7</w:t>
      </w:r>
      <w:r w:rsidRPr="004342C6">
        <w:rPr>
          <w:rFonts w:cs="Arial"/>
        </w:rPr>
        <w:t xml:space="preserve"> </w:t>
      </w:r>
      <w:r w:rsidRPr="00BA784E">
        <w:t>Batch job to re-determine the program eligibilities based on ‘one time only’ income details</w:t>
      </w:r>
      <w:bookmarkEnd w:id="997"/>
    </w:p>
    <w:p w14:paraId="1F6F643A" w14:textId="77777777" w:rsidR="00BA784E" w:rsidRPr="004342C6" w:rsidRDefault="00BA784E" w:rsidP="00BA784E">
      <w:pPr>
        <w:pStyle w:val="Heading3"/>
        <w:numPr>
          <w:ilvl w:val="2"/>
          <w:numId w:val="13"/>
        </w:numPr>
        <w:rPr>
          <w:rFonts w:ascii="Arial" w:hAnsi="Arial" w:cs="Arial"/>
        </w:rPr>
      </w:pPr>
      <w:bookmarkStart w:id="999" w:name="_Toc94634964"/>
      <w:r w:rsidRPr="004342C6">
        <w:rPr>
          <w:rFonts w:ascii="Arial" w:hAnsi="Arial" w:cs="Arial"/>
        </w:rPr>
        <w:t>Description</w:t>
      </w:r>
      <w:bookmarkEnd w:id="999"/>
    </w:p>
    <w:p w14:paraId="76C462A2" w14:textId="77777777" w:rsidR="00BA784E" w:rsidRPr="00651128" w:rsidRDefault="00BA784E" w:rsidP="00BE7BD9">
      <w:pPr>
        <w:pStyle w:val="ListParagraph"/>
        <w:ind w:left="450"/>
      </w:pPr>
      <w:r w:rsidRPr="00BA784E">
        <w:rPr>
          <w:rFonts w:eastAsia="Times New Roman"/>
        </w:rPr>
        <w:t xml:space="preserve">The purpose of this product capability is to </w:t>
      </w:r>
      <w:r w:rsidRPr="00651128">
        <w:t>define the requirement</w:t>
      </w:r>
      <w:r>
        <w:t>s to run a monthly batch job to re-determine the program eligibility if any of the ‘one time only’ income source is going to be active or ‘one time only’ income source is going to be inactive in the current month for any of the members in the application.</w:t>
      </w:r>
    </w:p>
    <w:p w14:paraId="2A1375FA" w14:textId="77777777" w:rsidR="00BA784E" w:rsidRPr="004342C6" w:rsidRDefault="00BA784E" w:rsidP="00BA784E">
      <w:pPr>
        <w:ind w:left="450"/>
        <w:rPr>
          <w:rFonts w:cs="Arial"/>
        </w:rPr>
      </w:pPr>
    </w:p>
    <w:p w14:paraId="47A1B76F" w14:textId="77777777" w:rsidR="00BA784E" w:rsidRPr="004342C6" w:rsidRDefault="00BA784E" w:rsidP="00BA784E">
      <w:pPr>
        <w:pStyle w:val="Heading3"/>
        <w:numPr>
          <w:ilvl w:val="2"/>
          <w:numId w:val="13"/>
        </w:numPr>
        <w:rPr>
          <w:rFonts w:ascii="Arial" w:hAnsi="Arial" w:cs="Arial"/>
        </w:rPr>
      </w:pPr>
      <w:bookmarkStart w:id="1000" w:name="_Toc94634965"/>
      <w:r w:rsidRPr="004342C6">
        <w:rPr>
          <w:rFonts w:ascii="Arial" w:hAnsi="Arial" w:cs="Arial"/>
        </w:rPr>
        <w:t>Related Use case</w:t>
      </w:r>
      <w:bookmarkEnd w:id="1000"/>
      <w:r w:rsidRPr="004342C6">
        <w:rPr>
          <w:rFonts w:ascii="Arial" w:hAnsi="Arial" w:cs="Arial"/>
        </w:rPr>
        <w:t xml:space="preserve"> </w:t>
      </w:r>
    </w:p>
    <w:p w14:paraId="2206FF55" w14:textId="77777777" w:rsidR="00BA784E" w:rsidRPr="004342C6" w:rsidRDefault="00BA784E" w:rsidP="00BA784E">
      <w:pPr>
        <w:ind w:firstLine="450"/>
        <w:rPr>
          <w:rFonts w:cs="Arial"/>
        </w:rPr>
      </w:pPr>
      <w:r w:rsidRPr="004342C6">
        <w:rPr>
          <w:rFonts w:cs="Arial"/>
        </w:rPr>
        <w:t>Not applicable</w:t>
      </w:r>
    </w:p>
    <w:p w14:paraId="017E29D6" w14:textId="77777777" w:rsidR="00BA784E" w:rsidRPr="004342C6" w:rsidRDefault="00BA784E" w:rsidP="00BA784E">
      <w:pPr>
        <w:rPr>
          <w:rFonts w:cs="Arial"/>
        </w:rPr>
      </w:pPr>
      <w:r w:rsidRPr="004342C6">
        <w:rPr>
          <w:rFonts w:cs="Arial"/>
          <w:i/>
          <w:color w:val="00B050"/>
        </w:rPr>
        <w:t xml:space="preserve">  </w:t>
      </w:r>
    </w:p>
    <w:p w14:paraId="6017B4EE" w14:textId="77777777" w:rsidR="00BA784E" w:rsidRPr="004342C6" w:rsidRDefault="00BA784E" w:rsidP="00BA784E">
      <w:pPr>
        <w:pStyle w:val="Heading3"/>
        <w:numPr>
          <w:ilvl w:val="2"/>
          <w:numId w:val="13"/>
        </w:numPr>
        <w:rPr>
          <w:rFonts w:ascii="Arial" w:hAnsi="Arial" w:cs="Arial"/>
        </w:rPr>
      </w:pPr>
      <w:bookmarkStart w:id="1001" w:name="_Toc94634966"/>
      <w:r w:rsidRPr="004342C6">
        <w:rPr>
          <w:rFonts w:ascii="Arial" w:hAnsi="Arial" w:cs="Arial"/>
        </w:rPr>
        <w:t>Actor(s)</w:t>
      </w:r>
      <w:bookmarkEnd w:id="1001"/>
    </w:p>
    <w:p w14:paraId="73268279" w14:textId="0E730F3A" w:rsidR="00BA784E" w:rsidRDefault="00BA784E" w:rsidP="00320B54">
      <w:pPr>
        <w:pStyle w:val="ListParagraph"/>
        <w:numPr>
          <w:ilvl w:val="1"/>
          <w:numId w:val="241"/>
        </w:numPr>
        <w:ind w:left="810"/>
        <w:rPr>
          <w:rFonts w:eastAsia="Times New Roman"/>
        </w:rPr>
      </w:pPr>
      <w:r>
        <w:rPr>
          <w:rFonts w:eastAsia="Times New Roman"/>
        </w:rPr>
        <w:t>The HIX System</w:t>
      </w:r>
    </w:p>
    <w:p w14:paraId="1129B485" w14:textId="77777777" w:rsidR="00BA784E" w:rsidRPr="004342C6" w:rsidRDefault="00BA784E" w:rsidP="00BA784E">
      <w:pPr>
        <w:rPr>
          <w:rFonts w:cs="Arial"/>
        </w:rPr>
      </w:pPr>
      <w:r w:rsidRPr="004342C6">
        <w:rPr>
          <w:rFonts w:cs="Arial"/>
          <w:i/>
          <w:color w:val="00B050"/>
        </w:rPr>
        <w:t xml:space="preserve">  </w:t>
      </w:r>
    </w:p>
    <w:p w14:paraId="07FF1A7A" w14:textId="77777777" w:rsidR="00BA784E" w:rsidRPr="004342C6" w:rsidRDefault="00BA784E" w:rsidP="00BA784E">
      <w:pPr>
        <w:pStyle w:val="Heading3"/>
        <w:numPr>
          <w:ilvl w:val="2"/>
          <w:numId w:val="13"/>
        </w:numPr>
        <w:rPr>
          <w:rFonts w:ascii="Arial" w:hAnsi="Arial" w:cs="Arial"/>
        </w:rPr>
      </w:pPr>
      <w:bookmarkStart w:id="1002" w:name="_Toc94634967"/>
      <w:r w:rsidRPr="004342C6">
        <w:rPr>
          <w:rFonts w:ascii="Arial" w:hAnsi="Arial" w:cs="Arial"/>
        </w:rPr>
        <w:t>Trigger(s)</w:t>
      </w:r>
      <w:bookmarkEnd w:id="1002"/>
    </w:p>
    <w:p w14:paraId="68D12DFC" w14:textId="0365A87A" w:rsidR="00BA784E" w:rsidRPr="00BE7BD9" w:rsidRDefault="00BA784E" w:rsidP="00320B54">
      <w:pPr>
        <w:pStyle w:val="ListParagraph"/>
        <w:numPr>
          <w:ilvl w:val="3"/>
          <w:numId w:val="241"/>
        </w:numPr>
        <w:ind w:left="810"/>
        <w:contextualSpacing w:val="0"/>
        <w:rPr>
          <w:rFonts w:eastAsia="Times New Roman"/>
        </w:rPr>
      </w:pPr>
      <w:r w:rsidRPr="00BE7BD9">
        <w:rPr>
          <w:rFonts w:eastAsia="Times New Roman"/>
        </w:rPr>
        <w:t>The HIX system triggers “One-Time Income” batch.</w:t>
      </w:r>
    </w:p>
    <w:p w14:paraId="11B62216" w14:textId="77777777" w:rsidR="00BA784E" w:rsidRPr="004342C6" w:rsidRDefault="00BA784E" w:rsidP="00BA784E">
      <w:pPr>
        <w:pStyle w:val="ListParagraph"/>
        <w:ind w:left="1080"/>
        <w:contextualSpacing w:val="0"/>
        <w:rPr>
          <w:rFonts w:cs="Arial"/>
        </w:rPr>
      </w:pPr>
    </w:p>
    <w:p w14:paraId="13466888" w14:textId="77777777" w:rsidR="00BA784E" w:rsidRPr="004342C6" w:rsidRDefault="00BA784E" w:rsidP="00BA784E">
      <w:pPr>
        <w:pStyle w:val="Heading3"/>
        <w:numPr>
          <w:ilvl w:val="2"/>
          <w:numId w:val="13"/>
        </w:numPr>
        <w:rPr>
          <w:rFonts w:ascii="Arial" w:hAnsi="Arial" w:cs="Arial"/>
        </w:rPr>
      </w:pPr>
      <w:bookmarkStart w:id="1003" w:name="_Toc94634968"/>
      <w:r w:rsidRPr="004342C6">
        <w:rPr>
          <w:rFonts w:ascii="Arial" w:hAnsi="Arial" w:cs="Arial"/>
        </w:rPr>
        <w:t>Precondition(s)</w:t>
      </w:r>
      <w:bookmarkEnd w:id="1003"/>
    </w:p>
    <w:p w14:paraId="7D7AA476" w14:textId="77777777" w:rsidR="00BA784E" w:rsidRDefault="00BA784E" w:rsidP="00320B54">
      <w:pPr>
        <w:pStyle w:val="ListParagraph"/>
        <w:numPr>
          <w:ilvl w:val="0"/>
          <w:numId w:val="452"/>
        </w:numPr>
        <w:ind w:left="810"/>
        <w:contextualSpacing w:val="0"/>
      </w:pPr>
      <w:r>
        <w:t>An application seeking financial assistance exists in the system with income frequency as ‘One time only’.</w:t>
      </w:r>
    </w:p>
    <w:p w14:paraId="15EF881E" w14:textId="77777777" w:rsidR="00BA784E" w:rsidRPr="004342C6" w:rsidRDefault="00BA784E" w:rsidP="00BA784E">
      <w:pPr>
        <w:pStyle w:val="ListParagraph"/>
        <w:ind w:left="1080"/>
        <w:contextualSpacing w:val="0"/>
        <w:rPr>
          <w:rFonts w:cs="Arial"/>
        </w:rPr>
      </w:pPr>
    </w:p>
    <w:p w14:paraId="2145B3B4" w14:textId="45F2458B" w:rsidR="00BA784E" w:rsidRPr="004342C6" w:rsidRDefault="00BA784E" w:rsidP="00F725DA">
      <w:pPr>
        <w:pStyle w:val="Heading3"/>
        <w:numPr>
          <w:ilvl w:val="2"/>
          <w:numId w:val="110"/>
        </w:numPr>
        <w:rPr>
          <w:rFonts w:ascii="Arial" w:hAnsi="Arial" w:cs="Arial"/>
        </w:rPr>
      </w:pPr>
      <w:bookmarkStart w:id="1004" w:name="_Toc94634969"/>
      <w:r w:rsidRPr="004342C6">
        <w:rPr>
          <w:rFonts w:ascii="Arial" w:hAnsi="Arial" w:cs="Arial"/>
        </w:rPr>
        <w:t>Postcondition(s)</w:t>
      </w:r>
      <w:bookmarkEnd w:id="1004"/>
    </w:p>
    <w:p w14:paraId="443CB237" w14:textId="13A2C468" w:rsidR="00BA784E" w:rsidRDefault="00BA784E" w:rsidP="00320B54">
      <w:pPr>
        <w:pStyle w:val="ListParagraph"/>
        <w:numPr>
          <w:ilvl w:val="3"/>
          <w:numId w:val="396"/>
        </w:numPr>
        <w:ind w:left="810"/>
        <w:contextualSpacing w:val="0"/>
      </w:pPr>
      <w:r>
        <w:t>The system re-determines the program eligibility</w:t>
      </w:r>
      <w:r w:rsidRPr="00082F6B">
        <w:t xml:space="preserve"> </w:t>
      </w:r>
      <w:r>
        <w:t>to provide the appropriate benefits.</w:t>
      </w:r>
    </w:p>
    <w:p w14:paraId="75062402" w14:textId="77777777" w:rsidR="00BA784E" w:rsidRDefault="00BA784E" w:rsidP="00BA784E">
      <w:pPr>
        <w:contextualSpacing w:val="0"/>
        <w:rPr>
          <w:rFonts w:cs="Arial"/>
        </w:rPr>
      </w:pPr>
    </w:p>
    <w:p w14:paraId="07A051F2" w14:textId="505C286D" w:rsidR="00BA784E" w:rsidRPr="004342C6" w:rsidRDefault="00BA784E" w:rsidP="00F725DA">
      <w:pPr>
        <w:pStyle w:val="Heading3"/>
        <w:numPr>
          <w:ilvl w:val="2"/>
          <w:numId w:val="110"/>
        </w:numPr>
        <w:rPr>
          <w:rFonts w:ascii="Arial" w:hAnsi="Arial" w:cs="Arial"/>
        </w:rPr>
      </w:pPr>
      <w:bookmarkStart w:id="1005" w:name="_Toc94634970"/>
      <w:r w:rsidRPr="004342C6">
        <w:rPr>
          <w:rFonts w:ascii="Arial" w:hAnsi="Arial" w:cs="Arial"/>
        </w:rPr>
        <w:t>Flow of Event(s)</w:t>
      </w:r>
      <w:bookmarkEnd w:id="1005"/>
    </w:p>
    <w:p w14:paraId="2C747613" w14:textId="77777777" w:rsidR="00BA784E" w:rsidRPr="004342C6" w:rsidRDefault="00BA784E" w:rsidP="00BE7BD9">
      <w:pPr>
        <w:ind w:left="450"/>
        <w:rPr>
          <w:rFonts w:cs="Arial"/>
        </w:rPr>
      </w:pPr>
    </w:p>
    <w:p w14:paraId="0AE2837C" w14:textId="405EF798" w:rsidR="00BA784E" w:rsidRPr="004342C6" w:rsidRDefault="00BA784E" w:rsidP="00F725DA">
      <w:pPr>
        <w:pStyle w:val="Heading3"/>
        <w:numPr>
          <w:ilvl w:val="3"/>
          <w:numId w:val="110"/>
        </w:numPr>
        <w:tabs>
          <w:tab w:val="left" w:pos="1890"/>
        </w:tabs>
        <w:ind w:hanging="765"/>
        <w:rPr>
          <w:rFonts w:ascii="Arial" w:hAnsi="Arial" w:cs="Arial"/>
        </w:rPr>
      </w:pPr>
      <w:bookmarkStart w:id="1006" w:name="_Toc94634971"/>
      <w:r w:rsidRPr="004342C6">
        <w:rPr>
          <w:rFonts w:ascii="Arial" w:hAnsi="Arial" w:cs="Arial"/>
        </w:rPr>
        <w:t>Basic Flow</w:t>
      </w:r>
      <w:bookmarkEnd w:id="1006"/>
    </w:p>
    <w:p w14:paraId="6B109287" w14:textId="03146080" w:rsidR="00BA784E" w:rsidRPr="00BA784E" w:rsidRDefault="00BA784E" w:rsidP="00320B54">
      <w:pPr>
        <w:pStyle w:val="ListParagraph"/>
        <w:numPr>
          <w:ilvl w:val="0"/>
          <w:numId w:val="453"/>
        </w:numPr>
        <w:rPr>
          <w:rFonts w:cs="Arial"/>
        </w:rPr>
      </w:pPr>
      <w:r w:rsidRPr="00BA784E">
        <w:rPr>
          <w:rFonts w:cs="Arial"/>
        </w:rPr>
        <w:t xml:space="preserve">Pre-condition </w:t>
      </w:r>
      <w:r w:rsidR="00ED4B33">
        <w:rPr>
          <w:rFonts w:cs="Arial"/>
        </w:rPr>
        <w:t xml:space="preserve">6.37.5.1 </w:t>
      </w:r>
      <w:r w:rsidRPr="00BA784E">
        <w:rPr>
          <w:rFonts w:cs="Arial"/>
        </w:rPr>
        <w:t>applies.</w:t>
      </w:r>
    </w:p>
    <w:p w14:paraId="75D22F70" w14:textId="77777777" w:rsidR="00BA784E" w:rsidRPr="00BA784E" w:rsidRDefault="00BA784E" w:rsidP="00320B54">
      <w:pPr>
        <w:pStyle w:val="ListParagraph"/>
        <w:numPr>
          <w:ilvl w:val="0"/>
          <w:numId w:val="453"/>
        </w:numPr>
        <w:rPr>
          <w:rFonts w:cs="Arial"/>
        </w:rPr>
      </w:pPr>
      <w:r w:rsidRPr="00BA784E">
        <w:rPr>
          <w:rFonts w:cs="Arial"/>
        </w:rPr>
        <w:t>The system runs the batch job on the 1st of the month and picks up the applications where there is at least one applying or non-applying member which fulfills the below criteria:</w:t>
      </w:r>
    </w:p>
    <w:p w14:paraId="1B72E4BC" w14:textId="77777777" w:rsidR="00BA784E" w:rsidRPr="00BA784E" w:rsidRDefault="00BA784E" w:rsidP="00320B54">
      <w:pPr>
        <w:pStyle w:val="ListParagraph"/>
        <w:numPr>
          <w:ilvl w:val="1"/>
          <w:numId w:val="453"/>
        </w:numPr>
        <w:ind w:left="1800"/>
        <w:rPr>
          <w:rFonts w:cs="Arial"/>
        </w:rPr>
      </w:pPr>
      <w:r w:rsidRPr="00BA784E">
        <w:rPr>
          <w:rFonts w:cs="Arial"/>
        </w:rPr>
        <w:t>For any income source (including Lottery and Gambling) with income frequency as ‘One time only’: At least one of the income source instances is going to be inactive on the 1st of the current month i.e. Month and year of ‘one time only’ income is less than the Month and year of batch run date.</w:t>
      </w:r>
    </w:p>
    <w:p w14:paraId="21BDBC51" w14:textId="77777777" w:rsidR="00BA784E" w:rsidRPr="00BA784E" w:rsidRDefault="00BA784E" w:rsidP="00320B54">
      <w:pPr>
        <w:pStyle w:val="ListParagraph"/>
        <w:numPr>
          <w:ilvl w:val="1"/>
          <w:numId w:val="453"/>
        </w:numPr>
        <w:ind w:left="1800"/>
        <w:rPr>
          <w:rFonts w:cs="Arial"/>
        </w:rPr>
      </w:pPr>
      <w:r w:rsidRPr="00BA784E">
        <w:rPr>
          <w:rFonts w:cs="Arial"/>
        </w:rPr>
        <w:t xml:space="preserve">For ‘One time only’ Lottery and Gambling Winnings income source when distributed in various months: At least one of the instances of the ‘one time only’ Lottery and Gambling Winnings income distribution is going to be inactive on 1st of the current month i.e. the ‘month and year’ of the last </w:t>
      </w:r>
      <w:r w:rsidRPr="00BA784E">
        <w:rPr>
          <w:rFonts w:cs="Arial"/>
        </w:rPr>
        <w:lastRenderedPageBreak/>
        <w:t xml:space="preserve">installment of divided Lottery and Gambling income is less than the ‘month and year’ of batch run date. </w:t>
      </w:r>
    </w:p>
    <w:p w14:paraId="06EE35DD" w14:textId="77777777" w:rsidR="00BA784E" w:rsidRPr="00BA784E" w:rsidRDefault="00BA784E" w:rsidP="00320B54">
      <w:pPr>
        <w:pStyle w:val="ListParagraph"/>
        <w:numPr>
          <w:ilvl w:val="0"/>
          <w:numId w:val="453"/>
        </w:numPr>
        <w:rPr>
          <w:rFonts w:cs="Arial"/>
        </w:rPr>
      </w:pPr>
      <w:r w:rsidRPr="00BA784E">
        <w:rPr>
          <w:rFonts w:cs="Arial"/>
        </w:rPr>
        <w:t xml:space="preserve">The system re-determines the program eligibility of the application. </w:t>
      </w:r>
    </w:p>
    <w:p w14:paraId="7A850B6B" w14:textId="77777777" w:rsidR="00BA784E" w:rsidRPr="00984374" w:rsidRDefault="00BA784E" w:rsidP="00984374">
      <w:pPr>
        <w:rPr>
          <w:rFonts w:cs="Arial"/>
        </w:rPr>
      </w:pPr>
      <w:r w:rsidRPr="00984374">
        <w:rPr>
          <w:rFonts w:cs="Arial"/>
        </w:rPr>
        <w:t xml:space="preserve"> </w:t>
      </w:r>
    </w:p>
    <w:p w14:paraId="5D140380" w14:textId="77777777" w:rsidR="00BA784E" w:rsidRPr="004342C6" w:rsidRDefault="00BA784E" w:rsidP="00F725DA">
      <w:pPr>
        <w:pStyle w:val="Heading3"/>
        <w:numPr>
          <w:ilvl w:val="3"/>
          <w:numId w:val="110"/>
        </w:numPr>
        <w:tabs>
          <w:tab w:val="left" w:pos="1890"/>
        </w:tabs>
        <w:ind w:left="1620" w:hanging="855"/>
        <w:rPr>
          <w:rFonts w:ascii="Arial" w:hAnsi="Arial" w:cs="Arial"/>
        </w:rPr>
      </w:pPr>
      <w:bookmarkStart w:id="1007" w:name="_Toc94634972"/>
      <w:r w:rsidRPr="004342C6">
        <w:rPr>
          <w:rFonts w:ascii="Arial" w:hAnsi="Arial" w:cs="Arial"/>
        </w:rPr>
        <w:t>Alternate Flow-1</w:t>
      </w:r>
      <w:bookmarkEnd w:id="1007"/>
    </w:p>
    <w:p w14:paraId="00389186" w14:textId="5D50E5A9" w:rsidR="00C525C9" w:rsidRDefault="00BA784E" w:rsidP="00320B54">
      <w:pPr>
        <w:pStyle w:val="ListParagraph"/>
        <w:numPr>
          <w:ilvl w:val="3"/>
          <w:numId w:val="453"/>
        </w:numPr>
        <w:ind w:left="1260"/>
      </w:pPr>
      <w:r>
        <w:t xml:space="preserve">Pre-condition </w:t>
      </w:r>
      <w:r w:rsidR="00C525C9" w:rsidRPr="00C525C9">
        <w:t xml:space="preserve">6.37.5.1 </w:t>
      </w:r>
      <w:r>
        <w:t>applies.</w:t>
      </w:r>
    </w:p>
    <w:p w14:paraId="232D82AD" w14:textId="49F7D7A8" w:rsidR="00BE7BD9" w:rsidRDefault="00BA784E" w:rsidP="00320B54">
      <w:pPr>
        <w:pStyle w:val="ListParagraph"/>
        <w:numPr>
          <w:ilvl w:val="3"/>
          <w:numId w:val="453"/>
        </w:numPr>
        <w:ind w:left="1260"/>
      </w:pPr>
      <w:r>
        <w:t>The system shall re-determine the submitted latest year eligibility on the 1st of every month for applications where there is at least one applying or non-applying member which fulfills the below criteria:</w:t>
      </w:r>
    </w:p>
    <w:p w14:paraId="65447F70" w14:textId="4DAA409A" w:rsidR="00BA784E" w:rsidRDefault="00BA784E" w:rsidP="00320B54">
      <w:pPr>
        <w:pStyle w:val="ListParagraph"/>
        <w:numPr>
          <w:ilvl w:val="0"/>
          <w:numId w:val="470"/>
        </w:numPr>
        <w:ind w:left="1800"/>
        <w:contextualSpacing w:val="0"/>
      </w:pPr>
      <w:r>
        <w:t>For any income source (Except Lottery and Gambling): At least one of the ‘one time only’ income source instances is going to be active on the 1st of the current month i.e. Month and year of ‘one time only’ income is the same as the month and year of batch run date.</w:t>
      </w:r>
    </w:p>
    <w:p w14:paraId="0FD9EA18" w14:textId="77777777" w:rsidR="00BA784E" w:rsidRDefault="00BA784E" w:rsidP="00320B54">
      <w:pPr>
        <w:pStyle w:val="ListParagraph"/>
        <w:numPr>
          <w:ilvl w:val="3"/>
          <w:numId w:val="453"/>
        </w:numPr>
        <w:ind w:left="1260"/>
        <w:contextualSpacing w:val="0"/>
      </w:pPr>
      <w:r w:rsidRPr="00BF707F">
        <w:t xml:space="preserve">The </w:t>
      </w:r>
      <w:r>
        <w:t xml:space="preserve">system re-determines the program eligibility of the application. </w:t>
      </w:r>
    </w:p>
    <w:p w14:paraId="6CE6F362" w14:textId="77777777" w:rsidR="00BA784E" w:rsidRPr="00984374" w:rsidRDefault="00BA784E" w:rsidP="00984374">
      <w:pPr>
        <w:contextualSpacing w:val="0"/>
      </w:pPr>
    </w:p>
    <w:p w14:paraId="7313DA1B" w14:textId="77777777" w:rsidR="00BA784E" w:rsidRPr="004342C6" w:rsidRDefault="00BA784E" w:rsidP="00F725DA">
      <w:pPr>
        <w:pStyle w:val="Heading3"/>
        <w:numPr>
          <w:ilvl w:val="3"/>
          <w:numId w:val="110"/>
        </w:numPr>
        <w:tabs>
          <w:tab w:val="left" w:pos="1890"/>
        </w:tabs>
        <w:ind w:hanging="855"/>
        <w:rPr>
          <w:rFonts w:ascii="Arial" w:hAnsi="Arial" w:cs="Arial"/>
        </w:rPr>
      </w:pPr>
      <w:bookmarkStart w:id="1008" w:name="_Toc94634973"/>
      <w:r w:rsidRPr="004342C6">
        <w:rPr>
          <w:rFonts w:ascii="Arial" w:hAnsi="Arial" w:cs="Arial"/>
        </w:rPr>
        <w:t>Alternate Flow-</w:t>
      </w:r>
      <w:r>
        <w:rPr>
          <w:rFonts w:ascii="Arial" w:hAnsi="Arial" w:cs="Arial"/>
        </w:rPr>
        <w:t>2</w:t>
      </w:r>
      <w:bookmarkEnd w:id="1008"/>
    </w:p>
    <w:p w14:paraId="37825160" w14:textId="38561582" w:rsidR="00BA784E" w:rsidRDefault="00BA784E" w:rsidP="00320B54">
      <w:pPr>
        <w:pStyle w:val="ListParagraph"/>
        <w:numPr>
          <w:ilvl w:val="0"/>
          <w:numId w:val="500"/>
        </w:numPr>
        <w:ind w:left="1260"/>
      </w:pPr>
      <w:r>
        <w:t xml:space="preserve">Pre-condition </w:t>
      </w:r>
      <w:r w:rsidR="00C525C9">
        <w:t xml:space="preserve">6.37.5.1 </w:t>
      </w:r>
      <w:r>
        <w:t>applies.</w:t>
      </w:r>
    </w:p>
    <w:p w14:paraId="1D789C74" w14:textId="1183FC4D" w:rsidR="00BA784E" w:rsidRDefault="00BA784E" w:rsidP="00320B54">
      <w:pPr>
        <w:pStyle w:val="ListParagraph"/>
        <w:numPr>
          <w:ilvl w:val="0"/>
          <w:numId w:val="500"/>
        </w:numPr>
        <w:ind w:left="1260"/>
        <w:contextualSpacing w:val="0"/>
      </w:pPr>
      <w:r>
        <w:t>The system identifies that any of the following condition is true:</w:t>
      </w:r>
    </w:p>
    <w:p w14:paraId="3716DA0B" w14:textId="77777777" w:rsidR="00BA784E" w:rsidRDefault="00BA784E" w:rsidP="00320B54">
      <w:pPr>
        <w:pStyle w:val="ListParagraph"/>
        <w:numPr>
          <w:ilvl w:val="4"/>
          <w:numId w:val="453"/>
        </w:numPr>
        <w:ind w:left="1710"/>
        <w:contextualSpacing w:val="0"/>
      </w:pPr>
      <w:r>
        <w:t xml:space="preserve">CCA and Mixed Household Renewal process is initiated and Preliminary Eligibility is created. </w:t>
      </w:r>
    </w:p>
    <w:p w14:paraId="02B7B1EA" w14:textId="77777777" w:rsidR="00BA784E" w:rsidRDefault="00BA784E" w:rsidP="00320B54">
      <w:pPr>
        <w:pStyle w:val="ListParagraph"/>
        <w:numPr>
          <w:ilvl w:val="4"/>
          <w:numId w:val="453"/>
        </w:numPr>
        <w:ind w:left="1710"/>
        <w:contextualSpacing w:val="0"/>
      </w:pPr>
      <w:r>
        <w:t>The Medicaid renewal process is initiated.</w:t>
      </w:r>
    </w:p>
    <w:p w14:paraId="5C311049" w14:textId="77777777" w:rsidR="00BA784E" w:rsidRDefault="00BA784E" w:rsidP="00320B54">
      <w:pPr>
        <w:pStyle w:val="ListParagraph"/>
        <w:numPr>
          <w:ilvl w:val="4"/>
          <w:numId w:val="453"/>
        </w:numPr>
        <w:ind w:left="1710"/>
        <w:contextualSpacing w:val="0"/>
      </w:pPr>
      <w:r>
        <w:t>The PDM process is initiated.</w:t>
      </w:r>
    </w:p>
    <w:p w14:paraId="614A95CA" w14:textId="77777777" w:rsidR="00BA784E" w:rsidRDefault="00BA784E" w:rsidP="00320B54">
      <w:pPr>
        <w:pStyle w:val="ListParagraph"/>
        <w:numPr>
          <w:ilvl w:val="4"/>
          <w:numId w:val="453"/>
        </w:numPr>
        <w:ind w:left="1710"/>
        <w:contextualSpacing w:val="0"/>
      </w:pPr>
      <w:r>
        <w:t>The override</w:t>
      </w:r>
      <w:r w:rsidRPr="006F330F">
        <w:t xml:space="preserve"> benefits and protection</w:t>
      </w:r>
      <w:r>
        <w:t xml:space="preserve"> is applied on the winning member.</w:t>
      </w:r>
    </w:p>
    <w:p w14:paraId="05614BFD" w14:textId="77777777" w:rsidR="00BA784E" w:rsidRDefault="00BA784E" w:rsidP="00320B54">
      <w:pPr>
        <w:pStyle w:val="ListParagraph"/>
        <w:numPr>
          <w:ilvl w:val="4"/>
          <w:numId w:val="453"/>
        </w:numPr>
        <w:ind w:left="1710"/>
        <w:contextualSpacing w:val="0"/>
      </w:pPr>
      <w:r>
        <w:t xml:space="preserve">There is no applying member or closure reason 38 (even if it is non-primary) is applied to all the members in the application. </w:t>
      </w:r>
    </w:p>
    <w:p w14:paraId="00ACE814" w14:textId="77777777" w:rsidR="00BA784E" w:rsidRDefault="00BA784E" w:rsidP="00320B54">
      <w:pPr>
        <w:pStyle w:val="ListParagraph"/>
        <w:numPr>
          <w:ilvl w:val="4"/>
          <w:numId w:val="453"/>
        </w:numPr>
        <w:ind w:left="1710"/>
        <w:contextualSpacing w:val="0"/>
      </w:pPr>
      <w:r>
        <w:t xml:space="preserve">The </w:t>
      </w:r>
      <w:r w:rsidRPr="00CF5E86">
        <w:t xml:space="preserve">difference between the current date and </w:t>
      </w:r>
      <w:r>
        <w:t xml:space="preserve">the </w:t>
      </w:r>
      <w:r w:rsidRPr="00CF5E86">
        <w:t>last program determination date</w:t>
      </w:r>
      <w:r>
        <w:t xml:space="preserve"> of the application</w:t>
      </w:r>
      <w:r w:rsidRPr="00CF5E86">
        <w:t xml:space="preserve"> is greater than 365 days.</w:t>
      </w:r>
    </w:p>
    <w:p w14:paraId="044FFF77" w14:textId="2C9541C9" w:rsidR="00BA784E" w:rsidRDefault="00BA784E" w:rsidP="00320B54">
      <w:pPr>
        <w:pStyle w:val="ListParagraph"/>
        <w:numPr>
          <w:ilvl w:val="0"/>
          <w:numId w:val="500"/>
        </w:numPr>
        <w:ind w:left="1260"/>
        <w:contextualSpacing w:val="0"/>
      </w:pPr>
      <w:r>
        <w:t>The system doesn’t select the application in the one time only batch job.</w:t>
      </w:r>
    </w:p>
    <w:p w14:paraId="64C0AA3A" w14:textId="77777777" w:rsidR="00BA784E" w:rsidRPr="00EC686E" w:rsidRDefault="00BA784E" w:rsidP="00984374">
      <w:pPr>
        <w:pStyle w:val="ListParagraph"/>
        <w:ind w:left="1260"/>
        <w:contextualSpacing w:val="0"/>
        <w:rPr>
          <w:rFonts w:eastAsia="Times New Roman"/>
        </w:rPr>
      </w:pPr>
    </w:p>
    <w:p w14:paraId="6D8DBF90" w14:textId="77777777" w:rsidR="00BA784E" w:rsidRPr="00E46284" w:rsidRDefault="00BA784E" w:rsidP="00BA784E">
      <w:pPr>
        <w:ind w:left="900"/>
        <w:rPr>
          <w:rFonts w:cs="Arial"/>
        </w:rPr>
      </w:pPr>
    </w:p>
    <w:p w14:paraId="1802D809" w14:textId="77777777" w:rsidR="00BA784E" w:rsidRPr="004342C6" w:rsidRDefault="00BA784E" w:rsidP="00BA784E">
      <w:pPr>
        <w:rPr>
          <w:rFonts w:cs="Arial"/>
        </w:rPr>
      </w:pPr>
    </w:p>
    <w:p w14:paraId="402681AC" w14:textId="77777777" w:rsidR="00BA784E" w:rsidRPr="004342C6" w:rsidRDefault="00BA784E" w:rsidP="00F725DA">
      <w:pPr>
        <w:pStyle w:val="Heading3"/>
        <w:numPr>
          <w:ilvl w:val="2"/>
          <w:numId w:val="110"/>
        </w:numPr>
        <w:rPr>
          <w:rFonts w:ascii="Arial" w:hAnsi="Arial" w:cs="Arial"/>
        </w:rPr>
      </w:pPr>
      <w:bookmarkStart w:id="1009" w:name="_Toc94634974"/>
      <w:r w:rsidRPr="004342C6">
        <w:rPr>
          <w:rFonts w:ascii="Arial" w:hAnsi="Arial" w:cs="Arial"/>
        </w:rPr>
        <w:t>User Pages and Input</w:t>
      </w:r>
      <w:bookmarkEnd w:id="1009"/>
    </w:p>
    <w:p w14:paraId="20498A5D" w14:textId="77777777" w:rsidR="00BA784E" w:rsidRPr="004342C6" w:rsidRDefault="00BA784E" w:rsidP="00BA784E">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404DD452" w14:textId="77777777" w:rsidR="00BA784E" w:rsidRPr="004342C6" w:rsidRDefault="00BA784E" w:rsidP="00F725DA">
      <w:pPr>
        <w:pStyle w:val="Heading3"/>
        <w:numPr>
          <w:ilvl w:val="2"/>
          <w:numId w:val="110"/>
        </w:numPr>
        <w:rPr>
          <w:rFonts w:ascii="Arial" w:hAnsi="Arial" w:cs="Arial"/>
        </w:rPr>
      </w:pPr>
      <w:bookmarkStart w:id="1010" w:name="_Functional_Requirement(s)_3"/>
      <w:bookmarkStart w:id="1011" w:name="_Toc94634975"/>
      <w:bookmarkEnd w:id="1010"/>
      <w:r w:rsidRPr="004342C6">
        <w:rPr>
          <w:rFonts w:ascii="Arial" w:hAnsi="Arial" w:cs="Arial"/>
        </w:rPr>
        <w:t>Functional Requirement(s)</w:t>
      </w:r>
      <w:bookmarkEnd w:id="1011"/>
    </w:p>
    <w:p w14:paraId="04D73305" w14:textId="3052845B" w:rsidR="00BA784E" w:rsidRPr="004342C6" w:rsidRDefault="00BA784E" w:rsidP="00BA784E">
      <w:pPr>
        <w:pStyle w:val="Caption"/>
        <w:keepNext/>
        <w:jc w:val="center"/>
        <w:rPr>
          <w:rFonts w:cs="Arial"/>
        </w:rPr>
      </w:pPr>
      <w:bookmarkStart w:id="1012" w:name="_Toc94635039"/>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43</w:t>
      </w:r>
      <w:r w:rsidRPr="004342C6">
        <w:rPr>
          <w:rFonts w:cs="Arial"/>
          <w:noProof/>
        </w:rPr>
        <w:fldChar w:fldCharType="end"/>
      </w:r>
      <w:r w:rsidRPr="004342C6">
        <w:rPr>
          <w:rFonts w:cs="Arial"/>
        </w:rPr>
        <w:t>. Functional Requirements – UC.3</w:t>
      </w:r>
      <w:r w:rsidR="00BE7BD9">
        <w:rPr>
          <w:rFonts w:cs="Arial"/>
        </w:rPr>
        <w:t>7</w:t>
      </w:r>
      <w:bookmarkEnd w:id="1012"/>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BA784E" w:rsidRPr="004342C6" w14:paraId="30596891" w14:textId="77777777" w:rsidTr="006049F9">
        <w:trPr>
          <w:trHeight w:val="300"/>
          <w:tblHeader/>
        </w:trPr>
        <w:tc>
          <w:tcPr>
            <w:tcW w:w="2247" w:type="dxa"/>
            <w:shd w:val="clear" w:color="auto" w:fill="4C8B3F" w:themeFill="background2"/>
            <w:vAlign w:val="center"/>
            <w:hideMark/>
          </w:tcPr>
          <w:p w14:paraId="4ECD0981" w14:textId="77777777" w:rsidR="00BA784E" w:rsidRPr="004342C6" w:rsidRDefault="00BA784E" w:rsidP="006049F9">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2AF266AB" w14:textId="77777777" w:rsidR="00BA784E" w:rsidRPr="004342C6" w:rsidRDefault="00BA784E" w:rsidP="006049F9">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BA784E" w:rsidRPr="004342C6" w14:paraId="79D4BEF0" w14:textId="77777777" w:rsidTr="00D104CD">
        <w:trPr>
          <w:trHeight w:val="314"/>
        </w:trPr>
        <w:tc>
          <w:tcPr>
            <w:tcW w:w="2247" w:type="dxa"/>
            <w:shd w:val="clear" w:color="000000" w:fill="FFFFFF"/>
            <w:vAlign w:val="center"/>
          </w:tcPr>
          <w:p w14:paraId="710D5039" w14:textId="69AB7553" w:rsidR="00BA784E" w:rsidRPr="004342C6" w:rsidRDefault="00BA784E" w:rsidP="00BA784E">
            <w:pPr>
              <w:contextualSpacing w:val="0"/>
              <w:jc w:val="center"/>
              <w:rPr>
                <w:rFonts w:eastAsia="Times New Roman" w:cs="Arial"/>
                <w:color w:val="000000"/>
              </w:rPr>
            </w:pPr>
            <w:r w:rsidRPr="006F330F">
              <w:rPr>
                <w:color w:val="000000"/>
              </w:rPr>
              <w:t>LAG.PCS.04.001</w:t>
            </w:r>
          </w:p>
        </w:tc>
        <w:tc>
          <w:tcPr>
            <w:tcW w:w="7028" w:type="dxa"/>
            <w:shd w:val="clear" w:color="000000" w:fill="FFFFFF"/>
          </w:tcPr>
          <w:p w14:paraId="35215D58" w14:textId="77777777" w:rsidR="00BA784E" w:rsidRPr="006F330F" w:rsidRDefault="00BA784E" w:rsidP="00BA784E">
            <w:r w:rsidRPr="006F330F">
              <w:t>The system shall re-determine the</w:t>
            </w:r>
            <w:r>
              <w:t xml:space="preserve"> </w:t>
            </w:r>
            <w:r w:rsidRPr="006F330F">
              <w:t>latest</w:t>
            </w:r>
            <w:r>
              <w:t xml:space="preserve"> submitted</w:t>
            </w:r>
            <w:r w:rsidRPr="006F330F">
              <w:t xml:space="preserve"> year eligibility on the 1</w:t>
            </w:r>
            <w:r w:rsidRPr="006F330F">
              <w:rPr>
                <w:vertAlign w:val="superscript"/>
              </w:rPr>
              <w:t>st</w:t>
            </w:r>
            <w:r w:rsidRPr="006F330F">
              <w:t xml:space="preserve"> of every month for applications where there is at least one applying or non-applying member which fulfills either of the below criteria:</w:t>
            </w:r>
          </w:p>
          <w:p w14:paraId="5C06C6D1" w14:textId="77777777" w:rsidR="00BA784E" w:rsidRPr="006F330F" w:rsidRDefault="00BA784E" w:rsidP="00320B54">
            <w:pPr>
              <w:pStyle w:val="ListParagraph"/>
              <w:numPr>
                <w:ilvl w:val="0"/>
                <w:numId w:val="450"/>
              </w:numPr>
              <w:contextualSpacing w:val="0"/>
            </w:pPr>
            <w:r w:rsidRPr="006F330F">
              <w:t xml:space="preserve">For any income source (including Lottery and Gambling) with income frequency as ‘One time only’: At least one of the income source instances is going to be inactive on the 1st of the current month i.e. Month and year of ‘one time </w:t>
            </w:r>
            <w:r w:rsidRPr="006F330F">
              <w:lastRenderedPageBreak/>
              <w:t>only’ income is less than the Month and year of batch run date.</w:t>
            </w:r>
          </w:p>
          <w:p w14:paraId="0B063591" w14:textId="77777777" w:rsidR="00BA784E" w:rsidRDefault="00BA784E" w:rsidP="00320B54">
            <w:pPr>
              <w:pStyle w:val="ListParagraph"/>
              <w:numPr>
                <w:ilvl w:val="0"/>
                <w:numId w:val="450"/>
              </w:numPr>
              <w:contextualSpacing w:val="0"/>
            </w:pPr>
            <w:r w:rsidRPr="006F330F">
              <w:t xml:space="preserve">For ‘One time only’ Lottery and Gambling Winnings income source when distributed in various months: At least one of the instances of the ‘one time only’ Lottery and Gambling Winnings income distribution is going to be inactive on 1st of the current month i.e. the ‘month and year’ of the last installment of divided Lottery and Gambling income is less than the ‘month and year’ of batch run date. </w:t>
            </w:r>
          </w:p>
          <w:p w14:paraId="0841B5E6" w14:textId="77777777" w:rsidR="00BA784E" w:rsidRDefault="00BA784E" w:rsidP="00BA784E">
            <w:pPr>
              <w:pStyle w:val="ListParagraph"/>
              <w:ind w:left="0"/>
            </w:pPr>
          </w:p>
          <w:p w14:paraId="5BEBF133" w14:textId="77777777" w:rsidR="00BA784E" w:rsidRPr="006F330F" w:rsidRDefault="00BA784E" w:rsidP="00BA784E">
            <w:pPr>
              <w:pStyle w:val="ListParagraph"/>
              <w:ind w:left="1080"/>
            </w:pPr>
            <w:r>
              <w:t xml:space="preserve">Note: </w:t>
            </w:r>
            <w:r w:rsidRPr="006D62A0">
              <w:t xml:space="preserve">The system will </w:t>
            </w:r>
            <w:r>
              <w:t xml:space="preserve">also </w:t>
            </w:r>
            <w:r w:rsidRPr="006D62A0">
              <w:t>determine</w:t>
            </w:r>
            <w:r w:rsidRPr="007F1AF9">
              <w:t xml:space="preserve"> the current year eligibility when</w:t>
            </w:r>
            <w:r>
              <w:t xml:space="preserve"> the </w:t>
            </w:r>
            <w:r w:rsidRPr="007F1AF9">
              <w:t>latest</w:t>
            </w:r>
            <w:r>
              <w:t xml:space="preserve"> submitted</w:t>
            </w:r>
            <w:r w:rsidRPr="007F1AF9">
              <w:t xml:space="preserve"> year eligibility is current year +1.</w:t>
            </w:r>
          </w:p>
          <w:p w14:paraId="059117A9" w14:textId="77777777" w:rsidR="00BA784E" w:rsidRPr="006F330F" w:rsidRDefault="00BA784E" w:rsidP="00BA784E">
            <w:pPr>
              <w:rPr>
                <w:b/>
                <w:bCs/>
              </w:rPr>
            </w:pPr>
            <w:r w:rsidRPr="006F330F">
              <w:rPr>
                <w:b/>
                <w:bCs/>
              </w:rPr>
              <w:t xml:space="preserve">Example 1: </w:t>
            </w:r>
          </w:p>
          <w:p w14:paraId="2A45519D" w14:textId="77777777" w:rsidR="00BA784E" w:rsidRPr="006F330F" w:rsidRDefault="00BA784E" w:rsidP="00320B54">
            <w:pPr>
              <w:pStyle w:val="ListParagraph"/>
              <w:numPr>
                <w:ilvl w:val="0"/>
                <w:numId w:val="446"/>
              </w:numPr>
              <w:contextualSpacing w:val="0"/>
              <w:jc w:val="both"/>
            </w:pPr>
            <w:r w:rsidRPr="006F330F">
              <w:t>On January 20, 2021, John reports Lottery and Gambling Winnings income (‘one time only’) as $100,000 earned in January 2021 and submits the application.</w:t>
            </w:r>
          </w:p>
          <w:p w14:paraId="4058B5BF" w14:textId="77777777" w:rsidR="00BA784E" w:rsidRPr="006F330F" w:rsidRDefault="00BA784E" w:rsidP="00320B54">
            <w:pPr>
              <w:pStyle w:val="ListParagraph"/>
              <w:numPr>
                <w:ilvl w:val="0"/>
                <w:numId w:val="446"/>
              </w:numPr>
              <w:contextualSpacing w:val="0"/>
              <w:jc w:val="both"/>
            </w:pPr>
            <w:r w:rsidRPr="006F330F">
              <w:t>The system divides the winning amount into 4 equal monthly installments of $25,000 each from January 2021 to April 2021 for current income calculation.</w:t>
            </w:r>
          </w:p>
          <w:p w14:paraId="264145B1" w14:textId="77777777" w:rsidR="00BA784E" w:rsidRPr="006F330F" w:rsidRDefault="00BA784E" w:rsidP="00320B54">
            <w:pPr>
              <w:pStyle w:val="ListParagraph"/>
              <w:numPr>
                <w:ilvl w:val="0"/>
                <w:numId w:val="446"/>
              </w:numPr>
              <w:contextualSpacing w:val="0"/>
              <w:jc w:val="both"/>
            </w:pPr>
            <w:r w:rsidRPr="006F330F">
              <w:t>The monthly batch that runs on May 01, 2021, identifies that Lottery and Gambling Winnings income distribution should not be counted in May 2021.</w:t>
            </w:r>
          </w:p>
          <w:p w14:paraId="311B60F5" w14:textId="77777777" w:rsidR="00BA784E" w:rsidRPr="006F330F" w:rsidRDefault="00BA784E" w:rsidP="00320B54">
            <w:pPr>
              <w:pStyle w:val="ListParagraph"/>
              <w:numPr>
                <w:ilvl w:val="0"/>
                <w:numId w:val="446"/>
              </w:numPr>
              <w:contextualSpacing w:val="0"/>
              <w:jc w:val="both"/>
            </w:pPr>
            <w:r w:rsidRPr="006F330F">
              <w:t>The system will re-determine the Medicaid Eligibility on May 01, 2021, and stop counting the Lottery and Gambling Winnings income in the current income calculation.</w:t>
            </w:r>
          </w:p>
          <w:p w14:paraId="02635FB0" w14:textId="77777777" w:rsidR="00BA784E" w:rsidRPr="006F330F" w:rsidRDefault="00BA784E" w:rsidP="00BA784E">
            <w:pPr>
              <w:rPr>
                <w:b/>
                <w:bCs/>
              </w:rPr>
            </w:pPr>
          </w:p>
          <w:p w14:paraId="395A9DC2" w14:textId="77777777" w:rsidR="00BA784E" w:rsidRPr="006F330F" w:rsidRDefault="00BA784E" w:rsidP="00BA784E">
            <w:pPr>
              <w:rPr>
                <w:b/>
                <w:bCs/>
              </w:rPr>
            </w:pPr>
            <w:r w:rsidRPr="006F330F">
              <w:rPr>
                <w:b/>
                <w:bCs/>
              </w:rPr>
              <w:t xml:space="preserve">Example 2: </w:t>
            </w:r>
          </w:p>
          <w:p w14:paraId="6462E582" w14:textId="77777777" w:rsidR="00BA784E" w:rsidRPr="006F330F" w:rsidRDefault="00BA784E" w:rsidP="00320B54">
            <w:pPr>
              <w:pStyle w:val="ListParagraph"/>
              <w:numPr>
                <w:ilvl w:val="0"/>
                <w:numId w:val="448"/>
              </w:numPr>
              <w:contextualSpacing w:val="0"/>
              <w:jc w:val="both"/>
            </w:pPr>
            <w:r w:rsidRPr="006F330F">
              <w:t>On January 20, 2021, John reports Lottery and Gambling Winnings income (‘one time only’) as $100,000 earned in January 2021 and submits the application.</w:t>
            </w:r>
          </w:p>
          <w:p w14:paraId="410B8863" w14:textId="77777777" w:rsidR="00BA784E" w:rsidRPr="006F330F" w:rsidRDefault="00BA784E" w:rsidP="00320B54">
            <w:pPr>
              <w:pStyle w:val="ListParagraph"/>
              <w:numPr>
                <w:ilvl w:val="0"/>
                <w:numId w:val="448"/>
              </w:numPr>
              <w:contextualSpacing w:val="0"/>
              <w:jc w:val="both"/>
            </w:pPr>
            <w:r w:rsidRPr="006F330F">
              <w:t>John has a child Jason in his household.</w:t>
            </w:r>
          </w:p>
          <w:p w14:paraId="727C27D6" w14:textId="77777777" w:rsidR="00BA784E" w:rsidRPr="006F330F" w:rsidRDefault="00BA784E" w:rsidP="00320B54">
            <w:pPr>
              <w:pStyle w:val="ListParagraph"/>
              <w:numPr>
                <w:ilvl w:val="0"/>
                <w:numId w:val="448"/>
              </w:numPr>
              <w:contextualSpacing w:val="0"/>
              <w:jc w:val="both"/>
            </w:pPr>
            <w:r w:rsidRPr="006F330F">
              <w:t>The system divides the winning amount into 4 equal installments of $25,000 each from January 2021 to April 2021 for the current income calculation.</w:t>
            </w:r>
          </w:p>
          <w:p w14:paraId="20112FD6" w14:textId="77777777" w:rsidR="00BA784E" w:rsidRPr="006F330F" w:rsidRDefault="00BA784E" w:rsidP="00320B54">
            <w:pPr>
              <w:pStyle w:val="ListParagraph"/>
              <w:numPr>
                <w:ilvl w:val="0"/>
                <w:numId w:val="448"/>
              </w:numPr>
              <w:contextualSpacing w:val="0"/>
              <w:jc w:val="both"/>
            </w:pPr>
            <w:r w:rsidRPr="006F330F">
              <w:t>The system will run the monthly batch job on February 01, 2021, as the ‘one time only’ Lottery and Gambling Winnings income should not be counted for Jason in February 2021.</w:t>
            </w:r>
          </w:p>
          <w:p w14:paraId="4E64D838" w14:textId="77777777" w:rsidR="00BA784E" w:rsidRPr="006F330F" w:rsidRDefault="00BA784E" w:rsidP="00320B54">
            <w:pPr>
              <w:pStyle w:val="ListParagraph"/>
              <w:numPr>
                <w:ilvl w:val="0"/>
                <w:numId w:val="448"/>
              </w:numPr>
              <w:contextualSpacing w:val="0"/>
              <w:jc w:val="both"/>
            </w:pPr>
            <w:r w:rsidRPr="006F330F">
              <w:t>The system will re-determine the Medicaid Eligibility on February 01, 2021, and stop counting the Lottery and Gambling Winnings income in the current income calculation for Jason.</w:t>
            </w:r>
          </w:p>
          <w:p w14:paraId="0DC7AE05" w14:textId="77777777" w:rsidR="00BA784E" w:rsidRPr="006F330F" w:rsidRDefault="00BA784E" w:rsidP="00320B54">
            <w:pPr>
              <w:pStyle w:val="ListParagraph"/>
              <w:numPr>
                <w:ilvl w:val="0"/>
                <w:numId w:val="448"/>
              </w:numPr>
              <w:contextualSpacing w:val="0"/>
              <w:jc w:val="both"/>
            </w:pPr>
            <w:r w:rsidRPr="006F330F">
              <w:t>The monthly batch that runs on May 01, 2021, identifies that Lottery and Gambling Winnings income distribution should not be counted</w:t>
            </w:r>
            <w:r>
              <w:t xml:space="preserve"> for John</w:t>
            </w:r>
            <w:r w:rsidRPr="006F330F">
              <w:t xml:space="preserve"> in May 2021.</w:t>
            </w:r>
          </w:p>
          <w:p w14:paraId="406BA8D8" w14:textId="77777777" w:rsidR="00BA784E" w:rsidRPr="006F330F" w:rsidRDefault="00BA784E" w:rsidP="00320B54">
            <w:pPr>
              <w:pStyle w:val="ListParagraph"/>
              <w:numPr>
                <w:ilvl w:val="0"/>
                <w:numId w:val="448"/>
              </w:numPr>
              <w:contextualSpacing w:val="0"/>
              <w:jc w:val="both"/>
            </w:pPr>
            <w:r w:rsidRPr="006F330F">
              <w:t>The system will re-determine the Medicaid Eligibility on May 01, 2021, and stop counting the Lottery and Gambling Winnings income in the current income calculation for John.</w:t>
            </w:r>
          </w:p>
          <w:p w14:paraId="7D3934B1" w14:textId="77777777" w:rsidR="00BA784E" w:rsidRPr="006F330F" w:rsidRDefault="00BA784E" w:rsidP="00BA784E">
            <w:pPr>
              <w:jc w:val="both"/>
            </w:pPr>
            <w:r w:rsidRPr="006F330F">
              <w:lastRenderedPageBreak/>
              <w:t xml:space="preserve">Note: In the above example, the batch re-determination process is executed twice. </w:t>
            </w:r>
          </w:p>
          <w:p w14:paraId="16A75C6B" w14:textId="77777777" w:rsidR="00BA784E" w:rsidRPr="006F330F" w:rsidRDefault="00BA784E" w:rsidP="00BA784E">
            <w:pPr>
              <w:jc w:val="both"/>
            </w:pPr>
          </w:p>
          <w:p w14:paraId="2D9140ED" w14:textId="77777777" w:rsidR="00BA784E" w:rsidRPr="006F330F" w:rsidRDefault="00BA784E" w:rsidP="00BA784E">
            <w:pPr>
              <w:rPr>
                <w:b/>
                <w:bCs/>
              </w:rPr>
            </w:pPr>
            <w:r w:rsidRPr="006F330F">
              <w:rPr>
                <w:b/>
                <w:bCs/>
              </w:rPr>
              <w:t xml:space="preserve">Example 3: </w:t>
            </w:r>
          </w:p>
          <w:p w14:paraId="38748596" w14:textId="77777777" w:rsidR="00BA784E" w:rsidRPr="006F330F" w:rsidRDefault="00BA784E" w:rsidP="00320B54">
            <w:pPr>
              <w:pStyle w:val="ListParagraph"/>
              <w:numPr>
                <w:ilvl w:val="0"/>
                <w:numId w:val="447"/>
              </w:numPr>
              <w:contextualSpacing w:val="0"/>
              <w:jc w:val="both"/>
            </w:pPr>
            <w:r w:rsidRPr="006F330F">
              <w:t>On</w:t>
            </w:r>
            <w:r>
              <w:t xml:space="preserve"> </w:t>
            </w:r>
            <w:r w:rsidRPr="006F330F">
              <w:t>January</w:t>
            </w:r>
            <w:r>
              <w:t xml:space="preserve"> </w:t>
            </w:r>
            <w:r w:rsidRPr="006F330F">
              <w:t>20, 2021, John reports Farming or Fishing income (‘one time only’) as $50,000 with month and year as January 2021 and submits the application.</w:t>
            </w:r>
          </w:p>
          <w:p w14:paraId="69359BE3" w14:textId="77777777" w:rsidR="00BA784E" w:rsidRPr="006F330F" w:rsidRDefault="00BA784E" w:rsidP="00320B54">
            <w:pPr>
              <w:pStyle w:val="ListParagraph"/>
              <w:numPr>
                <w:ilvl w:val="0"/>
                <w:numId w:val="447"/>
              </w:numPr>
              <w:contextualSpacing w:val="0"/>
              <w:jc w:val="both"/>
            </w:pPr>
            <w:r w:rsidRPr="006F330F">
              <w:t>The system determines the program eligibility and uses $50,000 in the current income calculation.</w:t>
            </w:r>
          </w:p>
          <w:p w14:paraId="48AA4FD8" w14:textId="77777777" w:rsidR="00BA784E" w:rsidRPr="006F330F" w:rsidRDefault="00BA784E" w:rsidP="00320B54">
            <w:pPr>
              <w:pStyle w:val="ListParagraph"/>
              <w:numPr>
                <w:ilvl w:val="0"/>
                <w:numId w:val="447"/>
              </w:numPr>
              <w:contextualSpacing w:val="0"/>
              <w:jc w:val="both"/>
            </w:pPr>
            <w:r w:rsidRPr="006F330F">
              <w:t>The monthly batch that runs on February 01, 2021, identifies that Farming or Fishing is no longer active in February 2021.</w:t>
            </w:r>
          </w:p>
          <w:p w14:paraId="48C5FF63" w14:textId="77777777" w:rsidR="00BA784E" w:rsidRPr="006F330F" w:rsidRDefault="00BA784E" w:rsidP="00320B54">
            <w:pPr>
              <w:pStyle w:val="ListParagraph"/>
              <w:numPr>
                <w:ilvl w:val="0"/>
                <w:numId w:val="447"/>
              </w:numPr>
              <w:contextualSpacing w:val="0"/>
              <w:jc w:val="both"/>
            </w:pPr>
            <w:r w:rsidRPr="006F330F">
              <w:t>The system will re-determine the Medicaid Eligibility on February 01, 2021, and stop counting the Farming or Fishing income in the current income calculation.</w:t>
            </w:r>
          </w:p>
          <w:p w14:paraId="7ADFE157" w14:textId="112E37DA" w:rsidR="00BA784E" w:rsidRPr="00BE7BD9" w:rsidRDefault="00BA784E" w:rsidP="00BE7BD9">
            <w:pPr>
              <w:spacing w:before="120" w:after="120"/>
              <w:rPr>
                <w:rFonts w:cs="Arial"/>
              </w:rPr>
            </w:pPr>
          </w:p>
        </w:tc>
      </w:tr>
      <w:tr w:rsidR="00BA784E" w:rsidRPr="004342C6" w14:paraId="65ECFE4B" w14:textId="77777777" w:rsidTr="00D104CD">
        <w:trPr>
          <w:trHeight w:val="314"/>
        </w:trPr>
        <w:tc>
          <w:tcPr>
            <w:tcW w:w="2247" w:type="dxa"/>
            <w:shd w:val="clear" w:color="000000" w:fill="FFFFFF"/>
            <w:vAlign w:val="center"/>
          </w:tcPr>
          <w:p w14:paraId="71ADF299" w14:textId="7BE1828E" w:rsidR="00BA784E" w:rsidRPr="004342C6" w:rsidRDefault="00BA784E" w:rsidP="00BA784E">
            <w:pPr>
              <w:contextualSpacing w:val="0"/>
              <w:jc w:val="center"/>
              <w:rPr>
                <w:rFonts w:eastAsia="Times New Roman" w:cs="Arial"/>
                <w:color w:val="000000"/>
              </w:rPr>
            </w:pPr>
            <w:r w:rsidRPr="006F330F">
              <w:rPr>
                <w:color w:val="000000"/>
              </w:rPr>
              <w:lastRenderedPageBreak/>
              <w:t>LAG.PCS.04.002</w:t>
            </w:r>
          </w:p>
        </w:tc>
        <w:tc>
          <w:tcPr>
            <w:tcW w:w="7028" w:type="dxa"/>
            <w:shd w:val="clear" w:color="000000" w:fill="FFFFFF"/>
          </w:tcPr>
          <w:p w14:paraId="18E5A5D0" w14:textId="77777777" w:rsidR="00BA784E" w:rsidRPr="006F330F" w:rsidRDefault="00BA784E" w:rsidP="00BA784E">
            <w:r w:rsidRPr="006F330F">
              <w:t>The system shall re-determine the</w:t>
            </w:r>
            <w:r>
              <w:t xml:space="preserve"> </w:t>
            </w:r>
            <w:r w:rsidRPr="006F330F">
              <w:t xml:space="preserve">latest </w:t>
            </w:r>
            <w:r>
              <w:t xml:space="preserve">submitted </w:t>
            </w:r>
            <w:r w:rsidRPr="006F330F">
              <w:t>year eligibility on the 1</w:t>
            </w:r>
            <w:r w:rsidRPr="006F330F">
              <w:rPr>
                <w:vertAlign w:val="superscript"/>
              </w:rPr>
              <w:t>st</w:t>
            </w:r>
            <w:r w:rsidRPr="006F330F">
              <w:t xml:space="preserve"> of every month for applications where there is at least one applying or non-applying member which fulfills the below criteria:</w:t>
            </w:r>
          </w:p>
          <w:p w14:paraId="3D16C9BF" w14:textId="77777777" w:rsidR="00BA784E" w:rsidRPr="006F330F" w:rsidRDefault="00BA784E" w:rsidP="00BA784E"/>
          <w:p w14:paraId="2E466C2B" w14:textId="77777777" w:rsidR="00BA784E" w:rsidRPr="006F330F" w:rsidRDefault="00BA784E" w:rsidP="00320B54">
            <w:pPr>
              <w:pStyle w:val="ListParagraph"/>
              <w:numPr>
                <w:ilvl w:val="0"/>
                <w:numId w:val="450"/>
              </w:numPr>
              <w:contextualSpacing w:val="0"/>
            </w:pPr>
            <w:r w:rsidRPr="006F330F">
              <w:t>For any income source (</w:t>
            </w:r>
            <w:r>
              <w:t xml:space="preserve">Except </w:t>
            </w:r>
            <w:r w:rsidRPr="00AA7A4C">
              <w:t>Lottery</w:t>
            </w:r>
            <w:r w:rsidRPr="006F330F">
              <w:t xml:space="preserve"> and Gambling): At least one of the ‘one time only’ income source instances is going to be active on the 1st of the current month i.e. Month and year of ‘one time only’ income is the same as the month and year of batch run date.</w:t>
            </w:r>
          </w:p>
          <w:p w14:paraId="5EB087E8" w14:textId="77777777" w:rsidR="00BA784E" w:rsidRPr="006F330F" w:rsidRDefault="00BA784E" w:rsidP="00BA784E">
            <w:pPr>
              <w:jc w:val="both"/>
              <w:rPr>
                <w:lang w:eastAsia="ar-SA"/>
              </w:rPr>
            </w:pPr>
          </w:p>
          <w:p w14:paraId="355ACAC4" w14:textId="77777777" w:rsidR="00BA784E" w:rsidRPr="006F330F" w:rsidRDefault="00BA784E" w:rsidP="00BA784E">
            <w:pPr>
              <w:rPr>
                <w:b/>
                <w:bCs/>
              </w:rPr>
            </w:pPr>
            <w:r w:rsidRPr="006F330F">
              <w:rPr>
                <w:b/>
                <w:bCs/>
              </w:rPr>
              <w:t xml:space="preserve">Example: </w:t>
            </w:r>
          </w:p>
          <w:p w14:paraId="772181DD" w14:textId="77777777" w:rsidR="00BA784E" w:rsidRPr="006F330F" w:rsidRDefault="00BA784E" w:rsidP="00320B54">
            <w:pPr>
              <w:pStyle w:val="ListParagraph"/>
              <w:numPr>
                <w:ilvl w:val="0"/>
                <w:numId w:val="445"/>
              </w:numPr>
              <w:contextualSpacing w:val="0"/>
              <w:jc w:val="both"/>
            </w:pPr>
            <w:r w:rsidRPr="006F330F">
              <w:t xml:space="preserve">On January 20, 2021, John reports </w:t>
            </w:r>
            <w:r>
              <w:t>Farming or Fishing</w:t>
            </w:r>
            <w:r w:rsidRPr="006F330F">
              <w:t xml:space="preserve"> income (‘one time only’) as $100,000 with month and year as March 2021 and submits the application.</w:t>
            </w:r>
          </w:p>
          <w:p w14:paraId="5B7FF21F" w14:textId="77777777" w:rsidR="00BA784E" w:rsidRPr="006F330F" w:rsidRDefault="00BA784E" w:rsidP="00320B54">
            <w:pPr>
              <w:pStyle w:val="ListParagraph"/>
              <w:numPr>
                <w:ilvl w:val="0"/>
                <w:numId w:val="445"/>
              </w:numPr>
              <w:contextualSpacing w:val="0"/>
              <w:jc w:val="both"/>
            </w:pPr>
            <w:r w:rsidRPr="006F330F">
              <w:t>During the program determination in January:</w:t>
            </w:r>
          </w:p>
          <w:p w14:paraId="56786C66" w14:textId="77777777" w:rsidR="00BA784E" w:rsidRPr="006F330F" w:rsidRDefault="00BA784E" w:rsidP="00320B54">
            <w:pPr>
              <w:pStyle w:val="ListParagraph"/>
              <w:numPr>
                <w:ilvl w:val="1"/>
                <w:numId w:val="445"/>
              </w:numPr>
              <w:contextualSpacing w:val="0"/>
              <w:jc w:val="both"/>
            </w:pPr>
            <w:r w:rsidRPr="006F330F">
              <w:t xml:space="preserve">The system will not count the </w:t>
            </w:r>
            <w:r>
              <w:t>Farming or Fishing</w:t>
            </w:r>
            <w:r w:rsidRPr="006F330F" w:rsidDel="009F3A30">
              <w:t xml:space="preserve"> </w:t>
            </w:r>
            <w:r w:rsidRPr="006F330F">
              <w:t xml:space="preserve"> income for current income calculation.</w:t>
            </w:r>
          </w:p>
          <w:p w14:paraId="64E3566D" w14:textId="77777777" w:rsidR="00BA784E" w:rsidRPr="006F330F" w:rsidRDefault="00BA784E" w:rsidP="00320B54">
            <w:pPr>
              <w:pStyle w:val="ListParagraph"/>
              <w:numPr>
                <w:ilvl w:val="1"/>
                <w:numId w:val="445"/>
              </w:numPr>
              <w:contextualSpacing w:val="0"/>
              <w:jc w:val="both"/>
            </w:pPr>
            <w:r w:rsidRPr="006F330F">
              <w:t xml:space="preserve">The system will count the </w:t>
            </w:r>
            <w:r>
              <w:t>Farming or Fishing</w:t>
            </w:r>
            <w:r w:rsidRPr="006F330F" w:rsidDel="009F3A30">
              <w:t xml:space="preserve"> </w:t>
            </w:r>
            <w:r w:rsidRPr="006F330F">
              <w:t>income for the projected income calculation.</w:t>
            </w:r>
          </w:p>
          <w:p w14:paraId="0077777B" w14:textId="77777777" w:rsidR="00BA784E" w:rsidRPr="006F330F" w:rsidRDefault="00BA784E" w:rsidP="00320B54">
            <w:pPr>
              <w:pStyle w:val="ListParagraph"/>
              <w:numPr>
                <w:ilvl w:val="0"/>
                <w:numId w:val="445"/>
              </w:numPr>
              <w:contextualSpacing w:val="0"/>
              <w:jc w:val="both"/>
            </w:pPr>
            <w:r w:rsidRPr="006F330F">
              <w:t>The monthly batch that runs on March 01, 2021, identifies that</w:t>
            </w:r>
            <w:r>
              <w:t xml:space="preserve"> the</w:t>
            </w:r>
            <w:r w:rsidRPr="006F330F">
              <w:t xml:space="preserve"> </w:t>
            </w:r>
            <w:r>
              <w:t>Farming or Fishing</w:t>
            </w:r>
            <w:r w:rsidRPr="006F330F" w:rsidDel="009F3A30">
              <w:t xml:space="preserve"> </w:t>
            </w:r>
            <w:r w:rsidRPr="006F330F">
              <w:t>income will become effective in March</w:t>
            </w:r>
            <w:r>
              <w:t>.</w:t>
            </w:r>
            <w:r w:rsidRPr="006F330F">
              <w:t xml:space="preserve"> </w:t>
            </w:r>
          </w:p>
          <w:p w14:paraId="022F6209" w14:textId="77777777" w:rsidR="00BA784E" w:rsidRPr="006F330F" w:rsidRDefault="00BA784E" w:rsidP="00320B54">
            <w:pPr>
              <w:pStyle w:val="ListParagraph"/>
              <w:numPr>
                <w:ilvl w:val="0"/>
                <w:numId w:val="445"/>
              </w:numPr>
              <w:contextualSpacing w:val="0"/>
              <w:jc w:val="both"/>
            </w:pPr>
            <w:r w:rsidRPr="006F330F">
              <w:t>The system re-determines the eligibility on March 01, 2021</w:t>
            </w:r>
            <w:r>
              <w:t>.</w:t>
            </w:r>
            <w:r w:rsidRPr="006F330F">
              <w:t xml:space="preserve"> </w:t>
            </w:r>
          </w:p>
          <w:p w14:paraId="19517B1E" w14:textId="6E4CF1D0" w:rsidR="00BA784E" w:rsidRPr="00030304" w:rsidRDefault="00BA784E" w:rsidP="00BA784E">
            <w:pPr>
              <w:jc w:val="both"/>
              <w:rPr>
                <w:rFonts w:cs="Arial"/>
              </w:rPr>
            </w:pPr>
          </w:p>
        </w:tc>
      </w:tr>
      <w:tr w:rsidR="00BA784E" w:rsidRPr="004342C6" w14:paraId="5928350D" w14:textId="77777777" w:rsidTr="00D104CD">
        <w:trPr>
          <w:trHeight w:val="314"/>
        </w:trPr>
        <w:tc>
          <w:tcPr>
            <w:tcW w:w="2247" w:type="dxa"/>
            <w:shd w:val="clear" w:color="000000" w:fill="FFFFFF"/>
            <w:vAlign w:val="center"/>
          </w:tcPr>
          <w:p w14:paraId="4FE47FA0" w14:textId="5343E575" w:rsidR="00BA784E" w:rsidRPr="004342C6" w:rsidRDefault="00BA784E" w:rsidP="00BA784E">
            <w:pPr>
              <w:contextualSpacing w:val="0"/>
              <w:jc w:val="center"/>
              <w:rPr>
                <w:rFonts w:eastAsia="Times New Roman" w:cs="Arial"/>
                <w:color w:val="000000"/>
              </w:rPr>
            </w:pPr>
            <w:r w:rsidRPr="006F330F">
              <w:rPr>
                <w:color w:val="000000"/>
              </w:rPr>
              <w:t>LAG.PCS.04.003</w:t>
            </w:r>
          </w:p>
        </w:tc>
        <w:tc>
          <w:tcPr>
            <w:tcW w:w="7028" w:type="dxa"/>
            <w:shd w:val="clear" w:color="000000" w:fill="FFFFFF"/>
          </w:tcPr>
          <w:p w14:paraId="0F8CEFEA" w14:textId="77777777" w:rsidR="00BA784E" w:rsidRPr="006F330F" w:rsidRDefault="00BA784E" w:rsidP="00BA784E">
            <w:pPr>
              <w:jc w:val="both"/>
            </w:pPr>
            <w:r w:rsidRPr="006F330F">
              <w:rPr>
                <w:lang w:eastAsia="ar-SA"/>
              </w:rPr>
              <w:t>The system shall e</w:t>
            </w:r>
            <w:r w:rsidRPr="006F330F">
              <w:t xml:space="preserve">xclude the following applications from the batch processes. </w:t>
            </w:r>
          </w:p>
          <w:p w14:paraId="2CDCA50C" w14:textId="77777777" w:rsidR="00BA784E" w:rsidRPr="006F330F" w:rsidRDefault="00BA784E" w:rsidP="00320B54">
            <w:pPr>
              <w:pStyle w:val="ListParagraph"/>
              <w:numPr>
                <w:ilvl w:val="0"/>
                <w:numId w:val="404"/>
              </w:numPr>
              <w:contextualSpacing w:val="0"/>
              <w:jc w:val="both"/>
            </w:pPr>
            <w:r w:rsidRPr="006F330F">
              <w:t>Applications for which Medicaid Renewal (including Admin Review Renewal, Express Lane Renewal, Non-Auto Renewal, Auto-Renewal) is initiated.</w:t>
            </w:r>
          </w:p>
          <w:p w14:paraId="27B48A50" w14:textId="77777777" w:rsidR="00BA784E" w:rsidRPr="006F330F" w:rsidRDefault="00BA784E" w:rsidP="00320B54">
            <w:pPr>
              <w:pStyle w:val="ListParagraph"/>
              <w:numPr>
                <w:ilvl w:val="0"/>
                <w:numId w:val="404"/>
              </w:numPr>
              <w:contextualSpacing w:val="0"/>
              <w:jc w:val="both"/>
            </w:pPr>
            <w:r w:rsidRPr="006F330F">
              <w:t>Applications for which PDM is initiated.</w:t>
            </w:r>
          </w:p>
          <w:p w14:paraId="542AE771" w14:textId="77777777" w:rsidR="00BA784E" w:rsidRPr="006F330F" w:rsidRDefault="00BA784E" w:rsidP="00320B54">
            <w:pPr>
              <w:pStyle w:val="ListParagraph"/>
              <w:numPr>
                <w:ilvl w:val="0"/>
                <w:numId w:val="404"/>
              </w:numPr>
              <w:contextualSpacing w:val="0"/>
              <w:jc w:val="both"/>
            </w:pPr>
            <w:r w:rsidRPr="006F330F">
              <w:t>Applications where Preliminary eligibility is created but not finalized as part of QHP and Mixed Household Renewal process.</w:t>
            </w:r>
          </w:p>
          <w:p w14:paraId="0CFDC5BA" w14:textId="77777777" w:rsidR="00BA784E" w:rsidRDefault="00BA784E" w:rsidP="00320B54">
            <w:pPr>
              <w:pStyle w:val="ListParagraph"/>
              <w:numPr>
                <w:ilvl w:val="0"/>
                <w:numId w:val="404"/>
              </w:numPr>
              <w:contextualSpacing w:val="0"/>
              <w:jc w:val="both"/>
            </w:pPr>
            <w:r w:rsidRPr="006F330F">
              <w:lastRenderedPageBreak/>
              <w:t>Applications which are provided overridden benefits and protection is applied and active.</w:t>
            </w:r>
          </w:p>
          <w:p w14:paraId="7E9724B8" w14:textId="77777777" w:rsidR="00BA784E" w:rsidRDefault="00BA784E" w:rsidP="00320B54">
            <w:pPr>
              <w:pStyle w:val="ListParagraph"/>
              <w:numPr>
                <w:ilvl w:val="0"/>
                <w:numId w:val="404"/>
              </w:numPr>
              <w:contextualSpacing w:val="0"/>
              <w:jc w:val="both"/>
            </w:pPr>
            <w:r>
              <w:t xml:space="preserve">Applications in which there is no applying member or closure reason 38 (even if it is non-primary) is applied to all the members in the application. </w:t>
            </w:r>
          </w:p>
          <w:p w14:paraId="076890DF" w14:textId="77777777" w:rsidR="00BA784E" w:rsidRPr="006F330F" w:rsidRDefault="00BA784E" w:rsidP="00320B54">
            <w:pPr>
              <w:pStyle w:val="ListParagraph"/>
              <w:numPr>
                <w:ilvl w:val="0"/>
                <w:numId w:val="404"/>
              </w:numPr>
              <w:contextualSpacing w:val="0"/>
              <w:jc w:val="both"/>
            </w:pPr>
            <w:r>
              <w:t>Applications in which all members are not eligible and the difference between the current date and last program determination date is greater than X days (By default 365 days).</w:t>
            </w:r>
          </w:p>
          <w:p w14:paraId="518A6F63" w14:textId="77777777" w:rsidR="00BA784E" w:rsidRPr="006F330F" w:rsidRDefault="00BA784E" w:rsidP="00BA784E"/>
          <w:p w14:paraId="46E00188" w14:textId="77777777" w:rsidR="00BA784E" w:rsidRPr="006F330F" w:rsidRDefault="00BA784E" w:rsidP="00BA784E">
            <w:r w:rsidRPr="006F330F">
              <w:rPr>
                <w:b/>
              </w:rPr>
              <w:t>Note</w:t>
            </w:r>
            <w:r w:rsidRPr="006F330F">
              <w:t xml:space="preserve">: </w:t>
            </w:r>
          </w:p>
          <w:p w14:paraId="1AA78CB5" w14:textId="77777777" w:rsidR="00BA784E" w:rsidRPr="006F330F" w:rsidRDefault="00BA784E" w:rsidP="00320B54">
            <w:pPr>
              <w:pStyle w:val="ListParagraph"/>
              <w:numPr>
                <w:ilvl w:val="0"/>
                <w:numId w:val="449"/>
              </w:numPr>
              <w:contextualSpacing w:val="0"/>
            </w:pPr>
            <w:r w:rsidRPr="006F330F">
              <w:t>The system shall discard an In-progress application where one eligibility is in ‘Submitted’ status and the other eligibility is in ‘In-Progress’ status when the eligibility determination is performed by the batch.</w:t>
            </w:r>
          </w:p>
          <w:p w14:paraId="18358B28" w14:textId="77777777" w:rsidR="00BA784E" w:rsidRPr="004342C6" w:rsidRDefault="00BA784E" w:rsidP="00BA784E">
            <w:pPr>
              <w:spacing w:before="120" w:after="120"/>
              <w:rPr>
                <w:rFonts w:cs="Arial"/>
              </w:rPr>
            </w:pPr>
          </w:p>
        </w:tc>
      </w:tr>
    </w:tbl>
    <w:p w14:paraId="5286E585" w14:textId="77777777" w:rsidR="00BA784E" w:rsidRPr="004342C6" w:rsidRDefault="00BA784E" w:rsidP="00BA784E">
      <w:pPr>
        <w:pStyle w:val="Table"/>
        <w:rPr>
          <w:rFonts w:ascii="Arial" w:hAnsi="Arial" w:cs="Arial"/>
        </w:rPr>
      </w:pPr>
    </w:p>
    <w:p w14:paraId="1C1FF6FC" w14:textId="77777777" w:rsidR="00BA784E" w:rsidRPr="004342C6" w:rsidRDefault="00BA784E" w:rsidP="00F725DA">
      <w:pPr>
        <w:pStyle w:val="Heading3"/>
        <w:numPr>
          <w:ilvl w:val="2"/>
          <w:numId w:val="110"/>
        </w:numPr>
        <w:rPr>
          <w:rFonts w:ascii="Arial" w:hAnsi="Arial" w:cs="Arial"/>
        </w:rPr>
      </w:pPr>
      <w:bookmarkStart w:id="1013" w:name="_Toc94634976"/>
      <w:r w:rsidRPr="004342C6">
        <w:rPr>
          <w:rFonts w:ascii="Arial" w:hAnsi="Arial" w:cs="Arial"/>
        </w:rPr>
        <w:t>Transaction /SSO Information</w:t>
      </w:r>
      <w:bookmarkEnd w:id="1013"/>
    </w:p>
    <w:p w14:paraId="1152E8F5" w14:textId="009B495C" w:rsidR="00BA784E" w:rsidRDefault="00BA784E" w:rsidP="00BA784E">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DE2AB17" w14:textId="77777777" w:rsidR="00BE7BD9" w:rsidRPr="004342C6" w:rsidRDefault="00BE7BD9" w:rsidP="00BA784E">
      <w:pPr>
        <w:pStyle w:val="Hints"/>
        <w:spacing w:after="200"/>
        <w:ind w:left="450"/>
        <w:rPr>
          <w:rFonts w:eastAsiaTheme="minorHAnsi" w:cs="Arial"/>
          <w:color w:val="auto"/>
          <w:sz w:val="22"/>
          <w:szCs w:val="22"/>
        </w:rPr>
      </w:pPr>
    </w:p>
    <w:p w14:paraId="34BFB674" w14:textId="77777777" w:rsidR="00BA784E" w:rsidRPr="004342C6" w:rsidRDefault="00BA784E" w:rsidP="00F725DA">
      <w:pPr>
        <w:pStyle w:val="Heading3"/>
        <w:numPr>
          <w:ilvl w:val="2"/>
          <w:numId w:val="110"/>
        </w:numPr>
        <w:rPr>
          <w:rFonts w:ascii="Arial" w:hAnsi="Arial" w:cs="Arial"/>
        </w:rPr>
      </w:pPr>
      <w:bookmarkStart w:id="1014" w:name="_Toc94634977"/>
      <w:r w:rsidRPr="004342C6">
        <w:rPr>
          <w:rFonts w:ascii="Arial" w:hAnsi="Arial" w:cs="Arial"/>
        </w:rPr>
        <w:t>Special Design Consideration</w:t>
      </w:r>
      <w:bookmarkEnd w:id="1014"/>
    </w:p>
    <w:p w14:paraId="39C74380" w14:textId="30A72C3E" w:rsidR="00BA784E" w:rsidRPr="004A7065" w:rsidRDefault="006049F9" w:rsidP="004A7065">
      <w:pPr>
        <w:pStyle w:val="Caption"/>
        <w:keepNext/>
        <w:jc w:val="center"/>
        <w:rPr>
          <w:rFonts w:cs="Arial"/>
        </w:rPr>
      </w:pPr>
      <w:bookmarkStart w:id="1015" w:name="_Toc94635040"/>
      <w:r>
        <w:t xml:space="preserve">Table </w:t>
      </w:r>
      <w:r>
        <w:fldChar w:fldCharType="begin"/>
      </w:r>
      <w:r>
        <w:instrText>SEQ Table \* ARABIC</w:instrText>
      </w:r>
      <w:r>
        <w:fldChar w:fldCharType="separate"/>
      </w:r>
      <w:r w:rsidR="005878FA">
        <w:rPr>
          <w:noProof/>
        </w:rPr>
        <w:t>44</w:t>
      </w:r>
      <w:r>
        <w:fldChar w:fldCharType="end"/>
      </w:r>
      <w:r>
        <w:t xml:space="preserve">: </w:t>
      </w:r>
      <w:r w:rsidR="004A7065" w:rsidRPr="004342C6">
        <w:rPr>
          <w:rFonts w:cs="Arial"/>
        </w:rPr>
        <w:t>Spec</w:t>
      </w:r>
      <w:r w:rsidR="004A7065">
        <w:rPr>
          <w:rFonts w:cs="Arial"/>
        </w:rPr>
        <w:t xml:space="preserve">ial Design Consideration </w:t>
      </w:r>
      <w:r w:rsidRPr="004E6807">
        <w:t>– UC.37</w:t>
      </w:r>
      <w:bookmarkEnd w:id="1015"/>
    </w:p>
    <w:tbl>
      <w:tblPr>
        <w:tblW w:w="9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4775"/>
        <w:gridCol w:w="1980"/>
        <w:gridCol w:w="1924"/>
      </w:tblGrid>
      <w:tr w:rsidR="00BA784E" w:rsidRPr="007035A4" w14:paraId="4CC22E71" w14:textId="77777777" w:rsidTr="006049F9">
        <w:trPr>
          <w:trHeight w:val="602"/>
          <w:tblHeader/>
        </w:trPr>
        <w:tc>
          <w:tcPr>
            <w:tcW w:w="715" w:type="dxa"/>
            <w:shd w:val="clear" w:color="auto" w:fill="4C8B3F" w:themeFill="background2"/>
            <w:noWrap/>
            <w:hideMark/>
          </w:tcPr>
          <w:p w14:paraId="2C756AA8" w14:textId="77777777" w:rsidR="00BA784E" w:rsidRPr="007035A4" w:rsidRDefault="00BA784E" w:rsidP="006049F9">
            <w:pPr>
              <w:jc w:val="center"/>
              <w:rPr>
                <w:b/>
                <w:bCs/>
                <w:color w:val="FFFFFF" w:themeColor="background1"/>
              </w:rPr>
            </w:pPr>
            <w:r w:rsidRPr="007035A4">
              <w:rPr>
                <w:b/>
                <w:bCs/>
                <w:color w:val="FFFFFF" w:themeColor="background1"/>
              </w:rPr>
              <w:t>S.N.</w:t>
            </w:r>
          </w:p>
        </w:tc>
        <w:tc>
          <w:tcPr>
            <w:tcW w:w="4775" w:type="dxa"/>
            <w:shd w:val="clear" w:color="auto" w:fill="4C8B3F" w:themeFill="background2"/>
            <w:noWrap/>
            <w:hideMark/>
          </w:tcPr>
          <w:p w14:paraId="2F896AC0" w14:textId="77777777" w:rsidR="00BA784E" w:rsidRPr="007035A4" w:rsidRDefault="00BA784E" w:rsidP="006049F9">
            <w:pPr>
              <w:jc w:val="center"/>
              <w:rPr>
                <w:b/>
                <w:bCs/>
                <w:color w:val="FFFFFF" w:themeColor="background1"/>
              </w:rPr>
            </w:pPr>
            <w:r w:rsidRPr="007035A4">
              <w:rPr>
                <w:b/>
                <w:bCs/>
                <w:color w:val="FFFFFF" w:themeColor="background1"/>
              </w:rPr>
              <w:t>Description</w:t>
            </w:r>
          </w:p>
        </w:tc>
        <w:tc>
          <w:tcPr>
            <w:tcW w:w="1980" w:type="dxa"/>
            <w:shd w:val="clear" w:color="auto" w:fill="4C8B3F" w:themeFill="background2"/>
            <w:noWrap/>
            <w:hideMark/>
          </w:tcPr>
          <w:p w14:paraId="45D118AC" w14:textId="77777777" w:rsidR="00BA784E" w:rsidRPr="007035A4" w:rsidRDefault="00BA784E" w:rsidP="006049F9">
            <w:pPr>
              <w:jc w:val="center"/>
              <w:rPr>
                <w:b/>
                <w:bCs/>
                <w:color w:val="FFFFFF" w:themeColor="background1"/>
              </w:rPr>
            </w:pPr>
            <w:r w:rsidRPr="007035A4">
              <w:rPr>
                <w:b/>
                <w:bCs/>
                <w:color w:val="FFFFFF" w:themeColor="background1"/>
              </w:rPr>
              <w:t>Configuration Required</w:t>
            </w:r>
          </w:p>
        </w:tc>
        <w:tc>
          <w:tcPr>
            <w:tcW w:w="1924" w:type="dxa"/>
            <w:shd w:val="clear" w:color="auto" w:fill="4C8B3F" w:themeFill="background2"/>
            <w:noWrap/>
            <w:hideMark/>
          </w:tcPr>
          <w:p w14:paraId="01AC5EEC" w14:textId="77777777" w:rsidR="00BA784E" w:rsidRPr="007035A4" w:rsidRDefault="00BA784E" w:rsidP="006049F9">
            <w:pPr>
              <w:jc w:val="center"/>
              <w:rPr>
                <w:b/>
                <w:bCs/>
                <w:color w:val="FFFFFF" w:themeColor="background1"/>
              </w:rPr>
            </w:pPr>
            <w:r w:rsidRPr="007035A4">
              <w:rPr>
                <w:b/>
                <w:bCs/>
                <w:color w:val="FFFFFF" w:themeColor="background1"/>
              </w:rPr>
              <w:t>Default</w:t>
            </w:r>
          </w:p>
        </w:tc>
      </w:tr>
      <w:tr w:rsidR="00BA784E" w:rsidRPr="0000780D" w14:paraId="5A60931C" w14:textId="77777777" w:rsidTr="006049F9">
        <w:trPr>
          <w:trHeight w:val="1718"/>
        </w:trPr>
        <w:tc>
          <w:tcPr>
            <w:tcW w:w="715" w:type="dxa"/>
          </w:tcPr>
          <w:p w14:paraId="507C936C" w14:textId="3985DF82" w:rsidR="00BA784E" w:rsidRPr="00651128" w:rsidRDefault="00BA784E" w:rsidP="00BA784E">
            <w:pPr>
              <w:rPr>
                <w:color w:val="000000"/>
              </w:rPr>
            </w:pPr>
            <w:r>
              <w:rPr>
                <w:color w:val="000000"/>
              </w:rPr>
              <w:t>1</w:t>
            </w:r>
          </w:p>
        </w:tc>
        <w:tc>
          <w:tcPr>
            <w:tcW w:w="4775" w:type="dxa"/>
          </w:tcPr>
          <w:p w14:paraId="279FA107" w14:textId="77777777" w:rsidR="00BA784E" w:rsidRPr="006F330F" w:rsidRDefault="00BA784E" w:rsidP="00BA784E">
            <w:r>
              <w:rPr>
                <w:rFonts w:eastAsia="Calibri"/>
              </w:rPr>
              <w:t>The s</w:t>
            </w:r>
            <w:r w:rsidRPr="00F1394E">
              <w:rPr>
                <w:rFonts w:eastAsia="Calibri"/>
              </w:rPr>
              <w:t xml:space="preserve">ystem will exclude the applications from the one time only batch process in which </w:t>
            </w:r>
            <w:r>
              <w:t>all members are not eligible and the difference between the current date and last program determination date is greater than X days.</w:t>
            </w:r>
          </w:p>
          <w:p w14:paraId="56307611" w14:textId="2084F45F" w:rsidR="00BA784E" w:rsidRPr="0000780D" w:rsidRDefault="00BA784E" w:rsidP="00BA784E">
            <w:pPr>
              <w:pStyle w:val="Hints"/>
              <w:spacing w:after="200"/>
              <w:rPr>
                <w:rFonts w:eastAsia="Calibri" w:cs="Calibri"/>
                <w:color w:val="auto"/>
                <w:sz w:val="22"/>
                <w:szCs w:val="22"/>
              </w:rPr>
            </w:pPr>
          </w:p>
        </w:tc>
        <w:tc>
          <w:tcPr>
            <w:tcW w:w="1980" w:type="dxa"/>
            <w:noWrap/>
          </w:tcPr>
          <w:p w14:paraId="37C8AA0C" w14:textId="65994D74" w:rsidR="00BA784E" w:rsidRPr="0000780D" w:rsidRDefault="00BA784E" w:rsidP="00BA784E">
            <w:pPr>
              <w:pStyle w:val="Hints"/>
              <w:spacing w:after="200"/>
              <w:rPr>
                <w:rFonts w:eastAsia="Calibri" w:cs="Calibri"/>
                <w:color w:val="auto"/>
                <w:sz w:val="22"/>
                <w:szCs w:val="22"/>
              </w:rPr>
            </w:pPr>
            <w:r>
              <w:rPr>
                <w:rFonts w:eastAsia="Calibri" w:cs="Calibri"/>
                <w:color w:val="auto"/>
                <w:sz w:val="22"/>
                <w:szCs w:val="22"/>
              </w:rPr>
              <w:t>Number of days</w:t>
            </w:r>
          </w:p>
        </w:tc>
        <w:tc>
          <w:tcPr>
            <w:tcW w:w="1924" w:type="dxa"/>
            <w:noWrap/>
          </w:tcPr>
          <w:p w14:paraId="611AC0BA" w14:textId="235D7F5D" w:rsidR="00BA784E" w:rsidRPr="0000780D" w:rsidRDefault="00BA784E" w:rsidP="00BA784E">
            <w:pPr>
              <w:pStyle w:val="Hints"/>
              <w:spacing w:after="200"/>
              <w:rPr>
                <w:rFonts w:eastAsia="Calibri" w:cs="Calibri"/>
                <w:color w:val="auto"/>
                <w:sz w:val="22"/>
                <w:szCs w:val="22"/>
              </w:rPr>
            </w:pPr>
            <w:r>
              <w:rPr>
                <w:rFonts w:eastAsia="Calibri" w:cs="Calibri"/>
                <w:color w:val="auto"/>
                <w:sz w:val="22"/>
                <w:szCs w:val="22"/>
              </w:rPr>
              <w:t>365 days</w:t>
            </w:r>
          </w:p>
        </w:tc>
      </w:tr>
    </w:tbl>
    <w:p w14:paraId="3C209C1E" w14:textId="6182241C" w:rsidR="00BA784E" w:rsidRPr="004342C6" w:rsidRDefault="00BA784E" w:rsidP="00BE7BD9">
      <w:pPr>
        <w:pStyle w:val="Table"/>
        <w:rPr>
          <w:rFonts w:ascii="Arial" w:hAnsi="Arial" w:cs="Arial"/>
          <w:color w:val="auto"/>
        </w:rPr>
      </w:pPr>
    </w:p>
    <w:p w14:paraId="4A11EC03" w14:textId="77777777" w:rsidR="00BA784E" w:rsidRPr="004342C6" w:rsidRDefault="00BA784E" w:rsidP="00F725DA">
      <w:pPr>
        <w:pStyle w:val="Heading3"/>
        <w:numPr>
          <w:ilvl w:val="2"/>
          <w:numId w:val="110"/>
        </w:numPr>
        <w:rPr>
          <w:rFonts w:ascii="Arial" w:hAnsi="Arial" w:cs="Arial"/>
        </w:rPr>
      </w:pPr>
      <w:bookmarkStart w:id="1016" w:name="_Toc94634978"/>
      <w:r w:rsidRPr="004342C6">
        <w:rPr>
          <w:rFonts w:ascii="Arial" w:hAnsi="Arial" w:cs="Arial"/>
        </w:rPr>
        <w:t>Acceptance Criteria</w:t>
      </w:r>
      <w:bookmarkEnd w:id="1016"/>
    </w:p>
    <w:p w14:paraId="2C980303" w14:textId="5AAADB43" w:rsidR="00BA784E" w:rsidRDefault="00BA784E" w:rsidP="00320B54">
      <w:pPr>
        <w:pStyle w:val="ListParagraph"/>
        <w:numPr>
          <w:ilvl w:val="0"/>
          <w:numId w:val="451"/>
        </w:numPr>
        <w:contextualSpacing w:val="0"/>
        <w:rPr>
          <w:rFonts w:cs="Arial"/>
        </w:rPr>
      </w:pPr>
      <w:r w:rsidRPr="004342C6">
        <w:rPr>
          <w:rFonts w:cs="Arial"/>
        </w:rPr>
        <w:t>The system should work as per the flow, UI design, functional requirements, and special design considerations defined above in the use case.</w:t>
      </w:r>
    </w:p>
    <w:p w14:paraId="4EE7AE6D" w14:textId="79F918A9" w:rsidR="00F202A3" w:rsidRPr="004342C6" w:rsidRDefault="00F202A3" w:rsidP="00DB6AEE">
      <w:pPr>
        <w:pStyle w:val="Heading2"/>
        <w:rPr>
          <w:rFonts w:cs="Arial"/>
        </w:rPr>
      </w:pPr>
      <w:bookmarkStart w:id="1017" w:name="_Toc94634979"/>
      <w:r w:rsidRPr="004342C6">
        <w:rPr>
          <w:rFonts w:cs="Arial"/>
        </w:rPr>
        <w:lastRenderedPageBreak/>
        <w:t>Use Case Id: UC-3</w:t>
      </w:r>
      <w:r>
        <w:rPr>
          <w:rFonts w:cs="Arial"/>
        </w:rPr>
        <w:t>8</w:t>
      </w:r>
      <w:r w:rsidRPr="004342C6">
        <w:rPr>
          <w:rFonts w:cs="Arial"/>
        </w:rPr>
        <w:t xml:space="preserve"> </w:t>
      </w:r>
      <w:r>
        <w:t>Updates to Medicaid Eligibility Start Date (Eligibility Begin Date) due to retroactive eligibility</w:t>
      </w:r>
      <w:bookmarkEnd w:id="1017"/>
    </w:p>
    <w:p w14:paraId="291B5A33" w14:textId="4260205C" w:rsidR="00F202A3" w:rsidRPr="004342C6" w:rsidRDefault="00AE02CB" w:rsidP="00AE02CB">
      <w:pPr>
        <w:pStyle w:val="Heading3"/>
        <w:numPr>
          <w:ilvl w:val="0"/>
          <w:numId w:val="0"/>
        </w:numPr>
        <w:ind w:left="450"/>
        <w:rPr>
          <w:rFonts w:ascii="Arial" w:hAnsi="Arial" w:cs="Arial"/>
        </w:rPr>
      </w:pPr>
      <w:bookmarkStart w:id="1018" w:name="_Toc94634980"/>
      <w:r>
        <w:rPr>
          <w:rFonts w:ascii="Arial" w:hAnsi="Arial" w:cs="Arial"/>
        </w:rPr>
        <w:t xml:space="preserve">6.38.1 </w:t>
      </w:r>
      <w:r w:rsidR="00F202A3" w:rsidRPr="004342C6">
        <w:rPr>
          <w:rFonts w:ascii="Arial" w:hAnsi="Arial" w:cs="Arial"/>
        </w:rPr>
        <w:t>Description</w:t>
      </w:r>
      <w:bookmarkEnd w:id="1018"/>
    </w:p>
    <w:p w14:paraId="19601EC3" w14:textId="7CE2047F" w:rsidR="00F202A3" w:rsidRPr="00651128" w:rsidRDefault="00F202A3" w:rsidP="00F202A3">
      <w:pPr>
        <w:pStyle w:val="ListParagraph"/>
        <w:ind w:left="450"/>
      </w:pPr>
      <w:r w:rsidRPr="00BA784E">
        <w:rPr>
          <w:rFonts w:eastAsia="Times New Roman"/>
        </w:rPr>
        <w:t xml:space="preserve">The </w:t>
      </w:r>
      <w:r w:rsidR="000B216B" w:rsidRPr="00651128">
        <w:rPr>
          <w:rFonts w:eastAsia="Times New Roman"/>
        </w:rPr>
        <w:t xml:space="preserve">purpose of this product capability is to </w:t>
      </w:r>
      <w:r w:rsidR="000B216B" w:rsidRPr="00651128">
        <w:t xml:space="preserve">define the </w:t>
      </w:r>
      <w:r w:rsidR="000B216B">
        <w:t>requirements for evaluating the Medicaid Eligibility Start Date (Eligibility Begin Date) when a member requests for retroactive Medicaid eligibility</w:t>
      </w:r>
      <w:r>
        <w:t>.</w:t>
      </w:r>
    </w:p>
    <w:p w14:paraId="1788D637" w14:textId="77777777" w:rsidR="00F202A3" w:rsidRPr="004342C6" w:rsidRDefault="00F202A3" w:rsidP="00F202A3">
      <w:pPr>
        <w:ind w:left="450"/>
        <w:rPr>
          <w:rFonts w:cs="Arial"/>
        </w:rPr>
      </w:pPr>
    </w:p>
    <w:p w14:paraId="778EB85F" w14:textId="0D6273DB" w:rsidR="00F202A3" w:rsidRPr="004342C6" w:rsidRDefault="00F202A3" w:rsidP="00320B54">
      <w:pPr>
        <w:pStyle w:val="Heading3"/>
        <w:numPr>
          <w:ilvl w:val="2"/>
          <w:numId w:val="502"/>
        </w:numPr>
        <w:ind w:left="1170"/>
        <w:rPr>
          <w:rFonts w:ascii="Arial" w:hAnsi="Arial" w:cs="Arial"/>
        </w:rPr>
      </w:pPr>
      <w:bookmarkStart w:id="1019" w:name="_Toc94634981"/>
      <w:r w:rsidRPr="004342C6">
        <w:rPr>
          <w:rFonts w:ascii="Arial" w:hAnsi="Arial" w:cs="Arial"/>
        </w:rPr>
        <w:t>Related Use case</w:t>
      </w:r>
      <w:bookmarkEnd w:id="1019"/>
      <w:r w:rsidRPr="004342C6">
        <w:rPr>
          <w:rFonts w:ascii="Arial" w:hAnsi="Arial" w:cs="Arial"/>
        </w:rPr>
        <w:t xml:space="preserve"> </w:t>
      </w:r>
    </w:p>
    <w:p w14:paraId="3943FDC9" w14:textId="77777777" w:rsidR="00F202A3" w:rsidRPr="004342C6" w:rsidRDefault="00F202A3" w:rsidP="00F202A3">
      <w:pPr>
        <w:ind w:firstLine="450"/>
        <w:rPr>
          <w:rFonts w:cs="Arial"/>
        </w:rPr>
      </w:pPr>
      <w:r w:rsidRPr="004342C6">
        <w:rPr>
          <w:rFonts w:cs="Arial"/>
        </w:rPr>
        <w:t>Not applicable</w:t>
      </w:r>
    </w:p>
    <w:p w14:paraId="006BE9CE" w14:textId="77777777" w:rsidR="00F202A3" w:rsidRPr="004342C6" w:rsidRDefault="00F202A3" w:rsidP="00F202A3">
      <w:pPr>
        <w:rPr>
          <w:rFonts w:cs="Arial"/>
        </w:rPr>
      </w:pPr>
      <w:r w:rsidRPr="004342C6">
        <w:rPr>
          <w:rFonts w:cs="Arial"/>
          <w:i/>
          <w:color w:val="00B050"/>
        </w:rPr>
        <w:t xml:space="preserve">  </w:t>
      </w:r>
    </w:p>
    <w:p w14:paraId="46F538E3" w14:textId="70796877" w:rsidR="00F202A3" w:rsidRPr="004342C6" w:rsidRDefault="00F202A3" w:rsidP="00320B54">
      <w:pPr>
        <w:pStyle w:val="Heading3"/>
        <w:numPr>
          <w:ilvl w:val="2"/>
          <w:numId w:val="502"/>
        </w:numPr>
        <w:ind w:left="1170"/>
        <w:rPr>
          <w:rFonts w:ascii="Arial" w:hAnsi="Arial" w:cs="Arial"/>
        </w:rPr>
      </w:pPr>
      <w:bookmarkStart w:id="1020" w:name="_Toc94634982"/>
      <w:r w:rsidRPr="004342C6">
        <w:rPr>
          <w:rFonts w:ascii="Arial" w:hAnsi="Arial" w:cs="Arial"/>
        </w:rPr>
        <w:t>Actor(s)</w:t>
      </w:r>
      <w:bookmarkEnd w:id="1020"/>
    </w:p>
    <w:p w14:paraId="48942705" w14:textId="77777777" w:rsidR="00F202A3" w:rsidRDefault="00F202A3" w:rsidP="00320B54">
      <w:pPr>
        <w:pStyle w:val="ListParagraph"/>
        <w:numPr>
          <w:ilvl w:val="0"/>
          <w:numId w:val="524"/>
        </w:numPr>
        <w:ind w:left="810"/>
        <w:rPr>
          <w:rFonts w:eastAsia="Times New Roman"/>
        </w:rPr>
      </w:pPr>
      <w:r>
        <w:rPr>
          <w:rFonts w:eastAsia="Times New Roman"/>
        </w:rPr>
        <w:t>The HIX System</w:t>
      </w:r>
    </w:p>
    <w:p w14:paraId="76A9C5DA" w14:textId="77777777" w:rsidR="00F202A3" w:rsidRPr="004342C6" w:rsidRDefault="00F202A3" w:rsidP="00F202A3">
      <w:pPr>
        <w:rPr>
          <w:rFonts w:cs="Arial"/>
        </w:rPr>
      </w:pPr>
      <w:r w:rsidRPr="004342C6">
        <w:rPr>
          <w:rFonts w:cs="Arial"/>
          <w:i/>
          <w:color w:val="00B050"/>
        </w:rPr>
        <w:t xml:space="preserve">  </w:t>
      </w:r>
    </w:p>
    <w:p w14:paraId="6A1830A2" w14:textId="77777777" w:rsidR="00F202A3" w:rsidRPr="004342C6" w:rsidRDefault="00F202A3" w:rsidP="00320B54">
      <w:pPr>
        <w:pStyle w:val="Heading3"/>
        <w:numPr>
          <w:ilvl w:val="2"/>
          <w:numId w:val="502"/>
        </w:numPr>
        <w:ind w:left="1170"/>
        <w:rPr>
          <w:rFonts w:ascii="Arial" w:hAnsi="Arial" w:cs="Arial"/>
        </w:rPr>
      </w:pPr>
      <w:bookmarkStart w:id="1021" w:name="_Toc94634983"/>
      <w:r w:rsidRPr="004342C6">
        <w:rPr>
          <w:rFonts w:ascii="Arial" w:hAnsi="Arial" w:cs="Arial"/>
        </w:rPr>
        <w:t>Trigger(s)</w:t>
      </w:r>
      <w:bookmarkEnd w:id="1021"/>
    </w:p>
    <w:p w14:paraId="3D0E9B2E" w14:textId="20826F99" w:rsidR="00F202A3" w:rsidRPr="00BE7BD9" w:rsidRDefault="000B216B" w:rsidP="00320B54">
      <w:pPr>
        <w:pStyle w:val="ListParagraph"/>
        <w:numPr>
          <w:ilvl w:val="0"/>
          <w:numId w:val="525"/>
        </w:numPr>
        <w:ind w:left="810"/>
        <w:contextualSpacing w:val="0"/>
        <w:rPr>
          <w:rFonts w:eastAsia="Times New Roman"/>
        </w:rPr>
      </w:pPr>
      <w:r>
        <w:rPr>
          <w:rFonts w:eastAsia="Times New Roman"/>
        </w:rPr>
        <w:t>Eligibility</w:t>
      </w:r>
      <w:r w:rsidR="00F202A3" w:rsidRPr="00BE7BD9">
        <w:rPr>
          <w:rFonts w:eastAsia="Times New Roman"/>
        </w:rPr>
        <w:t xml:space="preserve"> </w:t>
      </w:r>
      <w:r>
        <w:t xml:space="preserve">is </w:t>
      </w:r>
      <w:r w:rsidRPr="004342C6">
        <w:rPr>
          <w:rFonts w:cs="Arial"/>
        </w:rPr>
        <w:t>determined/re-determined through any process</w:t>
      </w:r>
      <w:r>
        <w:rPr>
          <w:rFonts w:cs="Arial"/>
        </w:rPr>
        <w:t>,</w:t>
      </w:r>
      <w:r w:rsidRPr="004342C6">
        <w:rPr>
          <w:rFonts w:cs="Arial"/>
        </w:rPr>
        <w:t xml:space="preserve"> e.g.</w:t>
      </w:r>
      <w:r>
        <w:rPr>
          <w:rFonts w:cs="Arial"/>
        </w:rPr>
        <w:t>,</w:t>
      </w:r>
      <w:r w:rsidRPr="004342C6">
        <w:rPr>
          <w:rFonts w:cs="Arial"/>
        </w:rPr>
        <w:t xml:space="preserve"> Batch</w:t>
      </w:r>
      <w:r>
        <w:rPr>
          <w:rFonts w:cs="Arial"/>
        </w:rPr>
        <w:t xml:space="preserve"> determination, </w:t>
      </w:r>
      <w:r w:rsidRPr="004342C6">
        <w:rPr>
          <w:rFonts w:cs="Arial"/>
        </w:rPr>
        <w:t>BO determination, online SSAP flow, Renewals, PDM, eligibility RFI timeclock expiration</w:t>
      </w:r>
      <w:r>
        <w:rPr>
          <w:rFonts w:cs="Arial"/>
        </w:rPr>
        <w:t>, etc</w:t>
      </w:r>
      <w:r w:rsidR="00F202A3" w:rsidRPr="00BE7BD9">
        <w:rPr>
          <w:rFonts w:eastAsia="Times New Roman"/>
        </w:rPr>
        <w:t>.</w:t>
      </w:r>
    </w:p>
    <w:p w14:paraId="746415DD" w14:textId="77777777" w:rsidR="00F202A3" w:rsidRPr="004342C6" w:rsidRDefault="00F202A3" w:rsidP="00F202A3">
      <w:pPr>
        <w:pStyle w:val="ListParagraph"/>
        <w:ind w:left="1080"/>
        <w:contextualSpacing w:val="0"/>
        <w:rPr>
          <w:rFonts w:cs="Arial"/>
        </w:rPr>
      </w:pPr>
    </w:p>
    <w:p w14:paraId="3EA7BD8A" w14:textId="77777777" w:rsidR="00F202A3" w:rsidRPr="004342C6" w:rsidRDefault="00F202A3" w:rsidP="00320B54">
      <w:pPr>
        <w:pStyle w:val="Heading3"/>
        <w:numPr>
          <w:ilvl w:val="2"/>
          <w:numId w:val="502"/>
        </w:numPr>
        <w:ind w:left="1170"/>
        <w:rPr>
          <w:rFonts w:ascii="Arial" w:hAnsi="Arial" w:cs="Arial"/>
        </w:rPr>
      </w:pPr>
      <w:bookmarkStart w:id="1022" w:name="_Toc94634984"/>
      <w:r w:rsidRPr="004342C6">
        <w:rPr>
          <w:rFonts w:ascii="Arial" w:hAnsi="Arial" w:cs="Arial"/>
        </w:rPr>
        <w:t>Precondition(s)</w:t>
      </w:r>
      <w:bookmarkEnd w:id="1022"/>
    </w:p>
    <w:p w14:paraId="441F3385" w14:textId="07F8FC65" w:rsidR="00F202A3" w:rsidRDefault="00F202A3" w:rsidP="00320B54">
      <w:pPr>
        <w:pStyle w:val="ListParagraph"/>
        <w:numPr>
          <w:ilvl w:val="5"/>
          <w:numId w:val="453"/>
        </w:numPr>
        <w:ind w:left="810"/>
        <w:contextualSpacing w:val="0"/>
      </w:pPr>
      <w:r>
        <w:t>An application seeking financial assistance exists in the system with income frequency as ‘One time only’.</w:t>
      </w:r>
    </w:p>
    <w:p w14:paraId="7C084DBA" w14:textId="77777777" w:rsidR="00F202A3" w:rsidRPr="004342C6" w:rsidRDefault="00F202A3" w:rsidP="00AE02CB">
      <w:pPr>
        <w:pStyle w:val="ListParagraph"/>
        <w:ind w:left="1170"/>
        <w:contextualSpacing w:val="0"/>
        <w:rPr>
          <w:rFonts w:cs="Arial"/>
        </w:rPr>
      </w:pPr>
    </w:p>
    <w:p w14:paraId="659AE5A9" w14:textId="77777777" w:rsidR="00F202A3" w:rsidRPr="004342C6" w:rsidRDefault="00F202A3" w:rsidP="00320B54">
      <w:pPr>
        <w:pStyle w:val="Heading3"/>
        <w:numPr>
          <w:ilvl w:val="2"/>
          <w:numId w:val="502"/>
        </w:numPr>
        <w:ind w:left="1170"/>
        <w:rPr>
          <w:rFonts w:ascii="Arial" w:hAnsi="Arial" w:cs="Arial"/>
        </w:rPr>
      </w:pPr>
      <w:bookmarkStart w:id="1023" w:name="_Toc94634985"/>
      <w:r w:rsidRPr="004342C6">
        <w:rPr>
          <w:rFonts w:ascii="Arial" w:hAnsi="Arial" w:cs="Arial"/>
        </w:rPr>
        <w:t>Postcondition(s)</w:t>
      </w:r>
      <w:bookmarkEnd w:id="1023"/>
    </w:p>
    <w:p w14:paraId="02695F70" w14:textId="63A5010B" w:rsidR="00F202A3" w:rsidRDefault="00F202A3" w:rsidP="00320B54">
      <w:pPr>
        <w:pStyle w:val="ListParagraph"/>
        <w:numPr>
          <w:ilvl w:val="1"/>
          <w:numId w:val="529"/>
        </w:numPr>
        <w:ind w:left="810"/>
        <w:contextualSpacing w:val="0"/>
      </w:pPr>
      <w:r>
        <w:t>The system re-determines the program eligibility</w:t>
      </w:r>
      <w:r w:rsidRPr="00082F6B">
        <w:t xml:space="preserve"> </w:t>
      </w:r>
      <w:r>
        <w:t>to provide the appropriate benefits.</w:t>
      </w:r>
    </w:p>
    <w:p w14:paraId="1F7EF367" w14:textId="77777777" w:rsidR="00F202A3" w:rsidRDefault="00F202A3" w:rsidP="00F202A3">
      <w:pPr>
        <w:contextualSpacing w:val="0"/>
        <w:rPr>
          <w:rFonts w:cs="Arial"/>
        </w:rPr>
      </w:pPr>
    </w:p>
    <w:p w14:paraId="644C743C" w14:textId="77777777" w:rsidR="00F202A3" w:rsidRPr="004342C6" w:rsidRDefault="00F202A3" w:rsidP="00320B54">
      <w:pPr>
        <w:pStyle w:val="Heading3"/>
        <w:numPr>
          <w:ilvl w:val="2"/>
          <w:numId w:val="502"/>
        </w:numPr>
        <w:rPr>
          <w:rFonts w:ascii="Arial" w:hAnsi="Arial" w:cs="Arial"/>
        </w:rPr>
      </w:pPr>
      <w:bookmarkStart w:id="1024" w:name="_Toc94634986"/>
      <w:r w:rsidRPr="004342C6">
        <w:rPr>
          <w:rFonts w:ascii="Arial" w:hAnsi="Arial" w:cs="Arial"/>
        </w:rPr>
        <w:t>Flow of Event(s)</w:t>
      </w:r>
      <w:bookmarkEnd w:id="1024"/>
    </w:p>
    <w:p w14:paraId="64140D04" w14:textId="77777777" w:rsidR="00F202A3" w:rsidRPr="004342C6" w:rsidRDefault="00F202A3" w:rsidP="00F202A3">
      <w:pPr>
        <w:ind w:left="450"/>
        <w:rPr>
          <w:rFonts w:cs="Arial"/>
        </w:rPr>
      </w:pPr>
    </w:p>
    <w:p w14:paraId="70444FE1" w14:textId="442A8574" w:rsidR="00F202A3" w:rsidRPr="004342C6" w:rsidRDefault="00F202A3" w:rsidP="00320B54">
      <w:pPr>
        <w:pStyle w:val="Heading3"/>
        <w:numPr>
          <w:ilvl w:val="3"/>
          <w:numId w:val="502"/>
        </w:numPr>
        <w:tabs>
          <w:tab w:val="left" w:pos="1890"/>
        </w:tabs>
        <w:rPr>
          <w:rFonts w:ascii="Arial" w:hAnsi="Arial" w:cs="Arial"/>
        </w:rPr>
      </w:pPr>
      <w:bookmarkStart w:id="1025" w:name="_Toc94634987"/>
      <w:r w:rsidRPr="004342C6">
        <w:rPr>
          <w:rFonts w:ascii="Arial" w:hAnsi="Arial" w:cs="Arial"/>
        </w:rPr>
        <w:t>Basic Flow</w:t>
      </w:r>
      <w:bookmarkEnd w:id="1025"/>
    </w:p>
    <w:p w14:paraId="07B96D7E" w14:textId="77777777" w:rsidR="00F202A3" w:rsidRPr="00BA784E" w:rsidRDefault="00F202A3" w:rsidP="00320B54">
      <w:pPr>
        <w:pStyle w:val="ListParagraph"/>
        <w:numPr>
          <w:ilvl w:val="0"/>
          <w:numId w:val="526"/>
        </w:numPr>
        <w:rPr>
          <w:rFonts w:cs="Arial"/>
        </w:rPr>
      </w:pPr>
      <w:r w:rsidRPr="00BA784E">
        <w:rPr>
          <w:rFonts w:cs="Arial"/>
        </w:rPr>
        <w:t xml:space="preserve">Pre-condition </w:t>
      </w:r>
      <w:r>
        <w:rPr>
          <w:rFonts w:cs="Arial"/>
        </w:rPr>
        <w:t xml:space="preserve">6.37.5.1 </w:t>
      </w:r>
      <w:r w:rsidRPr="00BA784E">
        <w:rPr>
          <w:rFonts w:cs="Arial"/>
        </w:rPr>
        <w:t>applies.</w:t>
      </w:r>
    </w:p>
    <w:p w14:paraId="6FAA2CE6" w14:textId="77777777" w:rsidR="00F202A3" w:rsidRPr="00BA784E" w:rsidRDefault="00F202A3" w:rsidP="00320B54">
      <w:pPr>
        <w:pStyle w:val="ListParagraph"/>
        <w:numPr>
          <w:ilvl w:val="0"/>
          <w:numId w:val="526"/>
        </w:numPr>
        <w:rPr>
          <w:rFonts w:cs="Arial"/>
        </w:rPr>
      </w:pPr>
      <w:r w:rsidRPr="00BA784E">
        <w:rPr>
          <w:rFonts w:cs="Arial"/>
        </w:rPr>
        <w:t>The system runs the batch job on the 1st of the month and picks up the applications where there is at least one applying or non-applying member which fulfills the below criteria:</w:t>
      </w:r>
    </w:p>
    <w:p w14:paraId="6E89613F" w14:textId="77777777" w:rsidR="00F202A3" w:rsidRPr="00BA784E" w:rsidRDefault="00F202A3" w:rsidP="00320B54">
      <w:pPr>
        <w:pStyle w:val="ListParagraph"/>
        <w:numPr>
          <w:ilvl w:val="1"/>
          <w:numId w:val="526"/>
        </w:numPr>
        <w:ind w:left="1800"/>
        <w:rPr>
          <w:rFonts w:cs="Arial"/>
        </w:rPr>
      </w:pPr>
      <w:r w:rsidRPr="00BA784E">
        <w:rPr>
          <w:rFonts w:cs="Arial"/>
        </w:rPr>
        <w:t>For any income source (including Lottery and Gambling) with income frequency as ‘One time only’: At least one of the income source instances is going to be inactive on the 1st of the current month i.e. Month and year of ‘one time only’ income is less than the Month and year of batch run date.</w:t>
      </w:r>
    </w:p>
    <w:p w14:paraId="2764AB18" w14:textId="77777777" w:rsidR="00F202A3" w:rsidRPr="00BA784E" w:rsidRDefault="00F202A3" w:rsidP="00320B54">
      <w:pPr>
        <w:pStyle w:val="ListParagraph"/>
        <w:numPr>
          <w:ilvl w:val="1"/>
          <w:numId w:val="526"/>
        </w:numPr>
        <w:ind w:left="1800"/>
        <w:rPr>
          <w:rFonts w:cs="Arial"/>
        </w:rPr>
      </w:pPr>
      <w:r w:rsidRPr="00BA784E">
        <w:rPr>
          <w:rFonts w:cs="Arial"/>
        </w:rPr>
        <w:t xml:space="preserve">For ‘One time only’ Lottery and Gambling Winnings income source when distributed in various months: At least one of the instances of the ‘one time only’ Lottery and Gambling Winnings income distribution is going to be </w:t>
      </w:r>
      <w:r w:rsidRPr="00BA784E">
        <w:rPr>
          <w:rFonts w:cs="Arial"/>
        </w:rPr>
        <w:lastRenderedPageBreak/>
        <w:t xml:space="preserve">inactive on 1st of the current month i.e. the ‘month and year’ of the last installment of divided Lottery and Gambling income is less than the ‘month and year’ of batch run date. </w:t>
      </w:r>
    </w:p>
    <w:p w14:paraId="5C047F46" w14:textId="77777777" w:rsidR="00F202A3" w:rsidRPr="00BA784E" w:rsidRDefault="00F202A3" w:rsidP="00320B54">
      <w:pPr>
        <w:pStyle w:val="ListParagraph"/>
        <w:numPr>
          <w:ilvl w:val="0"/>
          <w:numId w:val="526"/>
        </w:numPr>
        <w:rPr>
          <w:rFonts w:cs="Arial"/>
        </w:rPr>
      </w:pPr>
      <w:r w:rsidRPr="00BA784E">
        <w:rPr>
          <w:rFonts w:cs="Arial"/>
        </w:rPr>
        <w:t xml:space="preserve">The system re-determines the program eligibility of the application. </w:t>
      </w:r>
    </w:p>
    <w:p w14:paraId="33938C2D" w14:textId="77777777" w:rsidR="00F202A3" w:rsidRPr="00984374" w:rsidRDefault="00F202A3" w:rsidP="00F202A3">
      <w:pPr>
        <w:rPr>
          <w:rFonts w:cs="Arial"/>
        </w:rPr>
      </w:pPr>
      <w:r w:rsidRPr="00984374">
        <w:rPr>
          <w:rFonts w:cs="Arial"/>
        </w:rPr>
        <w:t xml:space="preserve"> </w:t>
      </w:r>
    </w:p>
    <w:p w14:paraId="3E757BD4" w14:textId="77777777" w:rsidR="00F202A3" w:rsidRPr="004342C6" w:rsidRDefault="00F202A3" w:rsidP="00320B54">
      <w:pPr>
        <w:pStyle w:val="Heading3"/>
        <w:numPr>
          <w:ilvl w:val="3"/>
          <w:numId w:val="502"/>
        </w:numPr>
        <w:tabs>
          <w:tab w:val="left" w:pos="1890"/>
        </w:tabs>
        <w:rPr>
          <w:rFonts w:ascii="Arial" w:hAnsi="Arial" w:cs="Arial"/>
        </w:rPr>
      </w:pPr>
      <w:bookmarkStart w:id="1026" w:name="_Toc94634988"/>
      <w:r w:rsidRPr="004342C6">
        <w:rPr>
          <w:rFonts w:ascii="Arial" w:hAnsi="Arial" w:cs="Arial"/>
        </w:rPr>
        <w:t>Alternate Flow-1</w:t>
      </w:r>
      <w:bookmarkEnd w:id="1026"/>
    </w:p>
    <w:p w14:paraId="3C1C59EB" w14:textId="77777777" w:rsidR="00F202A3" w:rsidRDefault="00F202A3" w:rsidP="00320B54">
      <w:pPr>
        <w:pStyle w:val="ListParagraph"/>
        <w:numPr>
          <w:ilvl w:val="3"/>
          <w:numId w:val="526"/>
        </w:numPr>
        <w:ind w:left="1260"/>
      </w:pPr>
      <w:r>
        <w:t xml:space="preserve">Pre-condition </w:t>
      </w:r>
      <w:r w:rsidRPr="00C525C9">
        <w:t xml:space="preserve">6.37.5.1 </w:t>
      </w:r>
      <w:r>
        <w:t>applies.</w:t>
      </w:r>
    </w:p>
    <w:p w14:paraId="26B26769" w14:textId="77777777" w:rsidR="00F202A3" w:rsidRDefault="00F202A3" w:rsidP="00320B54">
      <w:pPr>
        <w:pStyle w:val="ListParagraph"/>
        <w:numPr>
          <w:ilvl w:val="3"/>
          <w:numId w:val="526"/>
        </w:numPr>
        <w:ind w:left="1260"/>
      </w:pPr>
      <w:r>
        <w:t>The system shall re-determine the submitted latest year eligibility on the 1st of every month for applications where there is at least one applying or non-applying member which fulfills the below criteria:</w:t>
      </w:r>
    </w:p>
    <w:p w14:paraId="2535F539" w14:textId="77777777" w:rsidR="00F202A3" w:rsidRDefault="00F202A3" w:rsidP="00320B54">
      <w:pPr>
        <w:pStyle w:val="ListParagraph"/>
        <w:numPr>
          <w:ilvl w:val="0"/>
          <w:numId w:val="527"/>
        </w:numPr>
        <w:ind w:left="1800"/>
        <w:contextualSpacing w:val="0"/>
      </w:pPr>
      <w:r>
        <w:t>For any income source (Except Lottery and Gambling): At least one of the ‘one time only’ income source instances is going to be active on the 1st of the current month i.e. Month and year of ‘one time only’ income is the same as the month and year of batch run date.</w:t>
      </w:r>
    </w:p>
    <w:p w14:paraId="220D4986" w14:textId="77777777" w:rsidR="00F202A3" w:rsidRDefault="00F202A3" w:rsidP="00320B54">
      <w:pPr>
        <w:pStyle w:val="ListParagraph"/>
        <w:numPr>
          <w:ilvl w:val="3"/>
          <w:numId w:val="526"/>
        </w:numPr>
        <w:ind w:left="1260"/>
        <w:contextualSpacing w:val="0"/>
      </w:pPr>
      <w:r w:rsidRPr="00BF707F">
        <w:t xml:space="preserve">The </w:t>
      </w:r>
      <w:r>
        <w:t xml:space="preserve">system re-determines the program eligibility of the application. </w:t>
      </w:r>
    </w:p>
    <w:p w14:paraId="72CA6DE5" w14:textId="77777777" w:rsidR="00F202A3" w:rsidRPr="00984374" w:rsidRDefault="00F202A3" w:rsidP="00F202A3">
      <w:pPr>
        <w:contextualSpacing w:val="0"/>
      </w:pPr>
    </w:p>
    <w:p w14:paraId="5AE6F0B0" w14:textId="77777777" w:rsidR="00F202A3" w:rsidRPr="004342C6" w:rsidRDefault="00F202A3" w:rsidP="00320B54">
      <w:pPr>
        <w:pStyle w:val="Heading3"/>
        <w:numPr>
          <w:ilvl w:val="3"/>
          <w:numId w:val="502"/>
        </w:numPr>
        <w:tabs>
          <w:tab w:val="left" w:pos="1890"/>
        </w:tabs>
        <w:ind w:hanging="855"/>
        <w:rPr>
          <w:rFonts w:ascii="Arial" w:hAnsi="Arial" w:cs="Arial"/>
        </w:rPr>
      </w:pPr>
      <w:bookmarkStart w:id="1027" w:name="_Toc94634989"/>
      <w:r w:rsidRPr="004342C6">
        <w:rPr>
          <w:rFonts w:ascii="Arial" w:hAnsi="Arial" w:cs="Arial"/>
        </w:rPr>
        <w:t>Alternate Flow-</w:t>
      </w:r>
      <w:r>
        <w:rPr>
          <w:rFonts w:ascii="Arial" w:hAnsi="Arial" w:cs="Arial"/>
        </w:rPr>
        <w:t>2</w:t>
      </w:r>
      <w:bookmarkEnd w:id="1027"/>
    </w:p>
    <w:p w14:paraId="68AC6B93" w14:textId="77777777" w:rsidR="00F202A3" w:rsidRDefault="00F202A3" w:rsidP="00320B54">
      <w:pPr>
        <w:pStyle w:val="ListParagraph"/>
        <w:numPr>
          <w:ilvl w:val="0"/>
          <w:numId w:val="528"/>
        </w:numPr>
        <w:ind w:left="1260"/>
      </w:pPr>
      <w:r>
        <w:t>Pre-condition 6.37.5.1 applies.</w:t>
      </w:r>
    </w:p>
    <w:p w14:paraId="39A7C5DD" w14:textId="77777777" w:rsidR="00F202A3" w:rsidRDefault="00F202A3" w:rsidP="00320B54">
      <w:pPr>
        <w:pStyle w:val="ListParagraph"/>
        <w:numPr>
          <w:ilvl w:val="0"/>
          <w:numId w:val="528"/>
        </w:numPr>
        <w:ind w:left="1260"/>
        <w:contextualSpacing w:val="0"/>
      </w:pPr>
      <w:r>
        <w:t>The system identifies that any of the following condition is true:</w:t>
      </w:r>
    </w:p>
    <w:p w14:paraId="745E727E" w14:textId="77777777" w:rsidR="00F202A3" w:rsidRDefault="00F202A3" w:rsidP="00320B54">
      <w:pPr>
        <w:pStyle w:val="ListParagraph"/>
        <w:numPr>
          <w:ilvl w:val="4"/>
          <w:numId w:val="526"/>
        </w:numPr>
        <w:ind w:left="1710"/>
        <w:contextualSpacing w:val="0"/>
      </w:pPr>
      <w:r>
        <w:t xml:space="preserve">CCA and Mixed Household Renewal process is initiated and Preliminary Eligibility is created. </w:t>
      </w:r>
    </w:p>
    <w:p w14:paraId="665B495A" w14:textId="77777777" w:rsidR="00F202A3" w:rsidRDefault="00F202A3" w:rsidP="00320B54">
      <w:pPr>
        <w:pStyle w:val="ListParagraph"/>
        <w:numPr>
          <w:ilvl w:val="4"/>
          <w:numId w:val="526"/>
        </w:numPr>
        <w:ind w:left="1710"/>
        <w:contextualSpacing w:val="0"/>
      </w:pPr>
      <w:r>
        <w:t>The Medicaid renewal process is initiated.</w:t>
      </w:r>
    </w:p>
    <w:p w14:paraId="5719EC04" w14:textId="77777777" w:rsidR="00F202A3" w:rsidRDefault="00F202A3" w:rsidP="00320B54">
      <w:pPr>
        <w:pStyle w:val="ListParagraph"/>
        <w:numPr>
          <w:ilvl w:val="4"/>
          <w:numId w:val="526"/>
        </w:numPr>
        <w:ind w:left="1710"/>
        <w:contextualSpacing w:val="0"/>
      </w:pPr>
      <w:r>
        <w:t>The PDM process is initiated.</w:t>
      </w:r>
    </w:p>
    <w:p w14:paraId="18804BFE" w14:textId="77777777" w:rsidR="00F202A3" w:rsidRDefault="00F202A3" w:rsidP="00320B54">
      <w:pPr>
        <w:pStyle w:val="ListParagraph"/>
        <w:numPr>
          <w:ilvl w:val="4"/>
          <w:numId w:val="526"/>
        </w:numPr>
        <w:ind w:left="1710"/>
        <w:contextualSpacing w:val="0"/>
      </w:pPr>
      <w:r>
        <w:t>The override</w:t>
      </w:r>
      <w:r w:rsidRPr="006F330F">
        <w:t xml:space="preserve"> benefits and protection</w:t>
      </w:r>
      <w:r>
        <w:t xml:space="preserve"> is applied on the winning member.</w:t>
      </w:r>
    </w:p>
    <w:p w14:paraId="0CF01064" w14:textId="77777777" w:rsidR="00F202A3" w:rsidRDefault="00F202A3" w:rsidP="00320B54">
      <w:pPr>
        <w:pStyle w:val="ListParagraph"/>
        <w:numPr>
          <w:ilvl w:val="4"/>
          <w:numId w:val="526"/>
        </w:numPr>
        <w:ind w:left="1710"/>
        <w:contextualSpacing w:val="0"/>
      </w:pPr>
      <w:r>
        <w:t xml:space="preserve">There is no applying member or closure reason 38 (even if it is non-primary) is applied to all the members in the application. </w:t>
      </w:r>
    </w:p>
    <w:p w14:paraId="70B179E2" w14:textId="77777777" w:rsidR="00F202A3" w:rsidRDefault="00F202A3" w:rsidP="00320B54">
      <w:pPr>
        <w:pStyle w:val="ListParagraph"/>
        <w:numPr>
          <w:ilvl w:val="4"/>
          <w:numId w:val="526"/>
        </w:numPr>
        <w:ind w:left="1710"/>
        <w:contextualSpacing w:val="0"/>
      </w:pPr>
      <w:r>
        <w:t xml:space="preserve">The </w:t>
      </w:r>
      <w:r w:rsidRPr="00CF5E86">
        <w:t xml:space="preserve">difference between the current date and </w:t>
      </w:r>
      <w:r>
        <w:t xml:space="preserve">the </w:t>
      </w:r>
      <w:r w:rsidRPr="00CF5E86">
        <w:t>last program determination date</w:t>
      </w:r>
      <w:r>
        <w:t xml:space="preserve"> of the application</w:t>
      </w:r>
      <w:r w:rsidRPr="00CF5E86">
        <w:t xml:space="preserve"> is greater than 365 days.</w:t>
      </w:r>
    </w:p>
    <w:p w14:paraId="639DBDB9" w14:textId="77777777" w:rsidR="00F202A3" w:rsidRDefault="00F202A3" w:rsidP="00320B54">
      <w:pPr>
        <w:pStyle w:val="ListParagraph"/>
        <w:numPr>
          <w:ilvl w:val="0"/>
          <w:numId w:val="528"/>
        </w:numPr>
        <w:ind w:left="1260"/>
        <w:contextualSpacing w:val="0"/>
      </w:pPr>
      <w:r>
        <w:t>The system doesn’t select the application in the one time only batch job.</w:t>
      </w:r>
    </w:p>
    <w:p w14:paraId="35844E54" w14:textId="77777777" w:rsidR="00F202A3" w:rsidRPr="00EC686E" w:rsidRDefault="00F202A3" w:rsidP="00F202A3">
      <w:pPr>
        <w:pStyle w:val="ListParagraph"/>
        <w:ind w:left="1260"/>
        <w:contextualSpacing w:val="0"/>
        <w:rPr>
          <w:rFonts w:eastAsia="Times New Roman"/>
        </w:rPr>
      </w:pPr>
    </w:p>
    <w:p w14:paraId="2FBDCA7A" w14:textId="77777777" w:rsidR="00F202A3" w:rsidRPr="00E46284" w:rsidRDefault="00F202A3" w:rsidP="00F202A3">
      <w:pPr>
        <w:ind w:left="900"/>
        <w:rPr>
          <w:rFonts w:cs="Arial"/>
        </w:rPr>
      </w:pPr>
    </w:p>
    <w:p w14:paraId="1F0D7B9F" w14:textId="77777777" w:rsidR="00F202A3" w:rsidRPr="004342C6" w:rsidRDefault="00F202A3" w:rsidP="00F202A3">
      <w:pPr>
        <w:rPr>
          <w:rFonts w:cs="Arial"/>
        </w:rPr>
      </w:pPr>
    </w:p>
    <w:p w14:paraId="634C394F" w14:textId="77777777" w:rsidR="00F202A3" w:rsidRPr="004342C6" w:rsidRDefault="00F202A3" w:rsidP="00320B54">
      <w:pPr>
        <w:pStyle w:val="Heading3"/>
        <w:numPr>
          <w:ilvl w:val="2"/>
          <w:numId w:val="502"/>
        </w:numPr>
        <w:ind w:left="1170"/>
        <w:rPr>
          <w:rFonts w:ascii="Arial" w:hAnsi="Arial" w:cs="Arial"/>
        </w:rPr>
      </w:pPr>
      <w:bookmarkStart w:id="1028" w:name="_Toc94634990"/>
      <w:r w:rsidRPr="004342C6">
        <w:rPr>
          <w:rFonts w:ascii="Arial" w:hAnsi="Arial" w:cs="Arial"/>
        </w:rPr>
        <w:t>User Pages and Input</w:t>
      </w:r>
      <w:bookmarkEnd w:id="1028"/>
    </w:p>
    <w:p w14:paraId="761BB1F2" w14:textId="5A8D89EB" w:rsidR="00522F21" w:rsidRDefault="00522F21" w:rsidP="00522F21">
      <w:pPr>
        <w:pStyle w:val="Caption"/>
        <w:keepNext/>
        <w:jc w:val="center"/>
        <w:rPr>
          <w:rFonts w:cs="Arial"/>
        </w:rPr>
      </w:pPr>
      <w:r w:rsidRPr="004342C6">
        <w:rPr>
          <w:rFonts w:cs="Arial"/>
        </w:rPr>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sidR="0091605C">
        <w:rPr>
          <w:rFonts w:cs="Arial"/>
          <w:noProof/>
        </w:rPr>
        <w:t>10</w:t>
      </w:r>
      <w:r w:rsidRPr="004342C6">
        <w:rPr>
          <w:rFonts w:cs="Arial"/>
          <w:noProof/>
        </w:rPr>
        <w:fldChar w:fldCharType="end"/>
      </w:r>
      <w:r w:rsidRPr="004342C6">
        <w:rPr>
          <w:rFonts w:cs="Arial"/>
        </w:rPr>
        <w:t xml:space="preserve"> </w:t>
      </w:r>
      <w:r w:rsidR="00100AA5">
        <w:rPr>
          <w:rFonts w:cs="Arial"/>
        </w:rPr>
        <w:t>Medicaid Household Determination Screen</w:t>
      </w:r>
    </w:p>
    <w:p w14:paraId="044E0647" w14:textId="77777777" w:rsidR="00522F21" w:rsidRDefault="00522F21" w:rsidP="00F202A3">
      <w:pPr>
        <w:pStyle w:val="Hints"/>
        <w:spacing w:after="200"/>
        <w:ind w:left="450"/>
        <w:rPr>
          <w:rFonts w:eastAsiaTheme="minorHAnsi" w:cs="Arial"/>
          <w:color w:val="auto"/>
          <w:sz w:val="22"/>
          <w:szCs w:val="22"/>
        </w:rPr>
      </w:pPr>
    </w:p>
    <w:p w14:paraId="0C942DEF" w14:textId="43E0D9DD" w:rsidR="00522F21" w:rsidRPr="004342C6" w:rsidRDefault="00522F21" w:rsidP="00522F21">
      <w:pPr>
        <w:pStyle w:val="Hints"/>
        <w:spacing w:after="200"/>
        <w:ind w:left="450"/>
        <w:jc w:val="center"/>
        <w:rPr>
          <w:rFonts w:eastAsiaTheme="minorHAnsi" w:cs="Arial"/>
          <w:color w:val="auto"/>
          <w:sz w:val="22"/>
          <w:szCs w:val="22"/>
        </w:rPr>
      </w:pPr>
      <w:r>
        <w:rPr>
          <w:noProof/>
        </w:rPr>
        <w:lastRenderedPageBreak/>
        <w:drawing>
          <wp:inline distT="0" distB="0" distL="0" distR="0" wp14:anchorId="2412DA50" wp14:editId="46E91AE8">
            <wp:extent cx="2882900" cy="7297341"/>
            <wp:effectExtent l="0" t="0" r="0" b="0"/>
            <wp:docPr id="17" name="Picture 17"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10;&#10;Description automatically generated with medium confidenc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82900" cy="7297341"/>
                    </a:xfrm>
                    <a:prstGeom prst="rect">
                      <a:avLst/>
                    </a:prstGeom>
                    <a:noFill/>
                    <a:ln>
                      <a:noFill/>
                    </a:ln>
                  </pic:spPr>
                </pic:pic>
              </a:graphicData>
            </a:graphic>
          </wp:inline>
        </w:drawing>
      </w:r>
    </w:p>
    <w:p w14:paraId="62802149" w14:textId="77777777" w:rsidR="00F202A3" w:rsidRPr="004342C6" w:rsidRDefault="00F202A3" w:rsidP="00320B54">
      <w:pPr>
        <w:pStyle w:val="Heading3"/>
        <w:numPr>
          <w:ilvl w:val="2"/>
          <w:numId w:val="502"/>
        </w:numPr>
        <w:ind w:left="1170"/>
        <w:rPr>
          <w:rFonts w:ascii="Arial" w:hAnsi="Arial" w:cs="Arial"/>
        </w:rPr>
      </w:pPr>
      <w:bookmarkStart w:id="1029" w:name="_Toc94634991"/>
      <w:r w:rsidRPr="004342C6">
        <w:rPr>
          <w:rFonts w:ascii="Arial" w:hAnsi="Arial" w:cs="Arial"/>
        </w:rPr>
        <w:t>Functional Requirement(s)</w:t>
      </w:r>
      <w:bookmarkEnd w:id="1029"/>
    </w:p>
    <w:p w14:paraId="6889CB41" w14:textId="5DC294BC" w:rsidR="00F202A3" w:rsidRPr="004342C6" w:rsidRDefault="00F202A3" w:rsidP="00F202A3">
      <w:pPr>
        <w:pStyle w:val="Caption"/>
        <w:keepNext/>
        <w:jc w:val="center"/>
        <w:rPr>
          <w:rFonts w:cs="Arial"/>
        </w:rPr>
      </w:pPr>
      <w:bookmarkStart w:id="1030" w:name="_Toc94635041"/>
      <w:r w:rsidRPr="004342C6">
        <w:rPr>
          <w:rFonts w:cs="Arial"/>
        </w:rPr>
        <w:lastRenderedPageBreak/>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45</w:t>
      </w:r>
      <w:r w:rsidRPr="004342C6">
        <w:rPr>
          <w:rFonts w:cs="Arial"/>
          <w:noProof/>
        </w:rPr>
        <w:fldChar w:fldCharType="end"/>
      </w:r>
      <w:r w:rsidRPr="004342C6">
        <w:rPr>
          <w:rFonts w:cs="Arial"/>
        </w:rPr>
        <w:t>. Functional Requirements – UC.3</w:t>
      </w:r>
      <w:r>
        <w:rPr>
          <w:rFonts w:cs="Arial"/>
        </w:rPr>
        <w:t>7</w:t>
      </w:r>
      <w:bookmarkEnd w:id="1030"/>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F202A3" w:rsidRPr="004342C6" w14:paraId="50F24AF1" w14:textId="77777777" w:rsidTr="005544C7">
        <w:trPr>
          <w:trHeight w:val="300"/>
          <w:tblHeader/>
        </w:trPr>
        <w:tc>
          <w:tcPr>
            <w:tcW w:w="2247" w:type="dxa"/>
            <w:shd w:val="clear" w:color="auto" w:fill="4C8B3F" w:themeFill="background2"/>
            <w:vAlign w:val="center"/>
            <w:hideMark/>
          </w:tcPr>
          <w:p w14:paraId="09475F5F" w14:textId="77777777" w:rsidR="00F202A3" w:rsidRPr="004342C6" w:rsidRDefault="00F202A3" w:rsidP="005544C7">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1222826D" w14:textId="77777777" w:rsidR="00F202A3" w:rsidRPr="004342C6" w:rsidRDefault="00F202A3" w:rsidP="005544C7">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122D9F" w:rsidRPr="004342C6" w14:paraId="5FBDDD8F" w14:textId="77777777" w:rsidTr="005544C7">
        <w:trPr>
          <w:trHeight w:val="314"/>
        </w:trPr>
        <w:tc>
          <w:tcPr>
            <w:tcW w:w="2247" w:type="dxa"/>
            <w:shd w:val="clear" w:color="000000" w:fill="FFFFFF"/>
            <w:vAlign w:val="center"/>
          </w:tcPr>
          <w:p w14:paraId="3BECB9E7" w14:textId="73425B03" w:rsidR="00122D9F" w:rsidRDefault="00122D9F" w:rsidP="00122D9F">
            <w:pPr>
              <w:contextualSpacing w:val="0"/>
              <w:rPr>
                <w:color w:val="000000"/>
              </w:rPr>
            </w:pPr>
            <w:r>
              <w:rPr>
                <w:color w:val="000000"/>
              </w:rPr>
              <w:t>REE.PCS.01.004</w:t>
            </w:r>
          </w:p>
        </w:tc>
        <w:tc>
          <w:tcPr>
            <w:tcW w:w="7028" w:type="dxa"/>
            <w:shd w:val="clear" w:color="000000" w:fill="FFFFFF"/>
          </w:tcPr>
          <w:p w14:paraId="78C96949" w14:textId="77777777" w:rsidR="00122D9F" w:rsidRDefault="00122D9F" w:rsidP="00122D9F">
            <w:pPr>
              <w:spacing w:line="276" w:lineRule="auto"/>
            </w:pPr>
            <w:r>
              <w:t>The system shall have the capability to configure ON/OFF the retroactive Medicaid eligibility functionality.</w:t>
            </w:r>
          </w:p>
          <w:p w14:paraId="61D90144" w14:textId="77777777" w:rsidR="00122D9F" w:rsidRDefault="00122D9F" w:rsidP="00122D9F">
            <w:pPr>
              <w:spacing w:line="276" w:lineRule="auto"/>
            </w:pPr>
          </w:p>
          <w:p w14:paraId="5D126F55" w14:textId="77777777" w:rsidR="00122D9F" w:rsidRDefault="00122D9F" w:rsidP="00122D9F">
            <w:pPr>
              <w:spacing w:line="276" w:lineRule="auto"/>
            </w:pPr>
            <w:r w:rsidRPr="00C14579">
              <w:rPr>
                <w:b/>
                <w:bCs/>
              </w:rPr>
              <w:t>Note:</w:t>
            </w:r>
            <w:r>
              <w:t xml:space="preserve"> If the configuration is ON, the questions will be displayed and retroactive logic will be executed, whereas if the configuration is OFF neither the questions will be displayed, nor the retroactive logic will be executed. </w:t>
            </w:r>
          </w:p>
          <w:p w14:paraId="03A4AE42" w14:textId="77777777" w:rsidR="00122D9F" w:rsidRDefault="00122D9F" w:rsidP="00122D9F">
            <w:pPr>
              <w:spacing w:line="252" w:lineRule="auto"/>
              <w:rPr>
                <w:rFonts w:eastAsia="Times New Roman"/>
              </w:rPr>
            </w:pPr>
          </w:p>
        </w:tc>
      </w:tr>
      <w:tr w:rsidR="00F202A3" w:rsidRPr="004342C6" w14:paraId="79818322" w14:textId="77777777" w:rsidTr="005544C7">
        <w:trPr>
          <w:trHeight w:val="314"/>
        </w:trPr>
        <w:tc>
          <w:tcPr>
            <w:tcW w:w="2247" w:type="dxa"/>
            <w:shd w:val="clear" w:color="000000" w:fill="FFFFFF"/>
            <w:vAlign w:val="center"/>
          </w:tcPr>
          <w:p w14:paraId="73B00D34" w14:textId="2E77EC95" w:rsidR="00F202A3" w:rsidRPr="004342C6" w:rsidRDefault="00F202A3" w:rsidP="00F202A3">
            <w:pPr>
              <w:contextualSpacing w:val="0"/>
              <w:rPr>
                <w:rFonts w:eastAsia="Times New Roman" w:cs="Arial"/>
                <w:color w:val="000000"/>
              </w:rPr>
            </w:pPr>
            <w:r>
              <w:rPr>
                <w:color w:val="000000"/>
              </w:rPr>
              <w:t>REE.PCS.02.001</w:t>
            </w:r>
          </w:p>
        </w:tc>
        <w:tc>
          <w:tcPr>
            <w:tcW w:w="7028" w:type="dxa"/>
            <w:shd w:val="clear" w:color="000000" w:fill="FFFFFF"/>
          </w:tcPr>
          <w:p w14:paraId="4AEE9004" w14:textId="747F9086" w:rsidR="00F202A3" w:rsidRDefault="00F202A3" w:rsidP="00F202A3">
            <w:pPr>
              <w:spacing w:line="252" w:lineRule="auto"/>
              <w:rPr>
                <w:rFonts w:eastAsia="Times New Roman"/>
              </w:rPr>
            </w:pPr>
            <w:r>
              <w:rPr>
                <w:rFonts w:eastAsia="Times New Roman"/>
              </w:rPr>
              <w:t xml:space="preserve">The system shall consider a member’s request for retroactive Medicaid eligibility </w:t>
            </w:r>
            <w:r w:rsidRPr="005350B0">
              <w:rPr>
                <w:rFonts w:eastAsia="Times New Roman"/>
              </w:rPr>
              <w:t xml:space="preserve">as </w:t>
            </w:r>
            <w:r>
              <w:rPr>
                <w:rFonts w:eastAsia="Times New Roman"/>
              </w:rPr>
              <w:t>effective</w:t>
            </w:r>
            <w:r w:rsidRPr="005350B0">
              <w:rPr>
                <w:rFonts w:eastAsia="Times New Roman"/>
              </w:rPr>
              <w:t>, if</w:t>
            </w:r>
            <w:r>
              <w:rPr>
                <w:rFonts w:eastAsia="Times New Roman"/>
              </w:rPr>
              <w:t xml:space="preserve"> the member’s requested retroactive Medicaid Eligibility Start Date on the SSAP flow is within </w:t>
            </w:r>
            <w:r w:rsidR="004B4A20">
              <w:rPr>
                <w:rFonts w:eastAsia="Times New Roman"/>
              </w:rPr>
              <w:t>1</w:t>
            </w:r>
            <w:r w:rsidR="004B4A20" w:rsidRPr="004B4A20">
              <w:rPr>
                <w:rFonts w:eastAsia="Times New Roman"/>
                <w:vertAlign w:val="superscript"/>
              </w:rPr>
              <w:t>st</w:t>
            </w:r>
            <w:r w:rsidR="004B4A20">
              <w:rPr>
                <w:rFonts w:eastAsia="Times New Roman"/>
              </w:rPr>
              <w:t xml:space="preserve"> day of the </w:t>
            </w:r>
            <w:r>
              <w:rPr>
                <w:rFonts w:eastAsia="Times New Roman"/>
              </w:rPr>
              <w:t xml:space="preserve">X (Default 3) months in the past from the paper application or in-person date if available, else from the application submission date during any program determination. </w:t>
            </w:r>
          </w:p>
          <w:p w14:paraId="3D17CD55" w14:textId="77777777" w:rsidR="00F202A3" w:rsidRDefault="00F202A3" w:rsidP="00F202A3">
            <w:pPr>
              <w:spacing w:line="252" w:lineRule="auto"/>
              <w:rPr>
                <w:rFonts w:eastAsia="Times New Roman"/>
              </w:rPr>
            </w:pPr>
          </w:p>
          <w:p w14:paraId="552D1496" w14:textId="77777777" w:rsidR="00F202A3" w:rsidRDefault="00F202A3" w:rsidP="00F202A3">
            <w:pPr>
              <w:spacing w:line="252" w:lineRule="auto"/>
              <w:rPr>
                <w:rFonts w:eastAsia="Times New Roman"/>
              </w:rPr>
            </w:pPr>
            <w:r w:rsidRPr="00232CD1">
              <w:rPr>
                <w:rFonts w:eastAsia="Times New Roman"/>
                <w:b/>
                <w:bCs/>
              </w:rPr>
              <w:t>Note:</w:t>
            </w:r>
            <w:r>
              <w:rPr>
                <w:rFonts w:eastAsia="Times New Roman"/>
              </w:rPr>
              <w:t xml:space="preserve"> </w:t>
            </w:r>
          </w:p>
          <w:p w14:paraId="3D7BAF1C" w14:textId="77777777" w:rsidR="00F202A3" w:rsidRDefault="00F202A3" w:rsidP="00320B54">
            <w:pPr>
              <w:pStyle w:val="ListParagraph"/>
              <w:numPr>
                <w:ilvl w:val="0"/>
                <w:numId w:val="511"/>
              </w:numPr>
              <w:spacing w:line="252" w:lineRule="auto"/>
              <w:contextualSpacing w:val="0"/>
              <w:rPr>
                <w:rFonts w:eastAsia="Times New Roman"/>
              </w:rPr>
            </w:pPr>
            <w:r w:rsidRPr="00C367D8">
              <w:rPr>
                <w:rFonts w:eastAsia="Times New Roman"/>
              </w:rPr>
              <w:t>This timeframe of X (Default 3) months shall be configurable.</w:t>
            </w:r>
          </w:p>
          <w:p w14:paraId="4CF99F3C" w14:textId="77777777" w:rsidR="00F202A3" w:rsidRPr="00C367D8" w:rsidRDefault="00F202A3" w:rsidP="00320B54">
            <w:pPr>
              <w:pStyle w:val="ListParagraph"/>
              <w:numPr>
                <w:ilvl w:val="0"/>
                <w:numId w:val="511"/>
              </w:numPr>
              <w:spacing w:line="252" w:lineRule="auto"/>
              <w:contextualSpacing w:val="0"/>
              <w:rPr>
                <w:rFonts w:eastAsia="Times New Roman"/>
              </w:rPr>
            </w:pPr>
            <w:r>
              <w:rPr>
                <w:rFonts w:eastAsia="Times New Roman"/>
              </w:rPr>
              <w:t>The requested retroactive Medicaid Eligibility Start Date is the date provided by the member in the SSAP Flow for the 3 months medical bill questionnaires.</w:t>
            </w:r>
          </w:p>
          <w:p w14:paraId="1F5EA760" w14:textId="5A42CAC2" w:rsidR="00F202A3" w:rsidRPr="000841CD" w:rsidRDefault="00F202A3" w:rsidP="00320B54">
            <w:pPr>
              <w:pStyle w:val="ListParagraph"/>
              <w:numPr>
                <w:ilvl w:val="0"/>
                <w:numId w:val="511"/>
              </w:numPr>
              <w:spacing w:line="252" w:lineRule="auto"/>
              <w:contextualSpacing w:val="0"/>
              <w:rPr>
                <w:rFonts w:eastAsia="Times New Roman"/>
              </w:rPr>
            </w:pPr>
            <w:r w:rsidRPr="000841CD">
              <w:rPr>
                <w:rFonts w:eastAsia="Times New Roman"/>
              </w:rPr>
              <w:t xml:space="preserve">The system will always check that member’s request for retroactive Medicaid eligibility is effective or not in every program determination i.e., back office, rerun, Batch processes, partial RAC etc. and provide retro only when members retroactive Medicaid Eligibility Start Date requested date is within </w:t>
            </w:r>
            <w:r>
              <w:rPr>
                <w:rFonts w:eastAsia="Times New Roman"/>
              </w:rPr>
              <w:t xml:space="preserve">the </w:t>
            </w:r>
            <w:r w:rsidR="00151E70">
              <w:rPr>
                <w:rFonts w:eastAsia="Times New Roman"/>
              </w:rPr>
              <w:t>1</w:t>
            </w:r>
            <w:r w:rsidR="00151E70" w:rsidRPr="00151E70">
              <w:rPr>
                <w:rFonts w:eastAsia="Times New Roman"/>
                <w:vertAlign w:val="superscript"/>
              </w:rPr>
              <w:t>st</w:t>
            </w:r>
            <w:r w:rsidR="00151E70">
              <w:rPr>
                <w:rFonts w:eastAsia="Times New Roman"/>
              </w:rPr>
              <w:t xml:space="preserve"> day of the </w:t>
            </w:r>
            <w:r w:rsidRPr="000841CD">
              <w:rPr>
                <w:rFonts w:eastAsia="Times New Roman"/>
              </w:rPr>
              <w:t>3 months</w:t>
            </w:r>
            <w:r>
              <w:rPr>
                <w:rFonts w:eastAsia="Times New Roman"/>
              </w:rPr>
              <w:t xml:space="preserve"> in the past from the paper application or in-person date if available, else from the application submission date</w:t>
            </w:r>
            <w:r w:rsidRPr="000841CD">
              <w:rPr>
                <w:rFonts w:eastAsia="Times New Roman"/>
              </w:rPr>
              <w:t xml:space="preserve">. </w:t>
            </w:r>
          </w:p>
          <w:p w14:paraId="601DFD0B" w14:textId="77777777" w:rsidR="00F202A3" w:rsidRPr="00F202A3" w:rsidRDefault="00F202A3" w:rsidP="00F202A3">
            <w:pPr>
              <w:contextualSpacing w:val="0"/>
              <w:jc w:val="both"/>
              <w:rPr>
                <w:rFonts w:cs="Arial"/>
              </w:rPr>
            </w:pPr>
          </w:p>
        </w:tc>
      </w:tr>
      <w:tr w:rsidR="00F202A3" w:rsidRPr="004342C6" w14:paraId="72494837" w14:textId="77777777" w:rsidTr="005544C7">
        <w:trPr>
          <w:trHeight w:val="314"/>
        </w:trPr>
        <w:tc>
          <w:tcPr>
            <w:tcW w:w="2247" w:type="dxa"/>
            <w:shd w:val="clear" w:color="000000" w:fill="FFFFFF"/>
            <w:vAlign w:val="center"/>
          </w:tcPr>
          <w:p w14:paraId="2A8A2B06" w14:textId="6C450455" w:rsidR="00F202A3" w:rsidRDefault="00F202A3" w:rsidP="00F202A3">
            <w:pPr>
              <w:contextualSpacing w:val="0"/>
              <w:rPr>
                <w:color w:val="000000"/>
              </w:rPr>
            </w:pPr>
            <w:r>
              <w:rPr>
                <w:color w:val="000000"/>
              </w:rPr>
              <w:t>REE.PCS.02.002</w:t>
            </w:r>
          </w:p>
        </w:tc>
        <w:tc>
          <w:tcPr>
            <w:tcW w:w="7028" w:type="dxa"/>
            <w:shd w:val="clear" w:color="000000" w:fill="FFFFFF"/>
          </w:tcPr>
          <w:p w14:paraId="68DC8B02" w14:textId="77777777" w:rsidR="00F202A3" w:rsidRDefault="00F202A3" w:rsidP="00F202A3">
            <w:pPr>
              <w:spacing w:after="160" w:line="252" w:lineRule="auto"/>
              <w:rPr>
                <w:color w:val="000000"/>
              </w:rPr>
            </w:pPr>
            <w:r>
              <w:rPr>
                <w:color w:val="000000"/>
              </w:rPr>
              <w:t xml:space="preserve">The system shall calculate the </w:t>
            </w:r>
            <w:r w:rsidRPr="009674CE">
              <w:rPr>
                <w:color w:val="000000"/>
              </w:rPr>
              <w:t>Medicaid Eligibility Start Date (Eligibility Begin Date)</w:t>
            </w:r>
            <w:r>
              <w:rPr>
                <w:color w:val="000000"/>
              </w:rPr>
              <w:t xml:space="preserve"> for the member as the </w:t>
            </w:r>
            <w:r w:rsidRPr="005F6F9F">
              <w:rPr>
                <w:color w:val="000000"/>
              </w:rPr>
              <w:t>1</w:t>
            </w:r>
            <w:r w:rsidRPr="009674CE">
              <w:rPr>
                <w:color w:val="000000"/>
                <w:vertAlign w:val="superscript"/>
              </w:rPr>
              <w:t>st</w:t>
            </w:r>
            <w:r>
              <w:rPr>
                <w:color w:val="000000"/>
              </w:rPr>
              <w:t xml:space="preserve"> day </w:t>
            </w:r>
            <w:r w:rsidRPr="005F6F9F">
              <w:rPr>
                <w:color w:val="000000"/>
              </w:rPr>
              <w:t xml:space="preserve">of </w:t>
            </w:r>
            <w:r>
              <w:rPr>
                <w:color w:val="000000"/>
              </w:rPr>
              <w:t>the m</w:t>
            </w:r>
            <w:r w:rsidRPr="005F6F9F">
              <w:rPr>
                <w:color w:val="000000"/>
              </w:rPr>
              <w:t>onth of</w:t>
            </w:r>
            <w:r>
              <w:rPr>
                <w:color w:val="000000"/>
              </w:rPr>
              <w:t xml:space="preserve"> </w:t>
            </w:r>
            <w:r w:rsidRPr="00AC4F02">
              <w:rPr>
                <w:color w:val="000000"/>
              </w:rPr>
              <w:t>the requested Retroactive</w:t>
            </w:r>
            <w:r w:rsidRPr="005F6F9F">
              <w:rPr>
                <w:color w:val="000000"/>
              </w:rPr>
              <w:t xml:space="preserve"> </w:t>
            </w:r>
            <w:r>
              <w:rPr>
                <w:color w:val="000000"/>
              </w:rPr>
              <w:t xml:space="preserve">Medicaid </w:t>
            </w:r>
            <w:r w:rsidRPr="005F6F9F">
              <w:rPr>
                <w:color w:val="000000"/>
              </w:rPr>
              <w:t xml:space="preserve">Eligibility </w:t>
            </w:r>
            <w:r>
              <w:rPr>
                <w:color w:val="000000"/>
              </w:rPr>
              <w:t xml:space="preserve">Start </w:t>
            </w:r>
            <w:r w:rsidRPr="005F6F9F">
              <w:rPr>
                <w:color w:val="000000"/>
              </w:rPr>
              <w:t>Date</w:t>
            </w:r>
            <w:r>
              <w:rPr>
                <w:color w:val="000000"/>
              </w:rPr>
              <w:t xml:space="preserve"> if the member fulfills all the below conditions: </w:t>
            </w:r>
          </w:p>
          <w:p w14:paraId="6FCDCACD" w14:textId="77777777" w:rsidR="00F202A3" w:rsidRDefault="00F202A3" w:rsidP="00F202A3">
            <w:pPr>
              <w:spacing w:after="160" w:line="252" w:lineRule="auto"/>
              <w:rPr>
                <w:color w:val="000000"/>
              </w:rPr>
            </w:pPr>
          </w:p>
          <w:p w14:paraId="44EA1D13" w14:textId="77777777" w:rsidR="00F202A3" w:rsidRDefault="00F202A3" w:rsidP="00320B54">
            <w:pPr>
              <w:pStyle w:val="ListParagraph"/>
              <w:numPr>
                <w:ilvl w:val="0"/>
                <w:numId w:val="512"/>
              </w:numPr>
              <w:spacing w:after="160" w:line="252" w:lineRule="auto"/>
              <w:rPr>
                <w:color w:val="000000"/>
              </w:rPr>
            </w:pPr>
            <w:r w:rsidRPr="00FA6E31">
              <w:rPr>
                <w:color w:val="000000"/>
              </w:rPr>
              <w:t xml:space="preserve">Member has requested for </w:t>
            </w:r>
            <w:r>
              <w:rPr>
                <w:color w:val="000000"/>
              </w:rPr>
              <w:t>an effective r</w:t>
            </w:r>
            <w:r w:rsidRPr="00FA6E31">
              <w:rPr>
                <w:color w:val="000000"/>
              </w:rPr>
              <w:t xml:space="preserve">etroactive </w:t>
            </w:r>
            <w:r>
              <w:rPr>
                <w:color w:val="000000"/>
              </w:rPr>
              <w:t xml:space="preserve">Medicaid </w:t>
            </w:r>
            <w:r w:rsidRPr="00FA6E31">
              <w:rPr>
                <w:color w:val="000000"/>
              </w:rPr>
              <w:t xml:space="preserve">eligibility </w:t>
            </w:r>
          </w:p>
          <w:p w14:paraId="646A2C74" w14:textId="77777777" w:rsidR="00F202A3" w:rsidRPr="001F2B63" w:rsidRDefault="00F202A3" w:rsidP="00F202A3">
            <w:pPr>
              <w:pStyle w:val="ListParagraph"/>
              <w:spacing w:after="160" w:line="252" w:lineRule="auto"/>
              <w:rPr>
                <w:color w:val="000000"/>
              </w:rPr>
            </w:pPr>
            <w:r>
              <w:t>AND</w:t>
            </w:r>
          </w:p>
          <w:p w14:paraId="58385414" w14:textId="77777777" w:rsidR="00F202A3" w:rsidRDefault="00F202A3" w:rsidP="00320B54">
            <w:pPr>
              <w:pStyle w:val="ListParagraph"/>
              <w:numPr>
                <w:ilvl w:val="0"/>
                <w:numId w:val="512"/>
              </w:numPr>
              <w:spacing w:after="160" w:line="252" w:lineRule="auto"/>
              <w:rPr>
                <w:rFonts w:eastAsia="Times New Roman"/>
              </w:rPr>
            </w:pPr>
            <w:r>
              <w:rPr>
                <w:rFonts w:eastAsia="Times New Roman"/>
              </w:rPr>
              <w:t>Member has attested to no change in the circumstances during the requested retroactive Medicaid timeframe</w:t>
            </w:r>
          </w:p>
          <w:p w14:paraId="03FE595D" w14:textId="77777777" w:rsidR="00F202A3" w:rsidRDefault="00F202A3" w:rsidP="00F202A3">
            <w:pPr>
              <w:pStyle w:val="ListParagraph"/>
              <w:spacing w:after="160" w:line="252" w:lineRule="auto"/>
              <w:rPr>
                <w:rFonts w:eastAsia="Times New Roman"/>
              </w:rPr>
            </w:pPr>
            <w:r>
              <w:rPr>
                <w:rFonts w:eastAsia="Times New Roman"/>
              </w:rPr>
              <w:t>AND</w:t>
            </w:r>
          </w:p>
          <w:p w14:paraId="4FB6ECF2" w14:textId="77777777" w:rsidR="00F202A3" w:rsidRPr="006D41A0" w:rsidRDefault="00F202A3" w:rsidP="00320B54">
            <w:pPr>
              <w:pStyle w:val="ListParagraph"/>
              <w:numPr>
                <w:ilvl w:val="0"/>
                <w:numId w:val="512"/>
              </w:numPr>
              <w:spacing w:after="160" w:line="252" w:lineRule="auto"/>
              <w:rPr>
                <w:rFonts w:eastAsia="Times New Roman"/>
              </w:rPr>
            </w:pPr>
            <w:r w:rsidRPr="006D41A0">
              <w:rPr>
                <w:rFonts w:eastAsia="Times New Roman"/>
              </w:rPr>
              <w:t xml:space="preserve">Configuration is ON </w:t>
            </w:r>
            <w:r>
              <w:rPr>
                <w:rFonts w:eastAsia="Times New Roman"/>
              </w:rPr>
              <w:t xml:space="preserve">for the respective row of the </w:t>
            </w:r>
            <w:r w:rsidRPr="006D41A0">
              <w:rPr>
                <w:rFonts w:eastAsia="Times New Roman"/>
              </w:rPr>
              <w:t>Aid category sheet</w:t>
            </w:r>
          </w:p>
          <w:p w14:paraId="37ACE78A" w14:textId="77777777" w:rsidR="00F202A3" w:rsidRDefault="00F202A3" w:rsidP="00F202A3">
            <w:pPr>
              <w:pStyle w:val="ListParagraph"/>
              <w:spacing w:after="160" w:line="252" w:lineRule="auto"/>
              <w:rPr>
                <w:rFonts w:eastAsia="Times New Roman"/>
              </w:rPr>
            </w:pPr>
            <w:r>
              <w:rPr>
                <w:rFonts w:eastAsia="Times New Roman"/>
              </w:rPr>
              <w:t>AND</w:t>
            </w:r>
          </w:p>
          <w:p w14:paraId="7F3B7AFC" w14:textId="77777777" w:rsidR="00F202A3" w:rsidRDefault="00F202A3" w:rsidP="00320B54">
            <w:pPr>
              <w:pStyle w:val="ListParagraph"/>
              <w:numPr>
                <w:ilvl w:val="0"/>
                <w:numId w:val="512"/>
              </w:numPr>
              <w:spacing w:after="160" w:line="252" w:lineRule="auto"/>
              <w:rPr>
                <w:rFonts w:eastAsia="Times New Roman"/>
              </w:rPr>
            </w:pPr>
            <w:r>
              <w:rPr>
                <w:rFonts w:eastAsia="Times New Roman"/>
              </w:rPr>
              <w:lastRenderedPageBreak/>
              <w:t xml:space="preserve">Medicaid coverage has been deemed to be as “Final” coverage </w:t>
            </w:r>
          </w:p>
          <w:p w14:paraId="27EA1E4B" w14:textId="77777777" w:rsidR="00F202A3" w:rsidRPr="001F2B63" w:rsidRDefault="00F202A3" w:rsidP="00F202A3">
            <w:pPr>
              <w:pStyle w:val="ListParagraph"/>
              <w:spacing w:after="160" w:line="252" w:lineRule="auto"/>
              <w:rPr>
                <w:rFonts w:eastAsia="Times New Roman"/>
              </w:rPr>
            </w:pPr>
            <w:r>
              <w:t>AND</w:t>
            </w:r>
          </w:p>
          <w:p w14:paraId="5B98E9C1" w14:textId="77777777" w:rsidR="00F202A3" w:rsidRPr="00F478FE" w:rsidRDefault="00F202A3" w:rsidP="00320B54">
            <w:pPr>
              <w:pStyle w:val="ListParagraph"/>
              <w:numPr>
                <w:ilvl w:val="0"/>
                <w:numId w:val="512"/>
              </w:numPr>
              <w:spacing w:after="160" w:line="252" w:lineRule="auto"/>
              <w:rPr>
                <w:rFonts w:eastAsia="Times New Roman"/>
              </w:rPr>
            </w:pPr>
            <w:r w:rsidRPr="001B6DF0">
              <w:t>Member was NOT eligible for any of the aid categor</w:t>
            </w:r>
            <w:r>
              <w:t>ies in HIX</w:t>
            </w:r>
            <w:r w:rsidRPr="001B6DF0">
              <w:t xml:space="preserve"> from the "Configurable list</w:t>
            </w:r>
            <w:r>
              <w:t xml:space="preserve"> of aid categories</w:t>
            </w:r>
            <w:r w:rsidRPr="001B6DF0">
              <w:t>"</w:t>
            </w:r>
            <w:r>
              <w:t xml:space="preserve"> between</w:t>
            </w:r>
            <w:r w:rsidRPr="001B6DF0">
              <w:t xml:space="preserve"> </w:t>
            </w:r>
            <w:r>
              <w:t>the Requested retroactive eligibility start date and the current date (inclusive of both dates)</w:t>
            </w:r>
          </w:p>
          <w:p w14:paraId="144C6808" w14:textId="77777777" w:rsidR="00F202A3" w:rsidRDefault="00F202A3" w:rsidP="00F202A3">
            <w:pPr>
              <w:spacing w:after="160" w:line="252" w:lineRule="auto"/>
              <w:rPr>
                <w:color w:val="000000"/>
              </w:rPr>
            </w:pPr>
          </w:p>
          <w:p w14:paraId="523FC95B" w14:textId="77777777" w:rsidR="00F202A3" w:rsidRPr="00FA6E31" w:rsidRDefault="00F202A3" w:rsidP="00F202A3">
            <w:pPr>
              <w:spacing w:after="160" w:line="252" w:lineRule="auto"/>
              <w:rPr>
                <w:b/>
                <w:bCs/>
                <w:color w:val="000000"/>
              </w:rPr>
            </w:pPr>
            <w:r w:rsidRPr="00FA6E31">
              <w:rPr>
                <w:b/>
                <w:bCs/>
                <w:color w:val="000000"/>
              </w:rPr>
              <w:t>Note</w:t>
            </w:r>
            <w:r>
              <w:rPr>
                <w:b/>
                <w:bCs/>
                <w:color w:val="000000"/>
              </w:rPr>
              <w:t>:</w:t>
            </w:r>
            <w:r w:rsidRPr="00FA6E31">
              <w:rPr>
                <w:b/>
                <w:bCs/>
                <w:color w:val="000000"/>
              </w:rPr>
              <w:t xml:space="preserve"> </w:t>
            </w:r>
          </w:p>
          <w:p w14:paraId="741C88B7" w14:textId="77777777" w:rsidR="00F202A3" w:rsidRDefault="00F202A3" w:rsidP="00320B54">
            <w:pPr>
              <w:pStyle w:val="ListParagraph"/>
              <w:numPr>
                <w:ilvl w:val="0"/>
                <w:numId w:val="513"/>
              </w:numPr>
              <w:spacing w:after="160" w:line="252" w:lineRule="auto"/>
              <w:rPr>
                <w:color w:val="000000"/>
              </w:rPr>
            </w:pPr>
            <w:r>
              <w:rPr>
                <w:color w:val="000000"/>
              </w:rPr>
              <w:t xml:space="preserve">Please refer to the </w:t>
            </w:r>
            <w:hyperlink w:anchor="_Appendices_1" w:history="1">
              <w:r>
                <w:rPr>
                  <w:rStyle w:val="Hyperlink"/>
                </w:rPr>
                <w:t>C</w:t>
              </w:r>
              <w:r w:rsidRPr="007C6DF7">
                <w:rPr>
                  <w:rStyle w:val="Hyperlink"/>
                </w:rPr>
                <w:t xml:space="preserve">hange </w:t>
              </w:r>
              <w:r>
                <w:rPr>
                  <w:rStyle w:val="Hyperlink"/>
                </w:rPr>
                <w:t>T</w:t>
              </w:r>
              <w:r w:rsidRPr="007C6DF7">
                <w:rPr>
                  <w:rStyle w:val="Hyperlink"/>
                </w:rPr>
                <w:t xml:space="preserve">ransaction </w:t>
              </w:r>
              <w:r>
                <w:rPr>
                  <w:rStyle w:val="Hyperlink"/>
                </w:rPr>
                <w:t>S</w:t>
              </w:r>
              <w:r w:rsidRPr="007C6DF7">
                <w:rPr>
                  <w:rStyle w:val="Hyperlink"/>
                </w:rPr>
                <w:t>heet</w:t>
              </w:r>
            </w:hyperlink>
            <w:r>
              <w:rPr>
                <w:color w:val="000000"/>
              </w:rPr>
              <w:t xml:space="preserve"> for more details. </w:t>
            </w:r>
          </w:p>
          <w:p w14:paraId="05B5BA76" w14:textId="77777777" w:rsidR="00F202A3" w:rsidRPr="005F2784" w:rsidRDefault="00F202A3" w:rsidP="00320B54">
            <w:pPr>
              <w:pStyle w:val="ListParagraph"/>
              <w:numPr>
                <w:ilvl w:val="0"/>
                <w:numId w:val="513"/>
              </w:numPr>
              <w:spacing w:after="160" w:line="252" w:lineRule="auto"/>
              <w:rPr>
                <w:color w:val="000000"/>
              </w:rPr>
            </w:pPr>
            <w:r>
              <w:rPr>
                <w:color w:val="000000"/>
              </w:rPr>
              <w:t xml:space="preserve">The assignment of the aid category will follow the existing hierarchy rules. </w:t>
            </w:r>
          </w:p>
          <w:p w14:paraId="27BEFC96" w14:textId="77777777" w:rsidR="00F202A3" w:rsidRPr="008123FA" w:rsidRDefault="00F202A3" w:rsidP="00320B54">
            <w:pPr>
              <w:pStyle w:val="ListParagraph"/>
              <w:numPr>
                <w:ilvl w:val="0"/>
                <w:numId w:val="513"/>
              </w:numPr>
              <w:contextualSpacing w:val="0"/>
              <w:textAlignment w:val="center"/>
              <w:rPr>
                <w:rFonts w:eastAsia="Times New Roman"/>
              </w:rPr>
            </w:pPr>
            <w:r>
              <w:t xml:space="preserve">Retroactive Medicaid Eligibility shall be granted only if the coverage is deemed to be “Final” as per current system behavior, which has been covered in Medicaid FPL Threshold document and Additional Medicaid Compatibility Rule document. </w:t>
            </w:r>
          </w:p>
          <w:p w14:paraId="64ECD76A" w14:textId="77777777" w:rsidR="00F202A3" w:rsidRPr="00AC4F02" w:rsidRDefault="00F202A3" w:rsidP="00320B54">
            <w:pPr>
              <w:pStyle w:val="ListParagraph"/>
              <w:numPr>
                <w:ilvl w:val="0"/>
                <w:numId w:val="513"/>
              </w:numPr>
              <w:contextualSpacing w:val="0"/>
              <w:textAlignment w:val="center"/>
              <w:rPr>
                <w:rFonts w:eastAsia="Times New Roman"/>
              </w:rPr>
            </w:pPr>
            <w:r>
              <w:t xml:space="preserve">The system shall continue to use finalization application submission date during renewals to calculate the eligibility start date. The same will be followed for Retroactive Medicaid eligibility rules. </w:t>
            </w:r>
          </w:p>
          <w:p w14:paraId="11A1410D" w14:textId="77777777" w:rsidR="00F202A3" w:rsidRDefault="00F202A3" w:rsidP="00F202A3">
            <w:pPr>
              <w:spacing w:line="252" w:lineRule="auto"/>
              <w:rPr>
                <w:rFonts w:eastAsia="Times New Roman"/>
              </w:rPr>
            </w:pPr>
          </w:p>
        </w:tc>
      </w:tr>
      <w:tr w:rsidR="00F202A3" w:rsidRPr="004342C6" w14:paraId="45336DA6" w14:textId="77777777" w:rsidTr="005544C7">
        <w:trPr>
          <w:trHeight w:val="314"/>
        </w:trPr>
        <w:tc>
          <w:tcPr>
            <w:tcW w:w="2247" w:type="dxa"/>
            <w:shd w:val="clear" w:color="000000" w:fill="FFFFFF"/>
            <w:vAlign w:val="center"/>
          </w:tcPr>
          <w:p w14:paraId="62627D8E" w14:textId="201CAB71" w:rsidR="00F202A3" w:rsidRDefault="00F202A3" w:rsidP="00F202A3">
            <w:pPr>
              <w:contextualSpacing w:val="0"/>
              <w:rPr>
                <w:color w:val="000000"/>
              </w:rPr>
            </w:pPr>
            <w:r>
              <w:rPr>
                <w:color w:val="000000"/>
              </w:rPr>
              <w:lastRenderedPageBreak/>
              <w:t>REE.PCS.02.003</w:t>
            </w:r>
          </w:p>
        </w:tc>
        <w:tc>
          <w:tcPr>
            <w:tcW w:w="7028" w:type="dxa"/>
            <w:shd w:val="clear" w:color="000000" w:fill="FFFFFF"/>
          </w:tcPr>
          <w:p w14:paraId="599F2973" w14:textId="77777777" w:rsidR="00F202A3" w:rsidRDefault="00F202A3" w:rsidP="00F202A3">
            <w:pPr>
              <w:spacing w:line="252" w:lineRule="auto"/>
              <w:rPr>
                <w:rFonts w:eastAsia="Times New Roman"/>
              </w:rPr>
            </w:pPr>
            <w:r>
              <w:rPr>
                <w:rFonts w:eastAsia="Times New Roman"/>
              </w:rPr>
              <w:t xml:space="preserve">The system shall run the Retro Medicaid eligibility date rules during every PD process e.g., BO determination, Systematic determination, Both QHP &amp; Mixed household Renewal and Medicaid Renewal, PDM etc. </w:t>
            </w:r>
          </w:p>
          <w:p w14:paraId="4A05F8E5" w14:textId="77777777" w:rsidR="00F202A3" w:rsidRDefault="00F202A3" w:rsidP="00F202A3">
            <w:pPr>
              <w:spacing w:line="252" w:lineRule="auto"/>
              <w:rPr>
                <w:rFonts w:eastAsia="Times New Roman"/>
              </w:rPr>
            </w:pPr>
          </w:p>
          <w:p w14:paraId="622A340B" w14:textId="77777777" w:rsidR="00F202A3" w:rsidRDefault="00F202A3" w:rsidP="00F202A3">
            <w:pPr>
              <w:spacing w:line="252" w:lineRule="auto"/>
              <w:rPr>
                <w:rFonts w:eastAsia="Times New Roman"/>
              </w:rPr>
            </w:pPr>
            <w:r w:rsidRPr="00BF5CE2">
              <w:rPr>
                <w:rFonts w:eastAsia="Times New Roman"/>
                <w:b/>
                <w:bCs/>
              </w:rPr>
              <w:t>Note:</w:t>
            </w:r>
            <w:r>
              <w:rPr>
                <w:rFonts w:eastAsia="Times New Roman"/>
              </w:rPr>
              <w:t xml:space="preserve"> </w:t>
            </w:r>
          </w:p>
          <w:p w14:paraId="081B7572" w14:textId="77777777" w:rsidR="00F202A3" w:rsidRPr="008123FA" w:rsidRDefault="00F202A3" w:rsidP="00320B54">
            <w:pPr>
              <w:pStyle w:val="ListParagraph"/>
              <w:numPr>
                <w:ilvl w:val="0"/>
                <w:numId w:val="518"/>
              </w:numPr>
              <w:spacing w:line="252" w:lineRule="auto"/>
              <w:rPr>
                <w:rFonts w:eastAsia="Times New Roman"/>
              </w:rPr>
            </w:pPr>
            <w:r w:rsidRPr="008123FA">
              <w:rPr>
                <w:rFonts w:eastAsia="Times New Roman"/>
                <w:szCs w:val="24"/>
              </w:rPr>
              <w:t>The system will continue to run the date logic for Medicaid Eligibility Start Date (Eligibility Begin Date) based on earliest date, when various dates are applicable for the member i.e., Document received date, Medicaid pend date, etc. are used in PD</w:t>
            </w:r>
          </w:p>
          <w:p w14:paraId="20755C06" w14:textId="77777777" w:rsidR="00F202A3" w:rsidRPr="008123FA" w:rsidRDefault="00F202A3" w:rsidP="00F202A3">
            <w:pPr>
              <w:spacing w:line="252" w:lineRule="auto"/>
              <w:ind w:left="450"/>
              <w:rPr>
                <w:rFonts w:eastAsia="Times New Roman"/>
              </w:rPr>
            </w:pPr>
          </w:p>
          <w:p w14:paraId="51582234" w14:textId="77777777" w:rsidR="00F202A3" w:rsidRDefault="00F202A3" w:rsidP="00F202A3">
            <w:pPr>
              <w:spacing w:line="252" w:lineRule="auto"/>
              <w:rPr>
                <w:rFonts w:eastAsia="Times New Roman"/>
              </w:rPr>
            </w:pPr>
          </w:p>
          <w:p w14:paraId="3D24FE6E" w14:textId="77777777" w:rsidR="00F202A3" w:rsidRDefault="00F202A3" w:rsidP="00F202A3">
            <w:pPr>
              <w:spacing w:line="252" w:lineRule="auto"/>
              <w:rPr>
                <w:rFonts w:eastAsia="Times New Roman"/>
              </w:rPr>
            </w:pPr>
            <w:r w:rsidRPr="006F104D">
              <w:rPr>
                <w:rFonts w:eastAsia="Times New Roman"/>
                <w:b/>
                <w:bCs/>
              </w:rPr>
              <w:t>Example 1</w:t>
            </w:r>
            <w:r>
              <w:rPr>
                <w:rFonts w:eastAsia="Times New Roman"/>
              </w:rPr>
              <w:t>: New single member application eligible for Medicaid</w:t>
            </w:r>
          </w:p>
          <w:p w14:paraId="4F419E1F" w14:textId="77777777" w:rsidR="00F202A3" w:rsidRDefault="00F202A3" w:rsidP="00F202A3">
            <w:pPr>
              <w:spacing w:line="252" w:lineRule="auto"/>
              <w:rPr>
                <w:rFonts w:eastAsia="Times New Roman"/>
              </w:rPr>
            </w:pPr>
            <w:r>
              <w:rPr>
                <w:rFonts w:eastAsia="Times New Roman"/>
              </w:rPr>
              <w:t xml:space="preserve"> </w:t>
            </w:r>
          </w:p>
          <w:p w14:paraId="235BF523" w14:textId="77777777" w:rsidR="00F202A3" w:rsidRDefault="00F202A3" w:rsidP="00320B54">
            <w:pPr>
              <w:pStyle w:val="ListParagraph"/>
              <w:numPr>
                <w:ilvl w:val="0"/>
                <w:numId w:val="517"/>
              </w:numPr>
              <w:spacing w:line="252" w:lineRule="auto"/>
              <w:rPr>
                <w:rFonts w:eastAsia="Times New Roman"/>
              </w:rPr>
            </w:pPr>
            <w:r w:rsidRPr="009F5326">
              <w:rPr>
                <w:rFonts w:eastAsia="Times New Roman"/>
              </w:rPr>
              <w:t>Jane submits the application on 12</w:t>
            </w:r>
            <w:r w:rsidRPr="009F5326">
              <w:rPr>
                <w:rFonts w:eastAsia="Times New Roman"/>
                <w:vertAlign w:val="superscript"/>
              </w:rPr>
              <w:t>th</w:t>
            </w:r>
            <w:r w:rsidRPr="009F5326">
              <w:rPr>
                <w:rFonts w:eastAsia="Times New Roman"/>
              </w:rPr>
              <w:t xml:space="preserve"> Sep 2021. </w:t>
            </w:r>
          </w:p>
          <w:p w14:paraId="19D80C72" w14:textId="77777777" w:rsidR="00F202A3" w:rsidRDefault="00F202A3" w:rsidP="00320B54">
            <w:pPr>
              <w:pStyle w:val="ListParagraph"/>
              <w:numPr>
                <w:ilvl w:val="0"/>
                <w:numId w:val="517"/>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9F5326">
              <w:rPr>
                <w:rFonts w:eastAsia="Times New Roman"/>
                <w:vertAlign w:val="superscript"/>
              </w:rPr>
              <w:t>th</w:t>
            </w:r>
            <w:r w:rsidRPr="009F5326">
              <w:rPr>
                <w:rFonts w:eastAsia="Times New Roman"/>
              </w:rPr>
              <w:t xml:space="preserve"> Aug 2021.</w:t>
            </w:r>
          </w:p>
          <w:p w14:paraId="106224E5" w14:textId="77777777" w:rsidR="00F202A3" w:rsidRDefault="00F202A3" w:rsidP="00320B54">
            <w:pPr>
              <w:pStyle w:val="ListParagraph"/>
              <w:numPr>
                <w:ilvl w:val="0"/>
                <w:numId w:val="517"/>
              </w:numPr>
              <w:spacing w:line="252" w:lineRule="auto"/>
              <w:rPr>
                <w:rFonts w:eastAsia="Times New Roman"/>
              </w:rPr>
            </w:pPr>
            <w:r>
              <w:rPr>
                <w:rFonts w:eastAsia="Times New Roman"/>
              </w:rPr>
              <w:t>Jane denies any changes in the circumstances during the requested retroactive Medicaid</w:t>
            </w:r>
            <w:r w:rsidRPr="009F5326">
              <w:rPr>
                <w:rFonts w:eastAsia="Times New Roman"/>
              </w:rPr>
              <w:t xml:space="preserve"> </w:t>
            </w:r>
            <w:r>
              <w:rPr>
                <w:rFonts w:eastAsia="Times New Roman"/>
              </w:rPr>
              <w:t>timeframe.</w:t>
            </w:r>
          </w:p>
          <w:p w14:paraId="202E1081" w14:textId="77777777" w:rsidR="00F202A3" w:rsidRPr="00165AAF" w:rsidRDefault="00F202A3" w:rsidP="00320B54">
            <w:pPr>
              <w:pStyle w:val="ListParagraph"/>
              <w:numPr>
                <w:ilvl w:val="0"/>
                <w:numId w:val="517"/>
              </w:numPr>
              <w:spacing w:line="252" w:lineRule="auto"/>
              <w:rPr>
                <w:rFonts w:eastAsia="Times New Roman"/>
              </w:rPr>
            </w:pPr>
            <w:r w:rsidRPr="00165AAF">
              <w:rPr>
                <w:rFonts w:eastAsia="Times New Roman"/>
              </w:rPr>
              <w:t xml:space="preserve">The system determines that Jane is eligible for Medicaid and </w:t>
            </w:r>
            <w:r>
              <w:rPr>
                <w:rFonts w:eastAsia="Times New Roman"/>
              </w:rPr>
              <w:t>s</w:t>
            </w:r>
            <w:r w:rsidRPr="00165AAF">
              <w:rPr>
                <w:rFonts w:eastAsia="Times New Roman"/>
              </w:rPr>
              <w:t xml:space="preserve">uccessfully validates the retroactive Medicaid eligibility </w:t>
            </w:r>
            <w:r w:rsidRPr="00165AAF">
              <w:rPr>
                <w:rFonts w:eastAsia="Times New Roman"/>
              </w:rPr>
              <w:lastRenderedPageBreak/>
              <w:t xml:space="preserve">request date is within </w:t>
            </w:r>
            <w:r>
              <w:rPr>
                <w:rFonts w:eastAsia="Times New Roman"/>
              </w:rPr>
              <w:t>3 months in past</w:t>
            </w:r>
            <w:r w:rsidRPr="00165AAF">
              <w:rPr>
                <w:rFonts w:eastAsia="Times New Roman"/>
              </w:rPr>
              <w:t xml:space="preserve"> from the application submission date</w:t>
            </w:r>
            <w:r>
              <w:rPr>
                <w:rFonts w:eastAsia="Times New Roman"/>
              </w:rPr>
              <w:t xml:space="preserve"> i.e., 12</w:t>
            </w:r>
            <w:r w:rsidRPr="007978D5">
              <w:rPr>
                <w:rFonts w:eastAsia="Times New Roman"/>
                <w:vertAlign w:val="superscript"/>
              </w:rPr>
              <w:t>th</w:t>
            </w:r>
            <w:r>
              <w:rPr>
                <w:rFonts w:eastAsia="Times New Roman"/>
              </w:rPr>
              <w:t xml:space="preserve"> Sep 2021 and member’s coverage is “Final”.</w:t>
            </w:r>
          </w:p>
          <w:p w14:paraId="223BD7E4" w14:textId="77777777" w:rsidR="00F202A3" w:rsidRDefault="00F202A3" w:rsidP="00320B54">
            <w:pPr>
              <w:pStyle w:val="ListParagraph"/>
              <w:numPr>
                <w:ilvl w:val="0"/>
                <w:numId w:val="517"/>
              </w:numPr>
              <w:spacing w:line="252" w:lineRule="auto"/>
              <w:rPr>
                <w:rFonts w:eastAsia="Times New Roman"/>
              </w:rPr>
            </w:pPr>
            <w:r>
              <w:rPr>
                <w:rFonts w:eastAsia="Times New Roman"/>
              </w:rPr>
              <w:t>The s</w:t>
            </w:r>
            <w:r w:rsidRPr="009F5326">
              <w:rPr>
                <w:rFonts w:eastAsia="Times New Roman"/>
              </w:rPr>
              <w:t>ystem grants Jane retroactive Medicaid from 1</w:t>
            </w:r>
            <w:r w:rsidRPr="009F5326">
              <w:rPr>
                <w:rFonts w:eastAsia="Times New Roman"/>
                <w:vertAlign w:val="superscript"/>
              </w:rPr>
              <w:t>st</w:t>
            </w:r>
            <w:r w:rsidRPr="009F5326">
              <w:rPr>
                <w:rFonts w:eastAsia="Times New Roman"/>
              </w:rPr>
              <w:t xml:space="preserve"> August 2021</w:t>
            </w:r>
            <w:r>
              <w:rPr>
                <w:rFonts w:eastAsia="Times New Roman"/>
              </w:rPr>
              <w:t xml:space="preserve"> i.e., 1</w:t>
            </w:r>
            <w:r w:rsidRPr="009F5326">
              <w:rPr>
                <w:rFonts w:eastAsia="Times New Roman"/>
                <w:vertAlign w:val="superscript"/>
              </w:rPr>
              <w:t>st</w:t>
            </w:r>
            <w:r>
              <w:rPr>
                <w:rFonts w:eastAsia="Times New Roman"/>
              </w:rPr>
              <w:t xml:space="preserve"> of the month of 14</w:t>
            </w:r>
            <w:r w:rsidRPr="009F5326">
              <w:rPr>
                <w:rFonts w:eastAsia="Times New Roman"/>
                <w:vertAlign w:val="superscript"/>
              </w:rPr>
              <w:t>th</w:t>
            </w:r>
            <w:r>
              <w:rPr>
                <w:rFonts w:eastAsia="Times New Roman"/>
              </w:rPr>
              <w:t xml:space="preserve"> August 2021 </w:t>
            </w:r>
            <w:r w:rsidRPr="008438EB">
              <w:rPr>
                <w:rFonts w:eastAsia="Times New Roman"/>
              </w:rPr>
              <w:t>as the configuration is ON for the aid category row Jane is eligible for</w:t>
            </w:r>
            <w:r>
              <w:rPr>
                <w:rFonts w:eastAsia="Times New Roman"/>
              </w:rPr>
              <w:t xml:space="preserve">. </w:t>
            </w:r>
          </w:p>
          <w:p w14:paraId="6CD6140D" w14:textId="77777777" w:rsidR="00F202A3" w:rsidRDefault="00F202A3" w:rsidP="00F202A3">
            <w:pPr>
              <w:spacing w:line="252" w:lineRule="auto"/>
              <w:rPr>
                <w:rFonts w:eastAsia="Times New Roman"/>
              </w:rPr>
            </w:pPr>
          </w:p>
          <w:p w14:paraId="6BCC28D6" w14:textId="77777777" w:rsidR="00F202A3" w:rsidRDefault="00F202A3" w:rsidP="00F202A3">
            <w:pPr>
              <w:spacing w:line="252" w:lineRule="auto"/>
              <w:rPr>
                <w:rFonts w:eastAsia="Times New Roman"/>
              </w:rPr>
            </w:pPr>
            <w:r w:rsidRPr="006F104D">
              <w:rPr>
                <w:rFonts w:eastAsia="Times New Roman"/>
                <w:b/>
                <w:bCs/>
              </w:rPr>
              <w:t>Example 2</w:t>
            </w:r>
            <w:r>
              <w:rPr>
                <w:rFonts w:eastAsia="Times New Roman"/>
              </w:rPr>
              <w:t>: New single member application eligible for Medicaid</w:t>
            </w:r>
          </w:p>
          <w:p w14:paraId="12478C29" w14:textId="77777777" w:rsidR="00F202A3" w:rsidRDefault="00F202A3" w:rsidP="00F202A3">
            <w:pPr>
              <w:spacing w:line="252" w:lineRule="auto"/>
              <w:rPr>
                <w:rFonts w:eastAsia="Times New Roman"/>
              </w:rPr>
            </w:pPr>
            <w:r>
              <w:rPr>
                <w:rFonts w:eastAsia="Times New Roman"/>
              </w:rPr>
              <w:t xml:space="preserve"> </w:t>
            </w:r>
          </w:p>
          <w:p w14:paraId="5DD8C275" w14:textId="77777777" w:rsidR="00F202A3" w:rsidRPr="00D84ECE" w:rsidRDefault="00F202A3" w:rsidP="00320B54">
            <w:pPr>
              <w:pStyle w:val="ListParagraph"/>
              <w:numPr>
                <w:ilvl w:val="0"/>
                <w:numId w:val="515"/>
              </w:numPr>
              <w:spacing w:line="252" w:lineRule="auto"/>
              <w:rPr>
                <w:rFonts w:eastAsia="Times New Roman"/>
              </w:rPr>
            </w:pPr>
            <w:r>
              <w:rPr>
                <w:rFonts w:eastAsia="Times New Roman"/>
              </w:rPr>
              <w:t>Jane submits the application on 12</w:t>
            </w:r>
            <w:r w:rsidRPr="00D84ECE">
              <w:rPr>
                <w:rFonts w:eastAsia="Times New Roman"/>
              </w:rPr>
              <w:t>th</w:t>
            </w:r>
            <w:r>
              <w:rPr>
                <w:rFonts w:eastAsia="Times New Roman"/>
              </w:rPr>
              <w:t xml:space="preserve"> Sep 2021 and does not need retroactive Medicaid. </w:t>
            </w:r>
          </w:p>
          <w:p w14:paraId="5FA8D9DE" w14:textId="77777777" w:rsidR="00F202A3" w:rsidRDefault="00F202A3" w:rsidP="00320B54">
            <w:pPr>
              <w:pStyle w:val="ListParagraph"/>
              <w:numPr>
                <w:ilvl w:val="0"/>
                <w:numId w:val="515"/>
              </w:numPr>
              <w:spacing w:line="252" w:lineRule="auto"/>
              <w:rPr>
                <w:rFonts w:eastAsia="Times New Roman"/>
              </w:rPr>
            </w:pPr>
            <w:r w:rsidRPr="001B7F7B">
              <w:rPr>
                <w:rFonts w:eastAsia="Times New Roman"/>
              </w:rPr>
              <w:t xml:space="preserve">System </w:t>
            </w:r>
            <w:r>
              <w:rPr>
                <w:rFonts w:eastAsia="Times New Roman"/>
              </w:rPr>
              <w:t>finds that Jane is eligible for Medicaid</w:t>
            </w:r>
            <w:r w:rsidRPr="001B7F7B">
              <w:rPr>
                <w:rFonts w:eastAsia="Times New Roman"/>
              </w:rPr>
              <w:t>.</w:t>
            </w:r>
          </w:p>
          <w:p w14:paraId="6BBB11E8" w14:textId="77777777" w:rsidR="00F202A3" w:rsidRDefault="00F202A3" w:rsidP="00320B54">
            <w:pPr>
              <w:pStyle w:val="ListParagraph"/>
              <w:numPr>
                <w:ilvl w:val="0"/>
                <w:numId w:val="515"/>
              </w:numPr>
              <w:spacing w:line="252" w:lineRule="auto"/>
              <w:rPr>
                <w:rFonts w:eastAsia="Times New Roman"/>
              </w:rPr>
            </w:pPr>
            <w:r>
              <w:rPr>
                <w:rFonts w:eastAsia="Times New Roman"/>
              </w:rPr>
              <w:t>System grants the member Medicaid using normal rules i.e., from 2</w:t>
            </w:r>
            <w:r w:rsidRPr="00053031">
              <w:rPr>
                <w:rFonts w:eastAsia="Times New Roman"/>
                <w:vertAlign w:val="superscript"/>
              </w:rPr>
              <w:t>nd</w:t>
            </w:r>
            <w:r>
              <w:rPr>
                <w:rFonts w:eastAsia="Times New Roman"/>
              </w:rPr>
              <w:t xml:space="preserve"> September 2021 as the member does not need retroactive Medicaid.</w:t>
            </w:r>
          </w:p>
          <w:p w14:paraId="02AADF94" w14:textId="77777777" w:rsidR="00F202A3" w:rsidRDefault="00F202A3" w:rsidP="00F202A3">
            <w:pPr>
              <w:spacing w:line="252" w:lineRule="auto"/>
              <w:rPr>
                <w:rFonts w:eastAsia="Times New Roman"/>
              </w:rPr>
            </w:pPr>
          </w:p>
          <w:p w14:paraId="704FF2A0" w14:textId="77777777" w:rsidR="00F202A3" w:rsidRDefault="00F202A3" w:rsidP="00F202A3">
            <w:pPr>
              <w:spacing w:line="252" w:lineRule="auto"/>
              <w:rPr>
                <w:rFonts w:eastAsia="Times New Roman"/>
              </w:rPr>
            </w:pPr>
            <w:r w:rsidRPr="006F104D">
              <w:rPr>
                <w:rFonts w:eastAsia="Times New Roman"/>
                <w:b/>
                <w:bCs/>
              </w:rPr>
              <w:t>Example 3:</w:t>
            </w:r>
            <w:r>
              <w:rPr>
                <w:rFonts w:eastAsia="Times New Roman"/>
              </w:rPr>
              <w:t xml:space="preserve"> New single member application not eligible for Medicaid but granted disability via BO screen</w:t>
            </w:r>
          </w:p>
          <w:p w14:paraId="461BD75E" w14:textId="77777777" w:rsidR="00F202A3" w:rsidRDefault="00F202A3" w:rsidP="00F202A3">
            <w:pPr>
              <w:spacing w:line="252" w:lineRule="auto"/>
              <w:rPr>
                <w:rFonts w:eastAsia="Times New Roman"/>
              </w:rPr>
            </w:pPr>
            <w:r>
              <w:rPr>
                <w:rFonts w:eastAsia="Times New Roman"/>
              </w:rPr>
              <w:t xml:space="preserve"> </w:t>
            </w:r>
          </w:p>
          <w:p w14:paraId="352209A4" w14:textId="77777777" w:rsidR="00F202A3" w:rsidRDefault="00F202A3" w:rsidP="00320B54">
            <w:pPr>
              <w:pStyle w:val="ListParagraph"/>
              <w:numPr>
                <w:ilvl w:val="0"/>
                <w:numId w:val="516"/>
              </w:numPr>
              <w:spacing w:line="252" w:lineRule="auto"/>
              <w:rPr>
                <w:rFonts w:eastAsia="Times New Roman"/>
              </w:rPr>
            </w:pPr>
            <w:r w:rsidRPr="00570BB5">
              <w:rPr>
                <w:rFonts w:eastAsia="Times New Roman"/>
              </w:rPr>
              <w:t>Jane submits the application on 12</w:t>
            </w:r>
            <w:r w:rsidRPr="00570BB5">
              <w:rPr>
                <w:rFonts w:eastAsia="Times New Roman"/>
                <w:vertAlign w:val="superscript"/>
              </w:rPr>
              <w:t>th</w:t>
            </w:r>
            <w:r w:rsidRPr="00570BB5">
              <w:rPr>
                <w:rFonts w:eastAsia="Times New Roman"/>
              </w:rPr>
              <w:t xml:space="preserve"> Sep 2021. </w:t>
            </w:r>
          </w:p>
          <w:p w14:paraId="75D89FE8" w14:textId="77777777" w:rsidR="00F202A3" w:rsidRDefault="00F202A3" w:rsidP="00320B54">
            <w:pPr>
              <w:pStyle w:val="ListParagraph"/>
              <w:numPr>
                <w:ilvl w:val="0"/>
                <w:numId w:val="516"/>
              </w:numPr>
              <w:spacing w:line="252" w:lineRule="auto"/>
              <w:rPr>
                <w:rFonts w:eastAsia="Times New Roman"/>
              </w:rPr>
            </w:pPr>
            <w:r>
              <w:rPr>
                <w:rFonts w:eastAsia="Times New Roman"/>
              </w:rPr>
              <w:t>Jane needs</w:t>
            </w:r>
            <w:r w:rsidRPr="00570BB5">
              <w:rPr>
                <w:rFonts w:eastAsia="Times New Roman"/>
              </w:rPr>
              <w:t xml:space="preserve"> retroactive Medicaid benefit, </w:t>
            </w:r>
            <w:r>
              <w:rPr>
                <w:rFonts w:eastAsia="Times New Roman"/>
              </w:rPr>
              <w:t>and the earliest date Jane needs retroactive Medicaid coverage is</w:t>
            </w:r>
            <w:r w:rsidRPr="00570BB5">
              <w:rPr>
                <w:rFonts w:eastAsia="Times New Roman"/>
              </w:rPr>
              <w:t xml:space="preserve"> 14</w:t>
            </w:r>
            <w:r w:rsidRPr="00570BB5">
              <w:rPr>
                <w:rFonts w:eastAsia="Times New Roman"/>
                <w:vertAlign w:val="superscript"/>
              </w:rPr>
              <w:t>th</w:t>
            </w:r>
            <w:r w:rsidRPr="00570BB5">
              <w:rPr>
                <w:rFonts w:eastAsia="Times New Roman"/>
              </w:rPr>
              <w:t xml:space="preserve"> Aug 2021. </w:t>
            </w:r>
          </w:p>
          <w:p w14:paraId="127B847D" w14:textId="77777777" w:rsidR="00F202A3" w:rsidRDefault="00F202A3" w:rsidP="00320B54">
            <w:pPr>
              <w:pStyle w:val="ListParagraph"/>
              <w:numPr>
                <w:ilvl w:val="0"/>
                <w:numId w:val="516"/>
              </w:numPr>
              <w:spacing w:line="252" w:lineRule="auto"/>
              <w:rPr>
                <w:rFonts w:eastAsia="Times New Roman"/>
              </w:rPr>
            </w:pPr>
            <w:r>
              <w:rPr>
                <w:rFonts w:eastAsia="Times New Roman"/>
              </w:rPr>
              <w:t>The s</w:t>
            </w:r>
            <w:r w:rsidRPr="00570BB5">
              <w:rPr>
                <w:rFonts w:eastAsia="Times New Roman"/>
              </w:rPr>
              <w:t>ystem finds that Jane is not eligible for Medicaid</w:t>
            </w:r>
            <w:r>
              <w:rPr>
                <w:rFonts w:eastAsia="Times New Roman"/>
              </w:rPr>
              <w:t>.</w:t>
            </w:r>
          </w:p>
          <w:p w14:paraId="279676F8" w14:textId="77777777" w:rsidR="00F202A3" w:rsidRDefault="00F202A3" w:rsidP="00320B54">
            <w:pPr>
              <w:pStyle w:val="ListParagraph"/>
              <w:numPr>
                <w:ilvl w:val="0"/>
                <w:numId w:val="516"/>
              </w:numPr>
              <w:spacing w:line="252" w:lineRule="auto"/>
              <w:rPr>
                <w:rFonts w:eastAsia="Times New Roman"/>
              </w:rPr>
            </w:pPr>
            <w:r w:rsidRPr="00570BB5">
              <w:rPr>
                <w:rFonts w:eastAsia="Times New Roman"/>
              </w:rPr>
              <w:t xml:space="preserve">On </w:t>
            </w:r>
            <w:r>
              <w:rPr>
                <w:rFonts w:eastAsia="Times New Roman"/>
              </w:rPr>
              <w:t>21</w:t>
            </w:r>
            <w:r w:rsidRPr="00D81FFA">
              <w:rPr>
                <w:rFonts w:eastAsia="Times New Roman"/>
                <w:vertAlign w:val="superscript"/>
              </w:rPr>
              <w:t>st</w:t>
            </w:r>
            <w:r w:rsidRPr="00570BB5">
              <w:rPr>
                <w:rFonts w:eastAsia="Times New Roman"/>
              </w:rPr>
              <w:t xml:space="preserve"> September 2021</w:t>
            </w:r>
            <w:r>
              <w:rPr>
                <w:rFonts w:eastAsia="Times New Roman"/>
              </w:rPr>
              <w:t>,</w:t>
            </w:r>
            <w:r w:rsidRPr="00570BB5">
              <w:rPr>
                <w:rFonts w:eastAsia="Times New Roman"/>
              </w:rPr>
              <w:t xml:space="preserve"> BO user updates the disability details from the BO disability screen and member is eligible for Medicaid</w:t>
            </w:r>
            <w:r>
              <w:rPr>
                <w:rFonts w:eastAsia="Times New Roman"/>
              </w:rPr>
              <w:t xml:space="preserve"> with disability effective date as 2</w:t>
            </w:r>
            <w:r w:rsidRPr="00570BB5">
              <w:rPr>
                <w:rFonts w:eastAsia="Times New Roman"/>
                <w:vertAlign w:val="superscript"/>
              </w:rPr>
              <w:t>nd</w:t>
            </w:r>
            <w:r>
              <w:rPr>
                <w:rFonts w:eastAsia="Times New Roman"/>
              </w:rPr>
              <w:t xml:space="preserve"> September 2021 and members coverage is “Final” </w:t>
            </w:r>
          </w:p>
          <w:p w14:paraId="525ECD7A" w14:textId="77777777" w:rsidR="00F202A3" w:rsidRPr="008438EB" w:rsidRDefault="00F202A3" w:rsidP="00320B54">
            <w:pPr>
              <w:pStyle w:val="ListParagraph"/>
              <w:numPr>
                <w:ilvl w:val="0"/>
                <w:numId w:val="516"/>
              </w:numPr>
              <w:spacing w:line="252" w:lineRule="auto"/>
              <w:rPr>
                <w:rFonts w:eastAsia="Times New Roman"/>
              </w:rPr>
            </w:pPr>
            <w:r w:rsidRPr="008438EB">
              <w:rPr>
                <w:rFonts w:eastAsia="Times New Roman"/>
              </w:rPr>
              <w:t>The system grants the member retroactive Medicaid from 1</w:t>
            </w:r>
            <w:r w:rsidRPr="008438EB">
              <w:rPr>
                <w:rFonts w:eastAsia="Times New Roman"/>
                <w:vertAlign w:val="superscript"/>
              </w:rPr>
              <w:t>st</w:t>
            </w:r>
            <w:r w:rsidRPr="008438EB">
              <w:rPr>
                <w:rFonts w:eastAsia="Times New Roman"/>
              </w:rPr>
              <w:t xml:space="preserve"> August 2021 i.e., 1</w:t>
            </w:r>
            <w:r w:rsidRPr="008438EB">
              <w:rPr>
                <w:rFonts w:eastAsia="Times New Roman"/>
                <w:vertAlign w:val="superscript"/>
              </w:rPr>
              <w:t>st</w:t>
            </w:r>
            <w:r w:rsidRPr="008438EB">
              <w:rPr>
                <w:rFonts w:eastAsia="Times New Roman"/>
              </w:rPr>
              <w:t xml:space="preserve"> of the month of 14</w:t>
            </w:r>
            <w:r w:rsidRPr="008438EB">
              <w:rPr>
                <w:rFonts w:eastAsia="Times New Roman"/>
                <w:vertAlign w:val="superscript"/>
              </w:rPr>
              <w:t>th</w:t>
            </w:r>
            <w:r w:rsidRPr="008438EB">
              <w:rPr>
                <w:rFonts w:eastAsia="Times New Roman"/>
              </w:rPr>
              <w:t xml:space="preserve"> August 2021 as the configuration is ON for the aid category row Jane is eligible for.</w:t>
            </w:r>
          </w:p>
          <w:p w14:paraId="19FDA2CE" w14:textId="77777777" w:rsidR="00F202A3" w:rsidRDefault="00F202A3" w:rsidP="00F202A3">
            <w:pPr>
              <w:spacing w:line="252" w:lineRule="auto"/>
              <w:rPr>
                <w:rFonts w:eastAsia="Times New Roman"/>
                <w:b/>
                <w:bCs/>
              </w:rPr>
            </w:pPr>
          </w:p>
          <w:p w14:paraId="325B7860" w14:textId="77777777" w:rsidR="00F202A3" w:rsidRDefault="00F202A3" w:rsidP="00F202A3">
            <w:pPr>
              <w:spacing w:line="252" w:lineRule="auto"/>
              <w:rPr>
                <w:rFonts w:eastAsia="Times New Roman"/>
              </w:rPr>
            </w:pPr>
            <w:r w:rsidRPr="006F104D">
              <w:rPr>
                <w:rFonts w:eastAsia="Times New Roman"/>
                <w:b/>
                <w:bCs/>
              </w:rPr>
              <w:t>Note:</w:t>
            </w:r>
            <w:r>
              <w:rPr>
                <w:rFonts w:eastAsia="Times New Roman"/>
              </w:rPr>
              <w:t xml:space="preserve"> When there are multiple processes for calculating the eligibility begin date, all the rules are executed at the same time and earliest of the date will be used for calculating the eligibility begin date.</w:t>
            </w:r>
          </w:p>
          <w:p w14:paraId="7A25D5E9" w14:textId="77777777" w:rsidR="00F202A3" w:rsidRDefault="00F202A3" w:rsidP="00F202A3">
            <w:pPr>
              <w:spacing w:line="252" w:lineRule="auto"/>
              <w:rPr>
                <w:rFonts w:eastAsia="Times New Roman"/>
              </w:rPr>
            </w:pPr>
          </w:p>
          <w:p w14:paraId="578349F5" w14:textId="77777777" w:rsidR="00F202A3" w:rsidRDefault="00F202A3" w:rsidP="00F202A3">
            <w:pPr>
              <w:spacing w:line="252" w:lineRule="auto"/>
              <w:rPr>
                <w:rFonts w:eastAsia="Times New Roman"/>
              </w:rPr>
            </w:pPr>
            <w:r w:rsidRPr="006F104D">
              <w:rPr>
                <w:rFonts w:eastAsia="Times New Roman"/>
                <w:b/>
                <w:bCs/>
              </w:rPr>
              <w:t>Example</w:t>
            </w:r>
            <w:r>
              <w:rPr>
                <w:rFonts w:eastAsia="Times New Roman"/>
                <w:b/>
                <w:bCs/>
              </w:rPr>
              <w:t xml:space="preserve"> 4</w:t>
            </w:r>
            <w:r>
              <w:rPr>
                <w:rFonts w:eastAsia="Times New Roman"/>
              </w:rPr>
              <w:t>: New single member application eligible for Medicaid but coverage is NOT final</w:t>
            </w:r>
          </w:p>
          <w:p w14:paraId="62B91E28" w14:textId="77777777" w:rsidR="00F202A3" w:rsidRDefault="00F202A3" w:rsidP="00F202A3">
            <w:pPr>
              <w:spacing w:line="252" w:lineRule="auto"/>
              <w:rPr>
                <w:rFonts w:eastAsia="Times New Roman"/>
              </w:rPr>
            </w:pPr>
            <w:r>
              <w:rPr>
                <w:rFonts w:eastAsia="Times New Roman"/>
              </w:rPr>
              <w:t xml:space="preserve"> </w:t>
            </w:r>
          </w:p>
          <w:p w14:paraId="72C6E2C8" w14:textId="77777777" w:rsidR="00F202A3" w:rsidRDefault="00F202A3" w:rsidP="00320B54">
            <w:pPr>
              <w:pStyle w:val="ListParagraph"/>
              <w:numPr>
                <w:ilvl w:val="0"/>
                <w:numId w:val="517"/>
              </w:numPr>
              <w:spacing w:line="252" w:lineRule="auto"/>
              <w:rPr>
                <w:rFonts w:eastAsia="Times New Roman"/>
              </w:rPr>
            </w:pPr>
            <w:r w:rsidRPr="009F5326">
              <w:rPr>
                <w:rFonts w:eastAsia="Times New Roman"/>
              </w:rPr>
              <w:t>Jane submits the application on 12</w:t>
            </w:r>
            <w:r w:rsidRPr="009F5326">
              <w:rPr>
                <w:rFonts w:eastAsia="Times New Roman"/>
                <w:vertAlign w:val="superscript"/>
              </w:rPr>
              <w:t>th</w:t>
            </w:r>
            <w:r w:rsidRPr="009F5326">
              <w:rPr>
                <w:rFonts w:eastAsia="Times New Roman"/>
              </w:rPr>
              <w:t xml:space="preserve"> Sep 2021. </w:t>
            </w:r>
          </w:p>
          <w:p w14:paraId="52F71555" w14:textId="77777777" w:rsidR="00F202A3" w:rsidRDefault="00F202A3" w:rsidP="00320B54">
            <w:pPr>
              <w:pStyle w:val="ListParagraph"/>
              <w:numPr>
                <w:ilvl w:val="0"/>
                <w:numId w:val="517"/>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9F5326">
              <w:rPr>
                <w:rFonts w:eastAsia="Times New Roman"/>
                <w:vertAlign w:val="superscript"/>
              </w:rPr>
              <w:t>th</w:t>
            </w:r>
            <w:r w:rsidRPr="009F5326">
              <w:rPr>
                <w:rFonts w:eastAsia="Times New Roman"/>
              </w:rPr>
              <w:t xml:space="preserve"> Aug 2021.</w:t>
            </w:r>
          </w:p>
          <w:p w14:paraId="6BFA2F53" w14:textId="77777777" w:rsidR="00F202A3" w:rsidRDefault="00F202A3" w:rsidP="00320B54">
            <w:pPr>
              <w:pStyle w:val="ListParagraph"/>
              <w:numPr>
                <w:ilvl w:val="0"/>
                <w:numId w:val="517"/>
              </w:numPr>
              <w:spacing w:line="252" w:lineRule="auto"/>
              <w:rPr>
                <w:rFonts w:eastAsia="Times New Roman"/>
              </w:rPr>
            </w:pPr>
            <w:r>
              <w:rPr>
                <w:rFonts w:eastAsia="Times New Roman"/>
              </w:rPr>
              <w:t>Jane denies any changes in the circumstances during the requested retroactive Medicaid</w:t>
            </w:r>
            <w:r w:rsidRPr="009F5326">
              <w:rPr>
                <w:rFonts w:eastAsia="Times New Roman"/>
              </w:rPr>
              <w:t xml:space="preserve"> </w:t>
            </w:r>
            <w:r>
              <w:rPr>
                <w:rFonts w:eastAsia="Times New Roman"/>
              </w:rPr>
              <w:t>timeframe.</w:t>
            </w:r>
          </w:p>
          <w:p w14:paraId="77F66DFF" w14:textId="77777777" w:rsidR="00F202A3" w:rsidRPr="00165AAF" w:rsidRDefault="00F202A3" w:rsidP="00320B54">
            <w:pPr>
              <w:pStyle w:val="ListParagraph"/>
              <w:numPr>
                <w:ilvl w:val="0"/>
                <w:numId w:val="517"/>
              </w:numPr>
              <w:spacing w:line="252" w:lineRule="auto"/>
              <w:rPr>
                <w:rFonts w:eastAsia="Times New Roman"/>
              </w:rPr>
            </w:pPr>
            <w:r w:rsidRPr="00165AAF">
              <w:rPr>
                <w:rFonts w:eastAsia="Times New Roman"/>
              </w:rPr>
              <w:lastRenderedPageBreak/>
              <w:t>The system determines that Jane is eligible for Medicaid</w:t>
            </w:r>
            <w:r>
              <w:rPr>
                <w:rFonts w:eastAsia="Times New Roman"/>
              </w:rPr>
              <w:t xml:space="preserve"> aid category 43</w:t>
            </w:r>
            <w:r w:rsidRPr="00165AAF">
              <w:rPr>
                <w:rFonts w:eastAsia="Times New Roman"/>
              </w:rPr>
              <w:t xml:space="preserve"> and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3 months in past</w:t>
            </w:r>
            <w:r w:rsidRPr="00165AAF">
              <w:rPr>
                <w:rFonts w:eastAsia="Times New Roman"/>
              </w:rPr>
              <w:t xml:space="preserve"> from the application submission date</w:t>
            </w:r>
            <w:r>
              <w:rPr>
                <w:rFonts w:eastAsia="Times New Roman"/>
              </w:rPr>
              <w:t xml:space="preserve"> i.e., 12</w:t>
            </w:r>
            <w:r w:rsidRPr="007978D5">
              <w:rPr>
                <w:rFonts w:eastAsia="Times New Roman"/>
                <w:vertAlign w:val="superscript"/>
              </w:rPr>
              <w:t>th</w:t>
            </w:r>
            <w:r>
              <w:rPr>
                <w:rFonts w:eastAsia="Times New Roman"/>
              </w:rPr>
              <w:t xml:space="preserve"> Sep 2021, but the member’s coverage is “NOT Final”.</w:t>
            </w:r>
          </w:p>
          <w:p w14:paraId="43E6D0BD" w14:textId="77777777" w:rsidR="00F202A3" w:rsidRDefault="00F202A3" w:rsidP="00320B54">
            <w:pPr>
              <w:pStyle w:val="ListParagraph"/>
              <w:numPr>
                <w:ilvl w:val="0"/>
                <w:numId w:val="517"/>
              </w:numPr>
              <w:spacing w:line="252" w:lineRule="auto"/>
              <w:rPr>
                <w:rFonts w:eastAsia="Times New Roman"/>
              </w:rPr>
            </w:pPr>
            <w:r>
              <w:rPr>
                <w:rFonts w:eastAsia="Times New Roman"/>
              </w:rPr>
              <w:t>The s</w:t>
            </w:r>
            <w:r w:rsidRPr="009F5326">
              <w:rPr>
                <w:rFonts w:eastAsia="Times New Roman"/>
              </w:rPr>
              <w:t>ystem grants Jane Medicaid from</w:t>
            </w:r>
            <w:r>
              <w:rPr>
                <w:rFonts w:eastAsia="Times New Roman"/>
              </w:rPr>
              <w:t xml:space="preserve"> 2</w:t>
            </w:r>
            <w:r w:rsidRPr="002F22EC">
              <w:rPr>
                <w:rFonts w:eastAsia="Times New Roman"/>
                <w:vertAlign w:val="superscript"/>
              </w:rPr>
              <w:t>nd</w:t>
            </w:r>
            <w:r>
              <w:rPr>
                <w:rFonts w:eastAsia="Times New Roman"/>
              </w:rPr>
              <w:t xml:space="preserve"> September </w:t>
            </w:r>
            <w:r w:rsidRPr="009F5326">
              <w:rPr>
                <w:rFonts w:eastAsia="Times New Roman"/>
              </w:rPr>
              <w:t>2021</w:t>
            </w:r>
            <w:r>
              <w:rPr>
                <w:rFonts w:eastAsia="Times New Roman"/>
              </w:rPr>
              <w:t xml:space="preserve">. </w:t>
            </w:r>
          </w:p>
          <w:p w14:paraId="08E2BB4E" w14:textId="77777777" w:rsidR="00F202A3" w:rsidRPr="00165AAF" w:rsidRDefault="00F202A3" w:rsidP="00320B54">
            <w:pPr>
              <w:pStyle w:val="ListParagraph"/>
              <w:numPr>
                <w:ilvl w:val="0"/>
                <w:numId w:val="517"/>
              </w:numPr>
              <w:spacing w:line="252" w:lineRule="auto"/>
              <w:rPr>
                <w:rFonts w:eastAsia="Times New Roman"/>
              </w:rPr>
            </w:pPr>
            <w:r>
              <w:rPr>
                <w:rFonts w:eastAsia="Times New Roman"/>
              </w:rPr>
              <w:t>Now on 20</w:t>
            </w:r>
            <w:r w:rsidRPr="00FA21CB">
              <w:rPr>
                <w:rFonts w:eastAsia="Times New Roman"/>
                <w:vertAlign w:val="superscript"/>
              </w:rPr>
              <w:t>th</w:t>
            </w:r>
            <w:r>
              <w:rPr>
                <w:rFonts w:eastAsia="Times New Roman"/>
              </w:rPr>
              <w:t xml:space="preserve"> October 2021, Back-office user verifies and change income such that </w:t>
            </w:r>
            <w:r w:rsidRPr="00165AAF">
              <w:rPr>
                <w:rFonts w:eastAsia="Times New Roman"/>
              </w:rPr>
              <w:t>Jane is eligible for Medicaid</w:t>
            </w:r>
            <w:r>
              <w:rPr>
                <w:rFonts w:eastAsia="Times New Roman"/>
              </w:rPr>
              <w:t xml:space="preserve"> aid category 42</w:t>
            </w:r>
            <w:r w:rsidRPr="00165AAF">
              <w:rPr>
                <w:rFonts w:eastAsia="Times New Roman"/>
              </w:rPr>
              <w:t xml:space="preserve"> and </w:t>
            </w:r>
            <w:r>
              <w:rPr>
                <w:rFonts w:eastAsia="Times New Roman"/>
              </w:rPr>
              <w:t>system s</w:t>
            </w:r>
            <w:r w:rsidRPr="00165AAF">
              <w:rPr>
                <w:rFonts w:eastAsia="Times New Roman"/>
              </w:rPr>
              <w:t>uccessfully validates the retroactive Medicaid eligibility request date is</w:t>
            </w:r>
            <w:r>
              <w:rPr>
                <w:rFonts w:eastAsia="Times New Roman"/>
              </w:rPr>
              <w:t xml:space="preserve"> still</w:t>
            </w:r>
            <w:r w:rsidRPr="00165AAF">
              <w:rPr>
                <w:rFonts w:eastAsia="Times New Roman"/>
              </w:rPr>
              <w:t xml:space="preserve"> within </w:t>
            </w:r>
            <w:r>
              <w:rPr>
                <w:rFonts w:eastAsia="Times New Roman"/>
              </w:rPr>
              <w:t>3 months in past</w:t>
            </w:r>
            <w:r w:rsidRPr="00165AAF">
              <w:rPr>
                <w:rFonts w:eastAsia="Times New Roman"/>
              </w:rPr>
              <w:t xml:space="preserve"> from the application submission date</w:t>
            </w:r>
            <w:r>
              <w:rPr>
                <w:rFonts w:eastAsia="Times New Roman"/>
              </w:rPr>
              <w:t xml:space="preserve"> i.e., 20th October 2021, but the member’s coverage is “Final”.</w:t>
            </w:r>
          </w:p>
          <w:p w14:paraId="7D384E3D" w14:textId="77777777" w:rsidR="00F202A3" w:rsidRDefault="00F202A3" w:rsidP="00320B54">
            <w:pPr>
              <w:pStyle w:val="ListParagraph"/>
              <w:numPr>
                <w:ilvl w:val="0"/>
                <w:numId w:val="517"/>
              </w:numPr>
              <w:spacing w:line="252" w:lineRule="auto"/>
              <w:rPr>
                <w:rFonts w:eastAsia="Times New Roman"/>
              </w:rPr>
            </w:pPr>
            <w:r>
              <w:rPr>
                <w:rFonts w:eastAsia="Times New Roman"/>
              </w:rPr>
              <w:t>Jane is eligible for Medicaid aid category 42 from 1</w:t>
            </w:r>
            <w:r w:rsidRPr="002F22EC">
              <w:rPr>
                <w:rFonts w:eastAsia="Times New Roman"/>
                <w:vertAlign w:val="superscript"/>
              </w:rPr>
              <w:t>st</w:t>
            </w:r>
            <w:r>
              <w:rPr>
                <w:rFonts w:eastAsia="Times New Roman"/>
              </w:rPr>
              <w:t xml:space="preserve"> August 2021 i.e., 1</w:t>
            </w:r>
            <w:r w:rsidRPr="009F5326">
              <w:rPr>
                <w:rFonts w:eastAsia="Times New Roman"/>
                <w:vertAlign w:val="superscript"/>
              </w:rPr>
              <w:t>st</w:t>
            </w:r>
            <w:r>
              <w:rPr>
                <w:rFonts w:eastAsia="Times New Roman"/>
              </w:rPr>
              <w:t xml:space="preserve"> of the month of 14</w:t>
            </w:r>
            <w:r w:rsidRPr="009F5326">
              <w:rPr>
                <w:rFonts w:eastAsia="Times New Roman"/>
                <w:vertAlign w:val="superscript"/>
              </w:rPr>
              <w:t>th</w:t>
            </w:r>
            <w:r>
              <w:rPr>
                <w:rFonts w:eastAsia="Times New Roman"/>
              </w:rPr>
              <w:t xml:space="preserve"> August 2021 </w:t>
            </w:r>
            <w:r w:rsidRPr="008438EB">
              <w:rPr>
                <w:rFonts w:eastAsia="Times New Roman"/>
              </w:rPr>
              <w:t>as the configuration is ON for the aid category row Jane is eligible for</w:t>
            </w:r>
            <w:r>
              <w:rPr>
                <w:rFonts w:eastAsia="Times New Roman"/>
              </w:rPr>
              <w:t xml:space="preserve">. </w:t>
            </w:r>
          </w:p>
          <w:p w14:paraId="7777ACF7" w14:textId="77777777" w:rsidR="00F202A3" w:rsidRDefault="00F202A3" w:rsidP="00F202A3">
            <w:pPr>
              <w:spacing w:after="160" w:line="252" w:lineRule="auto"/>
              <w:rPr>
                <w:color w:val="000000"/>
              </w:rPr>
            </w:pPr>
          </w:p>
        </w:tc>
      </w:tr>
      <w:tr w:rsidR="00F202A3" w:rsidRPr="004342C6" w14:paraId="3A6FEA3E" w14:textId="77777777" w:rsidTr="005544C7">
        <w:trPr>
          <w:trHeight w:val="314"/>
        </w:trPr>
        <w:tc>
          <w:tcPr>
            <w:tcW w:w="2247" w:type="dxa"/>
            <w:shd w:val="clear" w:color="000000" w:fill="FFFFFF"/>
            <w:vAlign w:val="center"/>
          </w:tcPr>
          <w:p w14:paraId="31382D62" w14:textId="59CC97A7" w:rsidR="00F202A3" w:rsidRDefault="00F202A3" w:rsidP="00F202A3">
            <w:pPr>
              <w:contextualSpacing w:val="0"/>
              <w:rPr>
                <w:color w:val="000000"/>
              </w:rPr>
            </w:pPr>
            <w:r>
              <w:rPr>
                <w:color w:val="000000"/>
              </w:rPr>
              <w:lastRenderedPageBreak/>
              <w:t>REE.PCS.02.003a</w:t>
            </w:r>
          </w:p>
        </w:tc>
        <w:tc>
          <w:tcPr>
            <w:tcW w:w="7028" w:type="dxa"/>
            <w:shd w:val="clear" w:color="000000" w:fill="FFFFFF"/>
          </w:tcPr>
          <w:p w14:paraId="3E9B1E86" w14:textId="77777777" w:rsidR="00F202A3" w:rsidRDefault="00F202A3" w:rsidP="00F202A3">
            <w:pPr>
              <w:spacing w:line="252" w:lineRule="auto"/>
              <w:rPr>
                <w:color w:val="000000"/>
              </w:rPr>
            </w:pPr>
            <w:r>
              <w:rPr>
                <w:rFonts w:eastAsia="Times New Roman"/>
              </w:rPr>
              <w:t xml:space="preserve">The system shall </w:t>
            </w:r>
            <w:r>
              <w:rPr>
                <w:color w:val="000000"/>
              </w:rPr>
              <w:t xml:space="preserve">calculate the </w:t>
            </w:r>
            <w:r w:rsidRPr="009674CE">
              <w:rPr>
                <w:color w:val="000000"/>
              </w:rPr>
              <w:t>Medicaid Eligibility Start Date (Eligibility Begin Date)</w:t>
            </w:r>
            <w:r>
              <w:rPr>
                <w:color w:val="000000"/>
              </w:rPr>
              <w:t xml:space="preserve"> for the member as the earliest of ‘</w:t>
            </w:r>
            <w:r w:rsidRPr="005F6F9F">
              <w:rPr>
                <w:color w:val="000000"/>
              </w:rPr>
              <w:t>1</w:t>
            </w:r>
            <w:r w:rsidRPr="009674CE">
              <w:rPr>
                <w:color w:val="000000"/>
                <w:vertAlign w:val="superscript"/>
              </w:rPr>
              <w:t>st</w:t>
            </w:r>
            <w:r>
              <w:rPr>
                <w:color w:val="000000"/>
              </w:rPr>
              <w:t xml:space="preserve"> day </w:t>
            </w:r>
            <w:r w:rsidRPr="005F6F9F">
              <w:rPr>
                <w:color w:val="000000"/>
              </w:rPr>
              <w:t xml:space="preserve">of </w:t>
            </w:r>
            <w:r>
              <w:rPr>
                <w:color w:val="000000"/>
              </w:rPr>
              <w:t>the m</w:t>
            </w:r>
            <w:r w:rsidRPr="005F6F9F">
              <w:rPr>
                <w:color w:val="000000"/>
              </w:rPr>
              <w:t>onth of</w:t>
            </w:r>
            <w:r>
              <w:rPr>
                <w:color w:val="000000"/>
              </w:rPr>
              <w:t xml:space="preserve"> </w:t>
            </w:r>
            <w:r w:rsidRPr="00AC4F02">
              <w:rPr>
                <w:color w:val="000000"/>
              </w:rPr>
              <w:t>the requested Retroactive</w:t>
            </w:r>
            <w:r w:rsidRPr="005F6F9F">
              <w:rPr>
                <w:color w:val="000000"/>
              </w:rPr>
              <w:t xml:space="preserve"> </w:t>
            </w:r>
            <w:r>
              <w:rPr>
                <w:color w:val="000000"/>
              </w:rPr>
              <w:t xml:space="preserve">Medicaid </w:t>
            </w:r>
            <w:r w:rsidRPr="005F6F9F">
              <w:rPr>
                <w:color w:val="000000"/>
              </w:rPr>
              <w:t xml:space="preserve">Eligibility </w:t>
            </w:r>
            <w:r>
              <w:rPr>
                <w:color w:val="000000"/>
              </w:rPr>
              <w:t xml:space="preserve">Start </w:t>
            </w:r>
            <w:r w:rsidRPr="005F6F9F">
              <w:rPr>
                <w:color w:val="000000"/>
              </w:rPr>
              <w:t>Date</w:t>
            </w:r>
            <w:r>
              <w:rPr>
                <w:color w:val="000000"/>
              </w:rPr>
              <w:t>’ OR ‘existing Medicaid eligibility start date’ if member moves within same aid category.</w:t>
            </w:r>
          </w:p>
          <w:p w14:paraId="5FEEC741" w14:textId="77777777" w:rsidR="00F202A3" w:rsidRDefault="00F202A3" w:rsidP="00F202A3">
            <w:pPr>
              <w:spacing w:line="252" w:lineRule="auto"/>
              <w:rPr>
                <w:rFonts w:eastAsia="Times New Roman"/>
              </w:rPr>
            </w:pPr>
          </w:p>
          <w:p w14:paraId="665EFAE0" w14:textId="77777777" w:rsidR="00F202A3" w:rsidRDefault="00F202A3" w:rsidP="00F202A3">
            <w:pPr>
              <w:spacing w:line="252" w:lineRule="auto"/>
              <w:rPr>
                <w:rFonts w:eastAsia="Times New Roman"/>
              </w:rPr>
            </w:pPr>
            <w:r w:rsidRPr="00F91678">
              <w:rPr>
                <w:rFonts w:eastAsia="Times New Roman"/>
                <w:b/>
                <w:bCs/>
              </w:rPr>
              <w:t>Note:</w:t>
            </w:r>
            <w:r>
              <w:rPr>
                <w:rFonts w:eastAsia="Times New Roman"/>
              </w:rPr>
              <w:t xml:space="preserve"> </w:t>
            </w:r>
          </w:p>
          <w:p w14:paraId="64CB63A6" w14:textId="77777777" w:rsidR="00F202A3" w:rsidRPr="00F91678" w:rsidRDefault="00F202A3" w:rsidP="00320B54">
            <w:pPr>
              <w:pStyle w:val="ListParagraph"/>
              <w:numPr>
                <w:ilvl w:val="0"/>
                <w:numId w:val="519"/>
              </w:numPr>
              <w:spacing w:line="252" w:lineRule="auto"/>
              <w:rPr>
                <w:rFonts w:eastAsia="Times New Roman"/>
              </w:rPr>
            </w:pPr>
            <w:r w:rsidRPr="00F91678">
              <w:rPr>
                <w:rFonts w:eastAsia="Times New Roman"/>
              </w:rPr>
              <w:t>This is applicable for every program determination.</w:t>
            </w:r>
          </w:p>
          <w:p w14:paraId="69BAD64E" w14:textId="77777777" w:rsidR="00F202A3" w:rsidRPr="003C58E2" w:rsidRDefault="00F202A3" w:rsidP="00320B54">
            <w:pPr>
              <w:pStyle w:val="ListParagraph"/>
              <w:numPr>
                <w:ilvl w:val="0"/>
                <w:numId w:val="519"/>
              </w:numPr>
              <w:spacing w:line="252" w:lineRule="auto"/>
              <w:rPr>
                <w:rFonts w:eastAsia="Times New Roman"/>
              </w:rPr>
            </w:pPr>
            <w:r>
              <w:rPr>
                <w:rFonts w:eastAsia="Times New Roman"/>
              </w:rPr>
              <w:t xml:space="preserve">This requirement shall be executed once the </w:t>
            </w:r>
            <w:r w:rsidRPr="003C58E2">
              <w:rPr>
                <w:rFonts w:eastAsia="Times New Roman"/>
              </w:rPr>
              <w:t xml:space="preserve">Requirement </w:t>
            </w:r>
            <w:r>
              <w:rPr>
                <w:rFonts w:eastAsia="Times New Roman"/>
              </w:rPr>
              <w:t xml:space="preserve">ID </w:t>
            </w:r>
            <w:r>
              <w:rPr>
                <w:color w:val="000000"/>
              </w:rPr>
              <w:t xml:space="preserve">REE.PCS.02.002 has been fulfilled to calculate the </w:t>
            </w:r>
            <w:r w:rsidRPr="005F6F9F">
              <w:rPr>
                <w:color w:val="000000"/>
              </w:rPr>
              <w:t>1</w:t>
            </w:r>
            <w:r w:rsidRPr="009674CE">
              <w:rPr>
                <w:color w:val="000000"/>
                <w:vertAlign w:val="superscript"/>
              </w:rPr>
              <w:t>st</w:t>
            </w:r>
            <w:r>
              <w:rPr>
                <w:color w:val="000000"/>
              </w:rPr>
              <w:t xml:space="preserve"> day </w:t>
            </w:r>
            <w:r w:rsidRPr="005F6F9F">
              <w:rPr>
                <w:color w:val="000000"/>
              </w:rPr>
              <w:t xml:space="preserve">of </w:t>
            </w:r>
            <w:r>
              <w:rPr>
                <w:color w:val="000000"/>
              </w:rPr>
              <w:t>the m</w:t>
            </w:r>
            <w:r w:rsidRPr="005F6F9F">
              <w:rPr>
                <w:color w:val="000000"/>
              </w:rPr>
              <w:t>onth of</w:t>
            </w:r>
            <w:r>
              <w:rPr>
                <w:color w:val="000000"/>
              </w:rPr>
              <w:t xml:space="preserve"> </w:t>
            </w:r>
            <w:r w:rsidRPr="00AC4F02">
              <w:rPr>
                <w:color w:val="000000"/>
              </w:rPr>
              <w:t>the requested Retroactive</w:t>
            </w:r>
            <w:r w:rsidRPr="005F6F9F">
              <w:rPr>
                <w:color w:val="000000"/>
              </w:rPr>
              <w:t xml:space="preserve"> </w:t>
            </w:r>
            <w:r>
              <w:rPr>
                <w:color w:val="000000"/>
              </w:rPr>
              <w:t xml:space="preserve">Medicaid </w:t>
            </w:r>
            <w:r w:rsidRPr="005F6F9F">
              <w:rPr>
                <w:color w:val="000000"/>
              </w:rPr>
              <w:t xml:space="preserve">Eligibility </w:t>
            </w:r>
            <w:r>
              <w:rPr>
                <w:color w:val="000000"/>
              </w:rPr>
              <w:t xml:space="preserve">Start </w:t>
            </w:r>
            <w:r w:rsidRPr="005F6F9F">
              <w:rPr>
                <w:color w:val="000000"/>
              </w:rPr>
              <w:t>Date</w:t>
            </w:r>
            <w:r>
              <w:rPr>
                <w:color w:val="000000"/>
              </w:rPr>
              <w:t>.</w:t>
            </w:r>
          </w:p>
          <w:p w14:paraId="3FBC69F8" w14:textId="77777777" w:rsidR="00F202A3" w:rsidRDefault="00F202A3" w:rsidP="00F202A3">
            <w:pPr>
              <w:spacing w:line="252" w:lineRule="auto"/>
              <w:rPr>
                <w:rFonts w:eastAsia="Times New Roman"/>
              </w:rPr>
            </w:pPr>
          </w:p>
          <w:p w14:paraId="3A3A1DB2" w14:textId="77777777" w:rsidR="00F202A3" w:rsidRDefault="00F202A3" w:rsidP="00F202A3">
            <w:pPr>
              <w:spacing w:line="252" w:lineRule="auto"/>
              <w:rPr>
                <w:rFonts w:eastAsia="Times New Roman"/>
              </w:rPr>
            </w:pPr>
          </w:p>
          <w:p w14:paraId="6291FDE5" w14:textId="77777777" w:rsidR="00F202A3" w:rsidRPr="007A182F" w:rsidRDefault="00F202A3" w:rsidP="00F202A3">
            <w:pPr>
              <w:spacing w:line="252" w:lineRule="auto"/>
              <w:rPr>
                <w:rFonts w:eastAsia="Times New Roman"/>
                <w:b/>
                <w:bCs/>
              </w:rPr>
            </w:pPr>
            <w:r w:rsidRPr="007A182F">
              <w:rPr>
                <w:rFonts w:eastAsia="Times New Roman"/>
                <w:b/>
                <w:bCs/>
              </w:rPr>
              <w:t>Example 1</w:t>
            </w:r>
            <w:r>
              <w:rPr>
                <w:rFonts w:eastAsia="Times New Roman"/>
                <w:b/>
                <w:bCs/>
              </w:rPr>
              <w:t xml:space="preserve">: </w:t>
            </w:r>
            <w:r w:rsidRPr="007A182F">
              <w:rPr>
                <w:rFonts w:eastAsia="Times New Roman"/>
                <w:b/>
                <w:bCs/>
              </w:rPr>
              <w:t xml:space="preserve"> </w:t>
            </w:r>
          </w:p>
          <w:p w14:paraId="15C617EE" w14:textId="77777777" w:rsidR="00F202A3" w:rsidRDefault="00F202A3" w:rsidP="00F202A3">
            <w:pPr>
              <w:spacing w:line="252" w:lineRule="auto"/>
              <w:rPr>
                <w:rFonts w:eastAsia="Times New Roman"/>
              </w:rPr>
            </w:pPr>
            <w:r>
              <w:rPr>
                <w:rFonts w:eastAsia="Times New Roman"/>
              </w:rPr>
              <w:t>New single member application eligible for Medicaid but coverage is NOT final</w:t>
            </w:r>
          </w:p>
          <w:p w14:paraId="6B90C1DA" w14:textId="77777777" w:rsidR="00F202A3" w:rsidRDefault="00F202A3" w:rsidP="00F202A3">
            <w:pPr>
              <w:spacing w:line="252" w:lineRule="auto"/>
              <w:rPr>
                <w:rFonts w:eastAsia="Times New Roman"/>
              </w:rPr>
            </w:pPr>
            <w:r>
              <w:rPr>
                <w:rFonts w:eastAsia="Times New Roman"/>
              </w:rPr>
              <w:t xml:space="preserve"> </w:t>
            </w:r>
          </w:p>
          <w:p w14:paraId="2B69B179" w14:textId="77777777" w:rsidR="00F202A3" w:rsidRDefault="00F202A3" w:rsidP="00320B54">
            <w:pPr>
              <w:pStyle w:val="ListParagraph"/>
              <w:numPr>
                <w:ilvl w:val="0"/>
                <w:numId w:val="517"/>
              </w:numPr>
              <w:spacing w:line="252" w:lineRule="auto"/>
              <w:rPr>
                <w:rFonts w:eastAsia="Times New Roman"/>
              </w:rPr>
            </w:pPr>
            <w:r w:rsidRPr="009F5326">
              <w:rPr>
                <w:rFonts w:eastAsia="Times New Roman"/>
              </w:rPr>
              <w:t>Jane submits the application on 12</w:t>
            </w:r>
            <w:r w:rsidRPr="009F5326">
              <w:rPr>
                <w:rFonts w:eastAsia="Times New Roman"/>
                <w:vertAlign w:val="superscript"/>
              </w:rPr>
              <w:t>th</w:t>
            </w:r>
            <w:r w:rsidRPr="009F5326">
              <w:rPr>
                <w:rFonts w:eastAsia="Times New Roman"/>
              </w:rPr>
              <w:t xml:space="preserve"> Sep 2021. </w:t>
            </w:r>
          </w:p>
          <w:p w14:paraId="10CA2A61" w14:textId="77777777" w:rsidR="00F202A3" w:rsidRDefault="00F202A3" w:rsidP="00320B54">
            <w:pPr>
              <w:pStyle w:val="ListParagraph"/>
              <w:numPr>
                <w:ilvl w:val="0"/>
                <w:numId w:val="517"/>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9F5326">
              <w:rPr>
                <w:rFonts w:eastAsia="Times New Roman"/>
                <w:vertAlign w:val="superscript"/>
              </w:rPr>
              <w:t>th</w:t>
            </w:r>
            <w:r w:rsidRPr="009F5326">
              <w:rPr>
                <w:rFonts w:eastAsia="Times New Roman"/>
              </w:rPr>
              <w:t xml:space="preserve"> Aug 2021.</w:t>
            </w:r>
          </w:p>
          <w:p w14:paraId="36C8804A" w14:textId="77777777" w:rsidR="00F202A3" w:rsidRDefault="00F202A3" w:rsidP="00320B54">
            <w:pPr>
              <w:pStyle w:val="ListParagraph"/>
              <w:numPr>
                <w:ilvl w:val="0"/>
                <w:numId w:val="517"/>
              </w:numPr>
              <w:spacing w:line="252" w:lineRule="auto"/>
              <w:rPr>
                <w:rFonts w:eastAsia="Times New Roman"/>
              </w:rPr>
            </w:pPr>
            <w:r>
              <w:rPr>
                <w:rFonts w:eastAsia="Times New Roman"/>
              </w:rPr>
              <w:t>Jane denies any changes in the circumstances during the requested retroactive Medicaid</w:t>
            </w:r>
            <w:r w:rsidRPr="009F5326">
              <w:rPr>
                <w:rFonts w:eastAsia="Times New Roman"/>
              </w:rPr>
              <w:t xml:space="preserve"> </w:t>
            </w:r>
            <w:r>
              <w:rPr>
                <w:rFonts w:eastAsia="Times New Roman"/>
              </w:rPr>
              <w:t>timeframe.</w:t>
            </w:r>
          </w:p>
          <w:p w14:paraId="44EE6170" w14:textId="77777777" w:rsidR="00F202A3" w:rsidRPr="00165AAF" w:rsidRDefault="00F202A3" w:rsidP="00320B54">
            <w:pPr>
              <w:pStyle w:val="ListParagraph"/>
              <w:numPr>
                <w:ilvl w:val="0"/>
                <w:numId w:val="517"/>
              </w:numPr>
              <w:spacing w:line="252" w:lineRule="auto"/>
              <w:rPr>
                <w:rFonts w:eastAsia="Times New Roman"/>
              </w:rPr>
            </w:pPr>
            <w:r w:rsidRPr="00165AAF">
              <w:rPr>
                <w:rFonts w:eastAsia="Times New Roman"/>
              </w:rPr>
              <w:t>The system determines that Jane is eligible for Medicaid</w:t>
            </w:r>
            <w:r>
              <w:rPr>
                <w:rFonts w:eastAsia="Times New Roman"/>
              </w:rPr>
              <w:t xml:space="preserve"> aid category 43</w:t>
            </w:r>
            <w:r w:rsidRPr="00165AAF">
              <w:rPr>
                <w:rFonts w:eastAsia="Times New Roman"/>
              </w:rPr>
              <w:t xml:space="preserve"> and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3 months in past</w:t>
            </w:r>
            <w:r w:rsidRPr="00165AAF">
              <w:rPr>
                <w:rFonts w:eastAsia="Times New Roman"/>
              </w:rPr>
              <w:t xml:space="preserve"> from the application submission date</w:t>
            </w:r>
            <w:r>
              <w:rPr>
                <w:rFonts w:eastAsia="Times New Roman"/>
              </w:rPr>
              <w:t xml:space="preserve"> i.e., 12</w:t>
            </w:r>
            <w:r w:rsidRPr="007978D5">
              <w:rPr>
                <w:rFonts w:eastAsia="Times New Roman"/>
                <w:vertAlign w:val="superscript"/>
              </w:rPr>
              <w:t>th</w:t>
            </w:r>
            <w:r>
              <w:rPr>
                <w:rFonts w:eastAsia="Times New Roman"/>
              </w:rPr>
              <w:t xml:space="preserve"> Sep 2021, but the member’s coverage is “NOT Final”.</w:t>
            </w:r>
          </w:p>
          <w:p w14:paraId="081CD544" w14:textId="77777777" w:rsidR="00F202A3" w:rsidRDefault="00F202A3" w:rsidP="00320B54">
            <w:pPr>
              <w:pStyle w:val="ListParagraph"/>
              <w:numPr>
                <w:ilvl w:val="0"/>
                <w:numId w:val="517"/>
              </w:numPr>
              <w:spacing w:line="252" w:lineRule="auto"/>
              <w:rPr>
                <w:rFonts w:eastAsia="Times New Roman"/>
              </w:rPr>
            </w:pPr>
            <w:r>
              <w:rPr>
                <w:rFonts w:eastAsia="Times New Roman"/>
              </w:rPr>
              <w:lastRenderedPageBreak/>
              <w:t>The s</w:t>
            </w:r>
            <w:r w:rsidRPr="009F5326">
              <w:rPr>
                <w:rFonts w:eastAsia="Times New Roman"/>
              </w:rPr>
              <w:t>ystem grants Jane Medicaid from</w:t>
            </w:r>
            <w:r>
              <w:rPr>
                <w:rFonts w:eastAsia="Times New Roman"/>
              </w:rPr>
              <w:t xml:space="preserve"> 2</w:t>
            </w:r>
            <w:r w:rsidRPr="002F22EC">
              <w:rPr>
                <w:rFonts w:eastAsia="Times New Roman"/>
                <w:vertAlign w:val="superscript"/>
              </w:rPr>
              <w:t>nd</w:t>
            </w:r>
            <w:r>
              <w:rPr>
                <w:rFonts w:eastAsia="Times New Roman"/>
              </w:rPr>
              <w:t xml:space="preserve"> September </w:t>
            </w:r>
            <w:r w:rsidRPr="009F5326">
              <w:rPr>
                <w:rFonts w:eastAsia="Times New Roman"/>
              </w:rPr>
              <w:t>2021</w:t>
            </w:r>
            <w:r>
              <w:rPr>
                <w:rFonts w:eastAsia="Times New Roman"/>
              </w:rPr>
              <w:t xml:space="preserve">. </w:t>
            </w:r>
          </w:p>
          <w:p w14:paraId="552E416E" w14:textId="77777777" w:rsidR="00F202A3" w:rsidRPr="00165AAF" w:rsidRDefault="00F202A3" w:rsidP="00320B54">
            <w:pPr>
              <w:pStyle w:val="ListParagraph"/>
              <w:numPr>
                <w:ilvl w:val="0"/>
                <w:numId w:val="517"/>
              </w:numPr>
              <w:spacing w:line="252" w:lineRule="auto"/>
              <w:rPr>
                <w:rFonts w:eastAsia="Times New Roman"/>
              </w:rPr>
            </w:pPr>
            <w:r>
              <w:rPr>
                <w:rFonts w:eastAsia="Times New Roman"/>
              </w:rPr>
              <w:t xml:space="preserve">Now on 20th October, Back-office user verifies and change income such that </w:t>
            </w:r>
            <w:r w:rsidRPr="00165AAF">
              <w:rPr>
                <w:rFonts w:eastAsia="Times New Roman"/>
              </w:rPr>
              <w:t xml:space="preserve">Jane is eligible for </w:t>
            </w:r>
            <w:r>
              <w:rPr>
                <w:rFonts w:eastAsia="Times New Roman"/>
              </w:rPr>
              <w:t xml:space="preserve">same </w:t>
            </w:r>
            <w:r w:rsidRPr="00165AAF">
              <w:rPr>
                <w:rFonts w:eastAsia="Times New Roman"/>
              </w:rPr>
              <w:t>Medicaid</w:t>
            </w:r>
            <w:r>
              <w:rPr>
                <w:rFonts w:eastAsia="Times New Roman"/>
              </w:rPr>
              <w:t xml:space="preserve"> aid category 43</w:t>
            </w:r>
            <w:r w:rsidRPr="00165AAF">
              <w:rPr>
                <w:rFonts w:eastAsia="Times New Roman"/>
              </w:rPr>
              <w:t xml:space="preserve"> and </w:t>
            </w:r>
            <w:r>
              <w:rPr>
                <w:rFonts w:eastAsia="Times New Roman"/>
              </w:rPr>
              <w:t>system s</w:t>
            </w:r>
            <w:r w:rsidRPr="00165AAF">
              <w:rPr>
                <w:rFonts w:eastAsia="Times New Roman"/>
              </w:rPr>
              <w:t>uccessfully validates the retroactive Medicaid eligibility request date is</w:t>
            </w:r>
            <w:r>
              <w:rPr>
                <w:rFonts w:eastAsia="Times New Roman"/>
              </w:rPr>
              <w:t xml:space="preserve"> still</w:t>
            </w:r>
            <w:r w:rsidRPr="00165AAF">
              <w:rPr>
                <w:rFonts w:eastAsia="Times New Roman"/>
              </w:rPr>
              <w:t xml:space="preserve"> within </w:t>
            </w:r>
            <w:r>
              <w:rPr>
                <w:rFonts w:eastAsia="Times New Roman"/>
              </w:rPr>
              <w:t>3 months in past</w:t>
            </w:r>
            <w:r w:rsidRPr="00165AAF">
              <w:rPr>
                <w:rFonts w:eastAsia="Times New Roman"/>
              </w:rPr>
              <w:t xml:space="preserve"> from the application submission date</w:t>
            </w:r>
            <w:r>
              <w:rPr>
                <w:rFonts w:eastAsia="Times New Roman"/>
              </w:rPr>
              <w:t xml:space="preserve"> i.e., 20th October 2021, and the member’s coverage is “Final”.</w:t>
            </w:r>
          </w:p>
          <w:p w14:paraId="6A910DD9" w14:textId="77777777" w:rsidR="00F202A3" w:rsidRDefault="00F202A3" w:rsidP="00320B54">
            <w:pPr>
              <w:pStyle w:val="ListParagraph"/>
              <w:numPr>
                <w:ilvl w:val="0"/>
                <w:numId w:val="517"/>
              </w:numPr>
              <w:spacing w:line="252" w:lineRule="auto"/>
              <w:rPr>
                <w:rFonts w:eastAsia="Times New Roman"/>
              </w:rPr>
            </w:pPr>
            <w:r>
              <w:rPr>
                <w:rFonts w:eastAsia="Times New Roman"/>
              </w:rPr>
              <w:t>The system compares 1</w:t>
            </w:r>
            <w:r w:rsidRPr="00271505">
              <w:rPr>
                <w:rFonts w:eastAsia="Times New Roman"/>
                <w:vertAlign w:val="superscript"/>
              </w:rPr>
              <w:t>st</w:t>
            </w:r>
            <w:r>
              <w:rPr>
                <w:rFonts w:eastAsia="Times New Roman"/>
              </w:rPr>
              <w:t xml:space="preserve"> Aug 2021 and existing Medicaid eligibility date i.e., 2</w:t>
            </w:r>
            <w:r w:rsidRPr="00271505">
              <w:rPr>
                <w:rFonts w:eastAsia="Times New Roman"/>
                <w:vertAlign w:val="superscript"/>
              </w:rPr>
              <w:t>nd</w:t>
            </w:r>
            <w:r>
              <w:rPr>
                <w:rFonts w:eastAsia="Times New Roman"/>
              </w:rPr>
              <w:t xml:space="preserve"> Sep 2021 and provide coverage based on the earliest date.</w:t>
            </w:r>
          </w:p>
          <w:p w14:paraId="59CD2575" w14:textId="77777777" w:rsidR="00F202A3" w:rsidRPr="00AF2B46" w:rsidRDefault="00F202A3" w:rsidP="00320B54">
            <w:pPr>
              <w:pStyle w:val="ListParagraph"/>
              <w:numPr>
                <w:ilvl w:val="0"/>
                <w:numId w:val="517"/>
              </w:numPr>
              <w:spacing w:line="252" w:lineRule="auto"/>
              <w:rPr>
                <w:rFonts w:eastAsia="Times New Roman"/>
              </w:rPr>
            </w:pPr>
            <w:r>
              <w:rPr>
                <w:rFonts w:eastAsia="Times New Roman"/>
              </w:rPr>
              <w:t>Jane is eligible for Medicaid aid category 43 from 1</w:t>
            </w:r>
            <w:r w:rsidRPr="002F22EC">
              <w:rPr>
                <w:rFonts w:eastAsia="Times New Roman"/>
                <w:vertAlign w:val="superscript"/>
              </w:rPr>
              <w:t>st</w:t>
            </w:r>
            <w:r>
              <w:rPr>
                <w:rFonts w:eastAsia="Times New Roman"/>
              </w:rPr>
              <w:t xml:space="preserve"> August 2021 i.e., 1</w:t>
            </w:r>
            <w:r w:rsidRPr="009F5326">
              <w:rPr>
                <w:rFonts w:eastAsia="Times New Roman"/>
                <w:vertAlign w:val="superscript"/>
              </w:rPr>
              <w:t>st</w:t>
            </w:r>
            <w:r>
              <w:rPr>
                <w:rFonts w:eastAsia="Times New Roman"/>
              </w:rPr>
              <w:t xml:space="preserve"> of the month of 14</w:t>
            </w:r>
            <w:r w:rsidRPr="009F5326">
              <w:rPr>
                <w:rFonts w:eastAsia="Times New Roman"/>
                <w:vertAlign w:val="superscript"/>
              </w:rPr>
              <w:t>th</w:t>
            </w:r>
            <w:r>
              <w:rPr>
                <w:rFonts w:eastAsia="Times New Roman"/>
              </w:rPr>
              <w:t xml:space="preserve"> August 2021 </w:t>
            </w:r>
            <w:r w:rsidRPr="008438EB">
              <w:rPr>
                <w:rFonts w:eastAsia="Times New Roman"/>
              </w:rPr>
              <w:t>as the configuration is ON for the aid category row Jane is eligible for</w:t>
            </w:r>
            <w:r>
              <w:rPr>
                <w:rFonts w:eastAsia="Times New Roman"/>
              </w:rPr>
              <w:t xml:space="preserve">. </w:t>
            </w:r>
          </w:p>
          <w:p w14:paraId="5331D973" w14:textId="77777777" w:rsidR="00F202A3" w:rsidRDefault="00F202A3" w:rsidP="00F202A3">
            <w:pPr>
              <w:spacing w:line="252" w:lineRule="auto"/>
              <w:rPr>
                <w:rFonts w:eastAsia="Times New Roman"/>
              </w:rPr>
            </w:pPr>
          </w:p>
        </w:tc>
      </w:tr>
      <w:tr w:rsidR="00E84FEF" w:rsidRPr="004342C6" w14:paraId="0892B67A" w14:textId="77777777" w:rsidTr="005544C7">
        <w:trPr>
          <w:trHeight w:val="314"/>
        </w:trPr>
        <w:tc>
          <w:tcPr>
            <w:tcW w:w="2247" w:type="dxa"/>
            <w:shd w:val="clear" w:color="000000" w:fill="FFFFFF"/>
            <w:vAlign w:val="center"/>
          </w:tcPr>
          <w:p w14:paraId="00B5D464" w14:textId="7351C978" w:rsidR="00E84FEF" w:rsidRDefault="00E84FEF" w:rsidP="00E84FEF">
            <w:pPr>
              <w:contextualSpacing w:val="0"/>
              <w:rPr>
                <w:color w:val="000000"/>
              </w:rPr>
            </w:pPr>
            <w:r>
              <w:rPr>
                <w:color w:val="000000"/>
              </w:rPr>
              <w:lastRenderedPageBreak/>
              <w:t>REE.PCS.02.003b</w:t>
            </w:r>
          </w:p>
        </w:tc>
        <w:tc>
          <w:tcPr>
            <w:tcW w:w="7028" w:type="dxa"/>
            <w:shd w:val="clear" w:color="000000" w:fill="FFFFFF"/>
          </w:tcPr>
          <w:p w14:paraId="23AAEFA4" w14:textId="77777777" w:rsidR="00E84FEF" w:rsidRDefault="00E84FEF" w:rsidP="00E84FEF">
            <w:pPr>
              <w:spacing w:line="252" w:lineRule="auto"/>
              <w:rPr>
                <w:rFonts w:eastAsia="Times New Roman"/>
              </w:rPr>
            </w:pPr>
            <w:r>
              <w:rPr>
                <w:rFonts w:eastAsia="Times New Roman"/>
              </w:rPr>
              <w:t xml:space="preserve">The system shall consider a member to be eligible for “pregnant women” population group when member is postpartum eligible. </w:t>
            </w:r>
          </w:p>
          <w:p w14:paraId="6FB8218B" w14:textId="77777777" w:rsidR="00E84FEF" w:rsidRDefault="00E84FEF" w:rsidP="00E84FEF">
            <w:pPr>
              <w:spacing w:line="252" w:lineRule="auto"/>
              <w:rPr>
                <w:rFonts w:eastAsia="Times New Roman"/>
              </w:rPr>
            </w:pPr>
          </w:p>
          <w:p w14:paraId="05EBCFD4" w14:textId="77777777" w:rsidR="00E84FEF" w:rsidRDefault="00E84FEF" w:rsidP="00E84FEF">
            <w:pPr>
              <w:spacing w:line="252" w:lineRule="auto"/>
              <w:rPr>
                <w:rFonts w:eastAsia="Times New Roman"/>
                <w:b/>
                <w:bCs/>
              </w:rPr>
            </w:pPr>
            <w:r>
              <w:rPr>
                <w:rFonts w:eastAsia="Times New Roman"/>
                <w:b/>
                <w:bCs/>
              </w:rPr>
              <w:t xml:space="preserve">Note: </w:t>
            </w:r>
          </w:p>
          <w:p w14:paraId="4290B515" w14:textId="77777777" w:rsidR="00E84FEF" w:rsidRPr="005C5947" w:rsidRDefault="00E84FEF" w:rsidP="00E74DAA">
            <w:pPr>
              <w:pStyle w:val="ListParagraph"/>
              <w:numPr>
                <w:ilvl w:val="0"/>
                <w:numId w:val="602"/>
              </w:numPr>
              <w:spacing w:line="252" w:lineRule="auto"/>
              <w:rPr>
                <w:rFonts w:eastAsia="Times New Roman"/>
              </w:rPr>
            </w:pPr>
            <w:r w:rsidRPr="005C5947">
              <w:rPr>
                <w:rFonts w:eastAsia="Times New Roman"/>
              </w:rPr>
              <w:t xml:space="preserve">There </w:t>
            </w:r>
            <w:r w:rsidRPr="005C5947">
              <w:rPr>
                <w:iCs/>
                <w:lang w:eastAsia="en-IN"/>
              </w:rPr>
              <w:t>are no changes to the definition and calculation of the postpartum period</w:t>
            </w:r>
            <w:r>
              <w:rPr>
                <w:iCs/>
                <w:lang w:eastAsia="en-IN"/>
              </w:rPr>
              <w:t xml:space="preserve"> or setting of the </w:t>
            </w:r>
            <w:r w:rsidRPr="00010013">
              <w:rPr>
                <w:iCs/>
                <w:lang w:eastAsia="en-IN"/>
              </w:rPr>
              <w:t>‘Is Postpartum eligible</w:t>
            </w:r>
            <w:r>
              <w:rPr>
                <w:iCs/>
                <w:lang w:eastAsia="en-IN"/>
              </w:rPr>
              <w:t>?</w:t>
            </w:r>
            <w:r w:rsidRPr="00010013">
              <w:rPr>
                <w:iCs/>
                <w:lang w:eastAsia="en-IN"/>
              </w:rPr>
              <w:t>’ flag</w:t>
            </w:r>
            <w:r w:rsidRPr="005C5947">
              <w:rPr>
                <w:iCs/>
                <w:lang w:eastAsia="en-IN"/>
              </w:rPr>
              <w:t>.</w:t>
            </w:r>
          </w:p>
          <w:p w14:paraId="447FC1E4" w14:textId="77777777" w:rsidR="00E84FEF" w:rsidRDefault="00E84FEF" w:rsidP="00E74DAA">
            <w:pPr>
              <w:pStyle w:val="ListParagraph"/>
              <w:numPr>
                <w:ilvl w:val="0"/>
                <w:numId w:val="602"/>
              </w:numPr>
              <w:spacing w:line="252" w:lineRule="auto"/>
              <w:rPr>
                <w:rFonts w:eastAsia="Times New Roman"/>
              </w:rPr>
            </w:pPr>
            <w:r>
              <w:rPr>
                <w:rFonts w:eastAsia="Times New Roman"/>
              </w:rPr>
              <w:t>The details of the postpartum period have been covered under the ‘</w:t>
            </w:r>
            <w:r w:rsidRPr="005C5947">
              <w:rPr>
                <w:rFonts w:eastAsia="Times New Roman"/>
              </w:rPr>
              <w:t>New capabilities for Pregnancy/Postpartum period coverage</w:t>
            </w:r>
            <w:r>
              <w:rPr>
                <w:rFonts w:eastAsia="Times New Roman"/>
              </w:rPr>
              <w:t>’ and ‘</w:t>
            </w:r>
            <w:r w:rsidRPr="005C5947">
              <w:rPr>
                <w:rFonts w:eastAsia="Times New Roman"/>
              </w:rPr>
              <w:t>New and Updated Postpartum Regulations</w:t>
            </w:r>
            <w:r>
              <w:rPr>
                <w:rFonts w:eastAsia="Times New Roman"/>
              </w:rPr>
              <w:t>’ PRSDs.</w:t>
            </w:r>
          </w:p>
          <w:p w14:paraId="743E2ACE" w14:textId="77777777" w:rsidR="00E84FEF" w:rsidRDefault="00E84FEF" w:rsidP="00E74DAA">
            <w:pPr>
              <w:pStyle w:val="ListParagraph"/>
              <w:numPr>
                <w:ilvl w:val="0"/>
                <w:numId w:val="602"/>
              </w:numPr>
              <w:spacing w:line="252" w:lineRule="auto"/>
              <w:rPr>
                <w:rFonts w:eastAsia="Times New Roman"/>
              </w:rPr>
            </w:pPr>
            <w:r>
              <w:rPr>
                <w:rFonts w:eastAsia="Times New Roman"/>
              </w:rPr>
              <w:t xml:space="preserve">The MMIS XML for postpartum eligible members will not identify them as pregnant. </w:t>
            </w:r>
          </w:p>
          <w:p w14:paraId="5AA1B467" w14:textId="77777777" w:rsidR="00E84FEF" w:rsidRDefault="00E84FEF" w:rsidP="00E84FEF">
            <w:pPr>
              <w:spacing w:line="252" w:lineRule="auto"/>
              <w:rPr>
                <w:rFonts w:eastAsia="Times New Roman"/>
              </w:rPr>
            </w:pPr>
          </w:p>
        </w:tc>
      </w:tr>
      <w:tr w:rsidR="00E84FEF" w:rsidRPr="004342C6" w14:paraId="06519548" w14:textId="77777777" w:rsidTr="005544C7">
        <w:trPr>
          <w:trHeight w:val="314"/>
        </w:trPr>
        <w:tc>
          <w:tcPr>
            <w:tcW w:w="2247" w:type="dxa"/>
            <w:shd w:val="clear" w:color="000000" w:fill="FFFFFF"/>
            <w:vAlign w:val="center"/>
          </w:tcPr>
          <w:p w14:paraId="5078D980" w14:textId="3BBA2C64" w:rsidR="00E84FEF" w:rsidRDefault="00E84FEF" w:rsidP="00E84FEF">
            <w:pPr>
              <w:contextualSpacing w:val="0"/>
              <w:rPr>
                <w:color w:val="000000"/>
              </w:rPr>
            </w:pPr>
            <w:r>
              <w:rPr>
                <w:color w:val="000000"/>
              </w:rPr>
              <w:t>REE.PCS.02.004</w:t>
            </w:r>
          </w:p>
        </w:tc>
        <w:tc>
          <w:tcPr>
            <w:tcW w:w="7028" w:type="dxa"/>
            <w:shd w:val="clear" w:color="000000" w:fill="FFFFFF"/>
          </w:tcPr>
          <w:p w14:paraId="1EA1E41E" w14:textId="77777777" w:rsidR="00E84FEF" w:rsidRDefault="00E84FEF" w:rsidP="00E84FEF">
            <w:pPr>
              <w:spacing w:line="252" w:lineRule="auto"/>
              <w:rPr>
                <w:rFonts w:eastAsia="Times New Roman"/>
              </w:rPr>
            </w:pPr>
            <w:r>
              <w:rPr>
                <w:rFonts w:eastAsia="Times New Roman"/>
              </w:rPr>
              <w:t xml:space="preserve">The system shall display a new field on Medicaid household determination screen to demonstrate if the member has been granted retroactive Medicaid eligibility. </w:t>
            </w:r>
          </w:p>
          <w:p w14:paraId="43B927CB" w14:textId="77777777" w:rsidR="00E84FEF" w:rsidRDefault="00E84FEF" w:rsidP="00E84FEF">
            <w:pPr>
              <w:spacing w:line="252" w:lineRule="auto"/>
              <w:rPr>
                <w:rFonts w:eastAsia="Times New Roman"/>
              </w:rPr>
            </w:pPr>
          </w:p>
          <w:p w14:paraId="313868DE" w14:textId="77777777" w:rsidR="00E84FEF" w:rsidRPr="006F104D" w:rsidRDefault="00E84FEF" w:rsidP="00E84FEF">
            <w:pPr>
              <w:spacing w:line="252" w:lineRule="auto"/>
              <w:rPr>
                <w:rFonts w:eastAsia="Times New Roman"/>
                <w:b/>
                <w:bCs/>
              </w:rPr>
            </w:pPr>
            <w:r w:rsidRPr="006F104D">
              <w:rPr>
                <w:rFonts w:eastAsia="Times New Roman"/>
                <w:b/>
                <w:bCs/>
              </w:rPr>
              <w:t xml:space="preserve">Note: </w:t>
            </w:r>
          </w:p>
          <w:p w14:paraId="5C1BE97C" w14:textId="77777777" w:rsidR="00E84FEF" w:rsidRPr="00D657F8" w:rsidRDefault="00E84FEF" w:rsidP="00320B54">
            <w:pPr>
              <w:pStyle w:val="ListParagraph"/>
              <w:numPr>
                <w:ilvl w:val="0"/>
                <w:numId w:val="520"/>
              </w:numPr>
              <w:spacing w:line="252" w:lineRule="auto"/>
              <w:contextualSpacing w:val="0"/>
              <w:rPr>
                <w:rFonts w:eastAsia="Times New Roman"/>
              </w:rPr>
            </w:pPr>
            <w:r>
              <w:rPr>
                <w:rFonts w:eastAsia="Times New Roman"/>
              </w:rPr>
              <w:t>The value of the flag shall be calculated after the eligibility determination and not just based on the self-attestation.</w:t>
            </w:r>
          </w:p>
          <w:p w14:paraId="35D915E9" w14:textId="77777777" w:rsidR="00E84FEF" w:rsidRPr="00D84ECE" w:rsidRDefault="00E84FEF" w:rsidP="00320B54">
            <w:pPr>
              <w:pStyle w:val="ListParagraph"/>
              <w:numPr>
                <w:ilvl w:val="1"/>
                <w:numId w:val="520"/>
              </w:numPr>
              <w:spacing w:line="252" w:lineRule="auto"/>
              <w:ind w:left="1515"/>
              <w:contextualSpacing w:val="0"/>
              <w:rPr>
                <w:rFonts w:eastAsia="Times New Roman"/>
              </w:rPr>
            </w:pPr>
            <w:r w:rsidRPr="005D04F1">
              <w:rPr>
                <w:rFonts w:eastAsia="Times New Roman"/>
              </w:rPr>
              <w:t xml:space="preserve">The system shall display “Yes” </w:t>
            </w:r>
            <w:r w:rsidRPr="000752A0">
              <w:rPr>
                <w:rFonts w:eastAsia="Times New Roman"/>
              </w:rPr>
              <w:t>against the eligibility in which a member is granted retroactive Medicaid eligibility</w:t>
            </w:r>
            <w:r w:rsidRPr="005D04F1">
              <w:rPr>
                <w:rFonts w:eastAsia="Times New Roman"/>
              </w:rPr>
              <w:t>.</w:t>
            </w:r>
          </w:p>
          <w:p w14:paraId="642A59A5" w14:textId="77777777" w:rsidR="00E84FEF" w:rsidRPr="00D657F8" w:rsidRDefault="00E84FEF" w:rsidP="00320B54">
            <w:pPr>
              <w:pStyle w:val="ListParagraph"/>
              <w:numPr>
                <w:ilvl w:val="1"/>
                <w:numId w:val="520"/>
              </w:numPr>
              <w:spacing w:line="252" w:lineRule="auto"/>
              <w:ind w:left="1515"/>
              <w:contextualSpacing w:val="0"/>
              <w:rPr>
                <w:rFonts w:eastAsia="Times New Roman"/>
              </w:rPr>
            </w:pPr>
            <w:r>
              <w:rPr>
                <w:rFonts w:eastAsia="Times New Roman"/>
              </w:rPr>
              <w:t xml:space="preserve">The system shall display </w:t>
            </w:r>
            <w:r w:rsidRPr="00D657F8">
              <w:rPr>
                <w:rFonts w:eastAsia="Times New Roman"/>
              </w:rPr>
              <w:t>“-”</w:t>
            </w:r>
            <w:r>
              <w:rPr>
                <w:rFonts w:eastAsia="Times New Roman"/>
              </w:rPr>
              <w:t xml:space="preserve"> if the member is not granted retroactive Medicaid eligibility in this program determination OR member never requested for retroactive eligibility in this program determination. </w:t>
            </w:r>
          </w:p>
          <w:p w14:paraId="47BDEC27" w14:textId="77777777" w:rsidR="00E84FEF" w:rsidRDefault="00E84FEF" w:rsidP="00320B54">
            <w:pPr>
              <w:pStyle w:val="ListParagraph"/>
              <w:numPr>
                <w:ilvl w:val="0"/>
                <w:numId w:val="520"/>
              </w:numPr>
              <w:spacing w:line="252" w:lineRule="auto"/>
              <w:contextualSpacing w:val="0"/>
              <w:rPr>
                <w:rFonts w:eastAsia="Times New Roman"/>
              </w:rPr>
            </w:pPr>
            <w:r>
              <w:rPr>
                <w:rFonts w:eastAsia="Times New Roman"/>
              </w:rPr>
              <w:t>This field shall be also displayed on the Eligibility Details for Eligibility ID Medicaid Household Summary tab.</w:t>
            </w:r>
          </w:p>
          <w:p w14:paraId="5C196C82" w14:textId="77777777" w:rsidR="00E84FEF" w:rsidRPr="00537C8B" w:rsidRDefault="00E84FEF" w:rsidP="00320B54">
            <w:pPr>
              <w:pStyle w:val="ListParagraph"/>
              <w:numPr>
                <w:ilvl w:val="0"/>
                <w:numId w:val="520"/>
              </w:numPr>
              <w:spacing w:line="252" w:lineRule="auto"/>
              <w:contextualSpacing w:val="0"/>
              <w:rPr>
                <w:rFonts w:eastAsia="Times New Roman"/>
              </w:rPr>
            </w:pPr>
            <w:r>
              <w:rPr>
                <w:rFonts w:eastAsia="Times New Roman"/>
              </w:rPr>
              <w:t xml:space="preserve">Please refer to the </w:t>
            </w:r>
            <w:r w:rsidRPr="00335F5C">
              <w:rPr>
                <w:rStyle w:val="Hyperlink"/>
              </w:rPr>
              <w:t>UISS</w:t>
            </w:r>
            <w:r>
              <w:rPr>
                <w:rFonts w:eastAsia="Times New Roman"/>
              </w:rPr>
              <w:t xml:space="preserve"> sheet for more details.</w:t>
            </w:r>
          </w:p>
          <w:p w14:paraId="566496FC" w14:textId="77777777" w:rsidR="00E84FEF" w:rsidRDefault="00E84FEF" w:rsidP="00E84FEF">
            <w:pPr>
              <w:spacing w:line="252" w:lineRule="auto"/>
              <w:rPr>
                <w:rFonts w:eastAsia="Times New Roman"/>
              </w:rPr>
            </w:pPr>
          </w:p>
          <w:p w14:paraId="6C0120A1" w14:textId="77777777" w:rsidR="00E84FEF" w:rsidRDefault="00E84FEF" w:rsidP="00E84FEF">
            <w:pPr>
              <w:spacing w:line="252" w:lineRule="auto"/>
              <w:rPr>
                <w:rFonts w:eastAsia="Times New Roman"/>
              </w:rPr>
            </w:pPr>
          </w:p>
          <w:p w14:paraId="024DAD97" w14:textId="77777777" w:rsidR="00E84FEF" w:rsidRDefault="00E84FEF" w:rsidP="00E84FEF">
            <w:pPr>
              <w:spacing w:line="252" w:lineRule="auto"/>
              <w:rPr>
                <w:rFonts w:eastAsia="Times New Roman"/>
              </w:rPr>
            </w:pPr>
            <w:r w:rsidRPr="006F104D">
              <w:rPr>
                <w:rFonts w:eastAsia="Times New Roman"/>
                <w:b/>
                <w:bCs/>
              </w:rPr>
              <w:t>Example 1</w:t>
            </w:r>
            <w:r>
              <w:rPr>
                <w:rFonts w:eastAsia="Times New Roman"/>
              </w:rPr>
              <w:t>: New single member application eligible for Medicaid and is granted retroactive Medicaid</w:t>
            </w:r>
          </w:p>
          <w:p w14:paraId="790918F3" w14:textId="77777777" w:rsidR="00E84FEF" w:rsidRDefault="00E84FEF" w:rsidP="00E84FEF">
            <w:pPr>
              <w:spacing w:line="252" w:lineRule="auto"/>
              <w:rPr>
                <w:rFonts w:eastAsia="Times New Roman"/>
              </w:rPr>
            </w:pPr>
            <w:r>
              <w:rPr>
                <w:rFonts w:eastAsia="Times New Roman"/>
              </w:rPr>
              <w:t xml:space="preserve"> </w:t>
            </w:r>
          </w:p>
          <w:p w14:paraId="6D0F0ABA" w14:textId="77777777" w:rsidR="00E84FEF" w:rsidRDefault="00E84FEF" w:rsidP="00320B54">
            <w:pPr>
              <w:pStyle w:val="ListParagraph"/>
              <w:numPr>
                <w:ilvl w:val="0"/>
                <w:numId w:val="522"/>
              </w:numPr>
              <w:spacing w:line="252" w:lineRule="auto"/>
              <w:rPr>
                <w:rFonts w:eastAsia="Times New Roman"/>
              </w:rPr>
            </w:pPr>
            <w:r w:rsidRPr="009F5326">
              <w:rPr>
                <w:rFonts w:eastAsia="Times New Roman"/>
              </w:rPr>
              <w:t>Jane submits the application on 12</w:t>
            </w:r>
            <w:r w:rsidRPr="006D6E52">
              <w:rPr>
                <w:rFonts w:eastAsia="Times New Roman"/>
                <w:vertAlign w:val="superscript"/>
              </w:rPr>
              <w:t>th</w:t>
            </w:r>
            <w:r w:rsidRPr="009F5326">
              <w:rPr>
                <w:rFonts w:eastAsia="Times New Roman"/>
              </w:rPr>
              <w:t xml:space="preserve"> Sep 2021. </w:t>
            </w:r>
          </w:p>
          <w:p w14:paraId="751B7A6D" w14:textId="77777777" w:rsidR="00E84FEF" w:rsidRDefault="00E84FEF" w:rsidP="00320B54">
            <w:pPr>
              <w:pStyle w:val="ListParagraph"/>
              <w:numPr>
                <w:ilvl w:val="0"/>
                <w:numId w:val="522"/>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6D6E52">
              <w:rPr>
                <w:rFonts w:eastAsia="Times New Roman"/>
                <w:vertAlign w:val="superscript"/>
              </w:rPr>
              <w:t>th</w:t>
            </w:r>
            <w:r w:rsidRPr="009F5326">
              <w:rPr>
                <w:rFonts w:eastAsia="Times New Roman"/>
              </w:rPr>
              <w:t xml:space="preserve"> Aug 2021. </w:t>
            </w:r>
          </w:p>
          <w:p w14:paraId="3A34A75A" w14:textId="77777777" w:rsidR="00E84FEF" w:rsidRPr="00165AAF" w:rsidRDefault="00E84FEF" w:rsidP="00320B54">
            <w:pPr>
              <w:pStyle w:val="ListParagraph"/>
              <w:numPr>
                <w:ilvl w:val="0"/>
                <w:numId w:val="522"/>
              </w:numPr>
              <w:spacing w:line="252" w:lineRule="auto"/>
              <w:rPr>
                <w:rFonts w:eastAsia="Times New Roman"/>
              </w:rPr>
            </w:pPr>
            <w:r w:rsidRPr="00165AAF">
              <w:rPr>
                <w:rFonts w:eastAsia="Times New Roman"/>
              </w:rPr>
              <w:t xml:space="preserve">The system determines that Jane is eligible for Medicaid and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1</w:t>
            </w:r>
            <w:r w:rsidRPr="00395E36">
              <w:rPr>
                <w:rFonts w:eastAsia="Times New Roman"/>
                <w:vertAlign w:val="superscript"/>
              </w:rPr>
              <w:t>st</w:t>
            </w:r>
            <w:r>
              <w:rPr>
                <w:rFonts w:eastAsia="Times New Roman"/>
              </w:rPr>
              <w:t xml:space="preserve"> day of the 3 months</w:t>
            </w:r>
            <w:r w:rsidRPr="00165AAF">
              <w:rPr>
                <w:rFonts w:eastAsia="Times New Roman"/>
              </w:rPr>
              <w:t xml:space="preserve"> </w:t>
            </w:r>
            <w:r>
              <w:rPr>
                <w:rFonts w:eastAsia="Times New Roman"/>
              </w:rPr>
              <w:t xml:space="preserve">in the past </w:t>
            </w:r>
            <w:r w:rsidRPr="00165AAF">
              <w:rPr>
                <w:rFonts w:eastAsia="Times New Roman"/>
              </w:rPr>
              <w:t>from the application submission date</w:t>
            </w:r>
            <w:r>
              <w:rPr>
                <w:rFonts w:eastAsia="Times New Roman"/>
              </w:rPr>
              <w:t xml:space="preserve"> i.e., 12</w:t>
            </w:r>
            <w:r w:rsidRPr="00513CD4">
              <w:rPr>
                <w:rFonts w:eastAsia="Times New Roman"/>
                <w:vertAlign w:val="superscript"/>
              </w:rPr>
              <w:t>th</w:t>
            </w:r>
            <w:r>
              <w:rPr>
                <w:rFonts w:eastAsia="Times New Roman"/>
              </w:rPr>
              <w:t xml:space="preserve"> Sep 2021</w:t>
            </w:r>
            <w:r w:rsidRPr="00165AAF">
              <w:rPr>
                <w:rFonts w:eastAsia="Times New Roman"/>
              </w:rPr>
              <w:t>.</w:t>
            </w:r>
          </w:p>
          <w:p w14:paraId="1104F600" w14:textId="77777777" w:rsidR="00E84FEF" w:rsidRDefault="00E84FEF" w:rsidP="00320B54">
            <w:pPr>
              <w:pStyle w:val="ListParagraph"/>
              <w:numPr>
                <w:ilvl w:val="0"/>
                <w:numId w:val="522"/>
              </w:numPr>
              <w:spacing w:line="252" w:lineRule="auto"/>
              <w:rPr>
                <w:rFonts w:eastAsia="Times New Roman"/>
              </w:rPr>
            </w:pPr>
            <w:r>
              <w:rPr>
                <w:rFonts w:eastAsia="Times New Roman"/>
              </w:rPr>
              <w:t>The s</w:t>
            </w:r>
            <w:r w:rsidRPr="009F5326">
              <w:rPr>
                <w:rFonts w:eastAsia="Times New Roman"/>
              </w:rPr>
              <w:t>ystem grants Jane retroactive Medicaid</w:t>
            </w:r>
            <w:r>
              <w:rPr>
                <w:rFonts w:eastAsia="Times New Roman"/>
              </w:rPr>
              <w:t>.</w:t>
            </w:r>
          </w:p>
          <w:p w14:paraId="065E0A5D" w14:textId="77777777" w:rsidR="00E84FEF" w:rsidRDefault="00E84FEF" w:rsidP="00320B54">
            <w:pPr>
              <w:pStyle w:val="ListParagraph"/>
              <w:numPr>
                <w:ilvl w:val="0"/>
                <w:numId w:val="522"/>
              </w:numPr>
              <w:spacing w:line="252" w:lineRule="auto"/>
              <w:rPr>
                <w:rFonts w:eastAsia="Times New Roman"/>
              </w:rPr>
            </w:pPr>
            <w:r>
              <w:rPr>
                <w:rFonts w:eastAsia="Times New Roman"/>
              </w:rPr>
              <w:t>Applying for retroactive Medicaid flag is set to “Yes”.</w:t>
            </w:r>
          </w:p>
          <w:p w14:paraId="60C03347" w14:textId="77777777" w:rsidR="00E84FEF" w:rsidRDefault="00E84FEF" w:rsidP="00320B54">
            <w:pPr>
              <w:pStyle w:val="ListParagraph"/>
              <w:numPr>
                <w:ilvl w:val="0"/>
                <w:numId w:val="522"/>
              </w:numPr>
              <w:spacing w:line="252" w:lineRule="auto"/>
              <w:rPr>
                <w:rFonts w:eastAsia="Times New Roman"/>
              </w:rPr>
            </w:pPr>
            <w:r>
              <w:rPr>
                <w:rFonts w:eastAsia="Times New Roman"/>
              </w:rPr>
              <w:t>Retroactive Medicaid granted flag is set to “Yes”.</w:t>
            </w:r>
            <w:r w:rsidRPr="003F463F">
              <w:rPr>
                <w:rFonts w:eastAsia="Times New Roman"/>
              </w:rPr>
              <w:t xml:space="preserve"> </w:t>
            </w:r>
          </w:p>
          <w:p w14:paraId="487C0C0D" w14:textId="77777777" w:rsidR="00E84FEF" w:rsidRDefault="00E84FEF" w:rsidP="00E84FEF">
            <w:pPr>
              <w:spacing w:line="252" w:lineRule="auto"/>
              <w:rPr>
                <w:rFonts w:eastAsia="Times New Roman"/>
              </w:rPr>
            </w:pPr>
          </w:p>
          <w:p w14:paraId="59E71FB8" w14:textId="77777777" w:rsidR="00E84FEF" w:rsidRDefault="00E84FEF" w:rsidP="00E84FEF">
            <w:pPr>
              <w:spacing w:line="252" w:lineRule="auto"/>
              <w:rPr>
                <w:rFonts w:eastAsia="Times New Roman"/>
              </w:rPr>
            </w:pPr>
            <w:r w:rsidRPr="006F104D">
              <w:rPr>
                <w:rFonts w:eastAsia="Times New Roman"/>
                <w:b/>
                <w:bCs/>
              </w:rPr>
              <w:t>Example 2</w:t>
            </w:r>
            <w:r>
              <w:rPr>
                <w:rFonts w:eastAsia="Times New Roman"/>
              </w:rPr>
              <w:t xml:space="preserve">: RAC reported on a single member application eligible for Medicaid and is already granted retroactive Medicaid previously </w:t>
            </w:r>
          </w:p>
          <w:p w14:paraId="12B8BD3F" w14:textId="77777777" w:rsidR="00E84FEF" w:rsidRDefault="00E84FEF" w:rsidP="00E84FEF">
            <w:pPr>
              <w:spacing w:line="252" w:lineRule="auto"/>
              <w:rPr>
                <w:rFonts w:eastAsia="Times New Roman"/>
              </w:rPr>
            </w:pPr>
            <w:r>
              <w:rPr>
                <w:rFonts w:eastAsia="Times New Roman"/>
              </w:rPr>
              <w:t xml:space="preserve"> </w:t>
            </w:r>
          </w:p>
          <w:p w14:paraId="5440E6D6" w14:textId="77777777" w:rsidR="00E84FEF" w:rsidRDefault="00E84FEF" w:rsidP="00320B54">
            <w:pPr>
              <w:pStyle w:val="ListParagraph"/>
              <w:numPr>
                <w:ilvl w:val="0"/>
                <w:numId w:val="521"/>
              </w:numPr>
              <w:spacing w:line="252" w:lineRule="auto"/>
              <w:rPr>
                <w:rFonts w:eastAsia="Times New Roman"/>
              </w:rPr>
            </w:pPr>
            <w:r w:rsidRPr="009F5326">
              <w:rPr>
                <w:rFonts w:eastAsia="Times New Roman"/>
              </w:rPr>
              <w:t>Jane submits the application on 12</w:t>
            </w:r>
            <w:r w:rsidRPr="006D6E52">
              <w:rPr>
                <w:rFonts w:eastAsia="Times New Roman"/>
                <w:vertAlign w:val="superscript"/>
              </w:rPr>
              <w:t>th</w:t>
            </w:r>
            <w:r w:rsidRPr="009F5326">
              <w:rPr>
                <w:rFonts w:eastAsia="Times New Roman"/>
              </w:rPr>
              <w:t xml:space="preserve"> Sep 2021. </w:t>
            </w:r>
          </w:p>
          <w:p w14:paraId="58E48E7C" w14:textId="77777777" w:rsidR="00E84FEF" w:rsidRDefault="00E84FEF" w:rsidP="00320B54">
            <w:pPr>
              <w:pStyle w:val="ListParagraph"/>
              <w:numPr>
                <w:ilvl w:val="0"/>
                <w:numId w:val="521"/>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6D6E52">
              <w:rPr>
                <w:rFonts w:eastAsia="Times New Roman"/>
                <w:vertAlign w:val="superscript"/>
              </w:rPr>
              <w:t>th</w:t>
            </w:r>
            <w:r w:rsidRPr="009F5326">
              <w:rPr>
                <w:rFonts w:eastAsia="Times New Roman"/>
              </w:rPr>
              <w:t xml:space="preserve"> Aug 2021. </w:t>
            </w:r>
          </w:p>
          <w:p w14:paraId="533B16B8" w14:textId="77777777" w:rsidR="00E84FEF" w:rsidRPr="00165AAF" w:rsidRDefault="00E84FEF" w:rsidP="00320B54">
            <w:pPr>
              <w:pStyle w:val="ListParagraph"/>
              <w:numPr>
                <w:ilvl w:val="0"/>
                <w:numId w:val="521"/>
              </w:numPr>
              <w:spacing w:line="252" w:lineRule="auto"/>
              <w:rPr>
                <w:rFonts w:eastAsia="Times New Roman"/>
              </w:rPr>
            </w:pPr>
            <w:r w:rsidRPr="00165AAF">
              <w:rPr>
                <w:rFonts w:eastAsia="Times New Roman"/>
              </w:rPr>
              <w:t xml:space="preserve">The system determines that Jane is eligible for Medicaid and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1</w:t>
            </w:r>
            <w:r w:rsidRPr="00395E36">
              <w:rPr>
                <w:rFonts w:eastAsia="Times New Roman"/>
                <w:vertAlign w:val="superscript"/>
              </w:rPr>
              <w:t>st</w:t>
            </w:r>
            <w:r>
              <w:rPr>
                <w:rFonts w:eastAsia="Times New Roman"/>
              </w:rPr>
              <w:t xml:space="preserve"> day of the 3 months in the past</w:t>
            </w:r>
            <w:r w:rsidRPr="00165AAF">
              <w:rPr>
                <w:rFonts w:eastAsia="Times New Roman"/>
              </w:rPr>
              <w:t xml:space="preserve"> from the application submission date</w:t>
            </w:r>
            <w:r>
              <w:rPr>
                <w:rFonts w:eastAsia="Times New Roman"/>
              </w:rPr>
              <w:t xml:space="preserve"> i.e., 12</w:t>
            </w:r>
            <w:r w:rsidRPr="00513CD4">
              <w:rPr>
                <w:rFonts w:eastAsia="Times New Roman"/>
                <w:vertAlign w:val="superscript"/>
              </w:rPr>
              <w:t>th</w:t>
            </w:r>
            <w:r>
              <w:rPr>
                <w:rFonts w:eastAsia="Times New Roman"/>
              </w:rPr>
              <w:t xml:space="preserve"> Sep 2021</w:t>
            </w:r>
            <w:r w:rsidRPr="00165AAF">
              <w:rPr>
                <w:rFonts w:eastAsia="Times New Roman"/>
              </w:rPr>
              <w:t>.</w:t>
            </w:r>
          </w:p>
          <w:p w14:paraId="1CE36B5C" w14:textId="77777777" w:rsidR="00E84FEF" w:rsidRDefault="00E84FEF" w:rsidP="00320B54">
            <w:pPr>
              <w:pStyle w:val="ListParagraph"/>
              <w:numPr>
                <w:ilvl w:val="0"/>
                <w:numId w:val="521"/>
              </w:numPr>
              <w:spacing w:line="252" w:lineRule="auto"/>
              <w:rPr>
                <w:rFonts w:eastAsia="Times New Roman"/>
              </w:rPr>
            </w:pPr>
            <w:r>
              <w:rPr>
                <w:rFonts w:eastAsia="Times New Roman"/>
              </w:rPr>
              <w:t>The s</w:t>
            </w:r>
            <w:r w:rsidRPr="009F5326">
              <w:rPr>
                <w:rFonts w:eastAsia="Times New Roman"/>
              </w:rPr>
              <w:t>ystem grants Jane retroactive Medicaid</w:t>
            </w:r>
            <w:r>
              <w:rPr>
                <w:rFonts w:eastAsia="Times New Roman"/>
              </w:rPr>
              <w:t>.</w:t>
            </w:r>
          </w:p>
          <w:p w14:paraId="5B9A6C15" w14:textId="77777777" w:rsidR="00E84FEF" w:rsidRDefault="00E84FEF" w:rsidP="00320B54">
            <w:pPr>
              <w:pStyle w:val="ListParagraph"/>
              <w:numPr>
                <w:ilvl w:val="0"/>
                <w:numId w:val="521"/>
              </w:numPr>
              <w:spacing w:line="252" w:lineRule="auto"/>
              <w:rPr>
                <w:rFonts w:eastAsia="Times New Roman"/>
              </w:rPr>
            </w:pPr>
            <w:r>
              <w:rPr>
                <w:rFonts w:eastAsia="Times New Roman"/>
              </w:rPr>
              <w:t>Retroactive Medicaid granted flag is set to “Yes”.</w:t>
            </w:r>
            <w:r w:rsidRPr="003F463F">
              <w:rPr>
                <w:rFonts w:eastAsia="Times New Roman"/>
              </w:rPr>
              <w:t xml:space="preserve"> </w:t>
            </w:r>
          </w:p>
          <w:p w14:paraId="4E313C4B" w14:textId="77777777" w:rsidR="00E84FEF" w:rsidRDefault="00E84FEF" w:rsidP="00320B54">
            <w:pPr>
              <w:pStyle w:val="ListParagraph"/>
              <w:numPr>
                <w:ilvl w:val="0"/>
                <w:numId w:val="521"/>
              </w:numPr>
              <w:spacing w:line="252" w:lineRule="auto"/>
              <w:rPr>
                <w:rFonts w:eastAsia="Times New Roman"/>
              </w:rPr>
            </w:pPr>
            <w:r>
              <w:rPr>
                <w:rFonts w:eastAsia="Times New Roman"/>
              </w:rPr>
              <w:t>RAC done on 15</w:t>
            </w:r>
            <w:r w:rsidRPr="006D6E52">
              <w:rPr>
                <w:rFonts w:eastAsia="Times New Roman"/>
                <w:vertAlign w:val="superscript"/>
              </w:rPr>
              <w:t>th</w:t>
            </w:r>
            <w:r>
              <w:rPr>
                <w:rFonts w:eastAsia="Times New Roman"/>
              </w:rPr>
              <w:t xml:space="preserve"> Sep 2021 such that there is no change in eligibility begin date for the aid category allotted. </w:t>
            </w:r>
          </w:p>
          <w:p w14:paraId="51E2DAD8" w14:textId="77777777" w:rsidR="00E84FEF" w:rsidRDefault="00E84FEF" w:rsidP="00320B54">
            <w:pPr>
              <w:pStyle w:val="ListParagraph"/>
              <w:numPr>
                <w:ilvl w:val="0"/>
                <w:numId w:val="521"/>
              </w:numPr>
              <w:spacing w:line="252" w:lineRule="auto"/>
              <w:rPr>
                <w:rFonts w:eastAsia="Times New Roman"/>
              </w:rPr>
            </w:pPr>
            <w:r>
              <w:rPr>
                <w:rFonts w:eastAsia="Times New Roman"/>
              </w:rPr>
              <w:t>Applying for retroactive Medicaid is set to “Yes”.</w:t>
            </w:r>
          </w:p>
          <w:p w14:paraId="06F262E5" w14:textId="77777777" w:rsidR="00E84FEF" w:rsidRDefault="00E84FEF" w:rsidP="00320B54">
            <w:pPr>
              <w:pStyle w:val="ListParagraph"/>
              <w:numPr>
                <w:ilvl w:val="0"/>
                <w:numId w:val="521"/>
              </w:numPr>
              <w:spacing w:line="252" w:lineRule="auto"/>
              <w:rPr>
                <w:rFonts w:eastAsia="Times New Roman"/>
              </w:rPr>
            </w:pPr>
            <w:r>
              <w:rPr>
                <w:rFonts w:eastAsia="Times New Roman"/>
              </w:rPr>
              <w:t>Retroactive Medicaid granted flag is set to “Yes” for this program determination as the system</w:t>
            </w:r>
            <w:r w:rsidRPr="00165AAF">
              <w:rPr>
                <w:rFonts w:eastAsia="Times New Roman"/>
              </w:rPr>
              <w:t xml:space="preserve"> </w:t>
            </w:r>
            <w:r>
              <w:rPr>
                <w:rFonts w:eastAsia="Times New Roman"/>
              </w:rPr>
              <w:t>s</w:t>
            </w:r>
            <w:r w:rsidRPr="00165AAF">
              <w:rPr>
                <w:rFonts w:eastAsia="Times New Roman"/>
              </w:rPr>
              <w:t>uccessfully validates</w:t>
            </w:r>
            <w:r>
              <w:rPr>
                <w:rFonts w:eastAsia="Times New Roman"/>
              </w:rPr>
              <w:t xml:space="preserve"> that</w:t>
            </w:r>
            <w:r w:rsidRPr="00165AAF">
              <w:rPr>
                <w:rFonts w:eastAsia="Times New Roman"/>
              </w:rPr>
              <w:t xml:space="preserve"> the retroactive Medicaid eligibility request date is</w:t>
            </w:r>
            <w:r>
              <w:rPr>
                <w:rFonts w:eastAsia="Times New Roman"/>
              </w:rPr>
              <w:t xml:space="preserve"> still</w:t>
            </w:r>
            <w:r w:rsidRPr="00165AAF">
              <w:rPr>
                <w:rFonts w:eastAsia="Times New Roman"/>
              </w:rPr>
              <w:t xml:space="preserve"> within </w:t>
            </w:r>
            <w:r>
              <w:rPr>
                <w:rFonts w:eastAsia="Times New Roman"/>
              </w:rPr>
              <w:t>3 months in the past</w:t>
            </w:r>
            <w:r w:rsidRPr="00165AAF">
              <w:rPr>
                <w:rFonts w:eastAsia="Times New Roman"/>
              </w:rPr>
              <w:t xml:space="preserve"> from the application submission date</w:t>
            </w:r>
            <w:r>
              <w:rPr>
                <w:rFonts w:eastAsia="Times New Roman"/>
              </w:rPr>
              <w:t xml:space="preserve"> i.e</w:t>
            </w:r>
            <w:r w:rsidRPr="00165AAF">
              <w:rPr>
                <w:rFonts w:eastAsia="Times New Roman"/>
              </w:rPr>
              <w:t>.,</w:t>
            </w:r>
            <w:r>
              <w:rPr>
                <w:rFonts w:eastAsia="Times New Roman"/>
              </w:rPr>
              <w:t xml:space="preserve"> 15</w:t>
            </w:r>
            <w:r w:rsidRPr="000752A0">
              <w:rPr>
                <w:rFonts w:eastAsia="Times New Roman"/>
                <w:vertAlign w:val="superscript"/>
              </w:rPr>
              <w:t>th</w:t>
            </w:r>
            <w:r>
              <w:rPr>
                <w:rFonts w:eastAsia="Times New Roman"/>
              </w:rPr>
              <w:t xml:space="preserve"> Sep 2021.</w:t>
            </w:r>
          </w:p>
          <w:p w14:paraId="1BC8972D" w14:textId="77777777" w:rsidR="00E84FEF" w:rsidRDefault="00E84FEF" w:rsidP="00320B54">
            <w:pPr>
              <w:pStyle w:val="ListParagraph"/>
              <w:numPr>
                <w:ilvl w:val="0"/>
                <w:numId w:val="521"/>
              </w:numPr>
              <w:spacing w:line="252" w:lineRule="auto"/>
              <w:rPr>
                <w:rFonts w:eastAsia="Times New Roman"/>
              </w:rPr>
            </w:pPr>
            <w:r>
              <w:rPr>
                <w:rFonts w:eastAsia="Times New Roman"/>
              </w:rPr>
              <w:t>BO user re-runs the eligibility on 15</w:t>
            </w:r>
            <w:r w:rsidRPr="00C344C0">
              <w:rPr>
                <w:rFonts w:eastAsia="Times New Roman"/>
                <w:vertAlign w:val="superscript"/>
              </w:rPr>
              <w:t>th</w:t>
            </w:r>
            <w:r>
              <w:rPr>
                <w:rFonts w:eastAsia="Times New Roman"/>
              </w:rPr>
              <w:t xml:space="preserve"> December 2021 and system </w:t>
            </w:r>
            <w:r w:rsidRPr="00165AAF">
              <w:rPr>
                <w:rFonts w:eastAsia="Times New Roman"/>
              </w:rPr>
              <w:t>validates</w:t>
            </w:r>
            <w:r>
              <w:rPr>
                <w:rFonts w:eastAsia="Times New Roman"/>
              </w:rPr>
              <w:t xml:space="preserve"> that</w:t>
            </w:r>
            <w:r w:rsidRPr="00165AAF">
              <w:rPr>
                <w:rFonts w:eastAsia="Times New Roman"/>
              </w:rPr>
              <w:t xml:space="preserve"> the retroactive Medicaid eligibility request date is</w:t>
            </w:r>
            <w:r>
              <w:rPr>
                <w:rFonts w:eastAsia="Times New Roman"/>
              </w:rPr>
              <w:t xml:space="preserve"> NOT</w:t>
            </w:r>
            <w:r w:rsidRPr="00165AAF">
              <w:rPr>
                <w:rFonts w:eastAsia="Times New Roman"/>
              </w:rPr>
              <w:t xml:space="preserve"> within </w:t>
            </w:r>
            <w:r>
              <w:rPr>
                <w:rFonts w:eastAsia="Times New Roman"/>
              </w:rPr>
              <w:t>3 months in the past</w:t>
            </w:r>
            <w:r w:rsidRPr="00165AAF">
              <w:rPr>
                <w:rFonts w:eastAsia="Times New Roman"/>
              </w:rPr>
              <w:t xml:space="preserve"> from the application submission date</w:t>
            </w:r>
            <w:r>
              <w:rPr>
                <w:rFonts w:eastAsia="Times New Roman"/>
              </w:rPr>
              <w:t xml:space="preserve"> i.e</w:t>
            </w:r>
            <w:r w:rsidRPr="00165AAF">
              <w:rPr>
                <w:rFonts w:eastAsia="Times New Roman"/>
              </w:rPr>
              <w:t>.,</w:t>
            </w:r>
            <w:r>
              <w:rPr>
                <w:rFonts w:eastAsia="Times New Roman"/>
              </w:rPr>
              <w:t xml:space="preserve"> 15</w:t>
            </w:r>
            <w:r w:rsidRPr="000752A0">
              <w:rPr>
                <w:rFonts w:eastAsia="Times New Roman"/>
                <w:vertAlign w:val="superscript"/>
              </w:rPr>
              <w:t>th</w:t>
            </w:r>
            <w:r>
              <w:rPr>
                <w:rFonts w:eastAsia="Times New Roman"/>
              </w:rPr>
              <w:t xml:space="preserve"> December 2021. Retroactive Medicaid granted flag is set to “-” for this program determination.</w:t>
            </w:r>
          </w:p>
          <w:p w14:paraId="795C64B9" w14:textId="77777777" w:rsidR="00E84FEF" w:rsidRPr="00C45946" w:rsidRDefault="00E84FEF" w:rsidP="00E84FEF">
            <w:pPr>
              <w:spacing w:line="252" w:lineRule="auto"/>
              <w:rPr>
                <w:rFonts w:eastAsia="Times New Roman"/>
              </w:rPr>
            </w:pPr>
          </w:p>
          <w:p w14:paraId="68910311" w14:textId="77777777" w:rsidR="00E84FEF" w:rsidRDefault="00E84FEF" w:rsidP="00E84FEF">
            <w:pPr>
              <w:spacing w:line="252" w:lineRule="auto"/>
              <w:rPr>
                <w:rFonts w:eastAsia="Times New Roman"/>
              </w:rPr>
            </w:pPr>
            <w:r w:rsidRPr="006F104D">
              <w:rPr>
                <w:rFonts w:eastAsia="Times New Roman"/>
                <w:b/>
                <w:bCs/>
              </w:rPr>
              <w:t>Example 3</w:t>
            </w:r>
            <w:r>
              <w:rPr>
                <w:rFonts w:eastAsia="Times New Roman"/>
              </w:rPr>
              <w:t>: Single member application eligible for Medicaid and does not need retroactive Medicaid</w:t>
            </w:r>
          </w:p>
          <w:p w14:paraId="1E2F98BE" w14:textId="77777777" w:rsidR="00E84FEF" w:rsidRDefault="00E84FEF" w:rsidP="00E84FEF">
            <w:pPr>
              <w:spacing w:line="252" w:lineRule="auto"/>
              <w:rPr>
                <w:rFonts w:eastAsia="Times New Roman"/>
              </w:rPr>
            </w:pPr>
            <w:r>
              <w:rPr>
                <w:rFonts w:eastAsia="Times New Roman"/>
              </w:rPr>
              <w:lastRenderedPageBreak/>
              <w:t xml:space="preserve"> </w:t>
            </w:r>
          </w:p>
          <w:p w14:paraId="23036447" w14:textId="77777777" w:rsidR="00E84FEF" w:rsidRDefault="00E84FEF" w:rsidP="00320B54">
            <w:pPr>
              <w:pStyle w:val="ListParagraph"/>
              <w:numPr>
                <w:ilvl w:val="0"/>
                <w:numId w:val="523"/>
              </w:numPr>
              <w:spacing w:line="252" w:lineRule="auto"/>
              <w:rPr>
                <w:rFonts w:eastAsia="Times New Roman"/>
              </w:rPr>
            </w:pPr>
            <w:r w:rsidRPr="009F5326">
              <w:rPr>
                <w:rFonts w:eastAsia="Times New Roman"/>
              </w:rPr>
              <w:t>Jane submits the application on 12</w:t>
            </w:r>
            <w:r w:rsidRPr="006D6E52">
              <w:rPr>
                <w:rFonts w:eastAsia="Times New Roman"/>
                <w:vertAlign w:val="superscript"/>
              </w:rPr>
              <w:t>th</w:t>
            </w:r>
            <w:r>
              <w:rPr>
                <w:rFonts w:eastAsia="Times New Roman"/>
              </w:rPr>
              <w:t xml:space="preserve"> </w:t>
            </w:r>
            <w:r w:rsidRPr="009F5326">
              <w:rPr>
                <w:rFonts w:eastAsia="Times New Roman"/>
              </w:rPr>
              <w:t xml:space="preserve">Sep 2021. </w:t>
            </w:r>
          </w:p>
          <w:p w14:paraId="542AB48F" w14:textId="77777777" w:rsidR="00E84FEF" w:rsidRDefault="00E84FEF" w:rsidP="00320B54">
            <w:pPr>
              <w:pStyle w:val="ListParagraph"/>
              <w:numPr>
                <w:ilvl w:val="0"/>
                <w:numId w:val="523"/>
              </w:numPr>
              <w:spacing w:line="252" w:lineRule="auto"/>
              <w:rPr>
                <w:rFonts w:eastAsia="Times New Roman"/>
              </w:rPr>
            </w:pPr>
            <w:r>
              <w:rPr>
                <w:rFonts w:eastAsia="Times New Roman"/>
              </w:rPr>
              <w:t>Jane does not need</w:t>
            </w:r>
            <w:r w:rsidRPr="009F5326">
              <w:rPr>
                <w:rFonts w:eastAsia="Times New Roman"/>
              </w:rPr>
              <w:t xml:space="preserve"> retroactive Medicaid benefit</w:t>
            </w:r>
            <w:r>
              <w:rPr>
                <w:rFonts w:eastAsia="Times New Roman"/>
              </w:rPr>
              <w:t>.</w:t>
            </w:r>
            <w:r w:rsidRPr="009F5326">
              <w:rPr>
                <w:rFonts w:eastAsia="Times New Roman"/>
              </w:rPr>
              <w:t xml:space="preserve"> </w:t>
            </w:r>
          </w:p>
          <w:p w14:paraId="055DB7B5" w14:textId="77777777" w:rsidR="00E84FEF" w:rsidRDefault="00E84FEF" w:rsidP="00320B54">
            <w:pPr>
              <w:pStyle w:val="ListParagraph"/>
              <w:numPr>
                <w:ilvl w:val="0"/>
                <w:numId w:val="523"/>
              </w:numPr>
              <w:spacing w:line="252" w:lineRule="auto"/>
              <w:rPr>
                <w:rFonts w:eastAsia="Times New Roman"/>
              </w:rPr>
            </w:pPr>
            <w:r>
              <w:rPr>
                <w:rFonts w:eastAsia="Times New Roman"/>
              </w:rPr>
              <w:t>Applying for retroactive Medicaid is set to “No”.</w:t>
            </w:r>
          </w:p>
          <w:p w14:paraId="775D417D" w14:textId="77777777" w:rsidR="00E84FEF" w:rsidRDefault="00E84FEF" w:rsidP="00320B54">
            <w:pPr>
              <w:pStyle w:val="ListParagraph"/>
              <w:numPr>
                <w:ilvl w:val="0"/>
                <w:numId w:val="523"/>
              </w:numPr>
              <w:spacing w:line="252" w:lineRule="auto"/>
              <w:rPr>
                <w:rFonts w:eastAsia="Times New Roman"/>
              </w:rPr>
            </w:pPr>
            <w:r>
              <w:rPr>
                <w:rFonts w:eastAsia="Times New Roman"/>
              </w:rPr>
              <w:t>Retroactive Medicaid granted flag is set to “-”.</w:t>
            </w:r>
            <w:r w:rsidRPr="003F463F">
              <w:rPr>
                <w:rFonts w:eastAsia="Times New Roman"/>
              </w:rPr>
              <w:t xml:space="preserve"> </w:t>
            </w:r>
          </w:p>
          <w:p w14:paraId="4FA65517" w14:textId="77777777" w:rsidR="00E84FEF" w:rsidRDefault="00E84FEF" w:rsidP="00E84FEF">
            <w:pPr>
              <w:spacing w:line="252" w:lineRule="auto"/>
              <w:rPr>
                <w:rFonts w:eastAsia="Times New Roman"/>
              </w:rPr>
            </w:pPr>
          </w:p>
          <w:p w14:paraId="3B1B36C9" w14:textId="77777777" w:rsidR="00E84FEF" w:rsidRDefault="00E84FEF" w:rsidP="00E84FEF">
            <w:pPr>
              <w:spacing w:line="252" w:lineRule="auto"/>
              <w:rPr>
                <w:rFonts w:eastAsia="Times New Roman"/>
              </w:rPr>
            </w:pPr>
            <w:r w:rsidRPr="007A182F">
              <w:rPr>
                <w:rFonts w:eastAsia="Times New Roman"/>
                <w:b/>
                <w:bCs/>
              </w:rPr>
              <w:t xml:space="preserve">Example </w:t>
            </w:r>
            <w:r>
              <w:rPr>
                <w:rFonts w:eastAsia="Times New Roman"/>
                <w:b/>
                <w:bCs/>
              </w:rPr>
              <w:t xml:space="preserve">4: </w:t>
            </w:r>
            <w:r w:rsidRPr="007A182F">
              <w:rPr>
                <w:rFonts w:eastAsia="Times New Roman"/>
                <w:b/>
                <w:bCs/>
              </w:rPr>
              <w:t xml:space="preserve"> </w:t>
            </w:r>
            <w:r>
              <w:rPr>
                <w:rFonts w:eastAsia="Times New Roman"/>
              </w:rPr>
              <w:t>New single member application eligible for Medicaid but coverage is NOT final</w:t>
            </w:r>
          </w:p>
          <w:p w14:paraId="1E119849" w14:textId="77777777" w:rsidR="00E84FEF" w:rsidRDefault="00E84FEF" w:rsidP="00E84FEF">
            <w:pPr>
              <w:spacing w:line="252" w:lineRule="auto"/>
              <w:rPr>
                <w:rFonts w:eastAsia="Times New Roman"/>
              </w:rPr>
            </w:pPr>
            <w:r>
              <w:rPr>
                <w:rFonts w:eastAsia="Times New Roman"/>
              </w:rPr>
              <w:t xml:space="preserve"> </w:t>
            </w:r>
          </w:p>
          <w:p w14:paraId="240BE523" w14:textId="77777777" w:rsidR="00E84FEF" w:rsidRDefault="00E84FEF" w:rsidP="00320B54">
            <w:pPr>
              <w:pStyle w:val="ListParagraph"/>
              <w:numPr>
                <w:ilvl w:val="0"/>
                <w:numId w:val="517"/>
              </w:numPr>
              <w:spacing w:line="252" w:lineRule="auto"/>
              <w:rPr>
                <w:rFonts w:eastAsia="Times New Roman"/>
              </w:rPr>
            </w:pPr>
            <w:r w:rsidRPr="009F5326">
              <w:rPr>
                <w:rFonts w:eastAsia="Times New Roman"/>
              </w:rPr>
              <w:t>Jane submits the application on 12</w:t>
            </w:r>
            <w:r w:rsidRPr="009F5326">
              <w:rPr>
                <w:rFonts w:eastAsia="Times New Roman"/>
                <w:vertAlign w:val="superscript"/>
              </w:rPr>
              <w:t>th</w:t>
            </w:r>
            <w:r w:rsidRPr="009F5326">
              <w:rPr>
                <w:rFonts w:eastAsia="Times New Roman"/>
              </w:rPr>
              <w:t xml:space="preserve"> Sep 2021. </w:t>
            </w:r>
          </w:p>
          <w:p w14:paraId="77624787" w14:textId="77777777" w:rsidR="00E84FEF" w:rsidRDefault="00E84FEF" w:rsidP="00320B54">
            <w:pPr>
              <w:pStyle w:val="ListParagraph"/>
              <w:numPr>
                <w:ilvl w:val="0"/>
                <w:numId w:val="517"/>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9F5326">
              <w:rPr>
                <w:rFonts w:eastAsia="Times New Roman"/>
                <w:vertAlign w:val="superscript"/>
              </w:rPr>
              <w:t>th</w:t>
            </w:r>
            <w:r w:rsidRPr="009F5326">
              <w:rPr>
                <w:rFonts w:eastAsia="Times New Roman"/>
              </w:rPr>
              <w:t xml:space="preserve"> Aug 2021.</w:t>
            </w:r>
          </w:p>
          <w:p w14:paraId="105F01C1" w14:textId="77777777" w:rsidR="00E84FEF" w:rsidRDefault="00E84FEF" w:rsidP="00320B54">
            <w:pPr>
              <w:pStyle w:val="ListParagraph"/>
              <w:numPr>
                <w:ilvl w:val="0"/>
                <w:numId w:val="517"/>
              </w:numPr>
              <w:spacing w:line="252" w:lineRule="auto"/>
              <w:rPr>
                <w:rFonts w:eastAsia="Times New Roman"/>
              </w:rPr>
            </w:pPr>
            <w:r>
              <w:rPr>
                <w:rFonts w:eastAsia="Times New Roman"/>
              </w:rPr>
              <w:t>Jane denies any changes in the circumstances during the requested retroactive Medicaid</w:t>
            </w:r>
            <w:r w:rsidRPr="009F5326">
              <w:rPr>
                <w:rFonts w:eastAsia="Times New Roman"/>
              </w:rPr>
              <w:t xml:space="preserve"> </w:t>
            </w:r>
            <w:r>
              <w:rPr>
                <w:rFonts w:eastAsia="Times New Roman"/>
              </w:rPr>
              <w:t>timeframe.</w:t>
            </w:r>
          </w:p>
          <w:p w14:paraId="27D2F865" w14:textId="77777777" w:rsidR="00E84FEF" w:rsidRPr="00165AAF" w:rsidRDefault="00E84FEF" w:rsidP="00320B54">
            <w:pPr>
              <w:pStyle w:val="ListParagraph"/>
              <w:numPr>
                <w:ilvl w:val="0"/>
                <w:numId w:val="517"/>
              </w:numPr>
              <w:spacing w:line="252" w:lineRule="auto"/>
              <w:rPr>
                <w:rFonts w:eastAsia="Times New Roman"/>
              </w:rPr>
            </w:pPr>
            <w:r w:rsidRPr="00165AAF">
              <w:rPr>
                <w:rFonts w:eastAsia="Times New Roman"/>
              </w:rPr>
              <w:t>The system determines that Jane is eligible for Medicaid</w:t>
            </w:r>
            <w:r>
              <w:rPr>
                <w:rFonts w:eastAsia="Times New Roman"/>
              </w:rPr>
              <w:t xml:space="preserve"> aid category 42</w:t>
            </w:r>
            <w:r w:rsidRPr="00165AAF">
              <w:rPr>
                <w:rFonts w:eastAsia="Times New Roman"/>
              </w:rPr>
              <w:t xml:space="preserve"> and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3 months in past</w:t>
            </w:r>
            <w:r w:rsidRPr="00165AAF">
              <w:rPr>
                <w:rFonts w:eastAsia="Times New Roman"/>
              </w:rPr>
              <w:t xml:space="preserve"> from the application submission date</w:t>
            </w:r>
            <w:r>
              <w:rPr>
                <w:rFonts w:eastAsia="Times New Roman"/>
              </w:rPr>
              <w:t>.</w:t>
            </w:r>
          </w:p>
          <w:p w14:paraId="639005C5" w14:textId="77777777" w:rsidR="00E84FEF" w:rsidRDefault="00E84FEF" w:rsidP="00320B54">
            <w:pPr>
              <w:pStyle w:val="ListParagraph"/>
              <w:numPr>
                <w:ilvl w:val="0"/>
                <w:numId w:val="517"/>
              </w:numPr>
              <w:spacing w:line="252" w:lineRule="auto"/>
              <w:rPr>
                <w:rFonts w:eastAsia="Times New Roman"/>
              </w:rPr>
            </w:pPr>
            <w:r>
              <w:rPr>
                <w:rFonts w:eastAsia="Times New Roman"/>
              </w:rPr>
              <w:t>The s</w:t>
            </w:r>
            <w:r w:rsidRPr="009F5326">
              <w:rPr>
                <w:rFonts w:eastAsia="Times New Roman"/>
              </w:rPr>
              <w:t>ystem grants Jane Medicaid from</w:t>
            </w:r>
            <w:r>
              <w:rPr>
                <w:rFonts w:eastAsia="Times New Roman"/>
              </w:rPr>
              <w:t xml:space="preserve"> 1</w:t>
            </w:r>
            <w:r w:rsidRPr="000752A0">
              <w:rPr>
                <w:rFonts w:eastAsia="Times New Roman"/>
                <w:vertAlign w:val="superscript"/>
              </w:rPr>
              <w:t>st</w:t>
            </w:r>
            <w:r>
              <w:rPr>
                <w:rFonts w:eastAsia="Times New Roman"/>
              </w:rPr>
              <w:t xml:space="preserve"> Aug </w:t>
            </w:r>
            <w:r w:rsidRPr="009F5326">
              <w:rPr>
                <w:rFonts w:eastAsia="Times New Roman"/>
              </w:rPr>
              <w:t>2021</w:t>
            </w:r>
            <w:r>
              <w:rPr>
                <w:rFonts w:eastAsia="Times New Roman"/>
              </w:rPr>
              <w:t xml:space="preserve">. </w:t>
            </w:r>
          </w:p>
          <w:p w14:paraId="273A308F" w14:textId="77777777" w:rsidR="00E84FEF" w:rsidRDefault="00E84FEF" w:rsidP="00320B54">
            <w:pPr>
              <w:pStyle w:val="ListParagraph"/>
              <w:numPr>
                <w:ilvl w:val="0"/>
                <w:numId w:val="517"/>
              </w:numPr>
              <w:spacing w:line="252" w:lineRule="auto"/>
              <w:rPr>
                <w:rFonts w:eastAsia="Times New Roman"/>
              </w:rPr>
            </w:pPr>
            <w:r>
              <w:rPr>
                <w:rFonts w:eastAsia="Times New Roman"/>
              </w:rPr>
              <w:t>Applying for retroactive Medicaid is set to “Yes”.</w:t>
            </w:r>
          </w:p>
          <w:p w14:paraId="7E659731" w14:textId="77777777" w:rsidR="00E84FEF" w:rsidRDefault="00E84FEF" w:rsidP="00320B54">
            <w:pPr>
              <w:pStyle w:val="ListParagraph"/>
              <w:numPr>
                <w:ilvl w:val="0"/>
                <w:numId w:val="517"/>
              </w:numPr>
              <w:spacing w:line="252" w:lineRule="auto"/>
              <w:rPr>
                <w:rFonts w:eastAsia="Times New Roman"/>
              </w:rPr>
            </w:pPr>
            <w:r>
              <w:rPr>
                <w:rFonts w:eastAsia="Times New Roman"/>
              </w:rPr>
              <w:t>Retroactive Medicaid granted flag is set to “Yes”.</w:t>
            </w:r>
          </w:p>
          <w:p w14:paraId="1A662A50" w14:textId="77777777" w:rsidR="00E84FEF" w:rsidRDefault="00E84FEF" w:rsidP="00320B54">
            <w:pPr>
              <w:pStyle w:val="ListParagraph"/>
              <w:numPr>
                <w:ilvl w:val="0"/>
                <w:numId w:val="517"/>
              </w:numPr>
              <w:spacing w:line="252" w:lineRule="auto"/>
              <w:rPr>
                <w:rFonts w:eastAsia="Times New Roman"/>
              </w:rPr>
            </w:pPr>
            <w:r>
              <w:rPr>
                <w:rFonts w:eastAsia="Times New Roman"/>
              </w:rPr>
              <w:t>Now on 20th October 2021, member RAC such that 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w:t>
            </w:r>
            <w:r>
              <w:rPr>
                <w:rFonts w:eastAsia="Times New Roman"/>
              </w:rPr>
              <w:t>5</w:t>
            </w:r>
            <w:r w:rsidRPr="009F5326">
              <w:rPr>
                <w:rFonts w:eastAsia="Times New Roman"/>
                <w:vertAlign w:val="superscript"/>
              </w:rPr>
              <w:t>th</w:t>
            </w:r>
            <w:r w:rsidRPr="009F5326">
              <w:rPr>
                <w:rFonts w:eastAsia="Times New Roman"/>
              </w:rPr>
              <w:t xml:space="preserve"> </w:t>
            </w:r>
            <w:r>
              <w:rPr>
                <w:rFonts w:eastAsia="Times New Roman"/>
              </w:rPr>
              <w:t>Sep</w:t>
            </w:r>
            <w:r w:rsidRPr="009F5326">
              <w:rPr>
                <w:rFonts w:eastAsia="Times New Roman"/>
              </w:rPr>
              <w:t xml:space="preserve"> 2021.</w:t>
            </w:r>
          </w:p>
          <w:p w14:paraId="5C720E1C" w14:textId="77777777" w:rsidR="00E84FEF" w:rsidRPr="00C7696C" w:rsidRDefault="00E84FEF" w:rsidP="00320B54">
            <w:pPr>
              <w:pStyle w:val="ListParagraph"/>
              <w:numPr>
                <w:ilvl w:val="0"/>
                <w:numId w:val="517"/>
              </w:numPr>
              <w:spacing w:line="252" w:lineRule="auto"/>
              <w:rPr>
                <w:rFonts w:eastAsia="Times New Roman"/>
              </w:rPr>
            </w:pPr>
            <w:r>
              <w:rPr>
                <w:rFonts w:eastAsia="Times New Roman"/>
              </w:rPr>
              <w:t>Jane denies any changes in the circumstances during the requested retroactive Medicaid</w:t>
            </w:r>
            <w:r w:rsidRPr="009F5326">
              <w:rPr>
                <w:rFonts w:eastAsia="Times New Roman"/>
              </w:rPr>
              <w:t xml:space="preserve"> </w:t>
            </w:r>
            <w:r>
              <w:rPr>
                <w:rFonts w:eastAsia="Times New Roman"/>
              </w:rPr>
              <w:t>timeframe.</w:t>
            </w:r>
          </w:p>
          <w:p w14:paraId="1E943A37" w14:textId="77777777" w:rsidR="00E84FEF" w:rsidRDefault="00E84FEF" w:rsidP="00320B54">
            <w:pPr>
              <w:pStyle w:val="ListParagraph"/>
              <w:numPr>
                <w:ilvl w:val="0"/>
                <w:numId w:val="517"/>
              </w:numPr>
              <w:spacing w:line="252" w:lineRule="auto"/>
              <w:rPr>
                <w:rFonts w:eastAsia="Times New Roman"/>
              </w:rPr>
            </w:pPr>
            <w:r>
              <w:rPr>
                <w:rFonts w:eastAsia="Times New Roman"/>
              </w:rPr>
              <w:t xml:space="preserve">Jane is eligible for Medicaid aid category 42 </w:t>
            </w:r>
            <w:r w:rsidRPr="00165AAF">
              <w:rPr>
                <w:rFonts w:eastAsia="Times New Roman"/>
              </w:rPr>
              <w:t>and</w:t>
            </w:r>
            <w:r>
              <w:rPr>
                <w:rFonts w:eastAsia="Times New Roman"/>
              </w:rPr>
              <w:t xml:space="preserve"> system</w:t>
            </w:r>
            <w:r w:rsidRPr="00165AAF">
              <w:rPr>
                <w:rFonts w:eastAsia="Times New Roman"/>
              </w:rPr>
              <w:t xml:space="preserve">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3 months in past</w:t>
            </w:r>
            <w:r w:rsidRPr="00165AAF">
              <w:rPr>
                <w:rFonts w:eastAsia="Times New Roman"/>
              </w:rPr>
              <w:t xml:space="preserve"> from the application submission date</w:t>
            </w:r>
            <w:r>
              <w:rPr>
                <w:rFonts w:eastAsia="Times New Roman"/>
              </w:rPr>
              <w:t xml:space="preserve"> i.e., 20th October 2021. </w:t>
            </w:r>
          </w:p>
          <w:p w14:paraId="378A14FE" w14:textId="77777777" w:rsidR="00E84FEF" w:rsidRDefault="00E84FEF" w:rsidP="00320B54">
            <w:pPr>
              <w:pStyle w:val="ListParagraph"/>
              <w:numPr>
                <w:ilvl w:val="0"/>
                <w:numId w:val="517"/>
              </w:numPr>
              <w:spacing w:line="252" w:lineRule="auto"/>
              <w:rPr>
                <w:rFonts w:eastAsia="Times New Roman"/>
              </w:rPr>
            </w:pPr>
            <w:r w:rsidRPr="00C7696C">
              <w:rPr>
                <w:rFonts w:eastAsia="Times New Roman"/>
              </w:rPr>
              <w:t xml:space="preserve">The system </w:t>
            </w:r>
            <w:r>
              <w:rPr>
                <w:rFonts w:eastAsia="Times New Roman"/>
              </w:rPr>
              <w:t>compares 1</w:t>
            </w:r>
            <w:r w:rsidRPr="00C7696C">
              <w:rPr>
                <w:rFonts w:eastAsia="Times New Roman"/>
                <w:vertAlign w:val="superscript"/>
              </w:rPr>
              <w:t>st</w:t>
            </w:r>
            <w:r>
              <w:rPr>
                <w:rFonts w:eastAsia="Times New Roman"/>
              </w:rPr>
              <w:t xml:space="preserve"> Aug 2021 and 1</w:t>
            </w:r>
            <w:r w:rsidRPr="00AD006B">
              <w:rPr>
                <w:rFonts w:eastAsia="Times New Roman"/>
                <w:vertAlign w:val="superscript"/>
              </w:rPr>
              <w:t>st</w:t>
            </w:r>
            <w:r>
              <w:rPr>
                <w:rFonts w:eastAsia="Times New Roman"/>
              </w:rPr>
              <w:t xml:space="preserve"> Sept 2021 and </w:t>
            </w:r>
            <w:r w:rsidRPr="00C7696C">
              <w:rPr>
                <w:rFonts w:eastAsia="Times New Roman"/>
              </w:rPr>
              <w:t>calculates Medicaid eligibility start from 1</w:t>
            </w:r>
            <w:r w:rsidRPr="00C7696C">
              <w:rPr>
                <w:rFonts w:eastAsia="Times New Roman"/>
                <w:vertAlign w:val="superscript"/>
              </w:rPr>
              <w:t>st</w:t>
            </w:r>
            <w:r w:rsidRPr="00C7696C">
              <w:rPr>
                <w:rFonts w:eastAsia="Times New Roman"/>
              </w:rPr>
              <w:t xml:space="preserve"> Aug 2021 only i.e.</w:t>
            </w:r>
            <w:r>
              <w:rPr>
                <w:rFonts w:eastAsia="Times New Roman"/>
              </w:rPr>
              <w:t xml:space="preserve">, earliest of the two dates. </w:t>
            </w:r>
          </w:p>
          <w:p w14:paraId="475412EA" w14:textId="77777777" w:rsidR="00E84FEF" w:rsidRPr="00C93D2D" w:rsidRDefault="00E84FEF" w:rsidP="00320B54">
            <w:pPr>
              <w:pStyle w:val="ListParagraph"/>
              <w:numPr>
                <w:ilvl w:val="0"/>
                <w:numId w:val="517"/>
              </w:numPr>
              <w:spacing w:line="252" w:lineRule="auto"/>
              <w:rPr>
                <w:rFonts w:eastAsia="Times New Roman"/>
              </w:rPr>
            </w:pPr>
            <w:r>
              <w:rPr>
                <w:rFonts w:eastAsia="Times New Roman"/>
              </w:rPr>
              <w:t>Retroactive Medicaid granted flag is set to “Yes”.</w:t>
            </w:r>
            <w:r w:rsidRPr="003F463F">
              <w:rPr>
                <w:rFonts w:eastAsia="Times New Roman"/>
              </w:rPr>
              <w:t xml:space="preserve"> </w:t>
            </w:r>
          </w:p>
          <w:p w14:paraId="7F666F26" w14:textId="77777777" w:rsidR="00E84FEF" w:rsidRPr="00C93D2D" w:rsidRDefault="00E84FEF" w:rsidP="00E84FEF">
            <w:pPr>
              <w:spacing w:line="252" w:lineRule="auto"/>
              <w:rPr>
                <w:rFonts w:eastAsia="Times New Roman"/>
              </w:rPr>
            </w:pPr>
          </w:p>
          <w:p w14:paraId="473CE608" w14:textId="77777777" w:rsidR="00E84FEF" w:rsidRDefault="00E84FEF" w:rsidP="00E84FEF">
            <w:pPr>
              <w:spacing w:line="252" w:lineRule="auto"/>
              <w:rPr>
                <w:rFonts w:eastAsia="Times New Roman"/>
              </w:rPr>
            </w:pPr>
          </w:p>
        </w:tc>
      </w:tr>
    </w:tbl>
    <w:p w14:paraId="78909E04" w14:textId="77777777" w:rsidR="00F202A3" w:rsidRPr="004342C6" w:rsidRDefault="00F202A3" w:rsidP="00F202A3">
      <w:pPr>
        <w:pStyle w:val="Table"/>
        <w:rPr>
          <w:rFonts w:ascii="Arial" w:hAnsi="Arial" w:cs="Arial"/>
        </w:rPr>
      </w:pPr>
    </w:p>
    <w:p w14:paraId="5F0B0A98" w14:textId="77777777" w:rsidR="00F202A3" w:rsidRPr="004342C6" w:rsidRDefault="00F202A3" w:rsidP="00320B54">
      <w:pPr>
        <w:pStyle w:val="Heading3"/>
        <w:numPr>
          <w:ilvl w:val="2"/>
          <w:numId w:val="502"/>
        </w:numPr>
        <w:ind w:left="1170"/>
        <w:rPr>
          <w:rFonts w:ascii="Arial" w:hAnsi="Arial" w:cs="Arial"/>
        </w:rPr>
      </w:pPr>
      <w:bookmarkStart w:id="1031" w:name="_Toc94634992"/>
      <w:r w:rsidRPr="004342C6">
        <w:rPr>
          <w:rFonts w:ascii="Arial" w:hAnsi="Arial" w:cs="Arial"/>
        </w:rPr>
        <w:t>Transaction /SSO Information</w:t>
      </w:r>
      <w:bookmarkEnd w:id="1031"/>
    </w:p>
    <w:p w14:paraId="45A24EE5" w14:textId="77777777" w:rsidR="00F202A3" w:rsidRDefault="00F202A3" w:rsidP="00F202A3">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EB993AF" w14:textId="77777777" w:rsidR="00F202A3" w:rsidRPr="004342C6" w:rsidRDefault="00F202A3" w:rsidP="00F202A3">
      <w:pPr>
        <w:pStyle w:val="Hints"/>
        <w:spacing w:after="200"/>
        <w:ind w:left="450"/>
        <w:rPr>
          <w:rFonts w:eastAsiaTheme="minorHAnsi" w:cs="Arial"/>
          <w:color w:val="auto"/>
          <w:sz w:val="22"/>
          <w:szCs w:val="22"/>
        </w:rPr>
      </w:pPr>
    </w:p>
    <w:p w14:paraId="3063A161" w14:textId="77777777" w:rsidR="00F202A3" w:rsidRPr="004342C6" w:rsidRDefault="00F202A3" w:rsidP="00320B54">
      <w:pPr>
        <w:pStyle w:val="Heading3"/>
        <w:numPr>
          <w:ilvl w:val="2"/>
          <w:numId w:val="502"/>
        </w:numPr>
        <w:ind w:left="1170"/>
        <w:rPr>
          <w:rFonts w:ascii="Arial" w:hAnsi="Arial" w:cs="Arial"/>
        </w:rPr>
      </w:pPr>
      <w:bookmarkStart w:id="1032" w:name="_Toc94634993"/>
      <w:r w:rsidRPr="004342C6">
        <w:rPr>
          <w:rFonts w:ascii="Arial" w:hAnsi="Arial" w:cs="Arial"/>
        </w:rPr>
        <w:t>Special Design Consideration</w:t>
      </w:r>
      <w:bookmarkEnd w:id="1032"/>
    </w:p>
    <w:p w14:paraId="7932C301" w14:textId="65340D90" w:rsidR="00F202A3" w:rsidRPr="004A7065" w:rsidRDefault="00F202A3" w:rsidP="00F202A3">
      <w:pPr>
        <w:pStyle w:val="Caption"/>
        <w:keepNext/>
        <w:jc w:val="center"/>
        <w:rPr>
          <w:rFonts w:cs="Arial"/>
        </w:rPr>
      </w:pPr>
      <w:bookmarkStart w:id="1033" w:name="_Toc94635042"/>
      <w:r>
        <w:lastRenderedPageBreak/>
        <w:t xml:space="preserve">Table </w:t>
      </w:r>
      <w:r>
        <w:fldChar w:fldCharType="begin"/>
      </w:r>
      <w:r>
        <w:instrText>SEQ Table \* ARABIC</w:instrText>
      </w:r>
      <w:r>
        <w:fldChar w:fldCharType="separate"/>
      </w:r>
      <w:r w:rsidR="005878FA">
        <w:rPr>
          <w:noProof/>
        </w:rPr>
        <w:t>46</w:t>
      </w:r>
      <w:r>
        <w:fldChar w:fldCharType="end"/>
      </w:r>
      <w:r>
        <w:t xml:space="preserve">: </w:t>
      </w:r>
      <w:r w:rsidRPr="004342C6">
        <w:rPr>
          <w:rFonts w:cs="Arial"/>
        </w:rPr>
        <w:t>Spec</w:t>
      </w:r>
      <w:r>
        <w:rPr>
          <w:rFonts w:cs="Arial"/>
        </w:rPr>
        <w:t xml:space="preserve">ial Design Consideration </w:t>
      </w:r>
      <w:r w:rsidRPr="004E6807">
        <w:t>– UC.37</w:t>
      </w:r>
      <w:bookmarkEnd w:id="1033"/>
    </w:p>
    <w:tbl>
      <w:tblPr>
        <w:tblW w:w="9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4775"/>
        <w:gridCol w:w="1980"/>
        <w:gridCol w:w="1924"/>
      </w:tblGrid>
      <w:tr w:rsidR="00F202A3" w:rsidRPr="007035A4" w14:paraId="1B3D0FF9" w14:textId="77777777" w:rsidTr="005544C7">
        <w:trPr>
          <w:trHeight w:val="602"/>
          <w:tblHeader/>
        </w:trPr>
        <w:tc>
          <w:tcPr>
            <w:tcW w:w="715" w:type="dxa"/>
            <w:shd w:val="clear" w:color="auto" w:fill="4C8B3F" w:themeFill="background2"/>
            <w:noWrap/>
            <w:hideMark/>
          </w:tcPr>
          <w:p w14:paraId="2B6FE31E" w14:textId="77777777" w:rsidR="00F202A3" w:rsidRPr="007035A4" w:rsidRDefault="00F202A3" w:rsidP="005544C7">
            <w:pPr>
              <w:jc w:val="center"/>
              <w:rPr>
                <w:b/>
                <w:bCs/>
                <w:color w:val="FFFFFF" w:themeColor="background1"/>
              </w:rPr>
            </w:pPr>
            <w:r w:rsidRPr="007035A4">
              <w:rPr>
                <w:b/>
                <w:bCs/>
                <w:color w:val="FFFFFF" w:themeColor="background1"/>
              </w:rPr>
              <w:t>S.N.</w:t>
            </w:r>
          </w:p>
        </w:tc>
        <w:tc>
          <w:tcPr>
            <w:tcW w:w="4775" w:type="dxa"/>
            <w:shd w:val="clear" w:color="auto" w:fill="4C8B3F" w:themeFill="background2"/>
            <w:noWrap/>
            <w:hideMark/>
          </w:tcPr>
          <w:p w14:paraId="7E68C325" w14:textId="77777777" w:rsidR="00F202A3" w:rsidRPr="007035A4" w:rsidRDefault="00F202A3" w:rsidP="005544C7">
            <w:pPr>
              <w:jc w:val="center"/>
              <w:rPr>
                <w:b/>
                <w:bCs/>
                <w:color w:val="FFFFFF" w:themeColor="background1"/>
              </w:rPr>
            </w:pPr>
            <w:r w:rsidRPr="007035A4">
              <w:rPr>
                <w:b/>
                <w:bCs/>
                <w:color w:val="FFFFFF" w:themeColor="background1"/>
              </w:rPr>
              <w:t>Description</w:t>
            </w:r>
          </w:p>
        </w:tc>
        <w:tc>
          <w:tcPr>
            <w:tcW w:w="1980" w:type="dxa"/>
            <w:shd w:val="clear" w:color="auto" w:fill="4C8B3F" w:themeFill="background2"/>
            <w:noWrap/>
            <w:hideMark/>
          </w:tcPr>
          <w:p w14:paraId="14136D10" w14:textId="77777777" w:rsidR="00F202A3" w:rsidRPr="007035A4" w:rsidRDefault="00F202A3" w:rsidP="005544C7">
            <w:pPr>
              <w:jc w:val="center"/>
              <w:rPr>
                <w:b/>
                <w:bCs/>
                <w:color w:val="FFFFFF" w:themeColor="background1"/>
              </w:rPr>
            </w:pPr>
            <w:r w:rsidRPr="007035A4">
              <w:rPr>
                <w:b/>
                <w:bCs/>
                <w:color w:val="FFFFFF" w:themeColor="background1"/>
              </w:rPr>
              <w:t>Configuration Required</w:t>
            </w:r>
          </w:p>
        </w:tc>
        <w:tc>
          <w:tcPr>
            <w:tcW w:w="1924" w:type="dxa"/>
            <w:shd w:val="clear" w:color="auto" w:fill="4C8B3F" w:themeFill="background2"/>
            <w:noWrap/>
            <w:hideMark/>
          </w:tcPr>
          <w:p w14:paraId="484BB3C9" w14:textId="77777777" w:rsidR="00F202A3" w:rsidRPr="007035A4" w:rsidRDefault="00F202A3" w:rsidP="005544C7">
            <w:pPr>
              <w:jc w:val="center"/>
              <w:rPr>
                <w:b/>
                <w:bCs/>
                <w:color w:val="FFFFFF" w:themeColor="background1"/>
              </w:rPr>
            </w:pPr>
            <w:r w:rsidRPr="007035A4">
              <w:rPr>
                <w:b/>
                <w:bCs/>
                <w:color w:val="FFFFFF" w:themeColor="background1"/>
              </w:rPr>
              <w:t>Default</w:t>
            </w:r>
          </w:p>
        </w:tc>
      </w:tr>
      <w:tr w:rsidR="007B03DF" w:rsidRPr="0000780D" w14:paraId="0069E5B0" w14:textId="77777777" w:rsidTr="005544C7">
        <w:trPr>
          <w:trHeight w:val="1718"/>
        </w:trPr>
        <w:tc>
          <w:tcPr>
            <w:tcW w:w="715" w:type="dxa"/>
          </w:tcPr>
          <w:p w14:paraId="109A70CB" w14:textId="0AF1F153" w:rsidR="007B03DF" w:rsidRPr="00651128" w:rsidRDefault="007B03DF" w:rsidP="007B03DF">
            <w:pPr>
              <w:rPr>
                <w:color w:val="000000"/>
              </w:rPr>
            </w:pPr>
            <w:r>
              <w:rPr>
                <w:color w:val="000000"/>
              </w:rPr>
              <w:t>1.</w:t>
            </w:r>
          </w:p>
        </w:tc>
        <w:tc>
          <w:tcPr>
            <w:tcW w:w="4775" w:type="dxa"/>
          </w:tcPr>
          <w:p w14:paraId="4DA18692" w14:textId="77777777" w:rsidR="007B03DF" w:rsidRDefault="007B03DF" w:rsidP="007B03DF">
            <w:pPr>
              <w:pStyle w:val="Hints"/>
              <w:spacing w:after="200"/>
              <w:rPr>
                <w:rFonts w:eastAsia="Calibri" w:cs="Calibri"/>
                <w:color w:val="auto"/>
                <w:sz w:val="22"/>
                <w:szCs w:val="22"/>
              </w:rPr>
            </w:pPr>
            <w:r>
              <w:rPr>
                <w:rFonts w:eastAsia="Calibri" w:cs="Calibri"/>
                <w:color w:val="auto"/>
                <w:sz w:val="22"/>
                <w:szCs w:val="22"/>
              </w:rPr>
              <w:t xml:space="preserve">Grant retroactive Medicaid according to Aid category sheet  </w:t>
            </w:r>
          </w:p>
          <w:p w14:paraId="7DAD767D" w14:textId="48B4722B" w:rsidR="007B03DF" w:rsidRPr="0000780D" w:rsidRDefault="007B03DF" w:rsidP="007B03DF">
            <w:pPr>
              <w:rPr>
                <w:rFonts w:eastAsia="Calibri" w:cs="Calibri"/>
              </w:rPr>
            </w:pPr>
            <w:r>
              <w:rPr>
                <w:rFonts w:eastAsia="Calibri" w:cs="Calibri"/>
              </w:rPr>
              <w:t>For</w:t>
            </w:r>
            <w:r w:rsidRPr="009F05E8">
              <w:rPr>
                <w:rFonts w:eastAsia="Calibri" w:cs="Calibri"/>
              </w:rPr>
              <w:t xml:space="preserve"> Pointer #3 in REE.PCS.02.002</w:t>
            </w:r>
          </w:p>
        </w:tc>
        <w:tc>
          <w:tcPr>
            <w:tcW w:w="1980" w:type="dxa"/>
            <w:noWrap/>
          </w:tcPr>
          <w:p w14:paraId="6C58C724" w14:textId="77777777" w:rsidR="007B03DF" w:rsidRDefault="007B03DF" w:rsidP="007B03DF">
            <w:pPr>
              <w:pStyle w:val="Hints"/>
              <w:spacing w:after="200"/>
              <w:rPr>
                <w:rFonts w:eastAsia="Calibri" w:cs="Calibri"/>
                <w:color w:val="auto"/>
                <w:sz w:val="22"/>
                <w:szCs w:val="22"/>
              </w:rPr>
            </w:pPr>
            <w:r>
              <w:rPr>
                <w:rFonts w:eastAsia="Calibri" w:cs="Calibri"/>
                <w:color w:val="auto"/>
                <w:sz w:val="22"/>
                <w:szCs w:val="22"/>
              </w:rPr>
              <w:t>Yes/No</w:t>
            </w:r>
          </w:p>
          <w:p w14:paraId="02A795A5" w14:textId="24DCB1B5" w:rsidR="007B03DF" w:rsidRPr="0000780D" w:rsidRDefault="007B03DF" w:rsidP="007B03DF">
            <w:pPr>
              <w:pStyle w:val="Hints"/>
              <w:spacing w:after="200"/>
              <w:rPr>
                <w:rFonts w:eastAsia="Calibri" w:cs="Calibri"/>
                <w:color w:val="auto"/>
                <w:sz w:val="22"/>
                <w:szCs w:val="22"/>
              </w:rPr>
            </w:pPr>
            <w:r>
              <w:rPr>
                <w:rFonts w:eastAsia="Calibri" w:cs="Calibri"/>
                <w:color w:val="auto"/>
                <w:sz w:val="22"/>
                <w:szCs w:val="22"/>
              </w:rPr>
              <w:t>Retroactive Medicaid rules are applicable to only those rows which are marked as ‘Yes’ in the column “</w:t>
            </w:r>
            <w:r w:rsidRPr="00102C77">
              <w:rPr>
                <w:rFonts w:eastAsia="Calibri" w:cs="Calibri"/>
                <w:color w:val="auto"/>
                <w:sz w:val="22"/>
                <w:szCs w:val="22"/>
              </w:rPr>
              <w:t xml:space="preserve">Consider in the </w:t>
            </w:r>
            <w:r>
              <w:rPr>
                <w:rFonts w:eastAsia="Calibri" w:cs="Calibri"/>
                <w:color w:val="auto"/>
                <w:sz w:val="22"/>
                <w:szCs w:val="22"/>
              </w:rPr>
              <w:t>l</w:t>
            </w:r>
            <w:r w:rsidRPr="00102C77">
              <w:rPr>
                <w:rFonts w:eastAsia="Calibri" w:cs="Calibri"/>
                <w:color w:val="auto"/>
                <w:sz w:val="22"/>
                <w:szCs w:val="22"/>
              </w:rPr>
              <w:t xml:space="preserve">ist for </w:t>
            </w:r>
            <w:r>
              <w:rPr>
                <w:rFonts w:eastAsia="Calibri" w:cs="Calibri"/>
                <w:color w:val="auto"/>
                <w:sz w:val="22"/>
                <w:szCs w:val="22"/>
              </w:rPr>
              <w:t>retroactive Medicaid</w:t>
            </w:r>
            <w:r w:rsidRPr="00102C77">
              <w:rPr>
                <w:rFonts w:eastAsia="Calibri" w:cs="Calibri"/>
                <w:color w:val="auto"/>
                <w:sz w:val="22"/>
                <w:szCs w:val="22"/>
              </w:rPr>
              <w:t xml:space="preserve"> </w:t>
            </w:r>
            <w:r>
              <w:rPr>
                <w:rFonts w:eastAsia="Calibri" w:cs="Calibri"/>
                <w:color w:val="auto"/>
                <w:sz w:val="22"/>
                <w:szCs w:val="22"/>
              </w:rPr>
              <w:t>r</w:t>
            </w:r>
            <w:r w:rsidRPr="00102C77">
              <w:rPr>
                <w:rFonts w:eastAsia="Calibri" w:cs="Calibri"/>
                <w:color w:val="auto"/>
                <w:sz w:val="22"/>
                <w:szCs w:val="22"/>
              </w:rPr>
              <w:t>ules</w:t>
            </w:r>
            <w:r>
              <w:rPr>
                <w:rFonts w:eastAsia="Calibri" w:cs="Calibri"/>
                <w:color w:val="auto"/>
                <w:sz w:val="22"/>
                <w:szCs w:val="22"/>
              </w:rPr>
              <w:t>”.</w:t>
            </w:r>
          </w:p>
        </w:tc>
        <w:tc>
          <w:tcPr>
            <w:tcW w:w="1924" w:type="dxa"/>
            <w:noWrap/>
          </w:tcPr>
          <w:p w14:paraId="722494B5" w14:textId="419A2985" w:rsidR="007B03DF" w:rsidRPr="0000780D" w:rsidRDefault="007B03DF" w:rsidP="007B03DF">
            <w:pPr>
              <w:pStyle w:val="Hints"/>
              <w:spacing w:after="200"/>
              <w:rPr>
                <w:rFonts w:eastAsia="Calibri" w:cs="Calibri"/>
                <w:color w:val="auto"/>
                <w:sz w:val="22"/>
                <w:szCs w:val="22"/>
              </w:rPr>
            </w:pPr>
            <w:r>
              <w:rPr>
                <w:rFonts w:eastAsia="Calibri" w:cs="Calibri"/>
                <w:color w:val="auto"/>
                <w:sz w:val="22"/>
                <w:szCs w:val="22"/>
              </w:rPr>
              <w:t>‘Yes’</w:t>
            </w:r>
          </w:p>
        </w:tc>
      </w:tr>
      <w:tr w:rsidR="007B03DF" w:rsidRPr="0000780D" w14:paraId="471F1718" w14:textId="77777777" w:rsidTr="005544C7">
        <w:trPr>
          <w:trHeight w:val="1718"/>
        </w:trPr>
        <w:tc>
          <w:tcPr>
            <w:tcW w:w="715" w:type="dxa"/>
          </w:tcPr>
          <w:p w14:paraId="28844488" w14:textId="77891D46" w:rsidR="007B03DF" w:rsidRDefault="007B03DF" w:rsidP="007B03DF">
            <w:pPr>
              <w:rPr>
                <w:color w:val="000000"/>
              </w:rPr>
            </w:pPr>
            <w:r>
              <w:rPr>
                <w:color w:val="000000"/>
              </w:rPr>
              <w:t>2</w:t>
            </w:r>
            <w:r w:rsidRPr="00B3489B">
              <w:rPr>
                <w:color w:val="000000"/>
              </w:rPr>
              <w:t>.</w:t>
            </w:r>
          </w:p>
        </w:tc>
        <w:tc>
          <w:tcPr>
            <w:tcW w:w="4775" w:type="dxa"/>
          </w:tcPr>
          <w:p w14:paraId="315E4E95" w14:textId="77777777" w:rsidR="007B03DF" w:rsidRDefault="007B03DF" w:rsidP="007B03DF">
            <w:pPr>
              <w:spacing w:after="160" w:line="252" w:lineRule="auto"/>
              <w:rPr>
                <w:rFonts w:eastAsia="Calibri"/>
              </w:rPr>
            </w:pPr>
            <w:r w:rsidRPr="00B3489B">
              <w:rPr>
                <w:rFonts w:eastAsia="Calibri"/>
              </w:rPr>
              <w:t xml:space="preserve">Configurable List of Aid categories </w:t>
            </w:r>
          </w:p>
          <w:p w14:paraId="09F97CB4" w14:textId="77777777" w:rsidR="007B03DF" w:rsidRPr="00B3489B" w:rsidRDefault="007B03DF" w:rsidP="007B03DF">
            <w:pPr>
              <w:spacing w:after="160" w:line="252" w:lineRule="auto"/>
              <w:rPr>
                <w:rFonts w:eastAsia="Calibri"/>
              </w:rPr>
            </w:pPr>
            <w:r>
              <w:rPr>
                <w:rFonts w:eastAsia="Calibri"/>
              </w:rPr>
              <w:t>For</w:t>
            </w:r>
            <w:r w:rsidRPr="009F05E8">
              <w:rPr>
                <w:rFonts w:eastAsia="Calibri"/>
              </w:rPr>
              <w:t xml:space="preserve"> Pointer #</w:t>
            </w:r>
            <w:r>
              <w:rPr>
                <w:rFonts w:eastAsia="Calibri"/>
              </w:rPr>
              <w:t xml:space="preserve">5 </w:t>
            </w:r>
            <w:r w:rsidRPr="009F05E8">
              <w:rPr>
                <w:rFonts w:eastAsia="Calibri"/>
              </w:rPr>
              <w:t>in REE.PCS.02.002</w:t>
            </w:r>
          </w:p>
          <w:p w14:paraId="4331BF4F" w14:textId="77777777" w:rsidR="007B03DF" w:rsidRPr="00B3489B" w:rsidRDefault="007B03DF" w:rsidP="007B03DF">
            <w:pPr>
              <w:spacing w:after="160" w:line="252" w:lineRule="auto"/>
              <w:rPr>
                <w:rFonts w:eastAsia="Calibri"/>
              </w:rPr>
            </w:pPr>
          </w:p>
          <w:p w14:paraId="7545CE80" w14:textId="77777777" w:rsidR="007B03DF" w:rsidRDefault="007B03DF" w:rsidP="007B03DF">
            <w:pPr>
              <w:pStyle w:val="Hints"/>
              <w:spacing w:after="200"/>
              <w:rPr>
                <w:rFonts w:eastAsia="Calibri" w:cs="Calibri"/>
                <w:color w:val="auto"/>
                <w:sz w:val="22"/>
                <w:szCs w:val="22"/>
              </w:rPr>
            </w:pPr>
          </w:p>
        </w:tc>
        <w:tc>
          <w:tcPr>
            <w:tcW w:w="1980" w:type="dxa"/>
            <w:noWrap/>
          </w:tcPr>
          <w:p w14:paraId="66852332" w14:textId="77777777" w:rsidR="007B03DF" w:rsidRPr="00B3489B" w:rsidRDefault="007B03DF" w:rsidP="007B03DF">
            <w:pPr>
              <w:pStyle w:val="Hints"/>
              <w:spacing w:after="200"/>
              <w:rPr>
                <w:rFonts w:eastAsia="Calibri" w:cs="Calibri"/>
                <w:color w:val="auto"/>
                <w:sz w:val="22"/>
                <w:szCs w:val="22"/>
              </w:rPr>
            </w:pPr>
            <w:r w:rsidRPr="00B3489B">
              <w:rPr>
                <w:rFonts w:eastAsia="Calibri" w:cs="Calibri"/>
                <w:color w:val="auto"/>
                <w:sz w:val="22"/>
                <w:szCs w:val="22"/>
              </w:rPr>
              <w:t xml:space="preserve">List of aid categories </w:t>
            </w:r>
          </w:p>
          <w:p w14:paraId="120FEE14" w14:textId="1CA42BC7" w:rsidR="007B03DF" w:rsidRDefault="007B03DF" w:rsidP="007B03DF">
            <w:pPr>
              <w:pStyle w:val="Hints"/>
              <w:spacing w:after="200"/>
              <w:rPr>
                <w:rFonts w:eastAsia="Calibri" w:cs="Calibri"/>
                <w:color w:val="auto"/>
                <w:sz w:val="22"/>
                <w:szCs w:val="22"/>
              </w:rPr>
            </w:pPr>
            <w:r w:rsidRPr="00B3489B">
              <w:t>Retroactive eligibility rules are applicable to only those Member who were NOT eligible for any of the aid categories from the "Configurable list of aid categories" between the Requested retroactive eligibility start date and the current date (inclusive of both dates)</w:t>
            </w:r>
          </w:p>
        </w:tc>
        <w:tc>
          <w:tcPr>
            <w:tcW w:w="1924" w:type="dxa"/>
            <w:noWrap/>
          </w:tcPr>
          <w:p w14:paraId="082D2633" w14:textId="6130395F" w:rsidR="007B03DF" w:rsidRDefault="007B03DF" w:rsidP="007B03DF">
            <w:pPr>
              <w:pStyle w:val="Hints"/>
              <w:spacing w:after="200"/>
              <w:rPr>
                <w:rFonts w:eastAsia="Calibri" w:cs="Calibri"/>
                <w:color w:val="auto"/>
                <w:sz w:val="22"/>
                <w:szCs w:val="22"/>
              </w:rPr>
            </w:pPr>
            <w:r w:rsidRPr="007F3965">
              <w:rPr>
                <w:rFonts w:eastAsia="Calibri" w:cs="Calibri"/>
                <w:color w:val="auto"/>
                <w:sz w:val="22"/>
                <w:szCs w:val="22"/>
              </w:rPr>
              <w:t>AP, AQ, AY, BA, 1X, 1Y, Z3, Z4</w:t>
            </w:r>
          </w:p>
        </w:tc>
      </w:tr>
    </w:tbl>
    <w:p w14:paraId="799D33C7" w14:textId="77777777" w:rsidR="00F202A3" w:rsidRPr="004342C6" w:rsidRDefault="00F202A3" w:rsidP="00F202A3">
      <w:pPr>
        <w:pStyle w:val="Table"/>
        <w:rPr>
          <w:rFonts w:ascii="Arial" w:hAnsi="Arial" w:cs="Arial"/>
          <w:color w:val="auto"/>
        </w:rPr>
      </w:pPr>
    </w:p>
    <w:p w14:paraId="1ED844E5" w14:textId="77777777" w:rsidR="00F202A3" w:rsidRPr="004342C6" w:rsidRDefault="00F202A3" w:rsidP="00320B54">
      <w:pPr>
        <w:pStyle w:val="Heading3"/>
        <w:numPr>
          <w:ilvl w:val="2"/>
          <w:numId w:val="502"/>
        </w:numPr>
        <w:ind w:left="1170"/>
        <w:rPr>
          <w:rFonts w:ascii="Arial" w:hAnsi="Arial" w:cs="Arial"/>
        </w:rPr>
      </w:pPr>
      <w:bookmarkStart w:id="1034" w:name="_Toc94634994"/>
      <w:r w:rsidRPr="004342C6">
        <w:rPr>
          <w:rFonts w:ascii="Arial" w:hAnsi="Arial" w:cs="Arial"/>
        </w:rPr>
        <w:t>Acceptance Criteria</w:t>
      </w:r>
      <w:bookmarkEnd w:id="1034"/>
    </w:p>
    <w:p w14:paraId="69D7C0C2" w14:textId="77777777" w:rsidR="00F202A3" w:rsidRPr="004342C6" w:rsidRDefault="00F202A3" w:rsidP="00320B54">
      <w:pPr>
        <w:pStyle w:val="ListParagraph"/>
        <w:numPr>
          <w:ilvl w:val="0"/>
          <w:numId w:val="514"/>
        </w:numPr>
        <w:contextualSpacing w:val="0"/>
        <w:rPr>
          <w:rFonts w:cs="Arial"/>
        </w:rPr>
      </w:pPr>
      <w:r w:rsidRPr="004342C6">
        <w:rPr>
          <w:rFonts w:cs="Arial"/>
        </w:rPr>
        <w:t>The system should work as per the flow, UI design, functional requirements, and special design considerations defined above in the use case.</w:t>
      </w:r>
    </w:p>
    <w:p w14:paraId="67AA70C7" w14:textId="07886587" w:rsidR="00220121" w:rsidRDefault="00220121">
      <w:pPr>
        <w:contextualSpacing w:val="0"/>
        <w:rPr>
          <w:rFonts w:cs="Arial"/>
        </w:rPr>
      </w:pPr>
      <w:r>
        <w:rPr>
          <w:rFonts w:cs="Arial"/>
        </w:rPr>
        <w:br w:type="page"/>
      </w:r>
    </w:p>
    <w:p w14:paraId="5EB84E59" w14:textId="03B9B1E2" w:rsidR="00397935" w:rsidRDefault="00BA784E">
      <w:pPr>
        <w:contextualSpacing w:val="0"/>
        <w:rPr>
          <w:rFonts w:cs="Arial"/>
        </w:rPr>
      </w:pPr>
      <w:r>
        <w:rPr>
          <w:rFonts w:cs="Arial"/>
        </w:rPr>
        <w:lastRenderedPageBreak/>
        <w:br w:type="page"/>
      </w:r>
      <w:r w:rsidR="00397935">
        <w:rPr>
          <w:rFonts w:cs="Arial"/>
        </w:rPr>
        <w:lastRenderedPageBreak/>
        <w:br w:type="page"/>
      </w:r>
    </w:p>
    <w:p w14:paraId="7ABB297B" w14:textId="2ADACCCA" w:rsidR="00397935" w:rsidRPr="004342C6" w:rsidRDefault="00397935" w:rsidP="00DB6AEE">
      <w:pPr>
        <w:pStyle w:val="Heading2"/>
      </w:pPr>
      <w:r>
        <w:lastRenderedPageBreak/>
        <w:t>Use Case Id: UC-40</w:t>
      </w:r>
      <w:r w:rsidRPr="004342C6">
        <w:t xml:space="preserve"> </w:t>
      </w:r>
      <w:r w:rsidRPr="00397935">
        <w:t>Addition of the new disability aid categories to the Aid Category sheet, and Eligibility start date calculation</w:t>
      </w:r>
    </w:p>
    <w:p w14:paraId="793343D9" w14:textId="33862980" w:rsidR="00397935" w:rsidRPr="004342C6" w:rsidRDefault="00397935" w:rsidP="00397935">
      <w:pPr>
        <w:pStyle w:val="Heading3"/>
        <w:numPr>
          <w:ilvl w:val="0"/>
          <w:numId w:val="0"/>
        </w:numPr>
        <w:ind w:left="450"/>
        <w:rPr>
          <w:rFonts w:ascii="Arial" w:hAnsi="Arial" w:cs="Arial"/>
        </w:rPr>
      </w:pPr>
      <w:r>
        <w:rPr>
          <w:rFonts w:ascii="Arial" w:hAnsi="Arial" w:cs="Arial"/>
        </w:rPr>
        <w:t xml:space="preserve">6.40.1 </w:t>
      </w:r>
      <w:r w:rsidRPr="004342C6">
        <w:rPr>
          <w:rFonts w:ascii="Arial" w:hAnsi="Arial" w:cs="Arial"/>
        </w:rPr>
        <w:t>Description</w:t>
      </w:r>
    </w:p>
    <w:p w14:paraId="4B743148" w14:textId="26EF2A5D" w:rsidR="00397935" w:rsidRPr="00397935" w:rsidRDefault="00397935" w:rsidP="00397935">
      <w:pPr>
        <w:ind w:left="450"/>
        <w:rPr>
          <w:rFonts w:eastAsia="Times New Roman"/>
        </w:rPr>
      </w:pPr>
      <w:r w:rsidRPr="00397935">
        <w:rPr>
          <w:rFonts w:eastAsia="Times New Roman"/>
        </w:rPr>
        <w:t xml:space="preserve">The purpose of this product capability is to define the requirements to update the aid category sheet to accommodate the new disability aid categories. </w:t>
      </w:r>
    </w:p>
    <w:p w14:paraId="3A935C73" w14:textId="77777777" w:rsidR="00397935" w:rsidRPr="004342C6" w:rsidRDefault="00397935" w:rsidP="00397935">
      <w:pPr>
        <w:ind w:left="450"/>
        <w:rPr>
          <w:rFonts w:cs="Arial"/>
        </w:rPr>
      </w:pPr>
    </w:p>
    <w:p w14:paraId="424E7567" w14:textId="77777777" w:rsidR="00397935" w:rsidRPr="00397935" w:rsidRDefault="00397935" w:rsidP="00320B54">
      <w:pPr>
        <w:pStyle w:val="ListParagraph"/>
        <w:numPr>
          <w:ilvl w:val="1"/>
          <w:numId w:val="502"/>
        </w:numPr>
        <w:pBdr>
          <w:bottom w:val="single" w:sz="12" w:space="6" w:color="4C8B3F"/>
        </w:pBdr>
        <w:spacing w:after="120" w:line="276" w:lineRule="auto"/>
        <w:contextualSpacing w:val="0"/>
        <w:outlineLvl w:val="2"/>
        <w:rPr>
          <w:rFonts w:eastAsiaTheme="majorEastAsia" w:cs="Arial"/>
          <w:b/>
          <w:noProof/>
          <w:vanish/>
          <w:sz w:val="24"/>
          <w:szCs w:val="24"/>
        </w:rPr>
      </w:pPr>
    </w:p>
    <w:p w14:paraId="56FAD126"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 xml:space="preserve">Related Use case </w:t>
      </w:r>
    </w:p>
    <w:p w14:paraId="6F368BBF" w14:textId="77777777" w:rsidR="00397935" w:rsidRPr="004342C6" w:rsidRDefault="00397935" w:rsidP="00397935">
      <w:pPr>
        <w:ind w:firstLine="450"/>
        <w:rPr>
          <w:rFonts w:cs="Arial"/>
        </w:rPr>
      </w:pPr>
      <w:r w:rsidRPr="004342C6">
        <w:rPr>
          <w:rFonts w:cs="Arial"/>
        </w:rPr>
        <w:t>Not applicable</w:t>
      </w:r>
    </w:p>
    <w:p w14:paraId="1A9C22A3" w14:textId="77777777" w:rsidR="00397935" w:rsidRPr="004342C6" w:rsidRDefault="00397935" w:rsidP="00397935">
      <w:pPr>
        <w:rPr>
          <w:rFonts w:cs="Arial"/>
        </w:rPr>
      </w:pPr>
      <w:r w:rsidRPr="004342C6">
        <w:rPr>
          <w:rFonts w:cs="Arial"/>
          <w:i/>
          <w:color w:val="00B050"/>
        </w:rPr>
        <w:t xml:space="preserve">  </w:t>
      </w:r>
    </w:p>
    <w:p w14:paraId="72E9919E"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Actor(s)</w:t>
      </w:r>
    </w:p>
    <w:p w14:paraId="529EE738" w14:textId="77777777" w:rsidR="00397935" w:rsidRPr="00AE48F2" w:rsidRDefault="00397935" w:rsidP="00E74DAA">
      <w:pPr>
        <w:pStyle w:val="ListParagraph"/>
        <w:numPr>
          <w:ilvl w:val="0"/>
          <w:numId w:val="544"/>
        </w:numPr>
        <w:rPr>
          <w:rFonts w:eastAsia="Times New Roman"/>
        </w:rPr>
      </w:pPr>
      <w:r w:rsidRPr="00AE48F2">
        <w:rPr>
          <w:rFonts w:eastAsia="Times New Roman"/>
        </w:rPr>
        <w:t>The HIX System</w:t>
      </w:r>
    </w:p>
    <w:p w14:paraId="35193CF7" w14:textId="77777777" w:rsidR="00397935" w:rsidRPr="00AE48F2" w:rsidRDefault="00397935" w:rsidP="00E74DAA">
      <w:pPr>
        <w:pStyle w:val="ListParagraph"/>
        <w:numPr>
          <w:ilvl w:val="0"/>
          <w:numId w:val="544"/>
        </w:numPr>
        <w:contextualSpacing w:val="0"/>
        <w:rPr>
          <w:rFonts w:eastAsia="Times New Roman"/>
        </w:rPr>
      </w:pPr>
      <w:r w:rsidRPr="00AE48F2">
        <w:rPr>
          <w:rFonts w:eastAsia="Times New Roman"/>
        </w:rPr>
        <w:t>Individual user</w:t>
      </w:r>
    </w:p>
    <w:p w14:paraId="24449F9B" w14:textId="77777777" w:rsidR="00397935" w:rsidRPr="00AE48F2" w:rsidRDefault="00397935" w:rsidP="00E74DAA">
      <w:pPr>
        <w:pStyle w:val="ListParagraph"/>
        <w:numPr>
          <w:ilvl w:val="0"/>
          <w:numId w:val="544"/>
        </w:numPr>
        <w:contextualSpacing w:val="0"/>
        <w:rPr>
          <w:rFonts w:eastAsia="Times New Roman"/>
        </w:rPr>
      </w:pPr>
      <w:r w:rsidRPr="00AE48F2">
        <w:rPr>
          <w:rFonts w:eastAsia="Times New Roman"/>
        </w:rPr>
        <w:t>The Assistor Portal user(s)</w:t>
      </w:r>
    </w:p>
    <w:p w14:paraId="77ABC8E8" w14:textId="77777777" w:rsidR="00397935" w:rsidRPr="00AE48F2" w:rsidRDefault="00397935" w:rsidP="00E74DAA">
      <w:pPr>
        <w:pStyle w:val="ListParagraph"/>
        <w:numPr>
          <w:ilvl w:val="0"/>
          <w:numId w:val="544"/>
        </w:numPr>
        <w:rPr>
          <w:rFonts w:eastAsia="Times New Roman"/>
        </w:rPr>
      </w:pPr>
      <w:r w:rsidRPr="391D9B21">
        <w:rPr>
          <w:rFonts w:eastAsia="Times New Roman"/>
        </w:rPr>
        <w:t>The Agent Portal user(s)</w:t>
      </w:r>
    </w:p>
    <w:p w14:paraId="1526803E" w14:textId="77777777" w:rsidR="00397935" w:rsidRPr="004342C6" w:rsidRDefault="00397935" w:rsidP="00397935">
      <w:pPr>
        <w:rPr>
          <w:rFonts w:cs="Arial"/>
        </w:rPr>
      </w:pPr>
      <w:r w:rsidRPr="004342C6">
        <w:rPr>
          <w:rFonts w:cs="Arial"/>
          <w:i/>
          <w:color w:val="00B050"/>
        </w:rPr>
        <w:t xml:space="preserve">  </w:t>
      </w:r>
    </w:p>
    <w:p w14:paraId="011282CC"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Trigger(s)</w:t>
      </w:r>
    </w:p>
    <w:p w14:paraId="17CC49CE" w14:textId="77777777" w:rsidR="00397935" w:rsidRPr="00651128" w:rsidRDefault="00397935" w:rsidP="00E74DAA">
      <w:pPr>
        <w:pStyle w:val="ListParagraph"/>
        <w:numPr>
          <w:ilvl w:val="0"/>
          <w:numId w:val="545"/>
        </w:numPr>
        <w:contextualSpacing w:val="0"/>
      </w:pPr>
      <w:r w:rsidRPr="00AE48F2">
        <w:t>Eligibility is determined/re-determined through any process, e.g., Batch/BO determination, online SSAP flow, Renewals, PDM, and eligibility RFI time-clock expiration.</w:t>
      </w:r>
    </w:p>
    <w:p w14:paraId="67F9F3E0" w14:textId="77777777" w:rsidR="00397935" w:rsidRPr="004342C6" w:rsidRDefault="00397935" w:rsidP="00397935">
      <w:pPr>
        <w:pStyle w:val="ListParagraph"/>
        <w:ind w:left="1080"/>
        <w:contextualSpacing w:val="0"/>
        <w:rPr>
          <w:rFonts w:cs="Arial"/>
        </w:rPr>
      </w:pPr>
    </w:p>
    <w:p w14:paraId="7B0DCA0A"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Precondition(s)</w:t>
      </w:r>
    </w:p>
    <w:p w14:paraId="16D5B683" w14:textId="77777777" w:rsidR="00397935" w:rsidRDefault="00397935" w:rsidP="00E74DAA">
      <w:pPr>
        <w:pStyle w:val="ListParagraph"/>
        <w:numPr>
          <w:ilvl w:val="0"/>
          <w:numId w:val="546"/>
        </w:numPr>
        <w:contextualSpacing w:val="0"/>
        <w:rPr>
          <w:bCs/>
        </w:rPr>
      </w:pPr>
      <w:r>
        <w:rPr>
          <w:bCs/>
        </w:rPr>
        <w:t>An application seeking financial assistance is submitted in the HIX system.</w:t>
      </w:r>
    </w:p>
    <w:p w14:paraId="15A89E4B" w14:textId="77777777" w:rsidR="00397935" w:rsidRPr="004342C6" w:rsidRDefault="00397935" w:rsidP="00397935">
      <w:pPr>
        <w:pStyle w:val="ListParagraph"/>
        <w:ind w:left="1170"/>
        <w:contextualSpacing w:val="0"/>
        <w:rPr>
          <w:rFonts w:cs="Arial"/>
        </w:rPr>
      </w:pPr>
    </w:p>
    <w:p w14:paraId="00CD4F29"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Postcondition(s)</w:t>
      </w:r>
    </w:p>
    <w:p w14:paraId="2DDB4C7A" w14:textId="77777777" w:rsidR="000E6F59" w:rsidRPr="002D1B37" w:rsidRDefault="000E6F59" w:rsidP="00E74DAA">
      <w:pPr>
        <w:pStyle w:val="ListParagraph"/>
        <w:numPr>
          <w:ilvl w:val="0"/>
          <w:numId w:val="547"/>
        </w:numPr>
        <w:contextualSpacing w:val="0"/>
      </w:pPr>
      <w:r w:rsidRPr="002D1B37">
        <w:t>The system assign</w:t>
      </w:r>
      <w:r>
        <w:t>s</w:t>
      </w:r>
      <w:r w:rsidRPr="002D1B37">
        <w:t xml:space="preserve"> </w:t>
      </w:r>
      <w:r>
        <w:t>the aid</w:t>
      </w:r>
      <w:r w:rsidRPr="002D1B37">
        <w:t xml:space="preserve"> category as per </w:t>
      </w:r>
      <w:r>
        <w:t xml:space="preserve">the </w:t>
      </w:r>
      <w:r w:rsidRPr="002D1B37">
        <w:t>updated aid category sheet</w:t>
      </w:r>
      <w:r>
        <w:t>.</w:t>
      </w:r>
    </w:p>
    <w:p w14:paraId="29940848" w14:textId="2A9D4B38" w:rsidR="000E6F59" w:rsidRDefault="000E6F59" w:rsidP="000E6F59">
      <w:pPr>
        <w:pStyle w:val="ListParagraph"/>
        <w:ind w:left="1080"/>
        <w:contextualSpacing w:val="0"/>
      </w:pPr>
    </w:p>
    <w:p w14:paraId="1F4FDC33" w14:textId="77777777" w:rsidR="00397935" w:rsidRPr="004342C6" w:rsidRDefault="00397935" w:rsidP="00320B54">
      <w:pPr>
        <w:pStyle w:val="Heading3"/>
        <w:numPr>
          <w:ilvl w:val="2"/>
          <w:numId w:val="502"/>
        </w:numPr>
        <w:rPr>
          <w:rFonts w:ascii="Arial" w:hAnsi="Arial" w:cs="Arial"/>
        </w:rPr>
      </w:pPr>
      <w:r w:rsidRPr="004342C6">
        <w:rPr>
          <w:rFonts w:ascii="Arial" w:hAnsi="Arial" w:cs="Arial"/>
        </w:rPr>
        <w:t>Flow of Event(s)</w:t>
      </w:r>
    </w:p>
    <w:p w14:paraId="55BF5EAD" w14:textId="77777777" w:rsidR="00397935" w:rsidRPr="004342C6" w:rsidRDefault="00397935" w:rsidP="00397935">
      <w:pPr>
        <w:ind w:left="450"/>
        <w:rPr>
          <w:rFonts w:cs="Arial"/>
        </w:rPr>
      </w:pPr>
    </w:p>
    <w:p w14:paraId="299FFDFF" w14:textId="77777777" w:rsidR="00397935" w:rsidRPr="004342C6" w:rsidRDefault="00397935" w:rsidP="00320B54">
      <w:pPr>
        <w:pStyle w:val="Heading3"/>
        <w:numPr>
          <w:ilvl w:val="3"/>
          <w:numId w:val="502"/>
        </w:numPr>
        <w:tabs>
          <w:tab w:val="left" w:pos="1890"/>
        </w:tabs>
        <w:rPr>
          <w:rFonts w:ascii="Arial" w:hAnsi="Arial" w:cs="Arial"/>
        </w:rPr>
      </w:pPr>
      <w:r w:rsidRPr="004342C6">
        <w:rPr>
          <w:rFonts w:ascii="Arial" w:hAnsi="Arial" w:cs="Arial"/>
        </w:rPr>
        <w:t>Basic Flow</w:t>
      </w:r>
    </w:p>
    <w:p w14:paraId="50BF0FDE" w14:textId="3A61D673" w:rsidR="00397935" w:rsidRDefault="00397935" w:rsidP="00E74DAA">
      <w:pPr>
        <w:pStyle w:val="ListParagraph"/>
        <w:numPr>
          <w:ilvl w:val="0"/>
          <w:numId w:val="548"/>
        </w:numPr>
        <w:contextualSpacing w:val="0"/>
        <w:rPr>
          <w:rFonts w:eastAsia="Times New Roman"/>
        </w:rPr>
      </w:pPr>
      <w:r>
        <w:rPr>
          <w:rFonts w:eastAsia="Times New Roman"/>
        </w:rPr>
        <w:t xml:space="preserve">Precondition 1 in section </w:t>
      </w:r>
      <w:r w:rsidR="00F4539F">
        <w:rPr>
          <w:rFonts w:eastAsia="Times New Roman"/>
        </w:rPr>
        <w:t>6</w:t>
      </w:r>
      <w:r>
        <w:rPr>
          <w:rFonts w:eastAsia="Times New Roman"/>
        </w:rPr>
        <w:t>.4</w:t>
      </w:r>
      <w:r w:rsidR="00F4539F">
        <w:rPr>
          <w:rFonts w:eastAsia="Times New Roman"/>
        </w:rPr>
        <w:t>0</w:t>
      </w:r>
      <w:r>
        <w:rPr>
          <w:rFonts w:eastAsia="Times New Roman"/>
        </w:rPr>
        <w:t>.5 applies.</w:t>
      </w:r>
    </w:p>
    <w:p w14:paraId="4CD0A245" w14:textId="77777777" w:rsidR="00397935" w:rsidRPr="00AE48F2" w:rsidRDefault="00397935" w:rsidP="00E74DAA">
      <w:pPr>
        <w:pStyle w:val="ListParagraph"/>
        <w:numPr>
          <w:ilvl w:val="0"/>
          <w:numId w:val="548"/>
        </w:numPr>
        <w:contextualSpacing w:val="0"/>
        <w:rPr>
          <w:rFonts w:eastAsia="Times New Roman"/>
        </w:rPr>
      </w:pPr>
      <w:r>
        <w:rPr>
          <w:rFonts w:eastAsia="Times New Roman"/>
        </w:rPr>
        <w:t>The m</w:t>
      </w:r>
      <w:r w:rsidRPr="00AE48F2">
        <w:rPr>
          <w:rFonts w:eastAsia="Times New Roman"/>
        </w:rPr>
        <w:t>ember is verified disabled</w:t>
      </w:r>
      <w:r>
        <w:rPr>
          <w:rFonts w:eastAsia="Times New Roman"/>
        </w:rPr>
        <w:t>.</w:t>
      </w:r>
    </w:p>
    <w:p w14:paraId="3A3D54AE" w14:textId="77777777" w:rsidR="000E6F59" w:rsidRPr="002D1B37" w:rsidRDefault="000E6F59" w:rsidP="00E74DAA">
      <w:pPr>
        <w:pStyle w:val="ListParagraph"/>
        <w:numPr>
          <w:ilvl w:val="0"/>
          <w:numId w:val="548"/>
        </w:numPr>
        <w:contextualSpacing w:val="0"/>
      </w:pPr>
      <w:r w:rsidRPr="002D1B37">
        <w:t>The system assign</w:t>
      </w:r>
      <w:r>
        <w:t>s</w:t>
      </w:r>
      <w:r w:rsidRPr="002D1B37">
        <w:t xml:space="preserve"> </w:t>
      </w:r>
      <w:r>
        <w:t>the aid</w:t>
      </w:r>
      <w:r w:rsidRPr="002D1B37">
        <w:t xml:space="preserve"> category as per </w:t>
      </w:r>
      <w:r>
        <w:t xml:space="preserve">the </w:t>
      </w:r>
      <w:r w:rsidRPr="002D1B37">
        <w:t>updated aid category sheet</w:t>
      </w:r>
      <w:r>
        <w:t>.</w:t>
      </w:r>
    </w:p>
    <w:p w14:paraId="1AB038B1"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User Pages and Input</w:t>
      </w:r>
    </w:p>
    <w:p w14:paraId="757BAB2D" w14:textId="77777777" w:rsidR="00397935" w:rsidRDefault="00397935" w:rsidP="00397935">
      <w:pPr>
        <w:pStyle w:val="Caption"/>
        <w:keepNext/>
        <w:rPr>
          <w:rFonts w:cs="Arial"/>
        </w:rPr>
      </w:pPr>
    </w:p>
    <w:p w14:paraId="2462C520" w14:textId="77777777" w:rsidR="00397935" w:rsidRDefault="00397935" w:rsidP="00397935">
      <w:pPr>
        <w:pStyle w:val="Hints"/>
        <w:spacing w:after="200"/>
        <w:ind w:left="450"/>
        <w:rPr>
          <w:rFonts w:eastAsiaTheme="minorHAnsi" w:cs="Arial"/>
          <w:color w:val="auto"/>
          <w:sz w:val="22"/>
          <w:szCs w:val="22"/>
        </w:rPr>
      </w:pPr>
      <w:r>
        <w:rPr>
          <w:rFonts w:eastAsiaTheme="minorHAnsi" w:cs="Arial"/>
          <w:color w:val="auto"/>
          <w:sz w:val="22"/>
          <w:szCs w:val="22"/>
        </w:rPr>
        <w:t xml:space="preserve">Not Applicable </w:t>
      </w:r>
    </w:p>
    <w:p w14:paraId="7C312620" w14:textId="77777777" w:rsidR="00397935" w:rsidRPr="004342C6" w:rsidRDefault="00397935" w:rsidP="00397935">
      <w:pPr>
        <w:pStyle w:val="Hints"/>
        <w:spacing w:after="200"/>
        <w:ind w:left="450"/>
        <w:rPr>
          <w:rFonts w:eastAsiaTheme="minorHAnsi" w:cs="Arial"/>
          <w:color w:val="auto"/>
          <w:sz w:val="22"/>
          <w:szCs w:val="22"/>
        </w:rPr>
      </w:pPr>
    </w:p>
    <w:p w14:paraId="0490A119"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lastRenderedPageBreak/>
        <w:t>Functional Requirement(s)</w:t>
      </w:r>
    </w:p>
    <w:p w14:paraId="3B80FF25" w14:textId="061304F4" w:rsidR="00397935" w:rsidRPr="004342C6" w:rsidRDefault="00397935" w:rsidP="00397935">
      <w:pPr>
        <w:pStyle w:val="Caption"/>
        <w:keepNext/>
        <w:jc w:val="center"/>
        <w:rPr>
          <w:rFonts w:cs="Arial"/>
        </w:rPr>
      </w:pPr>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F4539F">
        <w:rPr>
          <w:rFonts w:cs="Arial"/>
          <w:noProof/>
        </w:rPr>
        <w:t>49</w:t>
      </w:r>
      <w:r w:rsidRPr="004342C6">
        <w:rPr>
          <w:rFonts w:cs="Arial"/>
          <w:noProof/>
        </w:rPr>
        <w:fldChar w:fldCharType="end"/>
      </w:r>
      <w:r w:rsidRPr="004342C6">
        <w:rPr>
          <w:rFonts w:cs="Arial"/>
        </w:rPr>
        <w:t>. Functional Requirements – UC.</w:t>
      </w:r>
      <w:r w:rsidR="00F4539F">
        <w:rPr>
          <w:rFonts w:cs="Arial"/>
        </w:rPr>
        <w:t>40</w:t>
      </w:r>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397935" w:rsidRPr="004342C6" w14:paraId="0FB7CB92" w14:textId="77777777" w:rsidTr="00F4539F">
        <w:trPr>
          <w:trHeight w:val="300"/>
          <w:tblHeader/>
        </w:trPr>
        <w:tc>
          <w:tcPr>
            <w:tcW w:w="2247" w:type="dxa"/>
            <w:shd w:val="clear" w:color="auto" w:fill="4C8B3F" w:themeFill="background2"/>
            <w:vAlign w:val="center"/>
            <w:hideMark/>
          </w:tcPr>
          <w:p w14:paraId="5EC8F7B8" w14:textId="77777777" w:rsidR="00397935" w:rsidRPr="004342C6" w:rsidRDefault="00397935" w:rsidP="00F4539F">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5ED44068" w14:textId="77777777" w:rsidR="00397935" w:rsidRPr="004342C6" w:rsidRDefault="00397935" w:rsidP="00F4539F">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F37046" w:rsidRPr="004342C6" w14:paraId="02E281E5" w14:textId="77777777" w:rsidTr="00F4539F">
        <w:trPr>
          <w:trHeight w:val="314"/>
        </w:trPr>
        <w:tc>
          <w:tcPr>
            <w:tcW w:w="2247" w:type="dxa"/>
            <w:shd w:val="clear" w:color="000000" w:fill="FFFFFF"/>
            <w:vAlign w:val="center"/>
          </w:tcPr>
          <w:p w14:paraId="4A6AD91B" w14:textId="3C1B9E35" w:rsidR="00F37046" w:rsidRDefault="00F37046" w:rsidP="00F37046">
            <w:pPr>
              <w:contextualSpacing w:val="0"/>
              <w:rPr>
                <w:color w:val="000000"/>
              </w:rPr>
            </w:pPr>
          </w:p>
        </w:tc>
        <w:tc>
          <w:tcPr>
            <w:tcW w:w="7028" w:type="dxa"/>
            <w:shd w:val="clear" w:color="000000" w:fill="FFFFFF"/>
          </w:tcPr>
          <w:p w14:paraId="431E77B0" w14:textId="77777777" w:rsidR="00F37046" w:rsidRDefault="00F37046" w:rsidP="00F37046">
            <w:pPr>
              <w:spacing w:after="160" w:line="252" w:lineRule="auto"/>
              <w:rPr>
                <w:color w:val="000000"/>
              </w:rPr>
            </w:pPr>
          </w:p>
        </w:tc>
      </w:tr>
      <w:tr w:rsidR="00F37046" w:rsidRPr="004342C6" w14:paraId="3CD2C689" w14:textId="77777777" w:rsidTr="00F4539F">
        <w:trPr>
          <w:trHeight w:val="314"/>
        </w:trPr>
        <w:tc>
          <w:tcPr>
            <w:tcW w:w="2247" w:type="dxa"/>
            <w:shd w:val="clear" w:color="000000" w:fill="FFFFFF"/>
            <w:vAlign w:val="center"/>
          </w:tcPr>
          <w:p w14:paraId="104FC042" w14:textId="08CA3CCF" w:rsidR="00F37046" w:rsidRDefault="00F37046" w:rsidP="00F37046">
            <w:pPr>
              <w:contextualSpacing w:val="0"/>
              <w:rPr>
                <w:color w:val="000000"/>
              </w:rPr>
            </w:pPr>
            <w:r>
              <w:rPr>
                <w:color w:val="000000"/>
              </w:rPr>
              <w:t>DIS.PCS.</w:t>
            </w:r>
            <w:r w:rsidRPr="00651128">
              <w:rPr>
                <w:color w:val="000000"/>
              </w:rPr>
              <w:t>0</w:t>
            </w:r>
            <w:r>
              <w:rPr>
                <w:color w:val="000000"/>
              </w:rPr>
              <w:t>4.006</w:t>
            </w:r>
          </w:p>
        </w:tc>
        <w:tc>
          <w:tcPr>
            <w:tcW w:w="7028" w:type="dxa"/>
            <w:shd w:val="clear" w:color="000000" w:fill="FFFFFF"/>
          </w:tcPr>
          <w:p w14:paraId="518B8DF7" w14:textId="77777777" w:rsidR="00F37046" w:rsidRDefault="00F37046" w:rsidP="00F37046">
            <w:r w:rsidRPr="00C00025">
              <w:t xml:space="preserve">The system shall follow the below steps to evaluate the final aid category and FPL </w:t>
            </w:r>
            <w:r>
              <w:t>used in PD</w:t>
            </w:r>
            <w:r w:rsidRPr="00C00025">
              <w:t xml:space="preserve"> for </w:t>
            </w:r>
            <w:r w:rsidRPr="00D33A2C">
              <w:t xml:space="preserve">adult/young adult </w:t>
            </w:r>
            <w:r w:rsidRPr="00C00025">
              <w:t>members with Disabled Adult Household.</w:t>
            </w:r>
          </w:p>
          <w:p w14:paraId="71D2227B" w14:textId="77777777" w:rsidR="00F37046" w:rsidRDefault="00F37046" w:rsidP="00F37046"/>
          <w:p w14:paraId="2581BC26" w14:textId="77777777" w:rsidR="00F37046" w:rsidRPr="00C00025" w:rsidRDefault="00F37046" w:rsidP="00E74DAA">
            <w:pPr>
              <w:pStyle w:val="ListParagraph"/>
              <w:numPr>
                <w:ilvl w:val="0"/>
                <w:numId w:val="549"/>
              </w:numPr>
            </w:pPr>
            <w:r w:rsidRPr="00C00025">
              <w:t>If Disabled Adult Household FPL results in a comprehensive benefit aid category, system shall assign the comprehensive benefit aid category to the member and system shall not evaluate the member’s eligibility for any aid category using MAGI FPL.</w:t>
            </w:r>
          </w:p>
          <w:p w14:paraId="7D1BD432" w14:textId="77777777" w:rsidR="00F37046" w:rsidRPr="00C00025" w:rsidRDefault="00F37046" w:rsidP="00E74DAA">
            <w:pPr>
              <w:pStyle w:val="ListParagraph"/>
              <w:numPr>
                <w:ilvl w:val="0"/>
                <w:numId w:val="549"/>
              </w:numPr>
            </w:pPr>
            <w:r w:rsidRPr="00C00025">
              <w:t>If Disabled Adult Household FPL does not result in a comprehensive benefit aid category, then system shall evaluate the member’s eligibility for an aid category using MAGI FPL</w:t>
            </w:r>
          </w:p>
          <w:p w14:paraId="2FA86C90" w14:textId="77777777" w:rsidR="00F37046" w:rsidRDefault="00F37046" w:rsidP="00E74DAA">
            <w:pPr>
              <w:pStyle w:val="ListParagraph"/>
              <w:numPr>
                <w:ilvl w:val="1"/>
                <w:numId w:val="549"/>
              </w:numPr>
            </w:pPr>
            <w:r>
              <w:t xml:space="preserve">If MAGI FPL results in a comprehensive benefit aid category, system shall assign the member the comprehensive benefit aid category based on MAGI FPL. </w:t>
            </w:r>
          </w:p>
          <w:p w14:paraId="6B59A774" w14:textId="77777777" w:rsidR="00F37046" w:rsidRDefault="00F37046" w:rsidP="00E74DAA">
            <w:pPr>
              <w:pStyle w:val="ListParagraph"/>
              <w:numPr>
                <w:ilvl w:val="1"/>
                <w:numId w:val="549"/>
              </w:numPr>
            </w:pPr>
            <w:r>
              <w:t xml:space="preserve">If neither of the FPLs result in a comprehensive benefit aid category, system shall use the hierarchy defined in the aid category sheet to choose and assign the higher aid category between the aid categories calculated using MAGI FPL and Disabled Adult Household FPL. </w:t>
            </w:r>
          </w:p>
          <w:p w14:paraId="6979F07E" w14:textId="77777777" w:rsidR="00F37046" w:rsidRDefault="00F37046" w:rsidP="00F37046"/>
          <w:p w14:paraId="060C0C96" w14:textId="77777777" w:rsidR="00F37046" w:rsidRPr="00851DE0" w:rsidRDefault="00F37046" w:rsidP="00F37046">
            <w:pPr>
              <w:rPr>
                <w:b/>
                <w:bCs/>
              </w:rPr>
            </w:pPr>
            <w:r w:rsidRPr="00851DE0">
              <w:rPr>
                <w:b/>
                <w:bCs/>
              </w:rPr>
              <w:t>Note:</w:t>
            </w:r>
          </w:p>
          <w:p w14:paraId="174B7ECE" w14:textId="77777777" w:rsidR="00F37046" w:rsidRPr="003960B0" w:rsidRDefault="00F37046" w:rsidP="00E74DAA">
            <w:pPr>
              <w:pStyle w:val="ListParagraph"/>
              <w:numPr>
                <w:ilvl w:val="0"/>
                <w:numId w:val="550"/>
              </w:numPr>
            </w:pPr>
            <w:r w:rsidRPr="003960B0">
              <w:t>If in bullet# 2b, aid category evaluated using both MAGI FPL and Disabled Adult Household FPL is the same, the system shall assign the evaluated aid category to the member based on Disabled Adult HH FPL.</w:t>
            </w:r>
          </w:p>
          <w:p w14:paraId="464C7409" w14:textId="77777777" w:rsidR="00F37046" w:rsidRPr="003960B0" w:rsidRDefault="00F37046" w:rsidP="00E74DAA">
            <w:pPr>
              <w:pStyle w:val="ListParagraph"/>
              <w:numPr>
                <w:ilvl w:val="0"/>
                <w:numId w:val="550"/>
              </w:numPr>
            </w:pPr>
            <w:r w:rsidRPr="003960B0">
              <w:t xml:space="preserve">If the member is ineligible for Medicaid, the system will use Disabled adult household and FPL for the downstream process. </w:t>
            </w:r>
          </w:p>
          <w:p w14:paraId="7E0C56E1" w14:textId="77777777" w:rsidR="00F37046" w:rsidRDefault="00F37046" w:rsidP="00E74DAA">
            <w:pPr>
              <w:pStyle w:val="ListParagraph"/>
              <w:numPr>
                <w:ilvl w:val="0"/>
                <w:numId w:val="550"/>
              </w:numPr>
            </w:pPr>
            <w:r>
              <w:t xml:space="preserve">Please refer to the </w:t>
            </w:r>
            <w:hyperlink w:anchor="Aidcategorysheet" w:history="1">
              <w:r w:rsidRPr="00316A84">
                <w:rPr>
                  <w:rStyle w:val="Hyperlink"/>
                </w:rPr>
                <w:t>aid category sheet</w:t>
              </w:r>
            </w:hyperlink>
            <w:r>
              <w:rPr>
                <w:rFonts w:eastAsia="Calibri"/>
              </w:rPr>
              <w:t xml:space="preserve"> </w:t>
            </w:r>
            <w:r>
              <w:t>for the list of comprehensive benefit aid categories.</w:t>
            </w:r>
          </w:p>
          <w:p w14:paraId="3A6DFF3B" w14:textId="77777777" w:rsidR="00F37046" w:rsidRDefault="00F37046" w:rsidP="00F37046"/>
          <w:p w14:paraId="28E56043" w14:textId="77777777" w:rsidR="00F37046" w:rsidRDefault="00F37046" w:rsidP="00F37046"/>
          <w:p w14:paraId="02AABE6A" w14:textId="77777777" w:rsidR="00F37046" w:rsidRDefault="00F37046" w:rsidP="00F37046">
            <w:r w:rsidRPr="00851DE0">
              <w:rPr>
                <w:b/>
                <w:bCs/>
              </w:rPr>
              <w:t>Example 1:</w:t>
            </w:r>
            <w:r>
              <w:t xml:space="preserve"> Member </w:t>
            </w:r>
            <w:r w:rsidRPr="00924F5C">
              <w:t>is</w:t>
            </w:r>
            <w:r>
              <w:t xml:space="preserve"> eligible for comprehensive benefit using Disabled Adult Household FPL</w:t>
            </w:r>
          </w:p>
          <w:p w14:paraId="6B579457" w14:textId="77777777" w:rsidR="00F37046" w:rsidRDefault="00F37046" w:rsidP="00F37046"/>
          <w:p w14:paraId="19E2B16A" w14:textId="77777777" w:rsidR="00F37046" w:rsidRPr="00D36663" w:rsidRDefault="00F37046" w:rsidP="00E74DAA">
            <w:pPr>
              <w:pStyle w:val="ListParagraph"/>
              <w:numPr>
                <w:ilvl w:val="0"/>
                <w:numId w:val="551"/>
              </w:numPr>
            </w:pPr>
            <w:r w:rsidRPr="00D36663">
              <w:t>Application is created on 12 Feb 2022.</w:t>
            </w:r>
          </w:p>
          <w:p w14:paraId="28BCF7F7" w14:textId="77777777" w:rsidR="00F37046" w:rsidRDefault="00F37046" w:rsidP="00E74DAA">
            <w:pPr>
              <w:pStyle w:val="ListParagraph"/>
              <w:numPr>
                <w:ilvl w:val="0"/>
                <w:numId w:val="551"/>
              </w:numPr>
            </w:pPr>
            <w:r>
              <w:t>Member is eligible for aid category 43 using Disabled Adult FPL.</w:t>
            </w:r>
          </w:p>
          <w:p w14:paraId="74818B01" w14:textId="77777777" w:rsidR="00F37046" w:rsidRPr="00D36663" w:rsidRDefault="00F37046" w:rsidP="00F37046">
            <w:pPr>
              <w:pStyle w:val="ListParagraph"/>
            </w:pPr>
            <w:r>
              <w:t>(</w:t>
            </w:r>
            <w:r w:rsidRPr="00D36663">
              <w:t>Configurable List from column “Comprehensive Benefit” which has a value ‘Yes)</w:t>
            </w:r>
          </w:p>
          <w:p w14:paraId="28BEA21F" w14:textId="77777777" w:rsidR="00F37046" w:rsidRPr="00D36663" w:rsidRDefault="00F37046" w:rsidP="00E74DAA">
            <w:pPr>
              <w:pStyle w:val="ListParagraph"/>
              <w:numPr>
                <w:ilvl w:val="0"/>
                <w:numId w:val="551"/>
              </w:numPr>
            </w:pPr>
            <w:r w:rsidRPr="00D36663">
              <w:t>System grants aid category 43 using the Disabled Adult FPL.</w:t>
            </w:r>
          </w:p>
          <w:p w14:paraId="345E435F" w14:textId="77777777" w:rsidR="00F37046" w:rsidRPr="00D36663" w:rsidRDefault="00F37046" w:rsidP="00E74DAA">
            <w:pPr>
              <w:pStyle w:val="ListParagraph"/>
              <w:numPr>
                <w:ilvl w:val="0"/>
                <w:numId w:val="551"/>
              </w:numPr>
            </w:pPr>
            <w:r w:rsidRPr="00D36663">
              <w:lastRenderedPageBreak/>
              <w:t>System does not evaluate the MAGI FPL for this member and uses Disabled Adult HH and Disabled Adult Household FPL in the downstream process.</w:t>
            </w:r>
          </w:p>
          <w:p w14:paraId="1F4B71A0" w14:textId="77777777" w:rsidR="00F37046" w:rsidRDefault="00F37046" w:rsidP="00F37046"/>
          <w:p w14:paraId="1C444B4E" w14:textId="77777777" w:rsidR="00F37046" w:rsidRPr="001C3604" w:rsidRDefault="00F37046" w:rsidP="00F37046"/>
          <w:p w14:paraId="0309AB95" w14:textId="77777777" w:rsidR="00F37046" w:rsidRDefault="00F37046" w:rsidP="00F37046">
            <w:pPr>
              <w:rPr>
                <w:b/>
                <w:bCs/>
              </w:rPr>
            </w:pPr>
          </w:p>
          <w:p w14:paraId="4DC7C90D" w14:textId="77777777" w:rsidR="00F37046" w:rsidRDefault="00F37046" w:rsidP="00F37046"/>
          <w:p w14:paraId="0478C401" w14:textId="77777777" w:rsidR="00F37046" w:rsidRPr="006225C4" w:rsidRDefault="00F37046" w:rsidP="00F37046">
            <w:r w:rsidRPr="006225C4">
              <w:rPr>
                <w:b/>
                <w:bCs/>
              </w:rPr>
              <w:t>Example 4:</w:t>
            </w:r>
            <w:r w:rsidRPr="006225C4">
              <w:t xml:space="preserve"> Member is evaluated for both Disabled Adult FPL and MAGI FPL and both FPLs result in an aid category which is not a comprehensive benefit</w:t>
            </w:r>
          </w:p>
          <w:p w14:paraId="28040A65" w14:textId="77777777" w:rsidR="00F37046" w:rsidRPr="006225C4" w:rsidRDefault="00F37046" w:rsidP="00F37046"/>
          <w:p w14:paraId="3E0F88BA" w14:textId="77777777" w:rsidR="00F37046" w:rsidRPr="006225C4" w:rsidRDefault="00F37046" w:rsidP="00E74DAA">
            <w:pPr>
              <w:pStyle w:val="ListParagraph"/>
              <w:numPr>
                <w:ilvl w:val="0"/>
                <w:numId w:val="552"/>
              </w:numPr>
            </w:pPr>
            <w:r w:rsidRPr="006225C4">
              <w:t>Application is created on 12 Feb 2022.</w:t>
            </w:r>
          </w:p>
          <w:p w14:paraId="74FD1EB6" w14:textId="77777777" w:rsidR="00F37046" w:rsidRPr="006225C4" w:rsidRDefault="00F37046" w:rsidP="00E74DAA">
            <w:pPr>
              <w:pStyle w:val="ListParagraph"/>
              <w:numPr>
                <w:ilvl w:val="0"/>
                <w:numId w:val="552"/>
              </w:numPr>
            </w:pPr>
            <w:r w:rsidRPr="006225C4">
              <w:t>Member is not eligible for Medicaid based on Disabled Adult FPL (500%)</w:t>
            </w:r>
          </w:p>
          <w:p w14:paraId="2D900F79" w14:textId="77777777" w:rsidR="00F37046" w:rsidRPr="006225C4" w:rsidRDefault="00F37046" w:rsidP="00E74DAA">
            <w:pPr>
              <w:pStyle w:val="ListParagraph"/>
              <w:numPr>
                <w:ilvl w:val="0"/>
                <w:numId w:val="552"/>
              </w:numPr>
            </w:pPr>
            <w:r w:rsidRPr="006225C4">
              <w:t>Member is not eligible for Medicaid based on MAGI FPL (550%)</w:t>
            </w:r>
          </w:p>
          <w:p w14:paraId="0AAE6968" w14:textId="77777777" w:rsidR="00F37046" w:rsidRPr="006225C4" w:rsidRDefault="00F37046" w:rsidP="00E74DAA">
            <w:pPr>
              <w:pStyle w:val="ListParagraph"/>
              <w:numPr>
                <w:ilvl w:val="0"/>
                <w:numId w:val="552"/>
              </w:numPr>
            </w:pPr>
            <w:r w:rsidRPr="006225C4">
              <w:t>Tax FPL for member= 90%</w:t>
            </w:r>
          </w:p>
          <w:p w14:paraId="600E6317" w14:textId="77777777" w:rsidR="00F37046" w:rsidRPr="006225C4" w:rsidRDefault="00F37046" w:rsidP="00E74DAA">
            <w:pPr>
              <w:pStyle w:val="ListParagraph"/>
              <w:numPr>
                <w:ilvl w:val="0"/>
                <w:numId w:val="552"/>
              </w:numPr>
            </w:pPr>
            <w:r w:rsidRPr="006225C4">
              <w:t>Safe harbor rule kicks in and system uses Tax FPL to evaluate Medicaid for the member using Tax FPL in MAGI rules.</w:t>
            </w:r>
          </w:p>
          <w:p w14:paraId="5E8F5C3F" w14:textId="77777777" w:rsidR="00F37046" w:rsidRPr="006F330F" w:rsidRDefault="00F37046" w:rsidP="00F37046">
            <w:pPr>
              <w:jc w:val="both"/>
              <w:rPr>
                <w:lang w:eastAsia="ar-SA"/>
              </w:rPr>
            </w:pPr>
          </w:p>
        </w:tc>
      </w:tr>
    </w:tbl>
    <w:p w14:paraId="469DD155" w14:textId="77777777" w:rsidR="00397935" w:rsidRPr="004342C6" w:rsidRDefault="00397935" w:rsidP="00397935">
      <w:pPr>
        <w:pStyle w:val="Table"/>
        <w:rPr>
          <w:rFonts w:ascii="Arial" w:hAnsi="Arial" w:cs="Arial"/>
        </w:rPr>
      </w:pPr>
    </w:p>
    <w:p w14:paraId="2F748AFD"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Transaction /SSO Information</w:t>
      </w:r>
    </w:p>
    <w:p w14:paraId="2504E5FA" w14:textId="77777777" w:rsidR="00397935" w:rsidRDefault="00397935" w:rsidP="00397935">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7F76809" w14:textId="77777777" w:rsidR="00397935" w:rsidRPr="004342C6" w:rsidRDefault="00397935" w:rsidP="00397935">
      <w:pPr>
        <w:pStyle w:val="Hints"/>
        <w:spacing w:after="200"/>
        <w:ind w:left="450"/>
        <w:rPr>
          <w:rFonts w:eastAsiaTheme="minorHAnsi" w:cs="Arial"/>
          <w:color w:val="auto"/>
          <w:sz w:val="22"/>
          <w:szCs w:val="22"/>
        </w:rPr>
      </w:pPr>
    </w:p>
    <w:p w14:paraId="795EEE4B"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Special Design Consideration</w:t>
      </w:r>
    </w:p>
    <w:p w14:paraId="49E8A8F5" w14:textId="1724E63F" w:rsidR="00397935" w:rsidRPr="004A7065" w:rsidRDefault="00397935" w:rsidP="00397935">
      <w:pPr>
        <w:pStyle w:val="Caption"/>
        <w:keepNext/>
        <w:jc w:val="center"/>
        <w:rPr>
          <w:rFonts w:cs="Arial"/>
        </w:rPr>
      </w:pPr>
      <w:r>
        <w:t xml:space="preserve">Table </w:t>
      </w:r>
      <w:r>
        <w:fldChar w:fldCharType="begin"/>
      </w:r>
      <w:r>
        <w:instrText>SEQ Table \* ARABIC</w:instrText>
      </w:r>
      <w:r>
        <w:fldChar w:fldCharType="separate"/>
      </w:r>
      <w:r w:rsidR="00F4539F">
        <w:rPr>
          <w:noProof/>
        </w:rPr>
        <w:t>50</w:t>
      </w:r>
      <w:r>
        <w:fldChar w:fldCharType="end"/>
      </w:r>
      <w:r>
        <w:t xml:space="preserve">: </w:t>
      </w:r>
      <w:r w:rsidRPr="004342C6">
        <w:rPr>
          <w:rFonts w:cs="Arial"/>
        </w:rPr>
        <w:t>Spec</w:t>
      </w:r>
      <w:r>
        <w:rPr>
          <w:rFonts w:cs="Arial"/>
        </w:rPr>
        <w:t xml:space="preserve">ial Design Consideration </w:t>
      </w:r>
      <w:r>
        <w:t>– UC.</w:t>
      </w:r>
      <w:r w:rsidR="00F4539F">
        <w:t>40</w:t>
      </w:r>
    </w:p>
    <w:tbl>
      <w:tblPr>
        <w:tblW w:w="9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4775"/>
        <w:gridCol w:w="1980"/>
        <w:gridCol w:w="1924"/>
      </w:tblGrid>
      <w:tr w:rsidR="00397935" w:rsidRPr="007035A4" w14:paraId="24007E98" w14:textId="77777777" w:rsidTr="00F4539F">
        <w:trPr>
          <w:trHeight w:val="602"/>
          <w:tblHeader/>
        </w:trPr>
        <w:tc>
          <w:tcPr>
            <w:tcW w:w="715" w:type="dxa"/>
            <w:shd w:val="clear" w:color="auto" w:fill="4C8B3F" w:themeFill="background2"/>
            <w:noWrap/>
            <w:hideMark/>
          </w:tcPr>
          <w:p w14:paraId="7DA6A6A0" w14:textId="77777777" w:rsidR="00397935" w:rsidRPr="007035A4" w:rsidRDefault="00397935" w:rsidP="00F4539F">
            <w:pPr>
              <w:jc w:val="center"/>
              <w:rPr>
                <w:b/>
                <w:bCs/>
                <w:color w:val="FFFFFF" w:themeColor="background1"/>
              </w:rPr>
            </w:pPr>
            <w:r w:rsidRPr="007035A4">
              <w:rPr>
                <w:b/>
                <w:bCs/>
                <w:color w:val="FFFFFF" w:themeColor="background1"/>
              </w:rPr>
              <w:t>S.N.</w:t>
            </w:r>
          </w:p>
        </w:tc>
        <w:tc>
          <w:tcPr>
            <w:tcW w:w="4775" w:type="dxa"/>
            <w:shd w:val="clear" w:color="auto" w:fill="4C8B3F" w:themeFill="background2"/>
            <w:noWrap/>
            <w:hideMark/>
          </w:tcPr>
          <w:p w14:paraId="7D535057" w14:textId="77777777" w:rsidR="00397935" w:rsidRPr="007035A4" w:rsidRDefault="00397935" w:rsidP="00F4539F">
            <w:pPr>
              <w:jc w:val="center"/>
              <w:rPr>
                <w:b/>
                <w:bCs/>
                <w:color w:val="FFFFFF" w:themeColor="background1"/>
              </w:rPr>
            </w:pPr>
            <w:r w:rsidRPr="007035A4">
              <w:rPr>
                <w:b/>
                <w:bCs/>
                <w:color w:val="FFFFFF" w:themeColor="background1"/>
              </w:rPr>
              <w:t>Description</w:t>
            </w:r>
          </w:p>
        </w:tc>
        <w:tc>
          <w:tcPr>
            <w:tcW w:w="1980" w:type="dxa"/>
            <w:shd w:val="clear" w:color="auto" w:fill="4C8B3F" w:themeFill="background2"/>
            <w:noWrap/>
            <w:hideMark/>
          </w:tcPr>
          <w:p w14:paraId="003E2281" w14:textId="77777777" w:rsidR="00397935" w:rsidRPr="007035A4" w:rsidRDefault="00397935" w:rsidP="00F4539F">
            <w:pPr>
              <w:jc w:val="center"/>
              <w:rPr>
                <w:b/>
                <w:bCs/>
                <w:color w:val="FFFFFF" w:themeColor="background1"/>
              </w:rPr>
            </w:pPr>
            <w:r w:rsidRPr="007035A4">
              <w:rPr>
                <w:b/>
                <w:bCs/>
                <w:color w:val="FFFFFF" w:themeColor="background1"/>
              </w:rPr>
              <w:t>Configuration Required</w:t>
            </w:r>
          </w:p>
        </w:tc>
        <w:tc>
          <w:tcPr>
            <w:tcW w:w="1924" w:type="dxa"/>
            <w:shd w:val="clear" w:color="auto" w:fill="4C8B3F" w:themeFill="background2"/>
            <w:noWrap/>
            <w:hideMark/>
          </w:tcPr>
          <w:p w14:paraId="6ABE5CF1" w14:textId="77777777" w:rsidR="00397935" w:rsidRPr="007035A4" w:rsidRDefault="00397935" w:rsidP="00F4539F">
            <w:pPr>
              <w:jc w:val="center"/>
              <w:rPr>
                <w:b/>
                <w:bCs/>
                <w:color w:val="FFFFFF" w:themeColor="background1"/>
              </w:rPr>
            </w:pPr>
            <w:r w:rsidRPr="007035A4">
              <w:rPr>
                <w:b/>
                <w:bCs/>
                <w:color w:val="FFFFFF" w:themeColor="background1"/>
              </w:rPr>
              <w:t>Default</w:t>
            </w:r>
          </w:p>
        </w:tc>
      </w:tr>
      <w:tr w:rsidR="00F37046" w:rsidRPr="0000780D" w14:paraId="0E4FCE79" w14:textId="77777777" w:rsidTr="00F4539F">
        <w:trPr>
          <w:trHeight w:val="1718"/>
        </w:trPr>
        <w:tc>
          <w:tcPr>
            <w:tcW w:w="715" w:type="dxa"/>
          </w:tcPr>
          <w:p w14:paraId="42054471" w14:textId="3C49C331" w:rsidR="00F37046" w:rsidRPr="00651128" w:rsidRDefault="00F37046" w:rsidP="00F37046">
            <w:pPr>
              <w:rPr>
                <w:color w:val="000000"/>
              </w:rPr>
            </w:pPr>
            <w:r>
              <w:rPr>
                <w:color w:val="000000"/>
              </w:rPr>
              <w:t>1.</w:t>
            </w:r>
          </w:p>
        </w:tc>
        <w:tc>
          <w:tcPr>
            <w:tcW w:w="4775" w:type="dxa"/>
          </w:tcPr>
          <w:p w14:paraId="5F1F77DE" w14:textId="0FD932C6" w:rsidR="00F37046" w:rsidRPr="0000780D" w:rsidRDefault="00F37046" w:rsidP="00F37046">
            <w:pPr>
              <w:rPr>
                <w:rFonts w:eastAsia="Calibri" w:cs="Calibri"/>
              </w:rPr>
            </w:pPr>
            <w:r>
              <w:t xml:space="preserve">Aid categories rows that are eligible </w:t>
            </w:r>
            <w:r w:rsidRPr="004A2560">
              <w:rPr>
                <w:rFonts w:eastAsia="Times New Roman"/>
              </w:rPr>
              <w:t xml:space="preserve">for </w:t>
            </w:r>
            <w:r>
              <w:t xml:space="preserve">disability effective start date rules </w:t>
            </w:r>
            <w:r w:rsidRPr="007A3636">
              <w:t>(Retro Disability Effective date calculation rules/Normal rules)</w:t>
            </w:r>
            <w:r>
              <w:rPr>
                <w:rFonts w:eastAsia="Times New Roman"/>
              </w:rPr>
              <w:t>.</w:t>
            </w:r>
          </w:p>
        </w:tc>
        <w:tc>
          <w:tcPr>
            <w:tcW w:w="1980" w:type="dxa"/>
            <w:noWrap/>
          </w:tcPr>
          <w:p w14:paraId="5546712A" w14:textId="555732D9" w:rsidR="00F37046" w:rsidRPr="0000780D" w:rsidRDefault="00F37046" w:rsidP="00F37046">
            <w:pPr>
              <w:pStyle w:val="Hints"/>
              <w:spacing w:after="200"/>
              <w:rPr>
                <w:rFonts w:eastAsia="Calibri" w:cs="Calibri"/>
                <w:color w:val="auto"/>
                <w:sz w:val="22"/>
                <w:szCs w:val="22"/>
              </w:rPr>
            </w:pPr>
            <w:r>
              <w:rPr>
                <w:rFonts w:eastAsia="Calibri" w:cs="Calibri"/>
                <w:color w:val="auto"/>
                <w:sz w:val="22"/>
                <w:szCs w:val="22"/>
              </w:rPr>
              <w:t xml:space="preserve">Rows in the </w:t>
            </w:r>
            <w:hyperlink w:anchor="Aidcategorysheet" w:history="1">
              <w:r w:rsidRPr="00316A84">
                <w:rPr>
                  <w:rStyle w:val="Hyperlink"/>
                  <w:rFonts w:eastAsia="Calibri" w:cs="Calibri"/>
                  <w:sz w:val="22"/>
                  <w:szCs w:val="22"/>
                </w:rPr>
                <w:t>aid category sheet</w:t>
              </w:r>
            </w:hyperlink>
          </w:p>
        </w:tc>
        <w:tc>
          <w:tcPr>
            <w:tcW w:w="1924" w:type="dxa"/>
            <w:noWrap/>
          </w:tcPr>
          <w:p w14:paraId="0A703938" w14:textId="725C9E95" w:rsidR="00F37046" w:rsidRPr="0000780D" w:rsidRDefault="00F37046" w:rsidP="00F37046">
            <w:pPr>
              <w:pStyle w:val="Hints"/>
              <w:spacing w:after="200"/>
              <w:rPr>
                <w:rFonts w:eastAsia="Calibri" w:cs="Calibri"/>
                <w:color w:val="auto"/>
                <w:sz w:val="22"/>
                <w:szCs w:val="22"/>
              </w:rPr>
            </w:pPr>
            <w:r>
              <w:rPr>
                <w:rFonts w:eastAsia="Calibri" w:cs="Calibri"/>
                <w:color w:val="auto"/>
                <w:sz w:val="22"/>
                <w:szCs w:val="22"/>
              </w:rPr>
              <w:t>Marked ‘Yes’ in column “</w:t>
            </w:r>
            <w:r w:rsidRPr="00862BC3">
              <w:rPr>
                <w:rFonts w:eastAsia="Calibri" w:cs="Calibri"/>
                <w:color w:val="auto"/>
                <w:sz w:val="22"/>
                <w:szCs w:val="22"/>
              </w:rPr>
              <w:t>Consider for Disability Effective Start Date Rules</w:t>
            </w:r>
            <w:r>
              <w:rPr>
                <w:rFonts w:eastAsia="Calibri" w:cs="Calibri"/>
                <w:color w:val="auto"/>
                <w:sz w:val="22"/>
                <w:szCs w:val="22"/>
              </w:rPr>
              <w:t xml:space="preserve">” of the </w:t>
            </w:r>
            <w:hyperlink w:anchor="Aidcategorysheet" w:history="1">
              <w:r w:rsidRPr="00316A84">
                <w:rPr>
                  <w:rStyle w:val="Hyperlink"/>
                  <w:rFonts w:eastAsia="Calibri" w:cs="Calibri"/>
                  <w:sz w:val="22"/>
                  <w:szCs w:val="22"/>
                </w:rPr>
                <w:t>aid category sheet</w:t>
              </w:r>
            </w:hyperlink>
          </w:p>
        </w:tc>
      </w:tr>
      <w:tr w:rsidR="000E6F59" w:rsidRPr="0000780D" w14:paraId="3C73E65E" w14:textId="77777777" w:rsidTr="00F4539F">
        <w:trPr>
          <w:trHeight w:val="1718"/>
        </w:trPr>
        <w:tc>
          <w:tcPr>
            <w:tcW w:w="715" w:type="dxa"/>
          </w:tcPr>
          <w:p w14:paraId="2DA907E7" w14:textId="16312682" w:rsidR="000E6F59" w:rsidRDefault="00F43BB4" w:rsidP="00F37046">
            <w:pPr>
              <w:rPr>
                <w:color w:val="000000"/>
              </w:rPr>
            </w:pPr>
            <w:r>
              <w:rPr>
                <w:color w:val="000000"/>
              </w:rPr>
              <w:lastRenderedPageBreak/>
              <w:t>2.</w:t>
            </w:r>
          </w:p>
        </w:tc>
        <w:tc>
          <w:tcPr>
            <w:tcW w:w="4775" w:type="dxa"/>
          </w:tcPr>
          <w:p w14:paraId="48A1078D" w14:textId="250DA602" w:rsidR="000E6F59" w:rsidRDefault="00F43BB4" w:rsidP="00F37046">
            <w:r w:rsidRPr="002D1B37">
              <w:rPr>
                <w:rFonts w:eastAsia="Times New Roman"/>
              </w:rPr>
              <w:t>Aid categories rows that are considered to be comprehensive benefits</w:t>
            </w:r>
          </w:p>
        </w:tc>
        <w:tc>
          <w:tcPr>
            <w:tcW w:w="1980" w:type="dxa"/>
            <w:noWrap/>
          </w:tcPr>
          <w:p w14:paraId="64AB95DF" w14:textId="742EA562" w:rsidR="000E6F59" w:rsidRDefault="00F43BB4" w:rsidP="00F37046">
            <w:pPr>
              <w:pStyle w:val="Hints"/>
              <w:spacing w:after="200"/>
              <w:rPr>
                <w:rFonts w:eastAsia="Calibri" w:cs="Calibri"/>
                <w:color w:val="auto"/>
                <w:sz w:val="22"/>
                <w:szCs w:val="22"/>
              </w:rPr>
            </w:pPr>
            <w:r w:rsidRPr="002D1B37">
              <w:rPr>
                <w:rFonts w:eastAsia="Calibri" w:cs="Calibri"/>
                <w:color w:val="auto"/>
                <w:sz w:val="22"/>
                <w:szCs w:val="22"/>
              </w:rPr>
              <w:t xml:space="preserve">Rows in the </w:t>
            </w:r>
            <w:hyperlink w:anchor="Aidcategorysheet" w:history="1">
              <w:r w:rsidRPr="002D1B37">
                <w:rPr>
                  <w:rStyle w:val="Hyperlink"/>
                  <w:rFonts w:eastAsia="Calibri" w:cs="Calibri"/>
                  <w:sz w:val="22"/>
                  <w:szCs w:val="22"/>
                </w:rPr>
                <w:t>aid category sheet</w:t>
              </w:r>
            </w:hyperlink>
          </w:p>
        </w:tc>
        <w:tc>
          <w:tcPr>
            <w:tcW w:w="1924" w:type="dxa"/>
            <w:noWrap/>
          </w:tcPr>
          <w:p w14:paraId="25A16A33" w14:textId="20FD89FE" w:rsidR="000E6F59" w:rsidRDefault="00F43BB4" w:rsidP="00F37046">
            <w:pPr>
              <w:pStyle w:val="Hints"/>
              <w:spacing w:after="200"/>
              <w:rPr>
                <w:rFonts w:eastAsia="Calibri" w:cs="Calibri"/>
                <w:color w:val="auto"/>
                <w:sz w:val="22"/>
                <w:szCs w:val="22"/>
              </w:rPr>
            </w:pPr>
            <w:r w:rsidRPr="002D1B37">
              <w:rPr>
                <w:rFonts w:eastAsia="Calibri" w:cs="Calibri"/>
                <w:color w:val="auto"/>
                <w:sz w:val="22"/>
                <w:szCs w:val="22"/>
              </w:rPr>
              <w:t xml:space="preserve">Marked ‘Yes’ in column “Comprehensive Benefit” of the </w:t>
            </w:r>
            <w:hyperlink w:anchor="Aidcategorysheet" w:history="1">
              <w:r w:rsidRPr="002D1B37">
                <w:rPr>
                  <w:rStyle w:val="Hyperlink"/>
                  <w:rFonts w:eastAsia="Calibri" w:cs="Calibri"/>
                  <w:sz w:val="22"/>
                  <w:szCs w:val="22"/>
                </w:rPr>
                <w:t>aid category sheet</w:t>
              </w:r>
            </w:hyperlink>
          </w:p>
        </w:tc>
      </w:tr>
    </w:tbl>
    <w:p w14:paraId="3CEB2C27" w14:textId="77777777" w:rsidR="00397935" w:rsidRPr="004342C6" w:rsidRDefault="00397935" w:rsidP="00397935">
      <w:pPr>
        <w:pStyle w:val="Table"/>
        <w:rPr>
          <w:rFonts w:ascii="Arial" w:hAnsi="Arial" w:cs="Arial"/>
          <w:color w:val="auto"/>
        </w:rPr>
      </w:pPr>
    </w:p>
    <w:p w14:paraId="2509A504"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Acceptance Criteria</w:t>
      </w:r>
    </w:p>
    <w:p w14:paraId="7E0C63EA" w14:textId="3CCE08C0" w:rsidR="00397935" w:rsidRPr="00F37046" w:rsidRDefault="00397935" w:rsidP="00320B54">
      <w:pPr>
        <w:pStyle w:val="ListParagraph"/>
        <w:numPr>
          <w:ilvl w:val="3"/>
          <w:numId w:val="514"/>
        </w:numPr>
        <w:ind w:left="450"/>
        <w:contextualSpacing w:val="0"/>
        <w:rPr>
          <w:rFonts w:cs="Arial"/>
        </w:rPr>
      </w:pPr>
      <w:r w:rsidRPr="00F37046">
        <w:rPr>
          <w:rFonts w:cs="Arial"/>
        </w:rPr>
        <w:t>The system should work as per the flow, UI design, functional requirements, and special design considerations defined above in the use case.</w:t>
      </w:r>
    </w:p>
    <w:p w14:paraId="05E9D4B1" w14:textId="464C2C72" w:rsidR="00F4539F" w:rsidRDefault="00F4539F">
      <w:pPr>
        <w:contextualSpacing w:val="0"/>
        <w:rPr>
          <w:rFonts w:cs="Arial"/>
        </w:rPr>
      </w:pPr>
      <w:r>
        <w:rPr>
          <w:rFonts w:cs="Arial"/>
        </w:rPr>
        <w:br w:type="page"/>
      </w:r>
    </w:p>
    <w:p w14:paraId="4055BE7D" w14:textId="77777777" w:rsidR="00423116" w:rsidRPr="00423116" w:rsidRDefault="00423116" w:rsidP="00DB6AEE">
      <w:pPr>
        <w:pStyle w:val="Heading2"/>
      </w:pPr>
      <w:bookmarkStart w:id="1035" w:name="_Toc116030254"/>
      <w:r w:rsidRPr="00423116">
        <w:lastRenderedPageBreak/>
        <w:t>DER.PC.01 – Capability to permanently remove a non-HOH deceased member from an application</w:t>
      </w:r>
      <w:bookmarkEnd w:id="1035"/>
    </w:p>
    <w:p w14:paraId="34799628" w14:textId="77777777" w:rsidR="00423116" w:rsidRPr="00423116" w:rsidRDefault="00423116" w:rsidP="00E74DAA">
      <w:pPr>
        <w:pStyle w:val="Heading3"/>
        <w:numPr>
          <w:ilvl w:val="2"/>
          <w:numId w:val="574"/>
        </w:numPr>
        <w:rPr>
          <w:rFonts w:ascii="Arial" w:hAnsi="Arial" w:cs="Arial"/>
        </w:rPr>
      </w:pPr>
      <w:bookmarkStart w:id="1036" w:name="_Toc116030255"/>
      <w:r w:rsidRPr="00423116">
        <w:rPr>
          <w:rFonts w:ascii="Arial" w:hAnsi="Arial" w:cs="Arial"/>
        </w:rPr>
        <w:t>Description</w:t>
      </w:r>
      <w:bookmarkEnd w:id="1036"/>
    </w:p>
    <w:p w14:paraId="378240B8" w14:textId="77777777" w:rsidR="00423116" w:rsidRDefault="00423116" w:rsidP="00423116">
      <w:pPr>
        <w:ind w:left="720"/>
        <w:rPr>
          <w:rFonts w:eastAsia="Times New Roman"/>
        </w:rPr>
      </w:pPr>
      <w:r w:rsidRPr="00651128">
        <w:rPr>
          <w:rFonts w:eastAsia="Times New Roman"/>
        </w:rPr>
        <w:t>The purpose of this product capability is to</w:t>
      </w:r>
      <w:r>
        <w:rPr>
          <w:rFonts w:eastAsia="Times New Roman"/>
        </w:rPr>
        <w:t xml:space="preserve"> provide a provision to permanently remove a non -HOH deceased member from an application.</w:t>
      </w:r>
    </w:p>
    <w:p w14:paraId="1AF99190" w14:textId="77777777" w:rsidR="00423116" w:rsidRDefault="00423116" w:rsidP="00423116">
      <w:pPr>
        <w:ind w:left="720"/>
        <w:rPr>
          <w:rFonts w:eastAsia="Times New Roman"/>
        </w:rPr>
      </w:pPr>
    </w:p>
    <w:p w14:paraId="7351F60F" w14:textId="77777777" w:rsidR="00423116" w:rsidRPr="00651128" w:rsidRDefault="00423116" w:rsidP="00E74DAA">
      <w:pPr>
        <w:pStyle w:val="Heading3"/>
        <w:numPr>
          <w:ilvl w:val="2"/>
          <w:numId w:val="574"/>
        </w:numPr>
      </w:pPr>
      <w:bookmarkStart w:id="1037" w:name="_Toc116030256"/>
      <w:r w:rsidRPr="00133372">
        <w:rPr>
          <w:rFonts w:ascii="Arial" w:hAnsi="Arial" w:cs="Arial"/>
        </w:rPr>
        <w:t>Current</w:t>
      </w:r>
      <w:r>
        <w:t xml:space="preserve"> System Behavior</w:t>
      </w:r>
      <w:bookmarkEnd w:id="1037"/>
    </w:p>
    <w:p w14:paraId="2A5998DC" w14:textId="77777777" w:rsidR="00423116" w:rsidRPr="0056688B" w:rsidRDefault="00423116" w:rsidP="00423116">
      <w:pPr>
        <w:spacing w:after="120"/>
        <w:ind w:left="720"/>
        <w:rPr>
          <w:rFonts w:cs="Arial"/>
        </w:rPr>
      </w:pPr>
      <w:r>
        <w:rPr>
          <w:rFonts w:eastAsia="Times New Roman"/>
        </w:rPr>
        <w:t xml:space="preserve">Currently, the system does not have a provision to permanently remove a deceased member, even if that member’s details are no longer required for income inclusion or household composition rules. The deceased member is </w:t>
      </w:r>
      <w:r w:rsidRPr="009D5CDD">
        <w:rPr>
          <w:rFonts w:eastAsia="Times New Roman"/>
        </w:rPr>
        <w:t>allocated</w:t>
      </w:r>
      <w:r>
        <w:rPr>
          <w:rFonts w:eastAsia="Times New Roman"/>
        </w:rPr>
        <w:t xml:space="preserve"> into a separate household and continues to display in the application i</w:t>
      </w:r>
      <w:r w:rsidRPr="00FB24B2">
        <w:rPr>
          <w:rFonts w:eastAsia="Times New Roman"/>
        </w:rPr>
        <w:t>n the year following the year of death</w:t>
      </w:r>
      <w:r>
        <w:rPr>
          <w:rFonts w:eastAsia="Times New Roman"/>
        </w:rPr>
        <w:t>.</w:t>
      </w:r>
    </w:p>
    <w:p w14:paraId="4A49E9B1" w14:textId="77777777" w:rsidR="00423116" w:rsidRPr="00651128" w:rsidRDefault="00423116" w:rsidP="00423116">
      <w:pPr>
        <w:ind w:left="1440"/>
        <w:rPr>
          <w:rFonts w:eastAsia="Times New Roman"/>
        </w:rPr>
      </w:pPr>
    </w:p>
    <w:p w14:paraId="109706DE" w14:textId="77777777" w:rsidR="00423116" w:rsidRPr="00651128" w:rsidRDefault="00423116" w:rsidP="00E74DAA">
      <w:pPr>
        <w:pStyle w:val="Heading3"/>
        <w:numPr>
          <w:ilvl w:val="2"/>
          <w:numId w:val="574"/>
        </w:numPr>
      </w:pPr>
      <w:bookmarkStart w:id="1038" w:name="_Toc116030257"/>
      <w:r w:rsidRPr="00133372">
        <w:rPr>
          <w:rFonts w:ascii="Arial" w:hAnsi="Arial" w:cs="Arial"/>
        </w:rPr>
        <w:t>Actor</w:t>
      </w:r>
      <w:r w:rsidRPr="00651128">
        <w:t>(s)</w:t>
      </w:r>
      <w:bookmarkEnd w:id="1038"/>
    </w:p>
    <w:p w14:paraId="0CEF24C7" w14:textId="77777777" w:rsidR="00423116" w:rsidRDefault="00423116" w:rsidP="00E74DAA">
      <w:pPr>
        <w:pStyle w:val="ListParagraph"/>
        <w:numPr>
          <w:ilvl w:val="0"/>
          <w:numId w:val="563"/>
        </w:numPr>
        <w:rPr>
          <w:rFonts w:eastAsia="Times New Roman"/>
        </w:rPr>
      </w:pPr>
      <w:r>
        <w:rPr>
          <w:rFonts w:eastAsia="Times New Roman"/>
        </w:rPr>
        <w:t>The HIX System</w:t>
      </w:r>
    </w:p>
    <w:p w14:paraId="4D62ADA0" w14:textId="77777777" w:rsidR="00423116" w:rsidRPr="00497E4E" w:rsidRDefault="00423116" w:rsidP="00E74DAA">
      <w:pPr>
        <w:pStyle w:val="ListParagraph"/>
        <w:numPr>
          <w:ilvl w:val="0"/>
          <w:numId w:val="563"/>
        </w:numPr>
        <w:rPr>
          <w:rFonts w:eastAsia="Times New Roman"/>
        </w:rPr>
      </w:pPr>
      <w:r w:rsidRPr="00497E4E">
        <w:rPr>
          <w:rFonts w:eastAsia="Times New Roman"/>
        </w:rPr>
        <w:t xml:space="preserve">Individual </w:t>
      </w:r>
      <w:r>
        <w:rPr>
          <w:rFonts w:eastAsia="Times New Roman"/>
        </w:rPr>
        <w:t>u</w:t>
      </w:r>
      <w:r w:rsidRPr="00497E4E">
        <w:rPr>
          <w:rFonts w:eastAsia="Times New Roman"/>
        </w:rPr>
        <w:t>ser</w:t>
      </w:r>
    </w:p>
    <w:p w14:paraId="5DABA9F7" w14:textId="77777777" w:rsidR="00423116" w:rsidRPr="002F3C20" w:rsidRDefault="00423116" w:rsidP="00E74DAA">
      <w:pPr>
        <w:pStyle w:val="ListParagraph"/>
        <w:numPr>
          <w:ilvl w:val="0"/>
          <w:numId w:val="563"/>
        </w:numPr>
        <w:rPr>
          <w:rFonts w:eastAsia="Times New Roman"/>
        </w:rPr>
      </w:pPr>
      <w:r w:rsidRPr="00497E4E">
        <w:rPr>
          <w:rFonts w:eastAsia="Times New Roman"/>
        </w:rPr>
        <w:t xml:space="preserve">The Assistor Portal </w:t>
      </w:r>
      <w:r>
        <w:rPr>
          <w:rFonts w:eastAsia="Times New Roman"/>
        </w:rPr>
        <w:t>u</w:t>
      </w:r>
      <w:r w:rsidRPr="00497E4E">
        <w:rPr>
          <w:rFonts w:eastAsia="Times New Roman"/>
        </w:rPr>
        <w:t>ser(s)</w:t>
      </w:r>
    </w:p>
    <w:p w14:paraId="1DA45694" w14:textId="77777777" w:rsidR="00423116" w:rsidRPr="002479C0" w:rsidRDefault="00423116" w:rsidP="00E74DAA">
      <w:pPr>
        <w:pStyle w:val="ListParagraph"/>
        <w:numPr>
          <w:ilvl w:val="0"/>
          <w:numId w:val="563"/>
        </w:numPr>
        <w:rPr>
          <w:rFonts w:eastAsia="Times New Roman"/>
        </w:rPr>
      </w:pPr>
      <w:r w:rsidRPr="391D9B21">
        <w:rPr>
          <w:rFonts w:eastAsia="Times New Roman"/>
        </w:rPr>
        <w:t>The Agent Portal user(s)</w:t>
      </w:r>
    </w:p>
    <w:p w14:paraId="449A2A2E" w14:textId="77777777" w:rsidR="00423116" w:rsidRPr="00651128" w:rsidRDefault="00423116" w:rsidP="00423116">
      <w:pPr>
        <w:rPr>
          <w:rFonts w:eastAsia="Times New Roman"/>
        </w:rPr>
      </w:pPr>
    </w:p>
    <w:p w14:paraId="69510C50" w14:textId="77777777" w:rsidR="00423116" w:rsidRPr="00651128" w:rsidRDefault="00423116" w:rsidP="00E74DAA">
      <w:pPr>
        <w:pStyle w:val="Heading3"/>
        <w:numPr>
          <w:ilvl w:val="2"/>
          <w:numId w:val="574"/>
        </w:numPr>
      </w:pPr>
      <w:bookmarkStart w:id="1039" w:name="_Toc116030258"/>
      <w:r w:rsidRPr="00133372">
        <w:rPr>
          <w:rFonts w:ascii="Arial" w:hAnsi="Arial" w:cs="Arial"/>
        </w:rPr>
        <w:t>Trigger</w:t>
      </w:r>
      <w:r w:rsidRPr="00651128">
        <w:t>(s)</w:t>
      </w:r>
      <w:bookmarkEnd w:id="1039"/>
    </w:p>
    <w:p w14:paraId="65523E97" w14:textId="77777777" w:rsidR="00423116" w:rsidRPr="001C6AF1" w:rsidRDefault="00423116" w:rsidP="00E74DAA">
      <w:pPr>
        <w:pStyle w:val="ListParagraph"/>
        <w:numPr>
          <w:ilvl w:val="0"/>
          <w:numId w:val="564"/>
        </w:numPr>
        <w:ind w:left="1080"/>
        <w:contextualSpacing w:val="0"/>
        <w:rPr>
          <w:rFonts w:eastAsia="Times New Roman"/>
        </w:rPr>
      </w:pPr>
      <w:r w:rsidRPr="00450A44">
        <w:t xml:space="preserve">A user </w:t>
      </w:r>
      <w:r>
        <w:t xml:space="preserve">creates an application </w:t>
      </w:r>
      <w:r w:rsidRPr="00450A44">
        <w:t xml:space="preserve">and </w:t>
      </w:r>
      <w:r>
        <w:t>navigates through the</w:t>
      </w:r>
      <w:r w:rsidRPr="00450A44">
        <w:t xml:space="preserve"> SSAP </w:t>
      </w:r>
      <w:r>
        <w:t>flow.</w:t>
      </w:r>
    </w:p>
    <w:p w14:paraId="1F38056B" w14:textId="77777777" w:rsidR="00423116" w:rsidRPr="00450A44" w:rsidRDefault="00423116" w:rsidP="00E74DAA">
      <w:pPr>
        <w:pStyle w:val="ListParagraph"/>
        <w:numPr>
          <w:ilvl w:val="0"/>
          <w:numId w:val="564"/>
        </w:numPr>
        <w:ind w:left="1080"/>
        <w:contextualSpacing w:val="0"/>
        <w:rPr>
          <w:rFonts w:eastAsia="Times New Roman"/>
        </w:rPr>
      </w:pPr>
      <w:r>
        <w:t xml:space="preserve">A user reports a change and navigates through the SSAP flow </w:t>
      </w:r>
    </w:p>
    <w:p w14:paraId="43349630" w14:textId="77777777" w:rsidR="00423116" w:rsidRPr="00A3438C" w:rsidRDefault="00423116" w:rsidP="00E74DAA">
      <w:pPr>
        <w:pStyle w:val="ListParagraph"/>
        <w:numPr>
          <w:ilvl w:val="0"/>
          <w:numId w:val="564"/>
        </w:numPr>
        <w:ind w:left="1080"/>
        <w:contextualSpacing w:val="0"/>
      </w:pPr>
      <w:r w:rsidRPr="00A3438C">
        <w:t>A user edits an application through any process and navigates through SSAP flow where remove a member is allowed.</w:t>
      </w:r>
    </w:p>
    <w:p w14:paraId="537291BE" w14:textId="77777777" w:rsidR="00423116" w:rsidRPr="00450A44" w:rsidRDefault="00423116" w:rsidP="00423116">
      <w:pPr>
        <w:pStyle w:val="ListParagraph"/>
        <w:ind w:left="1080"/>
        <w:rPr>
          <w:rFonts w:eastAsia="Times New Roman"/>
        </w:rPr>
      </w:pPr>
    </w:p>
    <w:p w14:paraId="6D4E0BD9" w14:textId="77777777" w:rsidR="00423116" w:rsidRPr="00651128" w:rsidRDefault="00423116" w:rsidP="00E74DAA">
      <w:pPr>
        <w:pStyle w:val="Heading3"/>
        <w:numPr>
          <w:ilvl w:val="2"/>
          <w:numId w:val="574"/>
        </w:numPr>
      </w:pPr>
      <w:bookmarkStart w:id="1040" w:name="_Toc116030259"/>
      <w:r w:rsidRPr="00133372">
        <w:rPr>
          <w:rFonts w:ascii="Arial" w:hAnsi="Arial" w:cs="Arial"/>
        </w:rPr>
        <w:t>Precondition</w:t>
      </w:r>
      <w:r w:rsidRPr="00651128">
        <w:t>(s)</w:t>
      </w:r>
      <w:bookmarkEnd w:id="1040"/>
    </w:p>
    <w:p w14:paraId="66297E43" w14:textId="77777777" w:rsidR="00423116" w:rsidRDefault="00423116" w:rsidP="00E74DAA">
      <w:pPr>
        <w:pStyle w:val="ListParagraph"/>
        <w:numPr>
          <w:ilvl w:val="0"/>
          <w:numId w:val="562"/>
        </w:numPr>
        <w:contextualSpacing w:val="0"/>
        <w:rPr>
          <w:rFonts w:eastAsia="Times New Roman"/>
        </w:rPr>
      </w:pPr>
      <w:r w:rsidRPr="008F003D">
        <w:rPr>
          <w:rFonts w:eastAsia="Times New Roman"/>
        </w:rPr>
        <w:t>A submitted eligibility exists for an account.</w:t>
      </w:r>
    </w:p>
    <w:p w14:paraId="60DDC90C" w14:textId="77777777" w:rsidR="00423116" w:rsidRPr="001C6AF1" w:rsidRDefault="00423116" w:rsidP="00E74DAA">
      <w:pPr>
        <w:pStyle w:val="ListParagraph"/>
        <w:numPr>
          <w:ilvl w:val="0"/>
          <w:numId w:val="562"/>
        </w:numPr>
        <w:contextualSpacing w:val="0"/>
        <w:rPr>
          <w:rFonts w:eastAsia="Times New Roman"/>
        </w:rPr>
      </w:pPr>
      <w:r>
        <w:rPr>
          <w:rFonts w:eastAsia="Times New Roman"/>
        </w:rPr>
        <w:t>An initial application is created.</w:t>
      </w:r>
    </w:p>
    <w:p w14:paraId="3776C31A" w14:textId="77777777" w:rsidR="00423116" w:rsidRPr="00FF1FCC" w:rsidRDefault="00423116" w:rsidP="00423116">
      <w:pPr>
        <w:pStyle w:val="ListParagraph"/>
        <w:ind w:left="1080"/>
        <w:rPr>
          <w:rFonts w:eastAsia="Times New Roman"/>
        </w:rPr>
      </w:pPr>
    </w:p>
    <w:p w14:paraId="62278BF1" w14:textId="77777777" w:rsidR="00423116" w:rsidRPr="00651128" w:rsidRDefault="00423116" w:rsidP="00E74DAA">
      <w:pPr>
        <w:pStyle w:val="Heading3"/>
        <w:numPr>
          <w:ilvl w:val="2"/>
          <w:numId w:val="574"/>
        </w:numPr>
      </w:pPr>
      <w:bookmarkStart w:id="1041" w:name="_Toc116030260"/>
      <w:r w:rsidRPr="00133372">
        <w:rPr>
          <w:rFonts w:ascii="Arial" w:hAnsi="Arial" w:cs="Arial"/>
        </w:rPr>
        <w:t>Postcondition</w:t>
      </w:r>
      <w:r w:rsidRPr="00651128">
        <w:t>(s)</w:t>
      </w:r>
      <w:bookmarkEnd w:id="1041"/>
    </w:p>
    <w:p w14:paraId="2230920A" w14:textId="77777777" w:rsidR="00423116" w:rsidRPr="005341A7" w:rsidRDefault="00423116" w:rsidP="00E74DAA">
      <w:pPr>
        <w:pStyle w:val="ListParagraph"/>
        <w:numPr>
          <w:ilvl w:val="0"/>
          <w:numId w:val="572"/>
        </w:numPr>
        <w:contextualSpacing w:val="0"/>
        <w:rPr>
          <w:rFonts w:eastAsia="Times New Roman"/>
        </w:rPr>
      </w:pPr>
      <w:r w:rsidRPr="005341A7">
        <w:rPr>
          <w:rFonts w:eastAsia="Times New Roman"/>
        </w:rPr>
        <w:t>The system allows the user to permanently remove a non-HOH deceased member from the application if appropriate conditions are met.</w:t>
      </w:r>
    </w:p>
    <w:p w14:paraId="3C5F5C47" w14:textId="77777777" w:rsidR="00423116" w:rsidRDefault="00423116" w:rsidP="00423116">
      <w:pPr>
        <w:ind w:left="504" w:firstLine="720"/>
        <w:rPr>
          <w:rFonts w:eastAsia="Times New Roman"/>
        </w:rPr>
      </w:pPr>
    </w:p>
    <w:p w14:paraId="3163F70C" w14:textId="77777777" w:rsidR="00423116" w:rsidRPr="00133372" w:rsidRDefault="00423116" w:rsidP="00E74DAA">
      <w:pPr>
        <w:pStyle w:val="Heading3"/>
        <w:numPr>
          <w:ilvl w:val="2"/>
          <w:numId w:val="574"/>
        </w:numPr>
        <w:rPr>
          <w:rFonts w:ascii="Arial" w:hAnsi="Arial" w:cs="Arial"/>
        </w:rPr>
      </w:pPr>
      <w:bookmarkStart w:id="1042" w:name="_Toc116030261"/>
      <w:r w:rsidRPr="00133372">
        <w:rPr>
          <w:rFonts w:ascii="Arial" w:hAnsi="Arial" w:cs="Arial"/>
        </w:rPr>
        <w:t>Flow</w:t>
      </w:r>
      <w:r>
        <w:t>(s)</w:t>
      </w:r>
      <w:bookmarkEnd w:id="1042"/>
    </w:p>
    <w:p w14:paraId="6309465F" w14:textId="77777777" w:rsidR="00423116" w:rsidRPr="0031018E" w:rsidRDefault="00423116" w:rsidP="00E74DAA">
      <w:pPr>
        <w:pStyle w:val="Heading3"/>
        <w:numPr>
          <w:ilvl w:val="3"/>
          <w:numId w:val="561"/>
        </w:numPr>
        <w:ind w:left="2880" w:hanging="360"/>
      </w:pPr>
      <w:bookmarkStart w:id="1043" w:name="_Toc116030262"/>
      <w:r w:rsidRPr="0031018E">
        <w:t>Basic Flow</w:t>
      </w:r>
      <w:bookmarkEnd w:id="1043"/>
    </w:p>
    <w:p w14:paraId="75DDA17F" w14:textId="62A6C608" w:rsidR="00423116" w:rsidRDefault="00423116" w:rsidP="00E74DAA">
      <w:pPr>
        <w:pStyle w:val="ListParagraph"/>
        <w:numPr>
          <w:ilvl w:val="0"/>
          <w:numId w:val="575"/>
        </w:numPr>
        <w:contextualSpacing w:val="0"/>
        <w:rPr>
          <w:rFonts w:eastAsia="Times New Roman"/>
        </w:rPr>
      </w:pPr>
      <w:bookmarkStart w:id="1044" w:name="_Hlk115797566"/>
      <w:bookmarkStart w:id="1045" w:name="_Hlk115797418"/>
      <w:r>
        <w:rPr>
          <w:rFonts w:eastAsia="Times New Roman"/>
        </w:rPr>
        <w:t xml:space="preserve">Precondition 1 in section </w:t>
      </w:r>
      <w:r w:rsidR="00133372">
        <w:rPr>
          <w:rFonts w:eastAsia="Times New Roman"/>
        </w:rPr>
        <w:t>6</w:t>
      </w:r>
      <w:r>
        <w:rPr>
          <w:rFonts w:eastAsia="Times New Roman"/>
        </w:rPr>
        <w:t>.</w:t>
      </w:r>
      <w:r w:rsidR="00133372">
        <w:rPr>
          <w:rFonts w:eastAsia="Times New Roman"/>
        </w:rPr>
        <w:t>42</w:t>
      </w:r>
      <w:r>
        <w:rPr>
          <w:rFonts w:eastAsia="Times New Roman"/>
        </w:rPr>
        <w:t>.5 applies.</w:t>
      </w:r>
    </w:p>
    <w:p w14:paraId="5289700F" w14:textId="77777777" w:rsidR="00423116" w:rsidRPr="00B738CF" w:rsidRDefault="00423116" w:rsidP="00E74DAA">
      <w:pPr>
        <w:pStyle w:val="ListParagraph"/>
        <w:numPr>
          <w:ilvl w:val="0"/>
          <w:numId w:val="575"/>
        </w:numPr>
        <w:contextualSpacing w:val="0"/>
        <w:rPr>
          <w:rFonts w:eastAsia="Times New Roman"/>
        </w:rPr>
      </w:pPr>
      <w:r w:rsidRPr="00B738CF">
        <w:rPr>
          <w:rFonts w:eastAsia="Times New Roman"/>
        </w:rPr>
        <w:t xml:space="preserve">The user navigates </w:t>
      </w:r>
      <w:r>
        <w:rPr>
          <w:rFonts w:eastAsia="Times New Roman"/>
        </w:rPr>
        <w:t>to</w:t>
      </w:r>
      <w:r w:rsidRPr="00B738CF">
        <w:rPr>
          <w:rFonts w:eastAsia="Times New Roman"/>
        </w:rPr>
        <w:t xml:space="preserve"> the </w:t>
      </w:r>
      <w:r>
        <w:rPr>
          <w:rFonts w:eastAsia="Times New Roman"/>
        </w:rPr>
        <w:t>‘</w:t>
      </w:r>
      <w:r w:rsidRPr="00B738CF">
        <w:rPr>
          <w:rFonts w:eastAsia="Times New Roman"/>
        </w:rPr>
        <w:t>Who Are Your Household Members?</w:t>
      </w:r>
      <w:r>
        <w:rPr>
          <w:rFonts w:eastAsia="Times New Roman"/>
        </w:rPr>
        <w:t>’</w:t>
      </w:r>
      <w:r w:rsidRPr="00B738CF">
        <w:rPr>
          <w:rFonts w:eastAsia="Times New Roman"/>
        </w:rPr>
        <w:t xml:space="preserve"> screen.</w:t>
      </w:r>
    </w:p>
    <w:p w14:paraId="7D9CD114" w14:textId="77777777" w:rsidR="00423116" w:rsidRPr="009D5CDD" w:rsidRDefault="00423116" w:rsidP="00E74DAA">
      <w:pPr>
        <w:pStyle w:val="ListParagraph"/>
        <w:numPr>
          <w:ilvl w:val="0"/>
          <w:numId w:val="575"/>
        </w:numPr>
        <w:contextualSpacing w:val="0"/>
        <w:rPr>
          <w:rFonts w:eastAsia="Times New Roman"/>
        </w:rPr>
      </w:pPr>
      <w:r>
        <w:t xml:space="preserve">For each non-HOH member in the application, the system evaluates if the criteria are met to permanently remove a deceased non-HOH member. </w:t>
      </w:r>
    </w:p>
    <w:p w14:paraId="040DE01C" w14:textId="77777777" w:rsidR="00423116" w:rsidRPr="009D5CDD" w:rsidRDefault="00423116" w:rsidP="00E74DAA">
      <w:pPr>
        <w:pStyle w:val="ListParagraph"/>
        <w:numPr>
          <w:ilvl w:val="0"/>
          <w:numId w:val="575"/>
        </w:numPr>
        <w:contextualSpacing w:val="0"/>
        <w:rPr>
          <w:rFonts w:eastAsia="Times New Roman"/>
        </w:rPr>
      </w:pPr>
      <w:r>
        <w:lastRenderedPageBreak/>
        <w:t>The criteria are met, and the user has an option to permanently remove non-HOH deceased member.</w:t>
      </w:r>
    </w:p>
    <w:p w14:paraId="235B3EC2" w14:textId="6D7688F2" w:rsidR="00423116" w:rsidRPr="00D8121E" w:rsidRDefault="00423116" w:rsidP="00E74DAA">
      <w:pPr>
        <w:pStyle w:val="ListParagraph"/>
        <w:numPr>
          <w:ilvl w:val="1"/>
          <w:numId w:val="575"/>
        </w:numPr>
        <w:contextualSpacing w:val="0"/>
        <w:rPr>
          <w:rFonts w:eastAsia="Times New Roman"/>
        </w:rPr>
      </w:pPr>
      <w:r>
        <w:t xml:space="preserve">If the criteria are NOT met, continue to </w:t>
      </w:r>
      <w:r w:rsidR="00133372">
        <w:t>6</w:t>
      </w:r>
      <w:r>
        <w:t>.</w:t>
      </w:r>
      <w:r w:rsidR="00133372">
        <w:t>42</w:t>
      </w:r>
      <w:r>
        <w:t>.7.2 Alternate Flow-1.</w:t>
      </w:r>
    </w:p>
    <w:p w14:paraId="7E834EDF" w14:textId="77777777" w:rsidR="00423116" w:rsidRPr="006147BE" w:rsidRDefault="00423116" w:rsidP="00E74DAA">
      <w:pPr>
        <w:pStyle w:val="ListParagraph"/>
        <w:numPr>
          <w:ilvl w:val="0"/>
          <w:numId w:val="575"/>
        </w:numPr>
        <w:contextualSpacing w:val="0"/>
        <w:rPr>
          <w:rFonts w:eastAsia="Times New Roman"/>
        </w:rPr>
      </w:pPr>
      <w:r>
        <w:t>The user selects to permanently remove the non-HOH deceased member.</w:t>
      </w:r>
    </w:p>
    <w:p w14:paraId="0E75BC46" w14:textId="201AA993" w:rsidR="00423116" w:rsidRPr="006147BE" w:rsidRDefault="00423116" w:rsidP="00E74DAA">
      <w:pPr>
        <w:pStyle w:val="ListParagraph"/>
        <w:numPr>
          <w:ilvl w:val="1"/>
          <w:numId w:val="575"/>
        </w:numPr>
        <w:contextualSpacing w:val="0"/>
        <w:rPr>
          <w:rFonts w:eastAsia="Times New Roman"/>
        </w:rPr>
      </w:pPr>
      <w:r>
        <w:t xml:space="preserve">If the user does NOT select to permanently remove the non-HOH deceased member, continue to </w:t>
      </w:r>
      <w:r w:rsidR="00133372">
        <w:t>6.42</w:t>
      </w:r>
      <w:r>
        <w:t xml:space="preserve">.7.4 Alternate Flow-3 </w:t>
      </w:r>
    </w:p>
    <w:p w14:paraId="55C47543" w14:textId="77777777" w:rsidR="00423116" w:rsidRDefault="00423116" w:rsidP="00E74DAA">
      <w:pPr>
        <w:pStyle w:val="ListParagraph"/>
        <w:numPr>
          <w:ilvl w:val="0"/>
          <w:numId w:val="575"/>
        </w:numPr>
        <w:contextualSpacing w:val="0"/>
        <w:rPr>
          <w:rFonts w:eastAsia="Times New Roman"/>
        </w:rPr>
      </w:pPr>
      <w:r w:rsidRPr="004F4BB1">
        <w:rPr>
          <w:rFonts w:eastAsia="Times New Roman"/>
        </w:rPr>
        <w:t xml:space="preserve">The user clicks on the </w:t>
      </w:r>
      <w:r>
        <w:rPr>
          <w:rFonts w:eastAsia="Times New Roman"/>
        </w:rPr>
        <w:t>‘</w:t>
      </w:r>
      <w:r w:rsidRPr="004F4BB1">
        <w:rPr>
          <w:rFonts w:eastAsia="Times New Roman"/>
        </w:rPr>
        <w:t>Save and Continue</w:t>
      </w:r>
      <w:r>
        <w:rPr>
          <w:rFonts w:eastAsia="Times New Roman"/>
        </w:rPr>
        <w:t>’</w:t>
      </w:r>
      <w:r w:rsidRPr="004F4BB1">
        <w:rPr>
          <w:rFonts w:eastAsia="Times New Roman"/>
        </w:rPr>
        <w:t xml:space="preserve"> button</w:t>
      </w:r>
      <w:r>
        <w:rPr>
          <w:rFonts w:eastAsia="Times New Roman"/>
        </w:rPr>
        <w:t xml:space="preserve"> and a warning message is displayed. </w:t>
      </w:r>
    </w:p>
    <w:p w14:paraId="6CD36F24" w14:textId="77777777" w:rsidR="00423116" w:rsidRPr="00AF6B89" w:rsidRDefault="00423116" w:rsidP="00E74DAA">
      <w:pPr>
        <w:pStyle w:val="ListParagraph"/>
        <w:numPr>
          <w:ilvl w:val="0"/>
          <w:numId w:val="575"/>
        </w:numPr>
        <w:contextualSpacing w:val="0"/>
        <w:rPr>
          <w:rFonts w:eastAsia="Times New Roman"/>
        </w:rPr>
      </w:pPr>
      <w:r>
        <w:rPr>
          <w:rFonts w:eastAsia="Times New Roman"/>
        </w:rPr>
        <w:t xml:space="preserve">The user submits the application and non-HOH deceased member is permanently removed from the application </w:t>
      </w:r>
    </w:p>
    <w:p w14:paraId="065BB630" w14:textId="77777777" w:rsidR="00423116" w:rsidRPr="000C46B1" w:rsidRDefault="00423116" w:rsidP="00E74DAA">
      <w:pPr>
        <w:pStyle w:val="ListParagraph"/>
        <w:numPr>
          <w:ilvl w:val="0"/>
          <w:numId w:val="575"/>
        </w:numPr>
        <w:contextualSpacing w:val="0"/>
        <w:rPr>
          <w:rFonts w:eastAsia="Times New Roman"/>
        </w:rPr>
      </w:pPr>
      <w:r>
        <w:rPr>
          <w:rFonts w:eastAsia="Times New Roman"/>
        </w:rPr>
        <w:t>End of flow</w:t>
      </w:r>
      <w:r w:rsidRPr="391D9B21">
        <w:rPr>
          <w:rFonts w:eastAsia="Times New Roman"/>
        </w:rPr>
        <w:t xml:space="preserve">. </w:t>
      </w:r>
      <w:bookmarkEnd w:id="1044"/>
    </w:p>
    <w:bookmarkEnd w:id="1045"/>
    <w:p w14:paraId="0768F787" w14:textId="77777777" w:rsidR="00423116" w:rsidRDefault="00423116" w:rsidP="00423116">
      <w:pPr>
        <w:pStyle w:val="ListParagraph"/>
        <w:ind w:left="1800"/>
        <w:rPr>
          <w:rFonts w:asciiTheme="minorHAnsi" w:hAnsiTheme="minorHAnsi"/>
        </w:rPr>
      </w:pPr>
    </w:p>
    <w:p w14:paraId="60ECB056" w14:textId="77777777" w:rsidR="00423116" w:rsidRPr="0031018E" w:rsidRDefault="00423116" w:rsidP="00E74DAA">
      <w:pPr>
        <w:pStyle w:val="Heading3"/>
        <w:numPr>
          <w:ilvl w:val="3"/>
          <w:numId w:val="561"/>
        </w:numPr>
        <w:ind w:left="2880" w:hanging="360"/>
      </w:pPr>
      <w:bookmarkStart w:id="1046" w:name="_Toc116030263"/>
      <w:r w:rsidRPr="0031018E">
        <w:t>Alternate Flow-</w:t>
      </w:r>
      <w:r>
        <w:t>1</w:t>
      </w:r>
      <w:bookmarkEnd w:id="1046"/>
    </w:p>
    <w:p w14:paraId="7335B937" w14:textId="77777777" w:rsidR="00423116" w:rsidRPr="00224749" w:rsidRDefault="00423116" w:rsidP="00E74DAA">
      <w:pPr>
        <w:pStyle w:val="ListParagraph"/>
        <w:numPr>
          <w:ilvl w:val="0"/>
          <w:numId w:val="567"/>
        </w:numPr>
        <w:contextualSpacing w:val="0"/>
        <w:rPr>
          <w:rFonts w:eastAsia="Times New Roman"/>
        </w:rPr>
      </w:pPr>
      <w:r>
        <w:rPr>
          <w:rFonts w:eastAsia="Times New Roman"/>
        </w:rPr>
        <w:t xml:space="preserve">Basic Flow 1-4.a. or Alternate Flow-2 #1-5.a. applies. </w:t>
      </w:r>
    </w:p>
    <w:p w14:paraId="6F0F7B59" w14:textId="77777777" w:rsidR="00423116" w:rsidRPr="00D8121E" w:rsidRDefault="00423116" w:rsidP="00E74DAA">
      <w:pPr>
        <w:pStyle w:val="ListParagraph"/>
        <w:numPr>
          <w:ilvl w:val="0"/>
          <w:numId w:val="567"/>
        </w:numPr>
        <w:contextualSpacing w:val="0"/>
        <w:rPr>
          <w:rFonts w:eastAsia="Times New Roman"/>
        </w:rPr>
      </w:pPr>
      <w:r w:rsidRPr="00D8121E">
        <w:rPr>
          <w:rFonts w:eastAsia="Times New Roman"/>
        </w:rPr>
        <w:t xml:space="preserve">The user is </w:t>
      </w:r>
      <w:r>
        <w:rPr>
          <w:rFonts w:eastAsia="Times New Roman"/>
        </w:rPr>
        <w:t xml:space="preserve">NOT </w:t>
      </w:r>
      <w:r w:rsidRPr="00D8121E">
        <w:rPr>
          <w:rFonts w:eastAsia="Times New Roman"/>
        </w:rPr>
        <w:t xml:space="preserve">provided an option to permanently remove </w:t>
      </w:r>
      <w:r>
        <w:t>non-HOH</w:t>
      </w:r>
      <w:r w:rsidRPr="00D8121E">
        <w:rPr>
          <w:rFonts w:eastAsia="Times New Roman"/>
        </w:rPr>
        <w:t xml:space="preserve"> deceased membe</w:t>
      </w:r>
      <w:r>
        <w:rPr>
          <w:rFonts w:eastAsia="Times New Roman"/>
        </w:rPr>
        <w:t>r.</w:t>
      </w:r>
    </w:p>
    <w:p w14:paraId="3FFBF5A6" w14:textId="77777777" w:rsidR="00423116" w:rsidRPr="00AF6B89" w:rsidRDefault="00423116" w:rsidP="00E74DAA">
      <w:pPr>
        <w:pStyle w:val="ListParagraph"/>
        <w:numPr>
          <w:ilvl w:val="0"/>
          <w:numId w:val="567"/>
        </w:numPr>
        <w:contextualSpacing w:val="0"/>
        <w:rPr>
          <w:rFonts w:eastAsia="Times New Roman"/>
        </w:rPr>
      </w:pPr>
      <w:bookmarkStart w:id="1047" w:name="_Hlk115797511"/>
      <w:r>
        <w:rPr>
          <w:rFonts w:eastAsia="Times New Roman"/>
        </w:rPr>
        <w:t xml:space="preserve">The user submits the application, and the deceased member continues to exist in the application. </w:t>
      </w:r>
    </w:p>
    <w:p w14:paraId="400BC5EF" w14:textId="77777777" w:rsidR="00423116" w:rsidRDefault="00423116" w:rsidP="00E74DAA">
      <w:pPr>
        <w:pStyle w:val="ListParagraph"/>
        <w:numPr>
          <w:ilvl w:val="0"/>
          <w:numId w:val="567"/>
        </w:numPr>
        <w:contextualSpacing w:val="0"/>
        <w:rPr>
          <w:rFonts w:eastAsia="Times New Roman"/>
        </w:rPr>
      </w:pPr>
      <w:r>
        <w:rPr>
          <w:rFonts w:eastAsia="Times New Roman"/>
        </w:rPr>
        <w:t>End of flow</w:t>
      </w:r>
      <w:r w:rsidRPr="391D9B21">
        <w:rPr>
          <w:rFonts w:eastAsia="Times New Roman"/>
        </w:rPr>
        <w:t xml:space="preserve">. </w:t>
      </w:r>
    </w:p>
    <w:bookmarkEnd w:id="1047"/>
    <w:p w14:paraId="1EB5397E" w14:textId="77777777" w:rsidR="00423116" w:rsidRDefault="00423116" w:rsidP="00423116">
      <w:pPr>
        <w:rPr>
          <w:rFonts w:eastAsia="Times New Roman"/>
        </w:rPr>
      </w:pPr>
    </w:p>
    <w:p w14:paraId="296B5E2F" w14:textId="77777777" w:rsidR="00423116" w:rsidRPr="00FB7B3C" w:rsidRDefault="00423116" w:rsidP="00423116">
      <w:pPr>
        <w:pStyle w:val="ListParagraph"/>
        <w:ind w:left="1350"/>
        <w:rPr>
          <w:rFonts w:eastAsia="Times New Roman"/>
        </w:rPr>
      </w:pPr>
    </w:p>
    <w:p w14:paraId="1708E886" w14:textId="77777777" w:rsidR="00423116" w:rsidRPr="0031018E" w:rsidRDefault="00423116" w:rsidP="00E74DAA">
      <w:pPr>
        <w:pStyle w:val="Heading3"/>
        <w:numPr>
          <w:ilvl w:val="3"/>
          <w:numId w:val="561"/>
        </w:numPr>
        <w:ind w:left="2880" w:hanging="360"/>
      </w:pPr>
      <w:bookmarkStart w:id="1048" w:name="_Toc116030264"/>
      <w:r w:rsidRPr="0031018E">
        <w:t>Alternate Flow-</w:t>
      </w:r>
      <w:r>
        <w:t>2</w:t>
      </w:r>
      <w:bookmarkEnd w:id="1048"/>
    </w:p>
    <w:p w14:paraId="4BCD200A" w14:textId="70A3F3FB" w:rsidR="00423116" w:rsidRDefault="00423116" w:rsidP="00E74DAA">
      <w:pPr>
        <w:pStyle w:val="ListParagraph"/>
        <w:numPr>
          <w:ilvl w:val="0"/>
          <w:numId w:val="568"/>
        </w:numPr>
        <w:contextualSpacing w:val="0"/>
        <w:rPr>
          <w:rFonts w:eastAsia="Times New Roman"/>
        </w:rPr>
      </w:pPr>
      <w:bookmarkStart w:id="1049" w:name="_Hlk115797748"/>
      <w:r>
        <w:rPr>
          <w:rFonts w:eastAsia="Times New Roman"/>
        </w:rPr>
        <w:t xml:space="preserve">Precondition 1 or 2 in section </w:t>
      </w:r>
      <w:r w:rsidR="00133372">
        <w:rPr>
          <w:rFonts w:eastAsia="Times New Roman"/>
        </w:rPr>
        <w:t>6.42</w:t>
      </w:r>
      <w:r>
        <w:rPr>
          <w:rFonts w:eastAsia="Times New Roman"/>
        </w:rPr>
        <w:t>.5 applies.</w:t>
      </w:r>
    </w:p>
    <w:p w14:paraId="175304CA" w14:textId="77777777" w:rsidR="00423116" w:rsidRDefault="00423116" w:rsidP="00E74DAA">
      <w:pPr>
        <w:pStyle w:val="ListParagraph"/>
        <w:numPr>
          <w:ilvl w:val="0"/>
          <w:numId w:val="568"/>
        </w:numPr>
        <w:contextualSpacing w:val="0"/>
        <w:rPr>
          <w:rFonts w:eastAsia="Times New Roman"/>
        </w:rPr>
      </w:pPr>
      <w:r w:rsidRPr="00B738CF">
        <w:rPr>
          <w:rFonts w:eastAsia="Times New Roman"/>
        </w:rPr>
        <w:t xml:space="preserve">The user navigates </w:t>
      </w:r>
      <w:r>
        <w:rPr>
          <w:rFonts w:eastAsia="Times New Roman"/>
        </w:rPr>
        <w:t>to</w:t>
      </w:r>
      <w:r w:rsidRPr="00B738CF">
        <w:rPr>
          <w:rFonts w:eastAsia="Times New Roman"/>
        </w:rPr>
        <w:t xml:space="preserve"> the </w:t>
      </w:r>
      <w:r>
        <w:rPr>
          <w:rFonts w:eastAsia="Times New Roman"/>
        </w:rPr>
        <w:t>‘</w:t>
      </w:r>
      <w:r w:rsidRPr="00B738CF">
        <w:rPr>
          <w:rFonts w:eastAsia="Times New Roman"/>
        </w:rPr>
        <w:t>Who Are Your Household Members?</w:t>
      </w:r>
      <w:r>
        <w:rPr>
          <w:rFonts w:eastAsia="Times New Roman"/>
        </w:rPr>
        <w:t>’</w:t>
      </w:r>
      <w:r w:rsidRPr="00B738CF">
        <w:rPr>
          <w:rFonts w:eastAsia="Times New Roman"/>
        </w:rPr>
        <w:t xml:space="preserve"> screen</w:t>
      </w:r>
      <w:r>
        <w:rPr>
          <w:rFonts w:eastAsia="Times New Roman"/>
        </w:rPr>
        <w:t xml:space="preserve"> and enters the member details. User clicks on ‘Save and Continue’. </w:t>
      </w:r>
    </w:p>
    <w:p w14:paraId="66EB7519" w14:textId="77777777" w:rsidR="00423116" w:rsidRDefault="00423116" w:rsidP="00E74DAA">
      <w:pPr>
        <w:pStyle w:val="ListParagraph"/>
        <w:numPr>
          <w:ilvl w:val="0"/>
          <w:numId w:val="568"/>
        </w:numPr>
        <w:contextualSpacing w:val="0"/>
        <w:rPr>
          <w:rFonts w:eastAsia="Times New Roman"/>
        </w:rPr>
      </w:pPr>
      <w:r>
        <w:rPr>
          <w:rFonts w:eastAsia="Times New Roman"/>
        </w:rPr>
        <w:t>When a member is found to be Deceased via SSA call, the user is presented with the ‘Death Confirmation’ screen and enters the date of death for the member.</w:t>
      </w:r>
    </w:p>
    <w:p w14:paraId="71F8375D" w14:textId="77777777" w:rsidR="00423116" w:rsidRPr="00974FF2" w:rsidRDefault="00423116" w:rsidP="00E74DAA">
      <w:pPr>
        <w:pStyle w:val="ListParagraph"/>
        <w:numPr>
          <w:ilvl w:val="0"/>
          <w:numId w:val="568"/>
        </w:numPr>
        <w:contextualSpacing w:val="0"/>
        <w:rPr>
          <w:rFonts w:eastAsia="Times New Roman"/>
        </w:rPr>
      </w:pPr>
      <w:r>
        <w:t xml:space="preserve">The system evaluates if the criteria is met to permanently remove a non-HOH deceased member based on the date of death entered. </w:t>
      </w:r>
    </w:p>
    <w:p w14:paraId="5A70F194" w14:textId="77777777" w:rsidR="00423116" w:rsidRPr="00974FF2" w:rsidRDefault="00423116" w:rsidP="00E74DAA">
      <w:pPr>
        <w:pStyle w:val="ListParagraph"/>
        <w:numPr>
          <w:ilvl w:val="0"/>
          <w:numId w:val="568"/>
        </w:numPr>
        <w:contextualSpacing w:val="0"/>
        <w:rPr>
          <w:rFonts w:eastAsia="Times New Roman"/>
        </w:rPr>
      </w:pPr>
      <w:r>
        <w:t>The criteria are met, and the user has an option to traverse back to the ‘Who Are Your Household Members?’ screen when user clicks on ‘Save and Continue’.</w:t>
      </w:r>
    </w:p>
    <w:p w14:paraId="39F0B247" w14:textId="3AE8ADD2" w:rsidR="00423116" w:rsidRPr="00974FF2" w:rsidRDefault="00423116" w:rsidP="00E74DAA">
      <w:pPr>
        <w:pStyle w:val="ListParagraph"/>
        <w:numPr>
          <w:ilvl w:val="1"/>
          <w:numId w:val="568"/>
        </w:numPr>
        <w:contextualSpacing w:val="0"/>
        <w:rPr>
          <w:rFonts w:eastAsia="Times New Roman"/>
        </w:rPr>
      </w:pPr>
      <w:r>
        <w:t xml:space="preserve">If the criteria are NOT met, continue to </w:t>
      </w:r>
      <w:r w:rsidR="00133372">
        <w:t>6.42</w:t>
      </w:r>
      <w:r>
        <w:t>.7.2 Alternate Flow-1.</w:t>
      </w:r>
    </w:p>
    <w:bookmarkEnd w:id="1049"/>
    <w:p w14:paraId="61F41CC4" w14:textId="77777777" w:rsidR="00423116" w:rsidRDefault="00423116" w:rsidP="00E74DAA">
      <w:pPr>
        <w:pStyle w:val="ListParagraph"/>
        <w:numPr>
          <w:ilvl w:val="0"/>
          <w:numId w:val="568"/>
        </w:numPr>
        <w:contextualSpacing w:val="0"/>
        <w:rPr>
          <w:rFonts w:eastAsia="Times New Roman"/>
        </w:rPr>
      </w:pPr>
      <w:r>
        <w:rPr>
          <w:rFonts w:eastAsia="Times New Roman"/>
        </w:rPr>
        <w:t xml:space="preserve">The user chooses to navigate back to permanently remove the </w:t>
      </w:r>
      <w:r>
        <w:t>non-HOH</w:t>
      </w:r>
      <w:r>
        <w:rPr>
          <w:rFonts w:eastAsia="Times New Roman"/>
        </w:rPr>
        <w:t xml:space="preserve"> deceased member. </w:t>
      </w:r>
    </w:p>
    <w:p w14:paraId="6D007646" w14:textId="65C7F2A9" w:rsidR="00423116" w:rsidRPr="00974FF2" w:rsidRDefault="00423116" w:rsidP="00E74DAA">
      <w:pPr>
        <w:pStyle w:val="ListParagraph"/>
        <w:numPr>
          <w:ilvl w:val="1"/>
          <w:numId w:val="568"/>
        </w:numPr>
        <w:contextualSpacing w:val="0"/>
        <w:rPr>
          <w:rFonts w:eastAsia="Times New Roman"/>
        </w:rPr>
      </w:pPr>
      <w:r>
        <w:t xml:space="preserve">If the user chooses NOT to navigate back, continue to </w:t>
      </w:r>
      <w:r w:rsidR="00133372">
        <w:t>6.42</w:t>
      </w:r>
      <w:r>
        <w:t>.7.4 Alternate Flow-3.</w:t>
      </w:r>
    </w:p>
    <w:p w14:paraId="45C64AEC" w14:textId="77777777" w:rsidR="00423116" w:rsidRPr="00B738CF" w:rsidRDefault="00423116" w:rsidP="00E74DAA">
      <w:pPr>
        <w:pStyle w:val="ListParagraph"/>
        <w:numPr>
          <w:ilvl w:val="0"/>
          <w:numId w:val="568"/>
        </w:numPr>
        <w:contextualSpacing w:val="0"/>
        <w:rPr>
          <w:rFonts w:eastAsia="Times New Roman"/>
        </w:rPr>
      </w:pPr>
      <w:r w:rsidRPr="00B738CF">
        <w:rPr>
          <w:rFonts w:eastAsia="Times New Roman"/>
        </w:rPr>
        <w:t xml:space="preserve">The user </w:t>
      </w:r>
      <w:r>
        <w:rPr>
          <w:rFonts w:eastAsia="Times New Roman"/>
        </w:rPr>
        <w:t xml:space="preserve">is </w:t>
      </w:r>
      <w:r w:rsidRPr="00B738CF">
        <w:rPr>
          <w:rFonts w:eastAsia="Times New Roman"/>
        </w:rPr>
        <w:t>navigate</w:t>
      </w:r>
      <w:r>
        <w:rPr>
          <w:rFonts w:eastAsia="Times New Roman"/>
        </w:rPr>
        <w:t>d</w:t>
      </w:r>
      <w:r w:rsidRPr="00B738CF">
        <w:rPr>
          <w:rFonts w:eastAsia="Times New Roman"/>
        </w:rPr>
        <w:t xml:space="preserve"> </w:t>
      </w:r>
      <w:r>
        <w:rPr>
          <w:rFonts w:eastAsia="Times New Roman"/>
        </w:rPr>
        <w:t>back to</w:t>
      </w:r>
      <w:r w:rsidRPr="00B738CF">
        <w:rPr>
          <w:rFonts w:eastAsia="Times New Roman"/>
        </w:rPr>
        <w:t xml:space="preserve"> the </w:t>
      </w:r>
      <w:r>
        <w:rPr>
          <w:rFonts w:eastAsia="Times New Roman"/>
        </w:rPr>
        <w:t>‘</w:t>
      </w:r>
      <w:r w:rsidRPr="00B738CF">
        <w:rPr>
          <w:rFonts w:eastAsia="Times New Roman"/>
        </w:rPr>
        <w:t>Who Are Your Household Members?</w:t>
      </w:r>
      <w:r>
        <w:rPr>
          <w:rFonts w:eastAsia="Times New Roman"/>
        </w:rPr>
        <w:t>’</w:t>
      </w:r>
      <w:r w:rsidRPr="00B738CF">
        <w:rPr>
          <w:rFonts w:eastAsia="Times New Roman"/>
        </w:rPr>
        <w:t xml:space="preserve"> screen.</w:t>
      </w:r>
    </w:p>
    <w:p w14:paraId="6335245C" w14:textId="77777777" w:rsidR="00423116" w:rsidRPr="00D8121E" w:rsidRDefault="00423116" w:rsidP="00E74DAA">
      <w:pPr>
        <w:pStyle w:val="ListParagraph"/>
        <w:numPr>
          <w:ilvl w:val="0"/>
          <w:numId w:val="568"/>
        </w:numPr>
        <w:contextualSpacing w:val="0"/>
        <w:rPr>
          <w:rFonts w:eastAsia="Times New Roman"/>
        </w:rPr>
      </w:pPr>
      <w:r w:rsidRPr="00D8121E">
        <w:rPr>
          <w:rFonts w:eastAsia="Times New Roman"/>
        </w:rPr>
        <w:t>The user is</w:t>
      </w:r>
      <w:r>
        <w:rPr>
          <w:rFonts w:eastAsia="Times New Roman"/>
        </w:rPr>
        <w:t xml:space="preserve"> </w:t>
      </w:r>
      <w:r w:rsidRPr="00D8121E">
        <w:rPr>
          <w:rFonts w:eastAsia="Times New Roman"/>
        </w:rPr>
        <w:t xml:space="preserve">provided an option to permanently remove deceased </w:t>
      </w:r>
      <w:r>
        <w:rPr>
          <w:rFonts w:eastAsia="Times New Roman"/>
        </w:rPr>
        <w:t>member.</w:t>
      </w:r>
    </w:p>
    <w:p w14:paraId="08C0DB74" w14:textId="77777777" w:rsidR="00423116" w:rsidRPr="00974FF2" w:rsidRDefault="00423116" w:rsidP="00E74DAA">
      <w:pPr>
        <w:pStyle w:val="ListParagraph"/>
        <w:numPr>
          <w:ilvl w:val="0"/>
          <w:numId w:val="568"/>
        </w:numPr>
        <w:contextualSpacing w:val="0"/>
        <w:rPr>
          <w:rFonts w:eastAsia="Times New Roman"/>
        </w:rPr>
      </w:pPr>
      <w:r>
        <w:t>The user selects to permanently remove the deceased member.</w:t>
      </w:r>
    </w:p>
    <w:p w14:paraId="69AFB88C" w14:textId="308EA83F" w:rsidR="00423116" w:rsidRPr="00974FF2" w:rsidRDefault="00423116" w:rsidP="00E74DAA">
      <w:pPr>
        <w:pStyle w:val="ListParagraph"/>
        <w:numPr>
          <w:ilvl w:val="1"/>
          <w:numId w:val="568"/>
        </w:numPr>
        <w:contextualSpacing w:val="0"/>
        <w:rPr>
          <w:rFonts w:eastAsia="Times New Roman"/>
        </w:rPr>
      </w:pPr>
      <w:r w:rsidRPr="0015308B">
        <w:t>If the user does NOT select to permanently remove the non-HOH deceased member,</w:t>
      </w:r>
      <w:r>
        <w:t xml:space="preserve"> continue to </w:t>
      </w:r>
      <w:r w:rsidR="00133372">
        <w:t>6.42</w:t>
      </w:r>
      <w:r>
        <w:t>.7.4 Alternate Flow-3.</w:t>
      </w:r>
    </w:p>
    <w:p w14:paraId="1547B0AC" w14:textId="77777777" w:rsidR="00423116" w:rsidRDefault="00423116" w:rsidP="00E74DAA">
      <w:pPr>
        <w:pStyle w:val="ListParagraph"/>
        <w:numPr>
          <w:ilvl w:val="0"/>
          <w:numId w:val="568"/>
        </w:numPr>
        <w:contextualSpacing w:val="0"/>
        <w:rPr>
          <w:rFonts w:eastAsia="Times New Roman"/>
        </w:rPr>
      </w:pPr>
      <w:r w:rsidRPr="004F4BB1">
        <w:rPr>
          <w:rFonts w:eastAsia="Times New Roman"/>
        </w:rPr>
        <w:t xml:space="preserve">The user clicks on the </w:t>
      </w:r>
      <w:r>
        <w:rPr>
          <w:rFonts w:eastAsia="Times New Roman"/>
        </w:rPr>
        <w:t>‘</w:t>
      </w:r>
      <w:r w:rsidRPr="004F4BB1">
        <w:rPr>
          <w:rFonts w:eastAsia="Times New Roman"/>
        </w:rPr>
        <w:t>Save and Continue</w:t>
      </w:r>
      <w:r>
        <w:rPr>
          <w:rFonts w:eastAsia="Times New Roman"/>
        </w:rPr>
        <w:t>’</w:t>
      </w:r>
      <w:r w:rsidRPr="004F4BB1">
        <w:rPr>
          <w:rFonts w:eastAsia="Times New Roman"/>
        </w:rPr>
        <w:t xml:space="preserve"> button</w:t>
      </w:r>
      <w:r>
        <w:rPr>
          <w:rFonts w:eastAsia="Times New Roman"/>
        </w:rPr>
        <w:t xml:space="preserve"> and a warning message is displayed. </w:t>
      </w:r>
    </w:p>
    <w:p w14:paraId="7A5179D7" w14:textId="77777777" w:rsidR="00423116" w:rsidRPr="00AF6B89" w:rsidRDefault="00423116" w:rsidP="00E74DAA">
      <w:pPr>
        <w:pStyle w:val="ListParagraph"/>
        <w:numPr>
          <w:ilvl w:val="0"/>
          <w:numId w:val="568"/>
        </w:numPr>
        <w:contextualSpacing w:val="0"/>
        <w:rPr>
          <w:rFonts w:eastAsia="Times New Roman"/>
        </w:rPr>
      </w:pPr>
      <w:r>
        <w:rPr>
          <w:rFonts w:eastAsia="Times New Roman"/>
        </w:rPr>
        <w:t xml:space="preserve">The user submits the application and deceased member is permanently removed from the application </w:t>
      </w:r>
    </w:p>
    <w:p w14:paraId="22BC38A0" w14:textId="77777777" w:rsidR="00423116" w:rsidRDefault="00423116" w:rsidP="00E74DAA">
      <w:pPr>
        <w:pStyle w:val="ListParagraph"/>
        <w:numPr>
          <w:ilvl w:val="0"/>
          <w:numId w:val="568"/>
        </w:numPr>
        <w:contextualSpacing w:val="0"/>
        <w:rPr>
          <w:rFonts w:eastAsia="Times New Roman"/>
        </w:rPr>
      </w:pPr>
      <w:r>
        <w:rPr>
          <w:rFonts w:eastAsia="Times New Roman"/>
        </w:rPr>
        <w:t>End of flow</w:t>
      </w:r>
      <w:r w:rsidRPr="391D9B21">
        <w:rPr>
          <w:rFonts w:eastAsia="Times New Roman"/>
        </w:rPr>
        <w:t xml:space="preserve">. </w:t>
      </w:r>
    </w:p>
    <w:p w14:paraId="29D50DFF" w14:textId="77777777" w:rsidR="00423116" w:rsidRPr="0002270D" w:rsidRDefault="00423116" w:rsidP="00423116">
      <w:pPr>
        <w:rPr>
          <w:rFonts w:eastAsia="Times New Roman"/>
        </w:rPr>
      </w:pPr>
    </w:p>
    <w:p w14:paraId="6D86A821" w14:textId="77777777" w:rsidR="00423116" w:rsidRDefault="00423116" w:rsidP="00423116">
      <w:pPr>
        <w:rPr>
          <w:rFonts w:eastAsia="Times New Roman"/>
        </w:rPr>
      </w:pPr>
    </w:p>
    <w:p w14:paraId="61ECF88A" w14:textId="77777777" w:rsidR="00423116" w:rsidRPr="0031018E" w:rsidRDefault="00423116" w:rsidP="00E74DAA">
      <w:pPr>
        <w:pStyle w:val="Heading3"/>
        <w:numPr>
          <w:ilvl w:val="3"/>
          <w:numId w:val="561"/>
        </w:numPr>
        <w:ind w:left="2880" w:hanging="360"/>
      </w:pPr>
      <w:bookmarkStart w:id="1050" w:name="_Toc116030265"/>
      <w:r w:rsidRPr="0031018E">
        <w:lastRenderedPageBreak/>
        <w:t>Alternate Flow-</w:t>
      </w:r>
      <w:r>
        <w:t>3</w:t>
      </w:r>
      <w:bookmarkEnd w:id="1050"/>
    </w:p>
    <w:p w14:paraId="5B07BE64" w14:textId="77777777" w:rsidR="00423116" w:rsidRDefault="00423116" w:rsidP="00E74DAA">
      <w:pPr>
        <w:pStyle w:val="ListParagraph"/>
        <w:numPr>
          <w:ilvl w:val="0"/>
          <w:numId w:val="570"/>
        </w:numPr>
        <w:contextualSpacing w:val="0"/>
        <w:rPr>
          <w:rFonts w:eastAsia="Times New Roman"/>
        </w:rPr>
      </w:pPr>
      <w:r>
        <w:rPr>
          <w:rFonts w:eastAsia="Times New Roman"/>
        </w:rPr>
        <w:t xml:space="preserve">Basic Flow #1-5.a. applies </w:t>
      </w:r>
    </w:p>
    <w:p w14:paraId="531FF09F" w14:textId="77777777" w:rsidR="00423116" w:rsidRDefault="00423116" w:rsidP="00423116">
      <w:pPr>
        <w:pStyle w:val="ListParagraph"/>
        <w:ind w:left="1350"/>
        <w:rPr>
          <w:rFonts w:eastAsia="Times New Roman"/>
        </w:rPr>
      </w:pPr>
      <w:r w:rsidRPr="0015308B">
        <w:rPr>
          <w:rFonts w:eastAsia="Times New Roman"/>
          <w:b/>
          <w:bCs/>
        </w:rPr>
        <w:t>OR</w:t>
      </w:r>
      <w:r>
        <w:rPr>
          <w:rFonts w:eastAsia="Times New Roman"/>
        </w:rPr>
        <w:t xml:space="preserve"> </w:t>
      </w:r>
    </w:p>
    <w:p w14:paraId="0B5EEBFE" w14:textId="77777777" w:rsidR="00423116" w:rsidRDefault="00423116" w:rsidP="00423116">
      <w:pPr>
        <w:pStyle w:val="ListParagraph"/>
        <w:ind w:left="1350"/>
        <w:rPr>
          <w:rFonts w:eastAsia="Times New Roman"/>
        </w:rPr>
      </w:pPr>
      <w:r>
        <w:rPr>
          <w:rFonts w:eastAsia="Times New Roman"/>
        </w:rPr>
        <w:t>Alternate Flow-2 #1-6.a. applies</w:t>
      </w:r>
    </w:p>
    <w:p w14:paraId="539015C9" w14:textId="77777777" w:rsidR="00423116" w:rsidRDefault="00423116" w:rsidP="00423116">
      <w:pPr>
        <w:pStyle w:val="ListParagraph"/>
        <w:ind w:left="1350"/>
        <w:rPr>
          <w:rFonts w:eastAsia="Times New Roman"/>
          <w:b/>
          <w:bCs/>
        </w:rPr>
      </w:pPr>
      <w:r w:rsidRPr="0015308B">
        <w:rPr>
          <w:rFonts w:eastAsia="Times New Roman"/>
          <w:b/>
          <w:bCs/>
        </w:rPr>
        <w:t>OR</w:t>
      </w:r>
    </w:p>
    <w:p w14:paraId="59A0A7CB" w14:textId="77777777" w:rsidR="00423116" w:rsidRPr="0015308B" w:rsidRDefault="00423116" w:rsidP="00423116">
      <w:pPr>
        <w:pStyle w:val="ListParagraph"/>
        <w:ind w:left="1350"/>
        <w:rPr>
          <w:rFonts w:eastAsia="Times New Roman"/>
        </w:rPr>
      </w:pPr>
      <w:r>
        <w:rPr>
          <w:rFonts w:eastAsia="Times New Roman"/>
        </w:rPr>
        <w:t xml:space="preserve">Alternate Flow-2 #1-9.a. applies. </w:t>
      </w:r>
    </w:p>
    <w:p w14:paraId="0352068B" w14:textId="77777777" w:rsidR="00423116" w:rsidRPr="00AF6B89" w:rsidRDefault="00423116" w:rsidP="00E74DAA">
      <w:pPr>
        <w:pStyle w:val="ListParagraph"/>
        <w:numPr>
          <w:ilvl w:val="0"/>
          <w:numId w:val="570"/>
        </w:numPr>
        <w:contextualSpacing w:val="0"/>
        <w:rPr>
          <w:rFonts w:eastAsia="Times New Roman"/>
        </w:rPr>
      </w:pPr>
      <w:r>
        <w:rPr>
          <w:rFonts w:eastAsia="Times New Roman"/>
        </w:rPr>
        <w:t xml:space="preserve">The user submits the application, and the deceased member continues to exist in the application. </w:t>
      </w:r>
    </w:p>
    <w:p w14:paraId="7CD1B645" w14:textId="77777777" w:rsidR="00423116" w:rsidRDefault="00423116" w:rsidP="00E74DAA">
      <w:pPr>
        <w:pStyle w:val="ListParagraph"/>
        <w:numPr>
          <w:ilvl w:val="0"/>
          <w:numId w:val="570"/>
        </w:numPr>
        <w:contextualSpacing w:val="0"/>
        <w:rPr>
          <w:rFonts w:eastAsia="Times New Roman"/>
        </w:rPr>
      </w:pPr>
      <w:r>
        <w:rPr>
          <w:rFonts w:eastAsia="Times New Roman"/>
        </w:rPr>
        <w:t>End of flow</w:t>
      </w:r>
      <w:r w:rsidRPr="391D9B21">
        <w:rPr>
          <w:rFonts w:eastAsia="Times New Roman"/>
        </w:rPr>
        <w:t xml:space="preserve">. </w:t>
      </w:r>
    </w:p>
    <w:p w14:paraId="144A629E" w14:textId="77777777" w:rsidR="00423116" w:rsidRDefault="00423116" w:rsidP="00423116">
      <w:pPr>
        <w:pStyle w:val="ListParagraph"/>
        <w:ind w:left="1350"/>
        <w:rPr>
          <w:rFonts w:eastAsia="Times New Roman"/>
        </w:rPr>
      </w:pPr>
    </w:p>
    <w:p w14:paraId="04B60106" w14:textId="77777777" w:rsidR="00423116" w:rsidRPr="005221FF" w:rsidRDefault="00423116" w:rsidP="00423116">
      <w:pPr>
        <w:rPr>
          <w:rFonts w:eastAsia="Times New Roman"/>
        </w:rPr>
      </w:pPr>
    </w:p>
    <w:p w14:paraId="5551EA71" w14:textId="77777777" w:rsidR="00423116" w:rsidRDefault="00423116" w:rsidP="00423116">
      <w:pPr>
        <w:rPr>
          <w:rFonts w:eastAsia="Times New Roman"/>
        </w:rPr>
      </w:pPr>
    </w:p>
    <w:p w14:paraId="429BD1C9" w14:textId="77777777" w:rsidR="00423116" w:rsidRPr="000C46B1" w:rsidRDefault="00423116" w:rsidP="00423116">
      <w:pPr>
        <w:rPr>
          <w:rFonts w:eastAsia="Times New Roman"/>
        </w:rPr>
      </w:pPr>
    </w:p>
    <w:p w14:paraId="6ECBD299" w14:textId="77777777" w:rsidR="00423116" w:rsidRPr="00651128" w:rsidRDefault="00423116" w:rsidP="00E74DAA">
      <w:pPr>
        <w:pStyle w:val="Heading3"/>
        <w:numPr>
          <w:ilvl w:val="2"/>
          <w:numId w:val="574"/>
        </w:numPr>
      </w:pPr>
      <w:bookmarkStart w:id="1051" w:name="_Toc116030266"/>
      <w:r>
        <w:t xml:space="preserve">Proposed </w:t>
      </w:r>
      <w:r w:rsidRPr="00133372">
        <w:rPr>
          <w:rFonts w:ascii="Arial" w:hAnsi="Arial" w:cs="Arial"/>
        </w:rPr>
        <w:t>Solution</w:t>
      </w:r>
      <w:r>
        <w:t xml:space="preserve"> Specification</w:t>
      </w:r>
      <w:bookmarkEnd w:id="1051"/>
    </w:p>
    <w:p w14:paraId="1C5B3BD5" w14:textId="77777777" w:rsidR="00423116" w:rsidRPr="0056688B" w:rsidRDefault="00423116" w:rsidP="00423116">
      <w:pPr>
        <w:pStyle w:val="Table"/>
        <w:ind w:left="3600"/>
        <w:rPr>
          <w:rFonts w:cs="Calibri"/>
        </w:rPr>
      </w:pPr>
      <w:bookmarkStart w:id="1052" w:name="_Toc116030272"/>
      <w:r w:rsidRPr="0056688B">
        <w:rPr>
          <w:rFonts w:cs="Calibri"/>
        </w:rPr>
        <w:t xml:space="preserve">Table </w:t>
      </w:r>
      <w:r w:rsidRPr="0056688B">
        <w:rPr>
          <w:rFonts w:cs="Calibri"/>
        </w:rPr>
        <w:fldChar w:fldCharType="begin"/>
      </w:r>
      <w:r w:rsidRPr="0056688B">
        <w:rPr>
          <w:rFonts w:cs="Calibri"/>
        </w:rPr>
        <w:instrText xml:space="preserve"> SEQ Table \* ARABIC </w:instrText>
      </w:r>
      <w:r w:rsidRPr="0056688B">
        <w:rPr>
          <w:rFonts w:cs="Calibri"/>
        </w:rPr>
        <w:fldChar w:fldCharType="separate"/>
      </w:r>
      <w:r>
        <w:rPr>
          <w:rFonts w:cs="Calibri"/>
          <w:noProof/>
        </w:rPr>
        <w:t>2</w:t>
      </w:r>
      <w:r w:rsidRPr="0056688B">
        <w:rPr>
          <w:rFonts w:cs="Calibri"/>
        </w:rPr>
        <w:fldChar w:fldCharType="end"/>
      </w:r>
      <w:r w:rsidRPr="0056688B">
        <w:rPr>
          <w:rFonts w:cs="Calibri"/>
        </w:rPr>
        <w:t xml:space="preserve">. </w:t>
      </w:r>
      <w:r>
        <w:rPr>
          <w:rFonts w:cs="Calibri"/>
        </w:rPr>
        <w:t>DER.PC</w:t>
      </w:r>
      <w:r w:rsidRPr="0056688B">
        <w:rPr>
          <w:rFonts w:cs="Calibri"/>
        </w:rPr>
        <w:t>.01 Product Capabilities Specification</w:t>
      </w:r>
      <w:bookmarkEnd w:id="1052"/>
    </w:p>
    <w:tbl>
      <w:tblPr>
        <w:tblW w:w="927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57"/>
        <w:gridCol w:w="7313"/>
      </w:tblGrid>
      <w:tr w:rsidR="00423116" w:rsidRPr="00651128" w14:paraId="2E94AF5E" w14:textId="77777777" w:rsidTr="00EB1CA4">
        <w:trPr>
          <w:cantSplit/>
          <w:trHeight w:val="300"/>
          <w:tblHeader/>
        </w:trPr>
        <w:tc>
          <w:tcPr>
            <w:tcW w:w="1957" w:type="dxa"/>
            <w:shd w:val="clear" w:color="auto" w:fill="4C8B3F" w:themeFill="background2"/>
            <w:hideMark/>
          </w:tcPr>
          <w:p w14:paraId="731324C8" w14:textId="77777777" w:rsidR="00423116" w:rsidRPr="00651128" w:rsidRDefault="00423116" w:rsidP="00EB1CA4">
            <w:pPr>
              <w:jc w:val="center"/>
              <w:rPr>
                <w:b/>
                <w:color w:val="FFFFFF" w:themeColor="background1"/>
              </w:rPr>
            </w:pPr>
            <w:r w:rsidRPr="008F6B19">
              <w:rPr>
                <w:rFonts w:ascii="Avenir Next" w:eastAsia="Times New Roman" w:hAnsi="Avenir Next" w:cs="Arial"/>
                <w:b/>
                <w:bCs/>
                <w:color w:val="FFFFFF" w:themeColor="background1"/>
              </w:rPr>
              <w:t xml:space="preserve">Product Capability </w:t>
            </w:r>
            <w:r>
              <w:rPr>
                <w:rFonts w:ascii="Avenir Next" w:eastAsia="Times New Roman" w:hAnsi="Avenir Next" w:cs="Arial"/>
                <w:b/>
                <w:bCs/>
                <w:color w:val="FFFFFF" w:themeColor="background1"/>
              </w:rPr>
              <w:t xml:space="preserve">Specification </w:t>
            </w:r>
            <w:r w:rsidRPr="008F6B19">
              <w:rPr>
                <w:rFonts w:ascii="Avenir Next" w:eastAsia="Times New Roman" w:hAnsi="Avenir Next" w:cs="Arial"/>
                <w:b/>
                <w:bCs/>
                <w:color w:val="FFFFFF" w:themeColor="background1"/>
              </w:rPr>
              <w:t>ID</w:t>
            </w:r>
          </w:p>
        </w:tc>
        <w:tc>
          <w:tcPr>
            <w:tcW w:w="7313" w:type="dxa"/>
            <w:shd w:val="clear" w:color="auto" w:fill="4C8B3F" w:themeFill="background2"/>
          </w:tcPr>
          <w:p w14:paraId="4076F4A8" w14:textId="77777777" w:rsidR="00423116" w:rsidRPr="00651128" w:rsidRDefault="00423116" w:rsidP="00EB1CA4">
            <w:pPr>
              <w:jc w:val="center"/>
              <w:rPr>
                <w:b/>
                <w:bCs/>
                <w:color w:val="FFFFFF" w:themeColor="background1"/>
              </w:rPr>
            </w:pPr>
            <w:r w:rsidRPr="008F6B19">
              <w:rPr>
                <w:rFonts w:ascii="Avenir Next" w:eastAsia="Times New Roman" w:hAnsi="Avenir Next" w:cs="Arial"/>
                <w:b/>
                <w:bCs/>
                <w:color w:val="FFFFFF" w:themeColor="background1"/>
              </w:rPr>
              <w:t>Product Capability</w:t>
            </w:r>
            <w:r>
              <w:rPr>
                <w:rFonts w:ascii="Avenir Next" w:eastAsia="Times New Roman" w:hAnsi="Avenir Next" w:cs="Arial"/>
                <w:b/>
                <w:bCs/>
                <w:color w:val="FFFFFF" w:themeColor="background1"/>
              </w:rPr>
              <w:t xml:space="preserve"> Specification</w:t>
            </w:r>
          </w:p>
        </w:tc>
      </w:tr>
      <w:tr w:rsidR="00423116" w:rsidRPr="00651128" w14:paraId="1BE0A69A" w14:textId="77777777" w:rsidTr="00EB1CA4">
        <w:trPr>
          <w:trHeight w:val="350"/>
        </w:trPr>
        <w:tc>
          <w:tcPr>
            <w:tcW w:w="1957" w:type="dxa"/>
            <w:shd w:val="clear" w:color="auto" w:fill="FFFFFF" w:themeFill="background1"/>
            <w:vAlign w:val="center"/>
          </w:tcPr>
          <w:p w14:paraId="191876ED" w14:textId="77777777" w:rsidR="00423116" w:rsidRDefault="00423116" w:rsidP="00EB1CA4">
            <w:pPr>
              <w:rPr>
                <w:color w:val="000000"/>
              </w:rPr>
            </w:pPr>
            <w:r>
              <w:rPr>
                <w:color w:val="000000"/>
              </w:rPr>
              <w:t>DER.PCS.</w:t>
            </w:r>
            <w:r w:rsidRPr="00651128">
              <w:rPr>
                <w:color w:val="000000"/>
              </w:rPr>
              <w:t>0</w:t>
            </w:r>
            <w:r>
              <w:rPr>
                <w:color w:val="000000"/>
              </w:rPr>
              <w:t>1</w:t>
            </w:r>
            <w:r w:rsidRPr="00651128">
              <w:rPr>
                <w:color w:val="000000"/>
              </w:rPr>
              <w:t>.00</w:t>
            </w:r>
            <w:r>
              <w:rPr>
                <w:color w:val="000000"/>
              </w:rPr>
              <w:t>1</w:t>
            </w:r>
          </w:p>
        </w:tc>
        <w:tc>
          <w:tcPr>
            <w:tcW w:w="7313" w:type="dxa"/>
            <w:shd w:val="clear" w:color="auto" w:fill="FFFFFF" w:themeFill="background1"/>
          </w:tcPr>
          <w:p w14:paraId="5A972A67" w14:textId="77777777" w:rsidR="00423116" w:rsidRDefault="00423116" w:rsidP="00EB1CA4">
            <w:pPr>
              <w:spacing w:after="160" w:line="259" w:lineRule="auto"/>
              <w:rPr>
                <w:rFonts w:eastAsia="Times New Roman"/>
              </w:rPr>
            </w:pPr>
            <w:r w:rsidRPr="00B700AB">
              <w:t xml:space="preserve">The system shall </w:t>
            </w:r>
            <w:r>
              <w:t>provide an option to the user</w:t>
            </w:r>
            <w:r w:rsidRPr="00B700AB">
              <w:t xml:space="preserve"> to permanently remove the non</w:t>
            </w:r>
            <w:r>
              <w:t>-</w:t>
            </w:r>
            <w:r w:rsidRPr="00B700AB">
              <w:t xml:space="preserve">HOH deceased member from </w:t>
            </w:r>
            <w:r>
              <w:t>the ‘</w:t>
            </w:r>
            <w:r w:rsidRPr="00B738CF">
              <w:rPr>
                <w:rFonts w:eastAsia="Times New Roman"/>
              </w:rPr>
              <w:t>Who Are Your Household Members?</w:t>
            </w:r>
            <w:r>
              <w:rPr>
                <w:rFonts w:eastAsia="Times New Roman"/>
              </w:rPr>
              <w:t xml:space="preserve">’ </w:t>
            </w:r>
            <w:r w:rsidRPr="00B738CF">
              <w:rPr>
                <w:rFonts w:eastAsia="Times New Roman"/>
              </w:rPr>
              <w:t>screen</w:t>
            </w:r>
            <w:r>
              <w:rPr>
                <w:rFonts w:eastAsia="Times New Roman"/>
              </w:rPr>
              <w:t xml:space="preserve"> a</w:t>
            </w:r>
            <w:r>
              <w:t xml:space="preserve">s per the below </w:t>
            </w:r>
            <w:r w:rsidRPr="007A7BE7">
              <w:t>table</w:t>
            </w:r>
            <w:r>
              <w:t>,</w:t>
            </w:r>
            <w:r w:rsidRPr="007A7BE7">
              <w:t xml:space="preserve"> </w:t>
            </w:r>
            <w:r>
              <w:rPr>
                <w:rFonts w:eastAsia="Times New Roman"/>
              </w:rPr>
              <w:t>during the initial application submission,</w:t>
            </w:r>
            <w:r w:rsidRPr="007A7BE7">
              <w:rPr>
                <w:rFonts w:eastAsia="Times New Roman"/>
              </w:rPr>
              <w:t xml:space="preserve"> </w:t>
            </w:r>
            <w:r>
              <w:rPr>
                <w:rFonts w:eastAsia="Times New Roman"/>
              </w:rPr>
              <w:t>removal of a member, or adding a member who is found to be deceased from SSA.</w:t>
            </w:r>
          </w:p>
          <w:p w14:paraId="7442961E" w14:textId="77777777" w:rsidR="00423116" w:rsidRDefault="00423116" w:rsidP="00EB1CA4">
            <w:pPr>
              <w:spacing w:after="160" w:line="259" w:lineRule="auto"/>
            </w:pPr>
          </w:p>
          <w:tbl>
            <w:tblPr>
              <w:tblW w:w="6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5"/>
              <w:gridCol w:w="1355"/>
              <w:gridCol w:w="1440"/>
              <w:gridCol w:w="1795"/>
            </w:tblGrid>
            <w:tr w:rsidR="00423116" w14:paraId="4623EF75" w14:textId="77777777" w:rsidTr="00EB1CA4">
              <w:trPr>
                <w:trHeight w:val="1232"/>
              </w:trPr>
              <w:tc>
                <w:tcPr>
                  <w:tcW w:w="2395" w:type="dxa"/>
                  <w:tcMar>
                    <w:top w:w="0" w:type="dxa"/>
                    <w:left w:w="108" w:type="dxa"/>
                    <w:bottom w:w="0" w:type="dxa"/>
                    <w:right w:w="108" w:type="dxa"/>
                  </w:tcMar>
                  <w:vAlign w:val="center"/>
                  <w:hideMark/>
                </w:tcPr>
                <w:p w14:paraId="398601E6" w14:textId="77777777" w:rsidR="00423116" w:rsidRPr="00F70C9C" w:rsidRDefault="00423116" w:rsidP="00EB1CA4">
                  <w:pPr>
                    <w:jc w:val="center"/>
                    <w:rPr>
                      <w:b/>
                      <w:bCs/>
                      <w:color w:val="000000"/>
                      <w:sz w:val="21"/>
                      <w:szCs w:val="21"/>
                    </w:rPr>
                  </w:pPr>
                  <w:r w:rsidRPr="00F70C9C">
                    <w:rPr>
                      <w:b/>
                      <w:bCs/>
                      <w:color w:val="000000"/>
                      <w:sz w:val="21"/>
                      <w:szCs w:val="21"/>
                    </w:rPr>
                    <w:t>Member deceased via</w:t>
                  </w:r>
                </w:p>
                <w:p w14:paraId="650397EA" w14:textId="77777777" w:rsidR="00423116" w:rsidRPr="00F70C9C" w:rsidRDefault="00423116" w:rsidP="00EB1CA4">
                  <w:pPr>
                    <w:jc w:val="center"/>
                    <w:rPr>
                      <w:b/>
                      <w:bCs/>
                      <w:color w:val="000000"/>
                      <w:sz w:val="21"/>
                      <w:szCs w:val="21"/>
                    </w:rPr>
                  </w:pPr>
                  <w:r w:rsidRPr="00F70C9C">
                    <w:rPr>
                      <w:b/>
                      <w:bCs/>
                      <w:color w:val="000000"/>
                      <w:sz w:val="21"/>
                      <w:szCs w:val="21"/>
                    </w:rPr>
                    <w:t>SSA</w:t>
                  </w:r>
                  <w:r>
                    <w:rPr>
                      <w:b/>
                      <w:bCs/>
                      <w:color w:val="000000"/>
                      <w:sz w:val="21"/>
                      <w:szCs w:val="21"/>
                    </w:rPr>
                    <w:t xml:space="preserve"> or</w:t>
                  </w:r>
                  <w:r w:rsidRPr="00F70C9C">
                    <w:rPr>
                      <w:b/>
                      <w:bCs/>
                      <w:color w:val="000000"/>
                      <w:sz w:val="21"/>
                      <w:szCs w:val="21"/>
                    </w:rPr>
                    <w:t xml:space="preserve"> User </w:t>
                  </w:r>
                  <w:r>
                    <w:rPr>
                      <w:b/>
                      <w:bCs/>
                      <w:color w:val="000000"/>
                      <w:sz w:val="21"/>
                      <w:szCs w:val="21"/>
                    </w:rPr>
                    <w:t>attestation or</w:t>
                  </w:r>
                  <w:r w:rsidRPr="00F70C9C">
                    <w:rPr>
                      <w:b/>
                      <w:bCs/>
                      <w:color w:val="000000"/>
                      <w:sz w:val="21"/>
                      <w:szCs w:val="21"/>
                    </w:rPr>
                    <w:t xml:space="preserve"> 49 or S7 applied via Admi</w:t>
                  </w:r>
                  <w:r>
                    <w:rPr>
                      <w:b/>
                      <w:bCs/>
                      <w:color w:val="000000"/>
                      <w:sz w:val="21"/>
                      <w:szCs w:val="21"/>
                    </w:rPr>
                    <w:t>n</w:t>
                  </w:r>
                  <w:r w:rsidRPr="00F70C9C">
                    <w:rPr>
                      <w:b/>
                      <w:bCs/>
                      <w:color w:val="000000"/>
                      <w:sz w:val="21"/>
                      <w:szCs w:val="21"/>
                    </w:rPr>
                    <w:t xml:space="preserve"> Closing screen</w:t>
                  </w:r>
                </w:p>
              </w:tc>
              <w:tc>
                <w:tcPr>
                  <w:tcW w:w="1355" w:type="dxa"/>
                  <w:tcMar>
                    <w:top w:w="0" w:type="dxa"/>
                    <w:left w:w="108" w:type="dxa"/>
                    <w:bottom w:w="0" w:type="dxa"/>
                    <w:right w:w="108" w:type="dxa"/>
                  </w:tcMar>
                  <w:vAlign w:val="center"/>
                  <w:hideMark/>
                </w:tcPr>
                <w:p w14:paraId="55E7D129" w14:textId="77777777" w:rsidR="00423116" w:rsidRPr="00F70C9C" w:rsidRDefault="00423116" w:rsidP="00EB1CA4">
                  <w:pPr>
                    <w:jc w:val="center"/>
                    <w:rPr>
                      <w:b/>
                      <w:bCs/>
                      <w:color w:val="000000"/>
                      <w:sz w:val="21"/>
                      <w:szCs w:val="21"/>
                    </w:rPr>
                  </w:pPr>
                  <w:r w:rsidRPr="00F70C9C">
                    <w:rPr>
                      <w:b/>
                      <w:bCs/>
                      <w:color w:val="000000"/>
                      <w:sz w:val="21"/>
                      <w:szCs w:val="21"/>
                    </w:rPr>
                    <w:t>Date of Death Year &lt; Current Year</w:t>
                  </w:r>
                </w:p>
              </w:tc>
              <w:tc>
                <w:tcPr>
                  <w:tcW w:w="1440" w:type="dxa"/>
                  <w:tcMar>
                    <w:top w:w="0" w:type="dxa"/>
                    <w:left w:w="108" w:type="dxa"/>
                    <w:bottom w:w="0" w:type="dxa"/>
                    <w:right w:w="108" w:type="dxa"/>
                  </w:tcMar>
                  <w:vAlign w:val="center"/>
                  <w:hideMark/>
                </w:tcPr>
                <w:p w14:paraId="394FF3FA" w14:textId="77777777" w:rsidR="00423116" w:rsidRPr="00F70C9C" w:rsidRDefault="00423116" w:rsidP="00EB1CA4">
                  <w:pPr>
                    <w:jc w:val="center"/>
                    <w:rPr>
                      <w:b/>
                      <w:bCs/>
                      <w:color w:val="000000"/>
                      <w:sz w:val="21"/>
                      <w:szCs w:val="21"/>
                    </w:rPr>
                  </w:pPr>
                  <w:r w:rsidRPr="00F70C9C">
                    <w:rPr>
                      <w:b/>
                      <w:bCs/>
                      <w:color w:val="000000"/>
                      <w:sz w:val="21"/>
                      <w:szCs w:val="21"/>
                    </w:rPr>
                    <w:t>Application year &gt; Date of Death Year</w:t>
                  </w:r>
                </w:p>
              </w:tc>
              <w:tc>
                <w:tcPr>
                  <w:tcW w:w="1795" w:type="dxa"/>
                  <w:tcMar>
                    <w:top w:w="0" w:type="dxa"/>
                    <w:left w:w="108" w:type="dxa"/>
                    <w:bottom w:w="0" w:type="dxa"/>
                    <w:right w:w="108" w:type="dxa"/>
                  </w:tcMar>
                  <w:vAlign w:val="center"/>
                  <w:hideMark/>
                </w:tcPr>
                <w:p w14:paraId="4B4F8EBE" w14:textId="77777777" w:rsidR="00423116" w:rsidRPr="00F70C9C" w:rsidRDefault="00423116" w:rsidP="00EB1CA4">
                  <w:pPr>
                    <w:jc w:val="center"/>
                    <w:rPr>
                      <w:b/>
                      <w:bCs/>
                      <w:color w:val="000000"/>
                      <w:sz w:val="21"/>
                      <w:szCs w:val="21"/>
                    </w:rPr>
                  </w:pPr>
                  <w:r w:rsidRPr="00F70C9C">
                    <w:rPr>
                      <w:b/>
                      <w:bCs/>
                      <w:color w:val="000000"/>
                      <w:sz w:val="21"/>
                      <w:szCs w:val="21"/>
                    </w:rPr>
                    <w:t>Option available to permanently remove Non-HOH Deceased member</w:t>
                  </w:r>
                </w:p>
              </w:tc>
            </w:tr>
            <w:tr w:rsidR="00423116" w14:paraId="60403F42" w14:textId="77777777" w:rsidTr="00EB1CA4">
              <w:trPr>
                <w:trHeight w:val="300"/>
              </w:trPr>
              <w:tc>
                <w:tcPr>
                  <w:tcW w:w="2395" w:type="dxa"/>
                  <w:tcMar>
                    <w:top w:w="0" w:type="dxa"/>
                    <w:left w:w="108" w:type="dxa"/>
                    <w:bottom w:w="0" w:type="dxa"/>
                    <w:right w:w="108" w:type="dxa"/>
                  </w:tcMar>
                  <w:vAlign w:val="center"/>
                  <w:hideMark/>
                </w:tcPr>
                <w:p w14:paraId="6BA62C93" w14:textId="77777777" w:rsidR="00423116" w:rsidRPr="00F70C9C" w:rsidRDefault="00423116" w:rsidP="00EB1CA4">
                  <w:pPr>
                    <w:jc w:val="center"/>
                    <w:rPr>
                      <w:color w:val="000000"/>
                      <w:sz w:val="21"/>
                      <w:szCs w:val="21"/>
                    </w:rPr>
                  </w:pPr>
                  <w:r w:rsidRPr="00F70C9C">
                    <w:rPr>
                      <w:color w:val="000000"/>
                      <w:sz w:val="21"/>
                      <w:szCs w:val="21"/>
                    </w:rPr>
                    <w:t>No</w:t>
                  </w:r>
                </w:p>
              </w:tc>
              <w:tc>
                <w:tcPr>
                  <w:tcW w:w="1355" w:type="dxa"/>
                  <w:tcMar>
                    <w:top w:w="0" w:type="dxa"/>
                    <w:left w:w="108" w:type="dxa"/>
                    <w:bottom w:w="0" w:type="dxa"/>
                    <w:right w:w="108" w:type="dxa"/>
                  </w:tcMar>
                  <w:vAlign w:val="center"/>
                  <w:hideMark/>
                </w:tcPr>
                <w:p w14:paraId="6108F1C5" w14:textId="77777777" w:rsidR="00423116" w:rsidRPr="00F70C9C" w:rsidRDefault="00423116" w:rsidP="00EB1CA4">
                  <w:pPr>
                    <w:jc w:val="center"/>
                    <w:rPr>
                      <w:color w:val="000000"/>
                      <w:sz w:val="21"/>
                      <w:szCs w:val="21"/>
                    </w:rPr>
                  </w:pPr>
                  <w:r w:rsidRPr="00F70C9C">
                    <w:rPr>
                      <w:color w:val="000000"/>
                      <w:sz w:val="21"/>
                      <w:szCs w:val="21"/>
                    </w:rPr>
                    <w:t>N/A</w:t>
                  </w:r>
                </w:p>
              </w:tc>
              <w:tc>
                <w:tcPr>
                  <w:tcW w:w="1440" w:type="dxa"/>
                  <w:tcMar>
                    <w:top w:w="0" w:type="dxa"/>
                    <w:left w:w="108" w:type="dxa"/>
                    <w:bottom w:w="0" w:type="dxa"/>
                    <w:right w:w="108" w:type="dxa"/>
                  </w:tcMar>
                  <w:vAlign w:val="center"/>
                  <w:hideMark/>
                </w:tcPr>
                <w:p w14:paraId="2F3001D6" w14:textId="77777777" w:rsidR="00423116" w:rsidRPr="00F70C9C" w:rsidRDefault="00423116" w:rsidP="00EB1CA4">
                  <w:pPr>
                    <w:jc w:val="center"/>
                    <w:rPr>
                      <w:color w:val="000000"/>
                      <w:sz w:val="21"/>
                      <w:szCs w:val="21"/>
                    </w:rPr>
                  </w:pPr>
                  <w:r w:rsidRPr="00F70C9C">
                    <w:rPr>
                      <w:color w:val="000000"/>
                      <w:sz w:val="21"/>
                      <w:szCs w:val="21"/>
                    </w:rPr>
                    <w:t>N/A</w:t>
                  </w:r>
                </w:p>
              </w:tc>
              <w:tc>
                <w:tcPr>
                  <w:tcW w:w="1795" w:type="dxa"/>
                  <w:tcMar>
                    <w:top w:w="0" w:type="dxa"/>
                    <w:left w:w="108" w:type="dxa"/>
                    <w:bottom w:w="0" w:type="dxa"/>
                    <w:right w:w="108" w:type="dxa"/>
                  </w:tcMar>
                  <w:vAlign w:val="center"/>
                  <w:hideMark/>
                </w:tcPr>
                <w:p w14:paraId="5FC33E77" w14:textId="77777777" w:rsidR="00423116" w:rsidRPr="00F70C9C" w:rsidRDefault="00423116" w:rsidP="00EB1CA4">
                  <w:pPr>
                    <w:jc w:val="center"/>
                    <w:rPr>
                      <w:color w:val="000000"/>
                      <w:sz w:val="21"/>
                      <w:szCs w:val="21"/>
                    </w:rPr>
                  </w:pPr>
                  <w:r w:rsidRPr="00F70C9C">
                    <w:rPr>
                      <w:color w:val="000000"/>
                      <w:sz w:val="21"/>
                      <w:szCs w:val="21"/>
                    </w:rPr>
                    <w:t>No</w:t>
                  </w:r>
                </w:p>
              </w:tc>
            </w:tr>
            <w:tr w:rsidR="00423116" w14:paraId="3A55D9F2" w14:textId="77777777" w:rsidTr="00EB1CA4">
              <w:trPr>
                <w:trHeight w:val="300"/>
              </w:trPr>
              <w:tc>
                <w:tcPr>
                  <w:tcW w:w="2395" w:type="dxa"/>
                  <w:tcMar>
                    <w:top w:w="0" w:type="dxa"/>
                    <w:left w:w="108" w:type="dxa"/>
                    <w:bottom w:w="0" w:type="dxa"/>
                    <w:right w:w="108" w:type="dxa"/>
                  </w:tcMar>
                  <w:vAlign w:val="center"/>
                  <w:hideMark/>
                </w:tcPr>
                <w:p w14:paraId="1BC7B3A0" w14:textId="77777777" w:rsidR="00423116" w:rsidRPr="00F70C9C" w:rsidRDefault="00423116" w:rsidP="00EB1CA4">
                  <w:pPr>
                    <w:jc w:val="center"/>
                    <w:rPr>
                      <w:color w:val="000000"/>
                      <w:sz w:val="21"/>
                      <w:szCs w:val="21"/>
                    </w:rPr>
                  </w:pPr>
                  <w:r w:rsidRPr="00F70C9C">
                    <w:rPr>
                      <w:color w:val="000000"/>
                      <w:sz w:val="21"/>
                      <w:szCs w:val="21"/>
                    </w:rPr>
                    <w:t>Yes</w:t>
                  </w:r>
                </w:p>
              </w:tc>
              <w:tc>
                <w:tcPr>
                  <w:tcW w:w="1355" w:type="dxa"/>
                  <w:tcMar>
                    <w:top w:w="0" w:type="dxa"/>
                    <w:left w:w="108" w:type="dxa"/>
                    <w:bottom w:w="0" w:type="dxa"/>
                    <w:right w:w="108" w:type="dxa"/>
                  </w:tcMar>
                  <w:vAlign w:val="center"/>
                  <w:hideMark/>
                </w:tcPr>
                <w:p w14:paraId="5742C323" w14:textId="77777777" w:rsidR="00423116" w:rsidRPr="00F70C9C" w:rsidRDefault="00423116" w:rsidP="00EB1CA4">
                  <w:pPr>
                    <w:jc w:val="center"/>
                    <w:rPr>
                      <w:color w:val="000000"/>
                      <w:sz w:val="21"/>
                      <w:szCs w:val="21"/>
                    </w:rPr>
                  </w:pPr>
                  <w:r w:rsidRPr="00F70C9C">
                    <w:rPr>
                      <w:color w:val="000000"/>
                      <w:sz w:val="21"/>
                      <w:szCs w:val="21"/>
                    </w:rPr>
                    <w:t>No</w:t>
                  </w:r>
                </w:p>
              </w:tc>
              <w:tc>
                <w:tcPr>
                  <w:tcW w:w="1440" w:type="dxa"/>
                  <w:tcMar>
                    <w:top w:w="0" w:type="dxa"/>
                    <w:left w:w="108" w:type="dxa"/>
                    <w:bottom w:w="0" w:type="dxa"/>
                    <w:right w:w="108" w:type="dxa"/>
                  </w:tcMar>
                  <w:vAlign w:val="center"/>
                  <w:hideMark/>
                </w:tcPr>
                <w:p w14:paraId="3744F087" w14:textId="77777777" w:rsidR="00423116" w:rsidRPr="00F70C9C" w:rsidRDefault="00423116" w:rsidP="00EB1CA4">
                  <w:pPr>
                    <w:jc w:val="center"/>
                    <w:rPr>
                      <w:color w:val="000000"/>
                      <w:sz w:val="21"/>
                      <w:szCs w:val="21"/>
                    </w:rPr>
                  </w:pPr>
                  <w:r w:rsidRPr="00F70C9C">
                    <w:rPr>
                      <w:color w:val="000000"/>
                      <w:sz w:val="21"/>
                      <w:szCs w:val="21"/>
                    </w:rPr>
                    <w:t>N/A</w:t>
                  </w:r>
                </w:p>
              </w:tc>
              <w:tc>
                <w:tcPr>
                  <w:tcW w:w="1795" w:type="dxa"/>
                  <w:tcMar>
                    <w:top w:w="0" w:type="dxa"/>
                    <w:left w:w="108" w:type="dxa"/>
                    <w:bottom w:w="0" w:type="dxa"/>
                    <w:right w:w="108" w:type="dxa"/>
                  </w:tcMar>
                  <w:vAlign w:val="center"/>
                  <w:hideMark/>
                </w:tcPr>
                <w:p w14:paraId="6ACC4A93" w14:textId="77777777" w:rsidR="00423116" w:rsidRPr="00F70C9C" w:rsidRDefault="00423116" w:rsidP="00EB1CA4">
                  <w:pPr>
                    <w:jc w:val="center"/>
                    <w:rPr>
                      <w:color w:val="000000"/>
                      <w:sz w:val="21"/>
                      <w:szCs w:val="21"/>
                    </w:rPr>
                  </w:pPr>
                  <w:r w:rsidRPr="00F70C9C">
                    <w:rPr>
                      <w:color w:val="000000"/>
                      <w:sz w:val="21"/>
                      <w:szCs w:val="21"/>
                    </w:rPr>
                    <w:t>No</w:t>
                  </w:r>
                </w:p>
              </w:tc>
            </w:tr>
            <w:tr w:rsidR="00423116" w14:paraId="0A921CCC" w14:textId="77777777" w:rsidTr="00EB1CA4">
              <w:trPr>
                <w:trHeight w:val="300"/>
              </w:trPr>
              <w:tc>
                <w:tcPr>
                  <w:tcW w:w="2395" w:type="dxa"/>
                  <w:tcMar>
                    <w:top w:w="0" w:type="dxa"/>
                    <w:left w:w="108" w:type="dxa"/>
                    <w:bottom w:w="0" w:type="dxa"/>
                    <w:right w:w="108" w:type="dxa"/>
                  </w:tcMar>
                  <w:vAlign w:val="center"/>
                  <w:hideMark/>
                </w:tcPr>
                <w:p w14:paraId="0A96EC2A" w14:textId="77777777" w:rsidR="00423116" w:rsidRPr="00F70C9C" w:rsidRDefault="00423116" w:rsidP="00EB1CA4">
                  <w:pPr>
                    <w:jc w:val="center"/>
                    <w:rPr>
                      <w:color w:val="000000"/>
                      <w:sz w:val="21"/>
                      <w:szCs w:val="21"/>
                    </w:rPr>
                  </w:pPr>
                  <w:r w:rsidRPr="00F70C9C">
                    <w:rPr>
                      <w:color w:val="000000"/>
                      <w:sz w:val="21"/>
                      <w:szCs w:val="21"/>
                    </w:rPr>
                    <w:t>Yes</w:t>
                  </w:r>
                </w:p>
              </w:tc>
              <w:tc>
                <w:tcPr>
                  <w:tcW w:w="1355" w:type="dxa"/>
                  <w:tcMar>
                    <w:top w:w="0" w:type="dxa"/>
                    <w:left w:w="108" w:type="dxa"/>
                    <w:bottom w:w="0" w:type="dxa"/>
                    <w:right w:w="108" w:type="dxa"/>
                  </w:tcMar>
                  <w:vAlign w:val="center"/>
                  <w:hideMark/>
                </w:tcPr>
                <w:p w14:paraId="5AEEB32A" w14:textId="77777777" w:rsidR="00423116" w:rsidRPr="00F70C9C" w:rsidRDefault="00423116" w:rsidP="00EB1CA4">
                  <w:pPr>
                    <w:jc w:val="center"/>
                    <w:rPr>
                      <w:color w:val="000000"/>
                      <w:sz w:val="21"/>
                      <w:szCs w:val="21"/>
                    </w:rPr>
                  </w:pPr>
                  <w:r w:rsidRPr="00F70C9C">
                    <w:rPr>
                      <w:color w:val="000000"/>
                      <w:sz w:val="21"/>
                      <w:szCs w:val="21"/>
                    </w:rPr>
                    <w:t>Yes</w:t>
                  </w:r>
                </w:p>
              </w:tc>
              <w:tc>
                <w:tcPr>
                  <w:tcW w:w="1440" w:type="dxa"/>
                  <w:tcMar>
                    <w:top w:w="0" w:type="dxa"/>
                    <w:left w:w="108" w:type="dxa"/>
                    <w:bottom w:w="0" w:type="dxa"/>
                    <w:right w:w="108" w:type="dxa"/>
                  </w:tcMar>
                  <w:vAlign w:val="center"/>
                  <w:hideMark/>
                </w:tcPr>
                <w:p w14:paraId="125C3D09" w14:textId="77777777" w:rsidR="00423116" w:rsidRPr="00F70C9C" w:rsidRDefault="00423116" w:rsidP="00EB1CA4">
                  <w:pPr>
                    <w:jc w:val="center"/>
                    <w:rPr>
                      <w:color w:val="000000"/>
                      <w:sz w:val="21"/>
                      <w:szCs w:val="21"/>
                    </w:rPr>
                  </w:pPr>
                  <w:r w:rsidRPr="00F70C9C">
                    <w:rPr>
                      <w:color w:val="000000"/>
                      <w:sz w:val="21"/>
                      <w:szCs w:val="21"/>
                    </w:rPr>
                    <w:t>No</w:t>
                  </w:r>
                </w:p>
              </w:tc>
              <w:tc>
                <w:tcPr>
                  <w:tcW w:w="1795" w:type="dxa"/>
                  <w:tcMar>
                    <w:top w:w="0" w:type="dxa"/>
                    <w:left w:w="108" w:type="dxa"/>
                    <w:bottom w:w="0" w:type="dxa"/>
                    <w:right w:w="108" w:type="dxa"/>
                  </w:tcMar>
                  <w:vAlign w:val="center"/>
                  <w:hideMark/>
                </w:tcPr>
                <w:p w14:paraId="779E2F86" w14:textId="77777777" w:rsidR="00423116" w:rsidRPr="00F70C9C" w:rsidRDefault="00423116" w:rsidP="00EB1CA4">
                  <w:pPr>
                    <w:jc w:val="center"/>
                    <w:rPr>
                      <w:color w:val="000000"/>
                      <w:sz w:val="21"/>
                      <w:szCs w:val="21"/>
                    </w:rPr>
                  </w:pPr>
                  <w:r w:rsidRPr="00F70C9C">
                    <w:rPr>
                      <w:color w:val="000000"/>
                      <w:sz w:val="21"/>
                      <w:szCs w:val="21"/>
                    </w:rPr>
                    <w:t>No</w:t>
                  </w:r>
                </w:p>
              </w:tc>
            </w:tr>
            <w:tr w:rsidR="00423116" w14:paraId="2515E252" w14:textId="77777777" w:rsidTr="00EB1CA4">
              <w:trPr>
                <w:trHeight w:val="300"/>
              </w:trPr>
              <w:tc>
                <w:tcPr>
                  <w:tcW w:w="2395" w:type="dxa"/>
                  <w:tcMar>
                    <w:top w:w="0" w:type="dxa"/>
                    <w:left w:w="108" w:type="dxa"/>
                    <w:bottom w:w="0" w:type="dxa"/>
                    <w:right w:w="108" w:type="dxa"/>
                  </w:tcMar>
                  <w:vAlign w:val="center"/>
                  <w:hideMark/>
                </w:tcPr>
                <w:p w14:paraId="22676DFE" w14:textId="77777777" w:rsidR="00423116" w:rsidRPr="00F70C9C" w:rsidRDefault="00423116" w:rsidP="00EB1CA4">
                  <w:pPr>
                    <w:jc w:val="center"/>
                    <w:rPr>
                      <w:color w:val="000000"/>
                      <w:sz w:val="21"/>
                      <w:szCs w:val="21"/>
                    </w:rPr>
                  </w:pPr>
                  <w:r w:rsidRPr="00F70C9C">
                    <w:rPr>
                      <w:color w:val="000000"/>
                      <w:sz w:val="21"/>
                      <w:szCs w:val="21"/>
                    </w:rPr>
                    <w:t>Yes</w:t>
                  </w:r>
                </w:p>
              </w:tc>
              <w:tc>
                <w:tcPr>
                  <w:tcW w:w="1355" w:type="dxa"/>
                  <w:tcMar>
                    <w:top w:w="0" w:type="dxa"/>
                    <w:left w:w="108" w:type="dxa"/>
                    <w:bottom w:w="0" w:type="dxa"/>
                    <w:right w:w="108" w:type="dxa"/>
                  </w:tcMar>
                  <w:vAlign w:val="center"/>
                  <w:hideMark/>
                </w:tcPr>
                <w:p w14:paraId="74F35F5E" w14:textId="77777777" w:rsidR="00423116" w:rsidRPr="00F70C9C" w:rsidRDefault="00423116" w:rsidP="00EB1CA4">
                  <w:pPr>
                    <w:jc w:val="center"/>
                    <w:rPr>
                      <w:color w:val="000000"/>
                      <w:sz w:val="21"/>
                      <w:szCs w:val="21"/>
                    </w:rPr>
                  </w:pPr>
                  <w:r w:rsidRPr="00F70C9C">
                    <w:rPr>
                      <w:color w:val="000000"/>
                      <w:sz w:val="21"/>
                      <w:szCs w:val="21"/>
                    </w:rPr>
                    <w:t>Yes</w:t>
                  </w:r>
                </w:p>
              </w:tc>
              <w:tc>
                <w:tcPr>
                  <w:tcW w:w="1440" w:type="dxa"/>
                  <w:tcMar>
                    <w:top w:w="0" w:type="dxa"/>
                    <w:left w:w="108" w:type="dxa"/>
                    <w:bottom w:w="0" w:type="dxa"/>
                    <w:right w:w="108" w:type="dxa"/>
                  </w:tcMar>
                  <w:vAlign w:val="center"/>
                  <w:hideMark/>
                </w:tcPr>
                <w:p w14:paraId="379E9EE5" w14:textId="77777777" w:rsidR="00423116" w:rsidRPr="00F70C9C" w:rsidRDefault="00423116" w:rsidP="00EB1CA4">
                  <w:pPr>
                    <w:jc w:val="center"/>
                    <w:rPr>
                      <w:color w:val="000000"/>
                      <w:sz w:val="21"/>
                      <w:szCs w:val="21"/>
                    </w:rPr>
                  </w:pPr>
                  <w:r w:rsidRPr="00F70C9C">
                    <w:rPr>
                      <w:color w:val="000000"/>
                      <w:sz w:val="21"/>
                      <w:szCs w:val="21"/>
                    </w:rPr>
                    <w:t>Yes</w:t>
                  </w:r>
                </w:p>
              </w:tc>
              <w:tc>
                <w:tcPr>
                  <w:tcW w:w="1795" w:type="dxa"/>
                  <w:tcMar>
                    <w:top w:w="0" w:type="dxa"/>
                    <w:left w:w="108" w:type="dxa"/>
                    <w:bottom w:w="0" w:type="dxa"/>
                    <w:right w:w="108" w:type="dxa"/>
                  </w:tcMar>
                  <w:vAlign w:val="center"/>
                  <w:hideMark/>
                </w:tcPr>
                <w:p w14:paraId="5B4299DF" w14:textId="77777777" w:rsidR="00423116" w:rsidRPr="00F70C9C" w:rsidRDefault="00423116" w:rsidP="00EB1CA4">
                  <w:pPr>
                    <w:jc w:val="center"/>
                    <w:rPr>
                      <w:color w:val="000000"/>
                      <w:sz w:val="21"/>
                      <w:szCs w:val="21"/>
                    </w:rPr>
                  </w:pPr>
                  <w:r w:rsidRPr="00F70C9C">
                    <w:rPr>
                      <w:color w:val="000000"/>
                      <w:sz w:val="21"/>
                      <w:szCs w:val="21"/>
                    </w:rPr>
                    <w:t>Yes</w:t>
                  </w:r>
                </w:p>
              </w:tc>
            </w:tr>
          </w:tbl>
          <w:p w14:paraId="53982341" w14:textId="77777777" w:rsidR="00423116" w:rsidRDefault="00423116" w:rsidP="00EB1CA4">
            <w:pPr>
              <w:spacing w:after="160" w:line="259" w:lineRule="auto"/>
            </w:pPr>
          </w:p>
          <w:p w14:paraId="0E8D48B0" w14:textId="77777777" w:rsidR="00423116" w:rsidRPr="00095FAA" w:rsidRDefault="00423116" w:rsidP="00EB1CA4">
            <w:pPr>
              <w:spacing w:after="160" w:line="259" w:lineRule="auto"/>
              <w:rPr>
                <w:b/>
                <w:bCs/>
              </w:rPr>
            </w:pPr>
            <w:r w:rsidRPr="00095FAA">
              <w:rPr>
                <w:b/>
                <w:bCs/>
              </w:rPr>
              <w:t xml:space="preserve">Note: </w:t>
            </w:r>
          </w:p>
          <w:p w14:paraId="5D2A33C5" w14:textId="77777777" w:rsidR="00423116" w:rsidRDefault="00423116" w:rsidP="00E74DAA">
            <w:pPr>
              <w:pStyle w:val="ListParagraph"/>
              <w:numPr>
                <w:ilvl w:val="0"/>
                <w:numId w:val="569"/>
              </w:numPr>
              <w:spacing w:after="160" w:line="259" w:lineRule="auto"/>
            </w:pPr>
            <w:r>
              <w:t xml:space="preserve">Please refer to the </w:t>
            </w:r>
            <w:hyperlink w:anchor="_Appendices_1" w:history="1">
              <w:r w:rsidRPr="0000554D">
                <w:rPr>
                  <w:rStyle w:val="Hyperlink"/>
                </w:rPr>
                <w:t>UISS</w:t>
              </w:r>
            </w:hyperlink>
            <w:r>
              <w:t xml:space="preserve"> sheet for more details.</w:t>
            </w:r>
          </w:p>
          <w:p w14:paraId="3710F05F" w14:textId="77777777" w:rsidR="00423116" w:rsidRDefault="00423116" w:rsidP="00E74DAA">
            <w:pPr>
              <w:pStyle w:val="ListParagraph"/>
              <w:numPr>
                <w:ilvl w:val="0"/>
                <w:numId w:val="569"/>
              </w:numPr>
              <w:spacing w:after="160" w:line="259" w:lineRule="auto"/>
            </w:pPr>
            <w:r>
              <w:t xml:space="preserve">There is no change in the functionality which prevents the user to add a member AND remove a member in the same SSAP flow. </w:t>
            </w:r>
          </w:p>
          <w:p w14:paraId="1FE24441" w14:textId="77777777" w:rsidR="00423116" w:rsidRDefault="00423116" w:rsidP="00E74DAA">
            <w:pPr>
              <w:pStyle w:val="ListParagraph"/>
              <w:numPr>
                <w:ilvl w:val="0"/>
                <w:numId w:val="569"/>
              </w:numPr>
              <w:spacing w:after="160" w:line="259" w:lineRule="auto"/>
            </w:pPr>
            <w:r w:rsidRPr="00B603E6">
              <w:t xml:space="preserve">Application </w:t>
            </w:r>
            <w:r>
              <w:t>y</w:t>
            </w:r>
            <w:r w:rsidRPr="00B603E6">
              <w:t>ear refers the</w:t>
            </w:r>
            <w:r>
              <w:t xml:space="preserve"> plan</w:t>
            </w:r>
            <w:r w:rsidRPr="00B603E6">
              <w:t xml:space="preserve"> year of the application that is being created/submitted</w:t>
            </w:r>
          </w:p>
          <w:p w14:paraId="46613FFD" w14:textId="77777777" w:rsidR="00423116" w:rsidRPr="002751F0" w:rsidRDefault="00423116" w:rsidP="00EB1CA4">
            <w:pPr>
              <w:spacing w:after="160" w:line="259" w:lineRule="auto"/>
            </w:pPr>
          </w:p>
        </w:tc>
      </w:tr>
      <w:tr w:rsidR="00423116" w:rsidRPr="00651128" w14:paraId="1B4F9BE0" w14:textId="77777777" w:rsidTr="00EB1CA4">
        <w:trPr>
          <w:trHeight w:val="350"/>
        </w:trPr>
        <w:tc>
          <w:tcPr>
            <w:tcW w:w="1957" w:type="dxa"/>
            <w:shd w:val="clear" w:color="auto" w:fill="FFFFFF" w:themeFill="background1"/>
            <w:vAlign w:val="center"/>
          </w:tcPr>
          <w:p w14:paraId="146425AF" w14:textId="77777777" w:rsidR="00423116" w:rsidRDefault="00423116" w:rsidP="00EB1CA4">
            <w:r>
              <w:rPr>
                <w:color w:val="000000"/>
              </w:rPr>
              <w:t>DER.PCS.</w:t>
            </w:r>
            <w:r w:rsidRPr="00651128">
              <w:rPr>
                <w:color w:val="000000"/>
              </w:rPr>
              <w:t>0</w:t>
            </w:r>
            <w:r>
              <w:rPr>
                <w:color w:val="000000"/>
              </w:rPr>
              <w:t>1</w:t>
            </w:r>
            <w:r w:rsidRPr="00651128">
              <w:rPr>
                <w:color w:val="000000"/>
              </w:rPr>
              <w:t>.00</w:t>
            </w:r>
            <w:r>
              <w:rPr>
                <w:color w:val="000000"/>
              </w:rPr>
              <w:t>2</w:t>
            </w:r>
          </w:p>
        </w:tc>
        <w:tc>
          <w:tcPr>
            <w:tcW w:w="7313" w:type="dxa"/>
            <w:shd w:val="clear" w:color="auto" w:fill="FFFFFF" w:themeFill="background1"/>
          </w:tcPr>
          <w:p w14:paraId="610665D7" w14:textId="77777777" w:rsidR="00423116" w:rsidRDefault="00423116" w:rsidP="00EB1CA4">
            <w:pPr>
              <w:spacing w:after="160" w:line="259" w:lineRule="auto"/>
            </w:pPr>
            <w:r>
              <w:t xml:space="preserve">The system shall not display the non-HOH deceased member(s) in any of the subsequent screen(s) and permanently delete the non-HOH </w:t>
            </w:r>
            <w:r>
              <w:lastRenderedPageBreak/>
              <w:t xml:space="preserve">deceased member(s) upon application submission if the member is permanently removed. </w:t>
            </w:r>
          </w:p>
          <w:p w14:paraId="4D7DDCF2" w14:textId="77777777" w:rsidR="00423116" w:rsidRDefault="00423116" w:rsidP="00EB1CA4">
            <w:pPr>
              <w:spacing w:after="160" w:line="259" w:lineRule="auto"/>
            </w:pPr>
          </w:p>
          <w:p w14:paraId="709202B5" w14:textId="77777777" w:rsidR="00423116" w:rsidRDefault="00423116" w:rsidP="00EB1CA4">
            <w:pPr>
              <w:spacing w:after="160" w:line="259" w:lineRule="auto"/>
            </w:pPr>
            <w:bookmarkStart w:id="1053" w:name="_Hlk119085459"/>
            <w:r>
              <w:t>Note: The above behaviour is same as when a member is removed with reason as ‘Divorce’ or ‘No longer in household’ or ‘Other’.</w:t>
            </w:r>
          </w:p>
          <w:bookmarkEnd w:id="1053"/>
          <w:p w14:paraId="2C7ECEF1" w14:textId="77777777" w:rsidR="00423116" w:rsidRDefault="00423116" w:rsidP="00EB1CA4">
            <w:pPr>
              <w:spacing w:after="160" w:line="259" w:lineRule="auto"/>
            </w:pPr>
          </w:p>
          <w:p w14:paraId="17D5D0B0" w14:textId="77777777" w:rsidR="00423116" w:rsidRDefault="00423116" w:rsidP="00EB1CA4">
            <w:pPr>
              <w:spacing w:after="160" w:line="259" w:lineRule="auto"/>
            </w:pPr>
            <w:r w:rsidRPr="00856360">
              <w:rPr>
                <w:b/>
                <w:bCs/>
              </w:rPr>
              <w:t>Example 1:</w:t>
            </w:r>
            <w:r>
              <w:t xml:space="preserve">  Deceased member permanently removed through RAC</w:t>
            </w:r>
          </w:p>
          <w:p w14:paraId="00B3C150"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An application exists with 2 members Jack and Jill. </w:t>
            </w:r>
          </w:p>
          <w:p w14:paraId="0B0BD795"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The user reports a change on 5/16/2022 to remove Jill from application as she is deceased. </w:t>
            </w:r>
          </w:p>
          <w:p w14:paraId="605A2779" w14:textId="77777777" w:rsidR="00423116" w:rsidRPr="001107AD" w:rsidRDefault="00423116" w:rsidP="00E74DAA">
            <w:pPr>
              <w:pStyle w:val="ListParagraph"/>
              <w:numPr>
                <w:ilvl w:val="0"/>
                <w:numId w:val="565"/>
              </w:numPr>
              <w:contextualSpacing w:val="0"/>
              <w:rPr>
                <w:rFonts w:cs="Arial"/>
                <w:iCs/>
                <w:lang w:eastAsia="en-IN"/>
              </w:rPr>
            </w:pPr>
            <w:r>
              <w:rPr>
                <w:rFonts w:cs="Arial"/>
                <w:iCs/>
                <w:lang w:eastAsia="en-IN"/>
              </w:rPr>
              <w:t>The user clicks on ‘Remove Member’ button against Jill name on “</w:t>
            </w:r>
            <w:r w:rsidRPr="00B738CF">
              <w:rPr>
                <w:rFonts w:eastAsia="Times New Roman"/>
              </w:rPr>
              <w:t>Who Are Your Household Members?”</w:t>
            </w:r>
            <w:r>
              <w:rPr>
                <w:rFonts w:eastAsia="Times New Roman"/>
              </w:rPr>
              <w:t xml:space="preserve"> and enter reason as “Death” with Date of death as 05/01/2021.</w:t>
            </w:r>
          </w:p>
          <w:p w14:paraId="7DA94913" w14:textId="77777777" w:rsidR="00423116" w:rsidRPr="00D83C91" w:rsidRDefault="00423116" w:rsidP="00E74DAA">
            <w:pPr>
              <w:pStyle w:val="ListParagraph"/>
              <w:numPr>
                <w:ilvl w:val="0"/>
                <w:numId w:val="565"/>
              </w:numPr>
              <w:contextualSpacing w:val="0"/>
              <w:rPr>
                <w:rFonts w:cs="Arial"/>
                <w:iCs/>
                <w:lang w:eastAsia="en-IN"/>
              </w:rPr>
            </w:pPr>
            <w:r>
              <w:rPr>
                <w:rFonts w:eastAsia="Times New Roman"/>
              </w:rPr>
              <w:t xml:space="preserve">The system checks if Jill can be permanently removed from the application as per the table mentioned in </w:t>
            </w:r>
            <w:r>
              <w:rPr>
                <w:color w:val="000000"/>
              </w:rPr>
              <w:t>DER.PCS.</w:t>
            </w:r>
            <w:r w:rsidRPr="00651128">
              <w:rPr>
                <w:color w:val="000000"/>
              </w:rPr>
              <w:t>0</w:t>
            </w:r>
            <w:r>
              <w:rPr>
                <w:color w:val="000000"/>
              </w:rPr>
              <w:t>1</w:t>
            </w:r>
            <w:r w:rsidRPr="00651128">
              <w:rPr>
                <w:color w:val="000000"/>
              </w:rPr>
              <w:t>.00</w:t>
            </w:r>
            <w:r>
              <w:rPr>
                <w:color w:val="000000"/>
              </w:rPr>
              <w:t>1.</w:t>
            </w:r>
          </w:p>
          <w:p w14:paraId="626546A6" w14:textId="77777777" w:rsidR="00423116" w:rsidRPr="00FA66FD" w:rsidRDefault="00423116" w:rsidP="00E74DAA">
            <w:pPr>
              <w:pStyle w:val="ListParagraph"/>
              <w:numPr>
                <w:ilvl w:val="0"/>
                <w:numId w:val="565"/>
              </w:numPr>
              <w:contextualSpacing w:val="0"/>
              <w:rPr>
                <w:rFonts w:cs="Arial"/>
                <w:iCs/>
                <w:lang w:eastAsia="en-IN"/>
              </w:rPr>
            </w:pPr>
            <w:r>
              <w:rPr>
                <w:rFonts w:eastAsia="Times New Roman"/>
              </w:rPr>
              <w:t>The system displays an option to permanently remove Jill from the application.</w:t>
            </w:r>
          </w:p>
          <w:p w14:paraId="62544C1C"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 xml:space="preserve">The user selects to remove the deceased member. </w:t>
            </w:r>
          </w:p>
          <w:p w14:paraId="56F8A709"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The u</w:t>
            </w:r>
            <w:r w:rsidRPr="001107AD">
              <w:rPr>
                <w:rFonts w:eastAsia="Times New Roman"/>
              </w:rPr>
              <w:t>ser clicks on Save and Continue and a warning message is displayed</w:t>
            </w:r>
            <w:r>
              <w:rPr>
                <w:rFonts w:eastAsia="Times New Roman"/>
              </w:rPr>
              <w:t>.</w:t>
            </w:r>
          </w:p>
          <w:p w14:paraId="1C2CEE72" w14:textId="77777777" w:rsidR="00423116" w:rsidRPr="00D4626E" w:rsidRDefault="00423116" w:rsidP="00E74DAA">
            <w:pPr>
              <w:pStyle w:val="ListParagraph"/>
              <w:numPr>
                <w:ilvl w:val="0"/>
                <w:numId w:val="565"/>
              </w:numPr>
              <w:contextualSpacing w:val="0"/>
            </w:pPr>
            <w:r>
              <w:rPr>
                <w:rFonts w:eastAsia="Times New Roman"/>
              </w:rPr>
              <w:t>Jill is permanently removed and will not be displayed in any of the subsequent screen(s) within and after application submission.</w:t>
            </w:r>
          </w:p>
          <w:p w14:paraId="02C44DA8" w14:textId="77777777" w:rsidR="00423116" w:rsidRDefault="00423116" w:rsidP="00EB1CA4"/>
          <w:p w14:paraId="3FE3C906" w14:textId="77777777" w:rsidR="00423116" w:rsidRDefault="00423116" w:rsidP="00EB1CA4">
            <w:pPr>
              <w:spacing w:after="160" w:line="259" w:lineRule="auto"/>
            </w:pPr>
            <w:r w:rsidRPr="00856360">
              <w:rPr>
                <w:b/>
                <w:bCs/>
              </w:rPr>
              <w:t xml:space="preserve">Example </w:t>
            </w:r>
            <w:r>
              <w:rPr>
                <w:b/>
                <w:bCs/>
              </w:rPr>
              <w:t>2</w:t>
            </w:r>
            <w:r w:rsidRPr="00856360">
              <w:rPr>
                <w:b/>
                <w:bCs/>
              </w:rPr>
              <w:t>:</w:t>
            </w:r>
            <w:r>
              <w:t xml:space="preserve">  Deceased member permanently removed in an Initial Application</w:t>
            </w:r>
          </w:p>
          <w:p w14:paraId="20A3BE5B"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An application is being created with 2 members Jack and Jill on 5/16/2022.</w:t>
            </w:r>
          </w:p>
          <w:p w14:paraId="44CA6500"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SSA deceased flag indicator is received for Jill. </w:t>
            </w:r>
          </w:p>
          <w:p w14:paraId="239196D4" w14:textId="77777777" w:rsidR="00423116" w:rsidRPr="001107AD" w:rsidRDefault="00423116" w:rsidP="00E74DAA">
            <w:pPr>
              <w:pStyle w:val="ListParagraph"/>
              <w:numPr>
                <w:ilvl w:val="0"/>
                <w:numId w:val="565"/>
              </w:numPr>
              <w:contextualSpacing w:val="0"/>
              <w:rPr>
                <w:rFonts w:cs="Arial"/>
                <w:iCs/>
                <w:lang w:eastAsia="en-IN"/>
              </w:rPr>
            </w:pPr>
            <w:r>
              <w:rPr>
                <w:rFonts w:cs="Arial"/>
                <w:iCs/>
                <w:lang w:eastAsia="en-IN"/>
              </w:rPr>
              <w:t>The user enters the date of death of Jill as 05/01/2021 on Death Confirmation screen</w:t>
            </w:r>
            <w:r>
              <w:rPr>
                <w:rFonts w:eastAsia="Times New Roman"/>
              </w:rPr>
              <w:t>.</w:t>
            </w:r>
          </w:p>
          <w:p w14:paraId="23541716" w14:textId="77777777" w:rsidR="00423116" w:rsidRPr="00D83C91" w:rsidRDefault="00423116" w:rsidP="00E74DAA">
            <w:pPr>
              <w:pStyle w:val="ListParagraph"/>
              <w:numPr>
                <w:ilvl w:val="0"/>
                <w:numId w:val="565"/>
              </w:numPr>
              <w:contextualSpacing w:val="0"/>
              <w:rPr>
                <w:rFonts w:cs="Arial"/>
                <w:iCs/>
                <w:lang w:eastAsia="en-IN"/>
              </w:rPr>
            </w:pPr>
            <w:r>
              <w:rPr>
                <w:rFonts w:eastAsia="Times New Roman"/>
              </w:rPr>
              <w:t xml:space="preserve">The system checks if Jill can be permanently removed from the application as per the table mentioned in </w:t>
            </w:r>
            <w:r>
              <w:rPr>
                <w:color w:val="000000"/>
              </w:rPr>
              <w:t>DER.PCS.</w:t>
            </w:r>
            <w:r w:rsidRPr="00651128">
              <w:rPr>
                <w:color w:val="000000"/>
              </w:rPr>
              <w:t>0</w:t>
            </w:r>
            <w:r>
              <w:rPr>
                <w:color w:val="000000"/>
              </w:rPr>
              <w:t>1</w:t>
            </w:r>
            <w:r w:rsidRPr="00651128">
              <w:rPr>
                <w:color w:val="000000"/>
              </w:rPr>
              <w:t>.00</w:t>
            </w:r>
            <w:r>
              <w:rPr>
                <w:color w:val="000000"/>
              </w:rPr>
              <w:t>1.</w:t>
            </w:r>
          </w:p>
          <w:p w14:paraId="6C067930" w14:textId="77777777" w:rsidR="00423116" w:rsidRPr="00DE463B" w:rsidRDefault="00423116" w:rsidP="00E74DAA">
            <w:pPr>
              <w:pStyle w:val="ListParagraph"/>
              <w:numPr>
                <w:ilvl w:val="0"/>
                <w:numId w:val="565"/>
              </w:numPr>
              <w:contextualSpacing w:val="0"/>
              <w:rPr>
                <w:rFonts w:cs="Arial"/>
                <w:iCs/>
                <w:lang w:eastAsia="en-IN"/>
              </w:rPr>
            </w:pPr>
            <w:r>
              <w:rPr>
                <w:rFonts w:cs="Arial"/>
                <w:iCs/>
                <w:lang w:eastAsia="en-IN"/>
              </w:rPr>
              <w:t>The user is allowed to navigate to the on ‘</w:t>
            </w:r>
            <w:r w:rsidRPr="00B738CF">
              <w:rPr>
                <w:rFonts w:eastAsia="Times New Roman"/>
              </w:rPr>
              <w:t>Who Are Your Household Members?</w:t>
            </w:r>
            <w:r>
              <w:rPr>
                <w:rFonts w:eastAsia="Times New Roman"/>
              </w:rPr>
              <w:t>’ screen</w:t>
            </w:r>
          </w:p>
          <w:p w14:paraId="4F640A3E" w14:textId="77777777" w:rsidR="00423116" w:rsidRPr="00FA66FD" w:rsidRDefault="00423116" w:rsidP="00E74DAA">
            <w:pPr>
              <w:pStyle w:val="ListParagraph"/>
              <w:numPr>
                <w:ilvl w:val="0"/>
                <w:numId w:val="565"/>
              </w:numPr>
              <w:contextualSpacing w:val="0"/>
              <w:rPr>
                <w:rFonts w:cs="Arial"/>
                <w:iCs/>
                <w:lang w:eastAsia="en-IN"/>
              </w:rPr>
            </w:pPr>
            <w:r>
              <w:rPr>
                <w:rFonts w:cs="Arial"/>
                <w:iCs/>
                <w:lang w:eastAsia="en-IN"/>
              </w:rPr>
              <w:t>The system shall grey out Jill’s information and display the date of death as entered on the Death Confirmation screen.</w:t>
            </w:r>
          </w:p>
          <w:p w14:paraId="4BE9C444"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 xml:space="preserve">The user selects to remove the deceased member. </w:t>
            </w:r>
          </w:p>
          <w:p w14:paraId="621B3314"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The u</w:t>
            </w:r>
            <w:r w:rsidRPr="001107AD">
              <w:rPr>
                <w:rFonts w:eastAsia="Times New Roman"/>
              </w:rPr>
              <w:t>ser clicks on Save and Continue and a warning message is displayed</w:t>
            </w:r>
            <w:r>
              <w:rPr>
                <w:rFonts w:eastAsia="Times New Roman"/>
              </w:rPr>
              <w:t>.</w:t>
            </w:r>
          </w:p>
          <w:p w14:paraId="48835FF4" w14:textId="77777777" w:rsidR="00423116" w:rsidRPr="00D4626E" w:rsidRDefault="00423116" w:rsidP="00E74DAA">
            <w:pPr>
              <w:pStyle w:val="ListParagraph"/>
              <w:numPr>
                <w:ilvl w:val="0"/>
                <w:numId w:val="565"/>
              </w:numPr>
              <w:contextualSpacing w:val="0"/>
            </w:pPr>
            <w:r>
              <w:rPr>
                <w:rFonts w:eastAsia="Times New Roman"/>
              </w:rPr>
              <w:t>Jill is permanently removed and will not be displayed in any of the subsequent screen(s) within and after application submission.</w:t>
            </w:r>
          </w:p>
          <w:p w14:paraId="7304FDBC" w14:textId="77777777" w:rsidR="00423116" w:rsidRDefault="00423116" w:rsidP="00EB1CA4"/>
          <w:p w14:paraId="21871D4B" w14:textId="77777777" w:rsidR="00423116" w:rsidRDefault="00423116" w:rsidP="00EB1CA4">
            <w:pPr>
              <w:spacing w:after="160" w:line="259" w:lineRule="auto"/>
            </w:pPr>
            <w:r w:rsidRPr="00856360">
              <w:rPr>
                <w:b/>
                <w:bCs/>
              </w:rPr>
              <w:lastRenderedPageBreak/>
              <w:t xml:space="preserve">Example </w:t>
            </w:r>
            <w:r>
              <w:rPr>
                <w:b/>
                <w:bCs/>
              </w:rPr>
              <w:t>3</w:t>
            </w:r>
            <w:r w:rsidRPr="00856360">
              <w:rPr>
                <w:b/>
                <w:bCs/>
              </w:rPr>
              <w:t>:</w:t>
            </w:r>
            <w:r>
              <w:t xml:space="preserve">  Deceased member permanently removed in the next year eligibility</w:t>
            </w:r>
          </w:p>
          <w:p w14:paraId="577B93CC"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An application exists with 2 members Jack and Jill. </w:t>
            </w:r>
          </w:p>
          <w:p w14:paraId="3AE1D2E0"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The user reports a change on 5/16/2022 to remove Jill from application as she is deceased. </w:t>
            </w:r>
          </w:p>
          <w:p w14:paraId="0463A615" w14:textId="77777777" w:rsidR="00423116" w:rsidRPr="001107AD" w:rsidRDefault="00423116" w:rsidP="00E74DAA">
            <w:pPr>
              <w:pStyle w:val="ListParagraph"/>
              <w:numPr>
                <w:ilvl w:val="0"/>
                <w:numId w:val="565"/>
              </w:numPr>
              <w:contextualSpacing w:val="0"/>
              <w:rPr>
                <w:rFonts w:cs="Arial"/>
                <w:iCs/>
                <w:lang w:eastAsia="en-IN"/>
              </w:rPr>
            </w:pPr>
            <w:r>
              <w:rPr>
                <w:rFonts w:cs="Arial"/>
                <w:iCs/>
                <w:lang w:eastAsia="en-IN"/>
              </w:rPr>
              <w:t>The user clicks on ‘Remove Member’ button against Jill name on “</w:t>
            </w:r>
            <w:r w:rsidRPr="00B738CF">
              <w:rPr>
                <w:rFonts w:eastAsia="Times New Roman"/>
              </w:rPr>
              <w:t>Who Are Your Household Members?”</w:t>
            </w:r>
            <w:r>
              <w:rPr>
                <w:rFonts w:eastAsia="Times New Roman"/>
              </w:rPr>
              <w:t xml:space="preserve"> and enter reason as “Death” with Date of death as 05/01/2022.</w:t>
            </w:r>
          </w:p>
          <w:p w14:paraId="7DE72AC6" w14:textId="77777777" w:rsidR="00423116" w:rsidRPr="00DE5A84" w:rsidRDefault="00423116" w:rsidP="00E74DAA">
            <w:pPr>
              <w:pStyle w:val="ListParagraph"/>
              <w:numPr>
                <w:ilvl w:val="0"/>
                <w:numId w:val="565"/>
              </w:numPr>
              <w:contextualSpacing w:val="0"/>
              <w:rPr>
                <w:rFonts w:cs="Arial"/>
                <w:iCs/>
                <w:lang w:eastAsia="en-IN"/>
              </w:rPr>
            </w:pPr>
            <w:r>
              <w:rPr>
                <w:rFonts w:eastAsia="Times New Roman"/>
              </w:rPr>
              <w:t xml:space="preserve">The system checks that Jill can’t be permanently removed from the application as per the table mentioned in </w:t>
            </w:r>
            <w:r>
              <w:rPr>
                <w:color w:val="000000"/>
              </w:rPr>
              <w:t>DER.PCS.</w:t>
            </w:r>
            <w:r w:rsidRPr="00651128">
              <w:rPr>
                <w:color w:val="000000"/>
              </w:rPr>
              <w:t>0</w:t>
            </w:r>
            <w:r>
              <w:rPr>
                <w:color w:val="000000"/>
              </w:rPr>
              <w:t>1</w:t>
            </w:r>
            <w:r w:rsidRPr="00651128">
              <w:rPr>
                <w:color w:val="000000"/>
              </w:rPr>
              <w:t>.00</w:t>
            </w:r>
            <w:r>
              <w:rPr>
                <w:color w:val="000000"/>
              </w:rPr>
              <w:t>1.</w:t>
            </w:r>
          </w:p>
          <w:p w14:paraId="2860E225" w14:textId="77777777" w:rsidR="00423116" w:rsidRPr="00DE5A84" w:rsidRDefault="00423116" w:rsidP="00E74DAA">
            <w:pPr>
              <w:pStyle w:val="ListParagraph"/>
              <w:numPr>
                <w:ilvl w:val="0"/>
                <w:numId w:val="565"/>
              </w:numPr>
              <w:contextualSpacing w:val="0"/>
              <w:rPr>
                <w:rFonts w:cs="Arial"/>
                <w:iCs/>
                <w:lang w:eastAsia="en-IN"/>
              </w:rPr>
            </w:pPr>
            <w:r>
              <w:rPr>
                <w:rFonts w:eastAsia="Times New Roman"/>
              </w:rPr>
              <w:t xml:space="preserve">Application is submitted and Jill is displayed in this eligibility as a deceased member </w:t>
            </w:r>
          </w:p>
          <w:p w14:paraId="27D074CB" w14:textId="77777777" w:rsidR="00423116" w:rsidRPr="00DE5A84" w:rsidRDefault="00423116" w:rsidP="00E74DAA">
            <w:pPr>
              <w:pStyle w:val="ListParagraph"/>
              <w:numPr>
                <w:ilvl w:val="0"/>
                <w:numId w:val="565"/>
              </w:numPr>
              <w:contextualSpacing w:val="0"/>
              <w:rPr>
                <w:rFonts w:cs="Arial"/>
                <w:iCs/>
                <w:lang w:eastAsia="en-IN"/>
              </w:rPr>
            </w:pPr>
            <w:r>
              <w:rPr>
                <w:rFonts w:eastAsia="Times New Roman"/>
              </w:rPr>
              <w:t xml:space="preserve">The user reported a change on 03/06/2023 to remove Jill </w:t>
            </w:r>
          </w:p>
          <w:p w14:paraId="031D50F0" w14:textId="77777777" w:rsidR="00423116" w:rsidRPr="00DE5A84" w:rsidRDefault="00423116" w:rsidP="00E74DAA">
            <w:pPr>
              <w:pStyle w:val="ListParagraph"/>
              <w:numPr>
                <w:ilvl w:val="0"/>
                <w:numId w:val="565"/>
              </w:numPr>
              <w:contextualSpacing w:val="0"/>
              <w:rPr>
                <w:rFonts w:cs="Arial"/>
                <w:iCs/>
                <w:lang w:eastAsia="en-IN"/>
              </w:rPr>
            </w:pPr>
            <w:r>
              <w:rPr>
                <w:rFonts w:eastAsia="Times New Roman"/>
              </w:rPr>
              <w:t xml:space="preserve">The system checks if Jill can be permanently removed from the application as per the table mentioned in </w:t>
            </w:r>
            <w:r>
              <w:rPr>
                <w:color w:val="000000"/>
              </w:rPr>
              <w:t>DER.PCS.</w:t>
            </w:r>
            <w:r w:rsidRPr="00651128">
              <w:rPr>
                <w:color w:val="000000"/>
              </w:rPr>
              <w:t>0</w:t>
            </w:r>
            <w:r>
              <w:rPr>
                <w:color w:val="000000"/>
              </w:rPr>
              <w:t>1</w:t>
            </w:r>
            <w:r w:rsidRPr="00651128">
              <w:rPr>
                <w:color w:val="000000"/>
              </w:rPr>
              <w:t>.00</w:t>
            </w:r>
            <w:r>
              <w:rPr>
                <w:color w:val="000000"/>
              </w:rPr>
              <w:t>1.</w:t>
            </w:r>
          </w:p>
          <w:p w14:paraId="16B6BBB7" w14:textId="77777777" w:rsidR="00423116" w:rsidRPr="00FA66FD" w:rsidRDefault="00423116" w:rsidP="00E74DAA">
            <w:pPr>
              <w:pStyle w:val="ListParagraph"/>
              <w:numPr>
                <w:ilvl w:val="0"/>
                <w:numId w:val="565"/>
              </w:numPr>
              <w:contextualSpacing w:val="0"/>
              <w:rPr>
                <w:rFonts w:cs="Arial"/>
                <w:iCs/>
                <w:lang w:eastAsia="en-IN"/>
              </w:rPr>
            </w:pPr>
            <w:r>
              <w:rPr>
                <w:rFonts w:eastAsia="Times New Roman"/>
              </w:rPr>
              <w:t>The system displays an option to permanently remove Jill from the application.</w:t>
            </w:r>
          </w:p>
          <w:p w14:paraId="7B4C1B9E"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 xml:space="preserve">The user selects to remove the deceased member. </w:t>
            </w:r>
          </w:p>
          <w:p w14:paraId="31CC7FD3"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The u</w:t>
            </w:r>
            <w:r w:rsidRPr="001107AD">
              <w:rPr>
                <w:rFonts w:eastAsia="Times New Roman"/>
              </w:rPr>
              <w:t>ser clicks on Save and Continue and a warning message is displayed</w:t>
            </w:r>
            <w:r>
              <w:rPr>
                <w:rFonts w:eastAsia="Times New Roman"/>
              </w:rPr>
              <w:t>.</w:t>
            </w:r>
          </w:p>
          <w:p w14:paraId="0D508C36" w14:textId="77777777" w:rsidR="00423116" w:rsidRPr="00D4626E" w:rsidRDefault="00423116" w:rsidP="00E74DAA">
            <w:pPr>
              <w:pStyle w:val="ListParagraph"/>
              <w:numPr>
                <w:ilvl w:val="0"/>
                <w:numId w:val="565"/>
              </w:numPr>
              <w:contextualSpacing w:val="0"/>
            </w:pPr>
            <w:r>
              <w:rPr>
                <w:rFonts w:eastAsia="Times New Roman"/>
              </w:rPr>
              <w:t>Jill is permanently removed and will not be displayed in any of the subsequent screen(s) within and after application submission.</w:t>
            </w:r>
          </w:p>
          <w:p w14:paraId="661F9CD3" w14:textId="77777777" w:rsidR="00423116" w:rsidRDefault="00423116" w:rsidP="00EB1CA4"/>
          <w:p w14:paraId="65D0471B" w14:textId="77777777" w:rsidR="00423116" w:rsidRDefault="00423116" w:rsidP="00EB1CA4"/>
          <w:p w14:paraId="0244CBB3" w14:textId="77777777" w:rsidR="00423116" w:rsidRPr="00B700AB" w:rsidRDefault="00423116" w:rsidP="00EB1CA4">
            <w:pPr>
              <w:spacing w:after="160" w:line="259" w:lineRule="auto"/>
            </w:pPr>
            <w:r w:rsidRPr="00B700AB">
              <w:rPr>
                <w:b/>
                <w:bCs/>
              </w:rPr>
              <w:t xml:space="preserve">Example </w:t>
            </w:r>
            <w:r>
              <w:rPr>
                <w:b/>
                <w:bCs/>
              </w:rPr>
              <w:t>4</w:t>
            </w:r>
            <w:r w:rsidRPr="00B700AB">
              <w:rPr>
                <w:b/>
                <w:bCs/>
              </w:rPr>
              <w:t>:</w:t>
            </w:r>
            <w:r w:rsidRPr="00B700AB">
              <w:t xml:space="preserve"> </w:t>
            </w:r>
            <w:r>
              <w:t>The permanently removed</w:t>
            </w:r>
            <w:r w:rsidRPr="00B700AB">
              <w:t xml:space="preserve"> </w:t>
            </w:r>
            <w:r>
              <w:t xml:space="preserve">Non-HOH deceased </w:t>
            </w:r>
            <w:r w:rsidRPr="00B700AB">
              <w:t xml:space="preserve">member is </w:t>
            </w:r>
            <w:r>
              <w:t>added back to</w:t>
            </w:r>
            <w:r w:rsidRPr="00B700AB">
              <w:t xml:space="preserve"> the application due to f</w:t>
            </w:r>
            <w:r w:rsidRPr="00B700AB">
              <w:rPr>
                <w:bCs/>
              </w:rPr>
              <w:t>orce propagation.</w:t>
            </w:r>
          </w:p>
          <w:p w14:paraId="2447534B" w14:textId="77777777" w:rsidR="00423116" w:rsidRPr="00B700AB" w:rsidRDefault="00423116" w:rsidP="00E74DAA">
            <w:pPr>
              <w:pStyle w:val="ListParagraph"/>
              <w:numPr>
                <w:ilvl w:val="0"/>
                <w:numId w:val="573"/>
              </w:numPr>
              <w:contextualSpacing w:val="0"/>
              <w:rPr>
                <w:iCs/>
                <w:lang w:eastAsia="en-IN"/>
              </w:rPr>
            </w:pPr>
            <w:r w:rsidRPr="00B700AB">
              <w:rPr>
                <w:iCs/>
                <w:lang w:eastAsia="en-IN"/>
              </w:rPr>
              <w:t xml:space="preserve">A </w:t>
            </w:r>
            <w:r>
              <w:rPr>
                <w:iCs/>
                <w:lang w:eastAsia="en-IN"/>
              </w:rPr>
              <w:t xml:space="preserve">2022 and 2023 </w:t>
            </w:r>
            <w:r w:rsidRPr="00B700AB">
              <w:rPr>
                <w:iCs/>
                <w:lang w:eastAsia="en-IN"/>
              </w:rPr>
              <w:t xml:space="preserve">application exist with </w:t>
            </w:r>
            <w:r>
              <w:rPr>
                <w:iCs/>
                <w:lang w:eastAsia="en-IN"/>
              </w:rPr>
              <w:t xml:space="preserve">2 </w:t>
            </w:r>
            <w:r w:rsidRPr="00B700AB">
              <w:rPr>
                <w:iCs/>
                <w:lang w:eastAsia="en-IN"/>
              </w:rPr>
              <w:t>members Jack and Jill.</w:t>
            </w:r>
          </w:p>
          <w:p w14:paraId="5F531FBD" w14:textId="77777777" w:rsidR="00423116" w:rsidRPr="00B700AB" w:rsidRDefault="00423116" w:rsidP="00E74DAA">
            <w:pPr>
              <w:pStyle w:val="ListParagraph"/>
              <w:numPr>
                <w:ilvl w:val="0"/>
                <w:numId w:val="573"/>
              </w:numPr>
              <w:contextualSpacing w:val="0"/>
              <w:rPr>
                <w:iCs/>
                <w:lang w:eastAsia="en-IN"/>
              </w:rPr>
            </w:pPr>
            <w:r>
              <w:rPr>
                <w:iCs/>
                <w:lang w:eastAsia="en-IN"/>
              </w:rPr>
              <w:t xml:space="preserve">On 1/16/2023, the user </w:t>
            </w:r>
            <w:r w:rsidRPr="00B700AB">
              <w:rPr>
                <w:iCs/>
                <w:lang w:eastAsia="en-IN"/>
              </w:rPr>
              <w:t xml:space="preserve">reports a change on </w:t>
            </w:r>
            <w:r>
              <w:rPr>
                <w:iCs/>
                <w:lang w:eastAsia="en-IN"/>
              </w:rPr>
              <w:t>the 2023 application</w:t>
            </w:r>
            <w:r w:rsidRPr="00B700AB">
              <w:rPr>
                <w:iCs/>
                <w:lang w:eastAsia="en-IN"/>
              </w:rPr>
              <w:t xml:space="preserve"> to</w:t>
            </w:r>
            <w:r>
              <w:rPr>
                <w:iCs/>
                <w:lang w:eastAsia="en-IN"/>
              </w:rPr>
              <w:t xml:space="preserve"> remove </w:t>
            </w:r>
            <w:r w:rsidRPr="00B700AB">
              <w:rPr>
                <w:iCs/>
                <w:lang w:eastAsia="en-IN"/>
              </w:rPr>
              <w:t xml:space="preserve">Jill from </w:t>
            </w:r>
            <w:r>
              <w:rPr>
                <w:iCs/>
                <w:lang w:eastAsia="en-IN"/>
              </w:rPr>
              <w:t xml:space="preserve">the </w:t>
            </w:r>
            <w:r w:rsidRPr="00B700AB">
              <w:rPr>
                <w:iCs/>
                <w:lang w:eastAsia="en-IN"/>
              </w:rPr>
              <w:t>application</w:t>
            </w:r>
            <w:r>
              <w:rPr>
                <w:iCs/>
                <w:lang w:eastAsia="en-IN"/>
              </w:rPr>
              <w:t xml:space="preserve"> with Date of Death as 5/16/2022</w:t>
            </w:r>
            <w:r w:rsidRPr="00B700AB">
              <w:rPr>
                <w:iCs/>
                <w:lang w:eastAsia="en-IN"/>
              </w:rPr>
              <w:t xml:space="preserve">. </w:t>
            </w:r>
          </w:p>
          <w:p w14:paraId="12F58F0C" w14:textId="77777777" w:rsidR="00423116" w:rsidRPr="00B700AB" w:rsidRDefault="00423116" w:rsidP="00E74DAA">
            <w:pPr>
              <w:pStyle w:val="ListParagraph"/>
              <w:numPr>
                <w:ilvl w:val="0"/>
                <w:numId w:val="573"/>
              </w:numPr>
              <w:contextualSpacing w:val="0"/>
              <w:rPr>
                <w:iCs/>
                <w:lang w:eastAsia="en-IN"/>
              </w:rPr>
            </w:pPr>
            <w:r w:rsidRPr="00B700AB">
              <w:rPr>
                <w:iCs/>
                <w:lang w:eastAsia="en-IN"/>
              </w:rPr>
              <w:t xml:space="preserve">The </w:t>
            </w:r>
            <w:r>
              <w:rPr>
                <w:iCs/>
                <w:lang w:eastAsia="en-IN"/>
              </w:rPr>
              <w:t xml:space="preserve">user </w:t>
            </w:r>
            <w:r w:rsidRPr="00B700AB">
              <w:rPr>
                <w:iCs/>
                <w:lang w:eastAsia="en-IN"/>
              </w:rPr>
              <w:t xml:space="preserve">selects the option to </w:t>
            </w:r>
            <w:r>
              <w:rPr>
                <w:iCs/>
                <w:lang w:eastAsia="en-IN"/>
              </w:rPr>
              <w:t xml:space="preserve">permanently remove </w:t>
            </w:r>
            <w:r w:rsidRPr="00B700AB">
              <w:rPr>
                <w:iCs/>
                <w:lang w:eastAsia="en-IN"/>
              </w:rPr>
              <w:t xml:space="preserve">Jill. </w:t>
            </w:r>
          </w:p>
          <w:p w14:paraId="717D7CB9" w14:textId="77777777" w:rsidR="00423116" w:rsidRPr="00B700AB" w:rsidRDefault="00423116" w:rsidP="00E74DAA">
            <w:pPr>
              <w:pStyle w:val="ListParagraph"/>
              <w:numPr>
                <w:ilvl w:val="0"/>
                <w:numId w:val="573"/>
              </w:numPr>
              <w:contextualSpacing w:val="0"/>
              <w:rPr>
                <w:iCs/>
                <w:lang w:eastAsia="en-IN"/>
              </w:rPr>
            </w:pPr>
            <w:r w:rsidRPr="00B700AB">
              <w:rPr>
                <w:rFonts w:eastAsia="Times New Roman"/>
              </w:rPr>
              <w:t xml:space="preserve">Application is submitted and Jill is </w:t>
            </w:r>
            <w:r>
              <w:rPr>
                <w:rFonts w:eastAsia="Times New Roman"/>
              </w:rPr>
              <w:t xml:space="preserve">permanently </w:t>
            </w:r>
            <w:r w:rsidRPr="00B700AB">
              <w:rPr>
                <w:rFonts w:eastAsia="Times New Roman"/>
              </w:rPr>
              <w:t>removed from</w:t>
            </w:r>
            <w:r>
              <w:rPr>
                <w:rFonts w:eastAsia="Times New Roman"/>
              </w:rPr>
              <w:t xml:space="preserve"> 2023 application.</w:t>
            </w:r>
          </w:p>
          <w:p w14:paraId="7626BC57" w14:textId="77777777" w:rsidR="00423116" w:rsidRPr="00B700AB" w:rsidRDefault="00423116" w:rsidP="00E74DAA">
            <w:pPr>
              <w:pStyle w:val="ListParagraph"/>
              <w:numPr>
                <w:ilvl w:val="0"/>
                <w:numId w:val="573"/>
              </w:numPr>
              <w:contextualSpacing w:val="0"/>
              <w:rPr>
                <w:iCs/>
                <w:lang w:eastAsia="en-IN"/>
              </w:rPr>
            </w:pPr>
            <w:r>
              <w:rPr>
                <w:iCs/>
                <w:lang w:eastAsia="en-IN"/>
              </w:rPr>
              <w:t>On 2/15/2023, the Agent Portal user</w:t>
            </w:r>
            <w:r w:rsidRPr="00B700AB">
              <w:rPr>
                <w:iCs/>
                <w:lang w:eastAsia="en-IN"/>
              </w:rPr>
              <w:t xml:space="preserve"> reports a change </w:t>
            </w:r>
            <w:r>
              <w:rPr>
                <w:iCs/>
                <w:lang w:eastAsia="en-IN"/>
              </w:rPr>
              <w:t>on the</w:t>
            </w:r>
            <w:r w:rsidRPr="00B700AB">
              <w:rPr>
                <w:iCs/>
                <w:lang w:eastAsia="en-IN"/>
              </w:rPr>
              <w:t xml:space="preserve"> 2022 application. Jill was still displayed in this eligibility. </w:t>
            </w:r>
          </w:p>
          <w:p w14:paraId="47144E9D" w14:textId="77777777" w:rsidR="00423116" w:rsidRPr="009C013A" w:rsidRDefault="00423116" w:rsidP="00E74DAA">
            <w:pPr>
              <w:pStyle w:val="ListParagraph"/>
              <w:numPr>
                <w:ilvl w:val="0"/>
                <w:numId w:val="573"/>
              </w:numPr>
              <w:contextualSpacing w:val="0"/>
            </w:pPr>
            <w:r w:rsidRPr="00B700AB">
              <w:rPr>
                <w:iCs/>
                <w:lang w:eastAsia="en-IN"/>
              </w:rPr>
              <w:t xml:space="preserve">If the eligibility was </w:t>
            </w:r>
            <w:r>
              <w:rPr>
                <w:iCs/>
                <w:lang w:eastAsia="en-IN"/>
              </w:rPr>
              <w:t xml:space="preserve">propagated (user-driven or auto </w:t>
            </w:r>
            <w:r w:rsidRPr="00B700AB">
              <w:rPr>
                <w:iCs/>
                <w:lang w:eastAsia="en-IN"/>
              </w:rPr>
              <w:t>propagated</w:t>
            </w:r>
            <w:r>
              <w:rPr>
                <w:iCs/>
                <w:lang w:eastAsia="en-IN"/>
              </w:rPr>
              <w:t xml:space="preserve"> or force propagated</w:t>
            </w:r>
            <w:r w:rsidRPr="00B700AB">
              <w:rPr>
                <w:iCs/>
                <w:lang w:eastAsia="en-IN"/>
              </w:rPr>
              <w:t xml:space="preserve"> to 2023, then Jill will </w:t>
            </w:r>
            <w:r>
              <w:rPr>
                <w:iCs/>
                <w:lang w:eastAsia="en-IN"/>
              </w:rPr>
              <w:t xml:space="preserve">again </w:t>
            </w:r>
            <w:r w:rsidRPr="00B700AB">
              <w:rPr>
                <w:iCs/>
                <w:lang w:eastAsia="en-IN"/>
              </w:rPr>
              <w:t xml:space="preserve">be </w:t>
            </w:r>
            <w:r>
              <w:rPr>
                <w:iCs/>
                <w:lang w:eastAsia="en-IN"/>
              </w:rPr>
              <w:t>added</w:t>
            </w:r>
            <w:r w:rsidRPr="00B700AB">
              <w:rPr>
                <w:iCs/>
                <w:lang w:eastAsia="en-IN"/>
              </w:rPr>
              <w:t xml:space="preserve"> as</w:t>
            </w:r>
            <w:r>
              <w:rPr>
                <w:iCs/>
                <w:lang w:eastAsia="en-IN"/>
              </w:rPr>
              <w:t xml:space="preserve"> a</w:t>
            </w:r>
            <w:r w:rsidRPr="00B700AB">
              <w:rPr>
                <w:iCs/>
                <w:lang w:eastAsia="en-IN"/>
              </w:rPr>
              <w:t xml:space="preserve"> deceased member in 2023 eligibility year application. </w:t>
            </w:r>
          </w:p>
          <w:p w14:paraId="7118C45C" w14:textId="77777777" w:rsidR="00423116" w:rsidRPr="00D4626E" w:rsidRDefault="00423116" w:rsidP="00E74DAA">
            <w:pPr>
              <w:pStyle w:val="ListParagraph"/>
              <w:numPr>
                <w:ilvl w:val="0"/>
                <w:numId w:val="573"/>
              </w:numPr>
              <w:contextualSpacing w:val="0"/>
            </w:pPr>
            <w:r>
              <w:rPr>
                <w:iCs/>
                <w:lang w:eastAsia="en-IN"/>
              </w:rPr>
              <w:t xml:space="preserve">The system will consider the member as deceased for all downstream process in 2023 application. </w:t>
            </w:r>
          </w:p>
          <w:p w14:paraId="5E31E9C4" w14:textId="77777777" w:rsidR="00423116" w:rsidRDefault="00423116" w:rsidP="00EB1CA4">
            <w:pPr>
              <w:rPr>
                <w:b/>
                <w:bCs/>
              </w:rPr>
            </w:pPr>
          </w:p>
          <w:p w14:paraId="3BE1F738" w14:textId="77777777" w:rsidR="00423116" w:rsidRDefault="00423116" w:rsidP="00EB1CA4">
            <w:r w:rsidRPr="00D4626E">
              <w:rPr>
                <w:b/>
                <w:bCs/>
              </w:rPr>
              <w:t>Note:</w:t>
            </w:r>
            <w:r>
              <w:rPr>
                <w:b/>
                <w:bCs/>
              </w:rPr>
              <w:t xml:space="preserve"> </w:t>
            </w:r>
            <w:r>
              <w:t>E</w:t>
            </w:r>
            <w:r w:rsidRPr="00900BC5">
              <w:t>xisting</w:t>
            </w:r>
            <w:r>
              <w:t xml:space="preserve"> user-driven or</w:t>
            </w:r>
            <w:r w:rsidRPr="00900BC5">
              <w:t xml:space="preserve"> auto</w:t>
            </w:r>
            <w:r>
              <w:t xml:space="preserve"> propagation or </w:t>
            </w:r>
            <w:r w:rsidRPr="00900BC5">
              <w:t>force propagation behavior is not in scope to be updated.</w:t>
            </w:r>
          </w:p>
          <w:p w14:paraId="66D5F236" w14:textId="77777777" w:rsidR="00423116" w:rsidRDefault="00423116" w:rsidP="00EB1CA4"/>
          <w:p w14:paraId="38B9FDC6" w14:textId="77777777" w:rsidR="00423116" w:rsidRDefault="00423116" w:rsidP="00EB1CA4">
            <w:pPr>
              <w:spacing w:after="160" w:line="259" w:lineRule="auto"/>
            </w:pPr>
            <w:r w:rsidRPr="00856360">
              <w:rPr>
                <w:b/>
                <w:bCs/>
              </w:rPr>
              <w:lastRenderedPageBreak/>
              <w:t xml:space="preserve">Example </w:t>
            </w:r>
            <w:r>
              <w:rPr>
                <w:b/>
                <w:bCs/>
              </w:rPr>
              <w:t>5</w:t>
            </w:r>
            <w:r w:rsidRPr="00856360">
              <w:rPr>
                <w:b/>
                <w:bCs/>
              </w:rPr>
              <w:t>:</w:t>
            </w:r>
            <w:r>
              <w:t xml:space="preserve">  Deceased member permanently removed when there is no current year eligibility.</w:t>
            </w:r>
          </w:p>
          <w:p w14:paraId="52496DF2"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Only a 2021 application exists with 2 members Jack and Jill. </w:t>
            </w:r>
          </w:p>
          <w:p w14:paraId="660BAEA9"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Application for the year 2022 does not exist</w:t>
            </w:r>
          </w:p>
          <w:p w14:paraId="693869C0"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The user reports a change on 03/16/2022 on the 2021 application to remove Jill from application as she is deceased. </w:t>
            </w:r>
          </w:p>
          <w:p w14:paraId="343DDB38" w14:textId="77777777" w:rsidR="00423116" w:rsidRPr="001107AD" w:rsidRDefault="00423116" w:rsidP="00E74DAA">
            <w:pPr>
              <w:pStyle w:val="ListParagraph"/>
              <w:numPr>
                <w:ilvl w:val="0"/>
                <w:numId w:val="565"/>
              </w:numPr>
              <w:contextualSpacing w:val="0"/>
              <w:rPr>
                <w:rFonts w:cs="Arial"/>
                <w:iCs/>
                <w:lang w:eastAsia="en-IN"/>
              </w:rPr>
            </w:pPr>
            <w:r>
              <w:rPr>
                <w:rFonts w:cs="Arial"/>
                <w:iCs/>
                <w:lang w:eastAsia="en-IN"/>
              </w:rPr>
              <w:t>The user clicks on ‘Remove Member’ button against Jill name on “</w:t>
            </w:r>
            <w:r w:rsidRPr="00B738CF">
              <w:rPr>
                <w:rFonts w:eastAsia="Times New Roman"/>
              </w:rPr>
              <w:t>Who Are Your Household Members?”</w:t>
            </w:r>
            <w:r>
              <w:rPr>
                <w:rFonts w:eastAsia="Times New Roman"/>
              </w:rPr>
              <w:t xml:space="preserve"> and enter reason as “Death” with Date of death as 01/01/2021.</w:t>
            </w:r>
          </w:p>
          <w:p w14:paraId="440FBF79" w14:textId="77777777" w:rsidR="00423116" w:rsidRPr="00DE5A84" w:rsidRDefault="00423116" w:rsidP="00E74DAA">
            <w:pPr>
              <w:pStyle w:val="ListParagraph"/>
              <w:numPr>
                <w:ilvl w:val="0"/>
                <w:numId w:val="565"/>
              </w:numPr>
              <w:contextualSpacing w:val="0"/>
              <w:rPr>
                <w:rFonts w:cs="Arial"/>
                <w:iCs/>
                <w:lang w:eastAsia="en-IN"/>
              </w:rPr>
            </w:pPr>
            <w:r>
              <w:rPr>
                <w:rFonts w:eastAsia="Times New Roman"/>
              </w:rPr>
              <w:t xml:space="preserve">The system checks that Jill can be permanently removed from the </w:t>
            </w:r>
            <w:r w:rsidRPr="00187A6B">
              <w:rPr>
                <w:rFonts w:cs="Arial"/>
                <w:iCs/>
                <w:lang w:eastAsia="en-IN"/>
              </w:rPr>
              <w:t>application as per the table mentioned in DER.PCS.01.001.</w:t>
            </w:r>
          </w:p>
          <w:p w14:paraId="2B314D6A" w14:textId="77777777" w:rsidR="00423116" w:rsidRPr="00BB3710" w:rsidRDefault="00423116" w:rsidP="00E74DAA">
            <w:pPr>
              <w:pStyle w:val="ListParagraph"/>
              <w:numPr>
                <w:ilvl w:val="0"/>
                <w:numId w:val="565"/>
              </w:numPr>
              <w:contextualSpacing w:val="0"/>
              <w:rPr>
                <w:rFonts w:cs="Arial"/>
                <w:iCs/>
                <w:lang w:eastAsia="en-IN"/>
              </w:rPr>
            </w:pPr>
            <w:r w:rsidRPr="00187A6B">
              <w:rPr>
                <w:rFonts w:cs="Arial"/>
                <w:iCs/>
                <w:lang w:eastAsia="en-IN"/>
              </w:rPr>
              <w:t xml:space="preserve">Because </w:t>
            </w:r>
            <w:r>
              <w:rPr>
                <w:rFonts w:cs="Arial"/>
                <w:iCs/>
                <w:lang w:eastAsia="en-IN"/>
              </w:rPr>
              <w:t>2021</w:t>
            </w:r>
            <w:r w:rsidRPr="00187A6B">
              <w:rPr>
                <w:rFonts w:cs="Arial"/>
                <w:iCs/>
                <w:lang w:eastAsia="en-IN"/>
              </w:rPr>
              <w:t xml:space="preserve"> </w:t>
            </w:r>
            <w:r>
              <w:rPr>
                <w:rFonts w:cs="Arial"/>
                <w:iCs/>
                <w:lang w:eastAsia="en-IN"/>
              </w:rPr>
              <w:t xml:space="preserve">is </w:t>
            </w:r>
            <w:r w:rsidRPr="00187A6B">
              <w:rPr>
                <w:rFonts w:cs="Arial"/>
                <w:iCs/>
                <w:lang w:eastAsia="en-IN"/>
              </w:rPr>
              <w:t xml:space="preserve">the only application in the system </w:t>
            </w:r>
            <w:r>
              <w:rPr>
                <w:rFonts w:cs="Arial"/>
                <w:iCs/>
                <w:lang w:eastAsia="en-IN"/>
              </w:rPr>
              <w:t xml:space="preserve">and there is </w:t>
            </w:r>
            <w:r w:rsidRPr="00187A6B">
              <w:rPr>
                <w:rFonts w:cs="Arial"/>
                <w:iCs/>
                <w:lang w:eastAsia="en-IN"/>
              </w:rPr>
              <w:t xml:space="preserve">no application </w:t>
            </w:r>
            <w:r>
              <w:rPr>
                <w:rFonts w:cs="Arial"/>
                <w:iCs/>
                <w:lang w:eastAsia="en-IN"/>
              </w:rPr>
              <w:t xml:space="preserve">that </w:t>
            </w:r>
            <w:r w:rsidRPr="00187A6B">
              <w:rPr>
                <w:rFonts w:cs="Arial"/>
                <w:iCs/>
                <w:lang w:eastAsia="en-IN"/>
              </w:rPr>
              <w:t>exists for 2022, if the user edits the 2021 application, the system will create a 2022 application.</w:t>
            </w:r>
          </w:p>
          <w:p w14:paraId="1D73A7CA" w14:textId="77777777" w:rsidR="00423116" w:rsidRPr="00FA66FD" w:rsidRDefault="00423116" w:rsidP="00E74DAA">
            <w:pPr>
              <w:pStyle w:val="ListParagraph"/>
              <w:numPr>
                <w:ilvl w:val="0"/>
                <w:numId w:val="565"/>
              </w:numPr>
              <w:contextualSpacing w:val="0"/>
              <w:rPr>
                <w:rFonts w:cs="Arial"/>
                <w:iCs/>
                <w:lang w:eastAsia="en-IN"/>
              </w:rPr>
            </w:pPr>
            <w:r>
              <w:rPr>
                <w:rFonts w:eastAsia="Times New Roman"/>
              </w:rPr>
              <w:t>The system displays an option to permanently remove Jill from the application.</w:t>
            </w:r>
          </w:p>
          <w:p w14:paraId="78F8A069"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 xml:space="preserve">The user selects to remove the deceased member. </w:t>
            </w:r>
          </w:p>
          <w:p w14:paraId="752EC68A"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The u</w:t>
            </w:r>
            <w:r w:rsidRPr="001107AD">
              <w:rPr>
                <w:rFonts w:eastAsia="Times New Roman"/>
              </w:rPr>
              <w:t>ser clicks on Save and Continue and a warning message is displayed</w:t>
            </w:r>
            <w:r>
              <w:rPr>
                <w:rFonts w:eastAsia="Times New Roman"/>
              </w:rPr>
              <w:t>.</w:t>
            </w:r>
          </w:p>
          <w:p w14:paraId="1E8399A4" w14:textId="77777777" w:rsidR="00423116" w:rsidRPr="00D4626E" w:rsidRDefault="00423116" w:rsidP="00E74DAA">
            <w:pPr>
              <w:pStyle w:val="ListParagraph"/>
              <w:numPr>
                <w:ilvl w:val="0"/>
                <w:numId w:val="565"/>
              </w:numPr>
              <w:contextualSpacing w:val="0"/>
            </w:pPr>
            <w:r>
              <w:rPr>
                <w:rFonts w:eastAsia="Times New Roman"/>
              </w:rPr>
              <w:t>Jill is permanently removed and will not be displayed in any of the subsequent screen(s) within and after application submission.</w:t>
            </w:r>
          </w:p>
          <w:p w14:paraId="39A9E5A5" w14:textId="77777777" w:rsidR="00423116" w:rsidRPr="00D4626E" w:rsidRDefault="00423116" w:rsidP="00EB1CA4">
            <w:pPr>
              <w:rPr>
                <w:b/>
                <w:bCs/>
              </w:rPr>
            </w:pPr>
          </w:p>
          <w:p w14:paraId="45DBC634" w14:textId="77777777" w:rsidR="00423116" w:rsidRDefault="00423116" w:rsidP="00EB1CA4">
            <w:pPr>
              <w:spacing w:after="160" w:line="259" w:lineRule="auto"/>
            </w:pPr>
          </w:p>
        </w:tc>
      </w:tr>
      <w:tr w:rsidR="00423116" w:rsidRPr="00651128" w14:paraId="572073FC" w14:textId="77777777" w:rsidTr="00EB1CA4">
        <w:trPr>
          <w:trHeight w:val="350"/>
        </w:trPr>
        <w:tc>
          <w:tcPr>
            <w:tcW w:w="1957" w:type="dxa"/>
            <w:shd w:val="clear" w:color="auto" w:fill="FFFFFF" w:themeFill="background1"/>
            <w:vAlign w:val="center"/>
          </w:tcPr>
          <w:p w14:paraId="581B91D4" w14:textId="77777777" w:rsidR="00423116" w:rsidRDefault="00423116" w:rsidP="00EB1CA4">
            <w:r>
              <w:rPr>
                <w:color w:val="000000"/>
              </w:rPr>
              <w:lastRenderedPageBreak/>
              <w:t>DER.PCS.</w:t>
            </w:r>
            <w:r w:rsidRPr="00651128">
              <w:rPr>
                <w:color w:val="000000"/>
              </w:rPr>
              <w:t>0</w:t>
            </w:r>
            <w:r>
              <w:rPr>
                <w:color w:val="000000"/>
              </w:rPr>
              <w:t>1</w:t>
            </w:r>
            <w:r w:rsidRPr="00651128">
              <w:rPr>
                <w:color w:val="000000"/>
              </w:rPr>
              <w:t>.00</w:t>
            </w:r>
            <w:r>
              <w:rPr>
                <w:color w:val="000000"/>
              </w:rPr>
              <w:t>3</w:t>
            </w:r>
          </w:p>
        </w:tc>
        <w:tc>
          <w:tcPr>
            <w:tcW w:w="7313" w:type="dxa"/>
            <w:shd w:val="clear" w:color="auto" w:fill="FFFFFF" w:themeFill="background1"/>
          </w:tcPr>
          <w:p w14:paraId="34B6475C" w14:textId="77777777" w:rsidR="00423116" w:rsidRPr="00B909ED" w:rsidRDefault="00423116" w:rsidP="00EB1CA4">
            <w:pPr>
              <w:spacing w:after="160" w:line="259" w:lineRule="auto"/>
              <w:rPr>
                <w:rFonts w:eastAsia="Times New Roman"/>
              </w:rPr>
            </w:pPr>
            <w:r w:rsidRPr="00B700AB">
              <w:t xml:space="preserve">The system shall </w:t>
            </w:r>
            <w:r>
              <w:t>allow the</w:t>
            </w:r>
            <w:r w:rsidRPr="00B700AB">
              <w:t xml:space="preserve"> member </w:t>
            </w:r>
            <w:r>
              <w:t xml:space="preserve">to traverse </w:t>
            </w:r>
            <w:r w:rsidRPr="00B700AB">
              <w:t>back to the ‘Who Are Your Household Members</w:t>
            </w:r>
            <w:r>
              <w:t>?</w:t>
            </w:r>
            <w:r w:rsidRPr="00B700AB">
              <w:t xml:space="preserve">’ screen </w:t>
            </w:r>
            <w:r>
              <w:t>upon selecting the “Save and Continue” button</w:t>
            </w:r>
            <w:r w:rsidRPr="00B700AB">
              <w:t xml:space="preserve"> </w:t>
            </w:r>
            <w:r>
              <w:t xml:space="preserve">on </w:t>
            </w:r>
            <w:r w:rsidRPr="00B700AB">
              <w:t>the ‘Death Confirmation’ screen</w:t>
            </w:r>
            <w:r>
              <w:t xml:space="preserve"> </w:t>
            </w:r>
            <w:r>
              <w:rPr>
                <w:rFonts w:eastAsia="Times New Roman"/>
              </w:rPr>
              <w:t>during the initial application submission,</w:t>
            </w:r>
            <w:r w:rsidRPr="007A7BE7">
              <w:rPr>
                <w:rFonts w:eastAsia="Times New Roman"/>
              </w:rPr>
              <w:t xml:space="preserve"> </w:t>
            </w:r>
            <w:r>
              <w:rPr>
                <w:rFonts w:eastAsia="Times New Roman"/>
              </w:rPr>
              <w:t xml:space="preserve">removal of a member, or adding a member who is found to be deceased from SSA </w:t>
            </w:r>
            <w:r>
              <w:t xml:space="preserve">when </w:t>
            </w:r>
            <w:r w:rsidRPr="00B700AB">
              <w:t>the following conditions are true</w:t>
            </w:r>
            <w:r>
              <w:t>:</w:t>
            </w:r>
          </w:p>
          <w:p w14:paraId="4FDC69FD" w14:textId="77777777" w:rsidR="00423116" w:rsidRPr="00B700AB" w:rsidRDefault="00423116" w:rsidP="00E74DAA">
            <w:pPr>
              <w:pStyle w:val="ListParagraph"/>
              <w:numPr>
                <w:ilvl w:val="0"/>
                <w:numId w:val="566"/>
              </w:numPr>
              <w:spacing w:after="160" w:line="259" w:lineRule="auto"/>
              <w:rPr>
                <w:rFonts w:eastAsia="Times New Roman"/>
              </w:rPr>
            </w:pPr>
            <w:r w:rsidRPr="00B700AB">
              <w:rPr>
                <w:rFonts w:eastAsia="Times New Roman"/>
              </w:rPr>
              <w:t xml:space="preserve">The system receives the deceased flag against the member from </w:t>
            </w:r>
            <w:r>
              <w:rPr>
                <w:rFonts w:eastAsia="Times New Roman"/>
              </w:rPr>
              <w:t xml:space="preserve">the </w:t>
            </w:r>
            <w:r w:rsidRPr="00B700AB">
              <w:rPr>
                <w:rFonts w:eastAsia="Times New Roman"/>
              </w:rPr>
              <w:t xml:space="preserve">SSA call. </w:t>
            </w:r>
          </w:p>
          <w:p w14:paraId="55DAF962" w14:textId="77777777" w:rsidR="00423116" w:rsidRPr="005869F4" w:rsidRDefault="00423116" w:rsidP="00E74DAA">
            <w:pPr>
              <w:pStyle w:val="ListParagraph"/>
              <w:numPr>
                <w:ilvl w:val="0"/>
                <w:numId w:val="566"/>
              </w:numPr>
              <w:spacing w:after="160" w:line="259" w:lineRule="auto"/>
            </w:pPr>
            <w:r w:rsidRPr="005869F4">
              <w:t>‘</w:t>
            </w:r>
            <w:r w:rsidRPr="005869F4">
              <w:rPr>
                <w:rFonts w:eastAsia="Times New Roman"/>
                <w:color w:val="000000"/>
              </w:rPr>
              <w:t xml:space="preserve">Option available to permanently remove Non-HOH Deceased member’ </w:t>
            </w:r>
            <w:r w:rsidRPr="005869F4">
              <w:rPr>
                <w:color w:val="000000"/>
              </w:rPr>
              <w:t>is “Yes”, as per DER.PCS.01.001.</w:t>
            </w:r>
          </w:p>
          <w:p w14:paraId="4C9E02B6" w14:textId="77777777" w:rsidR="00423116" w:rsidRDefault="00423116" w:rsidP="00EB1CA4">
            <w:pPr>
              <w:rPr>
                <w:b/>
                <w:bCs/>
              </w:rPr>
            </w:pPr>
            <w:r w:rsidRPr="00DC210C">
              <w:rPr>
                <w:b/>
                <w:bCs/>
              </w:rPr>
              <w:t>Note:</w:t>
            </w:r>
          </w:p>
          <w:p w14:paraId="64DADF59" w14:textId="77777777" w:rsidR="00423116" w:rsidRDefault="00423116" w:rsidP="00E74DAA">
            <w:pPr>
              <w:pStyle w:val="ListParagraph"/>
              <w:numPr>
                <w:ilvl w:val="0"/>
                <w:numId w:val="571"/>
              </w:numPr>
              <w:contextualSpacing w:val="0"/>
            </w:pPr>
            <w:r>
              <w:t xml:space="preserve">Please refer to the </w:t>
            </w:r>
            <w:hyperlink w:anchor="_Appendices_1" w:history="1">
              <w:r w:rsidRPr="0000554D">
                <w:rPr>
                  <w:rStyle w:val="Hyperlink"/>
                </w:rPr>
                <w:t>UISS</w:t>
              </w:r>
            </w:hyperlink>
            <w:r>
              <w:t xml:space="preserve"> sheet for more details. </w:t>
            </w:r>
          </w:p>
          <w:p w14:paraId="3BB7545D" w14:textId="77777777" w:rsidR="00423116" w:rsidRDefault="00423116" w:rsidP="00E74DAA">
            <w:pPr>
              <w:pStyle w:val="ListParagraph"/>
              <w:numPr>
                <w:ilvl w:val="0"/>
                <w:numId w:val="571"/>
              </w:numPr>
              <w:contextualSpacing w:val="0"/>
            </w:pPr>
            <w:r>
              <w:t>Upon traversing back to the ‘Who Are Your Household Members?’ screen, the system shall consider the member as deceased.</w:t>
            </w:r>
          </w:p>
          <w:p w14:paraId="032C575E" w14:textId="77777777" w:rsidR="00423116" w:rsidRPr="00B700AB" w:rsidRDefault="00423116" w:rsidP="00E74DAA">
            <w:pPr>
              <w:pStyle w:val="ListParagraph"/>
              <w:numPr>
                <w:ilvl w:val="0"/>
                <w:numId w:val="571"/>
              </w:numPr>
              <w:contextualSpacing w:val="0"/>
            </w:pPr>
            <w:r>
              <w:rPr>
                <w:rFonts w:ascii="-apple-system" w:hAnsi="-apple-system"/>
                <w:color w:val="252423"/>
                <w:shd w:val="clear" w:color="auto" w:fill="FFFFFF"/>
              </w:rPr>
              <w:t>Within the same eligibility if a new member is being added and the SSA deceased flag is received for an existing member, the permanent removal option as well as traversal back to the ‘Who Are Your Household Members?’  for the SSA deceased member shall not be allowed.</w:t>
            </w:r>
          </w:p>
        </w:tc>
      </w:tr>
      <w:tr w:rsidR="00423116" w:rsidRPr="00651128" w14:paraId="4961E1B0" w14:textId="77777777" w:rsidTr="00EB1CA4">
        <w:trPr>
          <w:trHeight w:val="350"/>
        </w:trPr>
        <w:tc>
          <w:tcPr>
            <w:tcW w:w="1957" w:type="dxa"/>
            <w:shd w:val="clear" w:color="auto" w:fill="FFFFFF" w:themeFill="background1"/>
            <w:vAlign w:val="center"/>
          </w:tcPr>
          <w:p w14:paraId="130E654A" w14:textId="77777777" w:rsidR="00423116" w:rsidRDefault="00423116" w:rsidP="00EB1CA4">
            <w:r w:rsidRPr="00B700AB">
              <w:lastRenderedPageBreak/>
              <w:t>DER.PCS.01.004</w:t>
            </w:r>
          </w:p>
        </w:tc>
        <w:tc>
          <w:tcPr>
            <w:tcW w:w="7313" w:type="dxa"/>
            <w:shd w:val="clear" w:color="auto" w:fill="FFFFFF" w:themeFill="background1"/>
          </w:tcPr>
          <w:p w14:paraId="2A509117" w14:textId="77777777" w:rsidR="00423116" w:rsidRPr="00B700AB" w:rsidRDefault="00423116" w:rsidP="00EB1CA4">
            <w:r w:rsidRPr="00B700AB">
              <w:t xml:space="preserve">The system shall </w:t>
            </w:r>
            <w:r>
              <w:t>update the existing</w:t>
            </w:r>
            <w:r w:rsidRPr="00B700AB">
              <w:t xml:space="preserve"> warning message when </w:t>
            </w:r>
            <w:r>
              <w:t>a user</w:t>
            </w:r>
            <w:r w:rsidRPr="00B700AB">
              <w:t xml:space="preserve"> </w:t>
            </w:r>
            <w:r>
              <w:t>chooses</w:t>
            </w:r>
            <w:r w:rsidRPr="00B700AB">
              <w:t xml:space="preserve"> to permanently remove </w:t>
            </w:r>
            <w:r>
              <w:t xml:space="preserve">a non-HOH deceased </w:t>
            </w:r>
            <w:r w:rsidRPr="00B700AB">
              <w:t xml:space="preserve">member </w:t>
            </w:r>
            <w:r>
              <w:t xml:space="preserve">and proceed from the </w:t>
            </w:r>
            <w:r w:rsidRPr="00B700AB">
              <w:t>‘Who Are Your Household Members</w:t>
            </w:r>
            <w:r>
              <w:t>?</w:t>
            </w:r>
            <w:r w:rsidRPr="00B700AB">
              <w:t xml:space="preserve">’ screen. </w:t>
            </w:r>
          </w:p>
          <w:p w14:paraId="6FDAE496" w14:textId="77777777" w:rsidR="00423116" w:rsidRPr="00B700AB" w:rsidRDefault="00423116" w:rsidP="00EB1CA4"/>
          <w:p w14:paraId="3B804867" w14:textId="77777777" w:rsidR="00423116" w:rsidRPr="00B700AB" w:rsidRDefault="00423116" w:rsidP="00EB1CA4">
            <w:r w:rsidRPr="00B700AB">
              <w:rPr>
                <w:b/>
                <w:bCs/>
              </w:rPr>
              <w:t xml:space="preserve">Note: </w:t>
            </w:r>
            <w:r>
              <w:t xml:space="preserve">Please refer to the </w:t>
            </w:r>
            <w:hyperlink w:anchor="_Appendices_1" w:history="1">
              <w:r w:rsidRPr="0000554D">
                <w:rPr>
                  <w:rStyle w:val="Hyperlink"/>
                </w:rPr>
                <w:t>UISS</w:t>
              </w:r>
            </w:hyperlink>
            <w:r>
              <w:t xml:space="preserve"> sheet for more details </w:t>
            </w:r>
          </w:p>
          <w:p w14:paraId="43665F46" w14:textId="77777777" w:rsidR="00423116" w:rsidRPr="00B700AB" w:rsidRDefault="00423116" w:rsidP="00EB1CA4">
            <w:pPr>
              <w:spacing w:after="160" w:line="259" w:lineRule="auto"/>
            </w:pPr>
          </w:p>
        </w:tc>
      </w:tr>
      <w:tr w:rsidR="00423116" w:rsidRPr="00651128" w14:paraId="5B5C8D8F" w14:textId="77777777" w:rsidTr="00EB1CA4">
        <w:trPr>
          <w:trHeight w:val="350"/>
        </w:trPr>
        <w:tc>
          <w:tcPr>
            <w:tcW w:w="1957" w:type="dxa"/>
            <w:shd w:val="clear" w:color="auto" w:fill="FFFFFF" w:themeFill="background1"/>
            <w:vAlign w:val="center"/>
          </w:tcPr>
          <w:p w14:paraId="4B1BEDEF" w14:textId="77777777" w:rsidR="00423116" w:rsidRDefault="00423116" w:rsidP="00EB1CA4">
            <w:r w:rsidRPr="00B700AB">
              <w:t>DER.PCS.01.00</w:t>
            </w:r>
            <w:r>
              <w:t>5</w:t>
            </w:r>
          </w:p>
        </w:tc>
        <w:tc>
          <w:tcPr>
            <w:tcW w:w="7313" w:type="dxa"/>
            <w:shd w:val="clear" w:color="auto" w:fill="FFFFFF" w:themeFill="background1"/>
          </w:tcPr>
          <w:p w14:paraId="0983D13B" w14:textId="77777777" w:rsidR="00423116" w:rsidRDefault="00423116" w:rsidP="00EB1CA4">
            <w:r w:rsidRPr="00B700AB">
              <w:t xml:space="preserve">The system shall consider the member as </w:t>
            </w:r>
            <w:r>
              <w:t>‘</w:t>
            </w:r>
            <w:r w:rsidRPr="00B700AB">
              <w:t>deceased</w:t>
            </w:r>
            <w:r>
              <w:t>’</w:t>
            </w:r>
            <w:r w:rsidRPr="00B700AB">
              <w:t xml:space="preserve"> for all the downstream process</w:t>
            </w:r>
            <w:r>
              <w:t>es</w:t>
            </w:r>
            <w:r w:rsidRPr="00B700AB">
              <w:t xml:space="preserve"> (</w:t>
            </w:r>
            <w:r>
              <w:t xml:space="preserve">Closure reason(s), </w:t>
            </w:r>
            <w:r w:rsidRPr="00B700AB">
              <w:t>MMIS, Notice</w:t>
            </w:r>
            <w:r>
              <w:t>(</w:t>
            </w:r>
            <w:r w:rsidRPr="00B700AB">
              <w:t>s</w:t>
            </w:r>
            <w:r>
              <w:t>)</w:t>
            </w:r>
            <w:r w:rsidRPr="00B700AB">
              <w:t>,</w:t>
            </w:r>
            <w:r>
              <w:t xml:space="preserve"> Enrollment, SEP</w:t>
            </w:r>
            <w:r w:rsidRPr="00B700AB">
              <w:t xml:space="preserve"> etc.) if the member is</w:t>
            </w:r>
            <w:r>
              <w:t xml:space="preserve"> considered deceased and is </w:t>
            </w:r>
            <w:r w:rsidRPr="00B700AB">
              <w:t>permanently removed from the application</w:t>
            </w:r>
            <w:r>
              <w:t xml:space="preserve"> in the same eligibility</w:t>
            </w:r>
            <w:r w:rsidRPr="00B700AB">
              <w:t xml:space="preserve">. </w:t>
            </w:r>
          </w:p>
          <w:p w14:paraId="20FE6B06" w14:textId="77777777" w:rsidR="00423116" w:rsidRPr="00CE2980" w:rsidRDefault="00423116" w:rsidP="00EB1CA4"/>
        </w:tc>
      </w:tr>
    </w:tbl>
    <w:p w14:paraId="0C4D876D" w14:textId="77777777" w:rsidR="00423116" w:rsidRDefault="00423116" w:rsidP="00423116">
      <w:pPr>
        <w:rPr>
          <w:b/>
          <w:sz w:val="24"/>
        </w:rPr>
      </w:pPr>
    </w:p>
    <w:p w14:paraId="155128D5" w14:textId="77777777" w:rsidR="00423116" w:rsidRDefault="00423116" w:rsidP="00423116">
      <w:pPr>
        <w:rPr>
          <w:b/>
          <w:sz w:val="24"/>
        </w:rPr>
      </w:pPr>
    </w:p>
    <w:p w14:paraId="65982AC0" w14:textId="77777777" w:rsidR="00423116" w:rsidRDefault="00423116" w:rsidP="00423116">
      <w:pPr>
        <w:rPr>
          <w:rFonts w:eastAsiaTheme="majorEastAsia"/>
          <w:b/>
          <w:noProof/>
          <w:sz w:val="24"/>
          <w:szCs w:val="24"/>
        </w:rPr>
      </w:pPr>
      <w:bookmarkStart w:id="1054" w:name="_Toc116030267"/>
      <w:r>
        <w:br w:type="page"/>
      </w:r>
    </w:p>
    <w:p w14:paraId="19ACEA82" w14:textId="77777777" w:rsidR="00423116" w:rsidRPr="00651128" w:rsidRDefault="00423116" w:rsidP="00E74DAA">
      <w:pPr>
        <w:pStyle w:val="Heading3"/>
        <w:numPr>
          <w:ilvl w:val="2"/>
          <w:numId w:val="574"/>
        </w:numPr>
      </w:pPr>
      <w:r w:rsidRPr="00133372">
        <w:rPr>
          <w:rFonts w:ascii="Arial" w:hAnsi="Arial" w:cs="Arial"/>
        </w:rPr>
        <w:lastRenderedPageBreak/>
        <w:t>UI</w:t>
      </w:r>
      <w:r w:rsidRPr="00651128">
        <w:t>/</w:t>
      </w:r>
      <w:r w:rsidRPr="00133372">
        <w:rPr>
          <w:rFonts w:ascii="Arial" w:hAnsi="Arial" w:cs="Arial"/>
        </w:rPr>
        <w:t>UX</w:t>
      </w:r>
      <w:bookmarkEnd w:id="1054"/>
    </w:p>
    <w:p w14:paraId="19AD4024" w14:textId="77777777" w:rsidR="00423116" w:rsidRDefault="00423116" w:rsidP="00423116">
      <w:pPr>
        <w:ind w:left="720"/>
      </w:pPr>
    </w:p>
    <w:p w14:paraId="2682606C" w14:textId="3B2B348E" w:rsidR="00423116" w:rsidRDefault="00423116" w:rsidP="00423116">
      <w:pPr>
        <w:pStyle w:val="Caption"/>
        <w:keepNext/>
        <w:ind w:left="720"/>
        <w:jc w:val="center"/>
      </w:pPr>
      <w:bookmarkStart w:id="1055" w:name="_Toc115955723"/>
      <w:r>
        <w:t xml:space="preserve">Figure </w:t>
      </w:r>
      <w:r>
        <w:fldChar w:fldCharType="begin"/>
      </w:r>
      <w:r>
        <w:instrText>SEQ Figure \* ARABIC</w:instrText>
      </w:r>
      <w:r>
        <w:fldChar w:fldCharType="separate"/>
      </w:r>
      <w:r w:rsidR="0091605C">
        <w:rPr>
          <w:noProof/>
        </w:rPr>
        <w:t>11</w:t>
      </w:r>
      <w:r>
        <w:fldChar w:fldCharType="end"/>
      </w:r>
      <w:r>
        <w:t>: Option to permanently remove the deceased member- Yes</w:t>
      </w:r>
      <w:bookmarkEnd w:id="1055"/>
    </w:p>
    <w:p w14:paraId="72B9E3AD" w14:textId="77777777" w:rsidR="00423116" w:rsidRPr="00F47B10" w:rsidRDefault="00423116" w:rsidP="00423116"/>
    <w:p w14:paraId="606058E2" w14:textId="77777777" w:rsidR="00423116" w:rsidRDefault="00423116" w:rsidP="00423116">
      <w:pPr>
        <w:ind w:left="720"/>
      </w:pPr>
      <w:r w:rsidRPr="00A25F26">
        <w:rPr>
          <w:noProof/>
        </w:rPr>
        <w:drawing>
          <wp:inline distT="0" distB="0" distL="0" distR="0" wp14:anchorId="43D27AF0" wp14:editId="7CC31DC7">
            <wp:extent cx="5943600" cy="4847590"/>
            <wp:effectExtent l="0" t="0" r="0" b="381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73"/>
                    <a:stretch>
                      <a:fillRect/>
                    </a:stretch>
                  </pic:blipFill>
                  <pic:spPr>
                    <a:xfrm>
                      <a:off x="0" y="0"/>
                      <a:ext cx="5943600" cy="4847590"/>
                    </a:xfrm>
                    <a:prstGeom prst="rect">
                      <a:avLst/>
                    </a:prstGeom>
                  </pic:spPr>
                </pic:pic>
              </a:graphicData>
            </a:graphic>
          </wp:inline>
        </w:drawing>
      </w:r>
    </w:p>
    <w:p w14:paraId="6B3ECBD0" w14:textId="77777777" w:rsidR="00423116" w:rsidRDefault="00423116" w:rsidP="00423116">
      <w:pPr>
        <w:ind w:left="720"/>
      </w:pPr>
    </w:p>
    <w:p w14:paraId="631DD21D" w14:textId="77777777" w:rsidR="00423116" w:rsidRDefault="00423116" w:rsidP="00423116">
      <w:pPr>
        <w:ind w:left="720"/>
      </w:pPr>
    </w:p>
    <w:p w14:paraId="0A127D94" w14:textId="77777777" w:rsidR="00423116" w:rsidRDefault="00423116" w:rsidP="00423116">
      <w:pPr>
        <w:rPr>
          <w:b/>
          <w:bCs/>
          <w:color w:val="285C4E" w:themeColor="accent1"/>
          <w:sz w:val="18"/>
          <w:szCs w:val="18"/>
        </w:rPr>
      </w:pPr>
      <w:bookmarkStart w:id="1056" w:name="_Toc115955724"/>
      <w:r>
        <w:br w:type="page"/>
      </w:r>
    </w:p>
    <w:p w14:paraId="02683E7B" w14:textId="038BF339" w:rsidR="00423116" w:rsidRDefault="00423116" w:rsidP="00423116">
      <w:pPr>
        <w:pStyle w:val="Caption"/>
        <w:keepNext/>
        <w:ind w:left="720"/>
        <w:jc w:val="center"/>
      </w:pPr>
      <w:r>
        <w:lastRenderedPageBreak/>
        <w:t xml:space="preserve">Figure </w:t>
      </w:r>
      <w:r>
        <w:fldChar w:fldCharType="begin"/>
      </w:r>
      <w:r>
        <w:instrText>SEQ Figure \* ARABIC</w:instrText>
      </w:r>
      <w:r>
        <w:fldChar w:fldCharType="separate"/>
      </w:r>
      <w:r w:rsidR="0091605C">
        <w:rPr>
          <w:noProof/>
        </w:rPr>
        <w:t>12</w:t>
      </w:r>
      <w:r>
        <w:fldChar w:fldCharType="end"/>
      </w:r>
      <w:r>
        <w:t>: Warning Popup on ‘Who are your household members’</w:t>
      </w:r>
      <w:bookmarkEnd w:id="1056"/>
    </w:p>
    <w:p w14:paraId="7431B27F" w14:textId="77777777" w:rsidR="00423116" w:rsidRDefault="00423116" w:rsidP="00423116"/>
    <w:p w14:paraId="3199ACB9" w14:textId="77777777" w:rsidR="00423116" w:rsidRDefault="00423116" w:rsidP="00423116">
      <w:pPr>
        <w:jc w:val="center"/>
      </w:pPr>
      <w:r w:rsidRPr="00A25F26">
        <w:rPr>
          <w:noProof/>
        </w:rPr>
        <w:drawing>
          <wp:inline distT="0" distB="0" distL="0" distR="0" wp14:anchorId="645A5E44" wp14:editId="79DF4405">
            <wp:extent cx="4845685" cy="2187019"/>
            <wp:effectExtent l="0" t="0" r="5715"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rotWithShape="1">
                    <a:blip r:embed="rId74"/>
                    <a:srcRect t="7792" b="6117"/>
                    <a:stretch/>
                  </pic:blipFill>
                  <pic:spPr bwMode="auto">
                    <a:xfrm>
                      <a:off x="0" y="0"/>
                      <a:ext cx="4846320" cy="2187306"/>
                    </a:xfrm>
                    <a:prstGeom prst="rect">
                      <a:avLst/>
                    </a:prstGeom>
                    <a:ln>
                      <a:noFill/>
                    </a:ln>
                    <a:extLst>
                      <a:ext uri="{53640926-AAD7-44D8-BBD7-CCE9431645EC}">
                        <a14:shadowObscured xmlns:a14="http://schemas.microsoft.com/office/drawing/2010/main"/>
                      </a:ext>
                    </a:extLst>
                  </pic:spPr>
                </pic:pic>
              </a:graphicData>
            </a:graphic>
          </wp:inline>
        </w:drawing>
      </w:r>
    </w:p>
    <w:p w14:paraId="6F84060D" w14:textId="77777777" w:rsidR="00423116" w:rsidRPr="00426DC0" w:rsidRDefault="00423116" w:rsidP="00423116">
      <w:pPr>
        <w:jc w:val="center"/>
      </w:pPr>
    </w:p>
    <w:p w14:paraId="36E9208D" w14:textId="2AFE77B3" w:rsidR="00423116" w:rsidRDefault="00423116" w:rsidP="00423116">
      <w:pPr>
        <w:pStyle w:val="Caption"/>
        <w:keepNext/>
        <w:ind w:left="1440"/>
        <w:jc w:val="center"/>
      </w:pPr>
      <w:bookmarkStart w:id="1057" w:name="_Toc115955725"/>
      <w:r>
        <w:t xml:space="preserve">Figure </w:t>
      </w:r>
      <w:r>
        <w:fldChar w:fldCharType="begin"/>
      </w:r>
      <w:r>
        <w:instrText>SEQ Figure \* ARABIC</w:instrText>
      </w:r>
      <w:r>
        <w:fldChar w:fldCharType="separate"/>
      </w:r>
      <w:r w:rsidR="0091605C">
        <w:rPr>
          <w:noProof/>
        </w:rPr>
        <w:t>13</w:t>
      </w:r>
      <w:r>
        <w:fldChar w:fldCharType="end"/>
      </w:r>
      <w:r>
        <w:t>: Option to permanently remove the deceased member- No</w:t>
      </w:r>
      <w:bookmarkEnd w:id="1057"/>
    </w:p>
    <w:p w14:paraId="28929691" w14:textId="77777777" w:rsidR="00423116" w:rsidRPr="00FF4557" w:rsidRDefault="00423116" w:rsidP="00423116"/>
    <w:p w14:paraId="1AA70E3F" w14:textId="77777777" w:rsidR="00423116" w:rsidRPr="003A7860" w:rsidRDefault="00423116" w:rsidP="00423116">
      <w:pPr>
        <w:jc w:val="center"/>
      </w:pPr>
      <w:r w:rsidRPr="00A25F26">
        <w:rPr>
          <w:noProof/>
        </w:rPr>
        <w:drawing>
          <wp:inline distT="0" distB="0" distL="0" distR="0" wp14:anchorId="0541748C" wp14:editId="3B20D4BC">
            <wp:extent cx="5943600" cy="4930775"/>
            <wp:effectExtent l="0" t="0" r="0"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75"/>
                    <a:stretch>
                      <a:fillRect/>
                    </a:stretch>
                  </pic:blipFill>
                  <pic:spPr>
                    <a:xfrm>
                      <a:off x="0" y="0"/>
                      <a:ext cx="5943600" cy="4930775"/>
                    </a:xfrm>
                    <a:prstGeom prst="rect">
                      <a:avLst/>
                    </a:prstGeom>
                  </pic:spPr>
                </pic:pic>
              </a:graphicData>
            </a:graphic>
          </wp:inline>
        </w:drawing>
      </w:r>
    </w:p>
    <w:p w14:paraId="15DA4B00" w14:textId="77777777" w:rsidR="00423116" w:rsidRDefault="00423116" w:rsidP="00423116">
      <w:pPr>
        <w:rPr>
          <w:b/>
          <w:bCs/>
          <w:color w:val="285C4E" w:themeColor="accent1"/>
          <w:sz w:val="18"/>
          <w:szCs w:val="18"/>
        </w:rPr>
      </w:pPr>
      <w:bookmarkStart w:id="1058" w:name="_Toc115955726"/>
      <w:r>
        <w:br w:type="page"/>
      </w:r>
    </w:p>
    <w:p w14:paraId="727BF6BE" w14:textId="7F42C505" w:rsidR="00423116" w:rsidRDefault="00423116" w:rsidP="00423116">
      <w:pPr>
        <w:pStyle w:val="Caption"/>
        <w:keepNext/>
        <w:ind w:left="3600"/>
      </w:pPr>
      <w:r>
        <w:lastRenderedPageBreak/>
        <w:t xml:space="preserve">Figure </w:t>
      </w:r>
      <w:r>
        <w:fldChar w:fldCharType="begin"/>
      </w:r>
      <w:r>
        <w:instrText>SEQ Figure \* ARABIC</w:instrText>
      </w:r>
      <w:r>
        <w:fldChar w:fldCharType="separate"/>
      </w:r>
      <w:r w:rsidR="0091605C">
        <w:rPr>
          <w:noProof/>
        </w:rPr>
        <w:t>14</w:t>
      </w:r>
      <w:r>
        <w:fldChar w:fldCharType="end"/>
      </w:r>
      <w:r>
        <w:t xml:space="preserve">: </w:t>
      </w:r>
      <w:r w:rsidRPr="008A733B">
        <w:t>Warning Popup on the Death Confirmation screen</w:t>
      </w:r>
      <w:bookmarkEnd w:id="1058"/>
    </w:p>
    <w:p w14:paraId="18B5DCA0" w14:textId="77777777" w:rsidR="00423116" w:rsidRPr="00D63C75" w:rsidRDefault="00423116" w:rsidP="00423116"/>
    <w:p w14:paraId="13DD9482" w14:textId="77777777" w:rsidR="00423116" w:rsidRDefault="00423116" w:rsidP="00423116">
      <w:pPr>
        <w:ind w:left="720"/>
      </w:pPr>
      <w:r w:rsidRPr="00A25F26">
        <w:rPr>
          <w:noProof/>
        </w:rPr>
        <w:drawing>
          <wp:inline distT="0" distB="0" distL="0" distR="0" wp14:anchorId="758DFAC6" wp14:editId="62DA6CE6">
            <wp:extent cx="5943600" cy="3306445"/>
            <wp:effectExtent l="0" t="0" r="0" b="0"/>
            <wp:docPr id="13" name="Picture 1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chat or text message&#10;&#10;Description automatically generated"/>
                    <pic:cNvPicPr/>
                  </pic:nvPicPr>
                  <pic:blipFill>
                    <a:blip r:embed="rId76"/>
                    <a:stretch>
                      <a:fillRect/>
                    </a:stretch>
                  </pic:blipFill>
                  <pic:spPr>
                    <a:xfrm>
                      <a:off x="0" y="0"/>
                      <a:ext cx="5943600" cy="3306445"/>
                    </a:xfrm>
                    <a:prstGeom prst="rect">
                      <a:avLst/>
                    </a:prstGeom>
                  </pic:spPr>
                </pic:pic>
              </a:graphicData>
            </a:graphic>
          </wp:inline>
        </w:drawing>
      </w:r>
    </w:p>
    <w:p w14:paraId="3697036A" w14:textId="77777777" w:rsidR="00423116" w:rsidRDefault="00423116" w:rsidP="00423116">
      <w:pPr>
        <w:ind w:left="720"/>
      </w:pPr>
    </w:p>
    <w:p w14:paraId="5A6AB839" w14:textId="77777777" w:rsidR="00423116" w:rsidRPr="00651128" w:rsidRDefault="00423116" w:rsidP="00423116">
      <w:pPr>
        <w:ind w:left="720"/>
      </w:pPr>
    </w:p>
    <w:p w14:paraId="4B2A3DD2" w14:textId="77777777" w:rsidR="00423116" w:rsidRPr="00651128" w:rsidRDefault="00423116" w:rsidP="00E74DAA">
      <w:pPr>
        <w:pStyle w:val="Heading3"/>
        <w:numPr>
          <w:ilvl w:val="2"/>
          <w:numId w:val="574"/>
        </w:numPr>
      </w:pPr>
      <w:bookmarkStart w:id="1059" w:name="_Toc116030268"/>
      <w:r w:rsidRPr="00133372">
        <w:rPr>
          <w:rFonts w:ascii="Arial" w:hAnsi="Arial" w:cs="Arial"/>
        </w:rPr>
        <w:t>Special</w:t>
      </w:r>
      <w:r>
        <w:t xml:space="preserve"> Design Consideration &amp; Transaction Information</w:t>
      </w:r>
      <w:bookmarkEnd w:id="1059"/>
      <w:r>
        <w:t xml:space="preserve"> </w:t>
      </w:r>
    </w:p>
    <w:p w14:paraId="2E927656" w14:textId="6CB3EB11" w:rsidR="00423116" w:rsidRDefault="00423116" w:rsidP="00423116">
      <w:pPr>
        <w:ind w:left="720"/>
      </w:pPr>
      <w:r>
        <w:t>Not Applicable</w:t>
      </w:r>
    </w:p>
    <w:p w14:paraId="4D4DEB14" w14:textId="7C3BAA49" w:rsidR="00A1485F" w:rsidRDefault="00A1485F" w:rsidP="00423116">
      <w:pPr>
        <w:ind w:left="720"/>
      </w:pPr>
    </w:p>
    <w:p w14:paraId="18009D5F" w14:textId="4C548988" w:rsidR="00A1485F" w:rsidRDefault="00A1485F">
      <w:pPr>
        <w:contextualSpacing w:val="0"/>
      </w:pPr>
      <w:r>
        <w:br w:type="page"/>
      </w:r>
    </w:p>
    <w:p w14:paraId="4AE1FB6C" w14:textId="672CC5AF" w:rsidR="00A1485F" w:rsidRDefault="00A1485F" w:rsidP="00DB6AEE">
      <w:pPr>
        <w:pStyle w:val="Heading2"/>
      </w:pPr>
      <w:r>
        <w:lastRenderedPageBreak/>
        <w:t>Use Case Id: UC-41</w:t>
      </w:r>
      <w:r w:rsidRPr="004342C6">
        <w:t xml:space="preserve"> </w:t>
      </w:r>
      <w:r w:rsidRPr="00A1485F">
        <w:t>Rules to consider the member as verified chronically homeless</w:t>
      </w:r>
    </w:p>
    <w:p w14:paraId="587245DE" w14:textId="57B3B8C6" w:rsidR="00A1485F" w:rsidRPr="0091605C" w:rsidRDefault="00A1485F" w:rsidP="00320B54">
      <w:pPr>
        <w:pStyle w:val="Heading3"/>
        <w:numPr>
          <w:ilvl w:val="2"/>
          <w:numId w:val="442"/>
        </w:numPr>
        <w:ind w:left="1170"/>
        <w:rPr>
          <w:rFonts w:ascii="Arial" w:hAnsi="Arial" w:cs="Arial"/>
        </w:rPr>
      </w:pPr>
      <w:bookmarkStart w:id="1060" w:name="_Toc138329066"/>
      <w:r w:rsidRPr="0091605C">
        <w:rPr>
          <w:rFonts w:ascii="Arial" w:hAnsi="Arial" w:cs="Arial"/>
        </w:rPr>
        <w:t>Description</w:t>
      </w:r>
      <w:bookmarkEnd w:id="1060"/>
    </w:p>
    <w:p w14:paraId="32EF3961" w14:textId="77777777" w:rsidR="00A1485F" w:rsidRPr="00A1485F" w:rsidRDefault="00A1485F" w:rsidP="0091605C">
      <w:pPr>
        <w:ind w:left="450"/>
        <w:rPr>
          <w:rFonts w:eastAsia="Times New Roman"/>
        </w:rPr>
      </w:pPr>
      <w:r w:rsidRPr="00A1485F">
        <w:rPr>
          <w:rFonts w:eastAsia="Times New Roman"/>
        </w:rPr>
        <w:t>The purpose of this product capability is to define the rules to consider a member as verified chronically homeless.</w:t>
      </w:r>
    </w:p>
    <w:p w14:paraId="1E790F03" w14:textId="77777777" w:rsidR="00A1485F" w:rsidRPr="00010013" w:rsidRDefault="00A1485F" w:rsidP="00A1485F">
      <w:pPr>
        <w:ind w:left="720"/>
        <w:rPr>
          <w:rFonts w:ascii="Calibri" w:hAnsi="Calibri" w:cs="Calibri"/>
        </w:rPr>
      </w:pPr>
    </w:p>
    <w:p w14:paraId="03A26F4C" w14:textId="44BECF69" w:rsidR="00A1485F" w:rsidRPr="004342C6" w:rsidRDefault="00A1485F" w:rsidP="00320B54">
      <w:pPr>
        <w:pStyle w:val="Heading3"/>
        <w:numPr>
          <w:ilvl w:val="2"/>
          <w:numId w:val="442"/>
        </w:numPr>
        <w:ind w:left="1170"/>
        <w:rPr>
          <w:rFonts w:ascii="Arial" w:hAnsi="Arial" w:cs="Arial"/>
        </w:rPr>
      </w:pPr>
      <w:r w:rsidRPr="004342C6">
        <w:rPr>
          <w:rFonts w:ascii="Arial" w:hAnsi="Arial" w:cs="Arial"/>
        </w:rPr>
        <w:t xml:space="preserve">Related Use case </w:t>
      </w:r>
    </w:p>
    <w:p w14:paraId="09946B23" w14:textId="77777777" w:rsidR="00A1485F" w:rsidRPr="00A1485F" w:rsidRDefault="00A1485F" w:rsidP="0091605C">
      <w:pPr>
        <w:ind w:firstLine="450"/>
        <w:rPr>
          <w:rFonts w:eastAsia="Times New Roman"/>
        </w:rPr>
      </w:pPr>
      <w:r w:rsidRPr="00A1485F">
        <w:rPr>
          <w:rFonts w:eastAsia="Times New Roman"/>
        </w:rPr>
        <w:t>Not applicable</w:t>
      </w:r>
    </w:p>
    <w:p w14:paraId="42C46B75" w14:textId="77777777" w:rsidR="00A1485F" w:rsidRPr="00010013" w:rsidRDefault="00A1485F" w:rsidP="00A1485F">
      <w:pPr>
        <w:ind w:left="720"/>
        <w:rPr>
          <w:rFonts w:ascii="Calibri" w:hAnsi="Calibri" w:cs="Calibri"/>
        </w:rPr>
      </w:pPr>
    </w:p>
    <w:p w14:paraId="045B3762" w14:textId="77777777" w:rsidR="00A1485F" w:rsidRPr="0091605C" w:rsidRDefault="00A1485F" w:rsidP="00320B54">
      <w:pPr>
        <w:pStyle w:val="Heading3"/>
        <w:numPr>
          <w:ilvl w:val="2"/>
          <w:numId w:val="442"/>
        </w:numPr>
        <w:ind w:left="1170"/>
        <w:rPr>
          <w:rFonts w:ascii="Arial" w:hAnsi="Arial" w:cs="Arial"/>
        </w:rPr>
      </w:pPr>
      <w:bookmarkStart w:id="1061" w:name="_Toc138329068"/>
      <w:r w:rsidRPr="0091605C">
        <w:rPr>
          <w:rFonts w:ascii="Arial" w:hAnsi="Arial" w:cs="Arial"/>
        </w:rPr>
        <w:t>Actor(s)</w:t>
      </w:r>
      <w:bookmarkEnd w:id="1061"/>
    </w:p>
    <w:p w14:paraId="3A684FD7" w14:textId="77777777" w:rsidR="00A1485F" w:rsidRPr="00A1485F" w:rsidRDefault="00A1485F" w:rsidP="00E74DAA">
      <w:pPr>
        <w:pStyle w:val="ListParagraph"/>
        <w:numPr>
          <w:ilvl w:val="0"/>
          <w:numId w:val="611"/>
        </w:numPr>
        <w:contextualSpacing w:val="0"/>
        <w:rPr>
          <w:rFonts w:eastAsia="Times New Roman"/>
        </w:rPr>
      </w:pPr>
      <w:r w:rsidRPr="00A1485F">
        <w:rPr>
          <w:rFonts w:eastAsia="Times New Roman"/>
        </w:rPr>
        <w:t>The HIX System</w:t>
      </w:r>
    </w:p>
    <w:p w14:paraId="4ECBCF82" w14:textId="77777777" w:rsidR="00A1485F" w:rsidRPr="00A1485F" w:rsidRDefault="00A1485F" w:rsidP="00E74DAA">
      <w:pPr>
        <w:pStyle w:val="ListParagraph"/>
        <w:numPr>
          <w:ilvl w:val="0"/>
          <w:numId w:val="611"/>
        </w:numPr>
        <w:contextualSpacing w:val="0"/>
        <w:rPr>
          <w:rFonts w:eastAsia="Times New Roman"/>
        </w:rPr>
      </w:pPr>
      <w:r w:rsidRPr="00A1485F">
        <w:rPr>
          <w:rFonts w:eastAsia="Times New Roman"/>
        </w:rPr>
        <w:t>The Agent Portal user(s)</w:t>
      </w:r>
    </w:p>
    <w:p w14:paraId="7BE49759" w14:textId="77777777" w:rsidR="00A1485F" w:rsidRPr="00010013" w:rsidRDefault="00A1485F" w:rsidP="00A1485F">
      <w:pPr>
        <w:pStyle w:val="ListParagraph"/>
        <w:ind w:left="1080"/>
        <w:rPr>
          <w:rFonts w:ascii="Calibri" w:hAnsi="Calibri" w:cs="Calibri"/>
        </w:rPr>
      </w:pPr>
    </w:p>
    <w:p w14:paraId="0B8F2B78" w14:textId="77777777" w:rsidR="00A1485F" w:rsidRPr="0091605C" w:rsidRDefault="00A1485F" w:rsidP="00320B54">
      <w:pPr>
        <w:pStyle w:val="Heading3"/>
        <w:numPr>
          <w:ilvl w:val="2"/>
          <w:numId w:val="442"/>
        </w:numPr>
        <w:ind w:left="1170"/>
        <w:rPr>
          <w:rFonts w:ascii="Arial" w:hAnsi="Arial" w:cs="Arial"/>
        </w:rPr>
      </w:pPr>
      <w:bookmarkStart w:id="1062" w:name="_Toc138329069"/>
      <w:r w:rsidRPr="0091605C">
        <w:rPr>
          <w:rFonts w:ascii="Arial" w:hAnsi="Arial" w:cs="Arial"/>
        </w:rPr>
        <w:t>Trigger(s)</w:t>
      </w:r>
      <w:bookmarkEnd w:id="1062"/>
    </w:p>
    <w:p w14:paraId="0E835112" w14:textId="77777777" w:rsidR="00A1485F" w:rsidRPr="00A1485F" w:rsidRDefault="00A1485F" w:rsidP="00E74DAA">
      <w:pPr>
        <w:pStyle w:val="ListParagraph"/>
        <w:numPr>
          <w:ilvl w:val="0"/>
          <w:numId w:val="612"/>
        </w:numPr>
        <w:contextualSpacing w:val="0"/>
        <w:rPr>
          <w:rFonts w:eastAsia="Times New Roman"/>
        </w:rPr>
      </w:pPr>
      <w:r w:rsidRPr="00A1485F">
        <w:rPr>
          <w:rFonts w:eastAsia="Times New Roman"/>
        </w:rPr>
        <w:t>An agent portal user attests the ‘Verified homeless continuous eligibility’ for the member and re-runs the eligibility via the ‘Continuous eligibility screen’.</w:t>
      </w:r>
    </w:p>
    <w:p w14:paraId="5EC9D509" w14:textId="77777777" w:rsidR="00A1485F" w:rsidRPr="00A1485F" w:rsidRDefault="00A1485F" w:rsidP="00E74DAA">
      <w:pPr>
        <w:pStyle w:val="ListParagraph"/>
        <w:numPr>
          <w:ilvl w:val="0"/>
          <w:numId w:val="612"/>
        </w:numPr>
        <w:contextualSpacing w:val="0"/>
        <w:rPr>
          <w:rFonts w:eastAsia="Times New Roman"/>
        </w:rPr>
      </w:pPr>
      <w:r w:rsidRPr="00A1485F">
        <w:rPr>
          <w:rFonts w:eastAsia="Times New Roman"/>
        </w:rPr>
        <w:t>OR</w:t>
      </w:r>
    </w:p>
    <w:p w14:paraId="7FFEAEA1" w14:textId="77777777" w:rsidR="00A1485F" w:rsidRPr="00A1485F" w:rsidRDefault="00A1485F" w:rsidP="00E74DAA">
      <w:pPr>
        <w:pStyle w:val="ListParagraph"/>
        <w:numPr>
          <w:ilvl w:val="0"/>
          <w:numId w:val="612"/>
        </w:numPr>
        <w:contextualSpacing w:val="0"/>
        <w:rPr>
          <w:rFonts w:eastAsia="Times New Roman"/>
        </w:rPr>
      </w:pPr>
      <w:r w:rsidRPr="00A1485F">
        <w:rPr>
          <w:rFonts w:eastAsia="Times New Roman"/>
        </w:rPr>
        <w:t>The system receives the homeless information from the external homeless database source.</w:t>
      </w:r>
    </w:p>
    <w:p w14:paraId="687E5A0F" w14:textId="77777777" w:rsidR="00A1485F" w:rsidRPr="009B7590" w:rsidRDefault="00A1485F" w:rsidP="00A1485F">
      <w:pPr>
        <w:pStyle w:val="ListParagraph"/>
        <w:ind w:firstLine="360"/>
        <w:rPr>
          <w:rFonts w:ascii="Calibri" w:hAnsi="Calibri" w:cs="Calibri"/>
        </w:rPr>
      </w:pPr>
    </w:p>
    <w:p w14:paraId="5251F027" w14:textId="77777777" w:rsidR="00A1485F" w:rsidRPr="0091605C" w:rsidRDefault="00A1485F" w:rsidP="00320B54">
      <w:pPr>
        <w:pStyle w:val="Heading3"/>
        <w:numPr>
          <w:ilvl w:val="2"/>
          <w:numId w:val="442"/>
        </w:numPr>
        <w:ind w:left="1170"/>
        <w:rPr>
          <w:rFonts w:ascii="Arial" w:hAnsi="Arial" w:cs="Arial"/>
        </w:rPr>
      </w:pPr>
      <w:bookmarkStart w:id="1063" w:name="_Toc138329070"/>
      <w:r w:rsidRPr="0091605C">
        <w:rPr>
          <w:rFonts w:ascii="Arial" w:hAnsi="Arial" w:cs="Arial"/>
        </w:rPr>
        <w:t>Precondition(s)</w:t>
      </w:r>
      <w:bookmarkEnd w:id="1063"/>
    </w:p>
    <w:p w14:paraId="2C76E7EE" w14:textId="77777777" w:rsidR="00A1485F" w:rsidRPr="00A1485F" w:rsidRDefault="00A1485F" w:rsidP="00E74DAA">
      <w:pPr>
        <w:pStyle w:val="ListParagraph"/>
        <w:numPr>
          <w:ilvl w:val="0"/>
          <w:numId w:val="613"/>
        </w:numPr>
        <w:contextualSpacing w:val="0"/>
        <w:rPr>
          <w:rFonts w:eastAsia="Times New Roman"/>
        </w:rPr>
      </w:pPr>
      <w:r w:rsidRPr="00A1485F">
        <w:rPr>
          <w:rFonts w:eastAsia="Times New Roman"/>
        </w:rPr>
        <w:t>A submitted application exists for a member.</w:t>
      </w:r>
    </w:p>
    <w:p w14:paraId="68AC4E2E" w14:textId="77777777" w:rsidR="00A1485F" w:rsidRPr="00A1485F" w:rsidRDefault="00A1485F" w:rsidP="00E74DAA">
      <w:pPr>
        <w:pStyle w:val="ListParagraph"/>
        <w:numPr>
          <w:ilvl w:val="0"/>
          <w:numId w:val="613"/>
        </w:numPr>
        <w:contextualSpacing w:val="0"/>
        <w:rPr>
          <w:rFonts w:eastAsia="Times New Roman"/>
        </w:rPr>
      </w:pPr>
      <w:r w:rsidRPr="00A1485F">
        <w:rPr>
          <w:rFonts w:eastAsia="Times New Roman"/>
        </w:rPr>
        <w:t>A member is not considered to be a verified chronically homeless member.</w:t>
      </w:r>
    </w:p>
    <w:p w14:paraId="354027CF" w14:textId="77777777" w:rsidR="00A1485F" w:rsidRPr="00413625" w:rsidRDefault="00A1485F" w:rsidP="00A1485F">
      <w:pPr>
        <w:pStyle w:val="ListParagraph"/>
        <w:ind w:left="1080"/>
        <w:rPr>
          <w:rFonts w:ascii="Calibri" w:hAnsi="Calibri" w:cs="Calibri"/>
        </w:rPr>
      </w:pPr>
    </w:p>
    <w:p w14:paraId="7943F5A8" w14:textId="77777777" w:rsidR="00A1485F" w:rsidRPr="00010013" w:rsidRDefault="00A1485F" w:rsidP="00320B54">
      <w:pPr>
        <w:pStyle w:val="Heading3"/>
        <w:numPr>
          <w:ilvl w:val="2"/>
          <w:numId w:val="442"/>
        </w:numPr>
        <w:ind w:left="1224" w:hanging="504"/>
      </w:pPr>
      <w:bookmarkStart w:id="1064" w:name="_Toc138329071"/>
      <w:r w:rsidRPr="00010013">
        <w:t>Postcondition(s)</w:t>
      </w:r>
      <w:bookmarkEnd w:id="1064"/>
    </w:p>
    <w:p w14:paraId="3F34167B" w14:textId="77777777" w:rsidR="00A1485F" w:rsidRPr="00A1485F" w:rsidRDefault="00A1485F" w:rsidP="00E74DAA">
      <w:pPr>
        <w:pStyle w:val="ListParagraph"/>
        <w:numPr>
          <w:ilvl w:val="0"/>
          <w:numId w:val="614"/>
        </w:numPr>
        <w:contextualSpacing w:val="0"/>
        <w:rPr>
          <w:rFonts w:eastAsia="Times New Roman"/>
        </w:rPr>
      </w:pPr>
      <w:r w:rsidRPr="00A1485F">
        <w:rPr>
          <w:rFonts w:eastAsia="Times New Roman"/>
        </w:rPr>
        <w:t>The system considers the member as verified chronically homeless if applicable.</w:t>
      </w:r>
    </w:p>
    <w:p w14:paraId="4C4F4E9D" w14:textId="77777777" w:rsidR="00A1485F" w:rsidRPr="00A1485F" w:rsidRDefault="00A1485F" w:rsidP="00E74DAA">
      <w:pPr>
        <w:pStyle w:val="ListParagraph"/>
        <w:numPr>
          <w:ilvl w:val="0"/>
          <w:numId w:val="614"/>
        </w:numPr>
        <w:contextualSpacing w:val="0"/>
        <w:rPr>
          <w:rFonts w:eastAsia="Times New Roman"/>
        </w:rPr>
      </w:pPr>
      <w:r w:rsidRPr="00A1485F">
        <w:rPr>
          <w:rFonts w:eastAsia="Times New Roman"/>
        </w:rPr>
        <w:t>The system systematically re-determines the member’s latest year eligibility if applicable.</w:t>
      </w:r>
    </w:p>
    <w:p w14:paraId="1987C663" w14:textId="77777777" w:rsidR="00A1485F" w:rsidRPr="00010013" w:rsidRDefault="00A1485F" w:rsidP="00A1485F">
      <w:pPr>
        <w:pStyle w:val="ListParagraph"/>
        <w:ind w:left="1080"/>
        <w:rPr>
          <w:rFonts w:ascii="Calibri" w:hAnsi="Calibri" w:cs="Calibri"/>
        </w:rPr>
      </w:pPr>
    </w:p>
    <w:p w14:paraId="08D28648" w14:textId="77777777" w:rsidR="00A1485F" w:rsidRPr="00010013" w:rsidRDefault="00A1485F" w:rsidP="00320B54">
      <w:pPr>
        <w:pStyle w:val="Heading3"/>
        <w:numPr>
          <w:ilvl w:val="2"/>
          <w:numId w:val="442"/>
        </w:numPr>
        <w:ind w:left="1224" w:hanging="504"/>
      </w:pPr>
      <w:bookmarkStart w:id="1065" w:name="_Toc138329072"/>
      <w:r w:rsidRPr="00010013">
        <w:t>Flow(s)</w:t>
      </w:r>
      <w:bookmarkEnd w:id="1065"/>
    </w:p>
    <w:p w14:paraId="0F76221F" w14:textId="56995683" w:rsidR="00A1485F" w:rsidRPr="00010013" w:rsidRDefault="00A1485F" w:rsidP="00320B54">
      <w:pPr>
        <w:pStyle w:val="Heading3"/>
        <w:numPr>
          <w:ilvl w:val="3"/>
          <w:numId w:val="442"/>
        </w:numPr>
      </w:pPr>
      <w:bookmarkStart w:id="1066" w:name="_Toc138329073"/>
      <w:r w:rsidRPr="00010013">
        <w:t>Basic Flow</w:t>
      </w:r>
      <w:bookmarkEnd w:id="1066"/>
    </w:p>
    <w:p w14:paraId="4207A7F3"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t>Precondition 1 in section 4.1.5 apply.</w:t>
      </w:r>
    </w:p>
    <w:p w14:paraId="3AC2E0F5"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t>The system determines that any of the following conditions is true:</w:t>
      </w:r>
    </w:p>
    <w:p w14:paraId="613CDC03"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t>The member has been identified as verified chronically homeless</w:t>
      </w:r>
      <w:r w:rsidRPr="00A1485F" w:rsidDel="00231122">
        <w:rPr>
          <w:rFonts w:eastAsia="Times New Roman"/>
        </w:rPr>
        <w:t xml:space="preserve"> </w:t>
      </w:r>
      <w:r w:rsidRPr="00A1485F">
        <w:rPr>
          <w:rFonts w:eastAsia="Times New Roman"/>
        </w:rPr>
        <w:t>based on the information received from the homeless database source.</w:t>
      </w:r>
    </w:p>
    <w:p w14:paraId="76D14417"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t>OR</w:t>
      </w:r>
    </w:p>
    <w:p w14:paraId="552E20DD"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t xml:space="preserve">The agent portal user attests the ‘Verified homeless continuous eligibility’ for the member and re-runs the eligibility from the Continuous Eligibility screen (Agent Portal). </w:t>
      </w:r>
    </w:p>
    <w:p w14:paraId="65AF9786"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lastRenderedPageBreak/>
        <w:t>The system considers the member as verified chronically homeless.</w:t>
      </w:r>
    </w:p>
    <w:p w14:paraId="1C54D655" w14:textId="77777777" w:rsidR="00A1485F" w:rsidRPr="005E2B84" w:rsidRDefault="00A1485F" w:rsidP="00A1485F">
      <w:pPr>
        <w:pStyle w:val="ListParagraph"/>
        <w:ind w:left="1350"/>
        <w:rPr>
          <w:rFonts w:ascii="Calibri" w:hAnsi="Calibri" w:cs="Calibri"/>
        </w:rPr>
      </w:pPr>
    </w:p>
    <w:p w14:paraId="7DAF4EDF" w14:textId="36733C57" w:rsidR="00A1485F" w:rsidRPr="00010013" w:rsidRDefault="00A1485F" w:rsidP="00320B54">
      <w:pPr>
        <w:pStyle w:val="Heading3"/>
        <w:numPr>
          <w:ilvl w:val="3"/>
          <w:numId w:val="428"/>
        </w:numPr>
      </w:pPr>
      <w:bookmarkStart w:id="1067" w:name="_Toc138329074"/>
      <w:r w:rsidRPr="00010013">
        <w:t>Alternate Flow-1</w:t>
      </w:r>
      <w:bookmarkEnd w:id="1067"/>
    </w:p>
    <w:p w14:paraId="4971B29A" w14:textId="77777777" w:rsidR="00A1485F" w:rsidRPr="0091605C" w:rsidRDefault="00A1485F" w:rsidP="00E74DAA">
      <w:pPr>
        <w:pStyle w:val="ListParagraph"/>
        <w:numPr>
          <w:ilvl w:val="0"/>
          <w:numId w:val="611"/>
        </w:numPr>
        <w:contextualSpacing w:val="0"/>
        <w:rPr>
          <w:rFonts w:eastAsia="Times New Roman"/>
        </w:rPr>
      </w:pPr>
      <w:r w:rsidRPr="0091605C">
        <w:rPr>
          <w:rFonts w:eastAsia="Times New Roman"/>
        </w:rPr>
        <w:t>Precondition 1 in section 4.1.5 apply.</w:t>
      </w:r>
    </w:p>
    <w:p w14:paraId="29DDA5DF" w14:textId="77777777" w:rsidR="00A1485F" w:rsidRPr="0091605C" w:rsidRDefault="00A1485F" w:rsidP="00E74DAA">
      <w:pPr>
        <w:pStyle w:val="ListParagraph"/>
        <w:numPr>
          <w:ilvl w:val="0"/>
          <w:numId w:val="611"/>
        </w:numPr>
        <w:contextualSpacing w:val="0"/>
        <w:rPr>
          <w:rFonts w:eastAsia="Times New Roman"/>
        </w:rPr>
      </w:pPr>
      <w:r w:rsidRPr="0091605C">
        <w:rPr>
          <w:rFonts w:eastAsia="Times New Roman"/>
        </w:rPr>
        <w:t>The system determines that neither the member has been identified as verified chronically homeless</w:t>
      </w:r>
      <w:r w:rsidRPr="0091605C" w:rsidDel="00231122">
        <w:rPr>
          <w:rFonts w:eastAsia="Times New Roman"/>
        </w:rPr>
        <w:t xml:space="preserve"> </w:t>
      </w:r>
      <w:r w:rsidRPr="0091605C">
        <w:rPr>
          <w:rFonts w:eastAsia="Times New Roman"/>
        </w:rPr>
        <w:t xml:space="preserve">based on the information received from the homeless database source nor has the agent portal user attested the ‘Verified homeless continuous eligibility’ for the member. </w:t>
      </w:r>
    </w:p>
    <w:p w14:paraId="37313361" w14:textId="77777777" w:rsidR="00A1485F" w:rsidRPr="0091605C" w:rsidRDefault="00A1485F" w:rsidP="00E74DAA">
      <w:pPr>
        <w:pStyle w:val="ListParagraph"/>
        <w:numPr>
          <w:ilvl w:val="0"/>
          <w:numId w:val="611"/>
        </w:numPr>
        <w:contextualSpacing w:val="0"/>
        <w:rPr>
          <w:rFonts w:eastAsia="Times New Roman"/>
        </w:rPr>
      </w:pPr>
      <w:r w:rsidRPr="0091605C">
        <w:rPr>
          <w:rFonts w:eastAsia="Times New Roman"/>
        </w:rPr>
        <w:t>The system does not consider the member as verified chronically homeless.</w:t>
      </w:r>
    </w:p>
    <w:p w14:paraId="758CE222" w14:textId="77777777" w:rsidR="00A1485F" w:rsidRDefault="00A1485F" w:rsidP="00A1485F">
      <w:pPr>
        <w:pStyle w:val="ListParagraph"/>
        <w:ind w:left="630" w:firstLine="360"/>
        <w:rPr>
          <w:rFonts w:ascii="Calibri" w:hAnsi="Calibri" w:cs="Calibri"/>
        </w:rPr>
      </w:pPr>
    </w:p>
    <w:p w14:paraId="38CC20A6" w14:textId="4FBA60CC" w:rsidR="00A1485F" w:rsidRPr="00010013" w:rsidRDefault="00A1485F" w:rsidP="00320B54">
      <w:pPr>
        <w:pStyle w:val="Heading3"/>
        <w:numPr>
          <w:ilvl w:val="3"/>
          <w:numId w:val="428"/>
        </w:numPr>
      </w:pPr>
      <w:bookmarkStart w:id="1068" w:name="_Toc138329075"/>
      <w:r>
        <w:t>Alternate Flow-2</w:t>
      </w:r>
      <w:bookmarkEnd w:id="1068"/>
    </w:p>
    <w:p w14:paraId="0A0D422C" w14:textId="77777777" w:rsidR="00A1485F" w:rsidRPr="0091605C" w:rsidRDefault="00A1485F" w:rsidP="00E74DAA">
      <w:pPr>
        <w:pStyle w:val="ListParagraph"/>
        <w:numPr>
          <w:ilvl w:val="0"/>
          <w:numId w:val="616"/>
        </w:numPr>
        <w:contextualSpacing w:val="0"/>
        <w:rPr>
          <w:rFonts w:eastAsia="Times New Roman"/>
        </w:rPr>
      </w:pPr>
      <w:r w:rsidRPr="0091605C">
        <w:rPr>
          <w:rFonts w:eastAsia="Times New Roman"/>
        </w:rPr>
        <w:t>Precondition 2 in section 4.1.5 apply.</w:t>
      </w:r>
    </w:p>
    <w:p w14:paraId="39B03880" w14:textId="77777777" w:rsidR="00A1485F" w:rsidRPr="0091605C" w:rsidRDefault="00A1485F" w:rsidP="00E74DAA">
      <w:pPr>
        <w:pStyle w:val="ListParagraph"/>
        <w:numPr>
          <w:ilvl w:val="0"/>
          <w:numId w:val="616"/>
        </w:numPr>
        <w:contextualSpacing w:val="0"/>
        <w:rPr>
          <w:rFonts w:eastAsia="Times New Roman"/>
        </w:rPr>
      </w:pPr>
      <w:r w:rsidRPr="0091605C">
        <w:rPr>
          <w:rFonts w:eastAsia="Times New Roman"/>
        </w:rPr>
        <w:t xml:space="preserve">The system receives information from the homeless database source that the member is verified chronically homeless. </w:t>
      </w:r>
    </w:p>
    <w:p w14:paraId="387447EA" w14:textId="77777777" w:rsidR="00A1485F" w:rsidRPr="0091605C" w:rsidRDefault="00A1485F" w:rsidP="00E74DAA">
      <w:pPr>
        <w:pStyle w:val="ListParagraph"/>
        <w:numPr>
          <w:ilvl w:val="0"/>
          <w:numId w:val="616"/>
        </w:numPr>
        <w:contextualSpacing w:val="0"/>
        <w:rPr>
          <w:rFonts w:eastAsia="Times New Roman"/>
        </w:rPr>
      </w:pPr>
      <w:r w:rsidRPr="0091605C">
        <w:rPr>
          <w:rFonts w:eastAsia="Times New Roman"/>
        </w:rPr>
        <w:t>The agent portal user has not marked the member as ineligible for Homeless continuous eligibility.</w:t>
      </w:r>
    </w:p>
    <w:p w14:paraId="5FF7A570" w14:textId="77777777" w:rsidR="00A1485F" w:rsidRPr="0091605C" w:rsidRDefault="00A1485F" w:rsidP="00E74DAA">
      <w:pPr>
        <w:pStyle w:val="ListParagraph"/>
        <w:numPr>
          <w:ilvl w:val="0"/>
          <w:numId w:val="616"/>
        </w:numPr>
        <w:contextualSpacing w:val="0"/>
        <w:rPr>
          <w:rFonts w:eastAsia="Times New Roman"/>
        </w:rPr>
      </w:pPr>
      <w:r w:rsidRPr="0091605C">
        <w:rPr>
          <w:rFonts w:eastAsia="Times New Roman"/>
        </w:rPr>
        <w:t xml:space="preserve">The system shall systematically re-determine the member’s latest year eligibility. </w:t>
      </w:r>
    </w:p>
    <w:p w14:paraId="3A9293D4" w14:textId="77777777" w:rsidR="00A1485F" w:rsidRPr="0091605C" w:rsidRDefault="00A1485F" w:rsidP="00E74DAA">
      <w:pPr>
        <w:pStyle w:val="ListParagraph"/>
        <w:numPr>
          <w:ilvl w:val="0"/>
          <w:numId w:val="616"/>
        </w:numPr>
        <w:contextualSpacing w:val="0"/>
        <w:rPr>
          <w:rFonts w:eastAsia="Times New Roman"/>
        </w:rPr>
      </w:pPr>
      <w:r w:rsidRPr="0091605C">
        <w:rPr>
          <w:rFonts w:eastAsia="Times New Roman"/>
        </w:rPr>
        <w:t>The system considers the member as verified chronically homeless.</w:t>
      </w:r>
    </w:p>
    <w:p w14:paraId="243DF333" w14:textId="77777777" w:rsidR="00A1485F" w:rsidRPr="00F77FCD" w:rsidRDefault="00A1485F" w:rsidP="00A1485F">
      <w:pPr>
        <w:pStyle w:val="ListParagraph"/>
        <w:ind w:left="630" w:firstLine="360"/>
        <w:rPr>
          <w:rFonts w:ascii="Calibri" w:hAnsi="Calibri" w:cs="Calibri"/>
        </w:rPr>
      </w:pPr>
    </w:p>
    <w:p w14:paraId="77A7B46E" w14:textId="77777777" w:rsidR="00A1485F" w:rsidRPr="00010013" w:rsidRDefault="00A1485F" w:rsidP="00320B54">
      <w:pPr>
        <w:pStyle w:val="Heading3"/>
        <w:numPr>
          <w:ilvl w:val="3"/>
          <w:numId w:val="428"/>
        </w:numPr>
      </w:pPr>
      <w:bookmarkStart w:id="1069" w:name="_Toc138329076"/>
      <w:r>
        <w:t>Alternate Flow-3</w:t>
      </w:r>
      <w:bookmarkEnd w:id="1069"/>
    </w:p>
    <w:p w14:paraId="77C1D60B" w14:textId="77777777" w:rsidR="00A1485F" w:rsidRPr="0091605C" w:rsidRDefault="00A1485F" w:rsidP="00E74DAA">
      <w:pPr>
        <w:pStyle w:val="ListParagraph"/>
        <w:numPr>
          <w:ilvl w:val="0"/>
          <w:numId w:val="617"/>
        </w:numPr>
        <w:contextualSpacing w:val="0"/>
        <w:rPr>
          <w:rFonts w:eastAsia="Times New Roman"/>
        </w:rPr>
      </w:pPr>
      <w:r w:rsidRPr="0091605C">
        <w:rPr>
          <w:rFonts w:eastAsia="Times New Roman"/>
        </w:rPr>
        <w:t>Alternate flow-2 steps 1 to 2 apply.</w:t>
      </w:r>
    </w:p>
    <w:p w14:paraId="623D6E63" w14:textId="77777777" w:rsidR="00A1485F" w:rsidRPr="0091605C" w:rsidRDefault="00A1485F" w:rsidP="00E74DAA">
      <w:pPr>
        <w:pStyle w:val="ListParagraph"/>
        <w:numPr>
          <w:ilvl w:val="0"/>
          <w:numId w:val="617"/>
        </w:numPr>
        <w:contextualSpacing w:val="0"/>
        <w:rPr>
          <w:rFonts w:eastAsia="Times New Roman"/>
        </w:rPr>
      </w:pPr>
      <w:r w:rsidRPr="0091605C">
        <w:rPr>
          <w:rFonts w:eastAsia="Times New Roman"/>
        </w:rPr>
        <w:t>The agent portal user has marked the member as ineligible for Homeless continuous eligibility.</w:t>
      </w:r>
    </w:p>
    <w:p w14:paraId="69C0B8AF" w14:textId="77777777" w:rsidR="00A1485F" w:rsidRPr="0091605C" w:rsidRDefault="00A1485F" w:rsidP="00E74DAA">
      <w:pPr>
        <w:pStyle w:val="ListParagraph"/>
        <w:numPr>
          <w:ilvl w:val="0"/>
          <w:numId w:val="617"/>
        </w:numPr>
        <w:contextualSpacing w:val="0"/>
        <w:rPr>
          <w:rFonts w:eastAsia="Times New Roman"/>
        </w:rPr>
      </w:pPr>
      <w:r w:rsidRPr="0091605C">
        <w:rPr>
          <w:rFonts w:eastAsia="Times New Roman"/>
        </w:rPr>
        <w:t xml:space="preserve">The system shall not systematically re-determine the member’s latest year eligibility. </w:t>
      </w:r>
    </w:p>
    <w:p w14:paraId="217A00EB" w14:textId="77777777" w:rsidR="00A1485F" w:rsidRPr="00010013" w:rsidRDefault="00A1485F" w:rsidP="00A1485F">
      <w:pPr>
        <w:rPr>
          <w:rFonts w:ascii="Calibri" w:eastAsiaTheme="majorEastAsia" w:hAnsi="Calibri" w:cs="Calibri"/>
          <w:b/>
          <w:noProof/>
        </w:rPr>
      </w:pPr>
    </w:p>
    <w:p w14:paraId="0F83E85D" w14:textId="2D9A0A7A" w:rsidR="0091605C" w:rsidRDefault="0091605C" w:rsidP="00320B54">
      <w:pPr>
        <w:pStyle w:val="Heading3"/>
        <w:numPr>
          <w:ilvl w:val="2"/>
          <w:numId w:val="442"/>
        </w:numPr>
        <w:rPr>
          <w:rFonts w:ascii="Arial" w:hAnsi="Arial" w:cs="Arial"/>
        </w:rPr>
      </w:pPr>
      <w:bookmarkStart w:id="1070" w:name="_Toc138329077"/>
      <w:r w:rsidRPr="004342C6">
        <w:rPr>
          <w:rFonts w:ascii="Arial" w:hAnsi="Arial" w:cs="Arial"/>
        </w:rPr>
        <w:t>User Pages and Input</w:t>
      </w:r>
    </w:p>
    <w:p w14:paraId="15576229" w14:textId="77777777" w:rsidR="00ED2614" w:rsidRPr="004342C6" w:rsidRDefault="00ED2614" w:rsidP="00ED2614">
      <w:pPr>
        <w:pStyle w:val="Hints"/>
        <w:spacing w:after="200"/>
        <w:ind w:left="320" w:firstLine="720"/>
        <w:rPr>
          <w:rFonts w:eastAsiaTheme="minorHAnsi" w:cs="Arial"/>
          <w:color w:val="auto"/>
          <w:sz w:val="22"/>
          <w:szCs w:val="22"/>
        </w:rPr>
      </w:pPr>
      <w:r w:rsidRPr="004342C6">
        <w:rPr>
          <w:rFonts w:eastAsiaTheme="minorHAnsi" w:cs="Arial"/>
          <w:color w:val="auto"/>
          <w:sz w:val="22"/>
          <w:szCs w:val="22"/>
        </w:rPr>
        <w:t>Not Applicable</w:t>
      </w:r>
    </w:p>
    <w:p w14:paraId="518D2756" w14:textId="641B8291" w:rsidR="0091605C" w:rsidRDefault="0091605C" w:rsidP="0091605C"/>
    <w:p w14:paraId="0E6CE85E" w14:textId="77777777" w:rsidR="0091605C" w:rsidRDefault="0091605C" w:rsidP="0091605C"/>
    <w:p w14:paraId="336C4FA9" w14:textId="77777777" w:rsidR="0091605C" w:rsidRPr="0091605C" w:rsidRDefault="0091605C" w:rsidP="0091605C"/>
    <w:p w14:paraId="60820E10" w14:textId="39C32C36" w:rsidR="00A1485F" w:rsidRPr="00010013" w:rsidRDefault="00A1485F" w:rsidP="00320B54">
      <w:pPr>
        <w:pStyle w:val="Heading3"/>
        <w:numPr>
          <w:ilvl w:val="2"/>
          <w:numId w:val="442"/>
        </w:numPr>
      </w:pPr>
      <w:r w:rsidRPr="00010013">
        <w:t>Proposed Solution Specification</w:t>
      </w:r>
      <w:bookmarkEnd w:id="1070"/>
    </w:p>
    <w:p w14:paraId="78625BB8" w14:textId="7D65C31F" w:rsidR="00A1485F" w:rsidRPr="00C57D35" w:rsidRDefault="00A1485F" w:rsidP="00C57D35">
      <w:pPr>
        <w:pStyle w:val="Caption"/>
        <w:keepNext/>
        <w:jc w:val="center"/>
        <w:rPr>
          <w:rFonts w:cs="Arial"/>
        </w:rPr>
      </w:pPr>
      <w:bookmarkStart w:id="1071" w:name="_Toc138329206"/>
      <w:r w:rsidRPr="00C57D35">
        <w:rPr>
          <w:rFonts w:cs="Arial"/>
        </w:rPr>
        <w:t xml:space="preserve">Table </w:t>
      </w:r>
      <w:r w:rsidRPr="00C57D35">
        <w:rPr>
          <w:rFonts w:cs="Arial"/>
        </w:rPr>
        <w:fldChar w:fldCharType="begin"/>
      </w:r>
      <w:r w:rsidRPr="00C57D35">
        <w:rPr>
          <w:rFonts w:cs="Arial"/>
        </w:rPr>
        <w:instrText xml:space="preserve"> SEQ Table \* ARABIC </w:instrText>
      </w:r>
      <w:r w:rsidRPr="00C57D35">
        <w:rPr>
          <w:rFonts w:cs="Arial"/>
        </w:rPr>
        <w:fldChar w:fldCharType="separate"/>
      </w:r>
      <w:r w:rsidR="0091605C" w:rsidRPr="00C57D35">
        <w:rPr>
          <w:rFonts w:cs="Arial"/>
        </w:rPr>
        <w:t>50</w:t>
      </w:r>
      <w:r w:rsidRPr="00C57D35">
        <w:rPr>
          <w:rFonts w:cs="Arial"/>
        </w:rPr>
        <w:fldChar w:fldCharType="end"/>
      </w:r>
      <w:r w:rsidRPr="00C57D35">
        <w:rPr>
          <w:rFonts w:cs="Arial"/>
        </w:rPr>
        <w:t>. HCE.PC.01 Product Capabilities Specification</w:t>
      </w:r>
      <w:bookmarkEnd w:id="1071"/>
    </w:p>
    <w:tbl>
      <w:tblPr>
        <w:tblW w:w="927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57"/>
        <w:gridCol w:w="7313"/>
      </w:tblGrid>
      <w:tr w:rsidR="00A1485F" w:rsidRPr="00010013" w14:paraId="7AD0A03A" w14:textId="77777777" w:rsidTr="00A1485F">
        <w:trPr>
          <w:cantSplit/>
          <w:trHeight w:val="300"/>
          <w:tblHeader/>
        </w:trPr>
        <w:tc>
          <w:tcPr>
            <w:tcW w:w="1957" w:type="dxa"/>
            <w:shd w:val="clear" w:color="auto" w:fill="4C8B3F" w:themeFill="background2"/>
            <w:hideMark/>
          </w:tcPr>
          <w:p w14:paraId="70658EDD" w14:textId="77777777" w:rsidR="00A1485F" w:rsidRPr="00010013" w:rsidRDefault="00A1485F" w:rsidP="00A1485F">
            <w:pPr>
              <w:jc w:val="center"/>
              <w:rPr>
                <w:rFonts w:ascii="Calibri" w:hAnsi="Calibri" w:cs="Calibri"/>
                <w:b/>
                <w:color w:val="FFFFFF" w:themeColor="background1"/>
              </w:rPr>
            </w:pPr>
            <w:r w:rsidRPr="00010013">
              <w:rPr>
                <w:rFonts w:ascii="Calibri" w:hAnsi="Calibri" w:cs="Calibri"/>
                <w:b/>
                <w:bCs/>
                <w:color w:val="FFFFFF" w:themeColor="background1"/>
              </w:rPr>
              <w:t>Product Capability Specification ID</w:t>
            </w:r>
          </w:p>
        </w:tc>
        <w:tc>
          <w:tcPr>
            <w:tcW w:w="7313" w:type="dxa"/>
            <w:shd w:val="clear" w:color="auto" w:fill="4C8B3F" w:themeFill="background2"/>
          </w:tcPr>
          <w:p w14:paraId="03269938" w14:textId="77777777" w:rsidR="00A1485F" w:rsidRPr="00010013" w:rsidRDefault="00A1485F" w:rsidP="00A1485F">
            <w:pPr>
              <w:jc w:val="center"/>
              <w:rPr>
                <w:rFonts w:ascii="Calibri" w:hAnsi="Calibri" w:cs="Calibri"/>
                <w:b/>
                <w:bCs/>
                <w:color w:val="FFFFFF" w:themeColor="background1"/>
              </w:rPr>
            </w:pPr>
            <w:r w:rsidRPr="00010013">
              <w:rPr>
                <w:rFonts w:ascii="Calibri" w:hAnsi="Calibri" w:cs="Calibri"/>
                <w:b/>
                <w:bCs/>
                <w:color w:val="FFFFFF" w:themeColor="background1"/>
              </w:rPr>
              <w:t>Product Capability Specification</w:t>
            </w:r>
          </w:p>
        </w:tc>
      </w:tr>
      <w:tr w:rsidR="00A1485F" w:rsidRPr="00010013" w14:paraId="0B9D8C75" w14:textId="77777777" w:rsidTr="00A1485F">
        <w:trPr>
          <w:trHeight w:val="350"/>
        </w:trPr>
        <w:tc>
          <w:tcPr>
            <w:tcW w:w="1957" w:type="dxa"/>
            <w:shd w:val="clear" w:color="auto" w:fill="FFFFFF" w:themeFill="background1"/>
            <w:vAlign w:val="center"/>
          </w:tcPr>
          <w:p w14:paraId="309FDBB1" w14:textId="77777777" w:rsidR="00A1485F" w:rsidRPr="0091605C" w:rsidRDefault="00A1485F" w:rsidP="00A1485F">
            <w:r w:rsidRPr="0091605C">
              <w:t>HCE.PCS.01.001</w:t>
            </w:r>
          </w:p>
        </w:tc>
        <w:tc>
          <w:tcPr>
            <w:tcW w:w="7313" w:type="dxa"/>
            <w:shd w:val="clear" w:color="auto" w:fill="FFFFFF" w:themeFill="background1"/>
          </w:tcPr>
          <w:p w14:paraId="7FBBE133" w14:textId="77777777" w:rsidR="00A1485F" w:rsidRPr="0091605C" w:rsidRDefault="00A1485F" w:rsidP="00A1485F">
            <w:pPr>
              <w:spacing w:after="160" w:line="259" w:lineRule="auto"/>
            </w:pPr>
            <w:r w:rsidRPr="0091605C">
              <w:t>The system shall support an interface to receive the homeless information from the external homeless database source.</w:t>
            </w:r>
          </w:p>
          <w:p w14:paraId="65BB61CD" w14:textId="77777777" w:rsidR="00A1485F" w:rsidRPr="0091605C" w:rsidRDefault="00A1485F" w:rsidP="00A1485F">
            <w:pPr>
              <w:spacing w:after="160" w:line="259" w:lineRule="auto"/>
            </w:pPr>
          </w:p>
          <w:p w14:paraId="60A3F479" w14:textId="77777777" w:rsidR="00A1485F" w:rsidRPr="0091605C" w:rsidRDefault="00A1485F" w:rsidP="00A1485F">
            <w:r w:rsidRPr="0091605C">
              <w:t>Note: The details and requirements for file consumption between the interface and the external homeless database source is not part of this PRSD.</w:t>
            </w:r>
          </w:p>
          <w:p w14:paraId="0CE6C198" w14:textId="77777777" w:rsidR="00A1485F" w:rsidRPr="0091605C" w:rsidRDefault="00A1485F" w:rsidP="00A1485F"/>
        </w:tc>
      </w:tr>
      <w:tr w:rsidR="00057DE8" w:rsidRPr="00010013" w14:paraId="557F4747" w14:textId="77777777" w:rsidTr="00A1485F">
        <w:trPr>
          <w:trHeight w:val="350"/>
        </w:trPr>
        <w:tc>
          <w:tcPr>
            <w:tcW w:w="1957" w:type="dxa"/>
            <w:shd w:val="clear" w:color="auto" w:fill="FFFFFF" w:themeFill="background1"/>
            <w:vAlign w:val="center"/>
          </w:tcPr>
          <w:p w14:paraId="36222CBC" w14:textId="77777777" w:rsidR="00057DE8" w:rsidRPr="0091605C" w:rsidRDefault="00057DE8" w:rsidP="00057DE8">
            <w:r w:rsidRPr="0091605C">
              <w:lastRenderedPageBreak/>
              <w:t>HCE.PCS.01.002</w:t>
            </w:r>
          </w:p>
        </w:tc>
        <w:tc>
          <w:tcPr>
            <w:tcW w:w="7313" w:type="dxa"/>
            <w:shd w:val="clear" w:color="auto" w:fill="FFFFFF" w:themeFill="background1"/>
          </w:tcPr>
          <w:p w14:paraId="333A40C3" w14:textId="77777777" w:rsidR="00057DE8" w:rsidRPr="00057DE8" w:rsidRDefault="00057DE8" w:rsidP="00057DE8">
            <w:r w:rsidRPr="00057DE8">
              <w:t>The system shall follow the below mentioned member matching logic during every program determination to set the verified chronically homeless status for a member based on the information received from the external homeless database source.</w:t>
            </w:r>
          </w:p>
          <w:p w14:paraId="5CD3565A" w14:textId="77777777" w:rsidR="00057DE8" w:rsidRDefault="00057DE8" w:rsidP="00057DE8">
            <w:pPr>
              <w:rPr>
                <w:rFonts w:ascii="Calibri" w:hAnsi="Calibri" w:cs="Calibri"/>
                <w:iCs/>
                <w:lang w:eastAsia="en-IN"/>
              </w:rPr>
            </w:pPr>
          </w:p>
          <w:p w14:paraId="32A49F8D" w14:textId="77777777" w:rsidR="00057DE8" w:rsidRPr="00057DE8" w:rsidRDefault="00057DE8" w:rsidP="00057DE8">
            <w:pPr>
              <w:spacing w:after="240"/>
            </w:pPr>
            <w:r w:rsidRPr="00057DE8">
              <w:t>Step 1: Perform the member match using First name + Medicaid ID + Year of Birth.</w:t>
            </w:r>
          </w:p>
          <w:p w14:paraId="7089AA6E" w14:textId="77777777" w:rsidR="00057DE8" w:rsidRPr="00057DE8" w:rsidRDefault="00057DE8" w:rsidP="00E74DAA">
            <w:pPr>
              <w:pStyle w:val="ListParagraph"/>
              <w:numPr>
                <w:ilvl w:val="0"/>
                <w:numId w:val="607"/>
              </w:numPr>
              <w:spacing w:after="240"/>
              <w:contextualSpacing w:val="0"/>
            </w:pPr>
            <w:r w:rsidRPr="00057DE8">
              <w:t>If the system finds at least one record in the external source file with this selection criteria, then the system shall consider it as a match.</w:t>
            </w:r>
          </w:p>
          <w:p w14:paraId="6C5C1F5E" w14:textId="77777777" w:rsidR="00057DE8" w:rsidRPr="00057DE8" w:rsidRDefault="00057DE8" w:rsidP="00E74DAA">
            <w:pPr>
              <w:pStyle w:val="ListParagraph"/>
              <w:numPr>
                <w:ilvl w:val="0"/>
                <w:numId w:val="607"/>
              </w:numPr>
              <w:spacing w:after="240"/>
              <w:contextualSpacing w:val="0"/>
            </w:pPr>
            <w:r w:rsidRPr="00057DE8">
              <w:t>Else, consider it as no matching record exists.</w:t>
            </w:r>
          </w:p>
          <w:p w14:paraId="252C3816" w14:textId="77777777" w:rsidR="00057DE8" w:rsidRPr="00057DE8" w:rsidRDefault="00057DE8" w:rsidP="00057DE8">
            <w:pPr>
              <w:spacing w:after="240"/>
            </w:pPr>
            <w:r w:rsidRPr="00057DE8">
              <w:t>Step 2: End of the member match and go to next member for record match.</w:t>
            </w:r>
          </w:p>
          <w:p w14:paraId="3898B5B2" w14:textId="49046E3C" w:rsidR="00057DE8" w:rsidRPr="0091605C" w:rsidRDefault="00057DE8" w:rsidP="00057DE8">
            <w:pPr>
              <w:spacing w:after="240"/>
            </w:pPr>
            <w:r w:rsidRPr="00057DE8">
              <w:t>Note: If the system finds multiple records in the external source file with the criteria mentioned above, system will still consider it as a match.</w:t>
            </w:r>
          </w:p>
        </w:tc>
      </w:tr>
      <w:tr w:rsidR="00057DE8" w:rsidRPr="00010013" w14:paraId="0BE0A553" w14:textId="77777777" w:rsidTr="00A1485F">
        <w:trPr>
          <w:trHeight w:val="350"/>
        </w:trPr>
        <w:tc>
          <w:tcPr>
            <w:tcW w:w="1957" w:type="dxa"/>
            <w:shd w:val="clear" w:color="auto" w:fill="FFFFFF" w:themeFill="background1"/>
            <w:vAlign w:val="center"/>
          </w:tcPr>
          <w:p w14:paraId="0EDE51ED" w14:textId="77777777" w:rsidR="00057DE8" w:rsidRPr="0091605C" w:rsidRDefault="00057DE8" w:rsidP="00057DE8">
            <w:r w:rsidRPr="0091605C">
              <w:t>HCE.PCS.01.003</w:t>
            </w:r>
          </w:p>
        </w:tc>
        <w:tc>
          <w:tcPr>
            <w:tcW w:w="7313" w:type="dxa"/>
            <w:shd w:val="clear" w:color="auto" w:fill="FFFFFF" w:themeFill="background1"/>
          </w:tcPr>
          <w:p w14:paraId="01F9B07E" w14:textId="77777777" w:rsidR="00057DE8" w:rsidRPr="0091605C" w:rsidRDefault="00057DE8" w:rsidP="00057DE8">
            <w:pPr>
              <w:spacing w:line="254" w:lineRule="auto"/>
            </w:pPr>
            <w:r w:rsidRPr="0091605C">
              <w:t>The system shall consider the member as verified chronically homeless if either of the following conditions is true:</w:t>
            </w:r>
          </w:p>
          <w:p w14:paraId="62F47882" w14:textId="77777777" w:rsidR="00057DE8" w:rsidRPr="0091605C" w:rsidRDefault="00057DE8" w:rsidP="00057DE8">
            <w:pPr>
              <w:spacing w:line="254" w:lineRule="auto"/>
            </w:pPr>
          </w:p>
          <w:p w14:paraId="57C00FE9" w14:textId="77777777" w:rsidR="00057DE8" w:rsidRPr="0091605C" w:rsidRDefault="00057DE8" w:rsidP="00E74DAA">
            <w:pPr>
              <w:pStyle w:val="ListParagraph"/>
              <w:numPr>
                <w:ilvl w:val="0"/>
                <w:numId w:val="604"/>
              </w:numPr>
              <w:spacing w:line="254" w:lineRule="auto"/>
              <w:contextualSpacing w:val="0"/>
            </w:pPr>
            <w:r w:rsidRPr="0091605C">
              <w:t>The member has been identified as verified chronically homeless</w:t>
            </w:r>
            <w:r w:rsidRPr="0091605C" w:rsidDel="00231122">
              <w:t xml:space="preserve"> </w:t>
            </w:r>
            <w:r w:rsidRPr="0091605C">
              <w:t>based on the information received from the homeless database source.</w:t>
            </w:r>
          </w:p>
          <w:p w14:paraId="7E2F31B6" w14:textId="77777777" w:rsidR="00057DE8" w:rsidRPr="0091605C" w:rsidRDefault="00057DE8" w:rsidP="00057DE8">
            <w:pPr>
              <w:pStyle w:val="ListParagraph"/>
              <w:spacing w:line="254" w:lineRule="auto"/>
              <w:ind w:left="1080"/>
            </w:pPr>
          </w:p>
          <w:p w14:paraId="73930BAD" w14:textId="77777777" w:rsidR="00057DE8" w:rsidRPr="0091605C" w:rsidRDefault="00057DE8" w:rsidP="00057DE8">
            <w:pPr>
              <w:spacing w:line="254" w:lineRule="auto"/>
              <w:ind w:left="1080"/>
            </w:pPr>
            <w:r w:rsidRPr="0091605C">
              <w:t>OR</w:t>
            </w:r>
          </w:p>
          <w:p w14:paraId="6B33CFBA" w14:textId="77777777" w:rsidR="00057DE8" w:rsidRPr="0091605C" w:rsidRDefault="00057DE8" w:rsidP="00057DE8">
            <w:pPr>
              <w:spacing w:line="254" w:lineRule="auto"/>
              <w:ind w:left="1080"/>
            </w:pPr>
          </w:p>
          <w:p w14:paraId="3DB4F15B" w14:textId="77777777" w:rsidR="00057DE8" w:rsidRPr="0091605C" w:rsidRDefault="00057DE8" w:rsidP="00E74DAA">
            <w:pPr>
              <w:pStyle w:val="ListParagraph"/>
              <w:numPr>
                <w:ilvl w:val="0"/>
                <w:numId w:val="604"/>
              </w:numPr>
              <w:contextualSpacing w:val="0"/>
            </w:pPr>
            <w:r w:rsidRPr="0091605C">
              <w:t xml:space="preserve">The agent portal user attests the ‘Verified homeless continuous eligibility’ for the member and re-runs the eligibility from the Continuous Eligibility screen (Agent Portal). </w:t>
            </w:r>
          </w:p>
          <w:p w14:paraId="619C015B" w14:textId="77777777" w:rsidR="00057DE8" w:rsidRPr="0091605C" w:rsidRDefault="00057DE8" w:rsidP="00057DE8">
            <w:pPr>
              <w:pStyle w:val="ListParagraph"/>
            </w:pPr>
          </w:p>
          <w:p w14:paraId="38ECDCF8" w14:textId="77777777" w:rsidR="00057DE8" w:rsidRPr="0091605C" w:rsidRDefault="00057DE8" w:rsidP="00057DE8">
            <w:r w:rsidRPr="0091605C">
              <w:t>Note: The ‘Verified homeless continuous eligibility’ attestation will be applied only if the eligibility is re-run via the Continuous Eligibility screen (Agent Portal).</w:t>
            </w:r>
          </w:p>
          <w:p w14:paraId="71E5F8EC" w14:textId="77777777" w:rsidR="00057DE8" w:rsidRPr="0091605C" w:rsidRDefault="00057DE8" w:rsidP="00057DE8"/>
          <w:p w14:paraId="1E8B65FB" w14:textId="77777777" w:rsidR="00057DE8" w:rsidRPr="0091605C" w:rsidRDefault="00057DE8" w:rsidP="00057DE8">
            <w:r w:rsidRPr="0091605C">
              <w:t xml:space="preserve">Example 1: Consider the member as verified chronically homeless based on ‘Verified homeless continuous eligibility’ </w:t>
            </w:r>
          </w:p>
          <w:p w14:paraId="64D4058E" w14:textId="77777777" w:rsidR="00057DE8" w:rsidRPr="0091605C" w:rsidRDefault="00057DE8" w:rsidP="00E74DAA">
            <w:pPr>
              <w:pStyle w:val="ListBullet"/>
              <w:numPr>
                <w:ilvl w:val="0"/>
                <w:numId w:val="605"/>
              </w:numPr>
              <w:contextualSpacing w:val="0"/>
              <w:rPr>
                <w:rFonts w:ascii="Arial" w:hAnsi="Arial" w:cstheme="minorHAnsi"/>
              </w:rPr>
            </w:pPr>
            <w:r w:rsidRPr="0091605C">
              <w:rPr>
                <w:rFonts w:ascii="Arial" w:hAnsi="Arial" w:cstheme="minorHAnsi"/>
              </w:rPr>
              <w:t>An application exists for Jane who is identified to have verified chronically homeless status as “Yes” based on information received from the homeless database source.</w:t>
            </w:r>
          </w:p>
          <w:p w14:paraId="34E5FB58" w14:textId="77777777" w:rsidR="00057DE8" w:rsidRPr="0091605C" w:rsidRDefault="00057DE8" w:rsidP="00E74DAA">
            <w:pPr>
              <w:pStyle w:val="ListBullet"/>
              <w:numPr>
                <w:ilvl w:val="0"/>
                <w:numId w:val="605"/>
              </w:numPr>
              <w:contextualSpacing w:val="0"/>
              <w:rPr>
                <w:rFonts w:ascii="Arial" w:hAnsi="Arial" w:cstheme="minorHAnsi"/>
              </w:rPr>
            </w:pPr>
            <w:r w:rsidRPr="0091605C">
              <w:rPr>
                <w:rFonts w:ascii="Arial" w:hAnsi="Arial" w:cstheme="minorHAnsi"/>
              </w:rPr>
              <w:t>An agent portal user attests that Jane has ‘Verified homeless continuous eligibility’ and re-runs the eligibility via the Continuous Eligibility screen (Agent Portal).</w:t>
            </w:r>
          </w:p>
          <w:p w14:paraId="75E821E0" w14:textId="77777777" w:rsidR="00057DE8" w:rsidRPr="0091605C" w:rsidRDefault="00057DE8" w:rsidP="00E74DAA">
            <w:pPr>
              <w:numPr>
                <w:ilvl w:val="0"/>
                <w:numId w:val="605"/>
              </w:numPr>
              <w:contextualSpacing w:val="0"/>
              <w:textAlignment w:val="center"/>
            </w:pPr>
            <w:r w:rsidRPr="0091605C">
              <w:t>The system will consider Jane as verified chronically homeless.</w:t>
            </w:r>
          </w:p>
          <w:p w14:paraId="65689671" w14:textId="77777777" w:rsidR="00057DE8" w:rsidRPr="0091605C" w:rsidRDefault="00057DE8" w:rsidP="00057DE8"/>
          <w:p w14:paraId="786067DB" w14:textId="77777777" w:rsidR="00057DE8" w:rsidRPr="0091605C" w:rsidRDefault="00057DE8" w:rsidP="00057DE8">
            <w:r w:rsidRPr="0091605C">
              <w:lastRenderedPageBreak/>
              <w:t>Example 2: Agent portal user saves the ‘Verified homeless continuous eligibility’ attestation but does not re-run the eligibility via the Continuous Eligibility screen.</w:t>
            </w:r>
          </w:p>
          <w:p w14:paraId="257D3199" w14:textId="77777777" w:rsidR="00057DE8" w:rsidRPr="0091605C" w:rsidRDefault="00057DE8" w:rsidP="00E74DAA">
            <w:pPr>
              <w:numPr>
                <w:ilvl w:val="0"/>
                <w:numId w:val="606"/>
              </w:numPr>
              <w:contextualSpacing w:val="0"/>
              <w:textAlignment w:val="center"/>
            </w:pPr>
            <w:r w:rsidRPr="0091605C">
              <w:t>Agent portal user attests that Amy has ‘Verified homeless continuous eligibility’ in the Continuous Eligibility screen (Agent Portal) and saved as draft.</w:t>
            </w:r>
          </w:p>
          <w:p w14:paraId="4EE489EE" w14:textId="77777777" w:rsidR="00057DE8" w:rsidRPr="0091605C" w:rsidRDefault="00057DE8" w:rsidP="00E74DAA">
            <w:pPr>
              <w:pStyle w:val="ListParagraph"/>
              <w:numPr>
                <w:ilvl w:val="0"/>
                <w:numId w:val="606"/>
              </w:numPr>
              <w:contextualSpacing w:val="0"/>
            </w:pPr>
            <w:r w:rsidRPr="0091605C">
              <w:t xml:space="preserve">A program determination occurs on Amy’s application outside the Continuous Eligibility screen.  </w:t>
            </w:r>
          </w:p>
          <w:p w14:paraId="308C5703" w14:textId="77777777" w:rsidR="00057DE8" w:rsidRPr="0091605C" w:rsidRDefault="00057DE8" w:rsidP="00E74DAA">
            <w:pPr>
              <w:numPr>
                <w:ilvl w:val="0"/>
                <w:numId w:val="606"/>
              </w:numPr>
              <w:contextualSpacing w:val="0"/>
              <w:textAlignment w:val="center"/>
            </w:pPr>
            <w:r w:rsidRPr="0091605C">
              <w:t>The system will not consider Amy as verified chronically homeless.</w:t>
            </w:r>
          </w:p>
          <w:p w14:paraId="12F2E8FB" w14:textId="77777777" w:rsidR="00057DE8" w:rsidRPr="006B0EF7" w:rsidRDefault="00057DE8" w:rsidP="00057DE8">
            <w:pPr>
              <w:textAlignment w:val="center"/>
            </w:pPr>
          </w:p>
        </w:tc>
      </w:tr>
      <w:tr w:rsidR="00057DE8" w:rsidRPr="00010013" w14:paraId="2CB26472" w14:textId="77777777" w:rsidTr="00A1485F">
        <w:trPr>
          <w:trHeight w:val="350"/>
        </w:trPr>
        <w:tc>
          <w:tcPr>
            <w:tcW w:w="1957" w:type="dxa"/>
            <w:shd w:val="clear" w:color="auto" w:fill="FFFFFF" w:themeFill="background1"/>
            <w:vAlign w:val="center"/>
          </w:tcPr>
          <w:p w14:paraId="44332736" w14:textId="77777777" w:rsidR="00057DE8" w:rsidRPr="0091605C" w:rsidRDefault="00057DE8" w:rsidP="00057DE8">
            <w:r w:rsidRPr="0091605C">
              <w:lastRenderedPageBreak/>
              <w:t>HCE.PCS.01.004</w:t>
            </w:r>
          </w:p>
        </w:tc>
        <w:tc>
          <w:tcPr>
            <w:tcW w:w="7313" w:type="dxa"/>
            <w:shd w:val="clear" w:color="auto" w:fill="FFFFFF" w:themeFill="background1"/>
          </w:tcPr>
          <w:p w14:paraId="79741616" w14:textId="77777777" w:rsidR="00057DE8" w:rsidRPr="0091605C" w:rsidRDefault="00057DE8" w:rsidP="00057DE8">
            <w:r w:rsidRPr="0091605C">
              <w:t>The system shall select the application in the ‘Homeless Redetermination’ batch process and systematically re-determine the member’s latest year eligibility when all of the following conditions are met:</w:t>
            </w:r>
          </w:p>
          <w:p w14:paraId="7580312A" w14:textId="77777777" w:rsidR="00057DE8" w:rsidRPr="0091605C" w:rsidRDefault="00057DE8" w:rsidP="00057DE8"/>
          <w:p w14:paraId="51EB1D1B" w14:textId="77777777" w:rsidR="00057DE8" w:rsidRPr="0091605C" w:rsidRDefault="00057DE8" w:rsidP="00E74DAA">
            <w:pPr>
              <w:pStyle w:val="ListParagraph"/>
              <w:numPr>
                <w:ilvl w:val="0"/>
                <w:numId w:val="608"/>
              </w:numPr>
              <w:contextualSpacing w:val="0"/>
            </w:pPr>
            <w:r w:rsidRPr="0091605C">
              <w:t xml:space="preserve">The status of their overall verified chronically homeless is changed from ‘No’ to ‘Yes’ based on data received from the homeless database source. </w:t>
            </w:r>
          </w:p>
          <w:p w14:paraId="43C87099" w14:textId="77777777" w:rsidR="00057DE8" w:rsidRPr="0091605C" w:rsidRDefault="00057DE8" w:rsidP="00E74DAA">
            <w:pPr>
              <w:pStyle w:val="ListParagraph"/>
              <w:numPr>
                <w:ilvl w:val="0"/>
                <w:numId w:val="608"/>
              </w:numPr>
              <w:spacing w:after="160" w:line="259" w:lineRule="auto"/>
            </w:pPr>
            <w:r w:rsidRPr="0091605C">
              <w:t>The agent portal user has not marked the member as ineligible for Homeless continuous eligibility.</w:t>
            </w:r>
          </w:p>
          <w:p w14:paraId="7B94649C" w14:textId="77777777" w:rsidR="00057DE8" w:rsidRPr="0091605C" w:rsidRDefault="00057DE8" w:rsidP="00057DE8">
            <w:r w:rsidRPr="0091605C">
              <w:t>Note: The system shall re-determine both the current year and renewal year eligibilities if the renewal year eligibility exists.</w:t>
            </w:r>
          </w:p>
          <w:p w14:paraId="06E4BC5F" w14:textId="77777777" w:rsidR="00057DE8" w:rsidRPr="0091605C" w:rsidRDefault="00057DE8" w:rsidP="00057DE8"/>
          <w:p w14:paraId="101B3A31" w14:textId="77777777" w:rsidR="00057DE8" w:rsidRPr="0091605C" w:rsidRDefault="00057DE8" w:rsidP="00057DE8">
            <w:r w:rsidRPr="0091605C">
              <w:t>Example 1: Re-determine the eligibility when the status of their overall verified chronically homeless is changed from ‘No’ to ‘Yes’.</w:t>
            </w:r>
          </w:p>
          <w:p w14:paraId="7F942DAF" w14:textId="77777777" w:rsidR="00057DE8" w:rsidRPr="0091605C" w:rsidRDefault="00057DE8" w:rsidP="00E74DAA">
            <w:pPr>
              <w:numPr>
                <w:ilvl w:val="0"/>
                <w:numId w:val="609"/>
              </w:numPr>
              <w:contextualSpacing w:val="0"/>
              <w:textAlignment w:val="center"/>
            </w:pPr>
            <w:r w:rsidRPr="0091605C">
              <w:t>An application exists for Amy such that Amy is not a verified chronically homeless member.</w:t>
            </w:r>
          </w:p>
          <w:p w14:paraId="72A98224" w14:textId="77777777" w:rsidR="00057DE8" w:rsidRPr="0091605C" w:rsidRDefault="00057DE8" w:rsidP="00E74DAA">
            <w:pPr>
              <w:pStyle w:val="ListBullet"/>
              <w:numPr>
                <w:ilvl w:val="0"/>
                <w:numId w:val="609"/>
              </w:numPr>
              <w:contextualSpacing w:val="0"/>
              <w:rPr>
                <w:rFonts w:ascii="Arial" w:hAnsi="Arial" w:cstheme="minorHAnsi"/>
              </w:rPr>
            </w:pPr>
            <w:r w:rsidRPr="0091605C">
              <w:rPr>
                <w:rFonts w:ascii="Arial" w:hAnsi="Arial" w:cstheme="minorHAnsi"/>
              </w:rPr>
              <w:t>The system receives a verified chronically homeless status indicator as ‘Yes’ for Amy from the homeless database source.</w:t>
            </w:r>
          </w:p>
          <w:p w14:paraId="6BF28ABF" w14:textId="77777777" w:rsidR="00057DE8" w:rsidRPr="0091605C" w:rsidRDefault="00057DE8" w:rsidP="00E74DAA">
            <w:pPr>
              <w:pStyle w:val="ListBullet"/>
              <w:numPr>
                <w:ilvl w:val="0"/>
                <w:numId w:val="609"/>
              </w:numPr>
              <w:contextualSpacing w:val="0"/>
              <w:rPr>
                <w:rFonts w:ascii="Arial" w:hAnsi="Arial" w:cstheme="minorHAnsi"/>
              </w:rPr>
            </w:pPr>
            <w:r w:rsidRPr="0091605C">
              <w:rPr>
                <w:rFonts w:ascii="Arial" w:hAnsi="Arial" w:cstheme="minorHAnsi"/>
              </w:rPr>
              <w:t>Amy has not been marked as ineligible for Homeless continuous eligibility.</w:t>
            </w:r>
          </w:p>
          <w:p w14:paraId="52C1C256" w14:textId="77777777" w:rsidR="00057DE8" w:rsidRPr="0091605C" w:rsidRDefault="00057DE8" w:rsidP="00E74DAA">
            <w:pPr>
              <w:pStyle w:val="ListBullet"/>
              <w:numPr>
                <w:ilvl w:val="0"/>
                <w:numId w:val="609"/>
              </w:numPr>
              <w:contextualSpacing w:val="0"/>
              <w:rPr>
                <w:rFonts w:ascii="Arial" w:hAnsi="Arial" w:cstheme="minorHAnsi"/>
              </w:rPr>
            </w:pPr>
            <w:r w:rsidRPr="0091605C">
              <w:rPr>
                <w:rFonts w:ascii="Arial" w:hAnsi="Arial" w:cstheme="minorHAnsi"/>
              </w:rPr>
              <w:t xml:space="preserve">The system re-determines the eligibility because the overall verified chronically homeless status for Amy has changed from ‘No’ to ‘Yes’. </w:t>
            </w:r>
          </w:p>
          <w:p w14:paraId="6E494E4E" w14:textId="77777777" w:rsidR="00057DE8" w:rsidRPr="0091605C" w:rsidRDefault="00057DE8" w:rsidP="00057DE8">
            <w:r w:rsidRPr="0091605C">
              <w:t xml:space="preserve">Example 2: Do not re-determine the eligibility when the status of their overall verified chronically homeless is changed from ‘Yes’ to ‘No’. </w:t>
            </w:r>
          </w:p>
          <w:p w14:paraId="0D4E0A37" w14:textId="77777777" w:rsidR="00057DE8" w:rsidRPr="0091605C" w:rsidRDefault="00057DE8" w:rsidP="00E74DAA">
            <w:pPr>
              <w:numPr>
                <w:ilvl w:val="0"/>
                <w:numId w:val="610"/>
              </w:numPr>
              <w:contextualSpacing w:val="0"/>
              <w:textAlignment w:val="center"/>
            </w:pPr>
            <w:r w:rsidRPr="0091605C">
              <w:t>An application exists for Jane such that Jane is verified chronically homeless member based on information received from homeless database source.</w:t>
            </w:r>
          </w:p>
          <w:p w14:paraId="05EA8779" w14:textId="77777777" w:rsidR="00057DE8" w:rsidRPr="0091605C" w:rsidRDefault="00057DE8" w:rsidP="00E74DAA">
            <w:pPr>
              <w:pStyle w:val="ListBullet"/>
              <w:numPr>
                <w:ilvl w:val="0"/>
                <w:numId w:val="610"/>
              </w:numPr>
              <w:contextualSpacing w:val="0"/>
              <w:rPr>
                <w:rFonts w:ascii="Arial" w:hAnsi="Arial" w:cstheme="minorHAnsi"/>
              </w:rPr>
            </w:pPr>
            <w:r w:rsidRPr="0091605C">
              <w:rPr>
                <w:rFonts w:ascii="Arial" w:hAnsi="Arial" w:cstheme="minorHAnsi"/>
              </w:rPr>
              <w:t>The system identifies that Jane is no longer verified chronically homeless based on the homeless database source.</w:t>
            </w:r>
          </w:p>
          <w:p w14:paraId="115BD5DF" w14:textId="77777777" w:rsidR="00057DE8" w:rsidRPr="0091605C" w:rsidRDefault="00057DE8" w:rsidP="00E74DAA">
            <w:pPr>
              <w:pStyle w:val="ListParagraph"/>
              <w:numPr>
                <w:ilvl w:val="0"/>
                <w:numId w:val="610"/>
              </w:numPr>
              <w:contextualSpacing w:val="0"/>
            </w:pPr>
            <w:r w:rsidRPr="0091605C">
              <w:t>Jane has not been marked as ineligible for Homeless continuous eligibility via continuous eligibility screen (Agent Portal).</w:t>
            </w:r>
          </w:p>
          <w:p w14:paraId="0B28863C" w14:textId="77777777" w:rsidR="00057DE8" w:rsidRPr="0091605C" w:rsidRDefault="00057DE8" w:rsidP="00E74DAA">
            <w:pPr>
              <w:pStyle w:val="ListBullet"/>
              <w:numPr>
                <w:ilvl w:val="0"/>
                <w:numId w:val="610"/>
              </w:numPr>
              <w:contextualSpacing w:val="0"/>
              <w:rPr>
                <w:rFonts w:ascii="Arial" w:hAnsi="Arial" w:cstheme="minorHAnsi"/>
              </w:rPr>
            </w:pPr>
            <w:r w:rsidRPr="0091605C">
              <w:rPr>
                <w:rFonts w:ascii="Arial" w:hAnsi="Arial" w:cstheme="minorHAnsi"/>
              </w:rPr>
              <w:lastRenderedPageBreak/>
              <w:t>Since the status of the overall verified chronically homeless is changed from ‘Yes’ to ‘No’ for Jane, the system will not re-determine the eligibility.</w:t>
            </w:r>
          </w:p>
        </w:tc>
      </w:tr>
      <w:tr w:rsidR="00057DE8" w:rsidRPr="00010013" w14:paraId="34FBAF80" w14:textId="77777777" w:rsidTr="00A1485F">
        <w:trPr>
          <w:trHeight w:val="350"/>
        </w:trPr>
        <w:tc>
          <w:tcPr>
            <w:tcW w:w="1957" w:type="dxa"/>
            <w:shd w:val="clear" w:color="auto" w:fill="FFFFFF" w:themeFill="background1"/>
            <w:vAlign w:val="center"/>
          </w:tcPr>
          <w:p w14:paraId="52C4292D" w14:textId="77777777" w:rsidR="00057DE8" w:rsidRPr="0091605C" w:rsidRDefault="00057DE8" w:rsidP="00057DE8">
            <w:r w:rsidRPr="0091605C">
              <w:lastRenderedPageBreak/>
              <w:t>HCE.PCS.01.005</w:t>
            </w:r>
          </w:p>
        </w:tc>
        <w:tc>
          <w:tcPr>
            <w:tcW w:w="7313" w:type="dxa"/>
            <w:shd w:val="clear" w:color="auto" w:fill="FFFFFF" w:themeFill="background1"/>
          </w:tcPr>
          <w:p w14:paraId="4A6C934A" w14:textId="77777777" w:rsidR="00057DE8" w:rsidRPr="0091605C" w:rsidRDefault="00057DE8" w:rsidP="00057DE8">
            <w:r w:rsidRPr="0091605C">
              <w:t xml:space="preserve">The system shall exclude the following applications from the ‘Homeless Redetermination’ batch process: </w:t>
            </w:r>
          </w:p>
          <w:p w14:paraId="425B65F5" w14:textId="77777777" w:rsidR="00057DE8" w:rsidRPr="0091605C" w:rsidRDefault="00057DE8" w:rsidP="00E74DAA">
            <w:pPr>
              <w:pStyle w:val="ListBullet"/>
              <w:numPr>
                <w:ilvl w:val="0"/>
                <w:numId w:val="603"/>
              </w:numPr>
              <w:contextualSpacing w:val="0"/>
              <w:rPr>
                <w:rFonts w:ascii="Arial" w:hAnsi="Arial" w:cstheme="minorHAnsi"/>
              </w:rPr>
            </w:pPr>
            <w:r w:rsidRPr="0091605C">
              <w:rPr>
                <w:rFonts w:ascii="Arial" w:hAnsi="Arial" w:cstheme="minorHAnsi"/>
              </w:rPr>
              <w:t>Applications for which Medicaid Renewal (including Admin Review Renewal, Express Lane Renewal, Non-Auto Renewal, Auto-Renewal) is initiated.</w:t>
            </w:r>
          </w:p>
          <w:p w14:paraId="47634D4F" w14:textId="77777777" w:rsidR="00057DE8" w:rsidRPr="0091605C" w:rsidRDefault="00057DE8" w:rsidP="00E74DAA">
            <w:pPr>
              <w:pStyle w:val="ListBullet"/>
              <w:numPr>
                <w:ilvl w:val="0"/>
                <w:numId w:val="603"/>
              </w:numPr>
              <w:contextualSpacing w:val="0"/>
              <w:rPr>
                <w:rFonts w:ascii="Arial" w:hAnsi="Arial" w:cstheme="minorHAnsi"/>
              </w:rPr>
            </w:pPr>
            <w:r w:rsidRPr="0091605C">
              <w:rPr>
                <w:rFonts w:ascii="Arial" w:hAnsi="Arial" w:cstheme="minorHAnsi"/>
              </w:rPr>
              <w:t>Applications for which PDM is initiated.</w:t>
            </w:r>
          </w:p>
          <w:p w14:paraId="4799995B" w14:textId="77777777" w:rsidR="00057DE8" w:rsidRPr="0091605C" w:rsidRDefault="00057DE8" w:rsidP="00E74DAA">
            <w:pPr>
              <w:pStyle w:val="ListBullet"/>
              <w:numPr>
                <w:ilvl w:val="0"/>
                <w:numId w:val="603"/>
              </w:numPr>
              <w:contextualSpacing w:val="0"/>
              <w:rPr>
                <w:rFonts w:ascii="Arial" w:hAnsi="Arial" w:cstheme="minorHAnsi"/>
              </w:rPr>
            </w:pPr>
            <w:r w:rsidRPr="0091605C">
              <w:rPr>
                <w:rFonts w:ascii="Arial" w:hAnsi="Arial" w:cstheme="minorHAnsi"/>
              </w:rPr>
              <w:t>Applications where Preliminary eligibility is created but not finalized as part of QHP and Mixed Household Renewal process.</w:t>
            </w:r>
          </w:p>
          <w:p w14:paraId="6A9D00BD" w14:textId="77777777" w:rsidR="00057DE8" w:rsidRPr="0091605C" w:rsidRDefault="00057DE8" w:rsidP="00E74DAA">
            <w:pPr>
              <w:pStyle w:val="ListBullet"/>
              <w:numPr>
                <w:ilvl w:val="0"/>
                <w:numId w:val="603"/>
              </w:numPr>
              <w:contextualSpacing w:val="0"/>
              <w:rPr>
                <w:rFonts w:ascii="Arial" w:hAnsi="Arial" w:cstheme="minorHAnsi"/>
              </w:rPr>
            </w:pPr>
            <w:r w:rsidRPr="0091605C">
              <w:rPr>
                <w:rFonts w:ascii="Arial" w:hAnsi="Arial" w:cstheme="minorHAnsi"/>
              </w:rPr>
              <w:t>Applications which are provided overridden benefits and protection is applied and active.</w:t>
            </w:r>
          </w:p>
          <w:p w14:paraId="243233D8" w14:textId="77777777" w:rsidR="00057DE8" w:rsidRPr="0091605C" w:rsidRDefault="00057DE8" w:rsidP="00E74DAA">
            <w:pPr>
              <w:pStyle w:val="ListBullet"/>
              <w:numPr>
                <w:ilvl w:val="0"/>
                <w:numId w:val="603"/>
              </w:numPr>
              <w:contextualSpacing w:val="0"/>
              <w:rPr>
                <w:rFonts w:ascii="Arial" w:hAnsi="Arial" w:cstheme="minorHAnsi"/>
              </w:rPr>
            </w:pPr>
            <w:r w:rsidRPr="0091605C">
              <w:rPr>
                <w:rFonts w:ascii="Arial" w:hAnsi="Arial" w:cstheme="minorHAnsi"/>
              </w:rPr>
              <w:t>Applications which are in ‘suspended’ status.</w:t>
            </w:r>
          </w:p>
        </w:tc>
      </w:tr>
    </w:tbl>
    <w:p w14:paraId="368886A9" w14:textId="77777777" w:rsidR="00A1485F" w:rsidRDefault="00A1485F" w:rsidP="00A1485F">
      <w:pPr>
        <w:rPr>
          <w:rFonts w:ascii="Calibri" w:hAnsi="Calibri" w:cs="Calibri"/>
          <w:b/>
        </w:rPr>
      </w:pPr>
    </w:p>
    <w:p w14:paraId="3BA8C9E1" w14:textId="77777777" w:rsidR="00A1485F" w:rsidRPr="00A1485F" w:rsidRDefault="00A1485F" w:rsidP="00A1485F"/>
    <w:p w14:paraId="388B1421" w14:textId="4AF21515" w:rsidR="00A1485F" w:rsidRDefault="00A1485F" w:rsidP="00A1485F"/>
    <w:p w14:paraId="7E680F96" w14:textId="1BB0F0BF" w:rsidR="0091605C" w:rsidRPr="004342C6" w:rsidRDefault="0091605C" w:rsidP="00320B54">
      <w:pPr>
        <w:pStyle w:val="Heading3"/>
        <w:numPr>
          <w:ilvl w:val="2"/>
          <w:numId w:val="442"/>
        </w:numPr>
        <w:ind w:left="1440" w:hanging="990"/>
        <w:rPr>
          <w:rFonts w:ascii="Arial" w:hAnsi="Arial" w:cs="Arial"/>
        </w:rPr>
      </w:pPr>
      <w:r w:rsidRPr="004342C6">
        <w:rPr>
          <w:rFonts w:ascii="Arial" w:hAnsi="Arial" w:cs="Arial"/>
        </w:rPr>
        <w:t>Transaction /SSO Information</w:t>
      </w:r>
    </w:p>
    <w:p w14:paraId="7C7AF39A" w14:textId="28FAC0AA" w:rsidR="0091605C" w:rsidRPr="004342C6" w:rsidRDefault="0091605C" w:rsidP="0091605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3E04B6A" w14:textId="77777777" w:rsidR="0091605C" w:rsidRPr="004342C6" w:rsidRDefault="0091605C" w:rsidP="00320B54">
      <w:pPr>
        <w:pStyle w:val="Heading3"/>
        <w:numPr>
          <w:ilvl w:val="2"/>
          <w:numId w:val="442"/>
        </w:numPr>
        <w:ind w:left="1170"/>
        <w:rPr>
          <w:rFonts w:ascii="Arial" w:hAnsi="Arial" w:cs="Arial"/>
        </w:rPr>
      </w:pPr>
      <w:r w:rsidRPr="004342C6">
        <w:rPr>
          <w:rFonts w:ascii="Arial" w:hAnsi="Arial" w:cs="Arial"/>
        </w:rPr>
        <w:t>Special Design Consideration</w:t>
      </w:r>
    </w:p>
    <w:p w14:paraId="3C2C60EB" w14:textId="04ADAE1B" w:rsidR="0091605C" w:rsidRPr="0091605C" w:rsidRDefault="0091605C" w:rsidP="0091605C">
      <w:pPr>
        <w:pStyle w:val="Hints"/>
        <w:spacing w:after="200"/>
        <w:ind w:firstLine="450"/>
        <w:rPr>
          <w:rFonts w:eastAsiaTheme="minorHAnsi" w:cs="Arial"/>
          <w:color w:val="auto"/>
          <w:sz w:val="22"/>
          <w:szCs w:val="22"/>
        </w:rPr>
      </w:pPr>
      <w:r w:rsidRPr="004342C6">
        <w:rPr>
          <w:rFonts w:eastAsiaTheme="minorHAnsi" w:cs="Arial"/>
          <w:color w:val="auto"/>
          <w:sz w:val="22"/>
          <w:szCs w:val="22"/>
        </w:rPr>
        <w:t>Not Applicable</w:t>
      </w:r>
    </w:p>
    <w:p w14:paraId="571DF6D9" w14:textId="77777777" w:rsidR="0091605C" w:rsidRPr="004342C6" w:rsidRDefault="0091605C" w:rsidP="00320B54">
      <w:pPr>
        <w:pStyle w:val="Heading3"/>
        <w:numPr>
          <w:ilvl w:val="2"/>
          <w:numId w:val="442"/>
        </w:numPr>
        <w:ind w:left="1170"/>
        <w:rPr>
          <w:rFonts w:ascii="Arial" w:hAnsi="Arial" w:cs="Arial"/>
        </w:rPr>
      </w:pPr>
      <w:r w:rsidRPr="004342C6">
        <w:rPr>
          <w:rFonts w:ascii="Arial" w:hAnsi="Arial" w:cs="Arial"/>
        </w:rPr>
        <w:t>Acceptance Criteria</w:t>
      </w:r>
    </w:p>
    <w:p w14:paraId="3393B94D" w14:textId="35840592" w:rsidR="0091605C" w:rsidRDefault="0091605C" w:rsidP="0091605C">
      <w:pPr>
        <w:ind w:left="360"/>
        <w:contextualSpacing w:val="0"/>
        <w:rPr>
          <w:rFonts w:cs="Arial"/>
        </w:rPr>
      </w:pPr>
      <w:r w:rsidRPr="0091605C">
        <w:rPr>
          <w:rFonts w:cs="Arial"/>
        </w:rPr>
        <w:t>The system should work as per the flow, UI design, functional requirements, and special design considerations defined above in the use case.</w:t>
      </w:r>
    </w:p>
    <w:p w14:paraId="24D681D7" w14:textId="43FF922B" w:rsidR="00654E9B" w:rsidRDefault="00654E9B" w:rsidP="0091605C">
      <w:pPr>
        <w:ind w:left="360"/>
        <w:contextualSpacing w:val="0"/>
        <w:rPr>
          <w:rFonts w:cs="Arial"/>
        </w:rPr>
      </w:pPr>
    </w:p>
    <w:p w14:paraId="3E974C05" w14:textId="659B1E2E" w:rsidR="00654E9B" w:rsidRDefault="00654E9B" w:rsidP="0091605C">
      <w:pPr>
        <w:ind w:left="360"/>
        <w:contextualSpacing w:val="0"/>
        <w:rPr>
          <w:rFonts w:cs="Arial"/>
        </w:rPr>
      </w:pPr>
    </w:p>
    <w:p w14:paraId="0AE1A7DA" w14:textId="3187AEBD" w:rsidR="00654E9B" w:rsidRDefault="00654E9B">
      <w:pPr>
        <w:contextualSpacing w:val="0"/>
        <w:rPr>
          <w:rFonts w:cs="Arial"/>
        </w:rPr>
      </w:pPr>
      <w:r>
        <w:rPr>
          <w:rFonts w:cs="Arial"/>
        </w:rPr>
        <w:br w:type="page"/>
      </w:r>
    </w:p>
    <w:p w14:paraId="3D47619A" w14:textId="77777777" w:rsidR="00654E9B" w:rsidRPr="0091605C" w:rsidRDefault="00654E9B" w:rsidP="0091605C">
      <w:pPr>
        <w:ind w:left="360"/>
        <w:contextualSpacing w:val="0"/>
        <w:rPr>
          <w:rFonts w:cs="Arial"/>
        </w:rPr>
      </w:pPr>
    </w:p>
    <w:p w14:paraId="441FA5CA" w14:textId="77777777" w:rsidR="00A1485F" w:rsidRPr="00A1485F" w:rsidRDefault="00A1485F" w:rsidP="00A1485F"/>
    <w:p w14:paraId="792BE689" w14:textId="5B32637E" w:rsidR="00654E9B" w:rsidRDefault="00654E9B" w:rsidP="00DB6AEE">
      <w:pPr>
        <w:pStyle w:val="Heading2"/>
      </w:pPr>
      <w:r>
        <w:lastRenderedPageBreak/>
        <w:t>Use Case Id: UC-42</w:t>
      </w:r>
      <w:r w:rsidRPr="004342C6">
        <w:t xml:space="preserve"> </w:t>
      </w:r>
      <w:r w:rsidRPr="00654E9B">
        <w:t>Rules for Established coverage and continuous Medicaid eligibility for verified chronically homeless</w:t>
      </w:r>
    </w:p>
    <w:p w14:paraId="243814ED" w14:textId="4D778E2C" w:rsidR="00654E9B" w:rsidRPr="0091605C" w:rsidRDefault="00654E9B" w:rsidP="00320B54">
      <w:pPr>
        <w:pStyle w:val="Heading3"/>
        <w:numPr>
          <w:ilvl w:val="2"/>
          <w:numId w:val="205"/>
        </w:numPr>
        <w:ind w:left="1530" w:hanging="810"/>
        <w:rPr>
          <w:rFonts w:ascii="Arial" w:hAnsi="Arial" w:cs="Arial"/>
        </w:rPr>
      </w:pPr>
      <w:r w:rsidRPr="0091605C">
        <w:rPr>
          <w:rFonts w:ascii="Arial" w:hAnsi="Arial" w:cs="Arial"/>
        </w:rPr>
        <w:t>Description</w:t>
      </w:r>
    </w:p>
    <w:p w14:paraId="6806B7C7" w14:textId="1B0B9B47" w:rsidR="00654E9B" w:rsidRDefault="005878FA" w:rsidP="005878FA">
      <w:pPr>
        <w:ind w:left="720"/>
        <w:rPr>
          <w:rFonts w:eastAsia="Times New Roman"/>
        </w:rPr>
      </w:pPr>
      <w:r w:rsidRPr="005878FA">
        <w:rPr>
          <w:rFonts w:eastAsia="Times New Roman"/>
        </w:rPr>
        <w:t>The purpose of this product capability is to define the rul</w:t>
      </w:r>
      <w:r>
        <w:rPr>
          <w:rFonts w:eastAsia="Times New Roman"/>
        </w:rPr>
        <w:t xml:space="preserve">es for established coverage and </w:t>
      </w:r>
      <w:r w:rsidRPr="005878FA">
        <w:rPr>
          <w:rFonts w:eastAsia="Times New Roman"/>
        </w:rPr>
        <w:t>Continuous Medicaid Eligibility for verified chronically homeless.</w:t>
      </w:r>
    </w:p>
    <w:p w14:paraId="71106B7F" w14:textId="77777777" w:rsidR="005878FA" w:rsidRPr="00010013" w:rsidRDefault="005878FA" w:rsidP="00654E9B">
      <w:pPr>
        <w:ind w:left="1530" w:hanging="1040"/>
        <w:rPr>
          <w:rFonts w:ascii="Calibri" w:hAnsi="Calibri" w:cs="Calibri"/>
        </w:rPr>
      </w:pPr>
    </w:p>
    <w:p w14:paraId="64C53883" w14:textId="47215126" w:rsidR="00654E9B" w:rsidRPr="004342C6" w:rsidRDefault="00654E9B" w:rsidP="00320B54">
      <w:pPr>
        <w:pStyle w:val="Heading3"/>
        <w:numPr>
          <w:ilvl w:val="2"/>
          <w:numId w:val="205"/>
        </w:numPr>
        <w:ind w:left="1530" w:hanging="810"/>
        <w:rPr>
          <w:rFonts w:ascii="Arial" w:hAnsi="Arial" w:cs="Arial"/>
        </w:rPr>
      </w:pPr>
      <w:r w:rsidRPr="004342C6">
        <w:rPr>
          <w:rFonts w:ascii="Arial" w:hAnsi="Arial" w:cs="Arial"/>
        </w:rPr>
        <w:t xml:space="preserve">Related Use case </w:t>
      </w:r>
    </w:p>
    <w:p w14:paraId="7D15F704" w14:textId="7C1CE45F" w:rsidR="00654E9B" w:rsidRDefault="00654E9B" w:rsidP="005878FA">
      <w:pPr>
        <w:ind w:left="1530" w:hanging="810"/>
        <w:rPr>
          <w:rFonts w:eastAsia="Times New Roman"/>
        </w:rPr>
      </w:pPr>
      <w:r w:rsidRPr="00A1485F">
        <w:rPr>
          <w:rFonts w:eastAsia="Times New Roman"/>
        </w:rPr>
        <w:t>Not applicable</w:t>
      </w:r>
    </w:p>
    <w:p w14:paraId="7B72126F" w14:textId="63627471" w:rsidR="00654E9B" w:rsidRDefault="00654E9B" w:rsidP="00654E9B">
      <w:pPr>
        <w:ind w:left="1530" w:hanging="1040"/>
        <w:rPr>
          <w:rFonts w:eastAsia="Times New Roman"/>
        </w:rPr>
      </w:pPr>
    </w:p>
    <w:p w14:paraId="73CAA1D8" w14:textId="28B53B54" w:rsidR="00654E9B" w:rsidRPr="00010013" w:rsidRDefault="00654E9B" w:rsidP="00320B54">
      <w:pPr>
        <w:pStyle w:val="Heading3"/>
        <w:numPr>
          <w:ilvl w:val="2"/>
          <w:numId w:val="205"/>
        </w:numPr>
        <w:spacing w:after="0"/>
        <w:ind w:left="1530" w:hanging="810"/>
      </w:pPr>
      <w:bookmarkStart w:id="1072" w:name="_Toc138329083"/>
      <w:r w:rsidRPr="00010013">
        <w:t>Actor(s)</w:t>
      </w:r>
      <w:bookmarkEnd w:id="1072"/>
    </w:p>
    <w:p w14:paraId="3FAFC0A9" w14:textId="77777777" w:rsidR="00654E9B" w:rsidRPr="005878FA" w:rsidRDefault="00654E9B" w:rsidP="00E74DAA">
      <w:pPr>
        <w:pStyle w:val="ListParagraph"/>
        <w:numPr>
          <w:ilvl w:val="0"/>
          <w:numId w:val="660"/>
        </w:numPr>
        <w:contextualSpacing w:val="0"/>
        <w:rPr>
          <w:rFonts w:eastAsia="Times New Roman"/>
        </w:rPr>
      </w:pPr>
      <w:r w:rsidRPr="005878FA">
        <w:rPr>
          <w:rFonts w:eastAsia="Times New Roman"/>
        </w:rPr>
        <w:t>The HIX System</w:t>
      </w:r>
    </w:p>
    <w:p w14:paraId="547EE5E4" w14:textId="77777777" w:rsidR="00654E9B" w:rsidRPr="005878FA" w:rsidRDefault="00654E9B" w:rsidP="00E74DAA">
      <w:pPr>
        <w:pStyle w:val="ListParagraph"/>
        <w:numPr>
          <w:ilvl w:val="0"/>
          <w:numId w:val="660"/>
        </w:numPr>
        <w:contextualSpacing w:val="0"/>
        <w:rPr>
          <w:rFonts w:eastAsia="Times New Roman"/>
        </w:rPr>
      </w:pPr>
      <w:r w:rsidRPr="005878FA">
        <w:rPr>
          <w:rFonts w:eastAsia="Times New Roman"/>
        </w:rPr>
        <w:t>Individual user</w:t>
      </w:r>
    </w:p>
    <w:p w14:paraId="23463525" w14:textId="77777777" w:rsidR="00654E9B" w:rsidRPr="005878FA" w:rsidRDefault="00654E9B" w:rsidP="00E74DAA">
      <w:pPr>
        <w:pStyle w:val="ListParagraph"/>
        <w:numPr>
          <w:ilvl w:val="0"/>
          <w:numId w:val="660"/>
        </w:numPr>
        <w:contextualSpacing w:val="0"/>
        <w:rPr>
          <w:rFonts w:eastAsia="Times New Roman"/>
        </w:rPr>
      </w:pPr>
      <w:r w:rsidRPr="005878FA">
        <w:rPr>
          <w:rFonts w:eastAsia="Times New Roman"/>
        </w:rPr>
        <w:t>The Assistor Portal user(s)</w:t>
      </w:r>
    </w:p>
    <w:p w14:paraId="577193B2" w14:textId="77777777" w:rsidR="00654E9B" w:rsidRPr="005878FA" w:rsidRDefault="00654E9B" w:rsidP="00E74DAA">
      <w:pPr>
        <w:pStyle w:val="ListParagraph"/>
        <w:numPr>
          <w:ilvl w:val="0"/>
          <w:numId w:val="660"/>
        </w:numPr>
        <w:contextualSpacing w:val="0"/>
        <w:rPr>
          <w:rFonts w:eastAsia="Times New Roman"/>
        </w:rPr>
      </w:pPr>
      <w:r w:rsidRPr="005878FA">
        <w:rPr>
          <w:rFonts w:eastAsia="Times New Roman"/>
        </w:rPr>
        <w:t>The Agent Portal user(s)</w:t>
      </w:r>
    </w:p>
    <w:p w14:paraId="3B3C09E7" w14:textId="77777777" w:rsidR="00654E9B" w:rsidRPr="00010013" w:rsidRDefault="00654E9B" w:rsidP="00654E9B">
      <w:pPr>
        <w:pStyle w:val="ListParagraph"/>
        <w:ind w:left="1530" w:hanging="1040"/>
        <w:rPr>
          <w:rFonts w:ascii="Calibri" w:hAnsi="Calibri" w:cs="Calibri"/>
        </w:rPr>
      </w:pPr>
    </w:p>
    <w:p w14:paraId="0954AE86" w14:textId="5D6EB7C2" w:rsidR="00654E9B" w:rsidRPr="00010013" w:rsidRDefault="00654E9B" w:rsidP="00320B54">
      <w:pPr>
        <w:pStyle w:val="Heading3"/>
        <w:numPr>
          <w:ilvl w:val="2"/>
          <w:numId w:val="205"/>
        </w:numPr>
        <w:ind w:left="1530" w:hanging="810"/>
      </w:pPr>
      <w:bookmarkStart w:id="1073" w:name="_Toc138329084"/>
      <w:r w:rsidRPr="00010013">
        <w:t>Trigger(s)</w:t>
      </w:r>
      <w:bookmarkEnd w:id="1073"/>
    </w:p>
    <w:p w14:paraId="10B808B9" w14:textId="77777777" w:rsidR="00654E9B" w:rsidRPr="005878FA" w:rsidRDefault="00654E9B" w:rsidP="00E74DAA">
      <w:pPr>
        <w:pStyle w:val="ListParagraph"/>
        <w:numPr>
          <w:ilvl w:val="0"/>
          <w:numId w:val="661"/>
        </w:numPr>
        <w:contextualSpacing w:val="0"/>
        <w:rPr>
          <w:rFonts w:eastAsia="Times New Roman"/>
        </w:rPr>
      </w:pPr>
      <w:r w:rsidRPr="005878FA">
        <w:rPr>
          <w:rFonts w:eastAsia="Times New Roman"/>
        </w:rPr>
        <w:t>Eligibility is determined/re-determined through any process, e.g., Batch/BO determination, online SSAP flow, Renewals, PDM, and eligibility RFI time-clock expiration.</w:t>
      </w:r>
    </w:p>
    <w:p w14:paraId="7F3363F7" w14:textId="77777777" w:rsidR="00654E9B" w:rsidRPr="00010013" w:rsidRDefault="00654E9B" w:rsidP="00654E9B">
      <w:pPr>
        <w:pStyle w:val="ListParagraph"/>
        <w:rPr>
          <w:rFonts w:ascii="Calibri" w:hAnsi="Calibri" w:cs="Calibri"/>
        </w:rPr>
      </w:pPr>
    </w:p>
    <w:p w14:paraId="718EF4DC" w14:textId="77777777" w:rsidR="00654E9B" w:rsidRPr="00010013" w:rsidRDefault="00654E9B" w:rsidP="00320B54">
      <w:pPr>
        <w:pStyle w:val="Heading3"/>
        <w:numPr>
          <w:ilvl w:val="2"/>
          <w:numId w:val="205"/>
        </w:numPr>
        <w:ind w:left="1224" w:hanging="504"/>
      </w:pPr>
      <w:bookmarkStart w:id="1074" w:name="_Toc138329085"/>
      <w:r w:rsidRPr="00010013">
        <w:t>Precondition(s)</w:t>
      </w:r>
      <w:bookmarkEnd w:id="1074"/>
    </w:p>
    <w:p w14:paraId="14549F20" w14:textId="77777777" w:rsidR="00654E9B" w:rsidRPr="005878FA" w:rsidRDefault="00654E9B" w:rsidP="00E74DAA">
      <w:pPr>
        <w:pStyle w:val="ListParagraph"/>
        <w:numPr>
          <w:ilvl w:val="0"/>
          <w:numId w:val="662"/>
        </w:numPr>
        <w:contextualSpacing w:val="0"/>
        <w:rPr>
          <w:rFonts w:eastAsia="Times New Roman"/>
        </w:rPr>
      </w:pPr>
      <w:r w:rsidRPr="005878FA">
        <w:rPr>
          <w:rFonts w:eastAsia="Times New Roman"/>
        </w:rPr>
        <w:t>An application is submitted for a member.</w:t>
      </w:r>
    </w:p>
    <w:p w14:paraId="0D694434" w14:textId="77777777" w:rsidR="00654E9B" w:rsidRPr="005878FA" w:rsidRDefault="00654E9B" w:rsidP="00E74DAA">
      <w:pPr>
        <w:pStyle w:val="ListParagraph"/>
        <w:numPr>
          <w:ilvl w:val="0"/>
          <w:numId w:val="662"/>
        </w:numPr>
        <w:contextualSpacing w:val="0"/>
        <w:rPr>
          <w:rFonts w:eastAsia="Times New Roman"/>
        </w:rPr>
      </w:pPr>
      <w:r w:rsidRPr="005878FA">
        <w:rPr>
          <w:rFonts w:eastAsia="Times New Roman"/>
        </w:rPr>
        <w:t>The member has ‘Homeless established coverage’.</w:t>
      </w:r>
    </w:p>
    <w:p w14:paraId="1A6A2D80" w14:textId="77777777" w:rsidR="00654E9B" w:rsidRPr="00010013" w:rsidRDefault="00654E9B" w:rsidP="00654E9B">
      <w:pPr>
        <w:pStyle w:val="ListParagraph"/>
        <w:ind w:left="1080"/>
        <w:rPr>
          <w:rFonts w:ascii="Calibri" w:hAnsi="Calibri" w:cs="Calibri"/>
        </w:rPr>
      </w:pPr>
    </w:p>
    <w:p w14:paraId="76603A39" w14:textId="77777777" w:rsidR="00654E9B" w:rsidRPr="00010013" w:rsidRDefault="00654E9B" w:rsidP="00320B54">
      <w:pPr>
        <w:pStyle w:val="Heading3"/>
        <w:numPr>
          <w:ilvl w:val="2"/>
          <w:numId w:val="205"/>
        </w:numPr>
        <w:ind w:left="1224" w:hanging="504"/>
      </w:pPr>
      <w:bookmarkStart w:id="1075" w:name="_Toc138329086"/>
      <w:r w:rsidRPr="00010013">
        <w:t>Postcondition(s)</w:t>
      </w:r>
      <w:bookmarkEnd w:id="1075"/>
    </w:p>
    <w:p w14:paraId="64A69BC9"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The system considers the coverage as ‘Homeless established coverage’ and save the assigned aid category as the ‘Homeless established coverage protected aid category’ if applicable.</w:t>
      </w:r>
    </w:p>
    <w:p w14:paraId="66B34A41"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 xml:space="preserve">The system considers member to have ‘Homeless established coverage’ from the  application submission date (paper application date/in-person application date/application submission date/program determination date) until the [end of the month of (Start date for ‘Homeless established coverage’ + X months) (X is Configurable)]. </w:t>
      </w:r>
    </w:p>
    <w:p w14:paraId="07349076"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 xml:space="preserve">The system considers member to have ‘Homeless established coverage’ from the ‘Eligibility begin date’ (Medicaid Eligibility Start Date) until the [end of the month of (Start date for ‘Homeless established coverage’ + X months) (X is Configurable)]. </w:t>
      </w:r>
    </w:p>
    <w:p w14:paraId="0696A11D"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The system removes the Homeless established coverage.</w:t>
      </w:r>
    </w:p>
    <w:p w14:paraId="5BAF8962"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 xml:space="preserve">The system assigns the aid category determined by the system to the member. </w:t>
      </w:r>
    </w:p>
    <w:p w14:paraId="7836691D"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 xml:space="preserve">The system assigns the ‘Homeless established coverage protected aid category’ to the member. </w:t>
      </w:r>
    </w:p>
    <w:p w14:paraId="5A6B68AE" w14:textId="77777777" w:rsidR="00654E9B" w:rsidRPr="00010013" w:rsidRDefault="00654E9B" w:rsidP="00654E9B">
      <w:pPr>
        <w:pStyle w:val="ListParagraph"/>
        <w:ind w:left="1080"/>
        <w:rPr>
          <w:rFonts w:ascii="Calibri" w:hAnsi="Calibri" w:cs="Calibri"/>
        </w:rPr>
      </w:pPr>
    </w:p>
    <w:p w14:paraId="659BD1D2" w14:textId="77777777" w:rsidR="00654E9B" w:rsidRPr="00010013" w:rsidRDefault="00654E9B" w:rsidP="00320B54">
      <w:pPr>
        <w:pStyle w:val="Heading3"/>
        <w:numPr>
          <w:ilvl w:val="2"/>
          <w:numId w:val="205"/>
        </w:numPr>
        <w:ind w:left="1224" w:hanging="504"/>
      </w:pPr>
      <w:bookmarkStart w:id="1076" w:name="_Toc138329087"/>
      <w:r w:rsidRPr="00010013">
        <w:lastRenderedPageBreak/>
        <w:t>Flow(s)</w:t>
      </w:r>
      <w:bookmarkEnd w:id="1076"/>
    </w:p>
    <w:p w14:paraId="25CD53BC" w14:textId="77777777" w:rsidR="00654E9B" w:rsidRPr="00010013" w:rsidRDefault="00654E9B" w:rsidP="00320B54">
      <w:pPr>
        <w:pStyle w:val="Heading3"/>
        <w:numPr>
          <w:ilvl w:val="3"/>
          <w:numId w:val="205"/>
        </w:numPr>
      </w:pPr>
      <w:bookmarkStart w:id="1077" w:name="_Toc138329088"/>
      <w:r w:rsidRPr="00010013">
        <w:t>Basic Flow</w:t>
      </w:r>
      <w:bookmarkEnd w:id="1077"/>
    </w:p>
    <w:p w14:paraId="51122318" w14:textId="77777777" w:rsidR="00654E9B" w:rsidRPr="005878FA" w:rsidRDefault="00654E9B" w:rsidP="00E74DAA">
      <w:pPr>
        <w:pStyle w:val="ListParagraph"/>
        <w:numPr>
          <w:ilvl w:val="0"/>
          <w:numId w:val="664"/>
        </w:numPr>
        <w:contextualSpacing w:val="0"/>
        <w:rPr>
          <w:rFonts w:eastAsia="Times New Roman"/>
        </w:rPr>
      </w:pPr>
      <w:r w:rsidRPr="005878FA">
        <w:rPr>
          <w:rFonts w:eastAsia="Times New Roman"/>
        </w:rPr>
        <w:t>Precondition 1 in section 4.2.5 apply.</w:t>
      </w:r>
    </w:p>
    <w:p w14:paraId="3FD93AB7" w14:textId="77777777" w:rsidR="00654E9B" w:rsidRPr="005878FA" w:rsidRDefault="00654E9B" w:rsidP="00E74DAA">
      <w:pPr>
        <w:pStyle w:val="ListParagraph"/>
        <w:numPr>
          <w:ilvl w:val="0"/>
          <w:numId w:val="664"/>
        </w:numPr>
        <w:contextualSpacing w:val="0"/>
        <w:rPr>
          <w:rFonts w:eastAsia="Times New Roman"/>
        </w:rPr>
      </w:pPr>
      <w:r w:rsidRPr="005878FA">
        <w:rPr>
          <w:rFonts w:eastAsia="Times New Roman"/>
        </w:rPr>
        <w:t>The system checks if all of the following conditions are true in the current eligibility:</w:t>
      </w:r>
    </w:p>
    <w:p w14:paraId="0BAE6702" w14:textId="77777777" w:rsidR="00654E9B" w:rsidRPr="005878FA" w:rsidRDefault="00654E9B" w:rsidP="00E74DAA">
      <w:pPr>
        <w:pStyle w:val="ListParagraph"/>
        <w:numPr>
          <w:ilvl w:val="1"/>
          <w:numId w:val="664"/>
        </w:numPr>
        <w:contextualSpacing w:val="0"/>
        <w:rPr>
          <w:rFonts w:eastAsia="Times New Roman"/>
        </w:rPr>
      </w:pPr>
      <w:r w:rsidRPr="005878FA">
        <w:rPr>
          <w:rFonts w:eastAsia="Times New Roman"/>
        </w:rPr>
        <w:t xml:space="preserve">The member is eligible for any of the following coverage types: </w:t>
      </w:r>
    </w:p>
    <w:p w14:paraId="3CB27A1D"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 xml:space="preserve">Medicaid Standard and Medicaid Standard plus Medicare Buy-In coverage </w:t>
      </w:r>
    </w:p>
    <w:p w14:paraId="260381D4"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Medicaid CarePlus coverage</w:t>
      </w:r>
    </w:p>
    <w:p w14:paraId="6F986CF1"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 xml:space="preserve">Medicaid Family Assistance coverage </w:t>
      </w:r>
    </w:p>
    <w:p w14:paraId="45984BF7"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Medicaid CommonHealth coverage and Medicaid CommonHealth Medicare Buy-In coverage.</w:t>
      </w:r>
    </w:p>
    <w:p w14:paraId="7EA72AA7"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Children’s Medical Security Plan + Limited coverage/ Limited + Health Safety Net</w:t>
      </w:r>
    </w:p>
    <w:p w14:paraId="6E1C4665"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The member is verified chronically homeless.</w:t>
      </w:r>
    </w:p>
    <w:p w14:paraId="4DC5891A" w14:textId="77777777" w:rsidR="00654E9B" w:rsidRPr="005878FA" w:rsidRDefault="00654E9B" w:rsidP="00E74DAA">
      <w:pPr>
        <w:pStyle w:val="ListParagraph"/>
        <w:numPr>
          <w:ilvl w:val="1"/>
          <w:numId w:val="664"/>
        </w:numPr>
        <w:contextualSpacing w:val="0"/>
        <w:rPr>
          <w:rFonts w:eastAsia="Times New Roman"/>
        </w:rPr>
      </w:pPr>
      <w:r w:rsidRPr="005878FA">
        <w:rPr>
          <w:rFonts w:eastAsia="Times New Roman"/>
        </w:rPr>
        <w:t xml:space="preserve">The member is not marked ineligible for Homeless continuous eligibility by the agent portal user via continuous eligibility screen. </w:t>
      </w:r>
    </w:p>
    <w:p w14:paraId="2E298064" w14:textId="77777777" w:rsidR="00654E9B" w:rsidRPr="005878FA" w:rsidRDefault="00654E9B" w:rsidP="00E74DAA">
      <w:pPr>
        <w:pStyle w:val="ListParagraph"/>
        <w:numPr>
          <w:ilvl w:val="1"/>
          <w:numId w:val="664"/>
        </w:numPr>
        <w:contextualSpacing w:val="0"/>
        <w:rPr>
          <w:rFonts w:eastAsia="Times New Roman"/>
        </w:rPr>
      </w:pPr>
      <w:r w:rsidRPr="005878FA">
        <w:rPr>
          <w:rFonts w:eastAsia="Times New Roman"/>
        </w:rPr>
        <w:t>The member’s Medicaid coverage has been determined to be “Final” coverage.</w:t>
      </w:r>
    </w:p>
    <w:p w14:paraId="092F3CEC" w14:textId="77777777" w:rsidR="00654E9B" w:rsidRPr="005878FA" w:rsidRDefault="00654E9B" w:rsidP="00E74DAA">
      <w:pPr>
        <w:pStyle w:val="ListParagraph"/>
        <w:numPr>
          <w:ilvl w:val="0"/>
          <w:numId w:val="664"/>
        </w:numPr>
        <w:contextualSpacing w:val="0"/>
        <w:rPr>
          <w:rFonts w:eastAsia="Times New Roman"/>
        </w:rPr>
      </w:pPr>
      <w:r w:rsidRPr="005878FA">
        <w:rPr>
          <w:rFonts w:eastAsia="Times New Roman"/>
        </w:rPr>
        <w:t xml:space="preserve">If the member meets all the criteria in Step 2, the system proceeds to Step 4 else system executes Alternate Flow-1. </w:t>
      </w:r>
    </w:p>
    <w:p w14:paraId="7440CCDF" w14:textId="77777777" w:rsidR="00654E9B" w:rsidRPr="005878FA" w:rsidRDefault="00654E9B" w:rsidP="00E74DAA">
      <w:pPr>
        <w:pStyle w:val="ListParagraph"/>
        <w:numPr>
          <w:ilvl w:val="0"/>
          <w:numId w:val="664"/>
        </w:numPr>
        <w:contextualSpacing w:val="0"/>
        <w:rPr>
          <w:rFonts w:eastAsia="Times New Roman"/>
        </w:rPr>
      </w:pPr>
      <w:r w:rsidRPr="005878FA">
        <w:rPr>
          <w:rFonts w:eastAsia="Times New Roman"/>
        </w:rPr>
        <w:t xml:space="preserve">The system shall consider the member’s coverage as ‘Homeless established coverage’ from the application submission date or Eligibility begin date until the [end of the month of (Start date for ‘Homeless established coverage’ + X months)] and save the assigned aid category as the ‘Established coverage protected aid category’. </w:t>
      </w:r>
    </w:p>
    <w:p w14:paraId="75008E7B" w14:textId="77777777" w:rsidR="00654E9B" w:rsidRPr="00933C47" w:rsidRDefault="00654E9B" w:rsidP="00654E9B">
      <w:pPr>
        <w:pStyle w:val="ListParagraph"/>
        <w:spacing w:line="252" w:lineRule="auto"/>
        <w:ind w:left="1350"/>
        <w:rPr>
          <w:rFonts w:ascii="Calibri" w:hAnsi="Calibri" w:cs="Calibri"/>
          <w:iCs/>
          <w:lang w:eastAsia="en-IN"/>
        </w:rPr>
      </w:pPr>
    </w:p>
    <w:p w14:paraId="3166EE1C" w14:textId="77777777" w:rsidR="00654E9B" w:rsidRPr="00010013" w:rsidRDefault="00654E9B" w:rsidP="00320B54">
      <w:pPr>
        <w:pStyle w:val="Heading3"/>
        <w:numPr>
          <w:ilvl w:val="3"/>
          <w:numId w:val="205"/>
        </w:numPr>
      </w:pPr>
      <w:bookmarkStart w:id="1078" w:name="_Toc134453071"/>
      <w:bookmarkStart w:id="1079" w:name="_Toc134453171"/>
      <w:bookmarkStart w:id="1080" w:name="_Toc138329089"/>
      <w:bookmarkEnd w:id="1078"/>
      <w:bookmarkEnd w:id="1079"/>
      <w:r w:rsidRPr="00010013">
        <w:t>Alternate Flow-1</w:t>
      </w:r>
      <w:bookmarkEnd w:id="1080"/>
    </w:p>
    <w:p w14:paraId="54C97187" w14:textId="77777777" w:rsidR="00654E9B" w:rsidRPr="005878FA" w:rsidRDefault="00654E9B" w:rsidP="00E74DAA">
      <w:pPr>
        <w:pStyle w:val="ListParagraph"/>
        <w:numPr>
          <w:ilvl w:val="0"/>
          <w:numId w:val="665"/>
        </w:numPr>
        <w:contextualSpacing w:val="0"/>
        <w:rPr>
          <w:rFonts w:eastAsia="Times New Roman"/>
        </w:rPr>
      </w:pPr>
      <w:r w:rsidRPr="005878FA">
        <w:rPr>
          <w:rFonts w:eastAsia="Times New Roman"/>
        </w:rPr>
        <w:t>Basic flow steps 1 to 3 apply.</w:t>
      </w:r>
    </w:p>
    <w:p w14:paraId="4F151B36" w14:textId="77777777" w:rsidR="00654E9B" w:rsidRPr="005878FA" w:rsidRDefault="00654E9B" w:rsidP="00E74DAA">
      <w:pPr>
        <w:pStyle w:val="ListParagraph"/>
        <w:numPr>
          <w:ilvl w:val="0"/>
          <w:numId w:val="665"/>
        </w:numPr>
        <w:contextualSpacing w:val="0"/>
        <w:rPr>
          <w:rFonts w:eastAsia="Times New Roman"/>
        </w:rPr>
      </w:pPr>
      <w:r w:rsidRPr="005878FA">
        <w:rPr>
          <w:rFonts w:eastAsia="Times New Roman"/>
        </w:rPr>
        <w:t>The system shall NOT consider the member’s coverage as ‘Homeless established coverage’ and does not save the assigned aid category as the ‘Established coverage protected aid category’.</w:t>
      </w:r>
    </w:p>
    <w:p w14:paraId="77C1D848" w14:textId="77777777" w:rsidR="00654E9B" w:rsidRPr="006F4AF4" w:rsidRDefault="00654E9B" w:rsidP="00654E9B">
      <w:pPr>
        <w:pStyle w:val="ListParagraph"/>
        <w:spacing w:line="252" w:lineRule="auto"/>
        <w:ind w:left="1350"/>
        <w:rPr>
          <w:rFonts w:ascii="Calibri" w:hAnsi="Calibri" w:cs="Calibri"/>
          <w:color w:val="000000"/>
        </w:rPr>
      </w:pPr>
    </w:p>
    <w:p w14:paraId="6293310C" w14:textId="77777777" w:rsidR="00654E9B" w:rsidRPr="00010013" w:rsidRDefault="00654E9B" w:rsidP="00320B54">
      <w:pPr>
        <w:pStyle w:val="Heading3"/>
        <w:numPr>
          <w:ilvl w:val="3"/>
          <w:numId w:val="205"/>
        </w:numPr>
      </w:pPr>
      <w:bookmarkStart w:id="1081" w:name="_Toc138329090"/>
      <w:r>
        <w:t>Alternate Flow-2</w:t>
      </w:r>
      <w:bookmarkEnd w:id="1081"/>
    </w:p>
    <w:p w14:paraId="43CD92F8" w14:textId="77777777" w:rsidR="00654E9B" w:rsidRPr="005878FA" w:rsidRDefault="00654E9B" w:rsidP="00E74DAA">
      <w:pPr>
        <w:pStyle w:val="ListParagraph"/>
        <w:numPr>
          <w:ilvl w:val="0"/>
          <w:numId w:val="666"/>
        </w:numPr>
        <w:contextualSpacing w:val="0"/>
        <w:rPr>
          <w:rFonts w:eastAsia="Times New Roman"/>
        </w:rPr>
      </w:pPr>
      <w:r w:rsidRPr="005878FA">
        <w:rPr>
          <w:rFonts w:eastAsia="Times New Roman"/>
        </w:rPr>
        <w:t>Basic flow steps 1 to 6 apply.</w:t>
      </w:r>
    </w:p>
    <w:p w14:paraId="408C065E" w14:textId="77777777" w:rsidR="00654E9B" w:rsidRPr="005878FA" w:rsidRDefault="00654E9B" w:rsidP="00E74DAA">
      <w:pPr>
        <w:pStyle w:val="ListParagraph"/>
        <w:numPr>
          <w:ilvl w:val="0"/>
          <w:numId w:val="666"/>
        </w:numPr>
        <w:contextualSpacing w:val="0"/>
        <w:rPr>
          <w:rFonts w:eastAsia="Times New Roman"/>
        </w:rPr>
      </w:pPr>
      <w:r w:rsidRPr="005878FA">
        <w:rPr>
          <w:rFonts w:eastAsia="Times New Roman"/>
        </w:rPr>
        <w:t>The system determines during the subsequent program determination that the ‘Homeless established coverage’ is carried forward/not removed.</w:t>
      </w:r>
    </w:p>
    <w:p w14:paraId="56DD088F" w14:textId="77777777" w:rsidR="00654E9B" w:rsidRPr="005878FA" w:rsidRDefault="00654E9B" w:rsidP="00E74DAA">
      <w:pPr>
        <w:pStyle w:val="ListParagraph"/>
        <w:numPr>
          <w:ilvl w:val="0"/>
          <w:numId w:val="666"/>
        </w:numPr>
        <w:contextualSpacing w:val="0"/>
        <w:rPr>
          <w:rFonts w:eastAsia="Times New Roman"/>
        </w:rPr>
      </w:pPr>
      <w:r w:rsidRPr="005878FA">
        <w:rPr>
          <w:rFonts w:eastAsia="Times New Roman"/>
        </w:rPr>
        <w:t>The system considers the ‘Continuous Medicaid Eligibility for Homeless’ as “Yes”.</w:t>
      </w:r>
    </w:p>
    <w:p w14:paraId="789E2991" w14:textId="77777777" w:rsidR="00654E9B" w:rsidRDefault="00654E9B" w:rsidP="00654E9B">
      <w:pPr>
        <w:rPr>
          <w:rFonts w:ascii="Calibri" w:hAnsi="Calibri" w:cs="Calibri"/>
          <w:color w:val="000000"/>
        </w:rPr>
      </w:pPr>
    </w:p>
    <w:p w14:paraId="66AD94C9" w14:textId="77777777" w:rsidR="00654E9B" w:rsidRPr="00010013" w:rsidRDefault="00654E9B" w:rsidP="00320B54">
      <w:pPr>
        <w:pStyle w:val="Heading3"/>
        <w:numPr>
          <w:ilvl w:val="3"/>
          <w:numId w:val="205"/>
        </w:numPr>
      </w:pPr>
      <w:bookmarkStart w:id="1082" w:name="_Toc138329091"/>
      <w:r>
        <w:t>Alternate Flow-3</w:t>
      </w:r>
      <w:bookmarkEnd w:id="1082"/>
    </w:p>
    <w:p w14:paraId="2C31DFA0" w14:textId="77777777" w:rsidR="00654E9B" w:rsidRPr="005878FA" w:rsidRDefault="00654E9B" w:rsidP="00E74DAA">
      <w:pPr>
        <w:pStyle w:val="ListParagraph"/>
        <w:numPr>
          <w:ilvl w:val="0"/>
          <w:numId w:val="667"/>
        </w:numPr>
        <w:contextualSpacing w:val="0"/>
        <w:rPr>
          <w:rFonts w:eastAsia="Times New Roman"/>
        </w:rPr>
      </w:pPr>
      <w:r w:rsidRPr="005878FA">
        <w:rPr>
          <w:rFonts w:eastAsia="Times New Roman"/>
        </w:rPr>
        <w:t>Basic flow steps 1 to 6 apply.</w:t>
      </w:r>
    </w:p>
    <w:p w14:paraId="105CD997" w14:textId="77777777" w:rsidR="00654E9B" w:rsidRPr="005878FA" w:rsidRDefault="00654E9B" w:rsidP="00E74DAA">
      <w:pPr>
        <w:pStyle w:val="ListParagraph"/>
        <w:numPr>
          <w:ilvl w:val="0"/>
          <w:numId w:val="667"/>
        </w:numPr>
        <w:contextualSpacing w:val="0"/>
        <w:rPr>
          <w:rFonts w:eastAsia="Times New Roman"/>
        </w:rPr>
      </w:pPr>
      <w:r w:rsidRPr="005878FA">
        <w:rPr>
          <w:rFonts w:eastAsia="Times New Roman"/>
        </w:rPr>
        <w:t>The system determines during the subsequent program determination that the ‘Homeless established coverage’ is removed.</w:t>
      </w:r>
    </w:p>
    <w:p w14:paraId="55142EE0" w14:textId="77777777" w:rsidR="00654E9B" w:rsidRPr="005878FA" w:rsidRDefault="00654E9B" w:rsidP="00E74DAA">
      <w:pPr>
        <w:pStyle w:val="ListParagraph"/>
        <w:numPr>
          <w:ilvl w:val="0"/>
          <w:numId w:val="667"/>
        </w:numPr>
        <w:contextualSpacing w:val="0"/>
        <w:rPr>
          <w:rFonts w:eastAsia="Times New Roman"/>
        </w:rPr>
      </w:pPr>
      <w:r w:rsidRPr="005878FA">
        <w:rPr>
          <w:rFonts w:eastAsia="Times New Roman"/>
        </w:rPr>
        <w:lastRenderedPageBreak/>
        <w:t>The system considers the ‘Continuous Medicaid Eligibility for Homeless’ as “No”.</w:t>
      </w:r>
    </w:p>
    <w:p w14:paraId="025729FC" w14:textId="77777777" w:rsidR="00654E9B" w:rsidRDefault="00654E9B" w:rsidP="00654E9B">
      <w:pPr>
        <w:rPr>
          <w:rFonts w:ascii="Calibri" w:hAnsi="Calibri" w:cs="Calibri"/>
          <w:color w:val="000000"/>
        </w:rPr>
      </w:pPr>
    </w:p>
    <w:p w14:paraId="64F25D85" w14:textId="77777777" w:rsidR="00654E9B" w:rsidRPr="00010013" w:rsidRDefault="00654E9B" w:rsidP="00320B54">
      <w:pPr>
        <w:pStyle w:val="Heading3"/>
        <w:numPr>
          <w:ilvl w:val="3"/>
          <w:numId w:val="205"/>
        </w:numPr>
      </w:pPr>
      <w:bookmarkStart w:id="1083" w:name="_Toc138329092"/>
      <w:r>
        <w:t>Alternate Flow-4</w:t>
      </w:r>
      <w:bookmarkEnd w:id="1083"/>
    </w:p>
    <w:p w14:paraId="40FAA145" w14:textId="77777777" w:rsidR="00654E9B" w:rsidRPr="005878FA" w:rsidRDefault="00654E9B" w:rsidP="00E74DAA">
      <w:pPr>
        <w:pStyle w:val="ListParagraph"/>
        <w:numPr>
          <w:ilvl w:val="0"/>
          <w:numId w:val="668"/>
        </w:numPr>
        <w:contextualSpacing w:val="0"/>
        <w:rPr>
          <w:rFonts w:eastAsia="Times New Roman"/>
        </w:rPr>
      </w:pPr>
      <w:r w:rsidRPr="005878FA">
        <w:rPr>
          <w:rFonts w:eastAsia="Times New Roman"/>
        </w:rPr>
        <w:t>Precondition 2 in section 4.2.5 apply.</w:t>
      </w:r>
    </w:p>
    <w:p w14:paraId="6A099866" w14:textId="77777777" w:rsidR="00654E9B" w:rsidRPr="005878FA" w:rsidRDefault="00654E9B" w:rsidP="00E74DAA">
      <w:pPr>
        <w:pStyle w:val="ListParagraph"/>
        <w:numPr>
          <w:ilvl w:val="0"/>
          <w:numId w:val="668"/>
        </w:numPr>
        <w:contextualSpacing w:val="0"/>
        <w:rPr>
          <w:rFonts w:eastAsia="Times New Roman"/>
        </w:rPr>
      </w:pPr>
      <w:r w:rsidRPr="005878FA">
        <w:rPr>
          <w:rFonts w:eastAsia="Times New Roman"/>
        </w:rPr>
        <w:t>Any of the following conditions are true during a program determination.</w:t>
      </w:r>
    </w:p>
    <w:p w14:paraId="0D287413" w14:textId="77777777" w:rsidR="00654E9B" w:rsidRPr="005878FA" w:rsidRDefault="00654E9B" w:rsidP="00E74DAA">
      <w:pPr>
        <w:pStyle w:val="ListParagraph"/>
        <w:numPr>
          <w:ilvl w:val="1"/>
          <w:numId w:val="668"/>
        </w:numPr>
        <w:contextualSpacing w:val="0"/>
        <w:rPr>
          <w:rFonts w:eastAsia="Times New Roman"/>
        </w:rPr>
      </w:pPr>
      <w:r w:rsidRPr="005878FA">
        <w:rPr>
          <w:rFonts w:eastAsia="Times New Roman"/>
        </w:rPr>
        <w:t xml:space="preserve">The agent portal user has marked the member to be ineligible for homeless continuous eligibility via continuous eligibility screen. </w:t>
      </w:r>
    </w:p>
    <w:p w14:paraId="63F9A968" w14:textId="77777777" w:rsidR="00654E9B" w:rsidRPr="005878FA" w:rsidRDefault="00654E9B" w:rsidP="00C57D35">
      <w:pPr>
        <w:pStyle w:val="ListParagraph"/>
        <w:ind w:left="2160"/>
        <w:contextualSpacing w:val="0"/>
        <w:rPr>
          <w:rFonts w:eastAsia="Times New Roman"/>
        </w:rPr>
      </w:pPr>
      <w:r w:rsidRPr="005878FA">
        <w:rPr>
          <w:rFonts w:eastAsia="Times New Roman"/>
        </w:rPr>
        <w:t>OR</w:t>
      </w:r>
    </w:p>
    <w:p w14:paraId="7BE4F6EF" w14:textId="77777777" w:rsidR="00654E9B" w:rsidRPr="005878FA" w:rsidRDefault="00654E9B" w:rsidP="00E74DAA">
      <w:pPr>
        <w:pStyle w:val="ListParagraph"/>
        <w:numPr>
          <w:ilvl w:val="1"/>
          <w:numId w:val="668"/>
        </w:numPr>
        <w:contextualSpacing w:val="0"/>
        <w:rPr>
          <w:rFonts w:eastAsia="Times New Roman"/>
        </w:rPr>
      </w:pPr>
      <w:r w:rsidRPr="005878FA">
        <w:rPr>
          <w:rFonts w:eastAsia="Times New Roman"/>
        </w:rPr>
        <w:t>Any one of the closure reasons (primary or non-primary) with value ‘Y’ in column “Remove Continuous Eligibility for Homeless” in “Closure Reason Hierarchy sheet” is applied to the member.</w:t>
      </w:r>
    </w:p>
    <w:p w14:paraId="19E22E34" w14:textId="77777777" w:rsidR="00654E9B" w:rsidRPr="005878FA" w:rsidRDefault="00654E9B" w:rsidP="00C57D35">
      <w:pPr>
        <w:pStyle w:val="ListParagraph"/>
        <w:ind w:left="2160"/>
        <w:contextualSpacing w:val="0"/>
        <w:rPr>
          <w:rFonts w:eastAsia="Times New Roman"/>
        </w:rPr>
      </w:pPr>
      <w:r w:rsidRPr="005878FA">
        <w:rPr>
          <w:rFonts w:eastAsia="Times New Roman"/>
        </w:rPr>
        <w:t>OR</w:t>
      </w:r>
    </w:p>
    <w:p w14:paraId="151352A4" w14:textId="77777777" w:rsidR="00654E9B" w:rsidRPr="005878FA" w:rsidRDefault="00654E9B" w:rsidP="00E74DAA">
      <w:pPr>
        <w:pStyle w:val="ListParagraph"/>
        <w:numPr>
          <w:ilvl w:val="1"/>
          <w:numId w:val="668"/>
        </w:numPr>
        <w:contextualSpacing w:val="0"/>
        <w:rPr>
          <w:rFonts w:eastAsia="Times New Roman"/>
        </w:rPr>
      </w:pPr>
      <w:r w:rsidRPr="005878FA">
        <w:rPr>
          <w:rFonts w:eastAsia="Times New Roman"/>
        </w:rPr>
        <w:t>{The current date is later than the [end of the month of (Start date for ‘Homeless established coverage’ + X months)].</w:t>
      </w:r>
    </w:p>
    <w:p w14:paraId="21561793" w14:textId="77777777" w:rsidR="00654E9B" w:rsidRPr="005878FA" w:rsidRDefault="00654E9B" w:rsidP="00C57D35">
      <w:pPr>
        <w:pStyle w:val="ListParagraph"/>
        <w:ind w:left="2160"/>
        <w:contextualSpacing w:val="0"/>
        <w:rPr>
          <w:rFonts w:eastAsia="Times New Roman"/>
        </w:rPr>
      </w:pPr>
      <w:r w:rsidRPr="005878FA">
        <w:rPr>
          <w:rFonts w:eastAsia="Times New Roman"/>
        </w:rPr>
        <w:t>AND</w:t>
      </w:r>
    </w:p>
    <w:p w14:paraId="7ED32C81" w14:textId="77777777" w:rsidR="00654E9B" w:rsidRPr="005878FA" w:rsidRDefault="00654E9B" w:rsidP="00C57D35">
      <w:pPr>
        <w:pStyle w:val="ListParagraph"/>
        <w:ind w:left="2160"/>
        <w:contextualSpacing w:val="0"/>
        <w:rPr>
          <w:rFonts w:eastAsia="Times New Roman"/>
        </w:rPr>
      </w:pPr>
      <w:r w:rsidRPr="005878FA">
        <w:rPr>
          <w:rFonts w:eastAsia="Times New Roman"/>
        </w:rPr>
        <w:t>The application date (appl_date) for the member has been updated in the last 12 months.}</w:t>
      </w:r>
    </w:p>
    <w:p w14:paraId="065F435C" w14:textId="77777777" w:rsidR="00654E9B" w:rsidRPr="005878FA" w:rsidRDefault="00654E9B" w:rsidP="00E74DAA">
      <w:pPr>
        <w:pStyle w:val="ListParagraph"/>
        <w:numPr>
          <w:ilvl w:val="0"/>
          <w:numId w:val="668"/>
        </w:numPr>
        <w:contextualSpacing w:val="0"/>
        <w:rPr>
          <w:rFonts w:eastAsia="Times New Roman"/>
        </w:rPr>
      </w:pPr>
      <w:r w:rsidRPr="005878FA">
        <w:rPr>
          <w:rFonts w:eastAsia="Times New Roman"/>
        </w:rPr>
        <w:t>The system removes the ‘Homeless established coverage’ and reset the ‘Established coverage protected aid category’.</w:t>
      </w:r>
    </w:p>
    <w:p w14:paraId="0FA7C284" w14:textId="77777777" w:rsidR="00654E9B" w:rsidRDefault="00654E9B" w:rsidP="00654E9B">
      <w:pPr>
        <w:rPr>
          <w:rFonts w:ascii="Calibri" w:hAnsi="Calibri" w:cs="Calibri"/>
          <w:color w:val="000000"/>
        </w:rPr>
      </w:pPr>
    </w:p>
    <w:p w14:paraId="31DE0E3B" w14:textId="77777777" w:rsidR="00654E9B" w:rsidRPr="00010013" w:rsidRDefault="00654E9B" w:rsidP="00320B54">
      <w:pPr>
        <w:pStyle w:val="Heading3"/>
        <w:numPr>
          <w:ilvl w:val="3"/>
          <w:numId w:val="205"/>
        </w:numPr>
      </w:pPr>
      <w:bookmarkStart w:id="1084" w:name="_Toc138329093"/>
      <w:r>
        <w:t>Alternate Flow-5</w:t>
      </w:r>
      <w:bookmarkEnd w:id="1084"/>
    </w:p>
    <w:p w14:paraId="2ED4C3D4" w14:textId="77777777" w:rsidR="00654E9B" w:rsidRPr="005878FA" w:rsidRDefault="00654E9B" w:rsidP="00E74DAA">
      <w:pPr>
        <w:pStyle w:val="ListParagraph"/>
        <w:numPr>
          <w:ilvl w:val="0"/>
          <w:numId w:val="669"/>
        </w:numPr>
        <w:contextualSpacing w:val="0"/>
        <w:rPr>
          <w:rFonts w:eastAsia="Times New Roman"/>
        </w:rPr>
      </w:pPr>
      <w:r w:rsidRPr="005878FA">
        <w:rPr>
          <w:rFonts w:eastAsia="Times New Roman"/>
        </w:rPr>
        <w:t>Precondition 2 in section 4.2.5 apply.</w:t>
      </w:r>
    </w:p>
    <w:p w14:paraId="3369600D" w14:textId="77777777" w:rsidR="00654E9B" w:rsidRPr="005878FA" w:rsidRDefault="00654E9B" w:rsidP="00E74DAA">
      <w:pPr>
        <w:pStyle w:val="ListParagraph"/>
        <w:numPr>
          <w:ilvl w:val="0"/>
          <w:numId w:val="669"/>
        </w:numPr>
        <w:contextualSpacing w:val="0"/>
        <w:rPr>
          <w:rFonts w:eastAsia="Times New Roman"/>
        </w:rPr>
      </w:pPr>
      <w:r w:rsidRPr="005878FA">
        <w:rPr>
          <w:rFonts w:eastAsia="Times New Roman"/>
        </w:rPr>
        <w:t xml:space="preserve">The member is no longer verified chronically homeless. </w:t>
      </w:r>
    </w:p>
    <w:p w14:paraId="6C96A9DD" w14:textId="77777777" w:rsidR="00654E9B" w:rsidRPr="005878FA" w:rsidRDefault="00654E9B" w:rsidP="00E74DAA">
      <w:pPr>
        <w:pStyle w:val="ListParagraph"/>
        <w:numPr>
          <w:ilvl w:val="0"/>
          <w:numId w:val="669"/>
        </w:numPr>
        <w:contextualSpacing w:val="0"/>
        <w:rPr>
          <w:rFonts w:eastAsia="Times New Roman"/>
        </w:rPr>
      </w:pPr>
      <w:r w:rsidRPr="005878FA">
        <w:rPr>
          <w:rFonts w:eastAsia="Times New Roman"/>
        </w:rPr>
        <w:t>None of the conditions mentioned in Alternate Flow-4 #2a, #2b, #2c are true during the program determination.</w:t>
      </w:r>
    </w:p>
    <w:p w14:paraId="6AFF66A3" w14:textId="77777777" w:rsidR="00654E9B" w:rsidRPr="005878FA" w:rsidRDefault="00654E9B" w:rsidP="00E74DAA">
      <w:pPr>
        <w:pStyle w:val="ListParagraph"/>
        <w:numPr>
          <w:ilvl w:val="0"/>
          <w:numId w:val="669"/>
        </w:numPr>
        <w:contextualSpacing w:val="0"/>
        <w:rPr>
          <w:rFonts w:eastAsia="Times New Roman"/>
        </w:rPr>
      </w:pPr>
      <w:r w:rsidRPr="005878FA">
        <w:rPr>
          <w:rFonts w:eastAsia="Times New Roman"/>
        </w:rPr>
        <w:t xml:space="preserve">The system does not remove the ‘Homeless established coverage’. </w:t>
      </w:r>
    </w:p>
    <w:p w14:paraId="63117605" w14:textId="77777777" w:rsidR="00654E9B" w:rsidRPr="00666A91" w:rsidRDefault="00654E9B" w:rsidP="00654E9B">
      <w:pPr>
        <w:pStyle w:val="ListParagraph"/>
        <w:ind w:left="1350"/>
        <w:rPr>
          <w:rFonts w:ascii="Calibri" w:hAnsi="Calibri" w:cs="Calibri"/>
          <w:color w:val="000000"/>
        </w:rPr>
      </w:pPr>
    </w:p>
    <w:p w14:paraId="2FE992EE" w14:textId="77777777" w:rsidR="00654E9B" w:rsidRPr="00010013" w:rsidRDefault="00654E9B" w:rsidP="00320B54">
      <w:pPr>
        <w:pStyle w:val="Heading3"/>
        <w:numPr>
          <w:ilvl w:val="3"/>
          <w:numId w:val="205"/>
        </w:numPr>
      </w:pPr>
      <w:bookmarkStart w:id="1085" w:name="_Toc138329094"/>
      <w:r>
        <w:t>Alternate Flow-6</w:t>
      </w:r>
      <w:bookmarkEnd w:id="1085"/>
    </w:p>
    <w:p w14:paraId="2EB68AA1" w14:textId="77777777" w:rsidR="00654E9B" w:rsidRPr="005878FA" w:rsidRDefault="00654E9B" w:rsidP="00E74DAA">
      <w:pPr>
        <w:pStyle w:val="ListParagraph"/>
        <w:numPr>
          <w:ilvl w:val="0"/>
          <w:numId w:val="670"/>
        </w:numPr>
        <w:contextualSpacing w:val="0"/>
        <w:rPr>
          <w:rFonts w:eastAsia="Times New Roman"/>
        </w:rPr>
      </w:pPr>
      <w:r w:rsidRPr="005878FA">
        <w:rPr>
          <w:rFonts w:eastAsia="Times New Roman"/>
        </w:rPr>
        <w:t>Alternate flow-4 steps 1 to 3 apply.</w:t>
      </w:r>
    </w:p>
    <w:p w14:paraId="2BF117FC" w14:textId="77777777" w:rsidR="00654E9B" w:rsidRPr="005878FA" w:rsidRDefault="00654E9B" w:rsidP="00E74DAA">
      <w:pPr>
        <w:pStyle w:val="ListParagraph"/>
        <w:numPr>
          <w:ilvl w:val="0"/>
          <w:numId w:val="670"/>
        </w:numPr>
        <w:contextualSpacing w:val="0"/>
        <w:rPr>
          <w:rFonts w:eastAsia="Times New Roman"/>
        </w:rPr>
      </w:pPr>
      <w:r w:rsidRPr="005878FA">
        <w:rPr>
          <w:rFonts w:eastAsia="Times New Roman"/>
        </w:rPr>
        <w:t>The system determines that all of the following conditions are true:</w:t>
      </w:r>
    </w:p>
    <w:p w14:paraId="5B31DBB0" w14:textId="77777777" w:rsidR="00654E9B" w:rsidRPr="005878FA" w:rsidRDefault="00654E9B" w:rsidP="00E74DAA">
      <w:pPr>
        <w:pStyle w:val="ListParagraph"/>
        <w:numPr>
          <w:ilvl w:val="1"/>
          <w:numId w:val="670"/>
        </w:numPr>
        <w:contextualSpacing w:val="0"/>
        <w:rPr>
          <w:rFonts w:eastAsia="Times New Roman"/>
        </w:rPr>
      </w:pPr>
      <w:r w:rsidRPr="005878FA">
        <w:rPr>
          <w:rFonts w:eastAsia="Times New Roman"/>
        </w:rPr>
        <w:t xml:space="preserve">The member is eligible for any of the following coverage types: </w:t>
      </w:r>
    </w:p>
    <w:p w14:paraId="22C5D12C" w14:textId="77777777" w:rsidR="00654E9B" w:rsidRPr="005878FA" w:rsidRDefault="00654E9B" w:rsidP="00E74DAA">
      <w:pPr>
        <w:pStyle w:val="ListParagraph"/>
        <w:numPr>
          <w:ilvl w:val="2"/>
          <w:numId w:val="670"/>
        </w:numPr>
        <w:contextualSpacing w:val="0"/>
        <w:rPr>
          <w:rFonts w:eastAsia="Times New Roman"/>
        </w:rPr>
      </w:pPr>
      <w:r w:rsidRPr="005878FA">
        <w:rPr>
          <w:rFonts w:eastAsia="Times New Roman"/>
        </w:rPr>
        <w:t xml:space="preserve">Medicaid Standard and Medicaid Standard plus Medicare Buy-In coverage </w:t>
      </w:r>
    </w:p>
    <w:p w14:paraId="19F63D7C" w14:textId="77777777" w:rsidR="00654E9B" w:rsidRPr="005878FA" w:rsidRDefault="00654E9B" w:rsidP="00E74DAA">
      <w:pPr>
        <w:pStyle w:val="ListParagraph"/>
        <w:numPr>
          <w:ilvl w:val="2"/>
          <w:numId w:val="670"/>
        </w:numPr>
        <w:contextualSpacing w:val="0"/>
        <w:rPr>
          <w:rFonts w:eastAsia="Times New Roman"/>
        </w:rPr>
      </w:pPr>
      <w:r w:rsidRPr="005878FA">
        <w:rPr>
          <w:rFonts w:eastAsia="Times New Roman"/>
        </w:rPr>
        <w:t>Medicaid CarePlus coverage</w:t>
      </w:r>
    </w:p>
    <w:p w14:paraId="16A16FE1" w14:textId="77777777" w:rsidR="00654E9B" w:rsidRPr="005878FA" w:rsidRDefault="00654E9B" w:rsidP="00E74DAA">
      <w:pPr>
        <w:pStyle w:val="ListParagraph"/>
        <w:numPr>
          <w:ilvl w:val="2"/>
          <w:numId w:val="670"/>
        </w:numPr>
        <w:contextualSpacing w:val="0"/>
        <w:rPr>
          <w:rFonts w:eastAsia="Times New Roman"/>
        </w:rPr>
      </w:pPr>
      <w:r w:rsidRPr="005878FA">
        <w:rPr>
          <w:rFonts w:eastAsia="Times New Roman"/>
        </w:rPr>
        <w:t xml:space="preserve">Medicaid Family Assistance coverage </w:t>
      </w:r>
    </w:p>
    <w:p w14:paraId="4A4DB632" w14:textId="77777777" w:rsidR="00654E9B" w:rsidRPr="005878FA" w:rsidRDefault="00654E9B" w:rsidP="00E74DAA">
      <w:pPr>
        <w:pStyle w:val="ListParagraph"/>
        <w:numPr>
          <w:ilvl w:val="2"/>
          <w:numId w:val="670"/>
        </w:numPr>
        <w:contextualSpacing w:val="0"/>
        <w:rPr>
          <w:rFonts w:eastAsia="Times New Roman"/>
        </w:rPr>
      </w:pPr>
      <w:r w:rsidRPr="005878FA">
        <w:rPr>
          <w:rFonts w:eastAsia="Times New Roman"/>
        </w:rPr>
        <w:t>Medicaid CommonHealth coverage and Medicaid CommonHealth Medicare Buy-In coverage.</w:t>
      </w:r>
    </w:p>
    <w:p w14:paraId="2253837E" w14:textId="77777777" w:rsidR="00654E9B" w:rsidRPr="005878FA" w:rsidRDefault="00654E9B" w:rsidP="00E74DAA">
      <w:pPr>
        <w:pStyle w:val="ListParagraph"/>
        <w:numPr>
          <w:ilvl w:val="2"/>
          <w:numId w:val="670"/>
        </w:numPr>
        <w:contextualSpacing w:val="0"/>
        <w:rPr>
          <w:rFonts w:eastAsia="Times New Roman"/>
        </w:rPr>
      </w:pPr>
      <w:r w:rsidRPr="005878FA">
        <w:rPr>
          <w:rFonts w:eastAsia="Times New Roman"/>
        </w:rPr>
        <w:t>Children’s Medical Security Plan + Limited coverage/ Limited + Health Safety Net</w:t>
      </w:r>
    </w:p>
    <w:p w14:paraId="78E83EC1" w14:textId="77777777" w:rsidR="00654E9B" w:rsidRPr="005878FA" w:rsidRDefault="00654E9B" w:rsidP="00E74DAA">
      <w:pPr>
        <w:pStyle w:val="ListParagraph"/>
        <w:numPr>
          <w:ilvl w:val="1"/>
          <w:numId w:val="670"/>
        </w:numPr>
        <w:contextualSpacing w:val="0"/>
        <w:rPr>
          <w:rFonts w:eastAsia="Times New Roman"/>
        </w:rPr>
      </w:pPr>
      <w:r w:rsidRPr="005878FA">
        <w:rPr>
          <w:rFonts w:eastAsia="Times New Roman"/>
        </w:rPr>
        <w:t>The system determines that the member is verified chronically homeless.</w:t>
      </w:r>
    </w:p>
    <w:p w14:paraId="00BC64FC" w14:textId="77777777" w:rsidR="00654E9B" w:rsidRPr="005878FA" w:rsidRDefault="00654E9B" w:rsidP="00E74DAA">
      <w:pPr>
        <w:pStyle w:val="ListParagraph"/>
        <w:numPr>
          <w:ilvl w:val="1"/>
          <w:numId w:val="670"/>
        </w:numPr>
        <w:contextualSpacing w:val="0"/>
        <w:rPr>
          <w:rFonts w:eastAsia="Times New Roman"/>
        </w:rPr>
      </w:pPr>
      <w:r w:rsidRPr="005878FA">
        <w:rPr>
          <w:rFonts w:eastAsia="Times New Roman"/>
        </w:rPr>
        <w:t>The system determines that member is not marked ineligible for Homeless continuous eligibility by the agent portal user via continuous eligibility screen.</w:t>
      </w:r>
    </w:p>
    <w:p w14:paraId="567AB631" w14:textId="77777777" w:rsidR="00654E9B" w:rsidRPr="005878FA" w:rsidRDefault="00654E9B" w:rsidP="00E74DAA">
      <w:pPr>
        <w:pStyle w:val="ListParagraph"/>
        <w:numPr>
          <w:ilvl w:val="1"/>
          <w:numId w:val="670"/>
        </w:numPr>
        <w:contextualSpacing w:val="0"/>
        <w:rPr>
          <w:rFonts w:eastAsia="Times New Roman"/>
        </w:rPr>
      </w:pPr>
      <w:r w:rsidRPr="005878FA">
        <w:rPr>
          <w:rFonts w:eastAsia="Times New Roman"/>
        </w:rPr>
        <w:t>The member’s Medicaid coverage has been determined to be “Final” coverage.</w:t>
      </w:r>
    </w:p>
    <w:p w14:paraId="3CAC5ACE" w14:textId="77777777" w:rsidR="00654E9B" w:rsidRPr="005878FA" w:rsidRDefault="00654E9B" w:rsidP="00E74DAA">
      <w:pPr>
        <w:pStyle w:val="ListParagraph"/>
        <w:numPr>
          <w:ilvl w:val="0"/>
          <w:numId w:val="670"/>
        </w:numPr>
        <w:contextualSpacing w:val="0"/>
        <w:rPr>
          <w:rFonts w:eastAsia="Times New Roman"/>
        </w:rPr>
      </w:pPr>
      <w:r w:rsidRPr="005878FA">
        <w:rPr>
          <w:rFonts w:eastAsia="Times New Roman"/>
        </w:rPr>
        <w:lastRenderedPageBreak/>
        <w:t>The system re-establishes the ‘Homeless established coverage’ and save the assigned aid category as the ‘Established coverage protected aid category’.</w:t>
      </w:r>
    </w:p>
    <w:p w14:paraId="3B247072" w14:textId="77777777" w:rsidR="00654E9B" w:rsidRDefault="00654E9B" w:rsidP="00654E9B">
      <w:pPr>
        <w:rPr>
          <w:rFonts w:ascii="Calibri" w:hAnsi="Calibri" w:cs="Calibri"/>
          <w:color w:val="000000"/>
        </w:rPr>
      </w:pPr>
    </w:p>
    <w:p w14:paraId="7FFA968F" w14:textId="77777777" w:rsidR="00654E9B" w:rsidRPr="00010013" w:rsidRDefault="00654E9B" w:rsidP="00320B54">
      <w:pPr>
        <w:pStyle w:val="Heading3"/>
        <w:numPr>
          <w:ilvl w:val="3"/>
          <w:numId w:val="205"/>
        </w:numPr>
      </w:pPr>
      <w:bookmarkStart w:id="1086" w:name="_Toc138329095"/>
      <w:r>
        <w:t>Alternate Flow-7</w:t>
      </w:r>
      <w:bookmarkEnd w:id="1086"/>
    </w:p>
    <w:p w14:paraId="4B6EE149" w14:textId="77777777" w:rsidR="00654E9B" w:rsidRPr="005878FA" w:rsidRDefault="00654E9B" w:rsidP="00E74DAA">
      <w:pPr>
        <w:pStyle w:val="ListParagraph"/>
        <w:numPr>
          <w:ilvl w:val="0"/>
          <w:numId w:val="671"/>
        </w:numPr>
        <w:contextualSpacing w:val="0"/>
        <w:rPr>
          <w:rFonts w:eastAsia="Times New Roman"/>
        </w:rPr>
      </w:pPr>
      <w:r w:rsidRPr="005878FA">
        <w:rPr>
          <w:rFonts w:eastAsia="Times New Roman"/>
        </w:rPr>
        <w:t>Precondition 2 in section 4.2.5 apply.</w:t>
      </w:r>
    </w:p>
    <w:p w14:paraId="77C598BD" w14:textId="77777777" w:rsidR="00654E9B" w:rsidRPr="005878FA" w:rsidRDefault="00654E9B" w:rsidP="00E74DAA">
      <w:pPr>
        <w:pStyle w:val="ListParagraph"/>
        <w:numPr>
          <w:ilvl w:val="0"/>
          <w:numId w:val="671"/>
        </w:numPr>
        <w:contextualSpacing w:val="0"/>
        <w:rPr>
          <w:rFonts w:eastAsia="Times New Roman"/>
        </w:rPr>
      </w:pPr>
      <w:r w:rsidRPr="005878FA">
        <w:rPr>
          <w:rFonts w:eastAsia="Times New Roman"/>
        </w:rPr>
        <w:t>The system determines during the subsequent program determination that the ‘Homeless established coverage’ is carried forward/not removed.</w:t>
      </w:r>
    </w:p>
    <w:p w14:paraId="72818816" w14:textId="77777777" w:rsidR="00654E9B" w:rsidRPr="005878FA" w:rsidRDefault="00654E9B" w:rsidP="00E74DAA">
      <w:pPr>
        <w:pStyle w:val="ListParagraph"/>
        <w:numPr>
          <w:ilvl w:val="0"/>
          <w:numId w:val="671"/>
        </w:numPr>
        <w:contextualSpacing w:val="0"/>
        <w:rPr>
          <w:rFonts w:eastAsia="Times New Roman"/>
        </w:rPr>
      </w:pPr>
      <w:r w:rsidRPr="005878FA">
        <w:rPr>
          <w:rFonts w:eastAsia="Times New Roman"/>
        </w:rPr>
        <w:t>The aid category determined by the system is higher in hierarchy than the ‘Homeless established coverage protected aid category’.</w:t>
      </w:r>
    </w:p>
    <w:p w14:paraId="6E4EB6E4" w14:textId="77777777" w:rsidR="00654E9B" w:rsidRPr="005878FA" w:rsidRDefault="00654E9B" w:rsidP="00C57D35">
      <w:pPr>
        <w:pStyle w:val="ListParagraph"/>
        <w:ind w:left="1440"/>
        <w:contextualSpacing w:val="0"/>
        <w:rPr>
          <w:rFonts w:eastAsia="Times New Roman"/>
        </w:rPr>
      </w:pPr>
      <w:r w:rsidRPr="005878FA">
        <w:rPr>
          <w:rFonts w:eastAsia="Times New Roman"/>
        </w:rPr>
        <w:t>OR</w:t>
      </w:r>
    </w:p>
    <w:p w14:paraId="5CCB2F41" w14:textId="77777777" w:rsidR="00654E9B" w:rsidRPr="005878FA" w:rsidRDefault="00654E9B" w:rsidP="00C57D35">
      <w:pPr>
        <w:pStyle w:val="ListParagraph"/>
        <w:ind w:left="1440"/>
        <w:contextualSpacing w:val="0"/>
        <w:rPr>
          <w:rFonts w:eastAsia="Times New Roman"/>
        </w:rPr>
      </w:pPr>
      <w:r w:rsidRPr="005878FA">
        <w:rPr>
          <w:rFonts w:eastAsia="Times New Roman"/>
        </w:rPr>
        <w:t>The aid category determined by the system is lower in hierarchy than the ‘Homeless established coverage protected aid category’ and the system determines the coverage type associated with ‘Homeless established coverage protected aid category’ is same as the coverage type of Aid category determined by the system.</w:t>
      </w:r>
    </w:p>
    <w:p w14:paraId="79E0B623" w14:textId="77777777" w:rsidR="00654E9B" w:rsidRPr="005878FA" w:rsidRDefault="00654E9B" w:rsidP="00E74DAA">
      <w:pPr>
        <w:pStyle w:val="ListParagraph"/>
        <w:numPr>
          <w:ilvl w:val="0"/>
          <w:numId w:val="671"/>
        </w:numPr>
        <w:contextualSpacing w:val="0"/>
        <w:rPr>
          <w:rFonts w:eastAsia="Times New Roman"/>
        </w:rPr>
      </w:pPr>
      <w:r w:rsidRPr="005878FA">
        <w:rPr>
          <w:rFonts w:eastAsia="Times New Roman"/>
        </w:rPr>
        <w:t xml:space="preserve">The system assigns the aid category determined by the system to the member.  </w:t>
      </w:r>
    </w:p>
    <w:p w14:paraId="3CB861A3" w14:textId="77777777" w:rsidR="00654E9B" w:rsidRDefault="00654E9B" w:rsidP="00654E9B">
      <w:pPr>
        <w:rPr>
          <w:rFonts w:ascii="Calibri" w:hAnsi="Calibri" w:cs="Calibri"/>
          <w:color w:val="000000"/>
        </w:rPr>
      </w:pPr>
    </w:p>
    <w:p w14:paraId="08868D0D" w14:textId="77777777" w:rsidR="00654E9B" w:rsidRPr="00010013" w:rsidRDefault="00654E9B" w:rsidP="00320B54">
      <w:pPr>
        <w:pStyle w:val="Heading3"/>
        <w:numPr>
          <w:ilvl w:val="3"/>
          <w:numId w:val="205"/>
        </w:numPr>
      </w:pPr>
      <w:bookmarkStart w:id="1087" w:name="_Toc138329096"/>
      <w:r>
        <w:t>Alternate Flow-8</w:t>
      </w:r>
      <w:bookmarkEnd w:id="1087"/>
    </w:p>
    <w:p w14:paraId="2CDDCF3D" w14:textId="77777777" w:rsidR="00654E9B" w:rsidRPr="005878FA" w:rsidRDefault="00654E9B" w:rsidP="00E74DAA">
      <w:pPr>
        <w:pStyle w:val="ListParagraph"/>
        <w:numPr>
          <w:ilvl w:val="0"/>
          <w:numId w:val="672"/>
        </w:numPr>
        <w:contextualSpacing w:val="0"/>
        <w:rPr>
          <w:rFonts w:eastAsia="Times New Roman"/>
        </w:rPr>
      </w:pPr>
      <w:r w:rsidRPr="005878FA">
        <w:rPr>
          <w:rFonts w:eastAsia="Times New Roman"/>
        </w:rPr>
        <w:t>Precondition 2 in section 4.2.5 apply.</w:t>
      </w:r>
    </w:p>
    <w:p w14:paraId="546434BF" w14:textId="77777777" w:rsidR="00654E9B" w:rsidRPr="005878FA" w:rsidRDefault="00654E9B" w:rsidP="00E74DAA">
      <w:pPr>
        <w:pStyle w:val="ListParagraph"/>
        <w:numPr>
          <w:ilvl w:val="0"/>
          <w:numId w:val="672"/>
        </w:numPr>
        <w:contextualSpacing w:val="0"/>
        <w:rPr>
          <w:rFonts w:eastAsia="Times New Roman"/>
        </w:rPr>
      </w:pPr>
      <w:r w:rsidRPr="005878FA">
        <w:rPr>
          <w:rFonts w:eastAsia="Times New Roman"/>
        </w:rPr>
        <w:t>The system determines during the subsequent program determination that the ‘Homeless established coverage’ is carried forward/not removed.</w:t>
      </w:r>
    </w:p>
    <w:p w14:paraId="23485835" w14:textId="77777777" w:rsidR="00654E9B" w:rsidRPr="005878FA" w:rsidRDefault="00654E9B" w:rsidP="00E74DAA">
      <w:pPr>
        <w:pStyle w:val="ListParagraph"/>
        <w:numPr>
          <w:ilvl w:val="0"/>
          <w:numId w:val="672"/>
        </w:numPr>
        <w:contextualSpacing w:val="0"/>
        <w:rPr>
          <w:rFonts w:eastAsia="Times New Roman"/>
        </w:rPr>
      </w:pPr>
      <w:r w:rsidRPr="005878FA">
        <w:rPr>
          <w:rFonts w:eastAsia="Times New Roman"/>
        </w:rPr>
        <w:t>The aid category determined by the system is lower in hierarchy than the ‘Homeless established coverage protected aid category’ and the coverage type associated with ‘Homeless established coverage protected aid category’ is not same as the coverage type of Aid category determined by the system</w:t>
      </w:r>
    </w:p>
    <w:p w14:paraId="296CB469" w14:textId="77777777" w:rsidR="00654E9B" w:rsidRPr="005878FA" w:rsidRDefault="00654E9B" w:rsidP="00C57D35">
      <w:pPr>
        <w:pStyle w:val="ListParagraph"/>
        <w:ind w:left="1440"/>
        <w:contextualSpacing w:val="0"/>
        <w:rPr>
          <w:rFonts w:eastAsia="Times New Roman"/>
        </w:rPr>
      </w:pPr>
      <w:r w:rsidRPr="005878FA">
        <w:rPr>
          <w:rFonts w:eastAsia="Times New Roman"/>
        </w:rPr>
        <w:t>OR</w:t>
      </w:r>
    </w:p>
    <w:p w14:paraId="4A51DABD" w14:textId="77777777" w:rsidR="00654E9B" w:rsidRPr="005878FA" w:rsidRDefault="00654E9B" w:rsidP="00C57D35">
      <w:pPr>
        <w:pStyle w:val="ListParagraph"/>
        <w:ind w:left="1440"/>
        <w:contextualSpacing w:val="0"/>
        <w:rPr>
          <w:rFonts w:eastAsia="Times New Roman"/>
        </w:rPr>
      </w:pPr>
      <w:r w:rsidRPr="005878FA">
        <w:rPr>
          <w:rFonts w:eastAsia="Times New Roman"/>
        </w:rPr>
        <w:t>The system did not determine any aid category for the member.</w:t>
      </w:r>
    </w:p>
    <w:p w14:paraId="41416026" w14:textId="77777777" w:rsidR="00654E9B" w:rsidRPr="005878FA" w:rsidRDefault="00654E9B" w:rsidP="00E74DAA">
      <w:pPr>
        <w:pStyle w:val="ListParagraph"/>
        <w:numPr>
          <w:ilvl w:val="0"/>
          <w:numId w:val="672"/>
        </w:numPr>
        <w:contextualSpacing w:val="0"/>
        <w:rPr>
          <w:rFonts w:eastAsia="Times New Roman"/>
        </w:rPr>
      </w:pPr>
      <w:r w:rsidRPr="005878FA">
        <w:rPr>
          <w:rFonts w:eastAsia="Times New Roman"/>
        </w:rPr>
        <w:t xml:space="preserve">The system assigns the ‘Homeless established coverage protected aid category’ to the member. </w:t>
      </w:r>
    </w:p>
    <w:p w14:paraId="04126355" w14:textId="77777777" w:rsidR="00654E9B" w:rsidRPr="00D86305" w:rsidRDefault="00654E9B" w:rsidP="00654E9B">
      <w:pPr>
        <w:pStyle w:val="ListParagraph"/>
        <w:ind w:left="1350"/>
        <w:rPr>
          <w:rFonts w:ascii="Calibri" w:eastAsiaTheme="majorEastAsia" w:hAnsi="Calibri" w:cs="Calibri"/>
          <w:b/>
          <w:noProof/>
        </w:rPr>
      </w:pPr>
    </w:p>
    <w:p w14:paraId="489458BF" w14:textId="681C3D0F" w:rsidR="005878FA" w:rsidRDefault="005878FA" w:rsidP="00320B54">
      <w:pPr>
        <w:pStyle w:val="Heading3"/>
        <w:numPr>
          <w:ilvl w:val="2"/>
          <w:numId w:val="205"/>
        </w:numPr>
        <w:rPr>
          <w:rFonts w:ascii="Arial" w:hAnsi="Arial" w:cs="Arial"/>
        </w:rPr>
      </w:pPr>
      <w:bookmarkStart w:id="1088" w:name="_Toc138329097"/>
      <w:r w:rsidRPr="004342C6">
        <w:rPr>
          <w:rFonts w:ascii="Arial" w:hAnsi="Arial" w:cs="Arial"/>
        </w:rPr>
        <w:t>User Pages and Input</w:t>
      </w:r>
    </w:p>
    <w:p w14:paraId="583B04B7" w14:textId="31D29D45" w:rsidR="005878FA" w:rsidRPr="00C57D35" w:rsidRDefault="00C57D35" w:rsidP="00C57D35">
      <w:pPr>
        <w:pStyle w:val="Hints"/>
        <w:spacing w:after="200"/>
        <w:ind w:left="320" w:firstLine="720"/>
        <w:rPr>
          <w:rFonts w:eastAsiaTheme="minorHAnsi" w:cs="Arial"/>
          <w:color w:val="auto"/>
          <w:sz w:val="22"/>
          <w:szCs w:val="22"/>
        </w:rPr>
      </w:pPr>
      <w:r w:rsidRPr="004342C6">
        <w:rPr>
          <w:rFonts w:eastAsiaTheme="minorHAnsi" w:cs="Arial"/>
          <w:color w:val="auto"/>
          <w:sz w:val="22"/>
          <w:szCs w:val="22"/>
        </w:rPr>
        <w:t>Not Applicable</w:t>
      </w:r>
    </w:p>
    <w:p w14:paraId="507958F8" w14:textId="5712CEC8" w:rsidR="00654E9B" w:rsidRPr="00010013" w:rsidRDefault="00654E9B" w:rsidP="00320B54">
      <w:pPr>
        <w:pStyle w:val="Heading3"/>
        <w:numPr>
          <w:ilvl w:val="2"/>
          <w:numId w:val="205"/>
        </w:numPr>
      </w:pPr>
      <w:r w:rsidRPr="00010013">
        <w:t>Proposed Solution Specification</w:t>
      </w:r>
      <w:bookmarkEnd w:id="1088"/>
    </w:p>
    <w:p w14:paraId="5A56F88F" w14:textId="60EA17CF" w:rsidR="00654E9B" w:rsidRPr="00C57D35" w:rsidRDefault="00654E9B" w:rsidP="00C57D35">
      <w:pPr>
        <w:pStyle w:val="Caption"/>
        <w:keepNext/>
        <w:jc w:val="center"/>
        <w:rPr>
          <w:rFonts w:cs="Arial"/>
        </w:rPr>
      </w:pPr>
      <w:bookmarkStart w:id="1089" w:name="_Toc138329207"/>
      <w:r w:rsidRPr="00C57D35">
        <w:rPr>
          <w:rFonts w:cs="Arial"/>
        </w:rPr>
        <w:t xml:space="preserve">Table </w:t>
      </w:r>
      <w:r w:rsidRPr="00C57D35">
        <w:rPr>
          <w:rFonts w:cs="Arial"/>
        </w:rPr>
        <w:fldChar w:fldCharType="begin"/>
      </w:r>
      <w:r w:rsidRPr="00C57D35">
        <w:rPr>
          <w:rFonts w:cs="Arial"/>
        </w:rPr>
        <w:instrText xml:space="preserve"> SEQ Table \* ARABIC </w:instrText>
      </w:r>
      <w:r w:rsidRPr="00C57D35">
        <w:rPr>
          <w:rFonts w:cs="Arial"/>
        </w:rPr>
        <w:fldChar w:fldCharType="separate"/>
      </w:r>
      <w:r w:rsidR="00C57D35" w:rsidRPr="00C57D35">
        <w:rPr>
          <w:rFonts w:cs="Arial"/>
        </w:rPr>
        <w:t>51</w:t>
      </w:r>
      <w:r w:rsidRPr="00C57D35">
        <w:rPr>
          <w:rFonts w:cs="Arial"/>
        </w:rPr>
        <w:fldChar w:fldCharType="end"/>
      </w:r>
      <w:r w:rsidRPr="00C57D35">
        <w:rPr>
          <w:rFonts w:cs="Arial"/>
        </w:rPr>
        <w:t>. HCE.PC.02 Product Capabilities Specification</w:t>
      </w:r>
      <w:bookmarkEnd w:id="1089"/>
    </w:p>
    <w:tbl>
      <w:tblPr>
        <w:tblW w:w="927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57"/>
        <w:gridCol w:w="7313"/>
      </w:tblGrid>
      <w:tr w:rsidR="00654E9B" w:rsidRPr="00010013" w14:paraId="5445C625" w14:textId="77777777" w:rsidTr="00654E9B">
        <w:trPr>
          <w:cantSplit/>
          <w:trHeight w:val="300"/>
          <w:tblHeader/>
        </w:trPr>
        <w:tc>
          <w:tcPr>
            <w:tcW w:w="1957" w:type="dxa"/>
            <w:shd w:val="clear" w:color="auto" w:fill="4C8B3F" w:themeFill="background2"/>
            <w:hideMark/>
          </w:tcPr>
          <w:p w14:paraId="558A7751" w14:textId="77777777" w:rsidR="00654E9B" w:rsidRPr="00010013" w:rsidRDefault="00654E9B" w:rsidP="00654E9B">
            <w:pPr>
              <w:jc w:val="center"/>
              <w:rPr>
                <w:rFonts w:ascii="Calibri" w:hAnsi="Calibri" w:cs="Calibri"/>
                <w:b/>
                <w:color w:val="FFFFFF" w:themeColor="background1"/>
              </w:rPr>
            </w:pPr>
            <w:r w:rsidRPr="00010013">
              <w:rPr>
                <w:rFonts w:ascii="Calibri" w:hAnsi="Calibri" w:cs="Calibri"/>
                <w:b/>
                <w:bCs/>
                <w:color w:val="FFFFFF" w:themeColor="background1"/>
              </w:rPr>
              <w:t>Product Capability Specification ID</w:t>
            </w:r>
          </w:p>
        </w:tc>
        <w:tc>
          <w:tcPr>
            <w:tcW w:w="7313" w:type="dxa"/>
            <w:shd w:val="clear" w:color="auto" w:fill="4C8B3F" w:themeFill="background2"/>
          </w:tcPr>
          <w:p w14:paraId="3C103172" w14:textId="77777777" w:rsidR="00654E9B" w:rsidRPr="00010013" w:rsidRDefault="00654E9B" w:rsidP="00654E9B">
            <w:pPr>
              <w:jc w:val="center"/>
              <w:rPr>
                <w:rFonts w:ascii="Calibri" w:hAnsi="Calibri" w:cs="Calibri"/>
                <w:b/>
                <w:bCs/>
                <w:color w:val="FFFFFF" w:themeColor="background1"/>
              </w:rPr>
            </w:pPr>
            <w:r w:rsidRPr="00010013">
              <w:rPr>
                <w:rFonts w:ascii="Calibri" w:hAnsi="Calibri" w:cs="Calibri"/>
                <w:b/>
                <w:bCs/>
                <w:color w:val="FFFFFF" w:themeColor="background1"/>
              </w:rPr>
              <w:t>Product Capability Specification</w:t>
            </w:r>
          </w:p>
        </w:tc>
      </w:tr>
      <w:tr w:rsidR="00654E9B" w:rsidRPr="00010013" w14:paraId="7D4C7DEB" w14:textId="77777777" w:rsidTr="00654E9B">
        <w:trPr>
          <w:trHeight w:val="350"/>
        </w:trPr>
        <w:tc>
          <w:tcPr>
            <w:tcW w:w="1957" w:type="dxa"/>
            <w:shd w:val="clear" w:color="auto" w:fill="FFFFFF" w:themeFill="background1"/>
            <w:vAlign w:val="center"/>
          </w:tcPr>
          <w:p w14:paraId="059B2D81" w14:textId="77777777" w:rsidR="00654E9B" w:rsidRPr="005878FA" w:rsidRDefault="00654E9B" w:rsidP="00654E9B">
            <w:r w:rsidRPr="005878FA">
              <w:t>HCE.PCS.02.002</w:t>
            </w:r>
          </w:p>
        </w:tc>
        <w:tc>
          <w:tcPr>
            <w:tcW w:w="7313" w:type="dxa"/>
            <w:shd w:val="clear" w:color="auto" w:fill="FFFFFF" w:themeFill="background1"/>
          </w:tcPr>
          <w:p w14:paraId="2D2D6756" w14:textId="77777777" w:rsidR="00654E9B" w:rsidRPr="005878FA" w:rsidRDefault="00654E9B" w:rsidP="00654E9B">
            <w:r w:rsidRPr="005878FA">
              <w:t>The system shall consider the member’s coverage as ‘Homeless established coverage’ and save the assigned aid category as the ‘Homeless established coverage protected aid category’ if all the following conditions are true in the current program determination:</w:t>
            </w:r>
          </w:p>
          <w:p w14:paraId="41E20DEE" w14:textId="77777777" w:rsidR="00654E9B" w:rsidRPr="005878FA" w:rsidRDefault="00654E9B" w:rsidP="00654E9B"/>
          <w:p w14:paraId="183D4C70" w14:textId="77777777" w:rsidR="00654E9B" w:rsidRPr="005878FA" w:rsidRDefault="00654E9B" w:rsidP="00E74DAA">
            <w:pPr>
              <w:pStyle w:val="ListParagraph"/>
              <w:numPr>
                <w:ilvl w:val="0"/>
                <w:numId w:val="625"/>
              </w:numPr>
              <w:contextualSpacing w:val="0"/>
            </w:pPr>
            <w:r w:rsidRPr="005878FA">
              <w:t>The member is considered as verified chronically homeless in the system.</w:t>
            </w:r>
          </w:p>
          <w:p w14:paraId="02AA2A86" w14:textId="77777777" w:rsidR="00654E9B" w:rsidRPr="005878FA" w:rsidRDefault="00654E9B" w:rsidP="00654E9B">
            <w:pPr>
              <w:pStyle w:val="ListParagraph"/>
              <w:ind w:left="1080"/>
            </w:pPr>
            <w:r w:rsidRPr="005878FA">
              <w:t>AND</w:t>
            </w:r>
          </w:p>
          <w:p w14:paraId="552E153E" w14:textId="77777777" w:rsidR="00654E9B" w:rsidRPr="005878FA" w:rsidRDefault="00654E9B" w:rsidP="00E74DAA">
            <w:pPr>
              <w:pStyle w:val="ListParagraph"/>
              <w:numPr>
                <w:ilvl w:val="0"/>
                <w:numId w:val="625"/>
              </w:numPr>
              <w:contextualSpacing w:val="0"/>
            </w:pPr>
            <w:r w:rsidRPr="005878FA">
              <w:lastRenderedPageBreak/>
              <w:t xml:space="preserve">The member is eligible for any of the following coverage types: </w:t>
            </w:r>
          </w:p>
          <w:p w14:paraId="63F1DF10" w14:textId="77777777" w:rsidR="00654E9B" w:rsidRPr="005878FA" w:rsidRDefault="00654E9B" w:rsidP="00E74DAA">
            <w:pPr>
              <w:pStyle w:val="ListParagraph"/>
              <w:numPr>
                <w:ilvl w:val="1"/>
                <w:numId w:val="625"/>
              </w:numPr>
              <w:contextualSpacing w:val="0"/>
            </w:pPr>
            <w:r w:rsidRPr="005878FA">
              <w:t xml:space="preserve">Medicaid Standard and Medicaid Standard plus Medicare Buy-In coverage </w:t>
            </w:r>
          </w:p>
          <w:p w14:paraId="51075D1A" w14:textId="77777777" w:rsidR="00654E9B" w:rsidRPr="005878FA" w:rsidRDefault="00654E9B" w:rsidP="00E74DAA">
            <w:pPr>
              <w:pStyle w:val="ListParagraph"/>
              <w:numPr>
                <w:ilvl w:val="1"/>
                <w:numId w:val="625"/>
              </w:numPr>
              <w:contextualSpacing w:val="0"/>
            </w:pPr>
            <w:r w:rsidRPr="005878FA">
              <w:t>Medicaid CarePlus coverage</w:t>
            </w:r>
          </w:p>
          <w:p w14:paraId="228B84B1" w14:textId="77777777" w:rsidR="00654E9B" w:rsidRPr="005878FA" w:rsidRDefault="00654E9B" w:rsidP="00E74DAA">
            <w:pPr>
              <w:pStyle w:val="ListParagraph"/>
              <w:numPr>
                <w:ilvl w:val="1"/>
                <w:numId w:val="625"/>
              </w:numPr>
              <w:contextualSpacing w:val="0"/>
            </w:pPr>
            <w:r w:rsidRPr="005878FA">
              <w:t>Medicaid Family Assistance coverage</w:t>
            </w:r>
          </w:p>
          <w:p w14:paraId="5D6E3066" w14:textId="77777777" w:rsidR="00654E9B" w:rsidRPr="005878FA" w:rsidRDefault="00654E9B" w:rsidP="00E74DAA">
            <w:pPr>
              <w:pStyle w:val="ListParagraph"/>
              <w:numPr>
                <w:ilvl w:val="1"/>
                <w:numId w:val="625"/>
              </w:numPr>
              <w:contextualSpacing w:val="0"/>
            </w:pPr>
            <w:r w:rsidRPr="005878FA">
              <w:t>Medicaid CommonHealth coverage and Medicaid CommonHealth Medicare Buy-In coverage.</w:t>
            </w:r>
          </w:p>
          <w:p w14:paraId="67439870" w14:textId="77777777" w:rsidR="00654E9B" w:rsidRPr="005878FA" w:rsidRDefault="00654E9B" w:rsidP="00E74DAA">
            <w:pPr>
              <w:pStyle w:val="ListParagraph"/>
              <w:numPr>
                <w:ilvl w:val="1"/>
                <w:numId w:val="625"/>
              </w:numPr>
              <w:contextualSpacing w:val="0"/>
            </w:pPr>
            <w:r w:rsidRPr="005878FA">
              <w:t>Children’s Medical Security Plan + Limited coverage/ Limited + Health Safety Net</w:t>
            </w:r>
          </w:p>
          <w:p w14:paraId="273BE34C" w14:textId="77777777" w:rsidR="00654E9B" w:rsidRPr="005878FA" w:rsidRDefault="00654E9B" w:rsidP="00654E9B">
            <w:pPr>
              <w:pStyle w:val="ListParagraph"/>
              <w:ind w:left="1080"/>
            </w:pPr>
            <w:r w:rsidRPr="005878FA">
              <w:t>AND</w:t>
            </w:r>
          </w:p>
          <w:p w14:paraId="3F8B8F96" w14:textId="77777777" w:rsidR="00654E9B" w:rsidRPr="005878FA" w:rsidRDefault="00654E9B" w:rsidP="00E74DAA">
            <w:pPr>
              <w:pStyle w:val="ListParagraph"/>
              <w:numPr>
                <w:ilvl w:val="0"/>
                <w:numId w:val="625"/>
              </w:numPr>
              <w:contextualSpacing w:val="0"/>
            </w:pPr>
            <w:r w:rsidRPr="005878FA">
              <w:t>The member’s Medicaid coverage has been determined to be “Final” coverage.</w:t>
            </w:r>
          </w:p>
          <w:p w14:paraId="68103113" w14:textId="77777777" w:rsidR="00654E9B" w:rsidRPr="005878FA" w:rsidRDefault="00654E9B" w:rsidP="00E74DAA">
            <w:pPr>
              <w:pStyle w:val="ListParagraph"/>
              <w:numPr>
                <w:ilvl w:val="0"/>
                <w:numId w:val="625"/>
              </w:numPr>
              <w:contextualSpacing w:val="0"/>
            </w:pPr>
            <w:r w:rsidRPr="005878FA">
              <w:t>The member is not marked ineligible for Homeless continuous eligibility by the agent portal user via continuous eligibility screen.</w:t>
            </w:r>
          </w:p>
          <w:p w14:paraId="50379FF6" w14:textId="77777777" w:rsidR="00654E9B" w:rsidRPr="005878FA" w:rsidRDefault="00654E9B" w:rsidP="00654E9B"/>
          <w:p w14:paraId="01007617" w14:textId="77777777" w:rsidR="00654E9B" w:rsidRPr="005878FA" w:rsidRDefault="00654E9B" w:rsidP="00654E9B">
            <w:r w:rsidRPr="005878FA">
              <w:t>Example 1: Consider the member’s coverage as ‘Homeless established coverage’ (With Standard coverage).</w:t>
            </w:r>
          </w:p>
          <w:p w14:paraId="09BEFC0B" w14:textId="77777777" w:rsidR="00654E9B" w:rsidRPr="005878FA" w:rsidRDefault="00654E9B" w:rsidP="00E74DAA">
            <w:pPr>
              <w:numPr>
                <w:ilvl w:val="0"/>
                <w:numId w:val="624"/>
              </w:numPr>
              <w:contextualSpacing w:val="0"/>
              <w:textAlignment w:val="center"/>
            </w:pPr>
            <w:r w:rsidRPr="005878FA">
              <w:t xml:space="preserve">Amy submits an application such that: </w:t>
            </w:r>
          </w:p>
          <w:p w14:paraId="7ED7E180" w14:textId="77777777" w:rsidR="00654E9B" w:rsidRPr="005878FA" w:rsidRDefault="00654E9B" w:rsidP="00E74DAA">
            <w:pPr>
              <w:pStyle w:val="ListParagraph"/>
              <w:numPr>
                <w:ilvl w:val="1"/>
                <w:numId w:val="624"/>
              </w:numPr>
              <w:contextualSpacing w:val="0"/>
            </w:pPr>
            <w:r w:rsidRPr="005878FA">
              <w:t>Amy is considered as verified chronically homeless in the system.</w:t>
            </w:r>
          </w:p>
          <w:p w14:paraId="3AF2D6FC" w14:textId="77777777" w:rsidR="00654E9B" w:rsidRPr="005878FA" w:rsidRDefault="00654E9B" w:rsidP="00E74DAA">
            <w:pPr>
              <w:pStyle w:val="ListParagraph"/>
              <w:numPr>
                <w:ilvl w:val="1"/>
                <w:numId w:val="624"/>
              </w:numPr>
              <w:contextualSpacing w:val="0"/>
            </w:pPr>
            <w:r w:rsidRPr="005878FA">
              <w:t xml:space="preserve">Amy is eligible for aid category ‘40 - Standard Family’ (Medicaid Standard coverage) in the current program determination. </w:t>
            </w:r>
          </w:p>
          <w:p w14:paraId="112E5DF0" w14:textId="77777777" w:rsidR="00654E9B" w:rsidRPr="005878FA" w:rsidRDefault="00654E9B" w:rsidP="00E74DAA">
            <w:pPr>
              <w:numPr>
                <w:ilvl w:val="1"/>
                <w:numId w:val="624"/>
              </w:numPr>
              <w:contextualSpacing w:val="0"/>
              <w:textAlignment w:val="center"/>
            </w:pPr>
            <w:r w:rsidRPr="005878FA">
              <w:t>Amy’s coverage has been determined to be “Final” coverage.</w:t>
            </w:r>
          </w:p>
          <w:p w14:paraId="3AD6723E" w14:textId="77777777" w:rsidR="00654E9B" w:rsidRPr="005878FA" w:rsidRDefault="00654E9B" w:rsidP="00E74DAA">
            <w:pPr>
              <w:pStyle w:val="ListParagraph"/>
              <w:numPr>
                <w:ilvl w:val="1"/>
                <w:numId w:val="624"/>
              </w:numPr>
              <w:contextualSpacing w:val="0"/>
            </w:pPr>
            <w:r w:rsidRPr="005878FA">
              <w:t>Amy has not been marked ineligible for Homeless continuous eligibility by the agent portal user via continuous eligibility screen.</w:t>
            </w:r>
          </w:p>
          <w:p w14:paraId="4FE974E3" w14:textId="77777777" w:rsidR="00654E9B" w:rsidRPr="005878FA" w:rsidRDefault="00654E9B" w:rsidP="00E74DAA">
            <w:pPr>
              <w:pStyle w:val="ListParagraph"/>
              <w:numPr>
                <w:ilvl w:val="0"/>
                <w:numId w:val="624"/>
              </w:numPr>
              <w:contextualSpacing w:val="0"/>
            </w:pPr>
            <w:r w:rsidRPr="005878FA">
              <w:t xml:space="preserve">The system considers Amy’s coverage as ‘Homeless established coverage’ and considers the aid category ‘40 - Standard Family’ as the ‘Homeless established coverage protected aid category’. </w:t>
            </w:r>
          </w:p>
          <w:p w14:paraId="4A36036D" w14:textId="77777777" w:rsidR="00654E9B" w:rsidRPr="005878FA" w:rsidRDefault="00654E9B" w:rsidP="00654E9B"/>
          <w:p w14:paraId="152E5A12" w14:textId="77777777" w:rsidR="00654E9B" w:rsidRPr="005878FA" w:rsidRDefault="00654E9B" w:rsidP="00654E9B">
            <w:r w:rsidRPr="005878FA">
              <w:t xml:space="preserve">Example 2: Consider the member’s coverage as ‘Homeless established coverage’ (With Limited coverage). </w:t>
            </w:r>
          </w:p>
          <w:p w14:paraId="2E42267A" w14:textId="77777777" w:rsidR="00654E9B" w:rsidRPr="005878FA" w:rsidRDefault="00654E9B" w:rsidP="00654E9B"/>
          <w:p w14:paraId="3ACAEA2A" w14:textId="77777777" w:rsidR="00654E9B" w:rsidRPr="005878FA" w:rsidRDefault="00654E9B" w:rsidP="00E74DAA">
            <w:pPr>
              <w:numPr>
                <w:ilvl w:val="0"/>
                <w:numId w:val="626"/>
              </w:numPr>
              <w:contextualSpacing w:val="0"/>
              <w:textAlignment w:val="center"/>
            </w:pPr>
            <w:r w:rsidRPr="005878FA">
              <w:t xml:space="preserve">Jane submits an application such that: </w:t>
            </w:r>
          </w:p>
          <w:p w14:paraId="158630EA" w14:textId="77777777" w:rsidR="00654E9B" w:rsidRPr="005878FA" w:rsidRDefault="00654E9B" w:rsidP="00E74DAA">
            <w:pPr>
              <w:pStyle w:val="ListParagraph"/>
              <w:numPr>
                <w:ilvl w:val="1"/>
                <w:numId w:val="626"/>
              </w:numPr>
              <w:contextualSpacing w:val="0"/>
            </w:pPr>
            <w:r w:rsidRPr="005878FA">
              <w:t>Jane is considered as verified chronically homeless in the system.</w:t>
            </w:r>
          </w:p>
          <w:p w14:paraId="580F4AD0" w14:textId="77777777" w:rsidR="00654E9B" w:rsidRPr="005878FA" w:rsidRDefault="00654E9B" w:rsidP="00E74DAA">
            <w:pPr>
              <w:pStyle w:val="ListParagraph"/>
              <w:numPr>
                <w:ilvl w:val="1"/>
                <w:numId w:val="626"/>
              </w:numPr>
              <w:contextualSpacing w:val="0"/>
            </w:pPr>
            <w:r w:rsidRPr="005878FA">
              <w:t xml:space="preserve">Jane is eligible for the aid category ‘AX - Limited’ (CMSP + Limited Medicaid coverage) in the current program determination. </w:t>
            </w:r>
          </w:p>
          <w:p w14:paraId="5DB5E42E" w14:textId="77777777" w:rsidR="00654E9B" w:rsidRPr="005878FA" w:rsidRDefault="00654E9B" w:rsidP="00E74DAA">
            <w:pPr>
              <w:numPr>
                <w:ilvl w:val="1"/>
                <w:numId w:val="626"/>
              </w:numPr>
              <w:contextualSpacing w:val="0"/>
              <w:textAlignment w:val="center"/>
            </w:pPr>
            <w:r w:rsidRPr="005878FA">
              <w:t>Jane’s coverage has been determined to be “Final” coverage.</w:t>
            </w:r>
          </w:p>
          <w:p w14:paraId="25FF91A7" w14:textId="77777777" w:rsidR="00654E9B" w:rsidRPr="005878FA" w:rsidRDefault="00654E9B" w:rsidP="00E74DAA">
            <w:pPr>
              <w:pStyle w:val="ListParagraph"/>
              <w:numPr>
                <w:ilvl w:val="1"/>
                <w:numId w:val="626"/>
              </w:numPr>
              <w:contextualSpacing w:val="0"/>
            </w:pPr>
            <w:r w:rsidRPr="005878FA">
              <w:lastRenderedPageBreak/>
              <w:t>Jane has not been marked ineligible for Homeless continuous eligibility by the agent portal user via continuous eligibility screen.</w:t>
            </w:r>
          </w:p>
          <w:p w14:paraId="58837E72" w14:textId="77777777" w:rsidR="00654E9B" w:rsidRPr="005878FA" w:rsidRDefault="00654E9B" w:rsidP="00E74DAA">
            <w:pPr>
              <w:pStyle w:val="ListParagraph"/>
              <w:numPr>
                <w:ilvl w:val="0"/>
                <w:numId w:val="626"/>
              </w:numPr>
              <w:contextualSpacing w:val="0"/>
            </w:pPr>
            <w:r w:rsidRPr="005878FA">
              <w:t xml:space="preserve">The system considers Jane’s coverage as ‘Homeless established coverage’ and considers the aid category ‘AX - Limited’ (CMSP + Limited Medicaid coverage)’ as the ‘Homeless established coverage protected aid category’. </w:t>
            </w:r>
          </w:p>
          <w:p w14:paraId="4796BFE5" w14:textId="77777777" w:rsidR="00654E9B" w:rsidRPr="005878FA" w:rsidRDefault="00654E9B" w:rsidP="00654E9B"/>
        </w:tc>
      </w:tr>
      <w:tr w:rsidR="00654E9B" w:rsidRPr="00010013" w14:paraId="7944DC0E" w14:textId="77777777" w:rsidTr="00654E9B">
        <w:trPr>
          <w:trHeight w:val="350"/>
        </w:trPr>
        <w:tc>
          <w:tcPr>
            <w:tcW w:w="1957" w:type="dxa"/>
            <w:shd w:val="clear" w:color="auto" w:fill="FFFFFF" w:themeFill="background1"/>
            <w:vAlign w:val="center"/>
          </w:tcPr>
          <w:p w14:paraId="7A879661" w14:textId="77777777" w:rsidR="00654E9B" w:rsidRPr="005878FA" w:rsidRDefault="00654E9B" w:rsidP="00654E9B">
            <w:r w:rsidRPr="005878FA">
              <w:lastRenderedPageBreak/>
              <w:t>HCE.PCS.02.003</w:t>
            </w:r>
          </w:p>
        </w:tc>
        <w:tc>
          <w:tcPr>
            <w:tcW w:w="7313" w:type="dxa"/>
            <w:shd w:val="clear" w:color="auto" w:fill="FFFFFF" w:themeFill="background1"/>
          </w:tcPr>
          <w:p w14:paraId="3EA10ABD" w14:textId="77777777" w:rsidR="00654E9B" w:rsidRPr="005878FA" w:rsidRDefault="00654E9B" w:rsidP="00654E9B">
            <w:pPr>
              <w:spacing w:line="252" w:lineRule="auto"/>
            </w:pPr>
            <w:r w:rsidRPr="005878FA">
              <w:t>The system shall determine the start date for ‘Homeless established coverage’ based on the following conditions when the ‘Homeless established coverage’ is granted to the member:</w:t>
            </w:r>
          </w:p>
          <w:p w14:paraId="4325C61B" w14:textId="77777777" w:rsidR="00654E9B" w:rsidRPr="005878FA" w:rsidRDefault="00654E9B" w:rsidP="00654E9B">
            <w:pPr>
              <w:spacing w:line="252" w:lineRule="auto"/>
            </w:pPr>
          </w:p>
          <w:p w14:paraId="1B2DE4A9" w14:textId="77777777" w:rsidR="00654E9B" w:rsidRPr="005878FA" w:rsidRDefault="00654E9B" w:rsidP="00E74DAA">
            <w:pPr>
              <w:pStyle w:val="ListParagraph"/>
              <w:numPr>
                <w:ilvl w:val="0"/>
                <w:numId w:val="628"/>
              </w:numPr>
              <w:spacing w:line="252" w:lineRule="auto"/>
            </w:pPr>
            <w:r w:rsidRPr="005878FA">
              <w:t>If the aid category determined by the system in the current eligibility is the same as the aid category from the previous eligibility, consider the application submission date (paper application received date/in-person application date/application submission date/program determination date) as the start date for ‘Homeless established coverage’.</w:t>
            </w:r>
          </w:p>
          <w:p w14:paraId="4AA9DB9F" w14:textId="77777777" w:rsidR="00654E9B" w:rsidRPr="005878FA" w:rsidRDefault="00654E9B" w:rsidP="00E74DAA">
            <w:pPr>
              <w:pStyle w:val="ListParagraph"/>
              <w:numPr>
                <w:ilvl w:val="0"/>
                <w:numId w:val="628"/>
              </w:numPr>
              <w:spacing w:line="252" w:lineRule="auto"/>
            </w:pPr>
            <w:r w:rsidRPr="005878FA">
              <w:t>If the aid category determined by the system in the current eligibility is different than the aid category from the previous eligibility, consider the ‘Eligibility begin date’ (Medicaid Eligibility Start Date) as the start date for ‘Homeless established coverage’.</w:t>
            </w:r>
          </w:p>
          <w:p w14:paraId="715B2D63" w14:textId="77777777" w:rsidR="00654E9B" w:rsidRPr="005878FA" w:rsidRDefault="00654E9B" w:rsidP="00654E9B">
            <w:pPr>
              <w:spacing w:line="252" w:lineRule="auto"/>
            </w:pPr>
          </w:p>
          <w:p w14:paraId="51E92BDF" w14:textId="77777777" w:rsidR="00654E9B" w:rsidRPr="005878FA" w:rsidRDefault="00654E9B" w:rsidP="00654E9B">
            <w:pPr>
              <w:spacing w:line="252" w:lineRule="auto"/>
            </w:pPr>
            <w:r w:rsidRPr="005878FA">
              <w:t>Note: The above rule is applicable for the initially established as well as the re-established ‘Homeless established coverage’.</w:t>
            </w:r>
          </w:p>
        </w:tc>
      </w:tr>
      <w:tr w:rsidR="00654E9B" w:rsidRPr="00010013" w14:paraId="5A372638" w14:textId="77777777" w:rsidTr="00654E9B">
        <w:trPr>
          <w:trHeight w:val="350"/>
        </w:trPr>
        <w:tc>
          <w:tcPr>
            <w:tcW w:w="1957" w:type="dxa"/>
            <w:shd w:val="clear" w:color="auto" w:fill="FFFFFF" w:themeFill="background1"/>
            <w:vAlign w:val="center"/>
          </w:tcPr>
          <w:p w14:paraId="61BB0151" w14:textId="77777777" w:rsidR="00654E9B" w:rsidRPr="005878FA" w:rsidRDefault="00654E9B" w:rsidP="00654E9B">
            <w:r w:rsidRPr="005878FA">
              <w:t>HCE.PCS.02.004</w:t>
            </w:r>
          </w:p>
        </w:tc>
        <w:tc>
          <w:tcPr>
            <w:tcW w:w="7313" w:type="dxa"/>
            <w:shd w:val="clear" w:color="auto" w:fill="FFFFFF" w:themeFill="background1"/>
          </w:tcPr>
          <w:p w14:paraId="5E2E608F" w14:textId="77777777" w:rsidR="00654E9B" w:rsidRPr="005878FA" w:rsidRDefault="00654E9B" w:rsidP="00654E9B">
            <w:pPr>
              <w:spacing w:line="252" w:lineRule="auto"/>
            </w:pPr>
            <w:r w:rsidRPr="005878FA">
              <w:t xml:space="preserve">The system shall grant ‘Homeless established coverage’ to the member from the start date for 'Homeless established coverage' until the end of X months) (X is Configurable)]. </w:t>
            </w:r>
          </w:p>
          <w:p w14:paraId="343B2983" w14:textId="77777777" w:rsidR="00654E9B" w:rsidRPr="005878FA" w:rsidRDefault="00654E9B" w:rsidP="00654E9B"/>
          <w:p w14:paraId="5CB45F14" w14:textId="77777777" w:rsidR="00654E9B" w:rsidRPr="005878FA" w:rsidRDefault="00654E9B" w:rsidP="00654E9B">
            <w:r w:rsidRPr="005878FA">
              <w:t>Example 1: The system considers the ‘Homeless established coverage’ effective from the ‘Eligibility begin date’ until the end of X months</w:t>
            </w:r>
          </w:p>
          <w:p w14:paraId="0EB06FF7" w14:textId="77777777" w:rsidR="00654E9B" w:rsidRPr="005878FA" w:rsidRDefault="00654E9B" w:rsidP="00654E9B"/>
          <w:p w14:paraId="21C40736" w14:textId="77777777" w:rsidR="00654E9B" w:rsidRPr="005878FA" w:rsidRDefault="00654E9B" w:rsidP="00E74DAA">
            <w:pPr>
              <w:pStyle w:val="ListParagraph"/>
              <w:numPr>
                <w:ilvl w:val="0"/>
                <w:numId w:val="651"/>
              </w:numPr>
              <w:contextualSpacing w:val="0"/>
            </w:pPr>
            <w:r w:rsidRPr="005878FA">
              <w:t>On April 11, 2023, Jane submits an application such that:</w:t>
            </w:r>
          </w:p>
          <w:p w14:paraId="78556A18" w14:textId="77777777" w:rsidR="00654E9B" w:rsidRPr="005878FA" w:rsidRDefault="00654E9B" w:rsidP="00E74DAA">
            <w:pPr>
              <w:pStyle w:val="ListParagraph"/>
              <w:numPr>
                <w:ilvl w:val="1"/>
                <w:numId w:val="651"/>
              </w:numPr>
              <w:contextualSpacing w:val="0"/>
            </w:pPr>
            <w:r w:rsidRPr="005878FA">
              <w:t>Jane is considered a verified chronically homeless member.</w:t>
            </w:r>
          </w:p>
          <w:p w14:paraId="7FD425DB" w14:textId="77777777" w:rsidR="00654E9B" w:rsidRPr="005878FA" w:rsidRDefault="00654E9B" w:rsidP="00E74DAA">
            <w:pPr>
              <w:pStyle w:val="ListParagraph"/>
              <w:numPr>
                <w:ilvl w:val="1"/>
                <w:numId w:val="651"/>
              </w:numPr>
              <w:contextualSpacing w:val="0"/>
            </w:pPr>
            <w:r w:rsidRPr="005878FA">
              <w:t>Jane is eligible for aid category ‘43 - Standard plus Buy-In’</w:t>
            </w:r>
          </w:p>
          <w:p w14:paraId="08BD4E9A" w14:textId="77777777" w:rsidR="00654E9B" w:rsidRPr="005878FA" w:rsidRDefault="00654E9B" w:rsidP="00E74DAA">
            <w:pPr>
              <w:pStyle w:val="ListParagraph"/>
              <w:numPr>
                <w:ilvl w:val="1"/>
                <w:numId w:val="651"/>
              </w:numPr>
              <w:contextualSpacing w:val="0"/>
            </w:pPr>
            <w:r w:rsidRPr="005878FA">
              <w:t>Medicaid eligibility begin date: April 01, 2023.</w:t>
            </w:r>
          </w:p>
          <w:p w14:paraId="617D3027" w14:textId="77777777" w:rsidR="00654E9B" w:rsidRPr="005878FA" w:rsidRDefault="00654E9B" w:rsidP="00E74DAA">
            <w:pPr>
              <w:pStyle w:val="ListParagraph"/>
              <w:numPr>
                <w:ilvl w:val="1"/>
                <w:numId w:val="651"/>
              </w:numPr>
              <w:contextualSpacing w:val="0"/>
            </w:pPr>
            <w:r w:rsidRPr="005878FA">
              <w:t>Jane’s Medicaid coverage has been determined to be “Final” coverage.</w:t>
            </w:r>
          </w:p>
          <w:p w14:paraId="1AAD2994" w14:textId="77777777" w:rsidR="00654E9B" w:rsidRPr="005878FA" w:rsidRDefault="00654E9B" w:rsidP="00E74DAA">
            <w:pPr>
              <w:pStyle w:val="ListParagraph"/>
              <w:numPr>
                <w:ilvl w:val="1"/>
                <w:numId w:val="651"/>
              </w:numPr>
              <w:contextualSpacing w:val="0"/>
            </w:pPr>
            <w:r w:rsidRPr="005878FA">
              <w:t>Jane has not been marked ineligible for Homeless continuous eligibility by the agent portal user via continuous eligibility screen.</w:t>
            </w:r>
          </w:p>
          <w:p w14:paraId="0020CB57" w14:textId="77777777" w:rsidR="00654E9B" w:rsidRPr="005878FA" w:rsidRDefault="00654E9B" w:rsidP="00E74DAA">
            <w:pPr>
              <w:pStyle w:val="ListParagraph"/>
              <w:numPr>
                <w:ilvl w:val="1"/>
                <w:numId w:val="651"/>
              </w:numPr>
              <w:contextualSpacing w:val="0"/>
            </w:pPr>
            <w:r w:rsidRPr="005878FA">
              <w:t>The system considers Jane’s coverage as ‘Homeless established coverage’.</w:t>
            </w:r>
          </w:p>
          <w:p w14:paraId="05258168" w14:textId="77777777" w:rsidR="00654E9B" w:rsidRPr="005878FA" w:rsidRDefault="00654E9B" w:rsidP="00E74DAA">
            <w:pPr>
              <w:pStyle w:val="ListParagraph"/>
              <w:numPr>
                <w:ilvl w:val="2"/>
                <w:numId w:val="651"/>
              </w:numPr>
              <w:contextualSpacing w:val="0"/>
            </w:pPr>
            <w:r w:rsidRPr="005878FA">
              <w:t xml:space="preserve">Start date for Homeless established coverage: April 01, 2023 (Since the aid category </w:t>
            </w:r>
            <w:r w:rsidRPr="005878FA">
              <w:lastRenderedPageBreak/>
              <w:t>determined by the system in the current eligibility is not the same as the previous eligibility aid category, the system considers the ‘Eligibility begin date’ as the start date for ‘Homeless established coverage’.)</w:t>
            </w:r>
          </w:p>
          <w:p w14:paraId="0AE21A20" w14:textId="77777777" w:rsidR="00654E9B" w:rsidRPr="005878FA" w:rsidRDefault="00654E9B" w:rsidP="00E74DAA">
            <w:pPr>
              <w:pStyle w:val="ListParagraph"/>
              <w:numPr>
                <w:ilvl w:val="2"/>
                <w:numId w:val="651"/>
              </w:numPr>
              <w:contextualSpacing w:val="0"/>
            </w:pPr>
            <w:r w:rsidRPr="005878FA">
              <w:t>End date for Homeless established coverage: April 30, 2025 [end of the month (April 01, 2023+ 24 months)].</w:t>
            </w:r>
          </w:p>
          <w:p w14:paraId="1F10E6F9" w14:textId="77777777" w:rsidR="00654E9B" w:rsidRPr="005878FA" w:rsidRDefault="00654E9B" w:rsidP="00654E9B"/>
          <w:p w14:paraId="6679AB98" w14:textId="77777777" w:rsidR="00654E9B" w:rsidRPr="005878FA" w:rsidRDefault="00654E9B" w:rsidP="00654E9B">
            <w:r w:rsidRPr="005878FA">
              <w:t>Example 2: The system considers the ‘Homeless established coverage’ effective from the application submission date until the end of X months</w:t>
            </w:r>
          </w:p>
          <w:p w14:paraId="64B8D333" w14:textId="77777777" w:rsidR="00654E9B" w:rsidRPr="005878FA" w:rsidRDefault="00654E9B" w:rsidP="00654E9B"/>
          <w:p w14:paraId="218B401E" w14:textId="77777777" w:rsidR="00654E9B" w:rsidRPr="005878FA" w:rsidRDefault="00654E9B" w:rsidP="00E74DAA">
            <w:pPr>
              <w:pStyle w:val="ListParagraph"/>
              <w:numPr>
                <w:ilvl w:val="0"/>
                <w:numId w:val="655"/>
              </w:numPr>
              <w:contextualSpacing w:val="0"/>
            </w:pPr>
            <w:r w:rsidRPr="005878FA">
              <w:t>On April 11, 2023, Jane submits an application such that:</w:t>
            </w:r>
          </w:p>
          <w:p w14:paraId="76278AA6" w14:textId="77777777" w:rsidR="00654E9B" w:rsidRPr="005878FA" w:rsidRDefault="00654E9B" w:rsidP="00E74DAA">
            <w:pPr>
              <w:pStyle w:val="ListParagraph"/>
              <w:numPr>
                <w:ilvl w:val="1"/>
                <w:numId w:val="655"/>
              </w:numPr>
              <w:contextualSpacing w:val="0"/>
            </w:pPr>
            <w:r w:rsidRPr="005878FA">
              <w:t>Jane is considered a verified chronically homeless member.</w:t>
            </w:r>
          </w:p>
          <w:p w14:paraId="65FEF4A5" w14:textId="77777777" w:rsidR="00654E9B" w:rsidRPr="005878FA" w:rsidRDefault="00654E9B" w:rsidP="00E74DAA">
            <w:pPr>
              <w:pStyle w:val="ListParagraph"/>
              <w:numPr>
                <w:ilvl w:val="1"/>
                <w:numId w:val="655"/>
              </w:numPr>
              <w:contextualSpacing w:val="0"/>
            </w:pPr>
            <w:r w:rsidRPr="005878FA">
              <w:t>Jane is eligible for aid category ‘43 - Standard plus Buy-In’.</w:t>
            </w:r>
          </w:p>
          <w:p w14:paraId="00FC3EFA" w14:textId="77777777" w:rsidR="00654E9B" w:rsidRPr="005878FA" w:rsidRDefault="00654E9B" w:rsidP="00E74DAA">
            <w:pPr>
              <w:pStyle w:val="ListParagraph"/>
              <w:numPr>
                <w:ilvl w:val="1"/>
                <w:numId w:val="655"/>
              </w:numPr>
              <w:contextualSpacing w:val="0"/>
            </w:pPr>
            <w:r w:rsidRPr="005878FA">
              <w:t>Medicaid start date: April 01, 2023.</w:t>
            </w:r>
          </w:p>
          <w:p w14:paraId="6808B8E9" w14:textId="77777777" w:rsidR="00654E9B" w:rsidRPr="005878FA" w:rsidRDefault="00654E9B" w:rsidP="00E74DAA">
            <w:pPr>
              <w:pStyle w:val="ListParagraph"/>
              <w:numPr>
                <w:ilvl w:val="1"/>
                <w:numId w:val="655"/>
              </w:numPr>
              <w:contextualSpacing w:val="0"/>
            </w:pPr>
            <w:r w:rsidRPr="005878FA">
              <w:t>Jane has not been marked ineligible for Homeless continuous eligibility by the agent portal user via continuous eligibility screen.</w:t>
            </w:r>
          </w:p>
          <w:p w14:paraId="31AAB669" w14:textId="77777777" w:rsidR="00654E9B" w:rsidRPr="005878FA" w:rsidRDefault="00654E9B" w:rsidP="00E74DAA">
            <w:pPr>
              <w:numPr>
                <w:ilvl w:val="1"/>
                <w:numId w:val="655"/>
              </w:numPr>
              <w:contextualSpacing w:val="0"/>
              <w:textAlignment w:val="center"/>
            </w:pPr>
            <w:r w:rsidRPr="005878FA">
              <w:t>Jane’s Medicaid coverage has NOT been determined to be “Final” coverage. Hence, Jane’s coverage is not considered as ‘Homeless established coverage’.</w:t>
            </w:r>
          </w:p>
          <w:p w14:paraId="7D24B16F" w14:textId="77777777" w:rsidR="00654E9B" w:rsidRPr="005878FA" w:rsidRDefault="00654E9B" w:rsidP="00E74DAA">
            <w:pPr>
              <w:pStyle w:val="ListParagraph"/>
              <w:numPr>
                <w:ilvl w:val="0"/>
                <w:numId w:val="655"/>
              </w:numPr>
              <w:contextualSpacing w:val="0"/>
            </w:pPr>
            <w:r w:rsidRPr="005878FA">
              <w:t>On June 20, 2023, an agent portal user verifies all the RFIs for Jane such that:</w:t>
            </w:r>
          </w:p>
          <w:p w14:paraId="03B7E09F" w14:textId="77777777" w:rsidR="00654E9B" w:rsidRPr="005878FA" w:rsidRDefault="00654E9B" w:rsidP="00E74DAA">
            <w:pPr>
              <w:pStyle w:val="ListParagraph"/>
              <w:numPr>
                <w:ilvl w:val="1"/>
                <w:numId w:val="655"/>
              </w:numPr>
              <w:contextualSpacing w:val="0"/>
            </w:pPr>
            <w:r w:rsidRPr="005878FA">
              <w:t>Jane’s Medicaid coverage has been determined to be “Final” coverage.</w:t>
            </w:r>
          </w:p>
          <w:p w14:paraId="4030D973" w14:textId="77777777" w:rsidR="00654E9B" w:rsidRPr="005878FA" w:rsidRDefault="00654E9B" w:rsidP="00E74DAA">
            <w:pPr>
              <w:pStyle w:val="ListParagraph"/>
              <w:numPr>
                <w:ilvl w:val="1"/>
                <w:numId w:val="655"/>
              </w:numPr>
              <w:contextualSpacing w:val="0"/>
            </w:pPr>
            <w:r w:rsidRPr="005878FA">
              <w:t>Jane is considered a verified chronically homeless member and is systematically eligible for aid category ‘43 - Standard plus Buy-In’ in the current eligibility</w:t>
            </w:r>
          </w:p>
          <w:p w14:paraId="2D12F8A1" w14:textId="77777777" w:rsidR="00654E9B" w:rsidRPr="005878FA" w:rsidRDefault="00654E9B" w:rsidP="00E74DAA">
            <w:pPr>
              <w:pStyle w:val="ListParagraph"/>
              <w:numPr>
                <w:ilvl w:val="1"/>
                <w:numId w:val="655"/>
              </w:numPr>
              <w:contextualSpacing w:val="0"/>
            </w:pPr>
            <w:r w:rsidRPr="005878FA">
              <w:t>The system considers Jane’s coverage as ‘Homeless established coverage’.</w:t>
            </w:r>
          </w:p>
          <w:p w14:paraId="4BD908E3" w14:textId="77777777" w:rsidR="00654E9B" w:rsidRPr="005878FA" w:rsidRDefault="00654E9B" w:rsidP="00E74DAA">
            <w:pPr>
              <w:pStyle w:val="ListParagraph"/>
              <w:numPr>
                <w:ilvl w:val="2"/>
                <w:numId w:val="655"/>
              </w:numPr>
              <w:contextualSpacing w:val="0"/>
            </w:pPr>
            <w:r w:rsidRPr="005878FA">
              <w:t>Start date for Homeless established coverage: June 20, 2023 (Since the aid category determined by the system in the current eligibility is the same as the previous eligibility aid category, the system considers the application submission date as the start date for ‘Homeless established coverage’.)</w:t>
            </w:r>
          </w:p>
          <w:p w14:paraId="6036C27B" w14:textId="77777777" w:rsidR="00654E9B" w:rsidRPr="005878FA" w:rsidRDefault="00654E9B" w:rsidP="00E74DAA">
            <w:pPr>
              <w:pStyle w:val="ListParagraph"/>
              <w:numPr>
                <w:ilvl w:val="2"/>
                <w:numId w:val="655"/>
              </w:numPr>
              <w:contextualSpacing w:val="0"/>
            </w:pPr>
            <w:r w:rsidRPr="005878FA">
              <w:t>End date for Homeless established coverage: June 30, 2025 [end of the month (June 20, 2023+ 24 months)].</w:t>
            </w:r>
          </w:p>
          <w:p w14:paraId="2FCFD69B" w14:textId="77777777" w:rsidR="00654E9B" w:rsidRPr="005878FA" w:rsidRDefault="00654E9B" w:rsidP="00654E9B"/>
          <w:p w14:paraId="5368BDB1" w14:textId="77777777" w:rsidR="00654E9B" w:rsidRPr="005878FA" w:rsidRDefault="00654E9B" w:rsidP="00654E9B">
            <w:r w:rsidRPr="005878FA">
              <w:t>Example 3: The system considers the ‘Homeless established coverage’ effective from the ‘Eligibility begin date’ until the end of X months)</w:t>
            </w:r>
          </w:p>
          <w:p w14:paraId="744210C8" w14:textId="77777777" w:rsidR="00654E9B" w:rsidRPr="005878FA" w:rsidRDefault="00654E9B" w:rsidP="00654E9B"/>
          <w:p w14:paraId="258AAE90" w14:textId="77777777" w:rsidR="00654E9B" w:rsidRPr="005878FA" w:rsidRDefault="00654E9B" w:rsidP="00E74DAA">
            <w:pPr>
              <w:pStyle w:val="ListParagraph"/>
              <w:numPr>
                <w:ilvl w:val="0"/>
                <w:numId w:val="655"/>
              </w:numPr>
              <w:contextualSpacing w:val="0"/>
            </w:pPr>
            <w:r w:rsidRPr="005878FA">
              <w:t>On April 11, 2023, Jane submits an application such that:</w:t>
            </w:r>
          </w:p>
          <w:p w14:paraId="54577EFC" w14:textId="77777777" w:rsidR="00654E9B" w:rsidRPr="005878FA" w:rsidRDefault="00654E9B" w:rsidP="00E74DAA">
            <w:pPr>
              <w:pStyle w:val="ListParagraph"/>
              <w:numPr>
                <w:ilvl w:val="1"/>
                <w:numId w:val="655"/>
              </w:numPr>
              <w:contextualSpacing w:val="0"/>
            </w:pPr>
            <w:r w:rsidRPr="005878FA">
              <w:lastRenderedPageBreak/>
              <w:t>Jane is considered a verified chronically homeless member.</w:t>
            </w:r>
          </w:p>
          <w:p w14:paraId="3BAF7DFC" w14:textId="77777777" w:rsidR="00654E9B" w:rsidRPr="005878FA" w:rsidRDefault="00654E9B" w:rsidP="00E74DAA">
            <w:pPr>
              <w:pStyle w:val="ListParagraph"/>
              <w:numPr>
                <w:ilvl w:val="1"/>
                <w:numId w:val="655"/>
              </w:numPr>
              <w:contextualSpacing w:val="0"/>
            </w:pPr>
            <w:r w:rsidRPr="005878FA">
              <w:t>Jane is eligible for aid category ‘43 - Standard plus Buy-In’</w:t>
            </w:r>
          </w:p>
          <w:p w14:paraId="568110BA" w14:textId="77777777" w:rsidR="00654E9B" w:rsidRPr="005878FA" w:rsidRDefault="00654E9B" w:rsidP="00E74DAA">
            <w:pPr>
              <w:pStyle w:val="ListParagraph"/>
              <w:numPr>
                <w:ilvl w:val="1"/>
                <w:numId w:val="655"/>
              </w:numPr>
              <w:contextualSpacing w:val="0"/>
            </w:pPr>
            <w:r w:rsidRPr="005878FA">
              <w:t>Medicaid eligibility begin date: April 01, 2023.</w:t>
            </w:r>
          </w:p>
          <w:p w14:paraId="306B83CA" w14:textId="77777777" w:rsidR="00654E9B" w:rsidRPr="005878FA" w:rsidRDefault="00654E9B" w:rsidP="00E74DAA">
            <w:pPr>
              <w:numPr>
                <w:ilvl w:val="1"/>
                <w:numId w:val="655"/>
              </w:numPr>
              <w:contextualSpacing w:val="0"/>
              <w:textAlignment w:val="center"/>
            </w:pPr>
            <w:r w:rsidRPr="005878FA">
              <w:t>Jane’s Medicaid coverage has NOT been determined to be “Final” coverage. Hence, Jane’s coverage is not considered as “Homeless established coverage”.</w:t>
            </w:r>
          </w:p>
          <w:p w14:paraId="27ABBC85" w14:textId="77777777" w:rsidR="00654E9B" w:rsidRPr="005878FA" w:rsidRDefault="00654E9B" w:rsidP="00E74DAA">
            <w:pPr>
              <w:pStyle w:val="ListParagraph"/>
              <w:numPr>
                <w:ilvl w:val="0"/>
                <w:numId w:val="655"/>
              </w:numPr>
              <w:contextualSpacing w:val="0"/>
            </w:pPr>
            <w:r w:rsidRPr="005878FA">
              <w:t xml:space="preserve">On May 05, 2023, an agent portal user verifies all the RFIs for Jane such that: </w:t>
            </w:r>
          </w:p>
          <w:p w14:paraId="026BEF85" w14:textId="77777777" w:rsidR="00654E9B" w:rsidRPr="005878FA" w:rsidRDefault="00654E9B" w:rsidP="00E74DAA">
            <w:pPr>
              <w:pStyle w:val="ListParagraph"/>
              <w:numPr>
                <w:ilvl w:val="1"/>
                <w:numId w:val="655"/>
              </w:numPr>
              <w:contextualSpacing w:val="0"/>
            </w:pPr>
            <w:r w:rsidRPr="005878FA">
              <w:t>Jane’s Medicaid coverage has been determined to be “Final” coverage.</w:t>
            </w:r>
          </w:p>
          <w:p w14:paraId="01D07373" w14:textId="77777777" w:rsidR="00654E9B" w:rsidRPr="005878FA" w:rsidRDefault="00654E9B" w:rsidP="00E74DAA">
            <w:pPr>
              <w:pStyle w:val="ListParagraph"/>
              <w:numPr>
                <w:ilvl w:val="1"/>
                <w:numId w:val="655"/>
              </w:numPr>
              <w:contextualSpacing w:val="0"/>
            </w:pPr>
            <w:r w:rsidRPr="005878FA">
              <w:t>Jane is considered a verified chronically homeless member and is systematically eligible for aid category ‘40 - Standard Family’ in the current eligibility.</w:t>
            </w:r>
          </w:p>
          <w:p w14:paraId="34E9A3C0" w14:textId="77777777" w:rsidR="00654E9B" w:rsidRPr="005878FA" w:rsidRDefault="00654E9B" w:rsidP="00E74DAA">
            <w:pPr>
              <w:pStyle w:val="ListParagraph"/>
              <w:numPr>
                <w:ilvl w:val="1"/>
                <w:numId w:val="655"/>
              </w:numPr>
              <w:contextualSpacing w:val="0"/>
            </w:pPr>
            <w:r w:rsidRPr="005878FA">
              <w:t>Jane has not been marked ineligible for Homeless continuous eligibility by the agent portal user via continuous eligibility screen.</w:t>
            </w:r>
          </w:p>
          <w:p w14:paraId="023BC43B" w14:textId="77777777" w:rsidR="00654E9B" w:rsidRPr="005878FA" w:rsidRDefault="00654E9B" w:rsidP="00E74DAA">
            <w:pPr>
              <w:pStyle w:val="ListParagraph"/>
              <w:numPr>
                <w:ilvl w:val="1"/>
                <w:numId w:val="655"/>
              </w:numPr>
              <w:contextualSpacing w:val="0"/>
            </w:pPr>
            <w:r w:rsidRPr="005878FA">
              <w:t>Medicaid eligibility begin date: April 25, 2023.</w:t>
            </w:r>
          </w:p>
          <w:p w14:paraId="49E3C235" w14:textId="77777777" w:rsidR="00654E9B" w:rsidRPr="005878FA" w:rsidRDefault="00654E9B" w:rsidP="00E74DAA">
            <w:pPr>
              <w:pStyle w:val="ListParagraph"/>
              <w:numPr>
                <w:ilvl w:val="1"/>
                <w:numId w:val="655"/>
              </w:numPr>
              <w:contextualSpacing w:val="0"/>
            </w:pPr>
            <w:r w:rsidRPr="005878FA">
              <w:t>The system considers Jane’s coverage as ‘Homeless established coverage’.</w:t>
            </w:r>
          </w:p>
          <w:p w14:paraId="419E3CA1" w14:textId="77777777" w:rsidR="00654E9B" w:rsidRPr="005878FA" w:rsidRDefault="00654E9B" w:rsidP="00E74DAA">
            <w:pPr>
              <w:pStyle w:val="ListParagraph"/>
              <w:numPr>
                <w:ilvl w:val="2"/>
                <w:numId w:val="655"/>
              </w:numPr>
              <w:contextualSpacing w:val="0"/>
            </w:pPr>
            <w:r w:rsidRPr="005878FA">
              <w:t>Start date for Homeless established coverage: April 25, 2023 (Since the aid category determined by the system in the current eligibility is not the same as the previous eligibility aid category, the system considers the ‘Eligibility begin date’ as the start date for ‘Homeless established coverage’.)</w:t>
            </w:r>
          </w:p>
          <w:p w14:paraId="6E88C101" w14:textId="77777777" w:rsidR="00654E9B" w:rsidRPr="005878FA" w:rsidRDefault="00654E9B" w:rsidP="00E74DAA">
            <w:pPr>
              <w:pStyle w:val="ListParagraph"/>
              <w:numPr>
                <w:ilvl w:val="2"/>
                <w:numId w:val="655"/>
              </w:numPr>
              <w:contextualSpacing w:val="0"/>
            </w:pPr>
            <w:r w:rsidRPr="005878FA">
              <w:t>End date for Homeless established coverage: April 30, 2025 [end of the month (April 25, 2023+ 24 months)].</w:t>
            </w:r>
          </w:p>
          <w:p w14:paraId="0F613F5F" w14:textId="77777777" w:rsidR="00654E9B" w:rsidRPr="005878FA" w:rsidRDefault="00654E9B" w:rsidP="00654E9B"/>
          <w:p w14:paraId="20C8EAAB" w14:textId="77777777" w:rsidR="00654E9B" w:rsidRPr="005878FA" w:rsidRDefault="00654E9B" w:rsidP="00654E9B">
            <w:r w:rsidRPr="005878FA">
              <w:t>Example 4: The system considers the ‘Homeless established coverage’ effective from the application submission date until the end of X months</w:t>
            </w:r>
          </w:p>
          <w:p w14:paraId="56DF5CB7" w14:textId="77777777" w:rsidR="00654E9B" w:rsidRPr="005878FA" w:rsidRDefault="00654E9B" w:rsidP="00654E9B"/>
          <w:p w14:paraId="51F4B3F8" w14:textId="77777777" w:rsidR="00654E9B" w:rsidRPr="005878FA" w:rsidRDefault="00654E9B" w:rsidP="00E74DAA">
            <w:pPr>
              <w:pStyle w:val="ListParagraph"/>
              <w:numPr>
                <w:ilvl w:val="0"/>
                <w:numId w:val="652"/>
              </w:numPr>
              <w:contextualSpacing w:val="0"/>
            </w:pPr>
            <w:r w:rsidRPr="005878FA">
              <w:t>On April 11, 2023, Jane submits an application such that:</w:t>
            </w:r>
          </w:p>
          <w:p w14:paraId="33A9029E" w14:textId="77777777" w:rsidR="00654E9B" w:rsidRPr="005878FA" w:rsidRDefault="00654E9B" w:rsidP="00E74DAA">
            <w:pPr>
              <w:pStyle w:val="ListParagraph"/>
              <w:numPr>
                <w:ilvl w:val="1"/>
                <w:numId w:val="652"/>
              </w:numPr>
              <w:contextualSpacing w:val="0"/>
            </w:pPr>
            <w:r w:rsidRPr="005878FA">
              <w:t>Jane is considered a verified chronically homeless member.</w:t>
            </w:r>
          </w:p>
          <w:p w14:paraId="75D632D9" w14:textId="77777777" w:rsidR="00654E9B" w:rsidRPr="005878FA" w:rsidRDefault="00654E9B" w:rsidP="00E74DAA">
            <w:pPr>
              <w:pStyle w:val="ListParagraph"/>
              <w:numPr>
                <w:ilvl w:val="1"/>
                <w:numId w:val="652"/>
              </w:numPr>
              <w:contextualSpacing w:val="0"/>
            </w:pPr>
            <w:r w:rsidRPr="005878FA">
              <w:t>Jane is eligible for aid category ‘43 - Standard plus Buy-In’.</w:t>
            </w:r>
          </w:p>
          <w:p w14:paraId="3569ABAA" w14:textId="77777777" w:rsidR="00654E9B" w:rsidRPr="005878FA" w:rsidRDefault="00654E9B" w:rsidP="00E74DAA">
            <w:pPr>
              <w:pStyle w:val="ListParagraph"/>
              <w:numPr>
                <w:ilvl w:val="1"/>
                <w:numId w:val="652"/>
              </w:numPr>
              <w:contextualSpacing w:val="0"/>
            </w:pPr>
            <w:r w:rsidRPr="005878FA">
              <w:t>Medicaid eligibility begin date: April 01, 2023.</w:t>
            </w:r>
          </w:p>
          <w:p w14:paraId="31EB63E9" w14:textId="77777777" w:rsidR="00654E9B" w:rsidRPr="005878FA" w:rsidRDefault="00654E9B" w:rsidP="00E74DAA">
            <w:pPr>
              <w:pStyle w:val="ListParagraph"/>
              <w:numPr>
                <w:ilvl w:val="1"/>
                <w:numId w:val="652"/>
              </w:numPr>
              <w:contextualSpacing w:val="0"/>
            </w:pPr>
            <w:r w:rsidRPr="005878FA">
              <w:t>Jane has not been marked ineligible for Homeless continuous eligibility by the agent portal user via continuous eligibility screen.</w:t>
            </w:r>
          </w:p>
          <w:p w14:paraId="2E64C29A" w14:textId="77777777" w:rsidR="00654E9B" w:rsidRPr="005878FA" w:rsidRDefault="00654E9B" w:rsidP="00E74DAA">
            <w:pPr>
              <w:numPr>
                <w:ilvl w:val="1"/>
                <w:numId w:val="652"/>
              </w:numPr>
              <w:contextualSpacing w:val="0"/>
              <w:textAlignment w:val="center"/>
            </w:pPr>
            <w:r w:rsidRPr="005878FA">
              <w:t>Jane’s Medicaid coverage has NOT been determined to be “Final” coverage. Hence, Jane’s coverage is not considered as ‘Homeless established coverage’.</w:t>
            </w:r>
          </w:p>
          <w:p w14:paraId="6A8A696E" w14:textId="77777777" w:rsidR="00654E9B" w:rsidRPr="005878FA" w:rsidRDefault="00654E9B" w:rsidP="00E74DAA">
            <w:pPr>
              <w:pStyle w:val="ListParagraph"/>
              <w:numPr>
                <w:ilvl w:val="0"/>
                <w:numId w:val="652"/>
              </w:numPr>
              <w:contextualSpacing w:val="0"/>
            </w:pPr>
            <w:r w:rsidRPr="005878FA">
              <w:t xml:space="preserve">On May 20, 2023, Jane reports a change such that: </w:t>
            </w:r>
          </w:p>
          <w:p w14:paraId="5AFB98D8" w14:textId="77777777" w:rsidR="00654E9B" w:rsidRPr="005878FA" w:rsidRDefault="00654E9B" w:rsidP="00E74DAA">
            <w:pPr>
              <w:pStyle w:val="ListParagraph"/>
              <w:numPr>
                <w:ilvl w:val="1"/>
                <w:numId w:val="652"/>
              </w:numPr>
              <w:contextualSpacing w:val="0"/>
            </w:pPr>
            <w:r w:rsidRPr="005878FA">
              <w:lastRenderedPageBreak/>
              <w:t>Jane requests retro coverage from Feb 20, 2023.</w:t>
            </w:r>
          </w:p>
          <w:p w14:paraId="0123884A" w14:textId="77777777" w:rsidR="00654E9B" w:rsidRPr="005878FA" w:rsidRDefault="00654E9B" w:rsidP="00E74DAA">
            <w:pPr>
              <w:pStyle w:val="ListParagraph"/>
              <w:numPr>
                <w:ilvl w:val="1"/>
                <w:numId w:val="652"/>
              </w:numPr>
              <w:contextualSpacing w:val="0"/>
            </w:pPr>
            <w:r w:rsidRPr="005878FA">
              <w:t>Jane is considered a verified chronically homeless member and is eligible for aid category ‘43 - Standard plus Buy-In’.</w:t>
            </w:r>
          </w:p>
          <w:p w14:paraId="4B302EFD" w14:textId="77777777" w:rsidR="00654E9B" w:rsidRPr="005878FA" w:rsidRDefault="00654E9B" w:rsidP="00E74DAA">
            <w:pPr>
              <w:pStyle w:val="ListParagraph"/>
              <w:numPr>
                <w:ilvl w:val="1"/>
                <w:numId w:val="652"/>
              </w:numPr>
              <w:contextualSpacing w:val="0"/>
            </w:pPr>
            <w:r w:rsidRPr="005878FA">
              <w:t>Jane’s Medicaid coverage has been determined to be “Final” coverage.</w:t>
            </w:r>
          </w:p>
          <w:p w14:paraId="12876AEB" w14:textId="77777777" w:rsidR="00654E9B" w:rsidRPr="005878FA" w:rsidRDefault="00654E9B" w:rsidP="00E74DAA">
            <w:pPr>
              <w:pStyle w:val="ListParagraph"/>
              <w:numPr>
                <w:ilvl w:val="1"/>
                <w:numId w:val="652"/>
              </w:numPr>
              <w:contextualSpacing w:val="0"/>
            </w:pPr>
            <w:r w:rsidRPr="005878FA">
              <w:t>Jane has not been marked ineligible for Homeless continuous eligibility by the agent portal user via continuous eligibility screen.</w:t>
            </w:r>
          </w:p>
          <w:p w14:paraId="701D717D" w14:textId="77777777" w:rsidR="00654E9B" w:rsidRPr="005878FA" w:rsidRDefault="00654E9B" w:rsidP="00E74DAA">
            <w:pPr>
              <w:pStyle w:val="ListParagraph"/>
              <w:numPr>
                <w:ilvl w:val="1"/>
                <w:numId w:val="652"/>
              </w:numPr>
              <w:contextualSpacing w:val="0"/>
            </w:pPr>
            <w:r w:rsidRPr="005878FA">
              <w:t>Updated Medicaid eligibility begin date: Feb 01, 2023.</w:t>
            </w:r>
          </w:p>
          <w:p w14:paraId="3497CA7D" w14:textId="77777777" w:rsidR="00654E9B" w:rsidRPr="005878FA" w:rsidRDefault="00654E9B" w:rsidP="00E74DAA">
            <w:pPr>
              <w:pStyle w:val="ListParagraph"/>
              <w:numPr>
                <w:ilvl w:val="1"/>
                <w:numId w:val="652"/>
              </w:numPr>
              <w:contextualSpacing w:val="0"/>
            </w:pPr>
            <w:r w:rsidRPr="005878FA">
              <w:t>The system considers Jane’s coverage as ‘Homeless established coverage’.</w:t>
            </w:r>
          </w:p>
          <w:p w14:paraId="3E3FDD79" w14:textId="77777777" w:rsidR="00654E9B" w:rsidRPr="005878FA" w:rsidRDefault="00654E9B" w:rsidP="00E74DAA">
            <w:pPr>
              <w:pStyle w:val="ListParagraph"/>
              <w:numPr>
                <w:ilvl w:val="2"/>
                <w:numId w:val="652"/>
              </w:numPr>
              <w:contextualSpacing w:val="0"/>
            </w:pPr>
            <w:r w:rsidRPr="005878FA">
              <w:t>Start date for Homeless established coverage: May 20, 2023 (Since the aid category determined by the system in the current eligibility is the same as the aid category from the previous eligibility, the system considers the application submission date as the start date for ‘Homeless established coverage’.)</w:t>
            </w:r>
          </w:p>
          <w:p w14:paraId="33205069" w14:textId="77777777" w:rsidR="00654E9B" w:rsidRPr="005878FA" w:rsidRDefault="00654E9B" w:rsidP="00E74DAA">
            <w:pPr>
              <w:pStyle w:val="ListParagraph"/>
              <w:numPr>
                <w:ilvl w:val="2"/>
                <w:numId w:val="652"/>
              </w:numPr>
              <w:contextualSpacing w:val="0"/>
            </w:pPr>
            <w:r w:rsidRPr="005878FA">
              <w:t>End date for Homeless established coverage: May 31, 2025 [end of the month (May 20, 2023+ 24 months)].</w:t>
            </w:r>
          </w:p>
          <w:p w14:paraId="79B9A3BC" w14:textId="77777777" w:rsidR="00654E9B" w:rsidRPr="005878FA" w:rsidRDefault="00654E9B" w:rsidP="00654E9B"/>
          <w:p w14:paraId="61CB4A19" w14:textId="77777777" w:rsidR="00654E9B" w:rsidRPr="005878FA" w:rsidRDefault="00654E9B" w:rsidP="00654E9B">
            <w:r w:rsidRPr="005878FA">
              <w:t>Example 5: The system considers the ‘Homeless established coverage’ effective from the Eligibility begin date until the end of X months)]</w:t>
            </w:r>
          </w:p>
          <w:p w14:paraId="4EE68303" w14:textId="77777777" w:rsidR="00654E9B" w:rsidRPr="005878FA" w:rsidRDefault="00654E9B" w:rsidP="00654E9B"/>
          <w:p w14:paraId="7C3CF370" w14:textId="77777777" w:rsidR="00654E9B" w:rsidRPr="005878FA" w:rsidRDefault="00654E9B" w:rsidP="00E74DAA">
            <w:pPr>
              <w:pStyle w:val="ListParagraph"/>
              <w:numPr>
                <w:ilvl w:val="0"/>
                <w:numId w:val="656"/>
              </w:numPr>
              <w:contextualSpacing w:val="0"/>
            </w:pPr>
            <w:r w:rsidRPr="005878FA">
              <w:t>On April 11, 2023, Jane submits an application such that:</w:t>
            </w:r>
          </w:p>
          <w:p w14:paraId="4953F85D" w14:textId="77777777" w:rsidR="00654E9B" w:rsidRPr="005878FA" w:rsidRDefault="00654E9B" w:rsidP="00E74DAA">
            <w:pPr>
              <w:pStyle w:val="ListParagraph"/>
              <w:numPr>
                <w:ilvl w:val="1"/>
                <w:numId w:val="656"/>
              </w:numPr>
              <w:contextualSpacing w:val="0"/>
            </w:pPr>
            <w:r w:rsidRPr="005878FA">
              <w:t>Jane is considered a verified chronically homeless member.</w:t>
            </w:r>
          </w:p>
          <w:p w14:paraId="356BD82F" w14:textId="77777777" w:rsidR="00654E9B" w:rsidRPr="005878FA" w:rsidRDefault="00654E9B" w:rsidP="00E74DAA">
            <w:pPr>
              <w:pStyle w:val="ListParagraph"/>
              <w:numPr>
                <w:ilvl w:val="1"/>
                <w:numId w:val="656"/>
              </w:numPr>
              <w:contextualSpacing w:val="0"/>
            </w:pPr>
            <w:r w:rsidRPr="005878FA">
              <w:t>Jane is eligible for aid category ‘43 - Standard plus Buy-In’.</w:t>
            </w:r>
          </w:p>
          <w:p w14:paraId="05515919" w14:textId="77777777" w:rsidR="00654E9B" w:rsidRPr="005878FA" w:rsidRDefault="00654E9B" w:rsidP="00E74DAA">
            <w:pPr>
              <w:pStyle w:val="ListParagraph"/>
              <w:numPr>
                <w:ilvl w:val="1"/>
                <w:numId w:val="656"/>
              </w:numPr>
              <w:contextualSpacing w:val="0"/>
            </w:pPr>
            <w:r w:rsidRPr="005878FA">
              <w:t>Medicaid eligibility begin date: April 01, 2023.</w:t>
            </w:r>
          </w:p>
          <w:p w14:paraId="1CD3B547" w14:textId="77777777" w:rsidR="00654E9B" w:rsidRPr="005878FA" w:rsidRDefault="00654E9B" w:rsidP="00E74DAA">
            <w:pPr>
              <w:pStyle w:val="ListParagraph"/>
              <w:numPr>
                <w:ilvl w:val="1"/>
                <w:numId w:val="656"/>
              </w:numPr>
              <w:contextualSpacing w:val="0"/>
            </w:pPr>
            <w:r w:rsidRPr="005878FA">
              <w:t>Jane has not been marked ineligible for Homeless continuous eligibility by the agent portal user via continuous eligibility screen.</w:t>
            </w:r>
          </w:p>
          <w:p w14:paraId="00DE2A2E" w14:textId="77777777" w:rsidR="00654E9B" w:rsidRPr="005878FA" w:rsidRDefault="00654E9B" w:rsidP="00E74DAA">
            <w:pPr>
              <w:numPr>
                <w:ilvl w:val="1"/>
                <w:numId w:val="656"/>
              </w:numPr>
              <w:contextualSpacing w:val="0"/>
              <w:textAlignment w:val="center"/>
            </w:pPr>
            <w:r w:rsidRPr="005878FA">
              <w:t>Jane’s Medicaid coverage has NOT been determined to be “Final” coverage. Hence, Jane’s coverage is not considered as ‘Homeless established coverage’.</w:t>
            </w:r>
          </w:p>
          <w:p w14:paraId="6604E1D4" w14:textId="77777777" w:rsidR="00654E9B" w:rsidRPr="005878FA" w:rsidRDefault="00654E9B" w:rsidP="00E74DAA">
            <w:pPr>
              <w:pStyle w:val="ListParagraph"/>
              <w:numPr>
                <w:ilvl w:val="0"/>
                <w:numId w:val="656"/>
              </w:numPr>
              <w:contextualSpacing w:val="0"/>
            </w:pPr>
            <w:r w:rsidRPr="005878FA">
              <w:t xml:space="preserve">On May 20, 2023, Jane reports a change and increases income such that: </w:t>
            </w:r>
          </w:p>
          <w:p w14:paraId="645867EB" w14:textId="77777777" w:rsidR="00654E9B" w:rsidRPr="005878FA" w:rsidRDefault="00654E9B" w:rsidP="00E74DAA">
            <w:pPr>
              <w:pStyle w:val="ListParagraph"/>
              <w:numPr>
                <w:ilvl w:val="1"/>
                <w:numId w:val="656"/>
              </w:numPr>
              <w:contextualSpacing w:val="0"/>
            </w:pPr>
            <w:r w:rsidRPr="005878FA">
              <w:t>Jane requests retro coverage from Feb 20, 2023.</w:t>
            </w:r>
          </w:p>
          <w:p w14:paraId="2E9788E0" w14:textId="77777777" w:rsidR="00654E9B" w:rsidRPr="005878FA" w:rsidRDefault="00654E9B" w:rsidP="00E74DAA">
            <w:pPr>
              <w:pStyle w:val="ListParagraph"/>
              <w:numPr>
                <w:ilvl w:val="1"/>
                <w:numId w:val="656"/>
              </w:numPr>
              <w:contextualSpacing w:val="0"/>
            </w:pPr>
            <w:r w:rsidRPr="005878FA">
              <w:t>Jane is considered a verified chronically homeless member and is eligible for aid category ‘53 - CommonHealth’.</w:t>
            </w:r>
          </w:p>
          <w:p w14:paraId="066ABF70" w14:textId="77777777" w:rsidR="00654E9B" w:rsidRPr="005878FA" w:rsidRDefault="00654E9B" w:rsidP="00E74DAA">
            <w:pPr>
              <w:pStyle w:val="ListParagraph"/>
              <w:numPr>
                <w:ilvl w:val="1"/>
                <w:numId w:val="656"/>
              </w:numPr>
              <w:contextualSpacing w:val="0"/>
            </w:pPr>
            <w:r w:rsidRPr="005878FA">
              <w:t>Jane’s Medicaid coverage has been determined to be “Final” coverage.</w:t>
            </w:r>
          </w:p>
          <w:p w14:paraId="483ED8CB" w14:textId="77777777" w:rsidR="00654E9B" w:rsidRPr="005878FA" w:rsidRDefault="00654E9B" w:rsidP="00E74DAA">
            <w:pPr>
              <w:pStyle w:val="ListParagraph"/>
              <w:numPr>
                <w:ilvl w:val="1"/>
                <w:numId w:val="656"/>
              </w:numPr>
              <w:contextualSpacing w:val="0"/>
            </w:pPr>
            <w:r w:rsidRPr="005878FA">
              <w:lastRenderedPageBreak/>
              <w:t>Jane has not been marked ineligible for Homeless continuous eligibility by the agent portal user via continuous eligibility screen.</w:t>
            </w:r>
          </w:p>
          <w:p w14:paraId="2E0FCAEC" w14:textId="77777777" w:rsidR="00654E9B" w:rsidRPr="005878FA" w:rsidRDefault="00654E9B" w:rsidP="00E74DAA">
            <w:pPr>
              <w:pStyle w:val="ListParagraph"/>
              <w:numPr>
                <w:ilvl w:val="1"/>
                <w:numId w:val="656"/>
              </w:numPr>
              <w:contextualSpacing w:val="0"/>
            </w:pPr>
            <w:r w:rsidRPr="005878FA">
              <w:t>Updated Medicaid eligibility begin date: Feb 01, 2023.</w:t>
            </w:r>
          </w:p>
          <w:p w14:paraId="2EE89E25" w14:textId="77777777" w:rsidR="00654E9B" w:rsidRPr="005878FA" w:rsidRDefault="00654E9B" w:rsidP="00E74DAA">
            <w:pPr>
              <w:pStyle w:val="ListParagraph"/>
              <w:numPr>
                <w:ilvl w:val="1"/>
                <w:numId w:val="656"/>
              </w:numPr>
              <w:contextualSpacing w:val="0"/>
            </w:pPr>
            <w:r w:rsidRPr="005878FA">
              <w:t>The system considers Jane’s coverage as ‘Homeless established coverage’.</w:t>
            </w:r>
          </w:p>
          <w:p w14:paraId="2D07C630" w14:textId="77777777" w:rsidR="00654E9B" w:rsidRPr="005878FA" w:rsidRDefault="00654E9B" w:rsidP="00E74DAA">
            <w:pPr>
              <w:pStyle w:val="ListParagraph"/>
              <w:numPr>
                <w:ilvl w:val="2"/>
                <w:numId w:val="656"/>
              </w:numPr>
              <w:contextualSpacing w:val="0"/>
            </w:pPr>
            <w:r w:rsidRPr="005878FA">
              <w:t>Start date for Homeless established coverage: Feb 01, 2023 (Since the aid category determined by the system in the current eligibility is the different than the aid category from the previous eligibility, the system considers the Eligibility begin date as the start date for ‘Homeless established coverage’.)</w:t>
            </w:r>
          </w:p>
          <w:p w14:paraId="1E4AE3A0" w14:textId="77777777" w:rsidR="00654E9B" w:rsidRPr="005878FA" w:rsidRDefault="00654E9B" w:rsidP="00E74DAA">
            <w:pPr>
              <w:pStyle w:val="ListParagraph"/>
              <w:numPr>
                <w:ilvl w:val="2"/>
                <w:numId w:val="656"/>
              </w:numPr>
              <w:contextualSpacing w:val="0"/>
            </w:pPr>
            <w:r w:rsidRPr="005878FA">
              <w:t>End date for Homeless established coverage: Feb 28, 2025 [end of the month (Feb 20, 2023+ 24 months)].</w:t>
            </w:r>
          </w:p>
          <w:p w14:paraId="3A0B2FD7" w14:textId="77777777" w:rsidR="00654E9B" w:rsidRPr="005878FA" w:rsidRDefault="00654E9B" w:rsidP="00654E9B"/>
        </w:tc>
      </w:tr>
      <w:tr w:rsidR="00654E9B" w:rsidRPr="00010013" w14:paraId="15108515" w14:textId="77777777" w:rsidTr="00654E9B">
        <w:trPr>
          <w:trHeight w:val="350"/>
        </w:trPr>
        <w:tc>
          <w:tcPr>
            <w:tcW w:w="1957" w:type="dxa"/>
            <w:shd w:val="clear" w:color="auto" w:fill="FFFFFF" w:themeFill="background1"/>
            <w:vAlign w:val="center"/>
          </w:tcPr>
          <w:p w14:paraId="10C20764" w14:textId="77777777" w:rsidR="00654E9B" w:rsidRPr="005878FA" w:rsidRDefault="00654E9B" w:rsidP="00654E9B">
            <w:r w:rsidRPr="005878FA">
              <w:lastRenderedPageBreak/>
              <w:t>HCE.PCS.02.005</w:t>
            </w:r>
          </w:p>
        </w:tc>
        <w:tc>
          <w:tcPr>
            <w:tcW w:w="7313" w:type="dxa"/>
            <w:shd w:val="clear" w:color="auto" w:fill="FFFFFF" w:themeFill="background1"/>
          </w:tcPr>
          <w:p w14:paraId="7EA24105" w14:textId="77777777" w:rsidR="00654E9B" w:rsidRPr="005878FA" w:rsidRDefault="00654E9B" w:rsidP="00654E9B">
            <w:pPr>
              <w:spacing w:line="252" w:lineRule="auto"/>
            </w:pPr>
            <w:r w:rsidRPr="005878FA">
              <w:t xml:space="preserve">The system shall consider the ‘Continuous Medicaid Eligibility for Homeless’ as “Yes” (else “No”) if the Homeless established coverage is carried forward/not removed in the current eligibility. </w:t>
            </w:r>
          </w:p>
          <w:p w14:paraId="31A557C6" w14:textId="77777777" w:rsidR="00654E9B" w:rsidRPr="005878FA" w:rsidRDefault="00654E9B" w:rsidP="00654E9B"/>
          <w:p w14:paraId="2F25239E" w14:textId="77777777" w:rsidR="00654E9B" w:rsidRPr="005878FA" w:rsidRDefault="00654E9B" w:rsidP="00654E9B">
            <w:r w:rsidRPr="005878FA">
              <w:t xml:space="preserve">Example 1: Set the ‘Continuous Medicaid Eligibility for Homeless’ for a member who has the ‘Homeless established coverage’. </w:t>
            </w:r>
          </w:p>
          <w:p w14:paraId="3ED43253" w14:textId="77777777" w:rsidR="00654E9B" w:rsidRPr="005878FA" w:rsidRDefault="00654E9B" w:rsidP="00654E9B"/>
          <w:p w14:paraId="6D9B7064" w14:textId="77777777" w:rsidR="00654E9B" w:rsidRPr="005878FA" w:rsidRDefault="00654E9B" w:rsidP="00E74DAA">
            <w:pPr>
              <w:pStyle w:val="ListParagraph"/>
              <w:numPr>
                <w:ilvl w:val="0"/>
                <w:numId w:val="619"/>
              </w:numPr>
              <w:contextualSpacing w:val="0"/>
            </w:pPr>
            <w:r w:rsidRPr="005878FA">
              <w:t>An application exists for Amy such that Amy has ‘Homeless established coverage’ systematically.</w:t>
            </w:r>
          </w:p>
          <w:p w14:paraId="7F33AF26" w14:textId="77777777" w:rsidR="00654E9B" w:rsidRPr="005878FA" w:rsidRDefault="00654E9B" w:rsidP="00E74DAA">
            <w:pPr>
              <w:pStyle w:val="ListParagraph"/>
              <w:numPr>
                <w:ilvl w:val="0"/>
                <w:numId w:val="619"/>
              </w:numPr>
              <w:contextualSpacing w:val="0"/>
            </w:pPr>
            <w:r w:rsidRPr="005878FA">
              <w:t xml:space="preserve">A program determination occurs, and the ‘Homeless established coverage’ is carried forward/not removed in the current eligibility. </w:t>
            </w:r>
          </w:p>
          <w:p w14:paraId="7CD34AB3" w14:textId="77777777" w:rsidR="00654E9B" w:rsidRPr="005878FA" w:rsidRDefault="00654E9B" w:rsidP="00E74DAA">
            <w:pPr>
              <w:pStyle w:val="ListParagraph"/>
              <w:numPr>
                <w:ilvl w:val="0"/>
                <w:numId w:val="619"/>
              </w:numPr>
              <w:contextualSpacing w:val="0"/>
            </w:pPr>
            <w:r w:rsidRPr="005878FA">
              <w:t>The system will set the ‘Continuous Medicaid Eligibility for Homeless’ as ‘Yes’.</w:t>
            </w:r>
          </w:p>
          <w:p w14:paraId="50E5A5A5" w14:textId="77777777" w:rsidR="00654E9B" w:rsidRPr="005878FA" w:rsidRDefault="00654E9B" w:rsidP="00654E9B"/>
        </w:tc>
      </w:tr>
      <w:tr w:rsidR="00654E9B" w:rsidRPr="00010013" w14:paraId="2D2B32C9" w14:textId="77777777" w:rsidTr="00654E9B">
        <w:trPr>
          <w:trHeight w:val="350"/>
        </w:trPr>
        <w:tc>
          <w:tcPr>
            <w:tcW w:w="1957" w:type="dxa"/>
            <w:shd w:val="clear" w:color="auto" w:fill="FFFFFF" w:themeFill="background1"/>
            <w:vAlign w:val="center"/>
          </w:tcPr>
          <w:p w14:paraId="35CE3DD0" w14:textId="77777777" w:rsidR="00654E9B" w:rsidRPr="005878FA" w:rsidRDefault="00654E9B" w:rsidP="00654E9B">
            <w:r w:rsidRPr="005878FA">
              <w:t>HCE.PCS.02.006</w:t>
            </w:r>
          </w:p>
        </w:tc>
        <w:tc>
          <w:tcPr>
            <w:tcW w:w="7313" w:type="dxa"/>
            <w:shd w:val="clear" w:color="auto" w:fill="FFFFFF" w:themeFill="background1"/>
          </w:tcPr>
          <w:p w14:paraId="44261D78" w14:textId="77777777" w:rsidR="00654E9B" w:rsidRPr="005878FA" w:rsidRDefault="00654E9B" w:rsidP="00654E9B">
            <w:r w:rsidRPr="005878FA">
              <w:t>The system shall remove/not carry forward the ‘Homeless established coverage’ and the ‘Homeless established coverage protected aid category’ if any of the below conditions are true during the program determination:</w:t>
            </w:r>
          </w:p>
          <w:p w14:paraId="05455452" w14:textId="77777777" w:rsidR="00654E9B" w:rsidRPr="005878FA" w:rsidRDefault="00654E9B" w:rsidP="00E74DAA">
            <w:pPr>
              <w:pStyle w:val="ListBullet"/>
              <w:numPr>
                <w:ilvl w:val="0"/>
                <w:numId w:val="622"/>
              </w:numPr>
              <w:contextualSpacing w:val="0"/>
              <w:rPr>
                <w:rFonts w:ascii="Arial" w:hAnsi="Arial" w:cstheme="minorHAnsi"/>
              </w:rPr>
            </w:pPr>
            <w:r w:rsidRPr="005878FA">
              <w:rPr>
                <w:rFonts w:ascii="Arial" w:hAnsi="Arial" w:cstheme="minorHAnsi"/>
              </w:rPr>
              <w:t>The member is marked ineligible for Homeless continuous eligibility by the agent portal user via continuous eligibility screen.</w:t>
            </w:r>
          </w:p>
          <w:p w14:paraId="4FC08B74" w14:textId="77777777" w:rsidR="00654E9B" w:rsidRPr="005878FA" w:rsidRDefault="00654E9B" w:rsidP="00C57D35">
            <w:pPr>
              <w:pStyle w:val="ListBullet"/>
              <w:numPr>
                <w:ilvl w:val="0"/>
                <w:numId w:val="0"/>
              </w:numPr>
              <w:ind w:left="720"/>
              <w:rPr>
                <w:rFonts w:ascii="Arial" w:hAnsi="Arial" w:cstheme="minorHAnsi"/>
              </w:rPr>
            </w:pPr>
            <w:r w:rsidRPr="005878FA">
              <w:rPr>
                <w:rFonts w:ascii="Arial" w:hAnsi="Arial" w:cstheme="minorHAnsi"/>
              </w:rPr>
              <w:t>OR</w:t>
            </w:r>
          </w:p>
          <w:p w14:paraId="28B2CDCA" w14:textId="77777777" w:rsidR="00654E9B" w:rsidRPr="005878FA" w:rsidRDefault="00654E9B" w:rsidP="00E74DAA">
            <w:pPr>
              <w:pStyle w:val="ListBullet"/>
              <w:numPr>
                <w:ilvl w:val="0"/>
                <w:numId w:val="622"/>
              </w:numPr>
              <w:contextualSpacing w:val="0"/>
              <w:rPr>
                <w:rFonts w:ascii="Arial" w:hAnsi="Arial" w:cstheme="minorHAnsi"/>
              </w:rPr>
            </w:pPr>
            <w:r w:rsidRPr="005878FA">
              <w:rPr>
                <w:rFonts w:ascii="Arial" w:hAnsi="Arial" w:cstheme="minorHAnsi"/>
              </w:rPr>
              <w:t>Any one of the closure reasons (primary or non-primary) with value ‘Y’ in column “Remove Continuous Eligibility for Homeless” in “</w:t>
            </w:r>
            <w:hyperlink w:anchor="Closure_reason_hierarchy" w:history="1">
              <w:r w:rsidRPr="005878FA">
                <w:rPr>
                  <w:rFonts w:ascii="Arial" w:hAnsi="Arial" w:cstheme="minorHAnsi"/>
                </w:rPr>
                <w:t>Closure Reason Hierarchy sheet</w:t>
              </w:r>
            </w:hyperlink>
            <w:r w:rsidRPr="005878FA">
              <w:rPr>
                <w:rFonts w:ascii="Arial" w:hAnsi="Arial" w:cstheme="minorHAnsi"/>
              </w:rPr>
              <w:t>” is applied to the member.</w:t>
            </w:r>
          </w:p>
          <w:p w14:paraId="6E8D8064" w14:textId="77777777" w:rsidR="00654E9B" w:rsidRPr="005878FA" w:rsidRDefault="00654E9B" w:rsidP="00C57D35">
            <w:pPr>
              <w:pStyle w:val="ListBullet"/>
              <w:numPr>
                <w:ilvl w:val="0"/>
                <w:numId w:val="0"/>
              </w:numPr>
              <w:ind w:left="720"/>
              <w:rPr>
                <w:rFonts w:ascii="Arial" w:hAnsi="Arial" w:cstheme="minorHAnsi"/>
              </w:rPr>
            </w:pPr>
            <w:r w:rsidRPr="005878FA">
              <w:rPr>
                <w:rFonts w:ascii="Arial" w:hAnsi="Arial" w:cstheme="minorHAnsi"/>
              </w:rPr>
              <w:t>OR</w:t>
            </w:r>
          </w:p>
          <w:p w14:paraId="45837D81" w14:textId="77777777" w:rsidR="00654E9B" w:rsidRPr="005878FA" w:rsidRDefault="00654E9B" w:rsidP="00E74DAA">
            <w:pPr>
              <w:pStyle w:val="ListBullet"/>
              <w:numPr>
                <w:ilvl w:val="0"/>
                <w:numId w:val="622"/>
              </w:numPr>
              <w:contextualSpacing w:val="0"/>
              <w:rPr>
                <w:rFonts w:ascii="Arial" w:hAnsi="Arial" w:cstheme="minorHAnsi"/>
              </w:rPr>
            </w:pPr>
            <w:r w:rsidRPr="005878FA">
              <w:rPr>
                <w:rFonts w:ascii="Arial" w:hAnsi="Arial" w:cstheme="minorHAnsi"/>
              </w:rPr>
              <w:t>{The current date is greater than the [end of the month of (Start date for ‘Homeless established coverage’ + X months) (Configurable)]</w:t>
            </w:r>
          </w:p>
          <w:p w14:paraId="60729D65" w14:textId="77777777" w:rsidR="00654E9B" w:rsidRPr="005878FA" w:rsidRDefault="00654E9B" w:rsidP="00C57D35">
            <w:pPr>
              <w:pStyle w:val="ListBullet"/>
              <w:numPr>
                <w:ilvl w:val="0"/>
                <w:numId w:val="0"/>
              </w:numPr>
              <w:ind w:left="720"/>
              <w:rPr>
                <w:rFonts w:ascii="Arial" w:hAnsi="Arial" w:cstheme="minorHAnsi"/>
              </w:rPr>
            </w:pPr>
            <w:r w:rsidRPr="005878FA">
              <w:rPr>
                <w:rFonts w:ascii="Arial" w:hAnsi="Arial" w:cstheme="minorHAnsi"/>
              </w:rPr>
              <w:lastRenderedPageBreak/>
              <w:t>AND</w:t>
            </w:r>
          </w:p>
          <w:p w14:paraId="280D1C3C" w14:textId="77777777" w:rsidR="00654E9B" w:rsidRPr="005878FA" w:rsidRDefault="00654E9B" w:rsidP="00654E9B">
            <w:pPr>
              <w:shd w:val="clear" w:color="auto" w:fill="FFFFFF"/>
              <w:spacing w:before="100" w:beforeAutospacing="1" w:after="100" w:afterAutospacing="1"/>
              <w:ind w:left="704"/>
            </w:pPr>
            <w:r w:rsidRPr="005878FA">
              <w:t>The application date (appl_date) for the member is within the last 12 months of the current date.}</w:t>
            </w:r>
          </w:p>
          <w:p w14:paraId="1A00FCE5" w14:textId="77777777" w:rsidR="00654E9B" w:rsidRPr="005878FA" w:rsidRDefault="00654E9B" w:rsidP="00654E9B"/>
          <w:p w14:paraId="32F2A187" w14:textId="77777777" w:rsidR="00654E9B" w:rsidRPr="005878FA" w:rsidRDefault="00654E9B" w:rsidP="00654E9B">
            <w:r w:rsidRPr="005878FA">
              <w:t>Note:  The system shall carry forward the ‘Homeless established coverage’ in the subsequent eligibilities until any of the removal conditions in HCE.PCS.02.005 are true.</w:t>
            </w:r>
          </w:p>
          <w:p w14:paraId="212B84B2" w14:textId="77777777" w:rsidR="00654E9B" w:rsidRPr="005878FA" w:rsidRDefault="00654E9B" w:rsidP="00654E9B"/>
          <w:p w14:paraId="1D8E738A" w14:textId="77777777" w:rsidR="00654E9B" w:rsidRPr="005878FA" w:rsidRDefault="00654E9B" w:rsidP="00654E9B">
            <w:r w:rsidRPr="005878FA">
              <w:t xml:space="preserve">Example 1: The system does not remove ‘Homeless established coverage’ when a member is no longer verified chronically homeless based on the information received from the homeless database source.  </w:t>
            </w:r>
          </w:p>
          <w:p w14:paraId="7CF3248F" w14:textId="77777777" w:rsidR="00654E9B" w:rsidRPr="005878FA" w:rsidRDefault="00654E9B" w:rsidP="00E74DAA">
            <w:pPr>
              <w:pStyle w:val="ListParagraph"/>
              <w:numPr>
                <w:ilvl w:val="0"/>
                <w:numId w:val="632"/>
              </w:numPr>
              <w:contextualSpacing w:val="0"/>
            </w:pPr>
            <w:r w:rsidRPr="005878FA">
              <w:t xml:space="preserve">An application exists for Jane such that: </w:t>
            </w:r>
          </w:p>
          <w:p w14:paraId="16CE8155" w14:textId="77777777" w:rsidR="00654E9B" w:rsidRPr="005878FA" w:rsidRDefault="00654E9B" w:rsidP="00E74DAA">
            <w:pPr>
              <w:pStyle w:val="ListParagraph"/>
              <w:numPr>
                <w:ilvl w:val="1"/>
                <w:numId w:val="632"/>
              </w:numPr>
              <w:contextualSpacing w:val="0"/>
            </w:pPr>
            <w:r w:rsidRPr="005878FA">
              <w:t xml:space="preserve">Jane is a verified chronically homeless member based on the information received from the homeless database source. </w:t>
            </w:r>
          </w:p>
          <w:p w14:paraId="0B444544" w14:textId="77777777" w:rsidR="00654E9B" w:rsidRPr="005878FA" w:rsidRDefault="00654E9B" w:rsidP="00E74DAA">
            <w:pPr>
              <w:pStyle w:val="ListParagraph"/>
              <w:numPr>
                <w:ilvl w:val="1"/>
                <w:numId w:val="632"/>
              </w:numPr>
              <w:contextualSpacing w:val="0"/>
            </w:pPr>
            <w:r w:rsidRPr="005878FA">
              <w:t>Jane’s coverage is considered as ‘Homeless established coverage’ until March 31, 2025.</w:t>
            </w:r>
          </w:p>
          <w:p w14:paraId="5521FBB2" w14:textId="77777777" w:rsidR="00654E9B" w:rsidRPr="005878FA" w:rsidRDefault="00654E9B" w:rsidP="00E74DAA">
            <w:pPr>
              <w:pStyle w:val="ListBullet"/>
              <w:numPr>
                <w:ilvl w:val="0"/>
                <w:numId w:val="632"/>
              </w:numPr>
              <w:contextualSpacing w:val="0"/>
              <w:rPr>
                <w:rFonts w:ascii="Arial" w:hAnsi="Arial" w:cstheme="minorHAnsi"/>
              </w:rPr>
            </w:pPr>
            <w:r w:rsidRPr="005878FA">
              <w:rPr>
                <w:rFonts w:ascii="Arial" w:hAnsi="Arial" w:cstheme="minorHAnsi"/>
              </w:rPr>
              <w:t xml:space="preserve">On October 06, 2023, the system determines that Jane is no longer a verified chronically homeless member based on the information received from the homeless database source . </w:t>
            </w:r>
          </w:p>
          <w:p w14:paraId="13C1CC22" w14:textId="77777777" w:rsidR="00654E9B" w:rsidRPr="005878FA" w:rsidRDefault="00654E9B" w:rsidP="00E74DAA">
            <w:pPr>
              <w:pStyle w:val="ListBullet"/>
              <w:numPr>
                <w:ilvl w:val="0"/>
                <w:numId w:val="632"/>
              </w:numPr>
              <w:contextualSpacing w:val="0"/>
              <w:rPr>
                <w:rFonts w:ascii="Arial" w:hAnsi="Arial" w:cstheme="minorHAnsi"/>
              </w:rPr>
            </w:pPr>
            <w:r w:rsidRPr="005878FA">
              <w:rPr>
                <w:rFonts w:ascii="Arial" w:hAnsi="Arial" w:cstheme="minorHAnsi"/>
              </w:rPr>
              <w:t xml:space="preserve">The system does not remove the ‘Homeless established coverage’ for Jane </w:t>
            </w:r>
          </w:p>
          <w:p w14:paraId="0CC1007B" w14:textId="77777777" w:rsidR="00654E9B" w:rsidRPr="005878FA" w:rsidRDefault="00654E9B" w:rsidP="00C57D35">
            <w:pPr>
              <w:pStyle w:val="ListBullet"/>
              <w:numPr>
                <w:ilvl w:val="0"/>
                <w:numId w:val="0"/>
              </w:numPr>
              <w:ind w:left="270" w:hanging="270"/>
              <w:rPr>
                <w:rFonts w:ascii="Arial" w:hAnsi="Arial" w:cstheme="minorHAnsi"/>
              </w:rPr>
            </w:pPr>
          </w:p>
          <w:p w14:paraId="633C3723" w14:textId="77777777" w:rsidR="00654E9B" w:rsidRPr="005878FA" w:rsidRDefault="00654E9B" w:rsidP="00654E9B">
            <w:r w:rsidRPr="005878FA">
              <w:t>Example 2: The system removes ‘Homeless established coverage’ when an agent portal user marks the member as ineligible for Homeless continuous eligibility via continuous eligibility screen</w:t>
            </w:r>
          </w:p>
          <w:p w14:paraId="181C2C5C" w14:textId="77777777" w:rsidR="00654E9B" w:rsidRPr="005878FA" w:rsidRDefault="00654E9B" w:rsidP="00E74DAA">
            <w:pPr>
              <w:pStyle w:val="ListParagraph"/>
              <w:numPr>
                <w:ilvl w:val="0"/>
                <w:numId w:val="633"/>
              </w:numPr>
              <w:contextualSpacing w:val="0"/>
            </w:pPr>
            <w:r w:rsidRPr="005878FA">
              <w:t>On March 12, 2023, Jane’s coverage is considered as ‘Homeless established coverage’ until March 31, 2025.</w:t>
            </w:r>
          </w:p>
          <w:p w14:paraId="0BDE7574" w14:textId="77777777" w:rsidR="00654E9B" w:rsidRPr="005878FA" w:rsidRDefault="00654E9B" w:rsidP="00E74DAA">
            <w:pPr>
              <w:pStyle w:val="ListParagraph"/>
              <w:numPr>
                <w:ilvl w:val="0"/>
                <w:numId w:val="633"/>
              </w:numPr>
              <w:contextualSpacing w:val="0"/>
            </w:pPr>
            <w:r w:rsidRPr="005878FA">
              <w:t xml:space="preserve">Jane is considered verified chronically homeless based on the information received from the homeless database source </w:t>
            </w:r>
          </w:p>
          <w:p w14:paraId="704CA72C" w14:textId="77777777" w:rsidR="00654E9B" w:rsidRPr="005878FA" w:rsidRDefault="00654E9B" w:rsidP="00E74DAA">
            <w:pPr>
              <w:pStyle w:val="ListParagraph"/>
              <w:numPr>
                <w:ilvl w:val="0"/>
                <w:numId w:val="633"/>
              </w:numPr>
              <w:contextualSpacing w:val="0"/>
            </w:pPr>
            <w:r w:rsidRPr="005878FA">
              <w:t>On October 06, 2023, an agent portal user marks the member as ineligible for Homeless continuous eligibility via continuous eligibility screen</w:t>
            </w:r>
            <w:r w:rsidRPr="005878FA" w:rsidDel="00744E4C">
              <w:t xml:space="preserve"> </w:t>
            </w:r>
            <w:r w:rsidRPr="005878FA">
              <w:t>and re-runs the eligibility.</w:t>
            </w:r>
          </w:p>
          <w:p w14:paraId="47B6407D" w14:textId="77777777" w:rsidR="00654E9B" w:rsidRPr="005878FA" w:rsidRDefault="00654E9B" w:rsidP="00E74DAA">
            <w:pPr>
              <w:pStyle w:val="ListParagraph"/>
              <w:numPr>
                <w:ilvl w:val="0"/>
                <w:numId w:val="633"/>
              </w:numPr>
              <w:contextualSpacing w:val="0"/>
            </w:pPr>
            <w:r w:rsidRPr="005878FA">
              <w:t xml:space="preserve">The system removes the ‘Homeless established coverage’ for Jane and sets the value for ‘Continuous Medicaid Eligibility for Homeless’ as “No”.  </w:t>
            </w:r>
          </w:p>
          <w:p w14:paraId="35D4DED7" w14:textId="77777777" w:rsidR="00654E9B" w:rsidRPr="005878FA" w:rsidRDefault="00654E9B" w:rsidP="00C57D35">
            <w:pPr>
              <w:pStyle w:val="ListBullet"/>
              <w:numPr>
                <w:ilvl w:val="0"/>
                <w:numId w:val="0"/>
              </w:numPr>
              <w:ind w:left="270" w:hanging="270"/>
              <w:rPr>
                <w:rFonts w:ascii="Arial" w:hAnsi="Arial" w:cstheme="minorHAnsi"/>
              </w:rPr>
            </w:pPr>
          </w:p>
          <w:p w14:paraId="4275B95E" w14:textId="77777777" w:rsidR="00654E9B" w:rsidRPr="005878FA" w:rsidRDefault="00654E9B" w:rsidP="00654E9B">
            <w:r w:rsidRPr="005878FA">
              <w:t xml:space="preserve">Example 3: The system does not remove ‘Homeless established coverage’ when an agent portal user unchecks the ‘Verified homeless continuous eligibility’ checkbox.  </w:t>
            </w:r>
          </w:p>
          <w:p w14:paraId="39552E21" w14:textId="77777777" w:rsidR="00654E9B" w:rsidRPr="005878FA" w:rsidRDefault="00654E9B" w:rsidP="00E74DAA">
            <w:pPr>
              <w:pStyle w:val="ListParagraph"/>
              <w:numPr>
                <w:ilvl w:val="0"/>
                <w:numId w:val="634"/>
              </w:numPr>
              <w:contextualSpacing w:val="0"/>
            </w:pPr>
            <w:r w:rsidRPr="005878FA">
              <w:t>An application exists for Jane such that:</w:t>
            </w:r>
          </w:p>
          <w:p w14:paraId="13D77FCF" w14:textId="77777777" w:rsidR="00654E9B" w:rsidRPr="005878FA" w:rsidRDefault="00654E9B" w:rsidP="00E74DAA">
            <w:pPr>
              <w:pStyle w:val="ListParagraph"/>
              <w:numPr>
                <w:ilvl w:val="1"/>
                <w:numId w:val="634"/>
              </w:numPr>
              <w:contextualSpacing w:val="0"/>
            </w:pPr>
            <w:r w:rsidRPr="005878FA">
              <w:t>Jane is considered verified chronically homeless due to ‘Verified homeless continuous eligibility’ checkbox attestation by the agent portal user.</w:t>
            </w:r>
          </w:p>
          <w:p w14:paraId="4D4ED72E" w14:textId="77777777" w:rsidR="00654E9B" w:rsidRPr="005878FA" w:rsidRDefault="00654E9B" w:rsidP="00E74DAA">
            <w:pPr>
              <w:pStyle w:val="ListParagraph"/>
              <w:numPr>
                <w:ilvl w:val="1"/>
                <w:numId w:val="634"/>
              </w:numPr>
              <w:contextualSpacing w:val="0"/>
            </w:pPr>
            <w:r w:rsidRPr="005878FA">
              <w:lastRenderedPageBreak/>
              <w:t>Jane’s coverage is considered as ‘Homeless established coverage’.</w:t>
            </w:r>
          </w:p>
          <w:p w14:paraId="64A1D547" w14:textId="77777777" w:rsidR="00654E9B" w:rsidRPr="005878FA" w:rsidRDefault="00654E9B" w:rsidP="00E74DAA">
            <w:pPr>
              <w:pStyle w:val="ListBullet"/>
              <w:numPr>
                <w:ilvl w:val="0"/>
                <w:numId w:val="634"/>
              </w:numPr>
              <w:contextualSpacing w:val="0"/>
              <w:rPr>
                <w:rFonts w:ascii="Arial" w:hAnsi="Arial" w:cstheme="minorHAnsi"/>
              </w:rPr>
            </w:pPr>
            <w:r w:rsidRPr="005878FA">
              <w:rPr>
                <w:rFonts w:ascii="Arial" w:hAnsi="Arial" w:cstheme="minorHAnsi"/>
              </w:rPr>
              <w:t>An agent portal user unchecks the ‘Verified homeless continuous eligibility’ checkbox for the member and re-runs the eligibility from the Continuous Eligibility screen (Agent Portal).</w:t>
            </w:r>
          </w:p>
          <w:p w14:paraId="2F7FEF44" w14:textId="77777777" w:rsidR="00654E9B" w:rsidRPr="005878FA" w:rsidRDefault="00654E9B" w:rsidP="00E74DAA">
            <w:pPr>
              <w:pStyle w:val="ListBullet"/>
              <w:numPr>
                <w:ilvl w:val="0"/>
                <w:numId w:val="634"/>
              </w:numPr>
              <w:contextualSpacing w:val="0"/>
              <w:rPr>
                <w:rFonts w:ascii="Arial" w:hAnsi="Arial" w:cstheme="minorHAnsi"/>
              </w:rPr>
            </w:pPr>
            <w:r w:rsidRPr="005878FA">
              <w:rPr>
                <w:rFonts w:ascii="Arial" w:hAnsi="Arial" w:cstheme="minorHAnsi"/>
              </w:rPr>
              <w:t xml:space="preserve">The system determines that Jane is no longer a verified chronically homeless member. </w:t>
            </w:r>
          </w:p>
          <w:p w14:paraId="5A0AE1D0" w14:textId="77777777" w:rsidR="00654E9B" w:rsidRPr="005878FA" w:rsidRDefault="00654E9B" w:rsidP="00E74DAA">
            <w:pPr>
              <w:pStyle w:val="ListBullet"/>
              <w:numPr>
                <w:ilvl w:val="0"/>
                <w:numId w:val="634"/>
              </w:numPr>
              <w:contextualSpacing w:val="0"/>
              <w:rPr>
                <w:rFonts w:ascii="Arial" w:hAnsi="Arial" w:cstheme="minorHAnsi"/>
              </w:rPr>
            </w:pPr>
            <w:r w:rsidRPr="005878FA">
              <w:rPr>
                <w:rFonts w:ascii="Arial" w:hAnsi="Arial" w:cstheme="minorHAnsi"/>
              </w:rPr>
              <w:t xml:space="preserve">The system does not remove the ‘Homeless established coverage’ for Jane and sets the value for ‘Continuous Medicaid Eligibility for Homeless’ as “No”.  </w:t>
            </w:r>
          </w:p>
          <w:p w14:paraId="1D4EB1C8" w14:textId="523E8FEB" w:rsidR="00654E9B" w:rsidRPr="00C57D35" w:rsidRDefault="00654E9B" w:rsidP="00C57D35">
            <w:pPr>
              <w:pStyle w:val="ListBullet"/>
              <w:numPr>
                <w:ilvl w:val="0"/>
                <w:numId w:val="0"/>
              </w:numPr>
              <w:ind w:left="270" w:hanging="270"/>
              <w:rPr>
                <w:rFonts w:ascii="Arial" w:hAnsi="Arial" w:cstheme="minorHAnsi"/>
              </w:rPr>
            </w:pPr>
            <w:r w:rsidRPr="00C57D35">
              <w:rPr>
                <w:rFonts w:ascii="Arial" w:hAnsi="Arial" w:cstheme="minorHAnsi"/>
              </w:rPr>
              <w:t>Example 4: The system removes ‘Homeless established coverage’ when any one of the closure reasons (primary or non-primary) with the value ‘Y’ in column “Remove Continuous Eligibility for Homeless” in “</w:t>
            </w:r>
            <w:hyperlink w:anchor="Closure_reason_hierarchy" w:history="1">
              <w:r w:rsidRPr="00C57D35">
                <w:rPr>
                  <w:rFonts w:ascii="Arial" w:hAnsi="Arial" w:cstheme="minorHAnsi"/>
                </w:rPr>
                <w:t>Closure Reason Hierarchy sheet</w:t>
              </w:r>
            </w:hyperlink>
            <w:r w:rsidRPr="00C57D35">
              <w:rPr>
                <w:rFonts w:ascii="Arial" w:hAnsi="Arial" w:cstheme="minorHAnsi"/>
              </w:rPr>
              <w:t>” is applied to the member.</w:t>
            </w:r>
          </w:p>
          <w:p w14:paraId="6F070305" w14:textId="77777777" w:rsidR="00654E9B" w:rsidRPr="005878FA" w:rsidRDefault="00654E9B" w:rsidP="00E74DAA">
            <w:pPr>
              <w:pStyle w:val="ListBullet"/>
              <w:numPr>
                <w:ilvl w:val="0"/>
                <w:numId w:val="635"/>
              </w:numPr>
              <w:contextualSpacing w:val="0"/>
              <w:rPr>
                <w:rFonts w:ascii="Arial" w:hAnsi="Arial" w:cstheme="minorHAnsi"/>
              </w:rPr>
            </w:pPr>
            <w:r w:rsidRPr="005878FA">
              <w:rPr>
                <w:rFonts w:ascii="Arial" w:hAnsi="Arial" w:cstheme="minorHAnsi"/>
              </w:rPr>
              <w:t>An application exists for Jane who has ‘Homeless established coverage’.</w:t>
            </w:r>
          </w:p>
          <w:p w14:paraId="7B0BCDF3" w14:textId="77777777" w:rsidR="00654E9B" w:rsidRPr="005878FA" w:rsidRDefault="00654E9B" w:rsidP="00E74DAA">
            <w:pPr>
              <w:pStyle w:val="ListBullet"/>
              <w:numPr>
                <w:ilvl w:val="0"/>
                <w:numId w:val="635"/>
              </w:numPr>
              <w:contextualSpacing w:val="0"/>
              <w:rPr>
                <w:rFonts w:ascii="Arial" w:hAnsi="Arial" w:cstheme="minorHAnsi"/>
              </w:rPr>
            </w:pPr>
            <w:r w:rsidRPr="005878FA">
              <w:rPr>
                <w:rFonts w:ascii="Arial" w:hAnsi="Arial" w:cstheme="minorHAnsi"/>
              </w:rPr>
              <w:t>An agent portal user applies the following closure reasons on Jane via the administrative closing screen:</w:t>
            </w:r>
          </w:p>
          <w:p w14:paraId="0EE8DC4A" w14:textId="77777777" w:rsidR="00654E9B" w:rsidRPr="005878FA" w:rsidRDefault="00654E9B" w:rsidP="00E74DAA">
            <w:pPr>
              <w:pStyle w:val="ListBullet"/>
              <w:numPr>
                <w:ilvl w:val="1"/>
                <w:numId w:val="635"/>
              </w:numPr>
              <w:contextualSpacing w:val="0"/>
              <w:rPr>
                <w:rFonts w:ascii="Arial" w:hAnsi="Arial" w:cstheme="minorHAnsi"/>
              </w:rPr>
            </w:pPr>
            <w:r w:rsidRPr="005878FA">
              <w:rPr>
                <w:rFonts w:ascii="Arial" w:hAnsi="Arial" w:cstheme="minorHAnsi"/>
              </w:rPr>
              <w:t>Closure reason “50- Whereabouts unknown” is applied as primary closure reason (Configurable value as “N” in column “Remove Continuous Eligibility for Homeless”.)</w:t>
            </w:r>
          </w:p>
          <w:p w14:paraId="1657C3D9" w14:textId="77777777" w:rsidR="00654E9B" w:rsidRPr="005878FA" w:rsidRDefault="00654E9B" w:rsidP="00E74DAA">
            <w:pPr>
              <w:pStyle w:val="ListBullet"/>
              <w:numPr>
                <w:ilvl w:val="1"/>
                <w:numId w:val="635"/>
              </w:numPr>
              <w:contextualSpacing w:val="0"/>
              <w:rPr>
                <w:rFonts w:ascii="Arial" w:hAnsi="Arial" w:cstheme="minorHAnsi"/>
              </w:rPr>
            </w:pPr>
            <w:r w:rsidRPr="005878FA">
              <w:rPr>
                <w:rFonts w:ascii="Arial" w:hAnsi="Arial" w:cstheme="minorHAnsi"/>
              </w:rPr>
              <w:t xml:space="preserve">Closure reason “46- Entered Penal Institution” (Configurable value as “Y” in column “Remove Continuous Eligibility for Homeless”.) is applied as a non-primary closure reason. </w:t>
            </w:r>
          </w:p>
          <w:p w14:paraId="400121D1" w14:textId="77777777" w:rsidR="00654E9B" w:rsidRPr="005878FA" w:rsidRDefault="00654E9B" w:rsidP="00E74DAA">
            <w:pPr>
              <w:pStyle w:val="ListBullet"/>
              <w:numPr>
                <w:ilvl w:val="0"/>
                <w:numId w:val="635"/>
              </w:numPr>
              <w:contextualSpacing w:val="0"/>
              <w:rPr>
                <w:rFonts w:ascii="Arial" w:hAnsi="Arial" w:cstheme="minorHAnsi"/>
              </w:rPr>
            </w:pPr>
            <w:r w:rsidRPr="005878FA">
              <w:rPr>
                <w:rFonts w:ascii="Arial" w:hAnsi="Arial" w:cstheme="minorHAnsi"/>
              </w:rPr>
              <w:t xml:space="preserve">The system removes the ‘Homeless established coverage’ for Jane. </w:t>
            </w:r>
          </w:p>
          <w:p w14:paraId="3BD80FE5" w14:textId="6C8F93AB" w:rsidR="00654E9B" w:rsidRPr="005878FA" w:rsidRDefault="00C57D35" w:rsidP="00C57D35">
            <w:pPr>
              <w:shd w:val="clear" w:color="auto" w:fill="FFFFFF"/>
              <w:spacing w:before="100" w:beforeAutospacing="1" w:after="100" w:afterAutospacing="1"/>
            </w:pPr>
            <w:r>
              <w:t>E</w:t>
            </w:r>
            <w:r w:rsidR="00654E9B" w:rsidRPr="005878FA">
              <w:t>xample 5: The system removes ‘Homeless established coverage’ when the current date is greater than the [end of the month of (Start date for ‘Homeless established coverage’</w:t>
            </w:r>
            <w:r w:rsidR="00654E9B" w:rsidRPr="005878FA" w:rsidDel="00DA40E4">
              <w:t xml:space="preserve"> </w:t>
            </w:r>
            <w:r w:rsidR="00654E9B" w:rsidRPr="005878FA">
              <w:t>+ X months) (Configurable)] and the application date (appl_date) for the member has been updated in the last 12 months.</w:t>
            </w:r>
          </w:p>
          <w:p w14:paraId="6AE6A239" w14:textId="77777777" w:rsidR="00654E9B" w:rsidRPr="005878FA" w:rsidRDefault="00654E9B" w:rsidP="00E74DAA">
            <w:pPr>
              <w:pStyle w:val="ListBullet"/>
              <w:numPr>
                <w:ilvl w:val="0"/>
                <w:numId w:val="638"/>
              </w:numPr>
              <w:contextualSpacing w:val="0"/>
              <w:rPr>
                <w:rFonts w:ascii="Arial" w:hAnsi="Arial" w:cstheme="minorHAnsi"/>
              </w:rPr>
            </w:pPr>
            <w:r w:rsidRPr="005878FA">
              <w:rPr>
                <w:rFonts w:ascii="Arial" w:hAnsi="Arial" w:cstheme="minorHAnsi"/>
              </w:rPr>
              <w:t>Eligibility E1: On March 12, 2023, Jane is granted ‘Homeless established coverage’ systematically until March 31, 2025.</w:t>
            </w:r>
          </w:p>
          <w:p w14:paraId="2CEA6356" w14:textId="77777777" w:rsidR="00654E9B" w:rsidRPr="005878FA" w:rsidRDefault="00654E9B" w:rsidP="00654E9B">
            <w:pPr>
              <w:shd w:val="clear" w:color="auto" w:fill="FFFFFF"/>
              <w:spacing w:before="100" w:beforeAutospacing="1" w:after="100" w:afterAutospacing="1"/>
              <w:ind w:left="704"/>
            </w:pPr>
            <w:r w:rsidRPr="005878FA">
              <w:t>Eligibility E2: On April 01, 2025, a program determination occurs and the system determines that the application date (appl_date) for Jane was updated in the last 12 months.</w:t>
            </w:r>
          </w:p>
          <w:p w14:paraId="36F1B32F" w14:textId="77777777" w:rsidR="00654E9B" w:rsidRPr="005878FA" w:rsidRDefault="00654E9B" w:rsidP="00E74DAA">
            <w:pPr>
              <w:pStyle w:val="ListBullet"/>
              <w:numPr>
                <w:ilvl w:val="0"/>
                <w:numId w:val="638"/>
              </w:numPr>
              <w:contextualSpacing w:val="0"/>
              <w:rPr>
                <w:rFonts w:ascii="Arial" w:hAnsi="Arial" w:cstheme="minorHAnsi"/>
              </w:rPr>
            </w:pPr>
            <w:r w:rsidRPr="005878FA">
              <w:rPr>
                <w:rFonts w:ascii="Arial" w:hAnsi="Arial" w:cstheme="minorHAnsi"/>
              </w:rPr>
              <w:t>The system removes the ‘Homeless established coverage’ for Jane and sets the value for Continuous Medicaid Eligibility for Homeless as “No”.</w:t>
            </w:r>
          </w:p>
          <w:p w14:paraId="7173DCDA" w14:textId="77777777" w:rsidR="00654E9B" w:rsidRPr="005878FA" w:rsidRDefault="00654E9B" w:rsidP="00C57D35">
            <w:pPr>
              <w:pStyle w:val="ListBullet"/>
              <w:numPr>
                <w:ilvl w:val="0"/>
                <w:numId w:val="0"/>
              </w:numPr>
              <w:ind w:left="270" w:hanging="270"/>
              <w:rPr>
                <w:rFonts w:ascii="Arial" w:hAnsi="Arial" w:cstheme="minorHAnsi"/>
              </w:rPr>
            </w:pPr>
          </w:p>
          <w:p w14:paraId="04EC7BAE" w14:textId="77777777" w:rsidR="00654E9B" w:rsidRPr="005878FA" w:rsidRDefault="00654E9B" w:rsidP="00C57D35">
            <w:pPr>
              <w:pStyle w:val="ListBullet"/>
              <w:numPr>
                <w:ilvl w:val="0"/>
                <w:numId w:val="0"/>
              </w:numPr>
              <w:ind w:left="270" w:hanging="270"/>
              <w:rPr>
                <w:rFonts w:ascii="Arial" w:hAnsi="Arial" w:cstheme="minorHAnsi"/>
              </w:rPr>
            </w:pPr>
            <w:r w:rsidRPr="005878FA">
              <w:rPr>
                <w:rFonts w:ascii="Arial" w:hAnsi="Arial" w:cstheme="minorHAnsi"/>
              </w:rPr>
              <w:t>Example 6: The system does not remove the ‘Homeless established coverage’ when a member has ‘Homeless established coverage’ and RFI is generated.</w:t>
            </w:r>
          </w:p>
          <w:p w14:paraId="7F5165A6" w14:textId="77777777" w:rsidR="00654E9B" w:rsidRPr="005878FA" w:rsidRDefault="00654E9B" w:rsidP="00E74DAA">
            <w:pPr>
              <w:pStyle w:val="ListBullet"/>
              <w:numPr>
                <w:ilvl w:val="0"/>
                <w:numId w:val="636"/>
              </w:numPr>
              <w:contextualSpacing w:val="0"/>
              <w:rPr>
                <w:rFonts w:ascii="Arial" w:hAnsi="Arial" w:cstheme="minorHAnsi"/>
              </w:rPr>
            </w:pPr>
            <w:r w:rsidRPr="005878FA">
              <w:rPr>
                <w:rFonts w:ascii="Arial" w:hAnsi="Arial" w:cstheme="minorHAnsi"/>
              </w:rPr>
              <w:t>An application exists for Jane such that Jane has ‘Homeless established coverage’.</w:t>
            </w:r>
          </w:p>
          <w:p w14:paraId="70B58E48" w14:textId="77777777" w:rsidR="00654E9B" w:rsidRPr="005878FA" w:rsidRDefault="00654E9B" w:rsidP="00E74DAA">
            <w:pPr>
              <w:pStyle w:val="ListBullet"/>
              <w:numPr>
                <w:ilvl w:val="0"/>
                <w:numId w:val="636"/>
              </w:numPr>
              <w:contextualSpacing w:val="0"/>
              <w:rPr>
                <w:rFonts w:ascii="Arial" w:hAnsi="Arial" w:cstheme="minorHAnsi"/>
              </w:rPr>
            </w:pPr>
            <w:r w:rsidRPr="005878FA">
              <w:rPr>
                <w:rFonts w:ascii="Arial" w:hAnsi="Arial" w:cstheme="minorHAnsi"/>
              </w:rPr>
              <w:t>A change is reported in Jane’s application such that the Income RFI is generated for Jane.</w:t>
            </w:r>
          </w:p>
          <w:p w14:paraId="00205F77" w14:textId="77777777" w:rsidR="00654E9B" w:rsidRPr="005878FA" w:rsidRDefault="00654E9B" w:rsidP="00E74DAA">
            <w:pPr>
              <w:pStyle w:val="ListParagraph"/>
              <w:numPr>
                <w:ilvl w:val="0"/>
                <w:numId w:val="636"/>
              </w:numPr>
              <w:contextualSpacing w:val="0"/>
            </w:pPr>
            <w:r w:rsidRPr="005878FA">
              <w:t xml:space="preserve">The system does not remove Jane’s ‘Homeless established coverage’. </w:t>
            </w:r>
          </w:p>
          <w:p w14:paraId="74FAFCB8" w14:textId="77777777" w:rsidR="00654E9B" w:rsidRPr="005878FA" w:rsidRDefault="00654E9B" w:rsidP="00654E9B">
            <w:pPr>
              <w:numPr>
                <w:ilvl w:val="1"/>
                <w:numId w:val="0"/>
              </w:numPr>
              <w:tabs>
                <w:tab w:val="num" w:pos="360"/>
              </w:tabs>
            </w:pPr>
          </w:p>
          <w:p w14:paraId="5BBE0A4B" w14:textId="77777777" w:rsidR="00654E9B" w:rsidRPr="005878FA" w:rsidRDefault="00654E9B" w:rsidP="00C57D35">
            <w:pPr>
              <w:pStyle w:val="ListBullet"/>
              <w:numPr>
                <w:ilvl w:val="0"/>
                <w:numId w:val="0"/>
              </w:numPr>
              <w:ind w:left="270" w:hanging="270"/>
              <w:rPr>
                <w:rFonts w:ascii="Arial" w:hAnsi="Arial" w:cstheme="minorHAnsi"/>
              </w:rPr>
            </w:pPr>
            <w:r w:rsidRPr="005878FA">
              <w:rPr>
                <w:rFonts w:ascii="Arial" w:hAnsi="Arial" w:cstheme="minorHAnsi"/>
              </w:rPr>
              <w:t>Example 7: The system re-establishes the ‘Homeless established coverage’ after removal.</w:t>
            </w:r>
          </w:p>
          <w:p w14:paraId="249DB33E" w14:textId="77777777" w:rsidR="00654E9B" w:rsidRPr="005878FA" w:rsidRDefault="00654E9B" w:rsidP="00E74DAA">
            <w:pPr>
              <w:pStyle w:val="ListBullet"/>
              <w:numPr>
                <w:ilvl w:val="0"/>
                <w:numId w:val="637"/>
              </w:numPr>
              <w:contextualSpacing w:val="0"/>
              <w:rPr>
                <w:rFonts w:ascii="Arial" w:hAnsi="Arial" w:cstheme="minorHAnsi"/>
              </w:rPr>
            </w:pPr>
            <w:r w:rsidRPr="005878FA">
              <w:rPr>
                <w:rFonts w:ascii="Arial" w:hAnsi="Arial" w:cstheme="minorHAnsi"/>
              </w:rPr>
              <w:t xml:space="preserve">An application exists for Jane such that Jane has ‘Homeless established coverage’ and aid category ‘43 - Standard plus Buy-In’ as the Homeless established coverage protected aid category. </w:t>
            </w:r>
          </w:p>
          <w:p w14:paraId="50F21CC0" w14:textId="77777777" w:rsidR="00654E9B" w:rsidRPr="005878FA" w:rsidRDefault="00654E9B" w:rsidP="00E74DAA">
            <w:pPr>
              <w:pStyle w:val="ListBullet"/>
              <w:numPr>
                <w:ilvl w:val="0"/>
                <w:numId w:val="637"/>
              </w:numPr>
              <w:contextualSpacing w:val="0"/>
              <w:rPr>
                <w:rFonts w:ascii="Arial" w:hAnsi="Arial" w:cstheme="minorHAnsi"/>
              </w:rPr>
            </w:pPr>
            <w:r w:rsidRPr="005878FA">
              <w:rPr>
                <w:rFonts w:ascii="Arial" w:hAnsi="Arial" w:cstheme="minorHAnsi"/>
              </w:rPr>
              <w:t>An agent portal user applies Closure reason ‘46- Entered Penal Institution’ (Configurable value as “Y” in column “Remove Continuous Eligibility for Homeless) to the member.</w:t>
            </w:r>
          </w:p>
          <w:p w14:paraId="7345D9AC" w14:textId="77777777" w:rsidR="00654E9B" w:rsidRPr="005878FA" w:rsidRDefault="00654E9B" w:rsidP="00E74DAA">
            <w:pPr>
              <w:pStyle w:val="ListBullet"/>
              <w:numPr>
                <w:ilvl w:val="1"/>
                <w:numId w:val="637"/>
              </w:numPr>
              <w:contextualSpacing w:val="0"/>
              <w:rPr>
                <w:rFonts w:ascii="Arial" w:hAnsi="Arial" w:cstheme="minorHAnsi"/>
              </w:rPr>
            </w:pPr>
            <w:r w:rsidRPr="005878FA">
              <w:rPr>
                <w:rFonts w:ascii="Arial" w:hAnsi="Arial" w:cstheme="minorHAnsi"/>
              </w:rPr>
              <w:t>The system removes the ‘Homeless established coverage’ for Jane.</w:t>
            </w:r>
          </w:p>
          <w:p w14:paraId="59BC9936" w14:textId="77777777" w:rsidR="00654E9B" w:rsidRPr="005878FA" w:rsidRDefault="00654E9B" w:rsidP="00E74DAA">
            <w:pPr>
              <w:pStyle w:val="ListBullet"/>
              <w:numPr>
                <w:ilvl w:val="0"/>
                <w:numId w:val="637"/>
              </w:numPr>
              <w:contextualSpacing w:val="0"/>
              <w:rPr>
                <w:rFonts w:ascii="Arial" w:hAnsi="Arial" w:cstheme="minorHAnsi"/>
              </w:rPr>
            </w:pPr>
            <w:r w:rsidRPr="005878FA">
              <w:rPr>
                <w:rFonts w:ascii="Arial" w:hAnsi="Arial" w:cstheme="minorHAnsi"/>
              </w:rPr>
              <w:t>An agent portal removes Closure reason ‘46- Entered Penal Institution’ (Configurable value as “Y” in column “Remove Continuous Eligibility for homeless”) from Jane.</w:t>
            </w:r>
          </w:p>
          <w:p w14:paraId="334EA507" w14:textId="77777777" w:rsidR="00654E9B" w:rsidRPr="005878FA" w:rsidRDefault="00654E9B" w:rsidP="00E74DAA">
            <w:pPr>
              <w:pStyle w:val="ListBullet"/>
              <w:numPr>
                <w:ilvl w:val="1"/>
                <w:numId w:val="637"/>
              </w:numPr>
              <w:contextualSpacing w:val="0"/>
              <w:rPr>
                <w:rFonts w:ascii="Arial" w:hAnsi="Arial" w:cstheme="minorHAnsi"/>
              </w:rPr>
            </w:pPr>
            <w:r w:rsidRPr="005878FA">
              <w:rPr>
                <w:rFonts w:ascii="Arial" w:hAnsi="Arial" w:cstheme="minorHAnsi"/>
              </w:rPr>
              <w:t>Jane becomes eligible for aid category ‘53 - CommonHealth’.</w:t>
            </w:r>
          </w:p>
          <w:p w14:paraId="6B1DD369" w14:textId="77777777" w:rsidR="00654E9B" w:rsidRPr="005878FA" w:rsidRDefault="00654E9B" w:rsidP="00E74DAA">
            <w:pPr>
              <w:pStyle w:val="ListBullet"/>
              <w:numPr>
                <w:ilvl w:val="1"/>
                <w:numId w:val="637"/>
              </w:numPr>
              <w:contextualSpacing w:val="0"/>
              <w:rPr>
                <w:rFonts w:ascii="Arial" w:hAnsi="Arial" w:cstheme="minorHAnsi"/>
              </w:rPr>
            </w:pPr>
            <w:r w:rsidRPr="005878FA">
              <w:rPr>
                <w:rFonts w:ascii="Arial" w:hAnsi="Arial" w:cstheme="minorHAnsi"/>
              </w:rPr>
              <w:t>Jane is still considered as verified chronically homeless member.</w:t>
            </w:r>
          </w:p>
          <w:p w14:paraId="72444320" w14:textId="77777777" w:rsidR="00654E9B" w:rsidRPr="005878FA" w:rsidRDefault="00654E9B" w:rsidP="00E74DAA">
            <w:pPr>
              <w:pStyle w:val="ListBullet"/>
              <w:numPr>
                <w:ilvl w:val="1"/>
                <w:numId w:val="637"/>
              </w:numPr>
              <w:contextualSpacing w:val="0"/>
              <w:rPr>
                <w:rFonts w:ascii="Arial" w:hAnsi="Arial" w:cstheme="minorHAnsi"/>
              </w:rPr>
            </w:pPr>
            <w:r w:rsidRPr="005878FA">
              <w:rPr>
                <w:rFonts w:ascii="Arial" w:hAnsi="Arial" w:cstheme="minorHAnsi"/>
              </w:rPr>
              <w:t>Jane’s Medicaid coverage has been determined to be “Final” coverage.</w:t>
            </w:r>
          </w:p>
          <w:p w14:paraId="3FD016B0" w14:textId="77777777" w:rsidR="00654E9B" w:rsidRPr="005878FA" w:rsidRDefault="00654E9B" w:rsidP="00E74DAA">
            <w:pPr>
              <w:pStyle w:val="ListParagraph"/>
              <w:numPr>
                <w:ilvl w:val="1"/>
                <w:numId w:val="637"/>
              </w:numPr>
              <w:contextualSpacing w:val="0"/>
            </w:pPr>
            <w:r w:rsidRPr="005878FA">
              <w:t>Jane has not been marked ineligible for Homeless continuous eligibility by the agent portal user via continuous eligibility screen.</w:t>
            </w:r>
          </w:p>
          <w:p w14:paraId="2D0345B7" w14:textId="77777777" w:rsidR="00654E9B" w:rsidRPr="005878FA" w:rsidRDefault="00654E9B" w:rsidP="00E74DAA">
            <w:pPr>
              <w:pStyle w:val="ListBullet"/>
              <w:numPr>
                <w:ilvl w:val="1"/>
                <w:numId w:val="637"/>
              </w:numPr>
              <w:contextualSpacing w:val="0"/>
              <w:rPr>
                <w:rFonts w:ascii="Arial" w:hAnsi="Arial" w:cstheme="minorHAnsi"/>
              </w:rPr>
            </w:pPr>
            <w:r w:rsidRPr="005878FA">
              <w:rPr>
                <w:rFonts w:ascii="Arial" w:hAnsi="Arial" w:cstheme="minorHAnsi"/>
              </w:rPr>
              <w:t>The system re-establishes Jane’s ‘Homeless established coverage’ and saves the assigned aid category ‘53 - CommonHealth’ as the ‘Homeless established coverage protected aid category’.</w:t>
            </w:r>
          </w:p>
          <w:p w14:paraId="719646E8" w14:textId="77777777" w:rsidR="00654E9B" w:rsidRPr="005878FA" w:rsidRDefault="00654E9B" w:rsidP="00654E9B">
            <w:pPr>
              <w:numPr>
                <w:ilvl w:val="1"/>
                <w:numId w:val="0"/>
              </w:numPr>
              <w:tabs>
                <w:tab w:val="num" w:pos="360"/>
              </w:tabs>
            </w:pPr>
          </w:p>
        </w:tc>
      </w:tr>
      <w:tr w:rsidR="00654E9B" w:rsidRPr="00010013" w14:paraId="734BFEC6" w14:textId="77777777" w:rsidTr="00654E9B">
        <w:trPr>
          <w:trHeight w:val="350"/>
        </w:trPr>
        <w:tc>
          <w:tcPr>
            <w:tcW w:w="1957" w:type="dxa"/>
            <w:shd w:val="clear" w:color="auto" w:fill="FFFFFF" w:themeFill="background1"/>
          </w:tcPr>
          <w:p w14:paraId="6D481046" w14:textId="77777777" w:rsidR="00654E9B" w:rsidRPr="005878FA" w:rsidRDefault="00654E9B" w:rsidP="00654E9B">
            <w:r w:rsidRPr="005878FA">
              <w:lastRenderedPageBreak/>
              <w:t>HCE.PCS.02.007</w:t>
            </w:r>
          </w:p>
        </w:tc>
        <w:tc>
          <w:tcPr>
            <w:tcW w:w="7313" w:type="dxa"/>
            <w:shd w:val="clear" w:color="auto" w:fill="FFFFFF" w:themeFill="background1"/>
          </w:tcPr>
          <w:p w14:paraId="00A543AC" w14:textId="77777777" w:rsidR="00654E9B" w:rsidRPr="005878FA" w:rsidRDefault="00654E9B" w:rsidP="00654E9B">
            <w:r w:rsidRPr="005878FA">
              <w:t>The system shall assign the aid category determined by the system when the member’s ‘Homeless established coverage’ is carried forward in the current program determination and any of the following conditions are true:</w:t>
            </w:r>
          </w:p>
          <w:p w14:paraId="5F21C2DF" w14:textId="77777777" w:rsidR="00654E9B" w:rsidRPr="005878FA" w:rsidRDefault="00654E9B" w:rsidP="00E74DAA">
            <w:pPr>
              <w:pStyle w:val="ListParagraph"/>
              <w:numPr>
                <w:ilvl w:val="0"/>
                <w:numId w:val="585"/>
              </w:numPr>
              <w:contextualSpacing w:val="0"/>
            </w:pPr>
            <w:r w:rsidRPr="005878FA">
              <w:lastRenderedPageBreak/>
              <w:t xml:space="preserve">The aid category determined by the system is higher in the hierarchy than the ‘Homeless established coverage protected aid category’. </w:t>
            </w:r>
          </w:p>
          <w:p w14:paraId="2D3DD75B" w14:textId="77777777" w:rsidR="00654E9B" w:rsidRPr="005878FA" w:rsidRDefault="00654E9B" w:rsidP="00654E9B">
            <w:pPr>
              <w:pStyle w:val="ListParagraph"/>
              <w:ind w:left="864"/>
            </w:pPr>
            <w:r w:rsidRPr="005878FA">
              <w:t>OR</w:t>
            </w:r>
          </w:p>
          <w:p w14:paraId="387B840B" w14:textId="77777777" w:rsidR="00654E9B" w:rsidRPr="005878FA" w:rsidRDefault="00654E9B" w:rsidP="00E74DAA">
            <w:pPr>
              <w:pStyle w:val="ListParagraph"/>
              <w:numPr>
                <w:ilvl w:val="0"/>
                <w:numId w:val="585"/>
              </w:numPr>
              <w:contextualSpacing w:val="0"/>
            </w:pPr>
            <w:r w:rsidRPr="005878FA">
              <w:t xml:space="preserve">(The aid category determined by the system is lower in the hierarchy than the ‘Homeless established coverage protected aid category’. </w:t>
            </w:r>
          </w:p>
          <w:p w14:paraId="7585667F" w14:textId="77777777" w:rsidR="00654E9B" w:rsidRPr="005878FA" w:rsidRDefault="00654E9B" w:rsidP="00654E9B">
            <w:pPr>
              <w:pStyle w:val="ListParagraph"/>
              <w:ind w:left="864"/>
            </w:pPr>
            <w:r w:rsidRPr="005878FA">
              <w:t>AND</w:t>
            </w:r>
          </w:p>
          <w:p w14:paraId="19BA0170" w14:textId="77777777" w:rsidR="00654E9B" w:rsidRPr="005878FA" w:rsidRDefault="00654E9B" w:rsidP="00654E9B">
            <w:pPr>
              <w:pStyle w:val="ListParagraph"/>
              <w:ind w:left="864"/>
            </w:pPr>
            <w:r w:rsidRPr="005878FA">
              <w:t xml:space="preserve">The coverage type of aid category determined by the system is the same as the coverage type associated with the ‘Homeless established coverage protected aid category’). </w:t>
            </w:r>
          </w:p>
          <w:p w14:paraId="0FD5DD5D" w14:textId="77777777" w:rsidR="00654E9B" w:rsidRPr="005878FA" w:rsidRDefault="00654E9B" w:rsidP="00654E9B"/>
          <w:p w14:paraId="1A99EAB1" w14:textId="77777777" w:rsidR="00654E9B" w:rsidRPr="005878FA" w:rsidRDefault="00654E9B" w:rsidP="00654E9B">
            <w:r w:rsidRPr="005878FA">
              <w:t xml:space="preserve">Example 1: Member is assigned aid category determined by the system (Upgrade to higher aid category within same coverage type). </w:t>
            </w:r>
          </w:p>
          <w:p w14:paraId="1DCD3ABB" w14:textId="77777777" w:rsidR="00654E9B" w:rsidRPr="005878FA" w:rsidRDefault="00654E9B" w:rsidP="00E74DAA">
            <w:pPr>
              <w:pStyle w:val="ListBullet"/>
              <w:numPr>
                <w:ilvl w:val="0"/>
                <w:numId w:val="620"/>
              </w:numPr>
              <w:contextualSpacing w:val="0"/>
              <w:rPr>
                <w:rFonts w:ascii="Arial" w:hAnsi="Arial" w:cstheme="minorHAnsi"/>
              </w:rPr>
            </w:pPr>
            <w:r w:rsidRPr="005878FA">
              <w:rPr>
                <w:rFonts w:ascii="Arial" w:hAnsi="Arial" w:cstheme="minorHAnsi"/>
              </w:rPr>
              <w:t>Eligibility E1: An application exists for Jane such that:</w:t>
            </w:r>
          </w:p>
          <w:p w14:paraId="6552D4C6" w14:textId="77777777" w:rsidR="00654E9B" w:rsidRPr="005878FA" w:rsidRDefault="00654E9B" w:rsidP="00E74DAA">
            <w:pPr>
              <w:pStyle w:val="ListBullet"/>
              <w:numPr>
                <w:ilvl w:val="1"/>
                <w:numId w:val="620"/>
              </w:numPr>
              <w:contextualSpacing w:val="0"/>
              <w:rPr>
                <w:rFonts w:ascii="Arial" w:hAnsi="Arial" w:cstheme="minorHAnsi"/>
              </w:rPr>
            </w:pPr>
            <w:r w:rsidRPr="005878FA">
              <w:rPr>
                <w:rFonts w:ascii="Arial" w:hAnsi="Arial" w:cstheme="minorHAnsi"/>
              </w:rPr>
              <w:t>Jane has ‘Homeless established coverage’.</w:t>
            </w:r>
          </w:p>
          <w:p w14:paraId="35B99CA7" w14:textId="77777777" w:rsidR="00654E9B" w:rsidRPr="005878FA" w:rsidRDefault="00654E9B" w:rsidP="00E74DAA">
            <w:pPr>
              <w:pStyle w:val="ListBullet"/>
              <w:numPr>
                <w:ilvl w:val="1"/>
                <w:numId w:val="620"/>
              </w:numPr>
              <w:contextualSpacing w:val="0"/>
              <w:rPr>
                <w:rFonts w:ascii="Arial" w:hAnsi="Arial" w:cstheme="minorHAnsi"/>
              </w:rPr>
            </w:pPr>
            <w:r w:rsidRPr="005878FA">
              <w:rPr>
                <w:rFonts w:ascii="Arial" w:hAnsi="Arial" w:cstheme="minorHAnsi"/>
              </w:rPr>
              <w:t xml:space="preserve">‘Homeless established coverage protected aid category’ for Jane is ‘46 - Standard Family’. </w:t>
            </w:r>
          </w:p>
          <w:p w14:paraId="2CBB7BA6" w14:textId="77777777" w:rsidR="00654E9B" w:rsidRPr="005878FA" w:rsidRDefault="00654E9B" w:rsidP="00E74DAA">
            <w:pPr>
              <w:pStyle w:val="ListBullet"/>
              <w:numPr>
                <w:ilvl w:val="0"/>
                <w:numId w:val="620"/>
              </w:numPr>
              <w:contextualSpacing w:val="0"/>
              <w:rPr>
                <w:rFonts w:ascii="Arial" w:hAnsi="Arial" w:cstheme="minorHAnsi"/>
              </w:rPr>
            </w:pPr>
            <w:r w:rsidRPr="005878FA">
              <w:rPr>
                <w:rFonts w:ascii="Arial" w:hAnsi="Arial" w:cstheme="minorHAnsi"/>
              </w:rPr>
              <w:t>Eligibility E2: A change is reported in Jane’s application such that:</w:t>
            </w:r>
          </w:p>
          <w:p w14:paraId="2F836600" w14:textId="77777777" w:rsidR="00654E9B" w:rsidRPr="005878FA" w:rsidRDefault="00654E9B" w:rsidP="00E74DAA">
            <w:pPr>
              <w:pStyle w:val="ListBullet"/>
              <w:numPr>
                <w:ilvl w:val="1"/>
                <w:numId w:val="620"/>
              </w:numPr>
              <w:contextualSpacing w:val="0"/>
              <w:rPr>
                <w:rFonts w:ascii="Arial" w:hAnsi="Arial" w:cstheme="minorHAnsi"/>
              </w:rPr>
            </w:pPr>
            <w:r w:rsidRPr="005878FA">
              <w:rPr>
                <w:rFonts w:ascii="Arial" w:hAnsi="Arial" w:cstheme="minorHAnsi"/>
              </w:rPr>
              <w:t>The aid category determined by the system for Jane is aid category ‘43 - Standard plus Buy-In’.</w:t>
            </w:r>
          </w:p>
          <w:p w14:paraId="5EECC78B" w14:textId="77777777" w:rsidR="00654E9B" w:rsidRPr="005878FA" w:rsidRDefault="00654E9B" w:rsidP="00E74DAA">
            <w:pPr>
              <w:pStyle w:val="ListBullet"/>
              <w:numPr>
                <w:ilvl w:val="1"/>
                <w:numId w:val="620"/>
              </w:numPr>
              <w:contextualSpacing w:val="0"/>
              <w:rPr>
                <w:rFonts w:ascii="Arial" w:hAnsi="Arial" w:cstheme="minorHAnsi"/>
              </w:rPr>
            </w:pPr>
            <w:r w:rsidRPr="005878FA">
              <w:rPr>
                <w:rFonts w:ascii="Arial" w:hAnsi="Arial" w:cstheme="minorHAnsi"/>
              </w:rPr>
              <w:t xml:space="preserve">The system will assign the aid category ‘43 - Standard plus Buy-In’ as the final aid category to Jane. </w:t>
            </w:r>
          </w:p>
          <w:p w14:paraId="3CB00C84" w14:textId="77777777" w:rsidR="00654E9B" w:rsidRPr="005878FA" w:rsidRDefault="00654E9B" w:rsidP="00654E9B">
            <w:pPr>
              <w:pStyle w:val="ListBullet"/>
              <w:ind w:left="1584"/>
              <w:rPr>
                <w:rFonts w:ascii="Arial" w:hAnsi="Arial" w:cstheme="minorHAnsi"/>
              </w:rPr>
            </w:pPr>
          </w:p>
          <w:p w14:paraId="48DD08CE" w14:textId="77777777" w:rsidR="00654E9B" w:rsidRPr="005878FA" w:rsidRDefault="00654E9B" w:rsidP="00654E9B">
            <w:r w:rsidRPr="005878FA">
              <w:t xml:space="preserve">Example 2: Member is assigned aid category determined by the system. (Upgrade to higher aid category in different coverage type) </w:t>
            </w:r>
          </w:p>
          <w:p w14:paraId="62A7B368" w14:textId="77777777" w:rsidR="00654E9B" w:rsidRPr="005878FA" w:rsidRDefault="00654E9B" w:rsidP="00E74DAA">
            <w:pPr>
              <w:pStyle w:val="ListBullet"/>
              <w:numPr>
                <w:ilvl w:val="0"/>
                <w:numId w:val="623"/>
              </w:numPr>
              <w:contextualSpacing w:val="0"/>
              <w:rPr>
                <w:rFonts w:ascii="Arial" w:hAnsi="Arial" w:cstheme="minorHAnsi"/>
              </w:rPr>
            </w:pPr>
            <w:r w:rsidRPr="005878FA">
              <w:rPr>
                <w:rFonts w:ascii="Arial" w:hAnsi="Arial" w:cstheme="minorHAnsi"/>
              </w:rPr>
              <w:t>Eligibility E1: An application exists for Jane.</w:t>
            </w:r>
          </w:p>
          <w:p w14:paraId="569A7E30" w14:textId="77777777" w:rsidR="00654E9B" w:rsidRPr="005878FA" w:rsidRDefault="00654E9B" w:rsidP="00E74DAA">
            <w:pPr>
              <w:pStyle w:val="ListBullet"/>
              <w:numPr>
                <w:ilvl w:val="1"/>
                <w:numId w:val="621"/>
              </w:numPr>
              <w:tabs>
                <w:tab w:val="num" w:pos="360"/>
              </w:tabs>
              <w:contextualSpacing w:val="0"/>
              <w:rPr>
                <w:rFonts w:ascii="Arial" w:hAnsi="Arial" w:cstheme="minorHAnsi"/>
              </w:rPr>
            </w:pPr>
            <w:r w:rsidRPr="005878FA">
              <w:rPr>
                <w:rFonts w:ascii="Arial" w:hAnsi="Arial" w:cstheme="minorHAnsi"/>
              </w:rPr>
              <w:t>Jane has ‘Homeless established coverage’.</w:t>
            </w:r>
          </w:p>
          <w:p w14:paraId="7FE7D65E" w14:textId="77777777" w:rsidR="00654E9B" w:rsidRPr="005878FA" w:rsidRDefault="00654E9B" w:rsidP="00E74DAA">
            <w:pPr>
              <w:pStyle w:val="ListBullet"/>
              <w:numPr>
                <w:ilvl w:val="1"/>
                <w:numId w:val="621"/>
              </w:numPr>
              <w:tabs>
                <w:tab w:val="num" w:pos="360"/>
              </w:tabs>
              <w:contextualSpacing w:val="0"/>
              <w:rPr>
                <w:rFonts w:ascii="Arial" w:hAnsi="Arial" w:cstheme="minorHAnsi"/>
              </w:rPr>
            </w:pPr>
            <w:r w:rsidRPr="005878FA">
              <w:rPr>
                <w:rFonts w:ascii="Arial" w:hAnsi="Arial" w:cstheme="minorHAnsi"/>
              </w:rPr>
              <w:t xml:space="preserve">‘Homeless established coverage protected aid category’ for Jane is ‘AX – Limited’. </w:t>
            </w:r>
          </w:p>
          <w:p w14:paraId="7C17D9AB" w14:textId="77777777" w:rsidR="00654E9B" w:rsidRPr="005878FA" w:rsidRDefault="00654E9B" w:rsidP="00E74DAA">
            <w:pPr>
              <w:pStyle w:val="ListBullet"/>
              <w:numPr>
                <w:ilvl w:val="0"/>
                <w:numId w:val="623"/>
              </w:numPr>
              <w:contextualSpacing w:val="0"/>
              <w:rPr>
                <w:rFonts w:ascii="Arial" w:hAnsi="Arial" w:cstheme="minorHAnsi"/>
              </w:rPr>
            </w:pPr>
            <w:r w:rsidRPr="005878FA">
              <w:rPr>
                <w:rFonts w:ascii="Arial" w:hAnsi="Arial" w:cstheme="minorHAnsi"/>
              </w:rPr>
              <w:t>Eligibility E2: A change is reported in Jane’s application such that:</w:t>
            </w:r>
          </w:p>
          <w:p w14:paraId="3A066956" w14:textId="77777777" w:rsidR="00654E9B" w:rsidRPr="005878FA" w:rsidRDefault="00654E9B" w:rsidP="00E74DAA">
            <w:pPr>
              <w:pStyle w:val="ListBullet"/>
              <w:numPr>
                <w:ilvl w:val="1"/>
                <w:numId w:val="623"/>
              </w:numPr>
              <w:contextualSpacing w:val="0"/>
              <w:rPr>
                <w:rFonts w:ascii="Arial" w:hAnsi="Arial" w:cstheme="minorHAnsi"/>
              </w:rPr>
            </w:pPr>
            <w:r w:rsidRPr="005878FA">
              <w:rPr>
                <w:rFonts w:ascii="Arial" w:hAnsi="Arial" w:cstheme="minorHAnsi"/>
              </w:rPr>
              <w:t>The aid category determined by the system for Jane is aid category ‘43 - Standard plus Buy-In’.</w:t>
            </w:r>
          </w:p>
          <w:p w14:paraId="2303D798" w14:textId="77777777" w:rsidR="00654E9B" w:rsidRPr="005878FA" w:rsidRDefault="00654E9B" w:rsidP="00E74DAA">
            <w:pPr>
              <w:pStyle w:val="ListBullet"/>
              <w:numPr>
                <w:ilvl w:val="1"/>
                <w:numId w:val="623"/>
              </w:numPr>
              <w:contextualSpacing w:val="0"/>
              <w:rPr>
                <w:rFonts w:ascii="Arial" w:hAnsi="Arial" w:cstheme="minorHAnsi"/>
              </w:rPr>
            </w:pPr>
            <w:r w:rsidRPr="005878FA">
              <w:rPr>
                <w:rFonts w:ascii="Arial" w:hAnsi="Arial" w:cstheme="minorHAnsi"/>
              </w:rPr>
              <w:t xml:space="preserve">The system will assign the aid category ‘43 - Standard plus Buy-In’ as the final aid category to Jane. </w:t>
            </w:r>
          </w:p>
          <w:p w14:paraId="6572A368" w14:textId="77777777" w:rsidR="00654E9B" w:rsidRPr="005878FA" w:rsidRDefault="00654E9B" w:rsidP="00654E9B">
            <w:pPr>
              <w:pStyle w:val="ListBullet"/>
              <w:ind w:left="1584"/>
              <w:rPr>
                <w:rFonts w:ascii="Arial" w:hAnsi="Arial" w:cstheme="minorHAnsi"/>
              </w:rPr>
            </w:pPr>
          </w:p>
          <w:p w14:paraId="79F3A7AB" w14:textId="77777777" w:rsidR="00654E9B" w:rsidRPr="005878FA" w:rsidRDefault="00654E9B" w:rsidP="00654E9B">
            <w:r w:rsidRPr="005878FA">
              <w:t xml:space="preserve">Example 3: Member is assigned aid category determined by the system. (Downgrade to lower aid category within same coverage type) </w:t>
            </w:r>
          </w:p>
          <w:p w14:paraId="137431A0" w14:textId="77777777" w:rsidR="00654E9B" w:rsidRPr="005878FA" w:rsidRDefault="00654E9B" w:rsidP="00E74DAA">
            <w:pPr>
              <w:pStyle w:val="ListBullet"/>
              <w:numPr>
                <w:ilvl w:val="0"/>
                <w:numId w:val="629"/>
              </w:numPr>
              <w:contextualSpacing w:val="0"/>
              <w:rPr>
                <w:rFonts w:ascii="Arial" w:hAnsi="Arial" w:cstheme="minorHAnsi"/>
              </w:rPr>
            </w:pPr>
            <w:r w:rsidRPr="005878FA">
              <w:rPr>
                <w:rFonts w:ascii="Arial" w:hAnsi="Arial" w:cstheme="minorHAnsi"/>
              </w:rPr>
              <w:lastRenderedPageBreak/>
              <w:t>Eligibility E1: An application exists for Jane such that:</w:t>
            </w:r>
          </w:p>
          <w:p w14:paraId="6BA08D2E" w14:textId="77777777" w:rsidR="00654E9B" w:rsidRPr="005878FA" w:rsidRDefault="00654E9B" w:rsidP="00E74DAA">
            <w:pPr>
              <w:pStyle w:val="ListBullet"/>
              <w:numPr>
                <w:ilvl w:val="1"/>
                <w:numId w:val="629"/>
              </w:numPr>
              <w:contextualSpacing w:val="0"/>
              <w:rPr>
                <w:rFonts w:ascii="Arial" w:hAnsi="Arial" w:cstheme="minorHAnsi"/>
              </w:rPr>
            </w:pPr>
            <w:r w:rsidRPr="005878FA">
              <w:rPr>
                <w:rFonts w:ascii="Arial" w:hAnsi="Arial" w:cstheme="minorHAnsi"/>
              </w:rPr>
              <w:t>Jane has ‘Homeless established coverage’.</w:t>
            </w:r>
          </w:p>
          <w:p w14:paraId="0955178C" w14:textId="77777777" w:rsidR="00654E9B" w:rsidRPr="005878FA" w:rsidRDefault="00654E9B" w:rsidP="00E74DAA">
            <w:pPr>
              <w:pStyle w:val="ListBullet"/>
              <w:numPr>
                <w:ilvl w:val="1"/>
                <w:numId w:val="629"/>
              </w:numPr>
              <w:contextualSpacing w:val="0"/>
              <w:rPr>
                <w:rFonts w:ascii="Arial" w:hAnsi="Arial" w:cstheme="minorHAnsi"/>
              </w:rPr>
            </w:pPr>
            <w:r w:rsidRPr="005878FA">
              <w:rPr>
                <w:rFonts w:ascii="Arial" w:hAnsi="Arial" w:cstheme="minorHAnsi"/>
              </w:rPr>
              <w:t xml:space="preserve">‘Homeless established coverage protected aid category’ for Jane is ‘AX – Limited’. </w:t>
            </w:r>
          </w:p>
          <w:p w14:paraId="207516D3" w14:textId="77777777" w:rsidR="00654E9B" w:rsidRPr="005878FA" w:rsidRDefault="00654E9B" w:rsidP="00E74DAA">
            <w:pPr>
              <w:pStyle w:val="ListBullet"/>
              <w:numPr>
                <w:ilvl w:val="0"/>
                <w:numId w:val="629"/>
              </w:numPr>
              <w:contextualSpacing w:val="0"/>
              <w:rPr>
                <w:rFonts w:ascii="Arial" w:hAnsi="Arial" w:cstheme="minorHAnsi"/>
              </w:rPr>
            </w:pPr>
            <w:r w:rsidRPr="005878FA">
              <w:rPr>
                <w:rFonts w:ascii="Arial" w:hAnsi="Arial" w:cstheme="minorHAnsi"/>
              </w:rPr>
              <w:t>Eligibility E2: A change is reported in Jane’s application such that:</w:t>
            </w:r>
          </w:p>
          <w:p w14:paraId="46F962A3" w14:textId="77777777" w:rsidR="00654E9B" w:rsidRPr="005878FA" w:rsidRDefault="00654E9B" w:rsidP="00E74DAA">
            <w:pPr>
              <w:pStyle w:val="ListBullet"/>
              <w:numPr>
                <w:ilvl w:val="1"/>
                <w:numId w:val="629"/>
              </w:numPr>
              <w:contextualSpacing w:val="0"/>
              <w:rPr>
                <w:rFonts w:ascii="Arial" w:hAnsi="Arial" w:cstheme="minorHAnsi"/>
              </w:rPr>
            </w:pPr>
            <w:r w:rsidRPr="005878FA">
              <w:rPr>
                <w:rFonts w:ascii="Arial" w:hAnsi="Arial" w:cstheme="minorHAnsi"/>
              </w:rPr>
              <w:t>The aid category determined by the system for Jane is aid category ‘37 – Limited’.</w:t>
            </w:r>
          </w:p>
          <w:p w14:paraId="6849D3B7" w14:textId="77777777" w:rsidR="00654E9B" w:rsidRPr="005878FA" w:rsidRDefault="00654E9B" w:rsidP="00E74DAA">
            <w:pPr>
              <w:pStyle w:val="ListBullet"/>
              <w:numPr>
                <w:ilvl w:val="1"/>
                <w:numId w:val="629"/>
              </w:numPr>
              <w:contextualSpacing w:val="0"/>
              <w:rPr>
                <w:rFonts w:ascii="Arial" w:hAnsi="Arial" w:cstheme="minorHAnsi"/>
              </w:rPr>
            </w:pPr>
            <w:r w:rsidRPr="005878FA">
              <w:rPr>
                <w:rFonts w:ascii="Arial" w:hAnsi="Arial" w:cstheme="minorHAnsi"/>
              </w:rPr>
              <w:t xml:space="preserve">The system will assign the aid category ‘37 – Limited’ as the final aid category to Jane. </w:t>
            </w:r>
          </w:p>
        </w:tc>
      </w:tr>
      <w:tr w:rsidR="00654E9B" w:rsidRPr="00010013" w14:paraId="5197177D" w14:textId="77777777" w:rsidTr="00654E9B">
        <w:trPr>
          <w:trHeight w:val="350"/>
        </w:trPr>
        <w:tc>
          <w:tcPr>
            <w:tcW w:w="1957" w:type="dxa"/>
            <w:shd w:val="clear" w:color="auto" w:fill="FFFFFF" w:themeFill="background1"/>
          </w:tcPr>
          <w:p w14:paraId="4579F654" w14:textId="77777777" w:rsidR="00654E9B" w:rsidRPr="005878FA" w:rsidRDefault="00654E9B" w:rsidP="00654E9B">
            <w:r w:rsidRPr="005878FA">
              <w:lastRenderedPageBreak/>
              <w:t>HCE.PCS.02.008</w:t>
            </w:r>
          </w:p>
        </w:tc>
        <w:tc>
          <w:tcPr>
            <w:tcW w:w="7313" w:type="dxa"/>
            <w:shd w:val="clear" w:color="auto" w:fill="FFFFFF" w:themeFill="background1"/>
          </w:tcPr>
          <w:p w14:paraId="72EBCCDA" w14:textId="77777777" w:rsidR="00654E9B" w:rsidRPr="005878FA" w:rsidRDefault="00654E9B" w:rsidP="00654E9B">
            <w:r w:rsidRPr="005878FA">
              <w:t>The system shall assign the ‘Homeless established coverage protected aid category’ to the member when the member’s ‘Homeless established coverage’ is carried forward in the current program determination and any of the following conditions are true:</w:t>
            </w:r>
          </w:p>
          <w:p w14:paraId="5B1ECD51" w14:textId="77777777" w:rsidR="00654E9B" w:rsidRPr="005878FA" w:rsidRDefault="00654E9B" w:rsidP="00654E9B">
            <w:pPr>
              <w:pStyle w:val="ListParagraph"/>
              <w:ind w:left="864"/>
            </w:pPr>
          </w:p>
          <w:p w14:paraId="47B77BA9" w14:textId="77777777" w:rsidR="00654E9B" w:rsidRPr="005878FA" w:rsidRDefault="00654E9B" w:rsidP="00E74DAA">
            <w:pPr>
              <w:pStyle w:val="ListParagraph"/>
              <w:numPr>
                <w:ilvl w:val="0"/>
                <w:numId w:val="653"/>
              </w:numPr>
              <w:contextualSpacing w:val="0"/>
            </w:pPr>
            <w:r w:rsidRPr="005878FA">
              <w:t>The system did not determine any aid category for the member.</w:t>
            </w:r>
          </w:p>
          <w:p w14:paraId="650FD710" w14:textId="77777777" w:rsidR="00654E9B" w:rsidRPr="005878FA" w:rsidRDefault="00654E9B" w:rsidP="00654E9B">
            <w:pPr>
              <w:pStyle w:val="ListParagraph"/>
              <w:ind w:left="864"/>
            </w:pPr>
            <w:r w:rsidRPr="005878FA">
              <w:t>OR</w:t>
            </w:r>
          </w:p>
          <w:p w14:paraId="2BBA6465" w14:textId="77777777" w:rsidR="00654E9B" w:rsidRPr="005878FA" w:rsidRDefault="00654E9B" w:rsidP="00E74DAA">
            <w:pPr>
              <w:pStyle w:val="ListParagraph"/>
              <w:numPr>
                <w:ilvl w:val="0"/>
                <w:numId w:val="653"/>
              </w:numPr>
              <w:contextualSpacing w:val="0"/>
            </w:pPr>
            <w:r w:rsidRPr="005878FA">
              <w:t>(The aid category determined by the system is lower in the hierarchy than the ‘Homeless established coverage protected aid category’</w:t>
            </w:r>
          </w:p>
          <w:p w14:paraId="28AA3987" w14:textId="77777777" w:rsidR="00654E9B" w:rsidRPr="005878FA" w:rsidRDefault="00654E9B" w:rsidP="00654E9B">
            <w:pPr>
              <w:pStyle w:val="ListParagraph"/>
              <w:ind w:left="864"/>
            </w:pPr>
            <w:r w:rsidRPr="005878FA">
              <w:t>AND</w:t>
            </w:r>
          </w:p>
          <w:p w14:paraId="256DCAC8" w14:textId="77777777" w:rsidR="00654E9B" w:rsidRPr="005878FA" w:rsidRDefault="00654E9B" w:rsidP="00654E9B">
            <w:pPr>
              <w:pStyle w:val="ListParagraph"/>
              <w:ind w:left="864"/>
            </w:pPr>
            <w:r w:rsidRPr="005878FA">
              <w:t>The coverage type of the Aid category determined by the system is NOT the same as the coverage type associated with the ‘Homeless established coverage protected aid category’)</w:t>
            </w:r>
          </w:p>
          <w:p w14:paraId="0009333A" w14:textId="77777777" w:rsidR="00654E9B" w:rsidRPr="005878FA" w:rsidRDefault="00654E9B" w:rsidP="00654E9B"/>
          <w:p w14:paraId="7BFEE001" w14:textId="77777777" w:rsidR="00654E9B" w:rsidRPr="005878FA" w:rsidRDefault="00654E9B" w:rsidP="00654E9B">
            <w:r w:rsidRPr="005878FA">
              <w:t>Example 1: Member is assigned ‘Homeless established coverage protected aid category’ (Downgrade to lower aid category in different coverage type).</w:t>
            </w:r>
          </w:p>
          <w:p w14:paraId="7BE47F72" w14:textId="77777777" w:rsidR="00654E9B" w:rsidRPr="005878FA" w:rsidRDefault="00654E9B" w:rsidP="00E74DAA">
            <w:pPr>
              <w:pStyle w:val="ListBullet"/>
              <w:numPr>
                <w:ilvl w:val="0"/>
                <w:numId w:val="657"/>
              </w:numPr>
              <w:contextualSpacing w:val="0"/>
              <w:rPr>
                <w:rFonts w:ascii="Arial" w:hAnsi="Arial" w:cstheme="minorHAnsi"/>
              </w:rPr>
            </w:pPr>
            <w:r w:rsidRPr="005878FA">
              <w:rPr>
                <w:rFonts w:ascii="Arial" w:hAnsi="Arial" w:cstheme="minorHAnsi"/>
              </w:rPr>
              <w:t>Eligibility E1: An application exists for Jane such that:</w:t>
            </w:r>
          </w:p>
          <w:p w14:paraId="07FA346D" w14:textId="77777777" w:rsidR="00654E9B" w:rsidRPr="005878FA" w:rsidRDefault="00654E9B" w:rsidP="00E74DAA">
            <w:pPr>
              <w:pStyle w:val="ListBullet"/>
              <w:numPr>
                <w:ilvl w:val="1"/>
                <w:numId w:val="657"/>
              </w:numPr>
              <w:contextualSpacing w:val="0"/>
              <w:rPr>
                <w:rFonts w:ascii="Arial" w:hAnsi="Arial" w:cstheme="minorHAnsi"/>
              </w:rPr>
            </w:pPr>
            <w:r w:rsidRPr="005878FA">
              <w:rPr>
                <w:rFonts w:ascii="Arial" w:hAnsi="Arial" w:cstheme="minorHAnsi"/>
              </w:rPr>
              <w:t>Jane has ‘Homeless established coverage’.</w:t>
            </w:r>
          </w:p>
          <w:p w14:paraId="24B9DE64" w14:textId="77777777" w:rsidR="00654E9B" w:rsidRPr="005878FA" w:rsidRDefault="00654E9B" w:rsidP="00E74DAA">
            <w:pPr>
              <w:pStyle w:val="ListBullet"/>
              <w:numPr>
                <w:ilvl w:val="1"/>
                <w:numId w:val="657"/>
              </w:numPr>
              <w:contextualSpacing w:val="0"/>
              <w:rPr>
                <w:rFonts w:ascii="Arial" w:hAnsi="Arial" w:cstheme="minorHAnsi"/>
              </w:rPr>
            </w:pPr>
            <w:r w:rsidRPr="005878FA">
              <w:rPr>
                <w:rFonts w:ascii="Arial" w:hAnsi="Arial" w:cstheme="minorHAnsi"/>
              </w:rPr>
              <w:t xml:space="preserve">‘Homeless established coverage protected aid category’ for Jane is ‘43 - Standard plus Buy-In’. </w:t>
            </w:r>
          </w:p>
          <w:p w14:paraId="09955CED" w14:textId="77777777" w:rsidR="00654E9B" w:rsidRPr="005878FA" w:rsidRDefault="00654E9B" w:rsidP="00E74DAA">
            <w:pPr>
              <w:pStyle w:val="ListBullet"/>
              <w:numPr>
                <w:ilvl w:val="0"/>
                <w:numId w:val="657"/>
              </w:numPr>
              <w:contextualSpacing w:val="0"/>
              <w:rPr>
                <w:rFonts w:ascii="Arial" w:hAnsi="Arial" w:cstheme="minorHAnsi"/>
              </w:rPr>
            </w:pPr>
            <w:r w:rsidRPr="005878FA">
              <w:rPr>
                <w:rFonts w:ascii="Arial" w:hAnsi="Arial" w:cstheme="minorHAnsi"/>
              </w:rPr>
              <w:t>Eligibility E2: A change is reported in Jane’s application.</w:t>
            </w:r>
          </w:p>
          <w:p w14:paraId="421AA539" w14:textId="77777777" w:rsidR="00654E9B" w:rsidRPr="005878FA" w:rsidRDefault="00654E9B" w:rsidP="00E74DAA">
            <w:pPr>
              <w:pStyle w:val="ListBullet"/>
              <w:numPr>
                <w:ilvl w:val="1"/>
                <w:numId w:val="657"/>
              </w:numPr>
              <w:contextualSpacing w:val="0"/>
              <w:rPr>
                <w:rFonts w:ascii="Arial" w:hAnsi="Arial" w:cstheme="minorHAnsi"/>
              </w:rPr>
            </w:pPr>
            <w:r w:rsidRPr="005878FA">
              <w:rPr>
                <w:rFonts w:ascii="Arial" w:hAnsi="Arial" w:cstheme="minorHAnsi"/>
              </w:rPr>
              <w:t>The aid category determined by the system is aid category ‘53 – CommonHealth’.</w:t>
            </w:r>
          </w:p>
          <w:p w14:paraId="13414D3B" w14:textId="77777777" w:rsidR="00654E9B" w:rsidRPr="005878FA" w:rsidRDefault="00654E9B" w:rsidP="00E74DAA">
            <w:pPr>
              <w:pStyle w:val="ListBullet"/>
              <w:numPr>
                <w:ilvl w:val="1"/>
                <w:numId w:val="657"/>
              </w:numPr>
              <w:contextualSpacing w:val="0"/>
              <w:rPr>
                <w:rFonts w:ascii="Arial" w:hAnsi="Arial" w:cstheme="minorHAnsi"/>
              </w:rPr>
            </w:pPr>
            <w:r w:rsidRPr="005878FA">
              <w:rPr>
                <w:rFonts w:ascii="Arial" w:hAnsi="Arial" w:cstheme="minorHAnsi"/>
              </w:rPr>
              <w:t xml:space="preserve">The system will assign the aid category ‘43 - Standard plus Buy-In’ as the final aid category to Jane. </w:t>
            </w:r>
          </w:p>
          <w:p w14:paraId="4B3C9BE3" w14:textId="77777777" w:rsidR="00654E9B" w:rsidRPr="005878FA" w:rsidRDefault="00654E9B" w:rsidP="00654E9B"/>
          <w:p w14:paraId="6F3529EE" w14:textId="77777777" w:rsidR="00654E9B" w:rsidRPr="005878FA" w:rsidRDefault="00654E9B" w:rsidP="00654E9B">
            <w:r w:rsidRPr="005878FA">
              <w:t xml:space="preserve">Example 2: Member is assigned ‘Homeless established coverage protected aid category’ (Downgrade to lower aid category in different coverage type with multiple eligibilities) </w:t>
            </w:r>
          </w:p>
          <w:p w14:paraId="659680D3" w14:textId="77777777" w:rsidR="00654E9B" w:rsidRPr="005878FA" w:rsidRDefault="00654E9B" w:rsidP="00E74DAA">
            <w:pPr>
              <w:pStyle w:val="ListBullet"/>
              <w:numPr>
                <w:ilvl w:val="0"/>
                <w:numId w:val="658"/>
              </w:numPr>
              <w:contextualSpacing w:val="0"/>
              <w:rPr>
                <w:rFonts w:ascii="Arial" w:hAnsi="Arial" w:cstheme="minorHAnsi"/>
              </w:rPr>
            </w:pPr>
            <w:r w:rsidRPr="005878FA">
              <w:rPr>
                <w:rFonts w:ascii="Arial" w:hAnsi="Arial" w:cstheme="minorHAnsi"/>
              </w:rPr>
              <w:lastRenderedPageBreak/>
              <w:t>Eligibility E1: An application exists for Jane such that:</w:t>
            </w:r>
          </w:p>
          <w:p w14:paraId="59D9181C"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Jane has ‘Homeless established coverage’.</w:t>
            </w:r>
          </w:p>
          <w:p w14:paraId="787ED4DE"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‘Homeless established coverage protected aid category’ for Jane is ‘53 - CommonHealth’. </w:t>
            </w:r>
          </w:p>
          <w:p w14:paraId="34B93BAA" w14:textId="77777777" w:rsidR="00654E9B" w:rsidRPr="005878FA" w:rsidRDefault="00654E9B" w:rsidP="00E74DAA">
            <w:pPr>
              <w:pStyle w:val="ListBullet"/>
              <w:numPr>
                <w:ilvl w:val="0"/>
                <w:numId w:val="658"/>
              </w:numPr>
              <w:contextualSpacing w:val="0"/>
              <w:rPr>
                <w:rFonts w:ascii="Arial" w:hAnsi="Arial" w:cstheme="minorHAnsi"/>
              </w:rPr>
            </w:pPr>
            <w:r w:rsidRPr="005878FA">
              <w:rPr>
                <w:rFonts w:ascii="Arial" w:hAnsi="Arial" w:cstheme="minorHAnsi"/>
              </w:rPr>
              <w:t>Eligibility E2: A change is reported in Jane’s application:</w:t>
            </w:r>
          </w:p>
          <w:p w14:paraId="4132BBB4"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The aid category determined by the system for Jane is aid category ‘42 - Standard (disabled)’.</w:t>
            </w:r>
          </w:p>
          <w:p w14:paraId="5257C527"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The system will assign the aid category ‘42 - Standard (disabled)’ as the final aid category to Jane. </w:t>
            </w:r>
          </w:p>
          <w:p w14:paraId="0C333E11" w14:textId="77777777" w:rsidR="00654E9B" w:rsidRPr="005878FA" w:rsidRDefault="00654E9B" w:rsidP="00E74DAA">
            <w:pPr>
              <w:pStyle w:val="ListBullet"/>
              <w:numPr>
                <w:ilvl w:val="0"/>
                <w:numId w:val="658"/>
              </w:numPr>
              <w:contextualSpacing w:val="0"/>
              <w:rPr>
                <w:rFonts w:ascii="Arial" w:hAnsi="Arial" w:cstheme="minorHAnsi"/>
              </w:rPr>
            </w:pPr>
            <w:r w:rsidRPr="005878FA">
              <w:rPr>
                <w:rFonts w:ascii="Arial" w:hAnsi="Arial" w:cstheme="minorHAnsi"/>
              </w:rPr>
              <w:t>Eligibility E3: A change is reported in Jane’s application again such that:</w:t>
            </w:r>
          </w:p>
          <w:p w14:paraId="24E0BDF0"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The aid category determined by the system for Jane is the aid category ‘38 - Limited’.</w:t>
            </w:r>
          </w:p>
          <w:p w14:paraId="5CE356A9"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The system will assign the aid category ‘53 - CommonHealth’ as the final aid category to Jane. </w:t>
            </w:r>
          </w:p>
          <w:p w14:paraId="18806D42" w14:textId="77777777" w:rsidR="00654E9B" w:rsidRPr="005878FA" w:rsidRDefault="00654E9B" w:rsidP="00654E9B"/>
          <w:p w14:paraId="11EC4AFB" w14:textId="77777777" w:rsidR="00654E9B" w:rsidRPr="005878FA" w:rsidRDefault="00654E9B" w:rsidP="00654E9B">
            <w:r w:rsidRPr="005878FA">
              <w:t>Example 3: Member is assigned ‘Homeless established coverage protected aid category’ (The system did not determine any aid category).</w:t>
            </w:r>
          </w:p>
          <w:p w14:paraId="31053608" w14:textId="77777777" w:rsidR="00654E9B" w:rsidRPr="005878FA" w:rsidRDefault="00654E9B" w:rsidP="00E74DAA">
            <w:pPr>
              <w:pStyle w:val="ListBullet"/>
              <w:numPr>
                <w:ilvl w:val="0"/>
                <w:numId w:val="658"/>
              </w:numPr>
              <w:contextualSpacing w:val="0"/>
              <w:rPr>
                <w:rFonts w:ascii="Arial" w:hAnsi="Arial" w:cstheme="minorHAnsi"/>
              </w:rPr>
            </w:pPr>
            <w:r w:rsidRPr="005878FA">
              <w:rPr>
                <w:rFonts w:ascii="Arial" w:hAnsi="Arial" w:cstheme="minorHAnsi"/>
              </w:rPr>
              <w:t>Eligibility E1: An application exists for Jane.</w:t>
            </w:r>
          </w:p>
          <w:p w14:paraId="2FF6A93F"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Jane has ‘Homeless established coverage’.</w:t>
            </w:r>
          </w:p>
          <w:p w14:paraId="24C7B5A6"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‘Homeless established coverage protected aid category’ for Jane is ‘40 - Standard Family’. </w:t>
            </w:r>
          </w:p>
          <w:p w14:paraId="1C905A07" w14:textId="77777777" w:rsidR="00654E9B" w:rsidRPr="005878FA" w:rsidRDefault="00654E9B" w:rsidP="00E74DAA">
            <w:pPr>
              <w:pStyle w:val="ListBullet"/>
              <w:numPr>
                <w:ilvl w:val="0"/>
                <w:numId w:val="658"/>
              </w:numPr>
              <w:contextualSpacing w:val="0"/>
              <w:rPr>
                <w:rFonts w:ascii="Arial" w:hAnsi="Arial" w:cstheme="minorHAnsi"/>
              </w:rPr>
            </w:pPr>
            <w:r w:rsidRPr="005878FA">
              <w:rPr>
                <w:rFonts w:ascii="Arial" w:hAnsi="Arial" w:cstheme="minorHAnsi"/>
              </w:rPr>
              <w:t>Eligibility E2: A change is reported in Jane’s application such that:</w:t>
            </w:r>
          </w:p>
          <w:p w14:paraId="68DA8546"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The system did not determine any aid category for Jane.  </w:t>
            </w:r>
          </w:p>
          <w:p w14:paraId="2237BA41"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The system will assign the aid category ‘40 - Standard Family’ as the final aid category to Jane. </w:t>
            </w:r>
          </w:p>
          <w:p w14:paraId="4EF111B3" w14:textId="77777777" w:rsidR="00654E9B" w:rsidRPr="005878FA" w:rsidRDefault="00654E9B" w:rsidP="00654E9B">
            <w:r w:rsidRPr="005878FA">
              <w:t xml:space="preserve">Example 4: Member is assigned the aid category highest in the hierarchy when the member has multiple established coverage protected aid categories. </w:t>
            </w:r>
          </w:p>
          <w:p w14:paraId="1140E1D0" w14:textId="77777777" w:rsidR="00654E9B" w:rsidRPr="005878FA" w:rsidRDefault="00654E9B" w:rsidP="00E74DAA">
            <w:pPr>
              <w:pStyle w:val="ListParagraph"/>
              <w:numPr>
                <w:ilvl w:val="0"/>
                <w:numId w:val="654"/>
              </w:numPr>
              <w:contextualSpacing w:val="0"/>
            </w:pPr>
            <w:r w:rsidRPr="005878FA">
              <w:t>Jane has the following established coverages:</w:t>
            </w:r>
          </w:p>
          <w:p w14:paraId="01239D9E" w14:textId="77777777" w:rsidR="00654E9B" w:rsidRPr="005878FA" w:rsidRDefault="00654E9B" w:rsidP="00E74DAA">
            <w:pPr>
              <w:pStyle w:val="ListParagraph"/>
              <w:numPr>
                <w:ilvl w:val="1"/>
                <w:numId w:val="654"/>
              </w:numPr>
              <w:contextualSpacing w:val="0"/>
            </w:pPr>
            <w:r w:rsidRPr="005878FA">
              <w:t xml:space="preserve">Children’s established coverage and aid category “40 - Standard Family” as the established coverage protected aid category for children. </w:t>
            </w:r>
          </w:p>
          <w:p w14:paraId="4E625A97" w14:textId="77777777" w:rsidR="00654E9B" w:rsidRPr="005878FA" w:rsidRDefault="00654E9B" w:rsidP="00E74DAA">
            <w:pPr>
              <w:pStyle w:val="ListParagraph"/>
              <w:numPr>
                <w:ilvl w:val="1"/>
                <w:numId w:val="654"/>
              </w:numPr>
              <w:contextualSpacing w:val="0"/>
            </w:pPr>
            <w:r w:rsidRPr="005878FA">
              <w:t xml:space="preserve">Homeless established coverage and aid category “48 - Standard Expansion Children” as the established coverage protected aid category for homeless. </w:t>
            </w:r>
          </w:p>
          <w:p w14:paraId="2E3A226F" w14:textId="77777777" w:rsidR="00654E9B" w:rsidRPr="005878FA" w:rsidRDefault="00654E9B" w:rsidP="00E74DAA">
            <w:pPr>
              <w:pStyle w:val="ListParagraph"/>
              <w:numPr>
                <w:ilvl w:val="0"/>
                <w:numId w:val="654"/>
              </w:numPr>
              <w:contextualSpacing w:val="0"/>
            </w:pPr>
            <w:r w:rsidRPr="005878FA">
              <w:t>A change is reported in Jane’s application such that:</w:t>
            </w:r>
          </w:p>
          <w:p w14:paraId="0747B785" w14:textId="77777777" w:rsidR="00654E9B" w:rsidRPr="005878FA" w:rsidRDefault="00654E9B" w:rsidP="00E74DAA">
            <w:pPr>
              <w:pStyle w:val="ListBullet"/>
              <w:numPr>
                <w:ilvl w:val="1"/>
                <w:numId w:val="654"/>
              </w:numPr>
              <w:contextualSpacing w:val="0"/>
              <w:rPr>
                <w:rFonts w:ascii="Arial" w:hAnsi="Arial" w:cstheme="minorHAnsi"/>
              </w:rPr>
            </w:pPr>
            <w:r w:rsidRPr="005878FA">
              <w:rPr>
                <w:rFonts w:ascii="Arial" w:hAnsi="Arial" w:cstheme="minorHAnsi"/>
              </w:rPr>
              <w:t xml:space="preserve">The system did not determine any aid category for Jane.  </w:t>
            </w:r>
          </w:p>
          <w:p w14:paraId="65582FD2" w14:textId="77777777" w:rsidR="00654E9B" w:rsidRPr="005878FA" w:rsidRDefault="00654E9B" w:rsidP="00E74DAA">
            <w:pPr>
              <w:pStyle w:val="ListBullet"/>
              <w:numPr>
                <w:ilvl w:val="1"/>
                <w:numId w:val="654"/>
              </w:numPr>
              <w:contextualSpacing w:val="0"/>
              <w:rPr>
                <w:rFonts w:ascii="Arial" w:hAnsi="Arial" w:cstheme="minorHAnsi"/>
              </w:rPr>
            </w:pPr>
            <w:r w:rsidRPr="005878FA">
              <w:rPr>
                <w:rFonts w:ascii="Arial" w:hAnsi="Arial" w:cstheme="minorHAnsi"/>
              </w:rPr>
              <w:lastRenderedPageBreak/>
              <w:t xml:space="preserve">The system will assign the aid category ‘48 - Standard Expansion Children’ as the final aid category to Jane. </w:t>
            </w:r>
          </w:p>
          <w:p w14:paraId="032F8893" w14:textId="77777777" w:rsidR="00654E9B" w:rsidRPr="005878FA" w:rsidRDefault="00654E9B" w:rsidP="00654E9B">
            <w:pPr>
              <w:ind w:left="1080"/>
            </w:pPr>
          </w:p>
        </w:tc>
      </w:tr>
      <w:tr w:rsidR="00654E9B" w:rsidRPr="00010013" w14:paraId="64095E6B" w14:textId="77777777" w:rsidTr="00654E9B">
        <w:trPr>
          <w:trHeight w:val="350"/>
        </w:trPr>
        <w:tc>
          <w:tcPr>
            <w:tcW w:w="1957" w:type="dxa"/>
            <w:shd w:val="clear" w:color="auto" w:fill="FFFFFF" w:themeFill="background1"/>
            <w:vAlign w:val="center"/>
          </w:tcPr>
          <w:p w14:paraId="2C6CF712" w14:textId="77777777" w:rsidR="00654E9B" w:rsidRPr="005878FA" w:rsidRDefault="00654E9B" w:rsidP="00654E9B">
            <w:r w:rsidRPr="005878FA">
              <w:lastRenderedPageBreak/>
              <w:t>HCE.PCS.02.009</w:t>
            </w:r>
          </w:p>
        </w:tc>
        <w:tc>
          <w:tcPr>
            <w:tcW w:w="7313" w:type="dxa"/>
            <w:shd w:val="clear" w:color="auto" w:fill="FFFFFF" w:themeFill="background1"/>
          </w:tcPr>
          <w:p w14:paraId="6B4F4427" w14:textId="77777777" w:rsidR="00654E9B" w:rsidRPr="005878FA" w:rsidRDefault="00654E9B" w:rsidP="00654E9B">
            <w:pPr>
              <w:spacing w:line="252" w:lineRule="auto"/>
            </w:pPr>
            <w:r w:rsidRPr="005878FA">
              <w:t xml:space="preserve">The ‘Continuous Medicaid Eligibility for Homeless’ expiration batch shall re-determine the latest year eligibility when the current date is greater than the end date for continuous Medicaid eligibility for Homeless. </w:t>
            </w:r>
          </w:p>
          <w:p w14:paraId="5AF68B78" w14:textId="77777777" w:rsidR="00654E9B" w:rsidRPr="005878FA" w:rsidRDefault="00654E9B" w:rsidP="00654E9B">
            <w:pPr>
              <w:spacing w:line="252" w:lineRule="auto"/>
            </w:pPr>
          </w:p>
          <w:p w14:paraId="3F516BD0" w14:textId="77777777" w:rsidR="00654E9B" w:rsidRPr="005878FA" w:rsidRDefault="00654E9B" w:rsidP="00654E9B">
            <w:r w:rsidRPr="005878FA">
              <w:t>Note: The system shall re-determine both the current year and renewal year eligibilities if the renewal year eligibility exists.</w:t>
            </w:r>
          </w:p>
          <w:p w14:paraId="31A1CFA6" w14:textId="77777777" w:rsidR="00654E9B" w:rsidRPr="005878FA" w:rsidRDefault="00654E9B" w:rsidP="00654E9B">
            <w:pPr>
              <w:spacing w:line="252" w:lineRule="auto"/>
            </w:pPr>
          </w:p>
          <w:p w14:paraId="27A7D8EA" w14:textId="77777777" w:rsidR="00654E9B" w:rsidRPr="005878FA" w:rsidRDefault="00654E9B" w:rsidP="00C57D35">
            <w:pPr>
              <w:pStyle w:val="ListBullet"/>
              <w:numPr>
                <w:ilvl w:val="0"/>
                <w:numId w:val="0"/>
              </w:numPr>
              <w:ind w:left="270" w:hanging="270"/>
              <w:rPr>
                <w:rFonts w:ascii="Arial" w:hAnsi="Arial" w:cstheme="minorHAnsi"/>
              </w:rPr>
            </w:pPr>
            <w:r w:rsidRPr="005878FA">
              <w:rPr>
                <w:rFonts w:ascii="Arial" w:hAnsi="Arial" w:cstheme="minorHAnsi"/>
              </w:rPr>
              <w:t>Example 1: The system removes ‘Homeless established coverage’ when ‘Continuous Medicaid eligibility for Homeless’ expiration batch process runs:</w:t>
            </w:r>
          </w:p>
          <w:p w14:paraId="6D395907" w14:textId="77777777" w:rsidR="00654E9B" w:rsidRPr="005878FA" w:rsidRDefault="00654E9B" w:rsidP="00E74DAA">
            <w:pPr>
              <w:pStyle w:val="ListBullet"/>
              <w:numPr>
                <w:ilvl w:val="0"/>
                <w:numId w:val="627"/>
              </w:numPr>
              <w:contextualSpacing w:val="0"/>
              <w:rPr>
                <w:rFonts w:ascii="Arial" w:hAnsi="Arial" w:cstheme="minorHAnsi"/>
              </w:rPr>
            </w:pPr>
            <w:r w:rsidRPr="005878FA">
              <w:rPr>
                <w:rFonts w:ascii="Arial" w:hAnsi="Arial" w:cstheme="minorHAnsi"/>
              </w:rPr>
              <w:t>On March 12, 2023, Jane is granted ‘Homeless established coverage’ systematically until March 31, 2025.</w:t>
            </w:r>
          </w:p>
          <w:p w14:paraId="4C196172" w14:textId="77777777" w:rsidR="00654E9B" w:rsidRPr="005878FA" w:rsidRDefault="00654E9B" w:rsidP="00E74DAA">
            <w:pPr>
              <w:pStyle w:val="ListBullet"/>
              <w:numPr>
                <w:ilvl w:val="0"/>
                <w:numId w:val="627"/>
              </w:numPr>
              <w:contextualSpacing w:val="0"/>
              <w:rPr>
                <w:rFonts w:ascii="Arial" w:hAnsi="Arial" w:cstheme="minorHAnsi"/>
              </w:rPr>
            </w:pPr>
            <w:r w:rsidRPr="005878FA">
              <w:rPr>
                <w:rFonts w:ascii="Arial" w:hAnsi="Arial" w:cstheme="minorHAnsi"/>
              </w:rPr>
              <w:t>On April 01, 2025, “Continuous Medicaid eligibility for Homeless” expiration batch process runs and picks up Jane’s application.</w:t>
            </w:r>
          </w:p>
          <w:p w14:paraId="04BC2EA8" w14:textId="77777777" w:rsidR="00654E9B" w:rsidRPr="005878FA" w:rsidRDefault="00654E9B" w:rsidP="00E74DAA">
            <w:pPr>
              <w:pStyle w:val="ListBullet"/>
              <w:numPr>
                <w:ilvl w:val="0"/>
                <w:numId w:val="627"/>
              </w:numPr>
              <w:contextualSpacing w:val="0"/>
              <w:rPr>
                <w:rFonts w:ascii="Arial" w:hAnsi="Arial" w:cstheme="minorHAnsi"/>
              </w:rPr>
            </w:pPr>
            <w:r w:rsidRPr="005878FA">
              <w:rPr>
                <w:rFonts w:ascii="Arial" w:hAnsi="Arial" w:cstheme="minorHAnsi"/>
              </w:rPr>
              <w:t>The system re-determines the eligibility and removes Jane’s ‘Homeless established coverage’.</w:t>
            </w:r>
          </w:p>
          <w:p w14:paraId="42568726" w14:textId="77777777" w:rsidR="00654E9B" w:rsidRPr="005878FA" w:rsidRDefault="00654E9B" w:rsidP="00654E9B"/>
          <w:p w14:paraId="0C8B856A" w14:textId="77777777" w:rsidR="00654E9B" w:rsidRPr="005878FA" w:rsidRDefault="00654E9B" w:rsidP="00654E9B">
            <w:r w:rsidRPr="005878FA">
              <w:t xml:space="preserve">Example 2: The system removes ‘Homeless established coverage’ when ‘Continuous Medicaid eligibility for Homeless’ expiration batch process runs after renewals.  </w:t>
            </w:r>
          </w:p>
          <w:p w14:paraId="5F89E75B" w14:textId="77777777" w:rsidR="00654E9B" w:rsidRPr="005878FA" w:rsidRDefault="00654E9B" w:rsidP="00654E9B"/>
          <w:p w14:paraId="487D8292" w14:textId="77777777" w:rsidR="00654E9B" w:rsidRPr="005878FA" w:rsidRDefault="00654E9B" w:rsidP="00E74DAA">
            <w:pPr>
              <w:pStyle w:val="ListParagraph"/>
              <w:numPr>
                <w:ilvl w:val="0"/>
                <w:numId w:val="659"/>
              </w:numPr>
              <w:contextualSpacing w:val="0"/>
            </w:pPr>
            <w:r w:rsidRPr="005878FA">
              <w:t>An application exists for Jane such that:</w:t>
            </w:r>
          </w:p>
          <w:p w14:paraId="12070631" w14:textId="77777777" w:rsidR="00654E9B" w:rsidRPr="005878FA" w:rsidRDefault="00654E9B" w:rsidP="00E74DAA">
            <w:pPr>
              <w:pStyle w:val="ListParagraph"/>
              <w:numPr>
                <w:ilvl w:val="1"/>
                <w:numId w:val="659"/>
              </w:numPr>
              <w:contextualSpacing w:val="0"/>
            </w:pPr>
            <w:r w:rsidRPr="005878FA">
              <w:t>Jane has continuous Medicaid eligibility for Homeless until October 31, 2023.</w:t>
            </w:r>
          </w:p>
          <w:p w14:paraId="32852F89" w14:textId="77777777" w:rsidR="00654E9B" w:rsidRPr="005878FA" w:rsidRDefault="00654E9B" w:rsidP="00E74DAA">
            <w:pPr>
              <w:pStyle w:val="ListParagraph"/>
              <w:numPr>
                <w:ilvl w:val="1"/>
                <w:numId w:val="659"/>
              </w:numPr>
              <w:contextualSpacing w:val="0"/>
            </w:pPr>
            <w:r w:rsidRPr="005878FA">
              <w:t>Homeless established coverage protected aid category for Jane is ‘43 - Standard plus Buy-In’ (Medicaid Standard coverage).</w:t>
            </w:r>
          </w:p>
          <w:p w14:paraId="3A7D7B47" w14:textId="77777777" w:rsidR="00654E9B" w:rsidRPr="005878FA" w:rsidRDefault="00654E9B" w:rsidP="00E74DAA">
            <w:pPr>
              <w:pStyle w:val="ListParagraph"/>
              <w:numPr>
                <w:ilvl w:val="0"/>
                <w:numId w:val="659"/>
              </w:numPr>
              <w:contextualSpacing w:val="0"/>
            </w:pPr>
            <w:r w:rsidRPr="005878FA">
              <w:t>On July 05, 2023, Jane’s application is selected for Medicaid renewals.</w:t>
            </w:r>
          </w:p>
          <w:p w14:paraId="7AEF2AD5" w14:textId="77777777" w:rsidR="00654E9B" w:rsidRPr="005878FA" w:rsidRDefault="00654E9B" w:rsidP="00E74DAA">
            <w:pPr>
              <w:pStyle w:val="ListParagraph"/>
              <w:numPr>
                <w:ilvl w:val="1"/>
                <w:numId w:val="659"/>
              </w:numPr>
              <w:contextualSpacing w:val="0"/>
            </w:pPr>
            <w:r w:rsidRPr="005878FA">
              <w:t>The system receives Null income for Jane during renewals.</w:t>
            </w:r>
          </w:p>
          <w:p w14:paraId="444B17A1" w14:textId="77777777" w:rsidR="00654E9B" w:rsidRPr="005878FA" w:rsidRDefault="00654E9B" w:rsidP="00E74DAA">
            <w:pPr>
              <w:pStyle w:val="ListParagraph"/>
              <w:numPr>
                <w:ilvl w:val="1"/>
                <w:numId w:val="659"/>
              </w:numPr>
              <w:contextualSpacing w:val="0"/>
            </w:pPr>
            <w:r w:rsidRPr="005878FA">
              <w:t>Since renewal program determination date is less than the ‘Continuous Medicaid eligibility for homeless’ end date, the system will not remove ‘Homeless established coverage’.</w:t>
            </w:r>
          </w:p>
          <w:p w14:paraId="0FD644D9" w14:textId="77777777" w:rsidR="00654E9B" w:rsidRPr="005878FA" w:rsidRDefault="00654E9B" w:rsidP="00E74DAA">
            <w:pPr>
              <w:pStyle w:val="ListParagraph"/>
              <w:numPr>
                <w:ilvl w:val="1"/>
                <w:numId w:val="659"/>
              </w:numPr>
              <w:contextualSpacing w:val="0"/>
            </w:pPr>
            <w:r w:rsidRPr="005878FA">
              <w:t xml:space="preserve">Jane remains eligible for aid category ‘43 - Standard plus Buy-In’ during renewals due to continuous eligibility. </w:t>
            </w:r>
          </w:p>
          <w:p w14:paraId="2A1BE5A4" w14:textId="77777777" w:rsidR="00654E9B" w:rsidRPr="005878FA" w:rsidRDefault="00654E9B" w:rsidP="00E74DAA">
            <w:pPr>
              <w:pStyle w:val="ListParagraph"/>
              <w:numPr>
                <w:ilvl w:val="0"/>
                <w:numId w:val="659"/>
              </w:numPr>
              <w:contextualSpacing w:val="0"/>
            </w:pPr>
            <w:r w:rsidRPr="005878FA">
              <w:t xml:space="preserve">On Nov 01, 2023, Continuous Medicaid Eligibility Expiration batch job picks up Jane’s application </w:t>
            </w:r>
          </w:p>
          <w:p w14:paraId="0B458FE2" w14:textId="77777777" w:rsidR="00654E9B" w:rsidRPr="005878FA" w:rsidRDefault="00654E9B" w:rsidP="00E74DAA">
            <w:pPr>
              <w:pStyle w:val="ListBullet"/>
              <w:numPr>
                <w:ilvl w:val="0"/>
                <w:numId w:val="659"/>
              </w:numPr>
              <w:contextualSpacing w:val="0"/>
              <w:rPr>
                <w:rFonts w:ascii="Arial" w:hAnsi="Arial" w:cstheme="minorHAnsi"/>
              </w:rPr>
            </w:pPr>
            <w:r w:rsidRPr="005878FA">
              <w:rPr>
                <w:rFonts w:ascii="Arial" w:hAnsi="Arial" w:cstheme="minorHAnsi"/>
              </w:rPr>
              <w:lastRenderedPageBreak/>
              <w:t>The system re-determines the eligibility and removes Jane’s ‘Homeless established coverage’.</w:t>
            </w:r>
          </w:p>
          <w:p w14:paraId="06AD99A3" w14:textId="77777777" w:rsidR="00654E9B" w:rsidRPr="005878FA" w:rsidRDefault="00654E9B" w:rsidP="00654E9B"/>
          <w:p w14:paraId="4CEBAF19" w14:textId="77777777" w:rsidR="00654E9B" w:rsidRPr="005878FA" w:rsidRDefault="00654E9B" w:rsidP="00654E9B">
            <w:r w:rsidRPr="005878FA">
              <w:t xml:space="preserve">Example 3: The system re-establishes the Homeless established coverage with the application submission date as the start date for ‘Homeless established coverage’. </w:t>
            </w:r>
          </w:p>
          <w:p w14:paraId="08A9245B" w14:textId="77777777" w:rsidR="00654E9B" w:rsidRPr="005878FA" w:rsidRDefault="00654E9B" w:rsidP="00654E9B"/>
          <w:p w14:paraId="5BE47B77" w14:textId="77777777" w:rsidR="00654E9B" w:rsidRPr="005878FA" w:rsidRDefault="00654E9B" w:rsidP="00E74DAA">
            <w:pPr>
              <w:pStyle w:val="ListParagraph"/>
              <w:numPr>
                <w:ilvl w:val="0"/>
                <w:numId w:val="631"/>
              </w:numPr>
              <w:contextualSpacing w:val="0"/>
            </w:pPr>
            <w:r w:rsidRPr="005878FA">
              <w:t>An application exists for Jane such that:</w:t>
            </w:r>
          </w:p>
          <w:p w14:paraId="67617E36" w14:textId="77777777" w:rsidR="00654E9B" w:rsidRPr="005878FA" w:rsidRDefault="00654E9B" w:rsidP="00E74DAA">
            <w:pPr>
              <w:pStyle w:val="ListParagraph"/>
              <w:numPr>
                <w:ilvl w:val="1"/>
                <w:numId w:val="631"/>
              </w:numPr>
              <w:contextualSpacing w:val="0"/>
            </w:pPr>
            <w:r w:rsidRPr="005878FA">
              <w:t>Jane has Continuous Medicaid Eligibility for Homeless until October 31, 2023.</w:t>
            </w:r>
          </w:p>
          <w:p w14:paraId="2233D2BB" w14:textId="77777777" w:rsidR="00654E9B" w:rsidRPr="005878FA" w:rsidRDefault="00654E9B" w:rsidP="00E74DAA">
            <w:pPr>
              <w:pStyle w:val="ListParagraph"/>
              <w:numPr>
                <w:ilvl w:val="1"/>
                <w:numId w:val="631"/>
              </w:numPr>
              <w:contextualSpacing w:val="0"/>
            </w:pPr>
            <w:r w:rsidRPr="005878FA">
              <w:t>Homeless established coverage protected aid category for Jane is ‘43 - Standard plus Buy-In’ (Medicaid Standard coverage).</w:t>
            </w:r>
          </w:p>
          <w:p w14:paraId="3928261A" w14:textId="77777777" w:rsidR="00654E9B" w:rsidRPr="005878FA" w:rsidRDefault="00654E9B" w:rsidP="00E74DAA">
            <w:pPr>
              <w:pStyle w:val="ListParagraph"/>
              <w:numPr>
                <w:ilvl w:val="0"/>
                <w:numId w:val="631"/>
              </w:numPr>
              <w:contextualSpacing w:val="0"/>
            </w:pPr>
            <w:r w:rsidRPr="005878FA">
              <w:t xml:space="preserve">On Nov 01, 2023, the Continuous Medicaid Eligibility Expiration batch job picks up Jane’s application and re-determines the eligibility. </w:t>
            </w:r>
          </w:p>
          <w:p w14:paraId="544A88F0" w14:textId="77777777" w:rsidR="00654E9B" w:rsidRPr="005878FA" w:rsidRDefault="00654E9B" w:rsidP="00E74DAA">
            <w:pPr>
              <w:pStyle w:val="ListParagraph"/>
              <w:numPr>
                <w:ilvl w:val="1"/>
                <w:numId w:val="631"/>
              </w:numPr>
              <w:contextualSpacing w:val="0"/>
            </w:pPr>
            <w:r w:rsidRPr="005878FA">
              <w:t>The Homeless established coverage for Jane is removed.</w:t>
            </w:r>
          </w:p>
          <w:p w14:paraId="4A7442B1" w14:textId="77777777" w:rsidR="00654E9B" w:rsidRPr="005878FA" w:rsidRDefault="00654E9B" w:rsidP="00E74DAA">
            <w:pPr>
              <w:pStyle w:val="ListParagraph"/>
              <w:numPr>
                <w:ilvl w:val="1"/>
                <w:numId w:val="631"/>
              </w:numPr>
              <w:contextualSpacing w:val="0"/>
            </w:pPr>
            <w:r w:rsidRPr="005878FA">
              <w:t>Jane is eligible for aid category ‘43 - Standard plus Buy-In’ systematically.</w:t>
            </w:r>
          </w:p>
          <w:p w14:paraId="692F6288" w14:textId="77777777" w:rsidR="00654E9B" w:rsidRPr="005878FA" w:rsidRDefault="00654E9B" w:rsidP="00E74DAA">
            <w:pPr>
              <w:pStyle w:val="ListParagraph"/>
              <w:numPr>
                <w:ilvl w:val="1"/>
                <w:numId w:val="631"/>
              </w:numPr>
              <w:contextualSpacing w:val="0"/>
            </w:pPr>
            <w:r w:rsidRPr="005878FA">
              <w:t>Jane is still a verified chronically homeless member.</w:t>
            </w:r>
          </w:p>
          <w:p w14:paraId="59E3DA44" w14:textId="77777777" w:rsidR="00654E9B" w:rsidRPr="005878FA" w:rsidRDefault="00654E9B" w:rsidP="00E74DAA">
            <w:pPr>
              <w:pStyle w:val="ListParagraph"/>
              <w:numPr>
                <w:ilvl w:val="1"/>
                <w:numId w:val="631"/>
              </w:numPr>
              <w:contextualSpacing w:val="0"/>
            </w:pPr>
            <w:r w:rsidRPr="005878FA">
              <w:t>Jane’s Medicaid coverage has been determined to be “Final” coverage.</w:t>
            </w:r>
          </w:p>
          <w:p w14:paraId="15393AE6" w14:textId="77777777" w:rsidR="00654E9B" w:rsidRPr="005878FA" w:rsidRDefault="00654E9B" w:rsidP="00E74DAA">
            <w:pPr>
              <w:pStyle w:val="ListParagraph"/>
              <w:numPr>
                <w:ilvl w:val="1"/>
                <w:numId w:val="631"/>
              </w:numPr>
              <w:contextualSpacing w:val="0"/>
            </w:pPr>
            <w:r w:rsidRPr="005878FA">
              <w:t>Jane has not been marked ineligible for Homeless continuous eligibility by the agent portal user via continuous eligibility screen.</w:t>
            </w:r>
          </w:p>
          <w:p w14:paraId="4F953503" w14:textId="77777777" w:rsidR="00654E9B" w:rsidRPr="005878FA" w:rsidRDefault="00654E9B" w:rsidP="00E74DAA">
            <w:pPr>
              <w:pStyle w:val="ListParagraph"/>
              <w:numPr>
                <w:ilvl w:val="1"/>
                <w:numId w:val="631"/>
              </w:numPr>
              <w:contextualSpacing w:val="0"/>
            </w:pPr>
            <w:r w:rsidRPr="005878FA">
              <w:t>The system re-establishes ‘Homeless established coverage’ for Jane</w:t>
            </w:r>
          </w:p>
          <w:p w14:paraId="2A1F9B6B" w14:textId="77777777" w:rsidR="00654E9B" w:rsidRPr="005878FA" w:rsidRDefault="00654E9B" w:rsidP="00E74DAA">
            <w:pPr>
              <w:pStyle w:val="ListParagraph"/>
              <w:numPr>
                <w:ilvl w:val="2"/>
                <w:numId w:val="631"/>
              </w:numPr>
              <w:contextualSpacing w:val="0"/>
            </w:pPr>
            <w:r w:rsidRPr="005878FA">
              <w:t>The aid category ‘43 - Standard plus Buy-In is considered as the ‘Homeless established coverage protected aid category’</w:t>
            </w:r>
          </w:p>
          <w:p w14:paraId="199A1DDB" w14:textId="77777777" w:rsidR="00654E9B" w:rsidRPr="005878FA" w:rsidRDefault="00654E9B" w:rsidP="00E74DAA">
            <w:pPr>
              <w:pStyle w:val="ListParagraph"/>
              <w:numPr>
                <w:ilvl w:val="2"/>
                <w:numId w:val="631"/>
              </w:numPr>
              <w:contextualSpacing w:val="0"/>
            </w:pPr>
            <w:r w:rsidRPr="005878FA">
              <w:t>The start date for re-established ‘Homeless established coverage’: Nov 01, 2023 (application submission date)</w:t>
            </w:r>
          </w:p>
          <w:p w14:paraId="4878270F" w14:textId="77777777" w:rsidR="00654E9B" w:rsidRPr="005878FA" w:rsidRDefault="00654E9B" w:rsidP="00E74DAA">
            <w:pPr>
              <w:pStyle w:val="ListParagraph"/>
              <w:numPr>
                <w:ilvl w:val="2"/>
                <w:numId w:val="631"/>
              </w:numPr>
              <w:contextualSpacing w:val="0"/>
            </w:pPr>
            <w:r w:rsidRPr="005878FA">
              <w:t>The end date for re-established ‘Homeless established coverage’:  Nov 30, 2025 (end of the month Nov 01, 2023 + 24 months)</w:t>
            </w:r>
          </w:p>
          <w:p w14:paraId="447F55BF" w14:textId="77777777" w:rsidR="00654E9B" w:rsidRPr="005878FA" w:rsidRDefault="00654E9B" w:rsidP="00654E9B"/>
        </w:tc>
      </w:tr>
      <w:tr w:rsidR="00654E9B" w:rsidRPr="00010013" w14:paraId="60C9D31E" w14:textId="77777777" w:rsidTr="00654E9B">
        <w:trPr>
          <w:trHeight w:val="350"/>
        </w:trPr>
        <w:tc>
          <w:tcPr>
            <w:tcW w:w="1957" w:type="dxa"/>
            <w:shd w:val="clear" w:color="auto" w:fill="FFFFFF" w:themeFill="background1"/>
            <w:vAlign w:val="center"/>
          </w:tcPr>
          <w:p w14:paraId="56782D80" w14:textId="77777777" w:rsidR="00654E9B" w:rsidRPr="005878FA" w:rsidRDefault="00654E9B" w:rsidP="00654E9B">
            <w:r w:rsidRPr="005878FA">
              <w:lastRenderedPageBreak/>
              <w:t>HCE.PCS.02.010</w:t>
            </w:r>
          </w:p>
        </w:tc>
        <w:tc>
          <w:tcPr>
            <w:tcW w:w="7313" w:type="dxa"/>
            <w:shd w:val="clear" w:color="auto" w:fill="FFFFFF" w:themeFill="background1"/>
          </w:tcPr>
          <w:p w14:paraId="5B76604A" w14:textId="77777777" w:rsidR="00654E9B" w:rsidRPr="005878FA" w:rsidRDefault="00654E9B" w:rsidP="00654E9B">
            <w:r w:rsidRPr="005878FA">
              <w:t xml:space="preserve">The system shall exclude the following applications from the ‘Continuous Medicaid Eligibility for Homeless’ Expiration batch process: </w:t>
            </w:r>
          </w:p>
          <w:p w14:paraId="6758DA16"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t>Applications where application date (appl_date) has not been updated in the last 12 months.</w:t>
            </w:r>
          </w:p>
          <w:p w14:paraId="56B36AB6"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t>Applications for which Medicaid Renewal (including Admin Review Renewal, Express Lane Renewal, Non-Auto Renewal, Auto-Renewal) is initiated.</w:t>
            </w:r>
          </w:p>
          <w:p w14:paraId="3C11B776"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t>Applications for which PDM is initiated.</w:t>
            </w:r>
          </w:p>
          <w:p w14:paraId="0EB80090"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lastRenderedPageBreak/>
              <w:t>Applications where Preliminary eligibility is created but not finalized as part of QHP and Mixed Household Renewal process.</w:t>
            </w:r>
          </w:p>
          <w:p w14:paraId="43FA4DDC"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t>Applications which are provided overridden benefits and protection is applied and active.</w:t>
            </w:r>
          </w:p>
          <w:p w14:paraId="7489B794"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t>Applications which are in ‘suspended’ status.</w:t>
            </w:r>
          </w:p>
          <w:p w14:paraId="62548D9E" w14:textId="77777777" w:rsidR="00654E9B" w:rsidRPr="005878FA" w:rsidRDefault="00654E9B" w:rsidP="00654E9B"/>
        </w:tc>
      </w:tr>
    </w:tbl>
    <w:p w14:paraId="3C695F1F" w14:textId="51658E7D" w:rsidR="00654E9B" w:rsidRPr="00010013" w:rsidRDefault="00654E9B" w:rsidP="00654E9B">
      <w:pPr>
        <w:rPr>
          <w:rFonts w:ascii="Calibri" w:hAnsi="Calibri" w:cs="Calibri"/>
          <w:b/>
        </w:rPr>
      </w:pPr>
    </w:p>
    <w:p w14:paraId="531A1161" w14:textId="77777777" w:rsidR="00654E9B" w:rsidRPr="00A1485F" w:rsidRDefault="00654E9B" w:rsidP="00654E9B">
      <w:pPr>
        <w:ind w:firstLine="450"/>
        <w:rPr>
          <w:rFonts w:eastAsia="Times New Roman"/>
        </w:rPr>
      </w:pPr>
    </w:p>
    <w:p w14:paraId="73FCDD17" w14:textId="77777777" w:rsidR="00654E9B" w:rsidRDefault="00654E9B" w:rsidP="00423116">
      <w:pPr>
        <w:ind w:left="720"/>
      </w:pPr>
    </w:p>
    <w:p w14:paraId="736F4D5E" w14:textId="73D333CA" w:rsidR="005878FA" w:rsidRPr="004342C6" w:rsidRDefault="005878FA" w:rsidP="005878FA">
      <w:pPr>
        <w:pStyle w:val="Heading3"/>
        <w:numPr>
          <w:ilvl w:val="0"/>
          <w:numId w:val="0"/>
        </w:numPr>
        <w:ind w:left="1040"/>
        <w:rPr>
          <w:rFonts w:ascii="Arial" w:hAnsi="Arial" w:cs="Arial"/>
        </w:rPr>
      </w:pPr>
      <w:r>
        <w:rPr>
          <w:rFonts w:ascii="Arial" w:hAnsi="Arial" w:cs="Arial"/>
        </w:rPr>
        <w:t xml:space="preserve">6.42.10 </w:t>
      </w:r>
      <w:r w:rsidRPr="004342C6">
        <w:rPr>
          <w:rFonts w:ascii="Arial" w:hAnsi="Arial" w:cs="Arial"/>
        </w:rPr>
        <w:t>Transaction /SSO Information</w:t>
      </w:r>
    </w:p>
    <w:p w14:paraId="0FF7F2F5" w14:textId="77777777" w:rsidR="005878FA" w:rsidRPr="004342C6" w:rsidRDefault="005878FA" w:rsidP="005878FA">
      <w:pPr>
        <w:pStyle w:val="Hints"/>
        <w:spacing w:after="200"/>
        <w:ind w:left="770" w:firstLine="270"/>
        <w:rPr>
          <w:rFonts w:eastAsiaTheme="minorHAnsi" w:cs="Arial"/>
          <w:color w:val="auto"/>
          <w:sz w:val="22"/>
          <w:szCs w:val="22"/>
        </w:rPr>
      </w:pPr>
      <w:r w:rsidRPr="004342C6">
        <w:rPr>
          <w:rFonts w:eastAsiaTheme="minorHAnsi" w:cs="Arial"/>
          <w:color w:val="auto"/>
          <w:sz w:val="22"/>
          <w:szCs w:val="22"/>
        </w:rPr>
        <w:t>Not Applicable</w:t>
      </w:r>
    </w:p>
    <w:p w14:paraId="36305262" w14:textId="75FBC5C3" w:rsidR="005878FA" w:rsidRDefault="005878FA" w:rsidP="005878FA">
      <w:pPr>
        <w:pStyle w:val="Heading3"/>
        <w:numPr>
          <w:ilvl w:val="0"/>
          <w:numId w:val="0"/>
        </w:numPr>
        <w:ind w:left="1040"/>
        <w:rPr>
          <w:rFonts w:ascii="Arial" w:hAnsi="Arial" w:cs="Arial"/>
        </w:rPr>
      </w:pPr>
      <w:r>
        <w:rPr>
          <w:rFonts w:ascii="Arial" w:hAnsi="Arial" w:cs="Arial"/>
        </w:rPr>
        <w:t xml:space="preserve">6.42.11 </w:t>
      </w:r>
      <w:r w:rsidRPr="004342C6">
        <w:rPr>
          <w:rFonts w:ascii="Arial" w:hAnsi="Arial" w:cs="Arial"/>
        </w:rPr>
        <w:t>Special Design Consideration</w:t>
      </w:r>
    </w:p>
    <w:p w14:paraId="56DEC2FF" w14:textId="1B727398" w:rsidR="005878FA" w:rsidRPr="00C57D35" w:rsidRDefault="005878FA" w:rsidP="00C57D35">
      <w:pPr>
        <w:pStyle w:val="Caption"/>
        <w:keepNext/>
        <w:jc w:val="center"/>
        <w:rPr>
          <w:rFonts w:cs="Arial"/>
        </w:rPr>
      </w:pPr>
      <w:r w:rsidRPr="00C57D35">
        <w:rPr>
          <w:rFonts w:cs="Arial"/>
        </w:rPr>
        <w:t xml:space="preserve">Table </w:t>
      </w:r>
      <w:r w:rsidRPr="00C57D35">
        <w:rPr>
          <w:rFonts w:cs="Arial"/>
        </w:rPr>
        <w:fldChar w:fldCharType="begin"/>
      </w:r>
      <w:r w:rsidRPr="00C57D35">
        <w:rPr>
          <w:rFonts w:cs="Arial"/>
        </w:rPr>
        <w:instrText xml:space="preserve"> SEQ Table \* ARABIC </w:instrText>
      </w:r>
      <w:r w:rsidRPr="00C57D35">
        <w:rPr>
          <w:rFonts w:cs="Arial"/>
        </w:rPr>
        <w:fldChar w:fldCharType="separate"/>
      </w:r>
      <w:r w:rsidRPr="00C57D35">
        <w:rPr>
          <w:rFonts w:cs="Arial"/>
        </w:rPr>
        <w:t>52</w:t>
      </w:r>
      <w:r w:rsidRPr="00C57D35">
        <w:rPr>
          <w:rFonts w:cs="Arial"/>
        </w:rPr>
        <w:fldChar w:fldCharType="end"/>
      </w:r>
      <w:r w:rsidR="00C57D35" w:rsidRPr="00C57D35">
        <w:rPr>
          <w:rFonts w:cs="Arial"/>
        </w:rPr>
        <w:t xml:space="preserve">: </w:t>
      </w:r>
      <w:r w:rsidR="00C57D35" w:rsidRPr="004342C6">
        <w:rPr>
          <w:rFonts w:cs="Arial"/>
        </w:rPr>
        <w:t>Spec</w:t>
      </w:r>
      <w:r w:rsidR="00C57D35">
        <w:rPr>
          <w:rFonts w:cs="Arial"/>
        </w:rPr>
        <w:t xml:space="preserve">ial Design Consideration </w:t>
      </w:r>
      <w:r w:rsidR="00C57D35" w:rsidRPr="00C57D35">
        <w:rPr>
          <w:rFonts w:cs="Arial"/>
        </w:rPr>
        <w:t>– UC.42</w:t>
      </w:r>
    </w:p>
    <w:tbl>
      <w:tblPr>
        <w:tblpPr w:leftFromText="180" w:rightFromText="180" w:vertAnchor="text" w:horzAnchor="page" w:tblpX="2146" w:tblpY="71"/>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330"/>
        <w:gridCol w:w="2700"/>
        <w:gridCol w:w="1615"/>
      </w:tblGrid>
      <w:tr w:rsidR="00C57D35" w14:paraId="57365848" w14:textId="77777777" w:rsidTr="00896B36">
        <w:trPr>
          <w:trHeight w:val="602"/>
          <w:tblHeader/>
        </w:trPr>
        <w:tc>
          <w:tcPr>
            <w:tcW w:w="99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77C794F7" w14:textId="77777777" w:rsidR="00C57D35" w:rsidRPr="000D245C" w:rsidRDefault="00C57D35" w:rsidP="00896B36">
            <w:pPr>
              <w:jc w:val="center"/>
              <w:rPr>
                <w:rFonts w:ascii="Calibri" w:hAnsi="Calibri" w:cs="Calibri"/>
                <w:b/>
                <w:color w:val="FFFFFF" w:themeColor="background1"/>
              </w:rPr>
            </w:pPr>
            <w:r w:rsidRPr="000D245C">
              <w:rPr>
                <w:rFonts w:ascii="Calibri" w:hAnsi="Calibri" w:cs="Calibri"/>
                <w:b/>
                <w:bCs/>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3EAAADC9" w14:textId="77777777" w:rsidR="00C57D35" w:rsidRPr="000D245C" w:rsidRDefault="00C57D35" w:rsidP="00896B36">
            <w:pPr>
              <w:jc w:val="center"/>
              <w:rPr>
                <w:rFonts w:ascii="Calibri" w:hAnsi="Calibri" w:cs="Calibri"/>
                <w:b/>
                <w:color w:val="FFFFFF" w:themeColor="background1"/>
              </w:rPr>
            </w:pPr>
            <w:r w:rsidRPr="000D245C">
              <w:rPr>
                <w:rFonts w:ascii="Calibri" w:hAnsi="Calibri" w:cs="Calibri"/>
                <w:b/>
                <w:bCs/>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34D9BAC8" w14:textId="77777777" w:rsidR="00C57D35" w:rsidRPr="000D245C" w:rsidRDefault="00C57D35" w:rsidP="00896B36">
            <w:pPr>
              <w:jc w:val="center"/>
              <w:rPr>
                <w:rFonts w:ascii="Calibri" w:hAnsi="Calibri" w:cs="Calibri"/>
                <w:b/>
                <w:color w:val="FFFFFF" w:themeColor="background1"/>
              </w:rPr>
            </w:pPr>
            <w:r w:rsidRPr="000D245C">
              <w:rPr>
                <w:rFonts w:ascii="Calibri" w:hAnsi="Calibri" w:cs="Calibri"/>
                <w:b/>
                <w:bCs/>
                <w:color w:val="FFFFFF" w:themeColor="background1"/>
              </w:rPr>
              <w:t>Configuration Required</w:t>
            </w:r>
          </w:p>
        </w:tc>
        <w:tc>
          <w:tcPr>
            <w:tcW w:w="161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1FDF5E6E" w14:textId="77777777" w:rsidR="00C57D35" w:rsidRPr="000D245C" w:rsidRDefault="00C57D35" w:rsidP="00896B36">
            <w:pPr>
              <w:jc w:val="center"/>
              <w:rPr>
                <w:rFonts w:ascii="Calibri" w:hAnsi="Calibri" w:cs="Calibri"/>
                <w:b/>
                <w:color w:val="FFFFFF" w:themeColor="background1"/>
              </w:rPr>
            </w:pPr>
            <w:r w:rsidRPr="000D245C">
              <w:rPr>
                <w:rFonts w:ascii="Calibri" w:hAnsi="Calibri" w:cs="Calibri"/>
                <w:b/>
                <w:bCs/>
                <w:color w:val="FFFFFF" w:themeColor="background1"/>
              </w:rPr>
              <w:t>Default</w:t>
            </w:r>
          </w:p>
        </w:tc>
      </w:tr>
      <w:tr w:rsidR="00C57D35" w:rsidRPr="00CE184B" w14:paraId="12166AAD" w14:textId="77777777" w:rsidTr="00896B36">
        <w:trPr>
          <w:trHeight w:val="287"/>
        </w:trPr>
        <w:tc>
          <w:tcPr>
            <w:tcW w:w="990" w:type="dxa"/>
            <w:tcBorders>
              <w:top w:val="single" w:sz="4" w:space="0" w:color="auto"/>
              <w:left w:val="single" w:sz="4" w:space="0" w:color="auto"/>
              <w:bottom w:val="single" w:sz="4" w:space="0" w:color="auto"/>
              <w:right w:val="single" w:sz="4" w:space="0" w:color="auto"/>
            </w:tcBorders>
            <w:hideMark/>
          </w:tcPr>
          <w:p w14:paraId="5AE5B672" w14:textId="77777777" w:rsidR="00C57D35" w:rsidRPr="00C57D35" w:rsidRDefault="00C57D35" w:rsidP="00896B36">
            <w:pPr>
              <w:rPr>
                <w:rFonts w:cs="Arial"/>
              </w:rPr>
            </w:pPr>
            <w:r w:rsidRPr="00C57D35">
              <w:rPr>
                <w:rFonts w:cs="Arial"/>
              </w:rPr>
              <w:t>1</w:t>
            </w:r>
          </w:p>
        </w:tc>
        <w:tc>
          <w:tcPr>
            <w:tcW w:w="3330" w:type="dxa"/>
            <w:tcBorders>
              <w:top w:val="single" w:sz="4" w:space="0" w:color="auto"/>
              <w:left w:val="single" w:sz="4" w:space="0" w:color="auto"/>
              <w:bottom w:val="single" w:sz="4" w:space="0" w:color="auto"/>
              <w:right w:val="single" w:sz="4" w:space="0" w:color="auto"/>
            </w:tcBorders>
            <w:hideMark/>
          </w:tcPr>
          <w:p w14:paraId="399509A8" w14:textId="77777777" w:rsidR="00C57D35" w:rsidRPr="00C57D35" w:rsidRDefault="00C57D35" w:rsidP="00896B36">
            <w:pPr>
              <w:textAlignment w:val="center"/>
              <w:rPr>
                <w:rFonts w:cs="Arial"/>
              </w:rPr>
            </w:pPr>
            <w:r w:rsidRPr="00C57D35">
              <w:rPr>
                <w:rFonts w:cs="Arial"/>
              </w:rPr>
              <w:t xml:space="preserve">Number of months for which the member is considered to have Continuous Medicaid Eligibility for Homeless. </w:t>
            </w:r>
          </w:p>
          <w:p w14:paraId="25A04E7F" w14:textId="77777777" w:rsidR="00C57D35" w:rsidRPr="00C57D35" w:rsidRDefault="00C57D35" w:rsidP="00896B36">
            <w:pPr>
              <w:ind w:left="720"/>
              <w:textAlignment w:val="center"/>
              <w:rPr>
                <w:rFonts w:cs="Arial"/>
              </w:rPr>
            </w:pPr>
          </w:p>
        </w:tc>
        <w:tc>
          <w:tcPr>
            <w:tcW w:w="2700" w:type="dxa"/>
            <w:tcBorders>
              <w:top w:val="single" w:sz="4" w:space="0" w:color="auto"/>
              <w:left w:val="single" w:sz="4" w:space="0" w:color="auto"/>
              <w:bottom w:val="single" w:sz="4" w:space="0" w:color="auto"/>
              <w:right w:val="single" w:sz="4" w:space="0" w:color="auto"/>
            </w:tcBorders>
            <w:noWrap/>
            <w:hideMark/>
          </w:tcPr>
          <w:p w14:paraId="11F01729" w14:textId="77777777" w:rsidR="00C57D35" w:rsidRPr="00C57D35" w:rsidRDefault="00C57D35" w:rsidP="00896B36">
            <w:pPr>
              <w:pStyle w:val="Hints"/>
              <w:rPr>
                <w:rFonts w:eastAsiaTheme="minorHAnsi" w:cs="Arial"/>
                <w:color w:val="auto"/>
                <w:sz w:val="22"/>
                <w:szCs w:val="22"/>
              </w:rPr>
            </w:pPr>
            <w:r w:rsidRPr="00C57D35">
              <w:rPr>
                <w:rFonts w:eastAsiaTheme="minorHAnsi" w:cs="Arial"/>
                <w:color w:val="auto"/>
                <w:sz w:val="22"/>
                <w:szCs w:val="22"/>
              </w:rPr>
              <w:t xml:space="preserve"> Number of months</w:t>
            </w:r>
          </w:p>
          <w:p w14:paraId="42B53C23" w14:textId="77777777" w:rsidR="00C57D35" w:rsidRPr="00C57D35" w:rsidRDefault="00C57D35" w:rsidP="00896B36">
            <w:pPr>
              <w:pStyle w:val="Hints"/>
              <w:spacing w:after="200"/>
              <w:ind w:left="720"/>
              <w:rPr>
                <w:rFonts w:eastAsiaTheme="minorHAnsi" w:cs="Arial"/>
                <w:color w:val="auto"/>
                <w:sz w:val="22"/>
                <w:szCs w:val="22"/>
              </w:rPr>
            </w:pPr>
          </w:p>
        </w:tc>
        <w:tc>
          <w:tcPr>
            <w:tcW w:w="1615" w:type="dxa"/>
            <w:tcBorders>
              <w:top w:val="single" w:sz="4" w:space="0" w:color="auto"/>
              <w:left w:val="single" w:sz="4" w:space="0" w:color="auto"/>
              <w:bottom w:val="single" w:sz="4" w:space="0" w:color="auto"/>
              <w:right w:val="single" w:sz="4" w:space="0" w:color="auto"/>
            </w:tcBorders>
            <w:noWrap/>
            <w:hideMark/>
          </w:tcPr>
          <w:p w14:paraId="3DD0E60E" w14:textId="77777777" w:rsidR="00C57D35" w:rsidRPr="00C57D35" w:rsidRDefault="00C57D35" w:rsidP="00896B36">
            <w:pPr>
              <w:pStyle w:val="Hints"/>
              <w:spacing w:after="200"/>
              <w:rPr>
                <w:rFonts w:eastAsiaTheme="minorHAnsi" w:cs="Arial"/>
                <w:color w:val="auto"/>
                <w:sz w:val="22"/>
                <w:szCs w:val="22"/>
              </w:rPr>
            </w:pPr>
            <w:r w:rsidRPr="00C57D35">
              <w:rPr>
                <w:rFonts w:eastAsiaTheme="minorHAnsi" w:cs="Arial"/>
                <w:color w:val="auto"/>
                <w:sz w:val="22"/>
                <w:szCs w:val="22"/>
              </w:rPr>
              <w:t>24</w:t>
            </w:r>
          </w:p>
        </w:tc>
      </w:tr>
      <w:tr w:rsidR="00C57D35" w:rsidRPr="00CE184B" w14:paraId="640B4FCC" w14:textId="77777777" w:rsidTr="00C57D35">
        <w:trPr>
          <w:trHeight w:val="1358"/>
        </w:trPr>
        <w:tc>
          <w:tcPr>
            <w:tcW w:w="990" w:type="dxa"/>
            <w:tcBorders>
              <w:top w:val="single" w:sz="4" w:space="0" w:color="auto"/>
              <w:left w:val="single" w:sz="4" w:space="0" w:color="auto"/>
              <w:bottom w:val="single" w:sz="4" w:space="0" w:color="auto"/>
              <w:right w:val="single" w:sz="4" w:space="0" w:color="auto"/>
            </w:tcBorders>
          </w:tcPr>
          <w:p w14:paraId="01071C2F" w14:textId="77777777" w:rsidR="00C57D35" w:rsidRPr="00C57D35" w:rsidRDefault="00C57D35" w:rsidP="00896B36">
            <w:pPr>
              <w:rPr>
                <w:rFonts w:cs="Arial"/>
              </w:rPr>
            </w:pPr>
            <w:r w:rsidRPr="00C57D35">
              <w:rPr>
                <w:rFonts w:cs="Arial"/>
              </w:rPr>
              <w:t>2</w:t>
            </w:r>
          </w:p>
        </w:tc>
        <w:tc>
          <w:tcPr>
            <w:tcW w:w="3330" w:type="dxa"/>
            <w:tcBorders>
              <w:top w:val="single" w:sz="4" w:space="0" w:color="auto"/>
              <w:left w:val="single" w:sz="4" w:space="0" w:color="auto"/>
              <w:bottom w:val="single" w:sz="4" w:space="0" w:color="auto"/>
              <w:right w:val="single" w:sz="4" w:space="0" w:color="auto"/>
            </w:tcBorders>
          </w:tcPr>
          <w:p w14:paraId="08D0E66F" w14:textId="77777777" w:rsidR="00C57D35" w:rsidRPr="00C57D35" w:rsidRDefault="00C57D35" w:rsidP="00896B36">
            <w:pPr>
              <w:rPr>
                <w:rFonts w:cs="Arial"/>
              </w:rPr>
            </w:pPr>
            <w:r w:rsidRPr="00C57D35">
              <w:rPr>
                <w:rFonts w:cs="Arial"/>
              </w:rPr>
              <w:t>List of closure reasons impacting the ‘Homeless established coverage’/ ‘Continuous Medicaid Eligibility for Homeless’</w:t>
            </w:r>
          </w:p>
        </w:tc>
        <w:tc>
          <w:tcPr>
            <w:tcW w:w="2700" w:type="dxa"/>
            <w:tcBorders>
              <w:top w:val="single" w:sz="4" w:space="0" w:color="auto"/>
              <w:left w:val="single" w:sz="4" w:space="0" w:color="auto"/>
              <w:bottom w:val="single" w:sz="4" w:space="0" w:color="auto"/>
              <w:right w:val="single" w:sz="4" w:space="0" w:color="auto"/>
            </w:tcBorders>
            <w:noWrap/>
          </w:tcPr>
          <w:p w14:paraId="5124DC02" w14:textId="77777777" w:rsidR="00C57D35" w:rsidRPr="00C57D35" w:rsidRDefault="00C57D35" w:rsidP="00896B36">
            <w:pPr>
              <w:pStyle w:val="Hints"/>
              <w:rPr>
                <w:rFonts w:eastAsiaTheme="minorHAnsi" w:cs="Arial"/>
                <w:color w:val="auto"/>
                <w:sz w:val="22"/>
                <w:szCs w:val="22"/>
              </w:rPr>
            </w:pPr>
            <w:r w:rsidRPr="00C57D35">
              <w:rPr>
                <w:rFonts w:eastAsiaTheme="minorHAnsi" w:cs="Arial"/>
                <w:color w:val="auto"/>
                <w:sz w:val="22"/>
                <w:szCs w:val="22"/>
              </w:rPr>
              <w:t xml:space="preserve">Values for “Remove Continuous Medicaid Eligibility for Homeless” Column as Y/N in the </w:t>
            </w:r>
            <w:hyperlink w:anchor="Closure_reason_hierarchy" w:history="1">
              <w:r w:rsidRPr="00C57D35">
                <w:rPr>
                  <w:rFonts w:eastAsiaTheme="minorHAnsi" w:cs="Arial"/>
                  <w:color w:val="auto"/>
                  <w:sz w:val="22"/>
                  <w:szCs w:val="22"/>
                </w:rPr>
                <w:t>Closure Reason Hierarchy sheet</w:t>
              </w:r>
            </w:hyperlink>
            <w:r w:rsidRPr="00C57D35">
              <w:rPr>
                <w:rFonts w:eastAsiaTheme="minorHAnsi" w:cs="Arial"/>
                <w:color w:val="auto"/>
                <w:sz w:val="22"/>
                <w:szCs w:val="22"/>
              </w:rPr>
              <w:t>.</w:t>
            </w:r>
          </w:p>
        </w:tc>
        <w:tc>
          <w:tcPr>
            <w:tcW w:w="1615" w:type="dxa"/>
            <w:tcBorders>
              <w:top w:val="single" w:sz="4" w:space="0" w:color="auto"/>
              <w:left w:val="single" w:sz="4" w:space="0" w:color="auto"/>
              <w:bottom w:val="single" w:sz="4" w:space="0" w:color="auto"/>
              <w:right w:val="single" w:sz="4" w:space="0" w:color="auto"/>
            </w:tcBorders>
            <w:noWrap/>
          </w:tcPr>
          <w:p w14:paraId="0E191A19" w14:textId="77777777" w:rsidR="00C57D35" w:rsidRPr="00C57D35" w:rsidRDefault="00C57D35" w:rsidP="00896B36">
            <w:pPr>
              <w:pStyle w:val="Hints"/>
              <w:spacing w:after="200"/>
              <w:rPr>
                <w:rFonts w:eastAsiaTheme="minorHAnsi" w:cs="Arial"/>
                <w:color w:val="auto"/>
                <w:sz w:val="22"/>
                <w:szCs w:val="22"/>
              </w:rPr>
            </w:pPr>
            <w:r w:rsidRPr="00C57D35">
              <w:rPr>
                <w:rFonts w:eastAsiaTheme="minorHAnsi" w:cs="Arial"/>
                <w:color w:val="auto"/>
                <w:sz w:val="22"/>
                <w:szCs w:val="22"/>
              </w:rPr>
              <w:t xml:space="preserve">Refer </w:t>
            </w:r>
            <w:hyperlink w:anchor="Closure_reason_hierarchy" w:history="1">
              <w:r w:rsidRPr="00C57D35">
                <w:rPr>
                  <w:rFonts w:eastAsiaTheme="minorHAnsi" w:cs="Arial"/>
                  <w:color w:val="auto"/>
                  <w:sz w:val="22"/>
                  <w:szCs w:val="22"/>
                </w:rPr>
                <w:t>Closure Reason Hierarchy sheet</w:t>
              </w:r>
            </w:hyperlink>
          </w:p>
          <w:p w14:paraId="740AF94F" w14:textId="77777777" w:rsidR="00C57D35" w:rsidRPr="00C57D35" w:rsidRDefault="00C57D35" w:rsidP="00896B36">
            <w:pPr>
              <w:pStyle w:val="Hints"/>
              <w:spacing w:after="200"/>
              <w:rPr>
                <w:rFonts w:eastAsiaTheme="minorHAnsi" w:cs="Arial"/>
                <w:color w:val="auto"/>
                <w:sz w:val="22"/>
                <w:szCs w:val="22"/>
              </w:rPr>
            </w:pPr>
          </w:p>
        </w:tc>
      </w:tr>
    </w:tbl>
    <w:p w14:paraId="5D17BAF7" w14:textId="629706C8" w:rsidR="005878FA" w:rsidRDefault="005878FA" w:rsidP="005878FA"/>
    <w:p w14:paraId="56EC05F7" w14:textId="77777777" w:rsidR="005878FA" w:rsidRPr="005878FA" w:rsidRDefault="005878FA" w:rsidP="005878FA"/>
    <w:p w14:paraId="3DF9E1E0" w14:textId="098B0BDD" w:rsidR="005878FA" w:rsidRDefault="005878FA" w:rsidP="005878FA"/>
    <w:p w14:paraId="0A46C1E2" w14:textId="1AF87A28" w:rsidR="00C57D35" w:rsidRDefault="00C57D35" w:rsidP="00C57D35"/>
    <w:p w14:paraId="49731EFB" w14:textId="0877E9BA" w:rsidR="00C57D35" w:rsidRDefault="00C57D35" w:rsidP="00C57D35"/>
    <w:p w14:paraId="7B4E4C6C" w14:textId="1B53A45E" w:rsidR="00C57D35" w:rsidRDefault="00C57D35" w:rsidP="00C57D35"/>
    <w:p w14:paraId="72D56B2F" w14:textId="143FC202" w:rsidR="00C57D35" w:rsidRDefault="00C57D35" w:rsidP="00C57D35"/>
    <w:p w14:paraId="6D0278DA" w14:textId="5343FC73" w:rsidR="00C57D35" w:rsidRDefault="00C57D35" w:rsidP="00C57D35"/>
    <w:p w14:paraId="7238A67C" w14:textId="6E052616" w:rsidR="00C57D35" w:rsidRDefault="00C57D35" w:rsidP="00C57D35"/>
    <w:p w14:paraId="56931A45" w14:textId="77777777" w:rsidR="00C57D35" w:rsidRDefault="00C57D35" w:rsidP="00C57D35"/>
    <w:p w14:paraId="61B7DB83" w14:textId="77777777" w:rsidR="00C57D35" w:rsidRDefault="00C57D35" w:rsidP="00C57D35"/>
    <w:p w14:paraId="55924B53" w14:textId="77777777" w:rsidR="00C57D35" w:rsidRPr="00C57D35" w:rsidRDefault="00C57D35" w:rsidP="00C57D35"/>
    <w:p w14:paraId="6F371B82" w14:textId="65818AB2" w:rsidR="005878FA" w:rsidRPr="004342C6" w:rsidRDefault="005878FA" w:rsidP="005878FA">
      <w:pPr>
        <w:pStyle w:val="Heading3"/>
        <w:numPr>
          <w:ilvl w:val="0"/>
          <w:numId w:val="0"/>
        </w:numPr>
        <w:ind w:left="1040"/>
        <w:rPr>
          <w:rFonts w:ascii="Arial" w:hAnsi="Arial" w:cs="Arial"/>
        </w:rPr>
      </w:pPr>
      <w:r>
        <w:rPr>
          <w:rFonts w:ascii="Arial" w:hAnsi="Arial" w:cs="Arial"/>
        </w:rPr>
        <w:t xml:space="preserve">6.42.12 </w:t>
      </w:r>
      <w:r w:rsidRPr="004342C6">
        <w:rPr>
          <w:rFonts w:ascii="Arial" w:hAnsi="Arial" w:cs="Arial"/>
        </w:rPr>
        <w:t>Acceptance Criteria</w:t>
      </w:r>
    </w:p>
    <w:p w14:paraId="30273467" w14:textId="77777777" w:rsidR="005878FA" w:rsidRDefault="005878FA" w:rsidP="005878FA">
      <w:pPr>
        <w:ind w:left="1040" w:firstLine="40"/>
        <w:contextualSpacing w:val="0"/>
        <w:rPr>
          <w:rFonts w:cs="Arial"/>
        </w:rPr>
      </w:pPr>
      <w:r w:rsidRPr="0091605C">
        <w:rPr>
          <w:rFonts w:cs="Arial"/>
        </w:rPr>
        <w:t>The system should work as per the flow, UI design, functional requirements, and special design considerations defined above in the use case.</w:t>
      </w:r>
    </w:p>
    <w:p w14:paraId="181025FE" w14:textId="77777777" w:rsidR="00F9614A" w:rsidRDefault="00F9614A" w:rsidP="005878FA">
      <w:pPr>
        <w:ind w:left="1040" w:firstLine="40"/>
        <w:contextualSpacing w:val="0"/>
        <w:rPr>
          <w:rFonts w:cs="Arial"/>
        </w:rPr>
      </w:pPr>
    </w:p>
    <w:p w14:paraId="71CC6CEF" w14:textId="77777777" w:rsidR="00F9614A" w:rsidRDefault="00F9614A" w:rsidP="005878FA">
      <w:pPr>
        <w:ind w:left="1040" w:firstLine="40"/>
        <w:contextualSpacing w:val="0"/>
        <w:rPr>
          <w:rFonts w:cs="Arial"/>
        </w:rPr>
      </w:pPr>
    </w:p>
    <w:p w14:paraId="13CD5A23" w14:textId="77777777" w:rsidR="00F9614A" w:rsidRDefault="00F9614A" w:rsidP="005878FA">
      <w:pPr>
        <w:ind w:left="1040" w:firstLine="40"/>
        <w:contextualSpacing w:val="0"/>
        <w:rPr>
          <w:rFonts w:cs="Arial"/>
        </w:rPr>
      </w:pPr>
    </w:p>
    <w:p w14:paraId="6B437A2A" w14:textId="77777777" w:rsidR="00F9614A" w:rsidRDefault="00F9614A" w:rsidP="005878FA">
      <w:pPr>
        <w:ind w:left="1040" w:firstLine="40"/>
        <w:contextualSpacing w:val="0"/>
        <w:rPr>
          <w:rFonts w:cs="Arial"/>
        </w:rPr>
      </w:pPr>
    </w:p>
    <w:p w14:paraId="5B5E4010" w14:textId="77777777" w:rsidR="00F9614A" w:rsidRDefault="00F9614A" w:rsidP="005878FA">
      <w:pPr>
        <w:ind w:left="1040" w:firstLine="40"/>
        <w:contextualSpacing w:val="0"/>
        <w:rPr>
          <w:rFonts w:cs="Arial"/>
        </w:rPr>
      </w:pPr>
    </w:p>
    <w:p w14:paraId="44EB1F9C" w14:textId="77777777" w:rsidR="00F9614A" w:rsidRDefault="00F9614A" w:rsidP="005878FA">
      <w:pPr>
        <w:ind w:left="1040" w:firstLine="40"/>
        <w:contextualSpacing w:val="0"/>
        <w:rPr>
          <w:rFonts w:cs="Arial"/>
        </w:rPr>
      </w:pPr>
    </w:p>
    <w:p w14:paraId="28B4DB2C" w14:textId="77777777" w:rsidR="00F9614A" w:rsidRDefault="00F9614A" w:rsidP="005878FA">
      <w:pPr>
        <w:ind w:left="1040" w:firstLine="40"/>
        <w:contextualSpacing w:val="0"/>
        <w:rPr>
          <w:rFonts w:cs="Arial"/>
        </w:rPr>
      </w:pPr>
    </w:p>
    <w:p w14:paraId="32C026B3" w14:textId="77777777" w:rsidR="00F9614A" w:rsidRDefault="00F9614A" w:rsidP="005878FA">
      <w:pPr>
        <w:ind w:left="1040" w:firstLine="40"/>
        <w:contextualSpacing w:val="0"/>
        <w:rPr>
          <w:rFonts w:cs="Arial"/>
        </w:rPr>
      </w:pPr>
    </w:p>
    <w:p w14:paraId="6895E4A4" w14:textId="77777777" w:rsidR="00F9614A" w:rsidRDefault="00F9614A" w:rsidP="005878FA">
      <w:pPr>
        <w:ind w:left="1040" w:firstLine="40"/>
        <w:contextualSpacing w:val="0"/>
        <w:rPr>
          <w:rFonts w:cs="Arial"/>
        </w:rPr>
      </w:pPr>
    </w:p>
    <w:p w14:paraId="6BDB7587" w14:textId="77777777" w:rsidR="00F9614A" w:rsidRDefault="00F9614A" w:rsidP="005878FA">
      <w:pPr>
        <w:ind w:left="1040" w:firstLine="40"/>
        <w:contextualSpacing w:val="0"/>
        <w:rPr>
          <w:rFonts w:cs="Arial"/>
        </w:rPr>
      </w:pPr>
    </w:p>
    <w:p w14:paraId="63168004" w14:textId="77777777" w:rsidR="00F9614A" w:rsidRDefault="00F9614A" w:rsidP="005878FA">
      <w:pPr>
        <w:ind w:left="1040" w:firstLine="40"/>
        <w:contextualSpacing w:val="0"/>
        <w:rPr>
          <w:rFonts w:cs="Arial"/>
        </w:rPr>
      </w:pPr>
    </w:p>
    <w:p w14:paraId="5A08D575" w14:textId="77777777" w:rsidR="00F9614A" w:rsidRDefault="00F9614A" w:rsidP="005878FA">
      <w:pPr>
        <w:ind w:left="1040" w:firstLine="40"/>
        <w:contextualSpacing w:val="0"/>
        <w:rPr>
          <w:rFonts w:cs="Arial"/>
        </w:rPr>
      </w:pPr>
    </w:p>
    <w:p w14:paraId="190816D5" w14:textId="77777777" w:rsidR="00F9614A" w:rsidRDefault="00F9614A" w:rsidP="005878FA">
      <w:pPr>
        <w:ind w:left="1040" w:firstLine="40"/>
        <w:contextualSpacing w:val="0"/>
        <w:rPr>
          <w:rFonts w:cs="Arial"/>
        </w:rPr>
      </w:pPr>
    </w:p>
    <w:p w14:paraId="26372F29" w14:textId="77777777" w:rsidR="00F9614A" w:rsidRDefault="00F9614A" w:rsidP="005878FA">
      <w:pPr>
        <w:ind w:left="1040" w:firstLine="40"/>
        <w:contextualSpacing w:val="0"/>
        <w:rPr>
          <w:rFonts w:cs="Arial"/>
        </w:rPr>
      </w:pPr>
    </w:p>
    <w:p w14:paraId="4A71F03F" w14:textId="77777777" w:rsidR="00EB5DBC" w:rsidRDefault="00EB5DBC" w:rsidP="00DB6AEE">
      <w:pPr>
        <w:pStyle w:val="Heading2"/>
      </w:pPr>
      <w:r>
        <w:lastRenderedPageBreak/>
        <w:t>Use Case Id: UC-43</w:t>
      </w:r>
      <w:r w:rsidRPr="004342C6">
        <w:t xml:space="preserve"> </w:t>
      </w:r>
      <w:r w:rsidRPr="00896B36">
        <w:t>Rules for Established coverage and continuous Medicaid eligibility for children</w:t>
      </w:r>
    </w:p>
    <w:p w14:paraId="101A7DA7" w14:textId="77777777" w:rsidR="00EB5DBC" w:rsidRPr="0091605C" w:rsidRDefault="00EB5DBC" w:rsidP="00EB5DBC">
      <w:pPr>
        <w:pStyle w:val="Heading3"/>
        <w:numPr>
          <w:ilvl w:val="0"/>
          <w:numId w:val="0"/>
        </w:numPr>
        <w:ind w:left="1040" w:hanging="230"/>
        <w:rPr>
          <w:rFonts w:ascii="Arial" w:hAnsi="Arial" w:cs="Arial"/>
        </w:rPr>
      </w:pPr>
      <w:r>
        <w:rPr>
          <w:rFonts w:ascii="Arial" w:hAnsi="Arial" w:cs="Arial"/>
        </w:rPr>
        <w:t xml:space="preserve">6.43.1 </w:t>
      </w:r>
      <w:r w:rsidRPr="0091605C">
        <w:rPr>
          <w:rFonts w:ascii="Arial" w:hAnsi="Arial" w:cs="Arial"/>
        </w:rPr>
        <w:t>Description</w:t>
      </w:r>
    </w:p>
    <w:p w14:paraId="63531E32" w14:textId="77777777" w:rsidR="00EB5DBC" w:rsidRPr="00896B36" w:rsidRDefault="00EB5DBC" w:rsidP="00EB5DBC">
      <w:pPr>
        <w:ind w:left="720"/>
        <w:rPr>
          <w:rFonts w:eastAsia="Times New Roman"/>
        </w:rPr>
      </w:pPr>
      <w:r w:rsidRPr="00896B36">
        <w:rPr>
          <w:rFonts w:eastAsia="Times New Roman"/>
        </w:rPr>
        <w:t xml:space="preserve">The purpose of this product capability is to define the rules for established coverage and continuous Medicaid eligibility for children. </w:t>
      </w:r>
    </w:p>
    <w:p w14:paraId="06BA5CA7" w14:textId="77777777" w:rsidR="00EB5DBC" w:rsidRDefault="00EB5DBC" w:rsidP="00EB5DBC">
      <w:pPr>
        <w:ind w:left="720" w:hanging="230"/>
        <w:rPr>
          <w:rFonts w:eastAsia="Times New Roman"/>
        </w:rPr>
      </w:pPr>
    </w:p>
    <w:p w14:paraId="36812924" w14:textId="77777777" w:rsidR="00EB5DBC" w:rsidRPr="004342C6" w:rsidRDefault="00EB5DBC" w:rsidP="00EB5DBC">
      <w:pPr>
        <w:pStyle w:val="Heading3"/>
        <w:numPr>
          <w:ilvl w:val="0"/>
          <w:numId w:val="0"/>
        </w:numPr>
        <w:ind w:left="1040" w:hanging="230"/>
        <w:rPr>
          <w:rFonts w:ascii="Arial" w:hAnsi="Arial" w:cs="Arial"/>
        </w:rPr>
      </w:pPr>
      <w:r>
        <w:rPr>
          <w:rFonts w:ascii="Arial" w:hAnsi="Arial" w:cs="Arial"/>
        </w:rPr>
        <w:t xml:space="preserve">6.43.2 </w:t>
      </w:r>
      <w:r w:rsidRPr="004342C6">
        <w:rPr>
          <w:rFonts w:ascii="Arial" w:hAnsi="Arial" w:cs="Arial"/>
        </w:rPr>
        <w:t xml:space="preserve">Related Use case </w:t>
      </w:r>
    </w:p>
    <w:p w14:paraId="141425F1" w14:textId="77777777" w:rsidR="00EB5DBC" w:rsidRDefault="00EB5DBC" w:rsidP="00EB5DBC">
      <w:pPr>
        <w:ind w:firstLine="720"/>
        <w:rPr>
          <w:rFonts w:eastAsia="Times New Roman"/>
        </w:rPr>
      </w:pPr>
      <w:r w:rsidRPr="00A1485F">
        <w:rPr>
          <w:rFonts w:eastAsia="Times New Roman"/>
        </w:rPr>
        <w:t>Not applicable</w:t>
      </w:r>
    </w:p>
    <w:p w14:paraId="64005C8D" w14:textId="77777777" w:rsidR="00EB5DBC" w:rsidRDefault="00EB5DBC" w:rsidP="00EB5DBC">
      <w:pPr>
        <w:ind w:left="1530" w:hanging="230"/>
        <w:rPr>
          <w:rFonts w:eastAsia="Times New Roman"/>
        </w:rPr>
      </w:pPr>
    </w:p>
    <w:p w14:paraId="7CEB6A6E" w14:textId="77777777" w:rsidR="00EB5DBC" w:rsidRPr="00896B36" w:rsidRDefault="00EB5DBC" w:rsidP="00EB5DBC">
      <w:pPr>
        <w:pStyle w:val="Heading3"/>
        <w:numPr>
          <w:ilvl w:val="0"/>
          <w:numId w:val="0"/>
        </w:numPr>
        <w:ind w:left="1040" w:hanging="230"/>
        <w:rPr>
          <w:rFonts w:ascii="Arial" w:hAnsi="Arial" w:cs="Arial"/>
        </w:rPr>
      </w:pPr>
      <w:r w:rsidRPr="00896B36">
        <w:rPr>
          <w:rFonts w:ascii="Arial" w:hAnsi="Arial" w:cs="Arial"/>
        </w:rPr>
        <w:t>6.43.</w:t>
      </w:r>
      <w:r>
        <w:rPr>
          <w:rFonts w:ascii="Arial" w:hAnsi="Arial" w:cs="Arial"/>
        </w:rPr>
        <w:t>3</w:t>
      </w:r>
      <w:r w:rsidRPr="00896B36">
        <w:rPr>
          <w:rFonts w:ascii="Arial" w:hAnsi="Arial" w:cs="Arial"/>
        </w:rPr>
        <w:t xml:space="preserve"> Actor(s)</w:t>
      </w:r>
    </w:p>
    <w:p w14:paraId="6E5EFCAA" w14:textId="77777777" w:rsidR="00EB5DBC" w:rsidRPr="00896B36" w:rsidRDefault="00EB5DBC" w:rsidP="00EB5DBC">
      <w:pPr>
        <w:pStyle w:val="ListParagraph"/>
        <w:numPr>
          <w:ilvl w:val="0"/>
          <w:numId w:val="639"/>
        </w:numPr>
        <w:ind w:hanging="230"/>
        <w:contextualSpacing w:val="0"/>
        <w:rPr>
          <w:rFonts w:asciiTheme="minorHAnsi" w:hAnsiTheme="minorHAnsi"/>
        </w:rPr>
      </w:pPr>
      <w:r w:rsidRPr="00896B36">
        <w:rPr>
          <w:rFonts w:asciiTheme="minorHAnsi" w:hAnsiTheme="minorHAnsi"/>
        </w:rPr>
        <w:t>The HIX System</w:t>
      </w:r>
    </w:p>
    <w:p w14:paraId="4D0FE597" w14:textId="77777777" w:rsidR="00EB5DBC" w:rsidRPr="00896B36" w:rsidRDefault="00EB5DBC" w:rsidP="00EB5DBC">
      <w:pPr>
        <w:pStyle w:val="ListParagraph"/>
        <w:numPr>
          <w:ilvl w:val="0"/>
          <w:numId w:val="639"/>
        </w:numPr>
        <w:ind w:hanging="230"/>
        <w:contextualSpacing w:val="0"/>
        <w:rPr>
          <w:rFonts w:asciiTheme="minorHAnsi" w:hAnsiTheme="minorHAnsi"/>
        </w:rPr>
      </w:pPr>
      <w:r w:rsidRPr="00896B36">
        <w:rPr>
          <w:rFonts w:asciiTheme="minorHAnsi" w:hAnsiTheme="minorHAnsi"/>
        </w:rPr>
        <w:t>Individual user</w:t>
      </w:r>
    </w:p>
    <w:p w14:paraId="75E7B7FB" w14:textId="77777777" w:rsidR="00EB5DBC" w:rsidRPr="00896B36" w:rsidRDefault="00EB5DBC" w:rsidP="00EB5DBC">
      <w:pPr>
        <w:pStyle w:val="ListParagraph"/>
        <w:numPr>
          <w:ilvl w:val="0"/>
          <w:numId w:val="639"/>
        </w:numPr>
        <w:ind w:hanging="230"/>
        <w:contextualSpacing w:val="0"/>
        <w:rPr>
          <w:rFonts w:asciiTheme="minorHAnsi" w:hAnsiTheme="minorHAnsi"/>
        </w:rPr>
      </w:pPr>
      <w:r w:rsidRPr="00896B36">
        <w:rPr>
          <w:rFonts w:asciiTheme="minorHAnsi" w:hAnsiTheme="minorHAnsi"/>
        </w:rPr>
        <w:t>The Assistor Portal user(s)</w:t>
      </w:r>
    </w:p>
    <w:p w14:paraId="558A0820" w14:textId="77777777" w:rsidR="00EB5DBC" w:rsidRPr="00896B36" w:rsidRDefault="00EB5DBC" w:rsidP="00EB5DBC">
      <w:pPr>
        <w:pStyle w:val="ListParagraph"/>
        <w:numPr>
          <w:ilvl w:val="0"/>
          <w:numId w:val="639"/>
        </w:numPr>
        <w:ind w:hanging="230"/>
        <w:contextualSpacing w:val="0"/>
        <w:rPr>
          <w:rFonts w:asciiTheme="minorHAnsi" w:hAnsiTheme="minorHAnsi"/>
        </w:rPr>
      </w:pPr>
      <w:r w:rsidRPr="00896B36">
        <w:rPr>
          <w:rFonts w:asciiTheme="minorHAnsi" w:hAnsiTheme="minorHAnsi"/>
        </w:rPr>
        <w:t>The Agent Portal user(s)</w:t>
      </w:r>
    </w:p>
    <w:p w14:paraId="2B669BDA" w14:textId="77777777" w:rsidR="00EB5DBC" w:rsidRPr="00010013" w:rsidRDefault="00EB5DBC" w:rsidP="00EB5DBC">
      <w:pPr>
        <w:pStyle w:val="ListParagraph"/>
        <w:ind w:left="1080" w:hanging="230"/>
        <w:rPr>
          <w:rFonts w:ascii="Calibri" w:hAnsi="Calibri" w:cs="Calibri"/>
        </w:rPr>
      </w:pPr>
    </w:p>
    <w:p w14:paraId="1A75C713" w14:textId="77777777" w:rsidR="00EB5DBC" w:rsidRPr="00896B36" w:rsidRDefault="00EB5DBC" w:rsidP="00EB5DBC">
      <w:pPr>
        <w:pStyle w:val="Heading3"/>
        <w:numPr>
          <w:ilvl w:val="0"/>
          <w:numId w:val="0"/>
        </w:numPr>
        <w:ind w:left="1040" w:hanging="230"/>
        <w:rPr>
          <w:rFonts w:ascii="Arial" w:hAnsi="Arial" w:cs="Arial"/>
        </w:rPr>
      </w:pPr>
      <w:r w:rsidRPr="00896B36">
        <w:rPr>
          <w:rFonts w:ascii="Arial" w:hAnsi="Arial" w:cs="Arial"/>
        </w:rPr>
        <w:t>6.43.</w:t>
      </w:r>
      <w:r>
        <w:rPr>
          <w:rFonts w:ascii="Arial" w:hAnsi="Arial" w:cs="Arial"/>
        </w:rPr>
        <w:t>4</w:t>
      </w:r>
      <w:r w:rsidRPr="00896B36">
        <w:rPr>
          <w:rFonts w:ascii="Arial" w:hAnsi="Arial" w:cs="Arial"/>
        </w:rPr>
        <w:t xml:space="preserve"> Trigger(s)</w:t>
      </w:r>
    </w:p>
    <w:p w14:paraId="3362E551" w14:textId="77777777" w:rsidR="00EB5DBC" w:rsidRPr="00896B36" w:rsidRDefault="00EB5DBC" w:rsidP="00EB5DBC">
      <w:pPr>
        <w:pStyle w:val="ListParagraph"/>
        <w:numPr>
          <w:ilvl w:val="0"/>
          <w:numId w:val="640"/>
        </w:numPr>
        <w:contextualSpacing w:val="0"/>
        <w:rPr>
          <w:rFonts w:asciiTheme="minorHAnsi" w:hAnsiTheme="minorHAnsi"/>
          <w:color w:val="000000"/>
        </w:rPr>
      </w:pPr>
      <w:r w:rsidRPr="00896B36">
        <w:rPr>
          <w:rFonts w:asciiTheme="minorHAnsi" w:hAnsiTheme="minorHAnsi"/>
          <w:color w:val="000000"/>
        </w:rPr>
        <w:t>Eligibility is determined/re-determined through any process, e.g., Batch/BO determination, online SSAP flow, Renewals, PDM, and eligibility RFI time-clock expiration.</w:t>
      </w:r>
    </w:p>
    <w:p w14:paraId="74041DDA" w14:textId="77777777" w:rsidR="00EB5DBC" w:rsidRPr="00010013" w:rsidRDefault="00EB5DBC" w:rsidP="00EB5DBC">
      <w:pPr>
        <w:pStyle w:val="ListParagraph"/>
        <w:rPr>
          <w:rFonts w:ascii="Calibri" w:hAnsi="Calibri" w:cs="Calibri"/>
        </w:rPr>
      </w:pPr>
    </w:p>
    <w:p w14:paraId="5CFA34B2" w14:textId="77777777" w:rsidR="00EB5DBC" w:rsidRPr="00010013" w:rsidRDefault="00EB5DBC" w:rsidP="00EB5DBC">
      <w:pPr>
        <w:pStyle w:val="Heading3"/>
        <w:numPr>
          <w:ilvl w:val="0"/>
          <w:numId w:val="0"/>
        </w:numPr>
        <w:ind w:left="720"/>
      </w:pPr>
      <w:r>
        <w:t xml:space="preserve">6.43.5 </w:t>
      </w:r>
      <w:r w:rsidRPr="00010013">
        <w:t>Precondition(s)</w:t>
      </w:r>
    </w:p>
    <w:p w14:paraId="05C47E4A" w14:textId="77777777" w:rsidR="00EB5DBC" w:rsidRPr="00896B36" w:rsidRDefault="00EB5DBC" w:rsidP="00EB5DBC">
      <w:pPr>
        <w:pStyle w:val="ListParagraph"/>
        <w:numPr>
          <w:ilvl w:val="0"/>
          <w:numId w:val="641"/>
        </w:numPr>
        <w:rPr>
          <w:rFonts w:asciiTheme="minorHAnsi" w:hAnsiTheme="minorHAnsi"/>
        </w:rPr>
      </w:pPr>
      <w:r w:rsidRPr="00896B36">
        <w:rPr>
          <w:rFonts w:asciiTheme="minorHAnsi" w:hAnsiTheme="minorHAnsi"/>
        </w:rPr>
        <w:t>An application is submitted for a member.</w:t>
      </w:r>
    </w:p>
    <w:p w14:paraId="5E2D8664" w14:textId="77777777" w:rsidR="00EB5DBC" w:rsidRPr="00010013" w:rsidRDefault="00EB5DBC" w:rsidP="00EB5DBC">
      <w:pPr>
        <w:pStyle w:val="ListParagraph"/>
        <w:ind w:left="1080"/>
        <w:rPr>
          <w:rFonts w:ascii="Calibri" w:hAnsi="Calibri" w:cs="Calibri"/>
        </w:rPr>
      </w:pPr>
    </w:p>
    <w:p w14:paraId="13899C4C" w14:textId="77777777" w:rsidR="00EB5DBC" w:rsidRPr="00010013" w:rsidRDefault="00EB5DBC" w:rsidP="00EB5DBC">
      <w:pPr>
        <w:pStyle w:val="Heading3"/>
        <w:numPr>
          <w:ilvl w:val="0"/>
          <w:numId w:val="0"/>
        </w:numPr>
        <w:ind w:left="720"/>
      </w:pPr>
      <w:r>
        <w:t xml:space="preserve">6.43.6 </w:t>
      </w:r>
      <w:r w:rsidRPr="00010013">
        <w:t>Postcondition(s)</w:t>
      </w:r>
    </w:p>
    <w:p w14:paraId="213DCDA7" w14:textId="77777777" w:rsidR="00EB5DBC" w:rsidRPr="00896B36" w:rsidRDefault="00EB5DBC" w:rsidP="00EB5DBC">
      <w:pPr>
        <w:pStyle w:val="ListParagraph"/>
        <w:numPr>
          <w:ilvl w:val="0"/>
          <w:numId w:val="642"/>
        </w:numPr>
        <w:contextualSpacing w:val="0"/>
        <w:rPr>
          <w:rFonts w:asciiTheme="minorHAnsi" w:hAnsiTheme="minorHAnsi"/>
          <w:color w:val="000000"/>
        </w:rPr>
      </w:pPr>
      <w:r w:rsidRPr="00896B36">
        <w:rPr>
          <w:rFonts w:asciiTheme="minorHAnsi" w:hAnsiTheme="minorHAnsi"/>
          <w:color w:val="000000"/>
        </w:rPr>
        <w:t>The system considers the coverage as ‘Children’s established coverage’ and save the assigned aid category as the ‘Children’s established coverage protected aid category’ if applicable.</w:t>
      </w:r>
    </w:p>
    <w:p w14:paraId="5B07426E" w14:textId="77777777" w:rsidR="00EB5DBC" w:rsidRPr="00896B36" w:rsidRDefault="00EB5DBC" w:rsidP="00EB5DBC">
      <w:pPr>
        <w:pStyle w:val="ListParagraph"/>
        <w:numPr>
          <w:ilvl w:val="0"/>
          <w:numId w:val="642"/>
        </w:numPr>
        <w:contextualSpacing w:val="0"/>
        <w:rPr>
          <w:rFonts w:asciiTheme="minorHAnsi" w:hAnsiTheme="minorHAnsi"/>
          <w:color w:val="000000"/>
        </w:rPr>
      </w:pPr>
      <w:r w:rsidRPr="00896B36">
        <w:rPr>
          <w:rFonts w:asciiTheme="minorHAnsi" w:hAnsiTheme="minorHAnsi"/>
          <w:iCs/>
          <w:lang w:eastAsia="en-IN"/>
        </w:rPr>
        <w:t xml:space="preserve">The system considers member to have ‘Children’s established coverage’ from the application submission date (paper application date/in-person application date/program determination date/application submission date) </w:t>
      </w:r>
      <w:r w:rsidRPr="00896B36">
        <w:rPr>
          <w:rFonts w:asciiTheme="minorHAnsi" w:hAnsiTheme="minorHAnsi"/>
          <w:color w:val="000000"/>
        </w:rPr>
        <w:t xml:space="preserve">until </w:t>
      </w:r>
      <w:r w:rsidRPr="00896B36">
        <w:rPr>
          <w:rFonts w:asciiTheme="minorHAnsi" w:hAnsiTheme="minorHAnsi"/>
          <w:iCs/>
          <w:lang w:eastAsia="en-IN"/>
        </w:rPr>
        <w:t xml:space="preserve">the [end of the month of </w:t>
      </w:r>
      <w:r w:rsidRPr="00896B36">
        <w:rPr>
          <w:rFonts w:asciiTheme="minorHAnsi" w:hAnsiTheme="minorHAnsi"/>
        </w:rPr>
        <w:t>(Start date for ‘Children’s established coverage’ + X months)].</w:t>
      </w:r>
      <w:r w:rsidRPr="00896B36">
        <w:rPr>
          <w:rFonts w:asciiTheme="minorHAnsi" w:hAnsiTheme="minorHAnsi"/>
          <w:iCs/>
          <w:lang w:eastAsia="en-IN"/>
        </w:rPr>
        <w:t xml:space="preserve"> </w:t>
      </w:r>
    </w:p>
    <w:p w14:paraId="408C49BB" w14:textId="77777777" w:rsidR="00EB5DBC" w:rsidRPr="00896B36" w:rsidRDefault="00EB5DBC" w:rsidP="00EB5DBC">
      <w:pPr>
        <w:pStyle w:val="ListParagraph"/>
        <w:numPr>
          <w:ilvl w:val="0"/>
          <w:numId w:val="642"/>
        </w:numPr>
        <w:contextualSpacing w:val="0"/>
        <w:rPr>
          <w:rFonts w:asciiTheme="minorHAnsi" w:hAnsiTheme="minorHAnsi"/>
          <w:color w:val="000000"/>
        </w:rPr>
      </w:pPr>
      <w:r w:rsidRPr="00896B36">
        <w:rPr>
          <w:rFonts w:asciiTheme="minorHAnsi" w:hAnsiTheme="minorHAnsi"/>
          <w:color w:val="000000"/>
        </w:rPr>
        <w:t xml:space="preserve">The system considers member to have ‘Children’s established coverage’ from the ‘Eligibility begin date’ (Medicaid Eligibility Start Date) until </w:t>
      </w:r>
      <w:r w:rsidRPr="00896B36">
        <w:rPr>
          <w:rFonts w:asciiTheme="minorHAnsi" w:hAnsiTheme="minorHAnsi"/>
          <w:iCs/>
          <w:lang w:eastAsia="en-IN"/>
        </w:rPr>
        <w:t xml:space="preserve">the [end of the month of </w:t>
      </w:r>
      <w:r w:rsidRPr="00896B36">
        <w:rPr>
          <w:rFonts w:asciiTheme="minorHAnsi" w:hAnsiTheme="minorHAnsi"/>
        </w:rPr>
        <w:t>(Start date for ‘Children’s established coverage’ + X months)].</w:t>
      </w:r>
    </w:p>
    <w:p w14:paraId="60F5679E" w14:textId="77777777" w:rsidR="00EB5DBC" w:rsidRPr="00896B36" w:rsidRDefault="00EB5DBC" w:rsidP="00EB5DBC">
      <w:pPr>
        <w:pStyle w:val="ListParagraph"/>
        <w:numPr>
          <w:ilvl w:val="0"/>
          <w:numId w:val="642"/>
        </w:numPr>
        <w:contextualSpacing w:val="0"/>
        <w:rPr>
          <w:rFonts w:asciiTheme="minorHAnsi" w:hAnsiTheme="minorHAnsi"/>
          <w:color w:val="000000"/>
        </w:rPr>
      </w:pPr>
      <w:r w:rsidRPr="00896B36">
        <w:rPr>
          <w:rFonts w:asciiTheme="minorHAnsi" w:hAnsiTheme="minorHAnsi"/>
          <w:color w:val="000000"/>
        </w:rPr>
        <w:t>The system removes the ‘Children’s established coverage’.</w:t>
      </w:r>
    </w:p>
    <w:p w14:paraId="41950CB0" w14:textId="77777777" w:rsidR="00EB5DBC" w:rsidRPr="00896B36" w:rsidRDefault="00EB5DBC" w:rsidP="00EB5DBC">
      <w:pPr>
        <w:pStyle w:val="ListParagraph"/>
        <w:numPr>
          <w:ilvl w:val="0"/>
          <w:numId w:val="642"/>
        </w:numPr>
        <w:contextualSpacing w:val="0"/>
        <w:rPr>
          <w:rFonts w:asciiTheme="minorHAnsi" w:hAnsiTheme="minorHAnsi"/>
        </w:rPr>
      </w:pPr>
      <w:r w:rsidRPr="00896B36">
        <w:rPr>
          <w:rFonts w:asciiTheme="minorHAnsi" w:hAnsiTheme="minorHAnsi"/>
          <w:color w:val="000000"/>
        </w:rPr>
        <w:t xml:space="preserve">The system assigns the aid category determined by the system to the member. </w:t>
      </w:r>
    </w:p>
    <w:p w14:paraId="0E14922F" w14:textId="77777777" w:rsidR="00EB5DBC" w:rsidRPr="00896B36" w:rsidRDefault="00EB5DBC" w:rsidP="00EB5DBC">
      <w:pPr>
        <w:pStyle w:val="ListParagraph"/>
        <w:numPr>
          <w:ilvl w:val="0"/>
          <w:numId w:val="642"/>
        </w:numPr>
        <w:contextualSpacing w:val="0"/>
        <w:rPr>
          <w:rFonts w:asciiTheme="minorHAnsi" w:hAnsiTheme="minorHAnsi"/>
        </w:rPr>
      </w:pPr>
      <w:r w:rsidRPr="00896B36">
        <w:rPr>
          <w:rFonts w:asciiTheme="minorHAnsi" w:hAnsiTheme="minorHAnsi"/>
          <w:color w:val="000000"/>
        </w:rPr>
        <w:t xml:space="preserve">The system assigns the ‘Children’s established coverage protected aid category’ to the member. </w:t>
      </w:r>
    </w:p>
    <w:p w14:paraId="4638CB2C" w14:textId="77777777" w:rsidR="00EB5DBC" w:rsidRPr="00010013" w:rsidRDefault="00EB5DBC" w:rsidP="00EB5DBC">
      <w:pPr>
        <w:pStyle w:val="ListParagraph"/>
        <w:ind w:left="1080"/>
        <w:rPr>
          <w:rFonts w:ascii="Calibri" w:hAnsi="Calibri" w:cs="Calibri"/>
        </w:rPr>
      </w:pPr>
    </w:p>
    <w:p w14:paraId="0BD7365F" w14:textId="77777777" w:rsidR="00EB5DBC" w:rsidRPr="00010013" w:rsidRDefault="00EB5DBC" w:rsidP="00EB5DBC">
      <w:pPr>
        <w:pStyle w:val="Heading3"/>
        <w:numPr>
          <w:ilvl w:val="0"/>
          <w:numId w:val="0"/>
        </w:numPr>
        <w:ind w:left="720"/>
      </w:pPr>
      <w:r>
        <w:t xml:space="preserve">6.43.7 </w:t>
      </w:r>
      <w:r w:rsidRPr="00010013">
        <w:t>Flow(s)</w:t>
      </w:r>
    </w:p>
    <w:p w14:paraId="5A4D96C1" w14:textId="77777777" w:rsidR="00EB5DBC" w:rsidRPr="00010013" w:rsidRDefault="00EB5DBC" w:rsidP="00EB5DBC">
      <w:pPr>
        <w:pStyle w:val="Heading3"/>
        <w:numPr>
          <w:ilvl w:val="0"/>
          <w:numId w:val="0"/>
        </w:numPr>
        <w:ind w:left="720"/>
      </w:pPr>
      <w:r>
        <w:lastRenderedPageBreak/>
        <w:t xml:space="preserve">6.43.7.1 </w:t>
      </w:r>
      <w:r w:rsidRPr="00010013">
        <w:t>Basic Flow</w:t>
      </w:r>
    </w:p>
    <w:p w14:paraId="6D9D4573" w14:textId="77777777" w:rsidR="00EB5DBC" w:rsidRPr="00896B36" w:rsidRDefault="00EB5DBC" w:rsidP="00EB5DBC">
      <w:pPr>
        <w:pStyle w:val="ListParagraph"/>
        <w:numPr>
          <w:ilvl w:val="0"/>
          <w:numId w:val="643"/>
        </w:numPr>
        <w:contextualSpacing w:val="0"/>
        <w:rPr>
          <w:rFonts w:asciiTheme="minorHAnsi" w:hAnsiTheme="minorHAnsi"/>
          <w:color w:val="000000"/>
        </w:rPr>
      </w:pPr>
      <w:r w:rsidRPr="00896B36">
        <w:rPr>
          <w:rFonts w:asciiTheme="minorHAnsi" w:hAnsiTheme="minorHAnsi"/>
          <w:color w:val="000000"/>
        </w:rPr>
        <w:t>Precondition 1 in section 4.1.5 applies.</w:t>
      </w:r>
    </w:p>
    <w:p w14:paraId="457E36BA" w14:textId="77777777" w:rsidR="00EB5DBC" w:rsidRPr="00896B36" w:rsidRDefault="00EB5DBC" w:rsidP="00EB5DBC">
      <w:pPr>
        <w:pStyle w:val="ListParagraph"/>
        <w:numPr>
          <w:ilvl w:val="0"/>
          <w:numId w:val="643"/>
        </w:numPr>
        <w:contextualSpacing w:val="0"/>
        <w:rPr>
          <w:rFonts w:asciiTheme="minorHAnsi" w:hAnsiTheme="minorHAnsi"/>
        </w:rPr>
      </w:pPr>
      <w:r w:rsidRPr="00896B36">
        <w:rPr>
          <w:rFonts w:asciiTheme="minorHAnsi" w:hAnsiTheme="minorHAnsi"/>
        </w:rPr>
        <w:t>The system checks if all of the following conditions are true in the current eligibility:</w:t>
      </w:r>
    </w:p>
    <w:p w14:paraId="1606516B" w14:textId="77777777" w:rsidR="00EB5DBC" w:rsidRPr="00896B36" w:rsidRDefault="00EB5DBC" w:rsidP="00EB5DBC">
      <w:pPr>
        <w:pStyle w:val="ListParagraph"/>
        <w:numPr>
          <w:ilvl w:val="1"/>
          <w:numId w:val="643"/>
        </w:numPr>
        <w:contextualSpacing w:val="0"/>
        <w:rPr>
          <w:rFonts w:asciiTheme="minorHAnsi" w:hAnsiTheme="minorHAnsi"/>
        </w:rPr>
      </w:pPr>
      <w:r w:rsidRPr="00896B36">
        <w:rPr>
          <w:rFonts w:asciiTheme="minorHAnsi" w:hAnsiTheme="minorHAnsi"/>
        </w:rPr>
        <w:t xml:space="preserve">Member is eligible for any of the following coverage types: </w:t>
      </w:r>
    </w:p>
    <w:p w14:paraId="0B6E332A" w14:textId="77777777" w:rsidR="00EB5DBC" w:rsidRPr="00896B36" w:rsidRDefault="00EB5DBC" w:rsidP="00EB5DBC">
      <w:pPr>
        <w:pStyle w:val="ListParagraph"/>
        <w:numPr>
          <w:ilvl w:val="2"/>
          <w:numId w:val="643"/>
        </w:numPr>
        <w:contextualSpacing w:val="0"/>
        <w:rPr>
          <w:rFonts w:asciiTheme="minorHAnsi" w:hAnsiTheme="minorHAnsi"/>
        </w:rPr>
      </w:pPr>
      <w:r w:rsidRPr="00896B36">
        <w:rPr>
          <w:rFonts w:asciiTheme="minorHAnsi" w:hAnsiTheme="minorHAnsi"/>
        </w:rPr>
        <w:t xml:space="preserve">Medicaid Standard and Medicaid Standard plus Medicare Buy-In coverage </w:t>
      </w:r>
    </w:p>
    <w:p w14:paraId="1DAD9C11" w14:textId="77777777" w:rsidR="00EB5DBC" w:rsidRPr="00896B36" w:rsidRDefault="00EB5DBC" w:rsidP="00EB5DBC">
      <w:pPr>
        <w:pStyle w:val="ListParagraph"/>
        <w:numPr>
          <w:ilvl w:val="2"/>
          <w:numId w:val="643"/>
        </w:numPr>
        <w:contextualSpacing w:val="0"/>
        <w:rPr>
          <w:rFonts w:asciiTheme="minorHAnsi" w:hAnsiTheme="minorHAnsi"/>
        </w:rPr>
      </w:pPr>
      <w:r w:rsidRPr="00896B36">
        <w:rPr>
          <w:rFonts w:asciiTheme="minorHAnsi" w:hAnsiTheme="minorHAnsi"/>
        </w:rPr>
        <w:t xml:space="preserve">Medicaid Family Assistance coverage </w:t>
      </w:r>
    </w:p>
    <w:p w14:paraId="2848E86E" w14:textId="77777777" w:rsidR="00EB5DBC" w:rsidRPr="00896B36" w:rsidRDefault="00EB5DBC" w:rsidP="00EB5DBC">
      <w:pPr>
        <w:pStyle w:val="ListParagraph"/>
        <w:numPr>
          <w:ilvl w:val="2"/>
          <w:numId w:val="643"/>
        </w:numPr>
        <w:contextualSpacing w:val="0"/>
        <w:rPr>
          <w:rFonts w:asciiTheme="minorHAnsi" w:hAnsiTheme="minorHAnsi"/>
        </w:rPr>
      </w:pPr>
      <w:r w:rsidRPr="00896B36">
        <w:rPr>
          <w:rFonts w:asciiTheme="minorHAnsi" w:hAnsiTheme="minorHAnsi"/>
        </w:rPr>
        <w:t>Medicaid CommonHealth coverage and Medicaid CommonHealth Medicare Buy-In coverage</w:t>
      </w:r>
    </w:p>
    <w:p w14:paraId="10099CE7" w14:textId="77777777" w:rsidR="00EB5DBC" w:rsidRPr="00896B36" w:rsidRDefault="00EB5DBC" w:rsidP="00EB5DBC">
      <w:pPr>
        <w:pStyle w:val="ListParagraph"/>
        <w:numPr>
          <w:ilvl w:val="2"/>
          <w:numId w:val="643"/>
        </w:numPr>
        <w:contextualSpacing w:val="0"/>
        <w:rPr>
          <w:rFonts w:asciiTheme="minorHAnsi" w:hAnsiTheme="minorHAnsi"/>
        </w:rPr>
      </w:pPr>
      <w:r w:rsidRPr="00896B36">
        <w:rPr>
          <w:rFonts w:asciiTheme="minorHAnsi" w:hAnsiTheme="minorHAnsi"/>
        </w:rPr>
        <w:t>Children’s Medical Security Plan + Limited coverage/ Limited + Health Safety Net</w:t>
      </w:r>
    </w:p>
    <w:p w14:paraId="5BD514B2" w14:textId="77777777" w:rsidR="00EB5DBC" w:rsidRPr="00896B36" w:rsidRDefault="00EB5DBC" w:rsidP="00EB5DBC">
      <w:pPr>
        <w:pStyle w:val="ListParagraph"/>
        <w:numPr>
          <w:ilvl w:val="1"/>
          <w:numId w:val="643"/>
        </w:numPr>
        <w:contextualSpacing w:val="0"/>
        <w:rPr>
          <w:rFonts w:asciiTheme="minorHAnsi" w:hAnsiTheme="minorHAnsi"/>
        </w:rPr>
      </w:pPr>
      <w:r w:rsidRPr="00896B36">
        <w:rPr>
          <w:rFonts w:asciiTheme="minorHAnsi" w:hAnsiTheme="minorHAnsi"/>
        </w:rPr>
        <w:t>The member’s age is greater than or equal to X (configurable) years and less than Y (configurable) years.</w:t>
      </w:r>
    </w:p>
    <w:p w14:paraId="1887D525" w14:textId="77777777" w:rsidR="00EB5DBC" w:rsidRPr="00896B36" w:rsidRDefault="00EB5DBC" w:rsidP="00EB5DBC">
      <w:pPr>
        <w:pStyle w:val="ListParagraph"/>
        <w:numPr>
          <w:ilvl w:val="1"/>
          <w:numId w:val="643"/>
        </w:numPr>
        <w:contextualSpacing w:val="0"/>
        <w:rPr>
          <w:rFonts w:asciiTheme="minorHAnsi" w:hAnsiTheme="minorHAnsi"/>
          <w:color w:val="000000"/>
        </w:rPr>
      </w:pPr>
      <w:r w:rsidRPr="00896B36">
        <w:rPr>
          <w:rFonts w:asciiTheme="minorHAnsi" w:hAnsiTheme="minorHAnsi"/>
          <w:color w:val="000000"/>
        </w:rPr>
        <w:t>The member’s Medicaid coverage has been determined to be “Final” coverage.</w:t>
      </w:r>
    </w:p>
    <w:p w14:paraId="2E08B62C" w14:textId="77777777" w:rsidR="00EB5DBC" w:rsidRPr="00896B36" w:rsidRDefault="00EB5DBC" w:rsidP="00EB5DBC">
      <w:pPr>
        <w:pStyle w:val="ListParagraph"/>
        <w:numPr>
          <w:ilvl w:val="0"/>
          <w:numId w:val="643"/>
        </w:numPr>
        <w:contextualSpacing w:val="0"/>
        <w:rPr>
          <w:rFonts w:asciiTheme="minorHAnsi" w:hAnsiTheme="minorHAnsi"/>
          <w:color w:val="000000"/>
        </w:rPr>
      </w:pPr>
      <w:r w:rsidRPr="00896B36">
        <w:rPr>
          <w:rFonts w:asciiTheme="minorHAnsi" w:hAnsiTheme="minorHAnsi"/>
          <w:color w:val="000000"/>
        </w:rPr>
        <w:t xml:space="preserve">If the member meets all the criteria in Step 2, the system proceeds to Step 4 else system executes Alternate Flow-1. </w:t>
      </w:r>
    </w:p>
    <w:p w14:paraId="1F4185A3" w14:textId="77777777" w:rsidR="00EB5DBC" w:rsidRPr="00896B36" w:rsidRDefault="00EB5DBC" w:rsidP="00EB5DBC">
      <w:pPr>
        <w:pStyle w:val="ListParagraph"/>
        <w:numPr>
          <w:ilvl w:val="0"/>
          <w:numId w:val="643"/>
        </w:numPr>
        <w:contextualSpacing w:val="0"/>
        <w:rPr>
          <w:rFonts w:asciiTheme="minorHAnsi" w:hAnsiTheme="minorHAnsi"/>
          <w:color w:val="000000"/>
        </w:rPr>
      </w:pPr>
      <w:r w:rsidRPr="00896B36">
        <w:rPr>
          <w:rFonts w:asciiTheme="minorHAnsi" w:hAnsiTheme="minorHAnsi"/>
          <w:color w:val="000000"/>
        </w:rPr>
        <w:t xml:space="preserve">The system </w:t>
      </w:r>
      <w:r w:rsidRPr="00896B36">
        <w:rPr>
          <w:rFonts w:asciiTheme="minorHAnsi" w:hAnsiTheme="minorHAnsi"/>
        </w:rPr>
        <w:t xml:space="preserve">shall </w:t>
      </w:r>
      <w:r w:rsidRPr="00896B36">
        <w:rPr>
          <w:rFonts w:asciiTheme="minorHAnsi" w:hAnsiTheme="minorHAnsi"/>
          <w:iCs/>
          <w:lang w:eastAsia="en-IN"/>
        </w:rPr>
        <w:t xml:space="preserve">consider </w:t>
      </w:r>
      <w:r w:rsidRPr="00896B36">
        <w:rPr>
          <w:rFonts w:asciiTheme="minorHAnsi" w:hAnsiTheme="minorHAnsi"/>
          <w:color w:val="000000"/>
        </w:rPr>
        <w:t xml:space="preserve">the member’s coverage as ‘Children’s established coverage’ </w:t>
      </w:r>
      <w:r w:rsidRPr="00896B36">
        <w:rPr>
          <w:rFonts w:asciiTheme="minorHAnsi" w:hAnsiTheme="minorHAnsi"/>
          <w:iCs/>
          <w:lang w:eastAsia="en-IN"/>
        </w:rPr>
        <w:t>coverag</w:t>
      </w:r>
      <w:r w:rsidRPr="00896B36">
        <w:rPr>
          <w:rFonts w:asciiTheme="minorHAnsi" w:hAnsiTheme="minorHAnsi"/>
          <w:color w:val="000000"/>
        </w:rPr>
        <w:t xml:space="preserve">e’ </w:t>
      </w:r>
      <w:r w:rsidRPr="00896B36">
        <w:rPr>
          <w:rFonts w:asciiTheme="minorHAnsi" w:hAnsiTheme="minorHAnsi"/>
          <w:iCs/>
          <w:lang w:eastAsia="en-IN"/>
        </w:rPr>
        <w:t xml:space="preserve">from the application submission date or Eligibility begin date </w:t>
      </w:r>
      <w:r w:rsidRPr="00896B36">
        <w:rPr>
          <w:rFonts w:asciiTheme="minorHAnsi" w:hAnsiTheme="minorHAnsi"/>
          <w:color w:val="000000"/>
        </w:rPr>
        <w:t xml:space="preserve">until </w:t>
      </w:r>
      <w:r w:rsidRPr="00896B36">
        <w:rPr>
          <w:rFonts w:asciiTheme="minorHAnsi" w:hAnsiTheme="minorHAnsi"/>
          <w:iCs/>
          <w:lang w:eastAsia="en-IN"/>
        </w:rPr>
        <w:t xml:space="preserve">the [end of the month of </w:t>
      </w:r>
      <w:r w:rsidRPr="00896B36">
        <w:rPr>
          <w:rFonts w:asciiTheme="minorHAnsi" w:hAnsiTheme="minorHAnsi"/>
        </w:rPr>
        <w:t>(Start date for ‘Children’s established coverage’</w:t>
      </w:r>
      <w:r w:rsidRPr="00896B36">
        <w:rPr>
          <w:rFonts w:asciiTheme="minorHAnsi" w:hAnsiTheme="minorHAnsi"/>
          <w:iCs/>
          <w:lang w:eastAsia="en-IN"/>
        </w:rPr>
        <w:t xml:space="preserve"> </w:t>
      </w:r>
      <w:r w:rsidRPr="00896B36">
        <w:rPr>
          <w:rFonts w:asciiTheme="minorHAnsi" w:hAnsiTheme="minorHAnsi"/>
        </w:rPr>
        <w:t xml:space="preserve">+ X months)] </w:t>
      </w:r>
      <w:r w:rsidRPr="00896B36">
        <w:rPr>
          <w:rFonts w:asciiTheme="minorHAnsi" w:hAnsiTheme="minorHAnsi"/>
          <w:color w:val="000000"/>
        </w:rPr>
        <w:t xml:space="preserve">and save the assigned aid category as the ‘Established coverage protected aid category’. </w:t>
      </w:r>
    </w:p>
    <w:p w14:paraId="2FB074EA" w14:textId="77777777" w:rsidR="00EB5DBC" w:rsidRPr="00896B36" w:rsidRDefault="00EB5DBC" w:rsidP="00EB5DBC">
      <w:pPr>
        <w:pStyle w:val="ListParagraph"/>
        <w:ind w:left="1350"/>
        <w:rPr>
          <w:rFonts w:asciiTheme="minorHAnsi" w:hAnsiTheme="minorHAnsi"/>
        </w:rPr>
      </w:pPr>
    </w:p>
    <w:p w14:paraId="1F81FF6A" w14:textId="77777777" w:rsidR="00EB5DBC" w:rsidRPr="00896B36" w:rsidRDefault="00EB5DBC" w:rsidP="00EB5DBC">
      <w:pPr>
        <w:pStyle w:val="Heading3"/>
        <w:numPr>
          <w:ilvl w:val="0"/>
          <w:numId w:val="0"/>
        </w:numPr>
        <w:ind w:left="720"/>
      </w:pPr>
      <w:r>
        <w:t xml:space="preserve">6.43.7.2 </w:t>
      </w:r>
      <w:r w:rsidRPr="00896B36">
        <w:t>Alternate Flow-1</w:t>
      </w:r>
    </w:p>
    <w:p w14:paraId="59304725" w14:textId="77777777" w:rsidR="00EB5DBC" w:rsidRPr="00896B36" w:rsidRDefault="00EB5DBC" w:rsidP="00EB5DBC">
      <w:pPr>
        <w:pStyle w:val="ListParagraph"/>
        <w:numPr>
          <w:ilvl w:val="0"/>
          <w:numId w:val="644"/>
        </w:numPr>
        <w:contextualSpacing w:val="0"/>
        <w:rPr>
          <w:rFonts w:asciiTheme="minorHAnsi" w:hAnsiTheme="minorHAnsi"/>
          <w:color w:val="000000"/>
        </w:rPr>
      </w:pPr>
      <w:r w:rsidRPr="00896B36">
        <w:rPr>
          <w:rFonts w:asciiTheme="minorHAnsi" w:hAnsiTheme="minorHAnsi"/>
          <w:color w:val="000000"/>
        </w:rPr>
        <w:t>Basic flow steps 1 to 3 apply.</w:t>
      </w:r>
    </w:p>
    <w:p w14:paraId="2C2634C7" w14:textId="77777777" w:rsidR="00EB5DBC" w:rsidRPr="00896B36" w:rsidRDefault="00EB5DBC" w:rsidP="00EB5DBC">
      <w:pPr>
        <w:pStyle w:val="ListParagraph"/>
        <w:numPr>
          <w:ilvl w:val="0"/>
          <w:numId w:val="644"/>
        </w:numPr>
        <w:contextualSpacing w:val="0"/>
        <w:rPr>
          <w:rFonts w:asciiTheme="minorHAnsi" w:hAnsiTheme="minorHAnsi"/>
          <w:color w:val="000000"/>
        </w:rPr>
      </w:pPr>
      <w:r w:rsidRPr="00896B36">
        <w:rPr>
          <w:rFonts w:asciiTheme="minorHAnsi" w:hAnsiTheme="minorHAnsi"/>
          <w:color w:val="000000"/>
        </w:rPr>
        <w:t xml:space="preserve">The system </w:t>
      </w:r>
      <w:r w:rsidRPr="00896B36">
        <w:rPr>
          <w:rFonts w:asciiTheme="minorHAnsi" w:hAnsiTheme="minorHAnsi"/>
        </w:rPr>
        <w:t xml:space="preserve">shall NOT </w:t>
      </w:r>
      <w:r w:rsidRPr="00896B36">
        <w:rPr>
          <w:rFonts w:asciiTheme="minorHAnsi" w:hAnsiTheme="minorHAnsi"/>
          <w:iCs/>
          <w:lang w:eastAsia="en-IN"/>
        </w:rPr>
        <w:t xml:space="preserve">consider </w:t>
      </w:r>
      <w:r w:rsidRPr="00896B36">
        <w:rPr>
          <w:rFonts w:asciiTheme="minorHAnsi" w:hAnsiTheme="minorHAnsi"/>
          <w:color w:val="000000"/>
        </w:rPr>
        <w:t>the member’s coverage as ‘Children’s established coverage’ and does not save the assigned aid category as the ‘Established coverage protected aid category’.</w:t>
      </w:r>
    </w:p>
    <w:p w14:paraId="50C38411" w14:textId="77777777" w:rsidR="00EB5DBC" w:rsidRPr="00896B36" w:rsidRDefault="00EB5DBC" w:rsidP="00EB5DBC">
      <w:pPr>
        <w:rPr>
          <w:rFonts w:asciiTheme="minorHAnsi" w:hAnsiTheme="minorHAnsi"/>
          <w:color w:val="000000"/>
        </w:rPr>
      </w:pPr>
    </w:p>
    <w:p w14:paraId="77AE6ED7" w14:textId="77777777" w:rsidR="00EB5DBC" w:rsidRPr="00896B36" w:rsidRDefault="00EB5DBC" w:rsidP="00EB5DBC">
      <w:pPr>
        <w:pStyle w:val="Heading3"/>
        <w:numPr>
          <w:ilvl w:val="0"/>
          <w:numId w:val="0"/>
        </w:numPr>
        <w:ind w:left="720"/>
      </w:pPr>
      <w:r>
        <w:t xml:space="preserve">6.43.7.3 </w:t>
      </w:r>
      <w:r w:rsidRPr="00896B36">
        <w:t>Alternate Flow-2</w:t>
      </w:r>
    </w:p>
    <w:p w14:paraId="79DF392B" w14:textId="77777777" w:rsidR="00EB5DBC" w:rsidRPr="00896B36" w:rsidRDefault="00EB5DBC" w:rsidP="00EB5DBC">
      <w:pPr>
        <w:pStyle w:val="ListParagraph"/>
        <w:numPr>
          <w:ilvl w:val="0"/>
          <w:numId w:val="649"/>
        </w:numPr>
        <w:contextualSpacing w:val="0"/>
        <w:rPr>
          <w:rFonts w:asciiTheme="minorHAnsi" w:hAnsiTheme="minorHAnsi"/>
          <w:color w:val="000000"/>
        </w:rPr>
      </w:pPr>
      <w:r w:rsidRPr="00896B36">
        <w:rPr>
          <w:rFonts w:asciiTheme="minorHAnsi" w:hAnsiTheme="minorHAnsi"/>
          <w:color w:val="000000"/>
        </w:rPr>
        <w:t>Basic flow steps 1 to 4 apply.</w:t>
      </w:r>
    </w:p>
    <w:p w14:paraId="03A12B9F" w14:textId="77777777" w:rsidR="00EB5DBC" w:rsidRPr="00896B36" w:rsidRDefault="00EB5DBC" w:rsidP="00EB5DBC">
      <w:pPr>
        <w:pStyle w:val="ListParagraph"/>
        <w:numPr>
          <w:ilvl w:val="0"/>
          <w:numId w:val="649"/>
        </w:numPr>
        <w:contextualSpacing w:val="0"/>
        <w:rPr>
          <w:rFonts w:asciiTheme="minorHAnsi" w:hAnsiTheme="minorHAnsi"/>
          <w:color w:val="000000"/>
        </w:rPr>
      </w:pPr>
      <w:r w:rsidRPr="00896B36">
        <w:rPr>
          <w:rFonts w:asciiTheme="minorHAnsi" w:hAnsiTheme="minorHAnsi"/>
          <w:color w:val="000000"/>
        </w:rPr>
        <w:t>The system determines during the subsequent program determination that the ‘Children’s established coverage’ is carried forward/not removed.</w:t>
      </w:r>
    </w:p>
    <w:p w14:paraId="5913361F" w14:textId="77777777" w:rsidR="00EB5DBC" w:rsidRPr="00896B36" w:rsidRDefault="00EB5DBC" w:rsidP="00EB5DBC">
      <w:pPr>
        <w:pStyle w:val="ListParagraph"/>
        <w:numPr>
          <w:ilvl w:val="0"/>
          <w:numId w:val="649"/>
        </w:numPr>
        <w:contextualSpacing w:val="0"/>
        <w:rPr>
          <w:rFonts w:asciiTheme="minorHAnsi" w:hAnsiTheme="minorHAnsi"/>
          <w:color w:val="000000"/>
        </w:rPr>
      </w:pPr>
      <w:r w:rsidRPr="00896B36">
        <w:rPr>
          <w:rFonts w:asciiTheme="minorHAnsi" w:hAnsiTheme="minorHAnsi"/>
        </w:rPr>
        <w:t xml:space="preserve">The system considers the ‘Continuous Medicaid Eligibility for Children’ as </w:t>
      </w:r>
      <w:r w:rsidRPr="00896B36">
        <w:rPr>
          <w:rFonts w:asciiTheme="minorHAnsi" w:hAnsiTheme="minorHAnsi"/>
          <w:iCs/>
          <w:lang w:eastAsia="en-IN"/>
        </w:rPr>
        <w:t>“Yes”.</w:t>
      </w:r>
    </w:p>
    <w:p w14:paraId="5110286A" w14:textId="77777777" w:rsidR="00EB5DBC" w:rsidRDefault="00EB5DBC" w:rsidP="00EB5DBC">
      <w:pPr>
        <w:rPr>
          <w:rFonts w:ascii="Calibri" w:hAnsi="Calibri" w:cs="Calibri"/>
          <w:color w:val="000000"/>
        </w:rPr>
      </w:pPr>
    </w:p>
    <w:p w14:paraId="73EB4C96" w14:textId="77777777" w:rsidR="00EB5DBC" w:rsidRPr="00010013" w:rsidRDefault="00EB5DBC" w:rsidP="00EB5DBC">
      <w:pPr>
        <w:pStyle w:val="Heading3"/>
        <w:numPr>
          <w:ilvl w:val="0"/>
          <w:numId w:val="0"/>
        </w:numPr>
        <w:ind w:left="720"/>
      </w:pPr>
      <w:r>
        <w:t>6.43.7.4 Alternate Flow-3</w:t>
      </w:r>
    </w:p>
    <w:p w14:paraId="24E60DC8" w14:textId="77777777" w:rsidR="00EB5DBC" w:rsidRPr="00896B36" w:rsidRDefault="00EB5DBC" w:rsidP="00EB5DBC">
      <w:pPr>
        <w:pStyle w:val="ListParagraph"/>
        <w:numPr>
          <w:ilvl w:val="0"/>
          <w:numId w:val="645"/>
        </w:numPr>
        <w:contextualSpacing w:val="0"/>
        <w:rPr>
          <w:rFonts w:asciiTheme="minorHAnsi" w:hAnsiTheme="minorHAnsi"/>
          <w:color w:val="000000"/>
        </w:rPr>
      </w:pPr>
      <w:r w:rsidRPr="00896B36">
        <w:rPr>
          <w:rFonts w:asciiTheme="minorHAnsi" w:hAnsiTheme="minorHAnsi"/>
          <w:color w:val="000000"/>
        </w:rPr>
        <w:t>Basic flow steps 1 to 4 apply.</w:t>
      </w:r>
    </w:p>
    <w:p w14:paraId="28AB6BBA" w14:textId="77777777" w:rsidR="00EB5DBC" w:rsidRPr="00896B36" w:rsidRDefault="00EB5DBC" w:rsidP="00EB5DBC">
      <w:pPr>
        <w:pStyle w:val="ListParagraph"/>
        <w:numPr>
          <w:ilvl w:val="0"/>
          <w:numId w:val="645"/>
        </w:numPr>
        <w:contextualSpacing w:val="0"/>
        <w:rPr>
          <w:rFonts w:asciiTheme="minorHAnsi" w:hAnsiTheme="minorHAnsi"/>
          <w:color w:val="000000"/>
        </w:rPr>
      </w:pPr>
      <w:r w:rsidRPr="00896B36">
        <w:rPr>
          <w:rFonts w:asciiTheme="minorHAnsi" w:hAnsiTheme="minorHAnsi"/>
          <w:color w:val="000000"/>
        </w:rPr>
        <w:t>The system determines during the subsequent program determination that the ‘Children’s established coverage’ is removed.</w:t>
      </w:r>
    </w:p>
    <w:p w14:paraId="53508FA4" w14:textId="77777777" w:rsidR="00EB5DBC" w:rsidRPr="00896B36" w:rsidRDefault="00EB5DBC" w:rsidP="00EB5DBC">
      <w:pPr>
        <w:pStyle w:val="ListParagraph"/>
        <w:numPr>
          <w:ilvl w:val="0"/>
          <w:numId w:val="645"/>
        </w:numPr>
        <w:contextualSpacing w:val="0"/>
        <w:rPr>
          <w:rFonts w:asciiTheme="minorHAnsi" w:hAnsiTheme="minorHAnsi"/>
          <w:color w:val="000000"/>
        </w:rPr>
      </w:pPr>
      <w:r w:rsidRPr="00896B36">
        <w:rPr>
          <w:rFonts w:asciiTheme="minorHAnsi" w:hAnsiTheme="minorHAnsi"/>
        </w:rPr>
        <w:t xml:space="preserve">The system considers the ’Continuous Medicaid Eligibility for Children’ as </w:t>
      </w:r>
      <w:r w:rsidRPr="00896B36">
        <w:rPr>
          <w:rFonts w:asciiTheme="minorHAnsi" w:hAnsiTheme="minorHAnsi"/>
          <w:iCs/>
          <w:lang w:eastAsia="en-IN"/>
        </w:rPr>
        <w:t>“No”.</w:t>
      </w:r>
    </w:p>
    <w:p w14:paraId="54A374F2" w14:textId="77777777" w:rsidR="00EB5DBC" w:rsidRPr="00896B36" w:rsidRDefault="00EB5DBC" w:rsidP="00EB5DBC">
      <w:pPr>
        <w:rPr>
          <w:rFonts w:asciiTheme="minorHAnsi" w:hAnsiTheme="minorHAnsi"/>
          <w:color w:val="000000"/>
        </w:rPr>
      </w:pPr>
    </w:p>
    <w:p w14:paraId="1DCA571C" w14:textId="77777777" w:rsidR="00EB5DBC" w:rsidRPr="00896B36" w:rsidRDefault="00EB5DBC" w:rsidP="00EB5DBC">
      <w:pPr>
        <w:pStyle w:val="Heading3"/>
        <w:numPr>
          <w:ilvl w:val="0"/>
          <w:numId w:val="0"/>
        </w:numPr>
        <w:ind w:left="720"/>
      </w:pPr>
      <w:r>
        <w:t xml:space="preserve">6.43.7.5 </w:t>
      </w:r>
      <w:r w:rsidRPr="00896B36">
        <w:t>Alternate Flow-4</w:t>
      </w:r>
    </w:p>
    <w:p w14:paraId="767C95ED" w14:textId="77777777" w:rsidR="00EB5DBC" w:rsidRPr="00896B36" w:rsidRDefault="00EB5DBC" w:rsidP="00EB5DBC">
      <w:pPr>
        <w:pStyle w:val="ListParagraph"/>
        <w:numPr>
          <w:ilvl w:val="0"/>
          <w:numId w:val="646"/>
        </w:numPr>
        <w:contextualSpacing w:val="0"/>
        <w:rPr>
          <w:rFonts w:asciiTheme="minorHAnsi" w:hAnsiTheme="minorHAnsi"/>
          <w:color w:val="000000"/>
        </w:rPr>
      </w:pPr>
      <w:r w:rsidRPr="00896B36">
        <w:rPr>
          <w:rFonts w:asciiTheme="minorHAnsi" w:hAnsiTheme="minorHAnsi"/>
          <w:color w:val="000000"/>
        </w:rPr>
        <w:t>Alternate Flow-2 steps 1 to 3 apply.</w:t>
      </w:r>
    </w:p>
    <w:p w14:paraId="24908D40" w14:textId="77777777" w:rsidR="00EB5DBC" w:rsidRPr="00896B36" w:rsidRDefault="00EB5DBC" w:rsidP="00EB5DBC">
      <w:pPr>
        <w:pStyle w:val="ListParagraph"/>
        <w:numPr>
          <w:ilvl w:val="0"/>
          <w:numId w:val="646"/>
        </w:numPr>
        <w:contextualSpacing w:val="0"/>
        <w:rPr>
          <w:rFonts w:asciiTheme="minorHAnsi" w:hAnsiTheme="minorHAnsi"/>
          <w:color w:val="000000"/>
        </w:rPr>
      </w:pPr>
      <w:r w:rsidRPr="00896B36">
        <w:rPr>
          <w:rFonts w:asciiTheme="minorHAnsi" w:hAnsiTheme="minorHAnsi"/>
          <w:color w:val="000000"/>
        </w:rPr>
        <w:lastRenderedPageBreak/>
        <w:t>A program determination occurs..</w:t>
      </w:r>
    </w:p>
    <w:p w14:paraId="5887964F" w14:textId="77777777" w:rsidR="00EB5DBC" w:rsidRPr="00896B36" w:rsidRDefault="00EB5DBC" w:rsidP="00EB5DBC">
      <w:pPr>
        <w:pStyle w:val="ListParagraph"/>
        <w:numPr>
          <w:ilvl w:val="0"/>
          <w:numId w:val="646"/>
        </w:numPr>
        <w:contextualSpacing w:val="0"/>
        <w:rPr>
          <w:rFonts w:asciiTheme="minorHAnsi" w:hAnsiTheme="minorHAnsi"/>
          <w:color w:val="000000"/>
        </w:rPr>
      </w:pPr>
      <w:r w:rsidRPr="00896B36">
        <w:rPr>
          <w:rFonts w:asciiTheme="minorHAnsi" w:hAnsiTheme="minorHAnsi"/>
        </w:rPr>
        <w:t>Any of the following conditions are true during a program determination.</w:t>
      </w:r>
    </w:p>
    <w:p w14:paraId="649E282B" w14:textId="77777777" w:rsidR="00EB5DBC" w:rsidRPr="00896B36" w:rsidRDefault="00EB5DBC" w:rsidP="00EB5DBC">
      <w:pPr>
        <w:pStyle w:val="ListParagraph"/>
        <w:numPr>
          <w:ilvl w:val="1"/>
          <w:numId w:val="646"/>
        </w:numPr>
        <w:contextualSpacing w:val="0"/>
        <w:rPr>
          <w:rFonts w:asciiTheme="minorHAnsi" w:hAnsiTheme="minorHAnsi"/>
          <w:color w:val="000000"/>
        </w:rPr>
      </w:pPr>
      <w:r w:rsidRPr="00896B36">
        <w:rPr>
          <w:rFonts w:asciiTheme="minorHAnsi" w:hAnsiTheme="minorHAnsi"/>
          <w:color w:val="000000"/>
        </w:rPr>
        <w:t>The member’s age is greater than Y (configurable) years.</w:t>
      </w:r>
    </w:p>
    <w:p w14:paraId="2277E0CD" w14:textId="77777777" w:rsidR="00EB5DBC" w:rsidRPr="00896B36" w:rsidRDefault="00EB5DBC" w:rsidP="00EB5DBC">
      <w:pPr>
        <w:pStyle w:val="ListParagraph"/>
        <w:ind w:left="2070"/>
        <w:rPr>
          <w:rFonts w:asciiTheme="minorHAnsi" w:hAnsiTheme="minorHAnsi"/>
        </w:rPr>
      </w:pPr>
      <w:r w:rsidRPr="00896B36">
        <w:rPr>
          <w:rFonts w:asciiTheme="minorHAnsi" w:hAnsiTheme="minorHAnsi"/>
        </w:rPr>
        <w:t>OR</w:t>
      </w:r>
    </w:p>
    <w:p w14:paraId="6BF7D084" w14:textId="77777777" w:rsidR="00EB5DBC" w:rsidRPr="00896B36" w:rsidRDefault="00EB5DBC" w:rsidP="00EB5DBC">
      <w:pPr>
        <w:pStyle w:val="ListParagraph"/>
        <w:numPr>
          <w:ilvl w:val="1"/>
          <w:numId w:val="646"/>
        </w:numPr>
        <w:contextualSpacing w:val="0"/>
        <w:rPr>
          <w:rFonts w:asciiTheme="minorHAnsi" w:hAnsiTheme="minorHAnsi"/>
        </w:rPr>
      </w:pPr>
      <w:r w:rsidRPr="00896B36">
        <w:rPr>
          <w:rFonts w:asciiTheme="minorHAnsi" w:hAnsiTheme="minorHAnsi"/>
        </w:rPr>
        <w:t>Any one of the closure reasons (primary or non-primary) with value ‘Y’ in column “Remove Continuous Eligibility for Children” in “Closure Reason Hierarchy sheet” is applied to the member.</w:t>
      </w:r>
    </w:p>
    <w:p w14:paraId="1D075310" w14:textId="77777777" w:rsidR="00EB5DBC" w:rsidRPr="00896B36" w:rsidRDefault="00EB5DBC" w:rsidP="00EB5DBC">
      <w:pPr>
        <w:pStyle w:val="ListParagraph"/>
        <w:ind w:left="2070"/>
        <w:rPr>
          <w:rFonts w:asciiTheme="minorHAnsi" w:hAnsiTheme="minorHAnsi"/>
        </w:rPr>
      </w:pPr>
      <w:r w:rsidRPr="00896B36">
        <w:rPr>
          <w:rFonts w:asciiTheme="minorHAnsi" w:hAnsiTheme="minorHAnsi"/>
        </w:rPr>
        <w:t>OR</w:t>
      </w:r>
    </w:p>
    <w:p w14:paraId="3D0A5113" w14:textId="77777777" w:rsidR="00EB5DBC" w:rsidRPr="00896B36" w:rsidRDefault="00EB5DBC" w:rsidP="00EB5DBC">
      <w:pPr>
        <w:pStyle w:val="ListParagraph"/>
        <w:numPr>
          <w:ilvl w:val="1"/>
          <w:numId w:val="646"/>
        </w:numPr>
        <w:contextualSpacing w:val="0"/>
        <w:rPr>
          <w:rFonts w:asciiTheme="minorHAnsi" w:hAnsiTheme="minorHAnsi"/>
        </w:rPr>
      </w:pPr>
      <w:r w:rsidRPr="00896B36">
        <w:rPr>
          <w:rFonts w:asciiTheme="minorHAnsi" w:hAnsiTheme="minorHAnsi"/>
        </w:rPr>
        <w:t xml:space="preserve">{The current date is later than </w:t>
      </w:r>
      <w:r w:rsidRPr="00896B36">
        <w:rPr>
          <w:rFonts w:asciiTheme="minorHAnsi" w:hAnsiTheme="minorHAnsi"/>
          <w:iCs/>
          <w:lang w:eastAsia="en-IN"/>
        </w:rPr>
        <w:t xml:space="preserve">the [end of the month of </w:t>
      </w:r>
      <w:r w:rsidRPr="00896B36">
        <w:rPr>
          <w:rFonts w:asciiTheme="minorHAnsi" w:hAnsiTheme="minorHAnsi"/>
        </w:rPr>
        <w:t>(Start date for ‘Children’s established coverage’ + X months)]</w:t>
      </w:r>
      <w:r w:rsidRPr="00896B36">
        <w:rPr>
          <w:rFonts w:asciiTheme="minorHAnsi" w:hAnsiTheme="minorHAnsi"/>
          <w:color w:val="000000"/>
        </w:rPr>
        <w:t>.</w:t>
      </w:r>
    </w:p>
    <w:p w14:paraId="4FD50B96" w14:textId="77777777" w:rsidR="00EB5DBC" w:rsidRPr="00896B36" w:rsidRDefault="00EB5DBC" w:rsidP="00EB5DBC">
      <w:pPr>
        <w:pStyle w:val="ListParagraph"/>
        <w:ind w:left="2070"/>
        <w:rPr>
          <w:rFonts w:asciiTheme="minorHAnsi" w:hAnsiTheme="minorHAnsi"/>
        </w:rPr>
      </w:pPr>
      <w:r w:rsidRPr="00896B36">
        <w:rPr>
          <w:rFonts w:asciiTheme="minorHAnsi" w:hAnsiTheme="minorHAnsi"/>
        </w:rPr>
        <w:t>AND</w:t>
      </w:r>
    </w:p>
    <w:p w14:paraId="3B2A507C" w14:textId="77777777" w:rsidR="00EB5DBC" w:rsidRPr="00896B36" w:rsidRDefault="00EB5DBC" w:rsidP="00EB5DBC">
      <w:pPr>
        <w:pStyle w:val="ListParagraph"/>
        <w:ind w:left="2070"/>
        <w:rPr>
          <w:rFonts w:asciiTheme="minorHAnsi" w:hAnsiTheme="minorHAnsi"/>
        </w:rPr>
      </w:pPr>
      <w:r w:rsidRPr="00896B36">
        <w:rPr>
          <w:rFonts w:asciiTheme="minorHAnsi" w:hAnsiTheme="minorHAnsi"/>
        </w:rPr>
        <w:t>The application date (appl_date) for the member is within the last 12 months of the current date.}</w:t>
      </w:r>
    </w:p>
    <w:p w14:paraId="615E7A77" w14:textId="77777777" w:rsidR="00EB5DBC" w:rsidRPr="00896B36" w:rsidRDefault="00EB5DBC" w:rsidP="00EB5DBC">
      <w:pPr>
        <w:pStyle w:val="ListParagraph"/>
        <w:numPr>
          <w:ilvl w:val="0"/>
          <w:numId w:val="646"/>
        </w:numPr>
        <w:contextualSpacing w:val="0"/>
        <w:rPr>
          <w:rFonts w:asciiTheme="minorHAnsi" w:hAnsiTheme="minorHAnsi"/>
          <w:color w:val="000000"/>
        </w:rPr>
      </w:pPr>
      <w:r w:rsidRPr="00896B36">
        <w:rPr>
          <w:rFonts w:asciiTheme="minorHAnsi" w:hAnsiTheme="minorHAnsi"/>
        </w:rPr>
        <w:t xml:space="preserve">The system removes </w:t>
      </w:r>
      <w:r w:rsidRPr="00896B36">
        <w:rPr>
          <w:rFonts w:asciiTheme="minorHAnsi" w:hAnsiTheme="minorHAnsi"/>
          <w:color w:val="000000"/>
        </w:rPr>
        <w:t>the ‘Children’s established coverage’ and reset the ‘Established coverage protected aid category’.</w:t>
      </w:r>
    </w:p>
    <w:p w14:paraId="008D03C5" w14:textId="77777777" w:rsidR="00EB5DBC" w:rsidRPr="00896B36" w:rsidRDefault="00EB5DBC" w:rsidP="00EB5DBC">
      <w:pPr>
        <w:rPr>
          <w:rFonts w:asciiTheme="minorHAnsi" w:hAnsiTheme="minorHAnsi"/>
          <w:color w:val="000000"/>
        </w:rPr>
      </w:pPr>
    </w:p>
    <w:p w14:paraId="3CD65C8E" w14:textId="77777777" w:rsidR="00EB5DBC" w:rsidRPr="00896B36" w:rsidRDefault="00EB5DBC" w:rsidP="00EB5DBC">
      <w:pPr>
        <w:pStyle w:val="Heading3"/>
        <w:numPr>
          <w:ilvl w:val="0"/>
          <w:numId w:val="0"/>
        </w:numPr>
        <w:ind w:left="720"/>
      </w:pPr>
      <w:r>
        <w:t xml:space="preserve">6.43.7.6 </w:t>
      </w:r>
      <w:r w:rsidRPr="00896B36">
        <w:t>Alternate Flow-5</w:t>
      </w:r>
    </w:p>
    <w:p w14:paraId="06A99213" w14:textId="77777777" w:rsidR="00EB5DBC" w:rsidRPr="00896B36" w:rsidRDefault="00EB5DBC" w:rsidP="00EB5DBC">
      <w:pPr>
        <w:pStyle w:val="ListParagraph"/>
        <w:numPr>
          <w:ilvl w:val="0"/>
          <w:numId w:val="647"/>
        </w:numPr>
        <w:contextualSpacing w:val="0"/>
        <w:rPr>
          <w:rFonts w:asciiTheme="minorHAnsi" w:hAnsiTheme="minorHAnsi"/>
          <w:color w:val="000000"/>
        </w:rPr>
      </w:pPr>
      <w:r w:rsidRPr="00896B36">
        <w:rPr>
          <w:rFonts w:asciiTheme="minorHAnsi" w:hAnsiTheme="minorHAnsi"/>
          <w:color w:val="000000"/>
        </w:rPr>
        <w:t>Alternate flow-4 steps 1 to 3 apply.</w:t>
      </w:r>
    </w:p>
    <w:p w14:paraId="3255A3B7" w14:textId="77777777" w:rsidR="00EB5DBC" w:rsidRPr="00896B36" w:rsidRDefault="00EB5DBC" w:rsidP="00EB5DBC">
      <w:pPr>
        <w:pStyle w:val="ListParagraph"/>
        <w:numPr>
          <w:ilvl w:val="0"/>
          <w:numId w:val="647"/>
        </w:numPr>
        <w:contextualSpacing w:val="0"/>
        <w:rPr>
          <w:rFonts w:asciiTheme="minorHAnsi" w:hAnsiTheme="minorHAnsi"/>
          <w:color w:val="000000"/>
        </w:rPr>
      </w:pPr>
      <w:r w:rsidRPr="00896B36">
        <w:rPr>
          <w:rFonts w:asciiTheme="minorHAnsi" w:hAnsiTheme="minorHAnsi"/>
          <w:color w:val="000000"/>
        </w:rPr>
        <w:t>The system determines that all of the following conditions are true:</w:t>
      </w:r>
    </w:p>
    <w:p w14:paraId="1A7681E5" w14:textId="77777777" w:rsidR="00EB5DBC" w:rsidRPr="00896B36" w:rsidRDefault="00EB5DBC" w:rsidP="00EB5DBC">
      <w:pPr>
        <w:pStyle w:val="ListParagraph"/>
        <w:numPr>
          <w:ilvl w:val="1"/>
          <w:numId w:val="647"/>
        </w:numPr>
        <w:contextualSpacing w:val="0"/>
        <w:rPr>
          <w:rFonts w:asciiTheme="minorHAnsi" w:hAnsiTheme="minorHAnsi"/>
        </w:rPr>
      </w:pPr>
      <w:r w:rsidRPr="00896B36">
        <w:rPr>
          <w:rFonts w:asciiTheme="minorHAnsi" w:hAnsiTheme="minorHAnsi"/>
        </w:rPr>
        <w:t xml:space="preserve">The member is eligible for any of the following coverage types: </w:t>
      </w:r>
    </w:p>
    <w:p w14:paraId="4F61DC92" w14:textId="77777777" w:rsidR="00EB5DBC" w:rsidRPr="00896B36" w:rsidRDefault="00EB5DBC" w:rsidP="00EB5DBC">
      <w:pPr>
        <w:pStyle w:val="ListParagraph"/>
        <w:numPr>
          <w:ilvl w:val="2"/>
          <w:numId w:val="647"/>
        </w:numPr>
        <w:contextualSpacing w:val="0"/>
        <w:rPr>
          <w:rFonts w:asciiTheme="minorHAnsi" w:hAnsiTheme="minorHAnsi"/>
        </w:rPr>
      </w:pPr>
      <w:r w:rsidRPr="00896B36">
        <w:rPr>
          <w:rFonts w:asciiTheme="minorHAnsi" w:hAnsiTheme="minorHAnsi"/>
        </w:rPr>
        <w:t xml:space="preserve">Medicaid Standard and Medicaid Standard plus Medicare Buy-In coverage </w:t>
      </w:r>
    </w:p>
    <w:p w14:paraId="7857B795" w14:textId="77777777" w:rsidR="00EB5DBC" w:rsidRPr="00896B36" w:rsidRDefault="00EB5DBC" w:rsidP="00EB5DBC">
      <w:pPr>
        <w:pStyle w:val="ListParagraph"/>
        <w:numPr>
          <w:ilvl w:val="2"/>
          <w:numId w:val="647"/>
        </w:numPr>
        <w:contextualSpacing w:val="0"/>
        <w:rPr>
          <w:rFonts w:asciiTheme="minorHAnsi" w:hAnsiTheme="minorHAnsi"/>
        </w:rPr>
      </w:pPr>
      <w:r w:rsidRPr="00896B36">
        <w:rPr>
          <w:rFonts w:asciiTheme="minorHAnsi" w:hAnsiTheme="minorHAnsi"/>
        </w:rPr>
        <w:t xml:space="preserve">Medicaid Family Assistance coverage </w:t>
      </w:r>
    </w:p>
    <w:p w14:paraId="582ADA92" w14:textId="77777777" w:rsidR="00EB5DBC" w:rsidRPr="00896B36" w:rsidRDefault="00EB5DBC" w:rsidP="00EB5DBC">
      <w:pPr>
        <w:pStyle w:val="ListParagraph"/>
        <w:numPr>
          <w:ilvl w:val="2"/>
          <w:numId w:val="647"/>
        </w:numPr>
        <w:contextualSpacing w:val="0"/>
        <w:rPr>
          <w:rFonts w:asciiTheme="minorHAnsi" w:hAnsiTheme="minorHAnsi"/>
        </w:rPr>
      </w:pPr>
      <w:r w:rsidRPr="00896B36">
        <w:rPr>
          <w:rFonts w:asciiTheme="minorHAnsi" w:hAnsiTheme="minorHAnsi"/>
        </w:rPr>
        <w:t>Medicaid CommonHealth coverage and Medicaid CommonHealth Medicare Buy-In coverage.</w:t>
      </w:r>
    </w:p>
    <w:p w14:paraId="7F0FEE39" w14:textId="77777777" w:rsidR="00EB5DBC" w:rsidRPr="00896B36" w:rsidRDefault="00EB5DBC" w:rsidP="00EB5DBC">
      <w:pPr>
        <w:pStyle w:val="ListParagraph"/>
        <w:numPr>
          <w:ilvl w:val="2"/>
          <w:numId w:val="647"/>
        </w:numPr>
        <w:contextualSpacing w:val="0"/>
        <w:rPr>
          <w:rFonts w:asciiTheme="minorHAnsi" w:hAnsiTheme="minorHAnsi"/>
        </w:rPr>
      </w:pPr>
      <w:r w:rsidRPr="00896B36">
        <w:rPr>
          <w:rFonts w:asciiTheme="minorHAnsi" w:hAnsiTheme="minorHAnsi"/>
        </w:rPr>
        <w:t>Children’s Medical Security Plan + Limited coverage/ Limited + Health Safety Net</w:t>
      </w:r>
    </w:p>
    <w:p w14:paraId="21330316" w14:textId="77777777" w:rsidR="00EB5DBC" w:rsidRPr="00896B36" w:rsidRDefault="00EB5DBC" w:rsidP="00EB5DBC">
      <w:pPr>
        <w:pStyle w:val="ListParagraph"/>
        <w:numPr>
          <w:ilvl w:val="1"/>
          <w:numId w:val="647"/>
        </w:numPr>
        <w:contextualSpacing w:val="0"/>
        <w:rPr>
          <w:rFonts w:asciiTheme="minorHAnsi" w:hAnsiTheme="minorHAnsi"/>
        </w:rPr>
      </w:pPr>
      <w:r w:rsidRPr="00896B36">
        <w:rPr>
          <w:rFonts w:asciiTheme="minorHAnsi" w:hAnsiTheme="minorHAnsi"/>
        </w:rPr>
        <w:t>The member’s age is greater than or equal to X (configurable) years and less than Y (configurable) years.</w:t>
      </w:r>
    </w:p>
    <w:p w14:paraId="3D0A1891" w14:textId="77777777" w:rsidR="00EB5DBC" w:rsidRPr="00896B36" w:rsidRDefault="00EB5DBC" w:rsidP="00EB5DBC">
      <w:pPr>
        <w:pStyle w:val="ListParagraph"/>
        <w:numPr>
          <w:ilvl w:val="1"/>
          <w:numId w:val="647"/>
        </w:numPr>
        <w:contextualSpacing w:val="0"/>
        <w:rPr>
          <w:rFonts w:asciiTheme="minorHAnsi" w:hAnsiTheme="minorHAnsi"/>
          <w:color w:val="000000"/>
        </w:rPr>
      </w:pPr>
      <w:r w:rsidRPr="00896B36">
        <w:rPr>
          <w:rFonts w:asciiTheme="minorHAnsi" w:hAnsiTheme="minorHAnsi"/>
          <w:color w:val="000000"/>
        </w:rPr>
        <w:t>The member’s Medicaid coverage has been determined to be “Final” coverage.</w:t>
      </w:r>
    </w:p>
    <w:p w14:paraId="475D47A5" w14:textId="77777777" w:rsidR="00EB5DBC" w:rsidRPr="00896B36" w:rsidRDefault="00EB5DBC" w:rsidP="00EB5DBC">
      <w:pPr>
        <w:pStyle w:val="ListParagraph"/>
        <w:numPr>
          <w:ilvl w:val="0"/>
          <w:numId w:val="647"/>
        </w:numPr>
        <w:contextualSpacing w:val="0"/>
        <w:rPr>
          <w:rFonts w:asciiTheme="minorHAnsi" w:hAnsiTheme="minorHAnsi"/>
          <w:color w:val="000000"/>
        </w:rPr>
      </w:pPr>
      <w:r w:rsidRPr="00896B36">
        <w:rPr>
          <w:rFonts w:asciiTheme="minorHAnsi" w:hAnsiTheme="minorHAnsi"/>
          <w:color w:val="000000"/>
        </w:rPr>
        <w:t xml:space="preserve">The system </w:t>
      </w:r>
      <w:r w:rsidRPr="00896B36">
        <w:rPr>
          <w:rFonts w:asciiTheme="minorHAnsi" w:hAnsiTheme="minorHAnsi"/>
        </w:rPr>
        <w:t xml:space="preserve">re-establishes the </w:t>
      </w:r>
      <w:r w:rsidRPr="00896B36">
        <w:rPr>
          <w:rFonts w:asciiTheme="minorHAnsi" w:hAnsiTheme="minorHAnsi"/>
          <w:color w:val="000000"/>
        </w:rPr>
        <w:t>‘Children’s established coverage’ and save the assigned aid category as the ‘Established coverage protected aid category’.</w:t>
      </w:r>
    </w:p>
    <w:p w14:paraId="60925E08" w14:textId="77777777" w:rsidR="00EB5DBC" w:rsidRPr="00896B36" w:rsidRDefault="00EB5DBC" w:rsidP="00EB5DBC">
      <w:pPr>
        <w:rPr>
          <w:rFonts w:asciiTheme="minorHAnsi" w:hAnsiTheme="minorHAnsi"/>
          <w:color w:val="000000"/>
        </w:rPr>
      </w:pPr>
    </w:p>
    <w:p w14:paraId="6A2E319E" w14:textId="77777777" w:rsidR="00EB5DBC" w:rsidRPr="00896B36" w:rsidRDefault="00EB5DBC" w:rsidP="00EB5DBC">
      <w:pPr>
        <w:pStyle w:val="Heading3"/>
        <w:numPr>
          <w:ilvl w:val="0"/>
          <w:numId w:val="0"/>
        </w:numPr>
        <w:ind w:left="720"/>
      </w:pPr>
      <w:r>
        <w:t xml:space="preserve">6.43.7.7 </w:t>
      </w:r>
      <w:r w:rsidRPr="00896B36">
        <w:t>Alternate Flow-6</w:t>
      </w:r>
    </w:p>
    <w:p w14:paraId="09327D01" w14:textId="77777777" w:rsidR="00EB5DBC" w:rsidRPr="00896B36" w:rsidRDefault="00EB5DBC" w:rsidP="00EB5DBC">
      <w:pPr>
        <w:pStyle w:val="ListParagraph"/>
        <w:numPr>
          <w:ilvl w:val="0"/>
          <w:numId w:val="650"/>
        </w:numPr>
        <w:contextualSpacing w:val="0"/>
        <w:rPr>
          <w:rFonts w:asciiTheme="minorHAnsi" w:hAnsiTheme="minorHAnsi"/>
          <w:color w:val="000000"/>
        </w:rPr>
      </w:pPr>
      <w:r w:rsidRPr="00896B36">
        <w:rPr>
          <w:rFonts w:asciiTheme="minorHAnsi" w:hAnsiTheme="minorHAnsi"/>
          <w:color w:val="000000"/>
        </w:rPr>
        <w:t>Alternate Flow-2 steps 1 to 3 apply.</w:t>
      </w:r>
    </w:p>
    <w:p w14:paraId="70F2337A" w14:textId="77777777" w:rsidR="00EB5DBC" w:rsidRPr="00896B36" w:rsidRDefault="00EB5DBC" w:rsidP="00EB5DBC">
      <w:pPr>
        <w:pStyle w:val="ListParagraph"/>
        <w:numPr>
          <w:ilvl w:val="0"/>
          <w:numId w:val="650"/>
        </w:numPr>
        <w:contextualSpacing w:val="0"/>
        <w:rPr>
          <w:rFonts w:asciiTheme="minorHAnsi" w:hAnsiTheme="minorHAnsi"/>
          <w:color w:val="000000"/>
        </w:rPr>
      </w:pPr>
      <w:r w:rsidRPr="00896B36">
        <w:rPr>
          <w:rFonts w:asciiTheme="minorHAnsi" w:hAnsiTheme="minorHAnsi"/>
          <w:color w:val="000000"/>
        </w:rPr>
        <w:t>The aid category determined by the system is higher in hierarchy than the ‘Children’s established coverage protected aid category’.</w:t>
      </w:r>
    </w:p>
    <w:p w14:paraId="16ADBE4B" w14:textId="77777777" w:rsidR="00EB5DBC" w:rsidRPr="00896B36" w:rsidRDefault="00EB5DBC" w:rsidP="00EB5DBC">
      <w:pPr>
        <w:pStyle w:val="ListParagraph"/>
        <w:ind w:left="1350"/>
        <w:rPr>
          <w:rFonts w:asciiTheme="minorHAnsi" w:hAnsiTheme="minorHAnsi"/>
          <w:color w:val="000000"/>
        </w:rPr>
      </w:pPr>
      <w:r w:rsidRPr="00896B36">
        <w:rPr>
          <w:rFonts w:asciiTheme="minorHAnsi" w:hAnsiTheme="minorHAnsi"/>
          <w:color w:val="000000"/>
        </w:rPr>
        <w:t>OR</w:t>
      </w:r>
    </w:p>
    <w:p w14:paraId="2269F72C" w14:textId="77777777" w:rsidR="00EB5DBC" w:rsidRPr="00896B36" w:rsidRDefault="00EB5DBC" w:rsidP="00EB5DBC">
      <w:pPr>
        <w:pStyle w:val="ListParagraph"/>
        <w:ind w:left="1350"/>
        <w:rPr>
          <w:rFonts w:asciiTheme="minorHAnsi" w:hAnsiTheme="minorHAnsi"/>
          <w:color w:val="000000"/>
        </w:rPr>
      </w:pPr>
      <w:r w:rsidRPr="00896B36">
        <w:rPr>
          <w:rFonts w:asciiTheme="minorHAnsi" w:hAnsiTheme="minorHAnsi"/>
          <w:color w:val="000000"/>
        </w:rPr>
        <w:t xml:space="preserve">The aid category determined by the system is lower in hierarchy than the ‘Children’s established coverage protected aid category’ and </w:t>
      </w:r>
      <w:r w:rsidRPr="00896B36">
        <w:rPr>
          <w:rFonts w:asciiTheme="minorHAnsi" w:hAnsiTheme="minorHAnsi"/>
          <w:iCs/>
          <w:color w:val="000000"/>
        </w:rPr>
        <w:t>the system determines the coverage type associated with ‘Children’s established coverage protected aid category’ is same as the coverage type of Aid category determined by the system.</w:t>
      </w:r>
    </w:p>
    <w:p w14:paraId="563C281A" w14:textId="77777777" w:rsidR="00EB5DBC" w:rsidRPr="00896B36" w:rsidRDefault="00EB5DBC" w:rsidP="00EB5DBC">
      <w:pPr>
        <w:pStyle w:val="ListParagraph"/>
        <w:numPr>
          <w:ilvl w:val="0"/>
          <w:numId w:val="650"/>
        </w:numPr>
        <w:contextualSpacing w:val="0"/>
        <w:rPr>
          <w:rFonts w:asciiTheme="minorHAnsi" w:hAnsiTheme="minorHAnsi"/>
        </w:rPr>
      </w:pPr>
      <w:r w:rsidRPr="00896B36">
        <w:rPr>
          <w:rFonts w:asciiTheme="minorHAnsi" w:hAnsiTheme="minorHAnsi"/>
          <w:color w:val="000000"/>
        </w:rPr>
        <w:t xml:space="preserve">The system assigns the aid category determined by the system to the member. </w:t>
      </w:r>
      <w:r w:rsidRPr="00896B36">
        <w:rPr>
          <w:rFonts w:asciiTheme="minorHAnsi" w:eastAsiaTheme="majorEastAsia" w:hAnsiTheme="minorHAnsi"/>
          <w:b/>
          <w:noProof/>
        </w:rPr>
        <w:t xml:space="preserve"> </w:t>
      </w:r>
    </w:p>
    <w:p w14:paraId="5CDB5478" w14:textId="77777777" w:rsidR="00EB5DBC" w:rsidRPr="00896B36" w:rsidRDefault="00EB5DBC" w:rsidP="00EB5DBC">
      <w:pPr>
        <w:rPr>
          <w:rFonts w:asciiTheme="minorHAnsi" w:hAnsiTheme="minorHAnsi"/>
          <w:color w:val="000000"/>
        </w:rPr>
      </w:pPr>
    </w:p>
    <w:p w14:paraId="6544766E" w14:textId="77777777" w:rsidR="00EB5DBC" w:rsidRPr="00896B36" w:rsidRDefault="00EB5DBC" w:rsidP="00EB5DBC">
      <w:pPr>
        <w:pStyle w:val="Heading3"/>
        <w:numPr>
          <w:ilvl w:val="0"/>
          <w:numId w:val="0"/>
        </w:numPr>
        <w:ind w:left="720"/>
      </w:pPr>
      <w:r>
        <w:t xml:space="preserve">6.43.7.8 </w:t>
      </w:r>
      <w:r w:rsidRPr="00896B36">
        <w:t>Alternate Flow-7</w:t>
      </w:r>
    </w:p>
    <w:p w14:paraId="0E8036F3" w14:textId="77777777" w:rsidR="00EB5DBC" w:rsidRPr="00896B36" w:rsidRDefault="00EB5DBC" w:rsidP="00EB5DBC">
      <w:pPr>
        <w:pStyle w:val="ListParagraph"/>
        <w:numPr>
          <w:ilvl w:val="0"/>
          <w:numId w:val="648"/>
        </w:numPr>
        <w:contextualSpacing w:val="0"/>
        <w:rPr>
          <w:rFonts w:asciiTheme="minorHAnsi" w:hAnsiTheme="minorHAnsi"/>
          <w:color w:val="000000"/>
        </w:rPr>
      </w:pPr>
      <w:r w:rsidRPr="00896B36">
        <w:rPr>
          <w:rFonts w:asciiTheme="minorHAnsi" w:hAnsiTheme="minorHAnsi"/>
          <w:color w:val="000000"/>
        </w:rPr>
        <w:lastRenderedPageBreak/>
        <w:t>Alternate Flow-2 steps 1 to 3 apply.</w:t>
      </w:r>
    </w:p>
    <w:p w14:paraId="67C8CBB6" w14:textId="77777777" w:rsidR="00EB5DBC" w:rsidRPr="00896B36" w:rsidRDefault="00EB5DBC" w:rsidP="00EB5DBC">
      <w:pPr>
        <w:pStyle w:val="ListParagraph"/>
        <w:numPr>
          <w:ilvl w:val="0"/>
          <w:numId w:val="648"/>
        </w:numPr>
        <w:contextualSpacing w:val="0"/>
        <w:rPr>
          <w:rFonts w:asciiTheme="minorHAnsi" w:hAnsiTheme="minorHAnsi"/>
          <w:color w:val="000000"/>
        </w:rPr>
      </w:pPr>
      <w:r w:rsidRPr="00896B36">
        <w:rPr>
          <w:rFonts w:asciiTheme="minorHAnsi" w:hAnsiTheme="minorHAnsi"/>
          <w:color w:val="000000"/>
        </w:rPr>
        <w:t xml:space="preserve">The aid category determined by the system is lower in hierarchy than the ‘Children’s established coverage protected aid category’ and </w:t>
      </w:r>
      <w:r w:rsidRPr="00896B36">
        <w:rPr>
          <w:rFonts w:asciiTheme="minorHAnsi" w:hAnsiTheme="minorHAnsi"/>
          <w:iCs/>
          <w:color w:val="000000"/>
        </w:rPr>
        <w:t>the coverage type associated with ‘Children’s established coverage protected aid category’ is not same as the coverage type of Aid category determined by the system.</w:t>
      </w:r>
    </w:p>
    <w:p w14:paraId="1D3BF13E" w14:textId="77777777" w:rsidR="00EB5DBC" w:rsidRPr="00896B36" w:rsidRDefault="00EB5DBC" w:rsidP="00EB5DBC">
      <w:pPr>
        <w:pStyle w:val="ListParagraph"/>
        <w:ind w:left="1350"/>
        <w:rPr>
          <w:rFonts w:asciiTheme="minorHAnsi" w:hAnsiTheme="minorHAnsi"/>
          <w:iCs/>
          <w:color w:val="000000"/>
        </w:rPr>
      </w:pPr>
      <w:r w:rsidRPr="00896B36">
        <w:rPr>
          <w:rFonts w:asciiTheme="minorHAnsi" w:hAnsiTheme="minorHAnsi"/>
          <w:iCs/>
          <w:color w:val="000000"/>
        </w:rPr>
        <w:t>OR</w:t>
      </w:r>
    </w:p>
    <w:p w14:paraId="1FA28F1F" w14:textId="77777777" w:rsidR="00EB5DBC" w:rsidRPr="00896B36" w:rsidRDefault="00EB5DBC" w:rsidP="00EB5DBC">
      <w:pPr>
        <w:pStyle w:val="ListParagraph"/>
        <w:ind w:left="1350"/>
        <w:rPr>
          <w:rFonts w:asciiTheme="minorHAnsi" w:hAnsiTheme="minorHAnsi"/>
          <w:iCs/>
          <w:color w:val="000000"/>
        </w:rPr>
      </w:pPr>
      <w:r w:rsidRPr="00896B36">
        <w:rPr>
          <w:rFonts w:asciiTheme="minorHAnsi" w:hAnsiTheme="minorHAnsi"/>
          <w:iCs/>
          <w:color w:val="000000"/>
        </w:rPr>
        <w:t xml:space="preserve">The </w:t>
      </w:r>
      <w:r w:rsidRPr="00896B36">
        <w:rPr>
          <w:rFonts w:asciiTheme="minorHAnsi" w:hAnsiTheme="minorHAnsi"/>
          <w:iCs/>
          <w:lang w:eastAsia="en-IN"/>
        </w:rPr>
        <w:t>system did not determine any aid category for the member</w:t>
      </w:r>
      <w:r w:rsidRPr="00896B36">
        <w:rPr>
          <w:rFonts w:asciiTheme="minorHAnsi" w:hAnsiTheme="minorHAnsi"/>
          <w:iCs/>
          <w:color w:val="000000"/>
        </w:rPr>
        <w:t>.</w:t>
      </w:r>
    </w:p>
    <w:p w14:paraId="3A59698F" w14:textId="77777777" w:rsidR="00EB5DBC" w:rsidRDefault="00EB5DBC" w:rsidP="00EB5DBC">
      <w:pPr>
        <w:pStyle w:val="ListParagraph"/>
        <w:numPr>
          <w:ilvl w:val="0"/>
          <w:numId w:val="648"/>
        </w:numPr>
        <w:contextualSpacing w:val="0"/>
        <w:rPr>
          <w:rFonts w:asciiTheme="minorHAnsi" w:hAnsiTheme="minorHAnsi"/>
          <w:color w:val="000000"/>
        </w:rPr>
      </w:pPr>
      <w:r w:rsidRPr="00896B36">
        <w:rPr>
          <w:rFonts w:asciiTheme="minorHAnsi" w:hAnsiTheme="minorHAnsi"/>
          <w:color w:val="000000"/>
        </w:rPr>
        <w:t>The system assigns the ‘Children’s established coverage</w:t>
      </w:r>
      <w:r w:rsidRPr="00896B36">
        <w:rPr>
          <w:rFonts w:asciiTheme="minorHAnsi" w:hAnsiTheme="minorHAnsi"/>
          <w:iCs/>
          <w:color w:val="000000"/>
        </w:rPr>
        <w:t xml:space="preserve"> protected aid category’ </w:t>
      </w:r>
      <w:r w:rsidRPr="00896B36">
        <w:rPr>
          <w:rFonts w:asciiTheme="minorHAnsi" w:hAnsiTheme="minorHAnsi"/>
          <w:color w:val="000000"/>
        </w:rPr>
        <w:t>to the member.</w:t>
      </w:r>
    </w:p>
    <w:p w14:paraId="13336FDD" w14:textId="77777777" w:rsidR="00EB5DBC" w:rsidRPr="00896B36" w:rsidRDefault="00EB5DBC" w:rsidP="00EB5DBC">
      <w:pPr>
        <w:pStyle w:val="ListParagraph"/>
        <w:ind w:left="1350"/>
        <w:contextualSpacing w:val="0"/>
        <w:rPr>
          <w:rFonts w:asciiTheme="minorHAnsi" w:hAnsiTheme="minorHAnsi"/>
          <w:color w:val="000000"/>
        </w:rPr>
      </w:pPr>
    </w:p>
    <w:p w14:paraId="37572DC1" w14:textId="77777777" w:rsidR="00EB5DBC" w:rsidRDefault="00EB5DBC" w:rsidP="00EB5DBC">
      <w:pPr>
        <w:pStyle w:val="Heading3"/>
        <w:numPr>
          <w:ilvl w:val="0"/>
          <w:numId w:val="0"/>
        </w:numPr>
        <w:ind w:left="1040" w:hanging="320"/>
        <w:rPr>
          <w:rFonts w:ascii="Arial" w:hAnsi="Arial" w:cs="Arial"/>
        </w:rPr>
      </w:pPr>
      <w:r>
        <w:rPr>
          <w:rFonts w:ascii="Arial" w:hAnsi="Arial" w:cs="Arial"/>
        </w:rPr>
        <w:t xml:space="preserve">6.43.8 </w:t>
      </w:r>
      <w:r w:rsidRPr="004342C6">
        <w:rPr>
          <w:rFonts w:ascii="Arial" w:hAnsi="Arial" w:cs="Arial"/>
        </w:rPr>
        <w:t>User Pages and Input</w:t>
      </w:r>
    </w:p>
    <w:p w14:paraId="26830EFF" w14:textId="77777777" w:rsidR="00EB5DBC" w:rsidRPr="00C57D35" w:rsidRDefault="00EB5DBC" w:rsidP="00EB5DBC">
      <w:pPr>
        <w:pStyle w:val="Hints"/>
        <w:spacing w:after="200"/>
        <w:ind w:left="320" w:firstLine="720"/>
        <w:rPr>
          <w:rFonts w:eastAsiaTheme="minorHAnsi" w:cs="Arial"/>
          <w:color w:val="auto"/>
          <w:sz w:val="22"/>
          <w:szCs w:val="22"/>
        </w:rPr>
      </w:pPr>
      <w:r w:rsidRPr="004342C6">
        <w:rPr>
          <w:rFonts w:eastAsiaTheme="minorHAnsi" w:cs="Arial"/>
          <w:color w:val="auto"/>
          <w:sz w:val="22"/>
          <w:szCs w:val="22"/>
        </w:rPr>
        <w:t>Not Applicable</w:t>
      </w:r>
    </w:p>
    <w:p w14:paraId="0CE303DD" w14:textId="77777777" w:rsidR="00EB5DBC" w:rsidRPr="00896B36" w:rsidRDefault="00EB5DBC" w:rsidP="00EB5DBC">
      <w:pPr>
        <w:rPr>
          <w:rFonts w:asciiTheme="minorHAnsi" w:hAnsiTheme="minorHAnsi"/>
          <w:color w:val="000000"/>
        </w:rPr>
      </w:pPr>
    </w:p>
    <w:p w14:paraId="7C17E3BD" w14:textId="77777777" w:rsidR="00EB5DBC" w:rsidRPr="00896B36" w:rsidRDefault="00EB5DBC" w:rsidP="00EB5DBC">
      <w:pPr>
        <w:pStyle w:val="Heading3"/>
        <w:numPr>
          <w:ilvl w:val="0"/>
          <w:numId w:val="0"/>
        </w:numPr>
        <w:ind w:left="720"/>
      </w:pPr>
      <w:r>
        <w:t xml:space="preserve">6.43.9 </w:t>
      </w:r>
      <w:r w:rsidRPr="00896B36">
        <w:t>Proposed Solution Specification</w:t>
      </w:r>
    </w:p>
    <w:p w14:paraId="3B88BB2D" w14:textId="77777777" w:rsidR="00EB5DBC" w:rsidRPr="00F11EDE" w:rsidRDefault="00EB5DBC" w:rsidP="00EB5DBC">
      <w:pPr>
        <w:pStyle w:val="Caption"/>
        <w:keepNext/>
        <w:jc w:val="center"/>
        <w:rPr>
          <w:rFonts w:cs="Arial"/>
        </w:rPr>
      </w:pPr>
      <w:r w:rsidRPr="00F11EDE">
        <w:rPr>
          <w:rFonts w:cs="Arial"/>
        </w:rPr>
        <w:t xml:space="preserve">Table </w:t>
      </w:r>
      <w:r w:rsidRPr="00F11EDE">
        <w:rPr>
          <w:rFonts w:cs="Arial"/>
        </w:rPr>
        <w:fldChar w:fldCharType="begin"/>
      </w:r>
      <w:r w:rsidRPr="00F11EDE">
        <w:rPr>
          <w:rFonts w:cs="Arial"/>
        </w:rPr>
        <w:instrText xml:space="preserve"> SEQ Table \* ARABIC </w:instrText>
      </w:r>
      <w:r w:rsidRPr="00F11EDE">
        <w:rPr>
          <w:rFonts w:cs="Arial"/>
        </w:rPr>
        <w:fldChar w:fldCharType="separate"/>
      </w:r>
      <w:r w:rsidRPr="00F11EDE">
        <w:rPr>
          <w:rFonts w:cs="Arial"/>
        </w:rPr>
        <w:t>53</w:t>
      </w:r>
      <w:r w:rsidRPr="00F11EDE">
        <w:rPr>
          <w:rFonts w:cs="Arial"/>
        </w:rPr>
        <w:fldChar w:fldCharType="end"/>
      </w:r>
      <w:r w:rsidRPr="00F11EDE">
        <w:rPr>
          <w:rFonts w:cs="Arial"/>
        </w:rPr>
        <w:t>. CCE.PC.01 Product Capabilities Specification</w:t>
      </w:r>
    </w:p>
    <w:tbl>
      <w:tblPr>
        <w:tblpPr w:leftFromText="180" w:rightFromText="180" w:vertAnchor="text" w:tblpY="1"/>
        <w:tblOverlap w:val="neve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57"/>
        <w:gridCol w:w="7313"/>
      </w:tblGrid>
      <w:tr w:rsidR="00EB5DBC" w:rsidRPr="00896B36" w14:paraId="028DD712" w14:textId="77777777" w:rsidTr="00844DA5">
        <w:trPr>
          <w:cantSplit/>
          <w:trHeight w:val="300"/>
          <w:tblHeader/>
        </w:trPr>
        <w:tc>
          <w:tcPr>
            <w:tcW w:w="1957" w:type="dxa"/>
            <w:shd w:val="clear" w:color="auto" w:fill="4C8B3F" w:themeFill="background2"/>
            <w:hideMark/>
          </w:tcPr>
          <w:p w14:paraId="07818E62" w14:textId="77777777" w:rsidR="00EB5DBC" w:rsidRPr="00896B36" w:rsidRDefault="00EB5DBC" w:rsidP="00844DA5">
            <w:pPr>
              <w:jc w:val="center"/>
              <w:rPr>
                <w:rFonts w:asciiTheme="minorHAnsi" w:hAnsiTheme="minorHAnsi"/>
                <w:b/>
                <w:color w:val="FFFFFF" w:themeColor="background1"/>
              </w:rPr>
            </w:pPr>
            <w:r w:rsidRPr="00896B36">
              <w:rPr>
                <w:rFonts w:asciiTheme="minorHAnsi" w:hAnsiTheme="minorHAnsi"/>
                <w:b/>
                <w:bCs/>
                <w:color w:val="FFFFFF" w:themeColor="background1"/>
              </w:rPr>
              <w:t>Product Capability Specification ID</w:t>
            </w:r>
          </w:p>
        </w:tc>
        <w:tc>
          <w:tcPr>
            <w:tcW w:w="7313" w:type="dxa"/>
            <w:shd w:val="clear" w:color="auto" w:fill="4C8B3F" w:themeFill="background2"/>
          </w:tcPr>
          <w:p w14:paraId="104001B3" w14:textId="77777777" w:rsidR="00EB5DBC" w:rsidRPr="00896B36" w:rsidRDefault="00EB5DBC" w:rsidP="00844DA5">
            <w:pPr>
              <w:jc w:val="center"/>
              <w:rPr>
                <w:rFonts w:asciiTheme="minorHAnsi" w:hAnsiTheme="minorHAnsi"/>
                <w:b/>
                <w:bCs/>
                <w:color w:val="FFFFFF" w:themeColor="background1"/>
              </w:rPr>
            </w:pPr>
            <w:r w:rsidRPr="00896B36">
              <w:rPr>
                <w:rFonts w:asciiTheme="minorHAnsi" w:hAnsiTheme="minorHAnsi"/>
                <w:b/>
                <w:bCs/>
                <w:color w:val="FFFFFF" w:themeColor="background1"/>
              </w:rPr>
              <w:t>Product Capability Specification</w:t>
            </w:r>
          </w:p>
        </w:tc>
      </w:tr>
      <w:tr w:rsidR="00EB5DBC" w:rsidRPr="00896B36" w14:paraId="791F7CEA" w14:textId="77777777" w:rsidTr="00844DA5">
        <w:trPr>
          <w:trHeight w:val="350"/>
        </w:trPr>
        <w:tc>
          <w:tcPr>
            <w:tcW w:w="1957" w:type="dxa"/>
            <w:shd w:val="clear" w:color="auto" w:fill="FFFFFF" w:themeFill="background1"/>
            <w:vAlign w:val="center"/>
          </w:tcPr>
          <w:p w14:paraId="16807302" w14:textId="77777777" w:rsidR="00EB5DBC" w:rsidRPr="00896B36" w:rsidRDefault="00EB5DBC" w:rsidP="00844DA5">
            <w:pPr>
              <w:rPr>
                <w:rFonts w:asciiTheme="minorHAnsi" w:hAnsiTheme="minorHAnsi"/>
                <w:color w:val="000000"/>
              </w:rPr>
            </w:pPr>
            <w:r w:rsidRPr="00896B36">
              <w:rPr>
                <w:rFonts w:asciiTheme="minorHAnsi" w:hAnsiTheme="minorHAnsi"/>
                <w:color w:val="000000"/>
              </w:rPr>
              <w:t>CCE.PCS.01.001</w:t>
            </w:r>
          </w:p>
        </w:tc>
        <w:tc>
          <w:tcPr>
            <w:tcW w:w="7313" w:type="dxa"/>
            <w:shd w:val="clear" w:color="auto" w:fill="FFFFFF" w:themeFill="background1"/>
          </w:tcPr>
          <w:p w14:paraId="58C8C04F" w14:textId="77777777" w:rsidR="00EB5DBC" w:rsidRPr="00896B36" w:rsidRDefault="00EB5DBC" w:rsidP="00844DA5">
            <w:pPr>
              <w:rPr>
                <w:rFonts w:asciiTheme="minorHAnsi" w:hAnsiTheme="minorHAnsi"/>
              </w:rPr>
            </w:pPr>
            <w:r w:rsidRPr="00896B36">
              <w:rPr>
                <w:rFonts w:asciiTheme="minorHAnsi" w:hAnsiTheme="minorHAnsi"/>
              </w:rPr>
              <w:t xml:space="preserve">The system shall </w:t>
            </w:r>
            <w:r w:rsidRPr="00896B36">
              <w:rPr>
                <w:rFonts w:asciiTheme="minorHAnsi" w:hAnsiTheme="minorHAnsi"/>
                <w:iCs/>
                <w:lang w:eastAsia="en-IN"/>
              </w:rPr>
              <w:t xml:space="preserve">consider the member’s coverage as ‘Children’s established coverage’ </w:t>
            </w:r>
            <w:r w:rsidRPr="00896B36">
              <w:rPr>
                <w:rFonts w:asciiTheme="minorHAnsi" w:hAnsiTheme="minorHAnsi"/>
              </w:rPr>
              <w:t>and save the assigned aid category as the ‘Children’s established coverage protected aid category’</w:t>
            </w:r>
            <w:r w:rsidRPr="00896B36">
              <w:rPr>
                <w:rFonts w:asciiTheme="minorHAnsi" w:hAnsiTheme="minorHAnsi"/>
                <w:b/>
                <w:iCs/>
                <w:lang w:eastAsia="en-IN"/>
              </w:rPr>
              <w:t xml:space="preserve"> </w:t>
            </w:r>
            <w:r w:rsidRPr="00896B36">
              <w:rPr>
                <w:rFonts w:asciiTheme="minorHAnsi" w:hAnsiTheme="minorHAnsi"/>
              </w:rPr>
              <w:t>if all the following conditions are true in the current program determination:</w:t>
            </w:r>
          </w:p>
          <w:p w14:paraId="28868A77" w14:textId="77777777" w:rsidR="00EB5DBC" w:rsidRPr="00896B36" w:rsidRDefault="00EB5DBC" w:rsidP="00844DA5">
            <w:pPr>
              <w:rPr>
                <w:rFonts w:asciiTheme="minorHAnsi" w:hAnsiTheme="minorHAnsi"/>
              </w:rPr>
            </w:pPr>
          </w:p>
          <w:p w14:paraId="4C7AC30F" w14:textId="77777777" w:rsidR="00EB5DBC" w:rsidRPr="00896B36" w:rsidRDefault="00EB5DBC" w:rsidP="00844DA5">
            <w:pPr>
              <w:pStyle w:val="ListParagraph"/>
              <w:numPr>
                <w:ilvl w:val="0"/>
                <w:numId w:val="594"/>
              </w:numPr>
              <w:contextualSpacing w:val="0"/>
              <w:rPr>
                <w:rFonts w:asciiTheme="minorHAnsi" w:hAnsiTheme="minorHAnsi"/>
              </w:rPr>
            </w:pPr>
            <w:r w:rsidRPr="00896B36">
              <w:rPr>
                <w:rFonts w:asciiTheme="minorHAnsi" w:hAnsiTheme="minorHAnsi"/>
              </w:rPr>
              <w:t xml:space="preserve">The member is eligible for either of the following coverage types: </w:t>
            </w:r>
          </w:p>
          <w:p w14:paraId="1C99E966" w14:textId="77777777" w:rsidR="00EB5DBC" w:rsidRPr="00896B36" w:rsidRDefault="00EB5DBC" w:rsidP="00844DA5">
            <w:pPr>
              <w:pStyle w:val="ListParagraph"/>
              <w:numPr>
                <w:ilvl w:val="1"/>
                <w:numId w:val="594"/>
              </w:numPr>
              <w:contextualSpacing w:val="0"/>
              <w:rPr>
                <w:rFonts w:asciiTheme="minorHAnsi" w:hAnsiTheme="minorHAnsi"/>
              </w:rPr>
            </w:pPr>
            <w:r w:rsidRPr="00896B36">
              <w:rPr>
                <w:rFonts w:asciiTheme="minorHAnsi" w:hAnsiTheme="minorHAnsi"/>
              </w:rPr>
              <w:t xml:space="preserve">Medicaid Standard and Medicaid Standard plus Medicare Buy-In coverage) </w:t>
            </w:r>
          </w:p>
          <w:p w14:paraId="579BA474" w14:textId="77777777" w:rsidR="00EB5DBC" w:rsidRPr="00896B36" w:rsidRDefault="00EB5DBC" w:rsidP="00844DA5">
            <w:pPr>
              <w:pStyle w:val="ListParagraph"/>
              <w:numPr>
                <w:ilvl w:val="1"/>
                <w:numId w:val="594"/>
              </w:numPr>
              <w:contextualSpacing w:val="0"/>
              <w:rPr>
                <w:rFonts w:asciiTheme="minorHAnsi" w:hAnsiTheme="minorHAnsi"/>
              </w:rPr>
            </w:pPr>
            <w:r w:rsidRPr="00896B36">
              <w:rPr>
                <w:rFonts w:asciiTheme="minorHAnsi" w:hAnsiTheme="minorHAnsi"/>
              </w:rPr>
              <w:t>Medicaid Family Assistance coverage</w:t>
            </w:r>
          </w:p>
          <w:p w14:paraId="0900CB0A" w14:textId="77777777" w:rsidR="00EB5DBC" w:rsidRPr="00896B36" w:rsidRDefault="00EB5DBC" w:rsidP="00844DA5">
            <w:pPr>
              <w:pStyle w:val="ListParagraph"/>
              <w:numPr>
                <w:ilvl w:val="1"/>
                <w:numId w:val="594"/>
              </w:numPr>
              <w:contextualSpacing w:val="0"/>
              <w:rPr>
                <w:rFonts w:asciiTheme="minorHAnsi" w:hAnsiTheme="minorHAnsi"/>
              </w:rPr>
            </w:pPr>
            <w:r w:rsidRPr="00896B36">
              <w:rPr>
                <w:rFonts w:asciiTheme="minorHAnsi" w:hAnsiTheme="minorHAnsi"/>
              </w:rPr>
              <w:t>Medicaid CommonHealth coverage and Medicaid CommonHealth Medicare Buy-In coverage.</w:t>
            </w:r>
          </w:p>
          <w:p w14:paraId="7E79EA63" w14:textId="77777777" w:rsidR="00EB5DBC" w:rsidRPr="00896B36" w:rsidRDefault="00EB5DBC" w:rsidP="00844DA5">
            <w:pPr>
              <w:pStyle w:val="ListParagraph"/>
              <w:numPr>
                <w:ilvl w:val="1"/>
                <w:numId w:val="594"/>
              </w:numPr>
              <w:contextualSpacing w:val="0"/>
              <w:rPr>
                <w:rFonts w:asciiTheme="minorHAnsi" w:hAnsiTheme="minorHAnsi"/>
              </w:rPr>
            </w:pPr>
            <w:r w:rsidRPr="00896B36">
              <w:rPr>
                <w:rFonts w:asciiTheme="minorHAnsi" w:hAnsiTheme="minorHAnsi"/>
              </w:rPr>
              <w:t>Children's Medical Security Plan + Limited coverage/ Limited + Health Safety Net</w:t>
            </w:r>
          </w:p>
          <w:p w14:paraId="2621DB2B" w14:textId="77777777" w:rsidR="00EB5DBC" w:rsidRPr="00896B36" w:rsidRDefault="00EB5DBC" w:rsidP="00844DA5">
            <w:pPr>
              <w:pStyle w:val="ListParagraph"/>
              <w:rPr>
                <w:rFonts w:asciiTheme="minorHAnsi" w:hAnsiTheme="minorHAnsi"/>
              </w:rPr>
            </w:pPr>
            <w:r w:rsidRPr="00896B36">
              <w:rPr>
                <w:rFonts w:asciiTheme="minorHAnsi" w:hAnsiTheme="minorHAnsi"/>
              </w:rPr>
              <w:t>AND</w:t>
            </w:r>
          </w:p>
          <w:p w14:paraId="7BE1B631" w14:textId="77777777" w:rsidR="00EB5DBC" w:rsidRPr="00896B36" w:rsidRDefault="00EB5DBC" w:rsidP="00844DA5">
            <w:pPr>
              <w:pStyle w:val="ListParagraph"/>
              <w:numPr>
                <w:ilvl w:val="0"/>
                <w:numId w:val="594"/>
              </w:numPr>
              <w:contextualSpacing w:val="0"/>
              <w:rPr>
                <w:rFonts w:asciiTheme="minorHAnsi" w:hAnsiTheme="minorHAnsi"/>
              </w:rPr>
            </w:pPr>
            <w:r w:rsidRPr="00896B36">
              <w:rPr>
                <w:rFonts w:asciiTheme="minorHAnsi" w:hAnsiTheme="minorHAnsi"/>
              </w:rPr>
              <w:t>The member’s age is greater than or equal to X (configurable) years and less than Y (configurable) years.</w:t>
            </w:r>
          </w:p>
          <w:p w14:paraId="1D177123" w14:textId="77777777" w:rsidR="00EB5DBC" w:rsidRPr="00896B36" w:rsidRDefault="00EB5DBC" w:rsidP="00844DA5">
            <w:pPr>
              <w:pStyle w:val="ListParagraph"/>
              <w:rPr>
                <w:rFonts w:asciiTheme="minorHAnsi" w:hAnsiTheme="minorHAnsi"/>
              </w:rPr>
            </w:pPr>
            <w:r w:rsidRPr="00896B36">
              <w:rPr>
                <w:rFonts w:asciiTheme="minorHAnsi" w:hAnsiTheme="minorHAnsi"/>
              </w:rPr>
              <w:t>AND</w:t>
            </w:r>
          </w:p>
          <w:p w14:paraId="275BFE98" w14:textId="77777777" w:rsidR="00EB5DBC" w:rsidRPr="00896B36" w:rsidRDefault="00EB5DBC" w:rsidP="00844DA5">
            <w:pPr>
              <w:pStyle w:val="ListParagraph"/>
              <w:numPr>
                <w:ilvl w:val="0"/>
                <w:numId w:val="594"/>
              </w:numPr>
              <w:contextualSpacing w:val="0"/>
              <w:rPr>
                <w:rFonts w:asciiTheme="minorHAnsi" w:hAnsiTheme="minorHAnsi"/>
                <w:color w:val="000000"/>
              </w:rPr>
            </w:pPr>
            <w:r w:rsidRPr="00896B36">
              <w:rPr>
                <w:rFonts w:asciiTheme="minorHAnsi" w:hAnsiTheme="minorHAnsi"/>
                <w:color w:val="000000"/>
              </w:rPr>
              <w:t>The member’s Medicaid coverage has been determined to be “Final” coverage.</w:t>
            </w:r>
          </w:p>
          <w:p w14:paraId="0F42CD83" w14:textId="77777777" w:rsidR="00EB5DBC" w:rsidRPr="00896B36" w:rsidRDefault="00EB5DBC" w:rsidP="00844DA5">
            <w:pPr>
              <w:rPr>
                <w:rFonts w:asciiTheme="minorHAnsi" w:hAnsiTheme="minorHAnsi"/>
                <w:b/>
                <w:bCs/>
              </w:rPr>
            </w:pPr>
          </w:p>
          <w:p w14:paraId="10D2C839" w14:textId="77777777" w:rsidR="00EB5DBC" w:rsidRPr="00896B36" w:rsidRDefault="00EB5DBC" w:rsidP="00844DA5">
            <w:pPr>
              <w:rPr>
                <w:rFonts w:asciiTheme="minorHAnsi" w:hAnsiTheme="minorHAnsi"/>
                <w:bCs/>
              </w:rPr>
            </w:pPr>
            <w:r w:rsidRPr="00896B36">
              <w:rPr>
                <w:rFonts w:asciiTheme="minorHAnsi" w:hAnsiTheme="minorHAnsi"/>
                <w:b/>
              </w:rPr>
              <w:t>Note:</w:t>
            </w:r>
            <w:r w:rsidRPr="00896B36">
              <w:rPr>
                <w:rFonts w:asciiTheme="minorHAnsi" w:hAnsiTheme="minorHAnsi"/>
                <w:bCs/>
              </w:rPr>
              <w:t xml:space="preserve"> The system will never grant 'Children’s established coverage’ to a member if the configuration for ‘</w:t>
            </w:r>
            <w:r w:rsidRPr="00896B36">
              <w:rPr>
                <w:rFonts w:asciiTheme="minorHAnsi" w:hAnsiTheme="minorHAnsi"/>
              </w:rPr>
              <w:t xml:space="preserve">minimum age for the member to have continuous Medicaid eligibility for children’ is set to </w:t>
            </w:r>
            <w:r w:rsidRPr="00896B36">
              <w:rPr>
                <w:rFonts w:asciiTheme="minorHAnsi" w:hAnsiTheme="minorHAnsi"/>
                <w:bCs/>
              </w:rPr>
              <w:t>9999.</w:t>
            </w:r>
          </w:p>
          <w:p w14:paraId="0157FDF0" w14:textId="77777777" w:rsidR="00EB5DBC" w:rsidRPr="00896B36" w:rsidRDefault="00EB5DBC" w:rsidP="00844DA5">
            <w:pPr>
              <w:rPr>
                <w:rFonts w:asciiTheme="minorHAnsi" w:hAnsiTheme="minorHAnsi"/>
                <w:bCs/>
              </w:rPr>
            </w:pPr>
          </w:p>
          <w:p w14:paraId="27B5A1C0" w14:textId="77777777" w:rsidR="00EB5DBC" w:rsidRPr="00896B36" w:rsidRDefault="00EB5DBC" w:rsidP="00844DA5">
            <w:pPr>
              <w:rPr>
                <w:rFonts w:asciiTheme="minorHAnsi" w:hAnsiTheme="minorHAnsi"/>
                <w:b/>
              </w:rPr>
            </w:pPr>
            <w:r w:rsidRPr="00896B36">
              <w:rPr>
                <w:rFonts w:asciiTheme="minorHAnsi" w:hAnsiTheme="minorHAnsi"/>
                <w:b/>
                <w:bCs/>
              </w:rPr>
              <w:t>Example 1: Consider the member’s coverage as</w:t>
            </w:r>
            <w:r w:rsidRPr="00896B36">
              <w:rPr>
                <w:rFonts w:asciiTheme="minorHAnsi" w:hAnsiTheme="minorHAnsi"/>
                <w:b/>
              </w:rPr>
              <w:t xml:space="preserve"> ‘Children’s established coverage’ (With Standard coverage). </w:t>
            </w:r>
          </w:p>
          <w:p w14:paraId="7E0B1A1D" w14:textId="77777777" w:rsidR="00EB5DBC" w:rsidRPr="00896B36" w:rsidRDefault="00EB5DBC" w:rsidP="00844DA5">
            <w:pPr>
              <w:rPr>
                <w:rFonts w:asciiTheme="minorHAnsi" w:hAnsiTheme="minorHAnsi"/>
                <w:b/>
              </w:rPr>
            </w:pPr>
          </w:p>
          <w:p w14:paraId="0AF5CE4D" w14:textId="77777777" w:rsidR="00EB5DBC" w:rsidRPr="00896B36" w:rsidRDefault="00EB5DBC" w:rsidP="00844DA5">
            <w:pPr>
              <w:numPr>
                <w:ilvl w:val="0"/>
                <w:numId w:val="673"/>
              </w:numPr>
              <w:contextualSpacing w:val="0"/>
              <w:textAlignment w:val="center"/>
              <w:rPr>
                <w:rFonts w:asciiTheme="minorHAnsi" w:hAnsiTheme="minorHAnsi"/>
              </w:rPr>
            </w:pPr>
            <w:r w:rsidRPr="00896B36">
              <w:rPr>
                <w:rFonts w:asciiTheme="minorHAnsi" w:hAnsiTheme="minorHAnsi"/>
              </w:rPr>
              <w:t>Jane submits an application with the following details:</w:t>
            </w:r>
          </w:p>
          <w:p w14:paraId="12F8104E" w14:textId="77777777" w:rsidR="00EB5DBC" w:rsidRPr="00896B36" w:rsidRDefault="00EB5DBC" w:rsidP="00844DA5">
            <w:pPr>
              <w:numPr>
                <w:ilvl w:val="1"/>
                <w:numId w:val="673"/>
              </w:numPr>
              <w:contextualSpacing w:val="0"/>
              <w:textAlignment w:val="center"/>
              <w:rPr>
                <w:rFonts w:asciiTheme="minorHAnsi" w:hAnsiTheme="minorHAnsi"/>
              </w:rPr>
            </w:pPr>
            <w:r w:rsidRPr="00896B36">
              <w:rPr>
                <w:rFonts w:asciiTheme="minorHAnsi" w:hAnsiTheme="minorHAnsi"/>
              </w:rPr>
              <w:t>Jane (Parent) of age 32 years</w:t>
            </w:r>
          </w:p>
          <w:p w14:paraId="519639E1" w14:textId="77777777" w:rsidR="00EB5DBC" w:rsidRPr="00896B36" w:rsidRDefault="00EB5DBC" w:rsidP="00844DA5">
            <w:pPr>
              <w:numPr>
                <w:ilvl w:val="1"/>
                <w:numId w:val="673"/>
              </w:numPr>
              <w:contextualSpacing w:val="0"/>
              <w:textAlignment w:val="center"/>
              <w:rPr>
                <w:rFonts w:asciiTheme="minorHAnsi" w:hAnsiTheme="minorHAnsi"/>
              </w:rPr>
            </w:pPr>
            <w:r w:rsidRPr="00896B36">
              <w:rPr>
                <w:rFonts w:asciiTheme="minorHAnsi" w:hAnsiTheme="minorHAnsi"/>
              </w:rPr>
              <w:lastRenderedPageBreak/>
              <w:t>Amy (Child) of age 3 years</w:t>
            </w:r>
          </w:p>
          <w:p w14:paraId="0B3759C3" w14:textId="77777777" w:rsidR="00EB5DBC" w:rsidRPr="00896B36" w:rsidRDefault="00EB5DBC" w:rsidP="00844DA5">
            <w:pPr>
              <w:numPr>
                <w:ilvl w:val="0"/>
                <w:numId w:val="673"/>
              </w:numPr>
              <w:contextualSpacing w:val="0"/>
              <w:textAlignment w:val="center"/>
              <w:rPr>
                <w:rFonts w:asciiTheme="minorHAnsi" w:hAnsiTheme="minorHAnsi"/>
              </w:rPr>
            </w:pPr>
            <w:r w:rsidRPr="00896B36">
              <w:rPr>
                <w:rFonts w:asciiTheme="minorHAnsi" w:hAnsiTheme="minorHAnsi"/>
              </w:rPr>
              <w:t>Amy is eligible for aid category ‘48 - Standard Expansion Children’ (Medicaid Standard coverage) in the current program determination.</w:t>
            </w:r>
          </w:p>
          <w:p w14:paraId="657B4C54" w14:textId="77777777" w:rsidR="00EB5DBC" w:rsidRPr="00896B36" w:rsidRDefault="00EB5DBC" w:rsidP="00844DA5">
            <w:pPr>
              <w:numPr>
                <w:ilvl w:val="0"/>
                <w:numId w:val="673"/>
              </w:numPr>
              <w:contextualSpacing w:val="0"/>
              <w:textAlignment w:val="center"/>
              <w:rPr>
                <w:rFonts w:asciiTheme="minorHAnsi" w:hAnsiTheme="minorHAnsi"/>
              </w:rPr>
            </w:pPr>
            <w:r w:rsidRPr="00896B36">
              <w:rPr>
                <w:rFonts w:asciiTheme="minorHAnsi" w:hAnsiTheme="minorHAnsi"/>
                <w:color w:val="000000"/>
              </w:rPr>
              <w:t>Amy’s coverage has been determined to be “Final” coverage.</w:t>
            </w:r>
          </w:p>
          <w:p w14:paraId="462C1F16" w14:textId="77777777" w:rsidR="00EB5DBC" w:rsidRPr="00896B36" w:rsidRDefault="00EB5DBC" w:rsidP="00844DA5">
            <w:pPr>
              <w:pStyle w:val="ListParagraph"/>
              <w:numPr>
                <w:ilvl w:val="0"/>
                <w:numId w:val="673"/>
              </w:numPr>
              <w:contextualSpacing w:val="0"/>
              <w:rPr>
                <w:rFonts w:asciiTheme="minorHAnsi" w:hAnsiTheme="minorHAnsi"/>
                <w:b/>
                <w:iCs/>
                <w:lang w:eastAsia="en-IN"/>
              </w:rPr>
            </w:pPr>
            <w:r w:rsidRPr="00896B36">
              <w:rPr>
                <w:rFonts w:asciiTheme="minorHAnsi" w:hAnsiTheme="minorHAnsi"/>
                <w:b/>
                <w:iCs/>
                <w:lang w:eastAsia="en-IN"/>
              </w:rPr>
              <w:t xml:space="preserve">The system considers Amy’s coverage as ‘Children’s established coverage’ and considers the assigned aid category </w:t>
            </w:r>
            <w:r w:rsidRPr="00896B36">
              <w:rPr>
                <w:rFonts w:asciiTheme="minorHAnsi" w:hAnsiTheme="minorHAnsi"/>
                <w:b/>
              </w:rPr>
              <w:t>‘48 - Standard Expansion Children’</w:t>
            </w:r>
            <w:r w:rsidRPr="00896B36">
              <w:rPr>
                <w:rFonts w:asciiTheme="minorHAnsi" w:hAnsiTheme="minorHAnsi"/>
              </w:rPr>
              <w:t xml:space="preserve"> </w:t>
            </w:r>
            <w:r w:rsidRPr="00896B36">
              <w:rPr>
                <w:rFonts w:asciiTheme="minorHAnsi" w:hAnsiTheme="minorHAnsi"/>
                <w:b/>
                <w:iCs/>
                <w:lang w:eastAsia="en-IN"/>
              </w:rPr>
              <w:t xml:space="preserve">as the ‘Children’s established coverage protected aid category’. </w:t>
            </w:r>
          </w:p>
          <w:p w14:paraId="25B17067" w14:textId="77777777" w:rsidR="00EB5DBC" w:rsidRPr="00896B36" w:rsidRDefault="00EB5DBC" w:rsidP="00844DA5">
            <w:pPr>
              <w:rPr>
                <w:rFonts w:asciiTheme="minorHAnsi" w:hAnsiTheme="minorHAnsi"/>
              </w:rPr>
            </w:pPr>
          </w:p>
          <w:p w14:paraId="2331D7FE" w14:textId="77777777" w:rsidR="00EB5DBC" w:rsidRPr="00896B36" w:rsidRDefault="00EB5DBC" w:rsidP="00844DA5">
            <w:pPr>
              <w:rPr>
                <w:rFonts w:asciiTheme="minorHAnsi" w:hAnsiTheme="minorHAnsi"/>
                <w:b/>
              </w:rPr>
            </w:pPr>
          </w:p>
          <w:p w14:paraId="4A37E412" w14:textId="77777777" w:rsidR="00EB5DBC" w:rsidRPr="00896B36" w:rsidRDefault="00EB5DBC" w:rsidP="00844DA5">
            <w:pPr>
              <w:rPr>
                <w:rFonts w:asciiTheme="minorHAnsi" w:hAnsiTheme="minorHAnsi"/>
                <w:b/>
              </w:rPr>
            </w:pPr>
            <w:r w:rsidRPr="00896B36">
              <w:rPr>
                <w:rFonts w:asciiTheme="minorHAnsi" w:hAnsiTheme="minorHAnsi"/>
                <w:b/>
              </w:rPr>
              <w:t xml:space="preserve">Example 2: Consider the member’s coverage as ‘Children’s established coverage’ (With Limited coverage). </w:t>
            </w:r>
          </w:p>
          <w:p w14:paraId="5D35543D" w14:textId="77777777" w:rsidR="00EB5DBC" w:rsidRPr="00896B36" w:rsidRDefault="00EB5DBC" w:rsidP="00844DA5">
            <w:pPr>
              <w:rPr>
                <w:rFonts w:asciiTheme="minorHAnsi" w:hAnsiTheme="minorHAnsi"/>
                <w:b/>
              </w:rPr>
            </w:pPr>
          </w:p>
          <w:p w14:paraId="61ED8FDC" w14:textId="77777777" w:rsidR="00EB5DBC" w:rsidRPr="00896B36" w:rsidRDefault="00EB5DBC" w:rsidP="00844DA5">
            <w:pPr>
              <w:numPr>
                <w:ilvl w:val="0"/>
                <w:numId w:val="674"/>
              </w:numPr>
              <w:contextualSpacing w:val="0"/>
              <w:textAlignment w:val="center"/>
              <w:rPr>
                <w:rFonts w:asciiTheme="minorHAnsi" w:hAnsiTheme="minorHAnsi"/>
              </w:rPr>
            </w:pPr>
            <w:r w:rsidRPr="00896B36">
              <w:rPr>
                <w:rFonts w:asciiTheme="minorHAnsi" w:hAnsiTheme="minorHAnsi"/>
              </w:rPr>
              <w:t>Jane submits an application with the following details:</w:t>
            </w:r>
          </w:p>
          <w:p w14:paraId="71B4D3BE" w14:textId="77777777" w:rsidR="00EB5DBC" w:rsidRPr="00896B36" w:rsidRDefault="00EB5DBC" w:rsidP="00844DA5">
            <w:pPr>
              <w:numPr>
                <w:ilvl w:val="1"/>
                <w:numId w:val="674"/>
              </w:numPr>
              <w:contextualSpacing w:val="0"/>
              <w:textAlignment w:val="center"/>
              <w:rPr>
                <w:rFonts w:asciiTheme="minorHAnsi" w:hAnsiTheme="minorHAnsi"/>
              </w:rPr>
            </w:pPr>
            <w:r w:rsidRPr="00896B36">
              <w:rPr>
                <w:rFonts w:asciiTheme="minorHAnsi" w:hAnsiTheme="minorHAnsi"/>
              </w:rPr>
              <w:t>Jane (Parent) of age 32 years</w:t>
            </w:r>
          </w:p>
          <w:p w14:paraId="412C24A6" w14:textId="77777777" w:rsidR="00EB5DBC" w:rsidRPr="00896B36" w:rsidRDefault="00EB5DBC" w:rsidP="00844DA5">
            <w:pPr>
              <w:numPr>
                <w:ilvl w:val="1"/>
                <w:numId w:val="674"/>
              </w:numPr>
              <w:contextualSpacing w:val="0"/>
              <w:textAlignment w:val="center"/>
              <w:rPr>
                <w:rFonts w:asciiTheme="minorHAnsi" w:hAnsiTheme="minorHAnsi"/>
              </w:rPr>
            </w:pPr>
            <w:r w:rsidRPr="00896B36">
              <w:rPr>
                <w:rFonts w:asciiTheme="minorHAnsi" w:hAnsiTheme="minorHAnsi"/>
              </w:rPr>
              <w:t>Amy (Child) of age 3 years</w:t>
            </w:r>
          </w:p>
          <w:p w14:paraId="5586BB43" w14:textId="77777777" w:rsidR="00EB5DBC" w:rsidRPr="00896B36" w:rsidRDefault="00EB5DBC" w:rsidP="00844DA5">
            <w:pPr>
              <w:numPr>
                <w:ilvl w:val="0"/>
                <w:numId w:val="674"/>
              </w:numPr>
              <w:contextualSpacing w:val="0"/>
              <w:textAlignment w:val="center"/>
              <w:rPr>
                <w:rFonts w:asciiTheme="minorHAnsi" w:hAnsiTheme="minorHAnsi"/>
              </w:rPr>
            </w:pPr>
            <w:r w:rsidRPr="00896B36">
              <w:rPr>
                <w:rFonts w:asciiTheme="minorHAnsi" w:hAnsiTheme="minorHAnsi"/>
              </w:rPr>
              <w:t>Amy is eligible for the aid category ‘AX - Limited’ (CMSP + Limited Medicaid coverage) in the current program determination.</w:t>
            </w:r>
          </w:p>
          <w:p w14:paraId="2CCAD3B4" w14:textId="77777777" w:rsidR="00EB5DBC" w:rsidRPr="00896B36" w:rsidRDefault="00EB5DBC" w:rsidP="00844DA5">
            <w:pPr>
              <w:numPr>
                <w:ilvl w:val="0"/>
                <w:numId w:val="674"/>
              </w:numPr>
              <w:contextualSpacing w:val="0"/>
              <w:textAlignment w:val="center"/>
              <w:rPr>
                <w:rFonts w:asciiTheme="minorHAnsi" w:hAnsiTheme="minorHAnsi"/>
              </w:rPr>
            </w:pPr>
            <w:r w:rsidRPr="00896B36">
              <w:rPr>
                <w:rFonts w:asciiTheme="minorHAnsi" w:hAnsiTheme="minorHAnsi"/>
                <w:color w:val="000000"/>
              </w:rPr>
              <w:t>Amy’s coverage has been determined to be “Final” coverage.</w:t>
            </w:r>
          </w:p>
          <w:p w14:paraId="7C287C79" w14:textId="77777777" w:rsidR="00EB5DBC" w:rsidRPr="00896B36" w:rsidRDefault="00EB5DBC" w:rsidP="00844DA5">
            <w:pPr>
              <w:pStyle w:val="ListParagraph"/>
              <w:numPr>
                <w:ilvl w:val="0"/>
                <w:numId w:val="674"/>
              </w:numPr>
              <w:contextualSpacing w:val="0"/>
              <w:rPr>
                <w:rFonts w:asciiTheme="minorHAnsi" w:hAnsiTheme="minorHAnsi"/>
                <w:b/>
                <w:iCs/>
                <w:lang w:eastAsia="en-IN"/>
              </w:rPr>
            </w:pPr>
            <w:r w:rsidRPr="00896B36">
              <w:rPr>
                <w:rFonts w:asciiTheme="minorHAnsi" w:hAnsiTheme="minorHAnsi"/>
                <w:b/>
                <w:iCs/>
                <w:lang w:eastAsia="en-IN"/>
              </w:rPr>
              <w:t xml:space="preserve">The system considers Amy’s coverage as ‘Children’s established coverage’ and considers the assigned aid category </w:t>
            </w:r>
            <w:r w:rsidRPr="00896B36">
              <w:rPr>
                <w:rFonts w:asciiTheme="minorHAnsi" w:hAnsiTheme="minorHAnsi"/>
                <w:b/>
              </w:rPr>
              <w:t>‘AX - Limited’</w:t>
            </w:r>
            <w:r w:rsidRPr="00896B36">
              <w:rPr>
                <w:rFonts w:asciiTheme="minorHAnsi" w:hAnsiTheme="minorHAnsi"/>
              </w:rPr>
              <w:t xml:space="preserve"> </w:t>
            </w:r>
            <w:r w:rsidRPr="00896B36">
              <w:rPr>
                <w:rFonts w:asciiTheme="minorHAnsi" w:hAnsiTheme="minorHAnsi"/>
                <w:b/>
                <w:iCs/>
                <w:lang w:eastAsia="en-IN"/>
              </w:rPr>
              <w:t xml:space="preserve">as the ‘Children’s established coverage protected aid category’. </w:t>
            </w:r>
          </w:p>
          <w:p w14:paraId="383C373A" w14:textId="77777777" w:rsidR="00EB5DBC" w:rsidRPr="00896B36" w:rsidRDefault="00EB5DBC" w:rsidP="00844DA5">
            <w:pPr>
              <w:rPr>
                <w:rFonts w:asciiTheme="minorHAnsi" w:hAnsiTheme="minorHAnsi"/>
              </w:rPr>
            </w:pPr>
          </w:p>
        </w:tc>
      </w:tr>
      <w:tr w:rsidR="00EB5DBC" w:rsidRPr="00896B36" w14:paraId="5C18A44F" w14:textId="77777777" w:rsidTr="00844DA5">
        <w:trPr>
          <w:trHeight w:val="350"/>
        </w:trPr>
        <w:tc>
          <w:tcPr>
            <w:tcW w:w="1957" w:type="dxa"/>
            <w:shd w:val="clear" w:color="auto" w:fill="FFFFFF" w:themeFill="background1"/>
            <w:vAlign w:val="center"/>
          </w:tcPr>
          <w:p w14:paraId="48081CD6"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CCE.PCS.01.002</w:t>
            </w:r>
          </w:p>
          <w:p w14:paraId="7A471315" w14:textId="77777777" w:rsidR="00EB5DBC" w:rsidRPr="00896B36" w:rsidRDefault="00EB5DBC" w:rsidP="00844DA5">
            <w:pPr>
              <w:rPr>
                <w:rFonts w:asciiTheme="minorHAnsi" w:hAnsiTheme="minorHAnsi"/>
                <w:color w:val="000000"/>
              </w:rPr>
            </w:pPr>
          </w:p>
        </w:tc>
        <w:tc>
          <w:tcPr>
            <w:tcW w:w="7313" w:type="dxa"/>
            <w:shd w:val="clear" w:color="auto" w:fill="FFFFFF" w:themeFill="background1"/>
          </w:tcPr>
          <w:p w14:paraId="13B40890" w14:textId="77777777" w:rsidR="00EB5DBC" w:rsidRPr="00896B36" w:rsidRDefault="00EB5DBC" w:rsidP="00844DA5">
            <w:pPr>
              <w:spacing w:line="252" w:lineRule="auto"/>
              <w:rPr>
                <w:rFonts w:asciiTheme="minorHAnsi" w:hAnsiTheme="minorHAnsi"/>
                <w:iCs/>
                <w:lang w:eastAsia="en-IN"/>
              </w:rPr>
            </w:pPr>
            <w:r w:rsidRPr="00896B36">
              <w:rPr>
                <w:rFonts w:asciiTheme="minorHAnsi" w:hAnsiTheme="minorHAnsi"/>
                <w:iCs/>
                <w:lang w:eastAsia="en-IN"/>
              </w:rPr>
              <w:t>The system shall determine the start date for ‘Children’s established coverage’ based on the following conditions when the ‘Children’s established coverage’ is granted to the member:</w:t>
            </w:r>
          </w:p>
          <w:p w14:paraId="7CB94092" w14:textId="77777777" w:rsidR="00EB5DBC" w:rsidRPr="00896B36" w:rsidRDefault="00EB5DBC" w:rsidP="00844DA5">
            <w:pPr>
              <w:spacing w:line="252" w:lineRule="auto"/>
              <w:rPr>
                <w:rFonts w:asciiTheme="minorHAnsi" w:hAnsiTheme="minorHAnsi"/>
                <w:iCs/>
                <w:lang w:eastAsia="en-IN"/>
              </w:rPr>
            </w:pPr>
          </w:p>
          <w:p w14:paraId="69EF0D15" w14:textId="77777777" w:rsidR="00EB5DBC" w:rsidRPr="00896B36" w:rsidRDefault="00EB5DBC" w:rsidP="00844DA5">
            <w:pPr>
              <w:pStyle w:val="ListParagraph"/>
              <w:numPr>
                <w:ilvl w:val="0"/>
                <w:numId w:val="628"/>
              </w:numPr>
              <w:spacing w:line="252" w:lineRule="auto"/>
              <w:rPr>
                <w:rFonts w:asciiTheme="minorHAnsi" w:hAnsiTheme="minorHAnsi"/>
                <w:iCs/>
                <w:lang w:eastAsia="en-IN"/>
              </w:rPr>
            </w:pPr>
            <w:r w:rsidRPr="00896B36">
              <w:rPr>
                <w:rFonts w:asciiTheme="minorHAnsi" w:hAnsiTheme="minorHAnsi"/>
                <w:iCs/>
                <w:lang w:eastAsia="en-IN"/>
              </w:rPr>
              <w:t>If the aid category determined by the system in the current eligibility is the same as the aid category from the previous eligibility, consider the application submission date (paper application received date/in-person application date/application submission date/program determination date) as the start date for ‘Children’s established coverage’.</w:t>
            </w:r>
          </w:p>
          <w:p w14:paraId="12D5DC23" w14:textId="77777777" w:rsidR="00EB5DBC" w:rsidRPr="00896B36" w:rsidRDefault="00EB5DBC" w:rsidP="00844DA5">
            <w:pPr>
              <w:pStyle w:val="ListParagraph"/>
              <w:numPr>
                <w:ilvl w:val="0"/>
                <w:numId w:val="628"/>
              </w:numPr>
              <w:spacing w:line="252" w:lineRule="auto"/>
              <w:rPr>
                <w:rFonts w:asciiTheme="minorHAnsi" w:hAnsiTheme="minorHAnsi"/>
                <w:iCs/>
                <w:lang w:eastAsia="en-IN"/>
              </w:rPr>
            </w:pPr>
            <w:r w:rsidRPr="00896B36">
              <w:rPr>
                <w:rFonts w:asciiTheme="minorHAnsi" w:hAnsiTheme="minorHAnsi"/>
                <w:iCs/>
                <w:lang w:eastAsia="en-IN"/>
              </w:rPr>
              <w:t>If the aid category determined by the system in the current eligibility is different than the aid category from the previous eligibility, consider the ‘Eligibility begin date’ (Medicaid Eligibility Start Date) as the start date for ‘Children’s established coverage’.</w:t>
            </w:r>
          </w:p>
          <w:p w14:paraId="316AE7B5" w14:textId="77777777" w:rsidR="00EB5DBC" w:rsidRPr="00896B36" w:rsidRDefault="00EB5DBC" w:rsidP="00844DA5">
            <w:pPr>
              <w:spacing w:line="252" w:lineRule="auto"/>
              <w:rPr>
                <w:rFonts w:asciiTheme="minorHAnsi" w:hAnsiTheme="minorHAnsi"/>
                <w:iCs/>
                <w:lang w:eastAsia="en-IN"/>
              </w:rPr>
            </w:pPr>
          </w:p>
          <w:p w14:paraId="6D47DF0C" w14:textId="77777777" w:rsidR="00EB5DBC" w:rsidRPr="00896B36" w:rsidRDefault="00EB5DBC" w:rsidP="00844DA5">
            <w:pPr>
              <w:spacing w:line="252" w:lineRule="auto"/>
              <w:rPr>
                <w:rFonts w:asciiTheme="minorHAnsi" w:hAnsiTheme="minorHAnsi"/>
                <w:iCs/>
                <w:lang w:eastAsia="en-IN"/>
              </w:rPr>
            </w:pPr>
            <w:r w:rsidRPr="00896B36">
              <w:rPr>
                <w:rFonts w:asciiTheme="minorHAnsi" w:hAnsiTheme="minorHAnsi"/>
                <w:b/>
                <w:bCs/>
                <w:iCs/>
                <w:lang w:eastAsia="en-IN"/>
              </w:rPr>
              <w:t>Note:</w:t>
            </w:r>
            <w:r w:rsidRPr="00896B36">
              <w:rPr>
                <w:rFonts w:asciiTheme="minorHAnsi" w:hAnsiTheme="minorHAnsi"/>
                <w:iCs/>
                <w:lang w:eastAsia="en-IN"/>
              </w:rPr>
              <w:t xml:space="preserve"> The above rule is applicable for the initially established as well as the re-established ‘Children’s established coverage’.</w:t>
            </w:r>
          </w:p>
          <w:p w14:paraId="7944B675" w14:textId="77777777" w:rsidR="00EB5DBC" w:rsidRPr="00896B36" w:rsidRDefault="00EB5DBC" w:rsidP="00844DA5">
            <w:pPr>
              <w:pStyle w:val="ListParagraph"/>
              <w:spacing w:line="252" w:lineRule="auto"/>
              <w:rPr>
                <w:rFonts w:asciiTheme="minorHAnsi" w:hAnsiTheme="minorHAnsi"/>
                <w:iCs/>
                <w:lang w:eastAsia="en-IN"/>
              </w:rPr>
            </w:pPr>
          </w:p>
        </w:tc>
      </w:tr>
      <w:tr w:rsidR="00EB5DBC" w:rsidRPr="00896B36" w14:paraId="784D8B86" w14:textId="77777777" w:rsidTr="00844DA5">
        <w:trPr>
          <w:trHeight w:val="350"/>
        </w:trPr>
        <w:tc>
          <w:tcPr>
            <w:tcW w:w="1957" w:type="dxa"/>
            <w:shd w:val="clear" w:color="auto" w:fill="FFFFFF" w:themeFill="background1"/>
            <w:vAlign w:val="center"/>
          </w:tcPr>
          <w:p w14:paraId="386443A4"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CCE.PCS.01.003</w:t>
            </w:r>
          </w:p>
        </w:tc>
        <w:tc>
          <w:tcPr>
            <w:tcW w:w="7313" w:type="dxa"/>
            <w:shd w:val="clear" w:color="auto" w:fill="FFFFFF" w:themeFill="background1"/>
          </w:tcPr>
          <w:p w14:paraId="7983B55A" w14:textId="77777777" w:rsidR="00EB5DBC" w:rsidRPr="00896B36" w:rsidRDefault="00EB5DBC" w:rsidP="00844DA5">
            <w:pPr>
              <w:spacing w:line="252" w:lineRule="auto"/>
              <w:rPr>
                <w:rFonts w:asciiTheme="minorHAnsi" w:hAnsiTheme="minorHAnsi"/>
                <w:iCs/>
                <w:lang w:eastAsia="en-IN"/>
              </w:rPr>
            </w:pPr>
            <w:r w:rsidRPr="00896B36">
              <w:rPr>
                <w:rFonts w:asciiTheme="minorHAnsi" w:hAnsiTheme="minorHAnsi"/>
                <w:iCs/>
                <w:lang w:eastAsia="en-IN"/>
              </w:rPr>
              <w:t xml:space="preserve">The system shall grant ‘Children’s established coverage’ to the member from their start date of 'Children’s established coverage' until the end of </w:t>
            </w:r>
            <w:r w:rsidRPr="00896B36">
              <w:rPr>
                <w:rFonts w:asciiTheme="minorHAnsi" w:hAnsiTheme="minorHAnsi"/>
              </w:rPr>
              <w:t xml:space="preserve">X months (X is configurable). </w:t>
            </w:r>
          </w:p>
          <w:p w14:paraId="4CD14889" w14:textId="77777777" w:rsidR="00EB5DBC" w:rsidRPr="00896B36" w:rsidRDefault="00EB5DBC" w:rsidP="00844DA5">
            <w:pPr>
              <w:spacing w:line="252" w:lineRule="auto"/>
              <w:rPr>
                <w:rFonts w:asciiTheme="minorHAnsi" w:hAnsiTheme="minorHAnsi"/>
                <w:iCs/>
                <w:lang w:eastAsia="en-IN"/>
              </w:rPr>
            </w:pPr>
          </w:p>
          <w:p w14:paraId="13D89FF1" w14:textId="77777777" w:rsidR="00EB5DBC" w:rsidRPr="00896B36" w:rsidRDefault="00EB5DBC" w:rsidP="00844DA5">
            <w:pPr>
              <w:rPr>
                <w:rFonts w:asciiTheme="minorHAnsi" w:hAnsiTheme="minorHAnsi"/>
                <w:b/>
                <w:bCs/>
              </w:rPr>
            </w:pPr>
            <w:r w:rsidRPr="00896B36">
              <w:rPr>
                <w:rFonts w:asciiTheme="minorHAnsi" w:hAnsiTheme="minorHAnsi"/>
                <w:b/>
                <w:bCs/>
              </w:rPr>
              <w:t>Example 1: The system considers the ‘Children’s established coverage’ effective from the ‘Eligibility begin date’ until the end of X months.</w:t>
            </w:r>
          </w:p>
          <w:p w14:paraId="787C90CD" w14:textId="77777777" w:rsidR="00EB5DBC" w:rsidRPr="00896B36" w:rsidRDefault="00EB5DBC" w:rsidP="00844DA5">
            <w:pPr>
              <w:rPr>
                <w:rFonts w:asciiTheme="minorHAnsi" w:hAnsiTheme="minorHAnsi"/>
                <w:iCs/>
                <w:lang w:eastAsia="en-IN"/>
              </w:rPr>
            </w:pPr>
          </w:p>
          <w:p w14:paraId="5DCC07C6" w14:textId="77777777" w:rsidR="00EB5DBC" w:rsidRPr="00896B36" w:rsidRDefault="00EB5DBC" w:rsidP="00844DA5">
            <w:pPr>
              <w:pStyle w:val="ListParagraph"/>
              <w:numPr>
                <w:ilvl w:val="0"/>
                <w:numId w:val="687"/>
              </w:numPr>
              <w:contextualSpacing w:val="0"/>
              <w:rPr>
                <w:rFonts w:asciiTheme="minorHAnsi" w:hAnsiTheme="minorHAnsi"/>
              </w:rPr>
            </w:pPr>
            <w:r w:rsidRPr="00896B36">
              <w:rPr>
                <w:rFonts w:asciiTheme="minorHAnsi" w:hAnsiTheme="minorHAnsi"/>
              </w:rPr>
              <w:t>On April 11, 2023, Jane submits an application such that:</w:t>
            </w:r>
          </w:p>
          <w:p w14:paraId="77532825" w14:textId="77777777" w:rsidR="00EB5DBC" w:rsidRPr="00896B36" w:rsidRDefault="00EB5DBC" w:rsidP="00844DA5">
            <w:pPr>
              <w:pStyle w:val="ListParagraph"/>
              <w:numPr>
                <w:ilvl w:val="1"/>
                <w:numId w:val="687"/>
              </w:numPr>
              <w:contextualSpacing w:val="0"/>
              <w:rPr>
                <w:rFonts w:asciiTheme="minorHAnsi" w:hAnsiTheme="minorHAnsi"/>
              </w:rPr>
            </w:pPr>
            <w:r w:rsidRPr="00896B36">
              <w:rPr>
                <w:rFonts w:asciiTheme="minorHAnsi" w:hAnsiTheme="minorHAnsi"/>
              </w:rPr>
              <w:t>Jane is eligible for aid category ‘48 - Standard Expansion Children’</w:t>
            </w:r>
          </w:p>
          <w:p w14:paraId="4C37FEE3" w14:textId="77777777" w:rsidR="00EB5DBC" w:rsidRPr="00896B36" w:rsidRDefault="00EB5DBC" w:rsidP="00844DA5">
            <w:pPr>
              <w:pStyle w:val="ListParagraph"/>
              <w:numPr>
                <w:ilvl w:val="1"/>
                <w:numId w:val="687"/>
              </w:numPr>
              <w:contextualSpacing w:val="0"/>
              <w:rPr>
                <w:rFonts w:asciiTheme="minorHAnsi" w:hAnsiTheme="minorHAnsi"/>
              </w:rPr>
            </w:pPr>
            <w:r w:rsidRPr="00896B36">
              <w:rPr>
                <w:rFonts w:asciiTheme="minorHAnsi" w:hAnsiTheme="minorHAnsi"/>
              </w:rPr>
              <w:t>Medicaid eligibility begin date: April 01, 2023.</w:t>
            </w:r>
          </w:p>
          <w:p w14:paraId="1B3A3697" w14:textId="77777777" w:rsidR="00EB5DBC" w:rsidRPr="00896B36" w:rsidRDefault="00EB5DBC" w:rsidP="00844DA5">
            <w:pPr>
              <w:pStyle w:val="ListParagraph"/>
              <w:numPr>
                <w:ilvl w:val="1"/>
                <w:numId w:val="687"/>
              </w:numPr>
              <w:contextualSpacing w:val="0"/>
              <w:rPr>
                <w:rFonts w:asciiTheme="minorHAnsi" w:hAnsiTheme="minorHAnsi"/>
              </w:rPr>
            </w:pPr>
            <w:r w:rsidRPr="00896B36">
              <w:rPr>
                <w:rFonts w:asciiTheme="minorHAnsi" w:hAnsiTheme="minorHAnsi"/>
                <w:color w:val="000000"/>
              </w:rPr>
              <w:t>Jane’s Medicaid coverage has been determined to be “Final” coverage.</w:t>
            </w:r>
          </w:p>
          <w:p w14:paraId="234CF674" w14:textId="77777777" w:rsidR="00EB5DBC" w:rsidRPr="00896B36" w:rsidRDefault="00EB5DBC" w:rsidP="00844DA5">
            <w:pPr>
              <w:pStyle w:val="ListParagraph"/>
              <w:numPr>
                <w:ilvl w:val="1"/>
                <w:numId w:val="687"/>
              </w:numPr>
              <w:contextualSpacing w:val="0"/>
              <w:rPr>
                <w:rFonts w:asciiTheme="minorHAnsi" w:hAnsiTheme="minorHAnsi"/>
                <w:iCs/>
                <w:lang w:eastAsia="en-IN"/>
              </w:rPr>
            </w:pPr>
            <w:r w:rsidRPr="00896B36">
              <w:rPr>
                <w:rFonts w:asciiTheme="minorHAnsi" w:hAnsiTheme="minorHAnsi"/>
              </w:rPr>
              <w:t>The system considers Jane’s coverage as ‘Children’s established coverage’</w:t>
            </w:r>
          </w:p>
          <w:p w14:paraId="5A979170" w14:textId="77777777" w:rsidR="00EB5DBC" w:rsidRPr="00896B36" w:rsidRDefault="00EB5DBC" w:rsidP="00844DA5">
            <w:pPr>
              <w:pStyle w:val="ListParagraph"/>
              <w:numPr>
                <w:ilvl w:val="2"/>
                <w:numId w:val="687"/>
              </w:numPr>
              <w:contextualSpacing w:val="0"/>
              <w:rPr>
                <w:rFonts w:asciiTheme="minorHAnsi" w:hAnsiTheme="minorHAnsi"/>
                <w:iCs/>
                <w:lang w:eastAsia="en-IN"/>
              </w:rPr>
            </w:pPr>
            <w:r w:rsidRPr="00896B36">
              <w:rPr>
                <w:rFonts w:asciiTheme="minorHAnsi" w:hAnsiTheme="minorHAnsi"/>
              </w:rPr>
              <w:t xml:space="preserve">Start date for Children’s established coverage: April 01, 2023 (Since the aid </w:t>
            </w:r>
            <w:r w:rsidRPr="00896B36">
              <w:rPr>
                <w:rFonts w:asciiTheme="minorHAnsi" w:hAnsiTheme="minorHAnsi"/>
                <w:iCs/>
                <w:lang w:eastAsia="en-IN"/>
              </w:rPr>
              <w:t>category determined by the system in the current eligibility is not the same as the aid category from the previous eligibility, the system considers the ‘Eligibility begin date’ as the start date for ‘Children’s established coverage’</w:t>
            </w:r>
          </w:p>
          <w:p w14:paraId="03B3529A" w14:textId="77777777" w:rsidR="00EB5DBC" w:rsidRPr="00896B36" w:rsidRDefault="00EB5DBC" w:rsidP="00844DA5">
            <w:pPr>
              <w:pStyle w:val="ListParagraph"/>
              <w:numPr>
                <w:ilvl w:val="2"/>
                <w:numId w:val="687"/>
              </w:numPr>
              <w:contextualSpacing w:val="0"/>
              <w:rPr>
                <w:rFonts w:asciiTheme="minorHAnsi" w:hAnsiTheme="minorHAnsi"/>
                <w:iCs/>
                <w:lang w:eastAsia="en-IN"/>
              </w:rPr>
            </w:pPr>
            <w:r w:rsidRPr="00896B36">
              <w:rPr>
                <w:rFonts w:asciiTheme="minorHAnsi" w:hAnsiTheme="minorHAnsi"/>
              </w:rPr>
              <w:t>End date for Children’s established coverage: April 30, 2024 [end of the month (April 01, 2023+ 12 months)].</w:t>
            </w:r>
          </w:p>
          <w:p w14:paraId="11749A6A" w14:textId="77777777" w:rsidR="00EB5DBC" w:rsidRPr="00896B36" w:rsidRDefault="00EB5DBC" w:rsidP="00844DA5">
            <w:pPr>
              <w:spacing w:line="252" w:lineRule="auto"/>
              <w:rPr>
                <w:rFonts w:asciiTheme="minorHAnsi" w:hAnsiTheme="minorHAnsi"/>
                <w:iCs/>
                <w:lang w:eastAsia="en-IN"/>
              </w:rPr>
            </w:pPr>
          </w:p>
          <w:p w14:paraId="41549E63" w14:textId="77777777" w:rsidR="00EB5DBC" w:rsidRPr="00896B36" w:rsidRDefault="00EB5DBC" w:rsidP="00844DA5">
            <w:pPr>
              <w:rPr>
                <w:rFonts w:asciiTheme="minorHAnsi" w:hAnsiTheme="minorHAnsi"/>
                <w:b/>
                <w:bCs/>
              </w:rPr>
            </w:pPr>
            <w:r w:rsidRPr="00896B36">
              <w:rPr>
                <w:rFonts w:asciiTheme="minorHAnsi" w:hAnsiTheme="minorHAnsi"/>
                <w:b/>
                <w:bCs/>
              </w:rPr>
              <w:t>Example 2: The system considers the ‘Children’s established coverage’ effective from the application submission date until the end of the  X months.</w:t>
            </w:r>
          </w:p>
          <w:p w14:paraId="664D198C" w14:textId="77777777" w:rsidR="00EB5DBC" w:rsidRPr="00896B36" w:rsidRDefault="00EB5DBC" w:rsidP="00844DA5">
            <w:pPr>
              <w:rPr>
                <w:rFonts w:asciiTheme="minorHAnsi" w:hAnsiTheme="minorHAnsi"/>
              </w:rPr>
            </w:pPr>
          </w:p>
          <w:p w14:paraId="36DA0B0B" w14:textId="77777777" w:rsidR="00EB5DBC" w:rsidRPr="00896B36" w:rsidRDefault="00EB5DBC" w:rsidP="00844DA5">
            <w:pPr>
              <w:pStyle w:val="ListParagraph"/>
              <w:numPr>
                <w:ilvl w:val="0"/>
                <w:numId w:val="679"/>
              </w:numPr>
              <w:contextualSpacing w:val="0"/>
              <w:rPr>
                <w:rFonts w:asciiTheme="minorHAnsi" w:hAnsiTheme="minorHAnsi"/>
              </w:rPr>
            </w:pPr>
            <w:r w:rsidRPr="00896B36">
              <w:rPr>
                <w:rFonts w:asciiTheme="minorHAnsi" w:hAnsiTheme="minorHAnsi"/>
              </w:rPr>
              <w:t>On April 11, 2023, Jane submits an application such that:</w:t>
            </w:r>
          </w:p>
          <w:p w14:paraId="65E67026" w14:textId="77777777" w:rsidR="00EB5DBC" w:rsidRPr="00896B36" w:rsidRDefault="00EB5DBC" w:rsidP="00844DA5">
            <w:pPr>
              <w:pStyle w:val="ListParagraph"/>
              <w:numPr>
                <w:ilvl w:val="1"/>
                <w:numId w:val="679"/>
              </w:numPr>
              <w:contextualSpacing w:val="0"/>
              <w:rPr>
                <w:rFonts w:asciiTheme="minorHAnsi" w:hAnsiTheme="minorHAnsi"/>
              </w:rPr>
            </w:pPr>
            <w:r w:rsidRPr="00896B36">
              <w:rPr>
                <w:rFonts w:asciiTheme="minorHAnsi" w:hAnsiTheme="minorHAnsi"/>
              </w:rPr>
              <w:t>Jane is eligible for aid category ‘48 - Standard Expansion Children’</w:t>
            </w:r>
          </w:p>
          <w:p w14:paraId="546942C3" w14:textId="77777777" w:rsidR="00EB5DBC" w:rsidRPr="00896B36" w:rsidRDefault="00EB5DBC" w:rsidP="00844DA5">
            <w:pPr>
              <w:pStyle w:val="ListParagraph"/>
              <w:numPr>
                <w:ilvl w:val="1"/>
                <w:numId w:val="679"/>
              </w:numPr>
              <w:contextualSpacing w:val="0"/>
              <w:rPr>
                <w:rFonts w:asciiTheme="minorHAnsi" w:hAnsiTheme="minorHAnsi"/>
              </w:rPr>
            </w:pPr>
            <w:r w:rsidRPr="00896B36">
              <w:rPr>
                <w:rFonts w:asciiTheme="minorHAnsi" w:hAnsiTheme="minorHAnsi"/>
              </w:rPr>
              <w:t>Medicaid eligibility begin date: April 01, 2023.</w:t>
            </w:r>
          </w:p>
          <w:p w14:paraId="65330E53" w14:textId="77777777" w:rsidR="00EB5DBC" w:rsidRPr="00896B36" w:rsidRDefault="00EB5DBC" w:rsidP="00844DA5">
            <w:pPr>
              <w:numPr>
                <w:ilvl w:val="1"/>
                <w:numId w:val="679"/>
              </w:numPr>
              <w:contextualSpacing w:val="0"/>
              <w:textAlignment w:val="center"/>
              <w:rPr>
                <w:rFonts w:asciiTheme="minorHAnsi" w:hAnsiTheme="minorHAnsi"/>
              </w:rPr>
            </w:pPr>
            <w:r w:rsidRPr="00896B36">
              <w:rPr>
                <w:rFonts w:asciiTheme="minorHAnsi" w:hAnsiTheme="minorHAnsi"/>
                <w:color w:val="000000"/>
              </w:rPr>
              <w:t>Jane’s Medicaid coverage has NOT been determined to be “Final” coverage. Hence, Jane’s coverage is not considered as “Children’s established coverage”.</w:t>
            </w:r>
          </w:p>
          <w:p w14:paraId="72B97E09" w14:textId="77777777" w:rsidR="00EB5DBC" w:rsidRPr="00896B36" w:rsidRDefault="00EB5DBC" w:rsidP="00844DA5">
            <w:pPr>
              <w:pStyle w:val="ListParagraph"/>
              <w:numPr>
                <w:ilvl w:val="0"/>
                <w:numId w:val="679"/>
              </w:numPr>
              <w:contextualSpacing w:val="0"/>
              <w:rPr>
                <w:rFonts w:asciiTheme="minorHAnsi" w:hAnsiTheme="minorHAnsi"/>
              </w:rPr>
            </w:pPr>
            <w:r w:rsidRPr="00896B36">
              <w:rPr>
                <w:rFonts w:asciiTheme="minorHAnsi" w:hAnsiTheme="minorHAnsi"/>
              </w:rPr>
              <w:t xml:space="preserve">On June 20, 2023, an agent portal user verifies all the RFIs for Jane such that: </w:t>
            </w:r>
          </w:p>
          <w:p w14:paraId="51251116" w14:textId="77777777" w:rsidR="00EB5DBC" w:rsidRPr="00896B36" w:rsidRDefault="00EB5DBC" w:rsidP="00844DA5">
            <w:pPr>
              <w:pStyle w:val="ListParagraph"/>
              <w:numPr>
                <w:ilvl w:val="1"/>
                <w:numId w:val="679"/>
              </w:numPr>
              <w:contextualSpacing w:val="0"/>
              <w:rPr>
                <w:rFonts w:asciiTheme="minorHAnsi" w:hAnsiTheme="minorHAnsi"/>
              </w:rPr>
            </w:pPr>
            <w:r w:rsidRPr="00896B36">
              <w:rPr>
                <w:rFonts w:asciiTheme="minorHAnsi" w:hAnsiTheme="minorHAnsi"/>
                <w:color w:val="000000"/>
              </w:rPr>
              <w:t>Jane’s Medicaid coverage has been determined to be “Final” coverage.</w:t>
            </w:r>
          </w:p>
          <w:p w14:paraId="160D4F8A" w14:textId="77777777" w:rsidR="00EB5DBC" w:rsidRPr="00896B36" w:rsidRDefault="00EB5DBC" w:rsidP="00844DA5">
            <w:pPr>
              <w:pStyle w:val="ListParagraph"/>
              <w:numPr>
                <w:ilvl w:val="1"/>
                <w:numId w:val="679"/>
              </w:numPr>
              <w:contextualSpacing w:val="0"/>
              <w:rPr>
                <w:rFonts w:asciiTheme="minorHAnsi" w:hAnsiTheme="minorHAnsi"/>
              </w:rPr>
            </w:pPr>
            <w:r w:rsidRPr="00896B36">
              <w:rPr>
                <w:rFonts w:asciiTheme="minorHAnsi" w:hAnsiTheme="minorHAnsi"/>
                <w:color w:val="000000"/>
              </w:rPr>
              <w:t>Jane is systematically eligible for aid category ‘</w:t>
            </w:r>
            <w:r w:rsidRPr="00896B36">
              <w:rPr>
                <w:rFonts w:asciiTheme="minorHAnsi" w:hAnsiTheme="minorHAnsi"/>
              </w:rPr>
              <w:t>48 - Standard Expansion Children’ in the current eligibility.</w:t>
            </w:r>
          </w:p>
          <w:p w14:paraId="17B10CBE" w14:textId="77777777" w:rsidR="00EB5DBC" w:rsidRPr="00896B36" w:rsidRDefault="00EB5DBC" w:rsidP="00844DA5">
            <w:pPr>
              <w:pStyle w:val="ListParagraph"/>
              <w:numPr>
                <w:ilvl w:val="1"/>
                <w:numId w:val="679"/>
              </w:numPr>
              <w:contextualSpacing w:val="0"/>
              <w:rPr>
                <w:rFonts w:asciiTheme="minorHAnsi" w:hAnsiTheme="minorHAnsi"/>
                <w:iCs/>
                <w:lang w:eastAsia="en-IN"/>
              </w:rPr>
            </w:pPr>
            <w:r w:rsidRPr="00896B36">
              <w:rPr>
                <w:rFonts w:asciiTheme="minorHAnsi" w:hAnsiTheme="minorHAnsi"/>
              </w:rPr>
              <w:t>The system considers Jane’s coverage as ‘Children’s established coverage’</w:t>
            </w:r>
          </w:p>
          <w:p w14:paraId="7E42A3EB" w14:textId="77777777" w:rsidR="00EB5DBC" w:rsidRPr="00896B36" w:rsidRDefault="00EB5DBC" w:rsidP="00844DA5">
            <w:pPr>
              <w:pStyle w:val="ListParagraph"/>
              <w:numPr>
                <w:ilvl w:val="2"/>
                <w:numId w:val="679"/>
              </w:numPr>
              <w:contextualSpacing w:val="0"/>
              <w:rPr>
                <w:rFonts w:asciiTheme="minorHAnsi" w:hAnsiTheme="minorHAnsi"/>
                <w:iCs/>
                <w:lang w:eastAsia="en-IN"/>
              </w:rPr>
            </w:pPr>
            <w:r w:rsidRPr="00896B36">
              <w:rPr>
                <w:rFonts w:asciiTheme="minorHAnsi" w:hAnsiTheme="minorHAnsi"/>
              </w:rPr>
              <w:lastRenderedPageBreak/>
              <w:t xml:space="preserve">Start date for Children’s established coverage: June 20, 2023 (Since the aid </w:t>
            </w:r>
            <w:r w:rsidRPr="00896B36">
              <w:rPr>
                <w:rFonts w:asciiTheme="minorHAnsi" w:hAnsiTheme="minorHAnsi"/>
                <w:iCs/>
                <w:lang w:eastAsia="en-IN"/>
              </w:rPr>
              <w:t>category determined by the system in the current eligibility is the same as the aid category from the previous eligibility, the system considers the application submission date as the start date for ‘Children’s established coverage’</w:t>
            </w:r>
          </w:p>
          <w:p w14:paraId="5D9778D6" w14:textId="77777777" w:rsidR="00EB5DBC" w:rsidRPr="00896B36" w:rsidRDefault="00EB5DBC" w:rsidP="00844DA5">
            <w:pPr>
              <w:pStyle w:val="ListParagraph"/>
              <w:numPr>
                <w:ilvl w:val="2"/>
                <w:numId w:val="679"/>
              </w:numPr>
              <w:contextualSpacing w:val="0"/>
              <w:rPr>
                <w:rFonts w:asciiTheme="minorHAnsi" w:hAnsiTheme="minorHAnsi"/>
                <w:iCs/>
                <w:lang w:eastAsia="en-IN"/>
              </w:rPr>
            </w:pPr>
            <w:r w:rsidRPr="00896B36">
              <w:rPr>
                <w:rFonts w:asciiTheme="minorHAnsi" w:hAnsiTheme="minorHAnsi"/>
              </w:rPr>
              <w:t>End date for Children’s established coverage: June 30, 2024 [end of the month (June 20, 2023+ 12 months)].</w:t>
            </w:r>
          </w:p>
          <w:p w14:paraId="17039D5C" w14:textId="77777777" w:rsidR="00EB5DBC" w:rsidRPr="00896B36" w:rsidRDefault="00EB5DBC" w:rsidP="00844DA5">
            <w:pPr>
              <w:pStyle w:val="ListParagraph"/>
              <w:ind w:left="2520"/>
              <w:rPr>
                <w:rFonts w:asciiTheme="minorHAnsi" w:hAnsiTheme="minorHAnsi"/>
                <w:iCs/>
                <w:lang w:eastAsia="en-IN"/>
              </w:rPr>
            </w:pPr>
          </w:p>
          <w:p w14:paraId="00B89051" w14:textId="77777777" w:rsidR="00EB5DBC" w:rsidRPr="00896B36" w:rsidRDefault="00EB5DBC" w:rsidP="00844DA5">
            <w:pPr>
              <w:rPr>
                <w:rFonts w:asciiTheme="minorHAnsi" w:hAnsiTheme="minorHAnsi"/>
                <w:b/>
                <w:bCs/>
              </w:rPr>
            </w:pPr>
            <w:r w:rsidRPr="00896B36">
              <w:rPr>
                <w:rFonts w:asciiTheme="minorHAnsi" w:hAnsiTheme="minorHAnsi"/>
                <w:b/>
                <w:bCs/>
              </w:rPr>
              <w:t>Example 3: The system considers the ‘Children’s established coverage’ effective from the ‘Eligibility begin date’ until the end of X months.</w:t>
            </w:r>
          </w:p>
          <w:p w14:paraId="43852840" w14:textId="77777777" w:rsidR="00EB5DBC" w:rsidRPr="00896B36" w:rsidRDefault="00EB5DBC" w:rsidP="00844DA5">
            <w:pPr>
              <w:rPr>
                <w:rFonts w:asciiTheme="minorHAnsi" w:hAnsiTheme="minorHAnsi"/>
                <w:iCs/>
                <w:lang w:eastAsia="en-IN"/>
              </w:rPr>
            </w:pPr>
          </w:p>
          <w:p w14:paraId="6665FB43" w14:textId="77777777" w:rsidR="00EB5DBC" w:rsidRPr="00896B36" w:rsidRDefault="00EB5DBC" w:rsidP="00844DA5">
            <w:pPr>
              <w:pStyle w:val="ListParagraph"/>
              <w:numPr>
                <w:ilvl w:val="0"/>
                <w:numId w:val="689"/>
              </w:numPr>
              <w:contextualSpacing w:val="0"/>
              <w:rPr>
                <w:rFonts w:asciiTheme="minorHAnsi" w:hAnsiTheme="minorHAnsi"/>
              </w:rPr>
            </w:pPr>
            <w:r w:rsidRPr="00896B36">
              <w:rPr>
                <w:rFonts w:asciiTheme="minorHAnsi" w:hAnsiTheme="minorHAnsi"/>
              </w:rPr>
              <w:t>On April 11, 2023, Jane submits an application such that:</w:t>
            </w:r>
          </w:p>
          <w:p w14:paraId="716520BD" w14:textId="77777777" w:rsidR="00EB5DBC" w:rsidRPr="00896B36" w:rsidRDefault="00EB5DBC" w:rsidP="00844DA5">
            <w:pPr>
              <w:pStyle w:val="ListParagraph"/>
              <w:numPr>
                <w:ilvl w:val="1"/>
                <w:numId w:val="689"/>
              </w:numPr>
              <w:contextualSpacing w:val="0"/>
              <w:rPr>
                <w:rFonts w:asciiTheme="minorHAnsi" w:hAnsiTheme="minorHAnsi"/>
              </w:rPr>
            </w:pPr>
            <w:r w:rsidRPr="00896B36">
              <w:rPr>
                <w:rFonts w:asciiTheme="minorHAnsi" w:hAnsiTheme="minorHAnsi"/>
              </w:rPr>
              <w:t>Jane is eligible for aid category ‘48 - Standard Expansion Children’</w:t>
            </w:r>
          </w:p>
          <w:p w14:paraId="4FA5E5F9" w14:textId="77777777" w:rsidR="00EB5DBC" w:rsidRPr="00896B36" w:rsidRDefault="00EB5DBC" w:rsidP="00844DA5">
            <w:pPr>
              <w:pStyle w:val="ListParagraph"/>
              <w:numPr>
                <w:ilvl w:val="1"/>
                <w:numId w:val="689"/>
              </w:numPr>
              <w:contextualSpacing w:val="0"/>
              <w:rPr>
                <w:rFonts w:asciiTheme="minorHAnsi" w:hAnsiTheme="minorHAnsi"/>
              </w:rPr>
            </w:pPr>
            <w:r w:rsidRPr="00896B36">
              <w:rPr>
                <w:rFonts w:asciiTheme="minorHAnsi" w:hAnsiTheme="minorHAnsi"/>
              </w:rPr>
              <w:t>Medicaid eligibility begin date: April 01, 2023.</w:t>
            </w:r>
          </w:p>
          <w:p w14:paraId="2A747047" w14:textId="77777777" w:rsidR="00EB5DBC" w:rsidRPr="00896B36" w:rsidRDefault="00EB5DBC" w:rsidP="00844DA5">
            <w:pPr>
              <w:numPr>
                <w:ilvl w:val="1"/>
                <w:numId w:val="689"/>
              </w:numPr>
              <w:contextualSpacing w:val="0"/>
              <w:textAlignment w:val="center"/>
              <w:rPr>
                <w:rFonts w:asciiTheme="minorHAnsi" w:hAnsiTheme="minorHAnsi"/>
              </w:rPr>
            </w:pPr>
            <w:r w:rsidRPr="00896B36">
              <w:rPr>
                <w:rFonts w:asciiTheme="minorHAnsi" w:hAnsiTheme="minorHAnsi"/>
                <w:color w:val="000000"/>
              </w:rPr>
              <w:t>Jane’s Medicaid coverage has NOT been determined to be “Final” coverage. Hence, Jane’s coverage is not considered as “Children’s established coverage”.</w:t>
            </w:r>
          </w:p>
          <w:p w14:paraId="50042012" w14:textId="77777777" w:rsidR="00EB5DBC" w:rsidRPr="00896B36" w:rsidRDefault="00EB5DBC" w:rsidP="00844DA5">
            <w:pPr>
              <w:pStyle w:val="ListParagraph"/>
              <w:numPr>
                <w:ilvl w:val="0"/>
                <w:numId w:val="689"/>
              </w:numPr>
              <w:contextualSpacing w:val="0"/>
              <w:rPr>
                <w:rFonts w:asciiTheme="minorHAnsi" w:hAnsiTheme="minorHAnsi"/>
              </w:rPr>
            </w:pPr>
            <w:r w:rsidRPr="00896B36">
              <w:rPr>
                <w:rFonts w:asciiTheme="minorHAnsi" w:hAnsiTheme="minorHAnsi"/>
              </w:rPr>
              <w:t xml:space="preserve">On May 05, 2023, an agent portal user verifies all the RFIs for Jane such that: </w:t>
            </w:r>
          </w:p>
          <w:p w14:paraId="494F28EE" w14:textId="77777777" w:rsidR="00EB5DBC" w:rsidRPr="00896B36" w:rsidRDefault="00EB5DBC" w:rsidP="00844DA5">
            <w:pPr>
              <w:pStyle w:val="ListParagraph"/>
              <w:numPr>
                <w:ilvl w:val="1"/>
                <w:numId w:val="689"/>
              </w:numPr>
              <w:contextualSpacing w:val="0"/>
              <w:rPr>
                <w:rFonts w:asciiTheme="minorHAnsi" w:hAnsiTheme="minorHAnsi"/>
              </w:rPr>
            </w:pPr>
            <w:r w:rsidRPr="00896B36">
              <w:rPr>
                <w:rFonts w:asciiTheme="minorHAnsi" w:hAnsiTheme="minorHAnsi"/>
                <w:color w:val="000000"/>
              </w:rPr>
              <w:t>Jane’s Medicaid coverage has been determined to be “Final” coverage.</w:t>
            </w:r>
          </w:p>
          <w:p w14:paraId="7CE21CDB" w14:textId="77777777" w:rsidR="00EB5DBC" w:rsidRPr="00896B36" w:rsidRDefault="00EB5DBC" w:rsidP="00844DA5">
            <w:pPr>
              <w:pStyle w:val="ListParagraph"/>
              <w:numPr>
                <w:ilvl w:val="1"/>
                <w:numId w:val="689"/>
              </w:numPr>
              <w:contextualSpacing w:val="0"/>
              <w:rPr>
                <w:rFonts w:asciiTheme="minorHAnsi" w:hAnsiTheme="minorHAnsi"/>
              </w:rPr>
            </w:pPr>
            <w:r w:rsidRPr="00896B36">
              <w:rPr>
                <w:rFonts w:asciiTheme="minorHAnsi" w:hAnsiTheme="minorHAnsi"/>
                <w:color w:val="000000"/>
              </w:rPr>
              <w:t>Jane is systematically eligible for aid category ‘</w:t>
            </w:r>
            <w:r w:rsidRPr="00896B36">
              <w:rPr>
                <w:rFonts w:asciiTheme="minorHAnsi" w:hAnsiTheme="minorHAnsi"/>
              </w:rPr>
              <w:t>40 - Standard Family’ in the current eligibility.</w:t>
            </w:r>
          </w:p>
          <w:p w14:paraId="0979FB11" w14:textId="77777777" w:rsidR="00EB5DBC" w:rsidRPr="00896B36" w:rsidRDefault="00EB5DBC" w:rsidP="00844DA5">
            <w:pPr>
              <w:pStyle w:val="ListParagraph"/>
              <w:numPr>
                <w:ilvl w:val="1"/>
                <w:numId w:val="689"/>
              </w:numPr>
              <w:contextualSpacing w:val="0"/>
              <w:rPr>
                <w:rFonts w:asciiTheme="minorHAnsi" w:hAnsiTheme="minorHAnsi"/>
              </w:rPr>
            </w:pPr>
            <w:r w:rsidRPr="00896B36">
              <w:rPr>
                <w:rFonts w:asciiTheme="minorHAnsi" w:hAnsiTheme="minorHAnsi"/>
              </w:rPr>
              <w:t>Medicaid eligibility begin date: April 25, 2023.</w:t>
            </w:r>
          </w:p>
          <w:p w14:paraId="27A1783F" w14:textId="77777777" w:rsidR="00EB5DBC" w:rsidRPr="00896B36" w:rsidRDefault="00EB5DBC" w:rsidP="00844DA5">
            <w:pPr>
              <w:pStyle w:val="ListParagraph"/>
              <w:numPr>
                <w:ilvl w:val="1"/>
                <w:numId w:val="689"/>
              </w:numPr>
              <w:contextualSpacing w:val="0"/>
              <w:rPr>
                <w:rFonts w:asciiTheme="minorHAnsi" w:hAnsiTheme="minorHAnsi"/>
                <w:iCs/>
                <w:lang w:eastAsia="en-IN"/>
              </w:rPr>
            </w:pPr>
            <w:r w:rsidRPr="00896B36">
              <w:rPr>
                <w:rFonts w:asciiTheme="minorHAnsi" w:hAnsiTheme="minorHAnsi"/>
              </w:rPr>
              <w:t>The system considers Jane’s coverage as ‘Children’s established coverage’</w:t>
            </w:r>
          </w:p>
          <w:p w14:paraId="788EBDC8" w14:textId="77777777" w:rsidR="00EB5DBC" w:rsidRPr="00896B36" w:rsidRDefault="00EB5DBC" w:rsidP="00844DA5">
            <w:pPr>
              <w:pStyle w:val="ListParagraph"/>
              <w:numPr>
                <w:ilvl w:val="2"/>
                <w:numId w:val="689"/>
              </w:numPr>
              <w:contextualSpacing w:val="0"/>
              <w:rPr>
                <w:rFonts w:asciiTheme="minorHAnsi" w:hAnsiTheme="minorHAnsi"/>
                <w:iCs/>
                <w:lang w:eastAsia="en-IN"/>
              </w:rPr>
            </w:pPr>
            <w:r w:rsidRPr="00896B36">
              <w:rPr>
                <w:rFonts w:asciiTheme="minorHAnsi" w:hAnsiTheme="minorHAnsi"/>
              </w:rPr>
              <w:t xml:space="preserve">Start date for Children’s established coverage: April 25, 2023 (Since the aid </w:t>
            </w:r>
            <w:r w:rsidRPr="00896B36">
              <w:rPr>
                <w:rFonts w:asciiTheme="minorHAnsi" w:hAnsiTheme="minorHAnsi"/>
                <w:iCs/>
                <w:lang w:eastAsia="en-IN"/>
              </w:rPr>
              <w:t>category determined by the system in the current eligibility is different than the aid category from the previous eligibility, the system considers the ‘Eligibility begin date’ as the start date for ‘Children’s established coverage’</w:t>
            </w:r>
          </w:p>
          <w:p w14:paraId="1713AB01" w14:textId="77777777" w:rsidR="00EB5DBC" w:rsidRPr="00896B36" w:rsidRDefault="00EB5DBC" w:rsidP="00844DA5">
            <w:pPr>
              <w:pStyle w:val="ListParagraph"/>
              <w:numPr>
                <w:ilvl w:val="2"/>
                <w:numId w:val="689"/>
              </w:numPr>
              <w:contextualSpacing w:val="0"/>
              <w:rPr>
                <w:rFonts w:asciiTheme="minorHAnsi" w:hAnsiTheme="minorHAnsi"/>
                <w:iCs/>
                <w:lang w:eastAsia="en-IN"/>
              </w:rPr>
            </w:pPr>
            <w:r w:rsidRPr="00896B36">
              <w:rPr>
                <w:rFonts w:asciiTheme="minorHAnsi" w:hAnsiTheme="minorHAnsi"/>
              </w:rPr>
              <w:t>End date for Children’s established coverage: April 30, 2024 [end of the month (April 25, 2023+ 12 months)].</w:t>
            </w:r>
          </w:p>
          <w:p w14:paraId="6893F6E4" w14:textId="77777777" w:rsidR="00EB5DBC" w:rsidRPr="00896B36" w:rsidRDefault="00EB5DBC" w:rsidP="00844DA5">
            <w:pPr>
              <w:rPr>
                <w:rFonts w:asciiTheme="minorHAnsi" w:hAnsiTheme="minorHAnsi"/>
                <w:iCs/>
                <w:lang w:eastAsia="en-IN"/>
              </w:rPr>
            </w:pPr>
          </w:p>
          <w:p w14:paraId="0F736525" w14:textId="77777777" w:rsidR="00EB5DBC" w:rsidRPr="00896B36" w:rsidRDefault="00EB5DBC" w:rsidP="00844DA5">
            <w:pPr>
              <w:rPr>
                <w:rFonts w:asciiTheme="minorHAnsi" w:hAnsiTheme="minorHAnsi"/>
                <w:b/>
                <w:bCs/>
              </w:rPr>
            </w:pPr>
            <w:r w:rsidRPr="00896B36">
              <w:rPr>
                <w:rFonts w:asciiTheme="minorHAnsi" w:hAnsiTheme="minorHAnsi"/>
                <w:b/>
                <w:bCs/>
              </w:rPr>
              <w:t>Example 4: The system considers the ‘Children’s established coverage’ effective from the application submission date until the end of X months.</w:t>
            </w:r>
          </w:p>
          <w:p w14:paraId="58FBE786" w14:textId="77777777" w:rsidR="00EB5DBC" w:rsidRPr="00896B36" w:rsidRDefault="00EB5DBC" w:rsidP="00844DA5">
            <w:pPr>
              <w:rPr>
                <w:rFonts w:asciiTheme="minorHAnsi" w:hAnsiTheme="minorHAnsi"/>
              </w:rPr>
            </w:pPr>
          </w:p>
          <w:p w14:paraId="52EDEA87" w14:textId="77777777" w:rsidR="00EB5DBC" w:rsidRPr="00896B36" w:rsidRDefault="00EB5DBC" w:rsidP="00844DA5">
            <w:pPr>
              <w:pStyle w:val="ListParagraph"/>
              <w:numPr>
                <w:ilvl w:val="0"/>
                <w:numId w:val="690"/>
              </w:numPr>
              <w:contextualSpacing w:val="0"/>
              <w:rPr>
                <w:rFonts w:asciiTheme="minorHAnsi" w:hAnsiTheme="minorHAnsi"/>
              </w:rPr>
            </w:pPr>
            <w:r w:rsidRPr="00896B36">
              <w:rPr>
                <w:rFonts w:asciiTheme="minorHAnsi" w:hAnsiTheme="minorHAnsi"/>
              </w:rPr>
              <w:t>On April 11, 2023, Jane submits an application such that:</w:t>
            </w:r>
          </w:p>
          <w:p w14:paraId="0C4B17A2"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rPr>
              <w:lastRenderedPageBreak/>
              <w:t>Jane is eligible for aid category ‘48 - Standard Expansion Children’</w:t>
            </w:r>
          </w:p>
          <w:p w14:paraId="37D66C7B"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rPr>
              <w:t>Medicaid eligibility begin date: April 01, 2023.</w:t>
            </w:r>
          </w:p>
          <w:p w14:paraId="380C813A" w14:textId="77777777" w:rsidR="00EB5DBC" w:rsidRPr="00896B36" w:rsidRDefault="00EB5DBC" w:rsidP="00844DA5">
            <w:pPr>
              <w:numPr>
                <w:ilvl w:val="1"/>
                <w:numId w:val="690"/>
              </w:numPr>
              <w:contextualSpacing w:val="0"/>
              <w:textAlignment w:val="center"/>
              <w:rPr>
                <w:rFonts w:asciiTheme="minorHAnsi" w:hAnsiTheme="minorHAnsi"/>
              </w:rPr>
            </w:pPr>
            <w:r w:rsidRPr="00896B36">
              <w:rPr>
                <w:rFonts w:asciiTheme="minorHAnsi" w:hAnsiTheme="minorHAnsi"/>
                <w:color w:val="000000"/>
              </w:rPr>
              <w:t>Jane’s Medicaid coverage has NOT been determined to be “Final” coverage. Hence, Jane’s coverage is not considered as “Children’s established coverage”.</w:t>
            </w:r>
          </w:p>
          <w:p w14:paraId="52C6600B" w14:textId="77777777" w:rsidR="00EB5DBC" w:rsidRPr="00896B36" w:rsidRDefault="00EB5DBC" w:rsidP="00844DA5">
            <w:pPr>
              <w:pStyle w:val="ListParagraph"/>
              <w:numPr>
                <w:ilvl w:val="0"/>
                <w:numId w:val="690"/>
              </w:numPr>
              <w:contextualSpacing w:val="0"/>
              <w:rPr>
                <w:rFonts w:asciiTheme="minorHAnsi" w:hAnsiTheme="minorHAnsi"/>
              </w:rPr>
            </w:pPr>
            <w:r w:rsidRPr="00896B36">
              <w:rPr>
                <w:rFonts w:asciiTheme="minorHAnsi" w:hAnsiTheme="minorHAnsi"/>
              </w:rPr>
              <w:t xml:space="preserve">On May 20, 2023, Jane reports a change such that: </w:t>
            </w:r>
          </w:p>
          <w:p w14:paraId="1F5F54E6"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rPr>
              <w:t>Jane requests a retro coverage from Feb 20, 2023.</w:t>
            </w:r>
          </w:p>
          <w:p w14:paraId="2748B94C"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rPr>
              <w:t>Jane is eligible for aid category ‘48 - Standard Expansion Children’</w:t>
            </w:r>
          </w:p>
          <w:p w14:paraId="2BF965DD"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color w:val="000000"/>
              </w:rPr>
              <w:t>Jane’s Medicaid coverage has been determined to be “Final” coverage.</w:t>
            </w:r>
          </w:p>
          <w:p w14:paraId="19C58D2E"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rPr>
              <w:t>Updated Medicaid eligibility begin date: Feb 01, 2023.</w:t>
            </w:r>
          </w:p>
          <w:p w14:paraId="4AC5D289" w14:textId="77777777" w:rsidR="00EB5DBC" w:rsidRPr="00896B36" w:rsidRDefault="00EB5DBC" w:rsidP="00844DA5">
            <w:pPr>
              <w:pStyle w:val="ListParagraph"/>
              <w:numPr>
                <w:ilvl w:val="1"/>
                <w:numId w:val="690"/>
              </w:numPr>
              <w:contextualSpacing w:val="0"/>
              <w:rPr>
                <w:rFonts w:asciiTheme="minorHAnsi" w:hAnsiTheme="minorHAnsi"/>
                <w:iCs/>
                <w:lang w:eastAsia="en-IN"/>
              </w:rPr>
            </w:pPr>
            <w:r w:rsidRPr="00896B36">
              <w:rPr>
                <w:rFonts w:asciiTheme="minorHAnsi" w:hAnsiTheme="minorHAnsi"/>
              </w:rPr>
              <w:t>The system considers Jane’s coverage as ‘Children’s established coverage’</w:t>
            </w:r>
          </w:p>
          <w:p w14:paraId="222AADC9" w14:textId="77777777" w:rsidR="00EB5DBC" w:rsidRPr="00896B36" w:rsidRDefault="00EB5DBC" w:rsidP="00844DA5">
            <w:pPr>
              <w:pStyle w:val="ListParagraph"/>
              <w:numPr>
                <w:ilvl w:val="2"/>
                <w:numId w:val="690"/>
              </w:numPr>
              <w:contextualSpacing w:val="0"/>
              <w:rPr>
                <w:rFonts w:asciiTheme="minorHAnsi" w:hAnsiTheme="minorHAnsi"/>
                <w:iCs/>
                <w:lang w:eastAsia="en-IN"/>
              </w:rPr>
            </w:pPr>
            <w:r w:rsidRPr="00896B36">
              <w:rPr>
                <w:rFonts w:asciiTheme="minorHAnsi" w:hAnsiTheme="minorHAnsi"/>
              </w:rPr>
              <w:t xml:space="preserve">Start date for Children’s established coverage: May 20, 2023 (Since the aid </w:t>
            </w:r>
            <w:r w:rsidRPr="00896B36">
              <w:rPr>
                <w:rFonts w:asciiTheme="minorHAnsi" w:hAnsiTheme="minorHAnsi"/>
                <w:iCs/>
                <w:lang w:eastAsia="en-IN"/>
              </w:rPr>
              <w:t>category determined by the system in the current eligibility is the same as the aid category from the previous eligibility, the system considers the application submission date as the start date for ‘Children’s established coverage’</w:t>
            </w:r>
          </w:p>
          <w:p w14:paraId="5A59AD98" w14:textId="77777777" w:rsidR="00EB5DBC" w:rsidRPr="00896B36" w:rsidRDefault="00EB5DBC" w:rsidP="00844DA5">
            <w:pPr>
              <w:pStyle w:val="ListParagraph"/>
              <w:numPr>
                <w:ilvl w:val="2"/>
                <w:numId w:val="690"/>
              </w:numPr>
              <w:contextualSpacing w:val="0"/>
              <w:rPr>
                <w:rFonts w:asciiTheme="minorHAnsi" w:hAnsiTheme="minorHAnsi"/>
                <w:iCs/>
                <w:lang w:eastAsia="en-IN"/>
              </w:rPr>
            </w:pPr>
            <w:r w:rsidRPr="00896B36">
              <w:rPr>
                <w:rFonts w:asciiTheme="minorHAnsi" w:hAnsiTheme="minorHAnsi"/>
              </w:rPr>
              <w:t>End date for Children’s established coverage: May 31, 2024 [end of the month (May 20, 2023+ 12 months)].</w:t>
            </w:r>
          </w:p>
          <w:p w14:paraId="3D657530" w14:textId="77777777" w:rsidR="00EB5DBC" w:rsidRPr="00896B36" w:rsidRDefault="00EB5DBC" w:rsidP="00844DA5">
            <w:pPr>
              <w:rPr>
                <w:rFonts w:asciiTheme="minorHAnsi" w:hAnsiTheme="minorHAnsi"/>
                <w:iCs/>
                <w:lang w:eastAsia="en-IN"/>
              </w:rPr>
            </w:pPr>
          </w:p>
        </w:tc>
      </w:tr>
      <w:tr w:rsidR="00EB5DBC" w:rsidRPr="00896B36" w14:paraId="53BFBEE5" w14:textId="77777777" w:rsidTr="00844DA5">
        <w:trPr>
          <w:trHeight w:val="350"/>
        </w:trPr>
        <w:tc>
          <w:tcPr>
            <w:tcW w:w="1957" w:type="dxa"/>
            <w:shd w:val="clear" w:color="auto" w:fill="FFFFFF" w:themeFill="background1"/>
            <w:vAlign w:val="center"/>
          </w:tcPr>
          <w:p w14:paraId="51EE92C2"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CCE.PCS.01.004</w:t>
            </w:r>
          </w:p>
        </w:tc>
        <w:tc>
          <w:tcPr>
            <w:tcW w:w="7313" w:type="dxa"/>
            <w:shd w:val="clear" w:color="auto" w:fill="FFFFFF" w:themeFill="background1"/>
          </w:tcPr>
          <w:p w14:paraId="4880F8B7" w14:textId="77777777" w:rsidR="00EB5DBC" w:rsidRPr="00896B36" w:rsidRDefault="00EB5DBC" w:rsidP="00844DA5">
            <w:pPr>
              <w:rPr>
                <w:rFonts w:asciiTheme="minorHAnsi" w:hAnsiTheme="minorHAnsi"/>
              </w:rPr>
            </w:pPr>
            <w:r w:rsidRPr="00896B36">
              <w:rPr>
                <w:rFonts w:asciiTheme="minorHAnsi" w:hAnsiTheme="minorHAnsi"/>
              </w:rPr>
              <w:t xml:space="preserve">The system shall consider the ‘Continuous Medicaid Eligibility for Children’ as </w:t>
            </w:r>
            <w:r w:rsidRPr="00896B36">
              <w:rPr>
                <w:rFonts w:asciiTheme="minorHAnsi" w:hAnsiTheme="minorHAnsi"/>
                <w:iCs/>
                <w:lang w:eastAsia="en-IN"/>
              </w:rPr>
              <w:t>“Yes” (else consider “No”) if t</w:t>
            </w:r>
            <w:r w:rsidRPr="00896B36">
              <w:rPr>
                <w:rFonts w:asciiTheme="minorHAnsi" w:hAnsiTheme="minorHAnsi"/>
              </w:rPr>
              <w:t xml:space="preserve">he ‘Children’s established coverage’ is carried forward/not removed in the current eligibility. </w:t>
            </w:r>
          </w:p>
          <w:p w14:paraId="16D24EF6" w14:textId="77777777" w:rsidR="00EB5DBC" w:rsidRPr="00896B36" w:rsidRDefault="00EB5DBC" w:rsidP="00844DA5">
            <w:pPr>
              <w:rPr>
                <w:rFonts w:asciiTheme="minorHAnsi" w:hAnsiTheme="minorHAnsi"/>
              </w:rPr>
            </w:pPr>
          </w:p>
          <w:p w14:paraId="1D2BFBFA" w14:textId="77777777" w:rsidR="00EB5DBC" w:rsidRPr="00896B36" w:rsidRDefault="00EB5DBC" w:rsidP="00844DA5">
            <w:pPr>
              <w:rPr>
                <w:rFonts w:asciiTheme="minorHAnsi" w:hAnsiTheme="minorHAnsi"/>
                <w:b/>
              </w:rPr>
            </w:pPr>
            <w:r w:rsidRPr="00896B36">
              <w:rPr>
                <w:rFonts w:asciiTheme="minorHAnsi" w:hAnsiTheme="minorHAnsi"/>
                <w:b/>
              </w:rPr>
              <w:t xml:space="preserve">Example 1: Set the ‘Continuous Medicaid Eligibility for Children’ for a member who has the </w:t>
            </w:r>
            <w:r w:rsidRPr="00896B36">
              <w:rPr>
                <w:rFonts w:asciiTheme="minorHAnsi" w:hAnsiTheme="minorHAnsi"/>
                <w:b/>
                <w:iCs/>
                <w:lang w:eastAsia="en-IN"/>
              </w:rPr>
              <w:t>Children’s established coverage</w:t>
            </w:r>
            <w:r w:rsidRPr="00896B36">
              <w:rPr>
                <w:rFonts w:asciiTheme="minorHAnsi" w:hAnsiTheme="minorHAnsi"/>
                <w:b/>
              </w:rPr>
              <w:t xml:space="preserve">. </w:t>
            </w:r>
          </w:p>
          <w:p w14:paraId="3B6E59AC" w14:textId="77777777" w:rsidR="00EB5DBC" w:rsidRPr="00896B36" w:rsidRDefault="00EB5DBC" w:rsidP="00844DA5">
            <w:pPr>
              <w:rPr>
                <w:rFonts w:asciiTheme="minorHAnsi" w:hAnsiTheme="minorHAnsi"/>
                <w:b/>
              </w:rPr>
            </w:pPr>
          </w:p>
          <w:p w14:paraId="1372E9A3" w14:textId="77777777" w:rsidR="00EB5DBC" w:rsidRPr="00896B36" w:rsidRDefault="00EB5DBC" w:rsidP="00844DA5">
            <w:pPr>
              <w:pStyle w:val="ListParagraph"/>
              <w:numPr>
                <w:ilvl w:val="0"/>
                <w:numId w:val="619"/>
              </w:numPr>
              <w:contextualSpacing w:val="0"/>
              <w:rPr>
                <w:rFonts w:asciiTheme="minorHAnsi" w:hAnsiTheme="minorHAnsi"/>
                <w:iCs/>
                <w:lang w:eastAsia="en-IN"/>
              </w:rPr>
            </w:pPr>
            <w:r w:rsidRPr="00896B36">
              <w:rPr>
                <w:rFonts w:asciiTheme="minorHAnsi" w:hAnsiTheme="minorHAnsi"/>
              </w:rPr>
              <w:t xml:space="preserve">An application exists for Amy such that Amy has </w:t>
            </w:r>
            <w:r w:rsidRPr="00896B36">
              <w:rPr>
                <w:rFonts w:asciiTheme="minorHAnsi" w:hAnsiTheme="minorHAnsi"/>
                <w:iCs/>
                <w:lang w:eastAsia="en-IN"/>
              </w:rPr>
              <w:t>‘Children’s established coverage’.</w:t>
            </w:r>
          </w:p>
          <w:p w14:paraId="3A79D700" w14:textId="77777777" w:rsidR="00EB5DBC" w:rsidRPr="00896B36" w:rsidRDefault="00EB5DBC" w:rsidP="00844DA5">
            <w:pPr>
              <w:pStyle w:val="ListParagraph"/>
              <w:numPr>
                <w:ilvl w:val="0"/>
                <w:numId w:val="619"/>
              </w:numPr>
              <w:contextualSpacing w:val="0"/>
              <w:rPr>
                <w:rFonts w:asciiTheme="minorHAnsi" w:hAnsiTheme="minorHAnsi"/>
                <w:iCs/>
                <w:lang w:eastAsia="en-IN"/>
              </w:rPr>
            </w:pPr>
            <w:r w:rsidRPr="00896B36">
              <w:rPr>
                <w:rFonts w:asciiTheme="minorHAnsi" w:hAnsiTheme="minorHAnsi"/>
                <w:iCs/>
                <w:lang w:eastAsia="en-IN"/>
              </w:rPr>
              <w:t xml:space="preserve">A program determination occurs, and </w:t>
            </w:r>
            <w:r w:rsidRPr="00896B36">
              <w:rPr>
                <w:rFonts w:asciiTheme="minorHAnsi" w:hAnsiTheme="minorHAnsi"/>
              </w:rPr>
              <w:t xml:space="preserve">the ‘Children’s established coverage’ is carried forward/not removed in the current eligibility. </w:t>
            </w:r>
          </w:p>
          <w:p w14:paraId="6F39EB19" w14:textId="77777777" w:rsidR="00EB5DBC" w:rsidRPr="00896B36" w:rsidRDefault="00EB5DBC" w:rsidP="00844DA5">
            <w:pPr>
              <w:pStyle w:val="ListParagraph"/>
              <w:numPr>
                <w:ilvl w:val="0"/>
                <w:numId w:val="619"/>
              </w:numPr>
              <w:contextualSpacing w:val="0"/>
              <w:rPr>
                <w:rFonts w:asciiTheme="minorHAnsi" w:hAnsiTheme="minorHAnsi"/>
                <w:b/>
                <w:iCs/>
                <w:lang w:eastAsia="en-IN"/>
              </w:rPr>
            </w:pPr>
            <w:r w:rsidRPr="00896B36">
              <w:rPr>
                <w:rFonts w:asciiTheme="minorHAnsi" w:hAnsiTheme="minorHAnsi"/>
                <w:b/>
                <w:iCs/>
                <w:lang w:eastAsia="en-IN"/>
              </w:rPr>
              <w:t xml:space="preserve">The system will set the </w:t>
            </w:r>
            <w:r w:rsidRPr="00896B36">
              <w:rPr>
                <w:rFonts w:asciiTheme="minorHAnsi" w:hAnsiTheme="minorHAnsi"/>
                <w:b/>
              </w:rPr>
              <w:t>Continuous Medicaid Eligibility for Children</w:t>
            </w:r>
            <w:r w:rsidRPr="00896B36">
              <w:rPr>
                <w:rFonts w:asciiTheme="minorHAnsi" w:hAnsiTheme="minorHAnsi"/>
                <w:b/>
                <w:iCs/>
                <w:lang w:eastAsia="en-IN"/>
              </w:rPr>
              <w:t xml:space="preserve"> as ‘Yes’.</w:t>
            </w:r>
          </w:p>
          <w:p w14:paraId="1BFCFE98" w14:textId="77777777" w:rsidR="00EB5DBC" w:rsidRPr="00896B36" w:rsidRDefault="00EB5DBC" w:rsidP="00844DA5">
            <w:pPr>
              <w:rPr>
                <w:rFonts w:asciiTheme="minorHAnsi" w:hAnsiTheme="minorHAnsi"/>
                <w:b/>
                <w:iCs/>
                <w:lang w:eastAsia="en-IN"/>
              </w:rPr>
            </w:pPr>
          </w:p>
        </w:tc>
      </w:tr>
      <w:tr w:rsidR="00EB5DBC" w:rsidRPr="00896B36" w14:paraId="280083E0" w14:textId="77777777" w:rsidTr="00844DA5">
        <w:trPr>
          <w:trHeight w:val="350"/>
        </w:trPr>
        <w:tc>
          <w:tcPr>
            <w:tcW w:w="1957" w:type="dxa"/>
            <w:shd w:val="clear" w:color="auto" w:fill="FFFFFF" w:themeFill="background1"/>
            <w:vAlign w:val="center"/>
          </w:tcPr>
          <w:p w14:paraId="7E0B4170" w14:textId="77777777" w:rsidR="00EB5DBC" w:rsidRPr="00896B36" w:rsidRDefault="00EB5DBC" w:rsidP="00844DA5">
            <w:pPr>
              <w:rPr>
                <w:rFonts w:asciiTheme="minorHAnsi" w:hAnsiTheme="minorHAnsi"/>
                <w:color w:val="000000"/>
              </w:rPr>
            </w:pPr>
            <w:r w:rsidRPr="00896B36">
              <w:rPr>
                <w:rFonts w:asciiTheme="minorHAnsi" w:hAnsiTheme="minorHAnsi"/>
                <w:color w:val="000000"/>
              </w:rPr>
              <w:t>CCE.PCS.01.005</w:t>
            </w:r>
          </w:p>
        </w:tc>
        <w:tc>
          <w:tcPr>
            <w:tcW w:w="7313" w:type="dxa"/>
            <w:shd w:val="clear" w:color="auto" w:fill="FFFFFF" w:themeFill="background1"/>
          </w:tcPr>
          <w:p w14:paraId="10DA5542" w14:textId="77777777" w:rsidR="00EB5DBC" w:rsidRPr="00896B36" w:rsidRDefault="00EB5DBC" w:rsidP="00844DA5">
            <w:pPr>
              <w:rPr>
                <w:rFonts w:asciiTheme="minorHAnsi" w:hAnsiTheme="minorHAnsi"/>
              </w:rPr>
            </w:pPr>
            <w:r w:rsidRPr="00896B36">
              <w:rPr>
                <w:rFonts w:asciiTheme="minorHAnsi" w:hAnsiTheme="minorHAnsi"/>
              </w:rPr>
              <w:t>The system shall remove/not carry forward the ‘Children’s established coverage’ and the ‘Children’s established coverage protected aid category’ only if any of the below conditions is true during the program determination:</w:t>
            </w:r>
          </w:p>
          <w:p w14:paraId="23058A4A" w14:textId="77777777" w:rsidR="00EB5DBC" w:rsidRPr="00896B36" w:rsidRDefault="00EB5DBC" w:rsidP="00844DA5">
            <w:pPr>
              <w:rPr>
                <w:rFonts w:asciiTheme="minorHAnsi" w:hAnsiTheme="minorHAnsi"/>
              </w:rPr>
            </w:pPr>
          </w:p>
          <w:p w14:paraId="2696ED09" w14:textId="77777777" w:rsidR="00EB5DBC" w:rsidRPr="00896B36" w:rsidRDefault="00EB5DBC" w:rsidP="00844DA5">
            <w:pPr>
              <w:pStyle w:val="ListParagraph"/>
              <w:numPr>
                <w:ilvl w:val="0"/>
                <w:numId w:val="686"/>
              </w:numPr>
              <w:contextualSpacing w:val="0"/>
              <w:rPr>
                <w:rFonts w:asciiTheme="minorHAnsi" w:hAnsiTheme="minorHAnsi"/>
                <w:color w:val="000000"/>
              </w:rPr>
            </w:pPr>
            <w:r w:rsidRPr="00896B36">
              <w:rPr>
                <w:rFonts w:asciiTheme="minorHAnsi" w:hAnsiTheme="minorHAnsi"/>
                <w:color w:val="000000"/>
              </w:rPr>
              <w:lastRenderedPageBreak/>
              <w:t>The member’s age is greater than or equal to Y (configurable) years</w:t>
            </w:r>
          </w:p>
          <w:p w14:paraId="071035EF" w14:textId="77777777" w:rsidR="00EB5DBC" w:rsidRPr="00896B36" w:rsidRDefault="00EB5DBC" w:rsidP="00844DA5">
            <w:pPr>
              <w:pStyle w:val="ListParagraph"/>
              <w:rPr>
                <w:rFonts w:asciiTheme="minorHAnsi" w:hAnsiTheme="minorHAnsi"/>
              </w:rPr>
            </w:pPr>
            <w:r w:rsidRPr="00896B36">
              <w:rPr>
                <w:rFonts w:asciiTheme="minorHAnsi" w:hAnsiTheme="minorHAnsi"/>
              </w:rPr>
              <w:t>OR</w:t>
            </w:r>
          </w:p>
          <w:p w14:paraId="13F1C621" w14:textId="77777777" w:rsidR="00EB5DBC" w:rsidRPr="00896B36" w:rsidRDefault="00EB5DBC" w:rsidP="00844DA5">
            <w:pPr>
              <w:pStyle w:val="ListParagraph"/>
              <w:numPr>
                <w:ilvl w:val="0"/>
                <w:numId w:val="686"/>
              </w:numPr>
              <w:contextualSpacing w:val="0"/>
              <w:rPr>
                <w:rFonts w:asciiTheme="minorHAnsi" w:hAnsiTheme="minorHAnsi"/>
                <w:color w:val="000000"/>
              </w:rPr>
            </w:pPr>
            <w:r w:rsidRPr="00896B36">
              <w:rPr>
                <w:rFonts w:asciiTheme="minorHAnsi" w:hAnsiTheme="minorHAnsi"/>
                <w:iCs/>
              </w:rPr>
              <w:t>Any one of the closure reasons (primary or non-primary) with value ‘Y’ in column “Remove Continuous Eligibility for children” in the “</w:t>
            </w:r>
            <w:hyperlink w:anchor="Closure_reason_hierarchy" w:history="1">
              <w:r w:rsidRPr="00896B36">
                <w:rPr>
                  <w:rStyle w:val="Hyperlink"/>
                  <w:rFonts w:asciiTheme="minorHAnsi" w:hAnsiTheme="minorHAnsi"/>
                  <w:iCs/>
                </w:rPr>
                <w:t>Closure Reason Hierarchy sheet</w:t>
              </w:r>
            </w:hyperlink>
            <w:r w:rsidRPr="00896B36">
              <w:rPr>
                <w:rFonts w:asciiTheme="minorHAnsi" w:hAnsiTheme="minorHAnsi"/>
                <w:iCs/>
              </w:rPr>
              <w:t>” is applied to the member.</w:t>
            </w:r>
          </w:p>
          <w:p w14:paraId="3D4A8B39" w14:textId="77777777" w:rsidR="00EB5DBC" w:rsidRPr="00896B36" w:rsidRDefault="00EB5DBC" w:rsidP="00844DA5">
            <w:pPr>
              <w:pStyle w:val="ListParagraph"/>
              <w:rPr>
                <w:rFonts w:asciiTheme="minorHAnsi" w:hAnsiTheme="minorHAnsi"/>
              </w:rPr>
            </w:pPr>
            <w:r w:rsidRPr="00896B36">
              <w:rPr>
                <w:rFonts w:asciiTheme="minorHAnsi" w:hAnsiTheme="minorHAnsi"/>
              </w:rPr>
              <w:t>OR</w:t>
            </w:r>
          </w:p>
          <w:p w14:paraId="6FCBDC20" w14:textId="77777777" w:rsidR="00EB5DBC" w:rsidRPr="00896B36" w:rsidRDefault="00EB5DBC" w:rsidP="00844DA5">
            <w:pPr>
              <w:pStyle w:val="ListParagraph"/>
              <w:numPr>
                <w:ilvl w:val="0"/>
                <w:numId w:val="686"/>
              </w:numPr>
              <w:contextualSpacing w:val="0"/>
              <w:rPr>
                <w:rFonts w:asciiTheme="minorHAnsi" w:hAnsiTheme="minorHAnsi"/>
                <w:color w:val="000000"/>
              </w:rPr>
            </w:pPr>
            <w:r w:rsidRPr="00896B36">
              <w:rPr>
                <w:rFonts w:asciiTheme="minorHAnsi" w:hAnsiTheme="minorHAnsi"/>
              </w:rPr>
              <w:t>{The current date is later than the [end of the month of (Start date for ‘Children’s established coverage’</w:t>
            </w:r>
            <w:r w:rsidRPr="00896B36">
              <w:rPr>
                <w:rFonts w:asciiTheme="minorHAnsi" w:hAnsiTheme="minorHAnsi"/>
                <w:iCs/>
                <w:lang w:eastAsia="en-IN"/>
              </w:rPr>
              <w:t xml:space="preserve"> </w:t>
            </w:r>
            <w:r w:rsidRPr="00896B36">
              <w:rPr>
                <w:rFonts w:asciiTheme="minorHAnsi" w:hAnsiTheme="minorHAnsi"/>
              </w:rPr>
              <w:t>+ X months) (Configurable)</w:t>
            </w:r>
          </w:p>
          <w:p w14:paraId="7AC8B055" w14:textId="77777777" w:rsidR="00EB5DBC" w:rsidRPr="00896B36" w:rsidRDefault="00EB5DBC" w:rsidP="00844DA5">
            <w:pPr>
              <w:pStyle w:val="ListParagraph"/>
              <w:rPr>
                <w:rFonts w:asciiTheme="minorHAnsi" w:hAnsiTheme="minorHAnsi"/>
              </w:rPr>
            </w:pPr>
            <w:r w:rsidRPr="00896B36">
              <w:rPr>
                <w:rFonts w:asciiTheme="minorHAnsi" w:hAnsiTheme="minorHAnsi"/>
              </w:rPr>
              <w:t>AND</w:t>
            </w:r>
          </w:p>
          <w:p w14:paraId="00219EB3" w14:textId="77777777" w:rsidR="00EB5DBC" w:rsidRPr="00896B36" w:rsidRDefault="00EB5DBC" w:rsidP="00844DA5">
            <w:pPr>
              <w:pStyle w:val="ListParagraph"/>
              <w:rPr>
                <w:rFonts w:asciiTheme="minorHAnsi" w:hAnsiTheme="minorHAnsi"/>
                <w:color w:val="000000"/>
              </w:rPr>
            </w:pPr>
            <w:r w:rsidRPr="00896B36">
              <w:rPr>
                <w:rFonts w:asciiTheme="minorHAnsi" w:hAnsiTheme="minorHAnsi"/>
              </w:rPr>
              <w:t>The application date (appl_date) for the member is within the last 12 months of the current date.}</w:t>
            </w:r>
          </w:p>
          <w:p w14:paraId="24D1E935" w14:textId="77777777" w:rsidR="00EB5DBC" w:rsidRDefault="00EB5DBC" w:rsidP="00844DA5">
            <w:pPr>
              <w:rPr>
                <w:rFonts w:asciiTheme="minorHAnsi" w:hAnsiTheme="minorHAnsi"/>
                <w:b/>
                <w:bCs/>
              </w:rPr>
            </w:pPr>
          </w:p>
          <w:p w14:paraId="23EC683B" w14:textId="77777777" w:rsidR="00EB5DBC" w:rsidRPr="00896B36" w:rsidRDefault="00EB5DBC" w:rsidP="00844DA5">
            <w:pPr>
              <w:rPr>
                <w:rFonts w:asciiTheme="minorHAnsi" w:hAnsiTheme="minorHAnsi"/>
                <w:color w:val="000000"/>
              </w:rPr>
            </w:pPr>
            <w:r w:rsidRPr="00896B36">
              <w:rPr>
                <w:rFonts w:asciiTheme="minorHAnsi" w:hAnsiTheme="minorHAnsi"/>
                <w:b/>
                <w:bCs/>
              </w:rPr>
              <w:t xml:space="preserve">Note:  </w:t>
            </w:r>
            <w:r w:rsidRPr="00896B36">
              <w:rPr>
                <w:rFonts w:asciiTheme="minorHAnsi" w:hAnsiTheme="minorHAnsi"/>
              </w:rPr>
              <w:t xml:space="preserve">The system will carry forward the ‘Children’s established coverage’ in subsequent eligibilities until any of the conditions in </w:t>
            </w:r>
            <w:r w:rsidRPr="00896B36">
              <w:rPr>
                <w:rFonts w:asciiTheme="minorHAnsi" w:hAnsiTheme="minorHAnsi"/>
                <w:color w:val="000000"/>
              </w:rPr>
              <w:t xml:space="preserve">CCE.PCS.01.005 to remove the </w:t>
            </w:r>
            <w:r w:rsidRPr="00896B36">
              <w:rPr>
                <w:rFonts w:asciiTheme="minorHAnsi" w:hAnsiTheme="minorHAnsi"/>
              </w:rPr>
              <w:t xml:space="preserve">‘Children’s established coverage’ </w:t>
            </w:r>
            <w:r w:rsidRPr="00896B36">
              <w:rPr>
                <w:rFonts w:asciiTheme="minorHAnsi" w:hAnsiTheme="minorHAnsi"/>
                <w:color w:val="000000"/>
              </w:rPr>
              <w:t>are true.</w:t>
            </w:r>
          </w:p>
          <w:p w14:paraId="3F67565B" w14:textId="77777777" w:rsidR="00EB5DBC" w:rsidRPr="00896B36" w:rsidRDefault="00EB5DBC" w:rsidP="00844DA5">
            <w:pPr>
              <w:rPr>
                <w:rFonts w:asciiTheme="minorHAnsi" w:hAnsiTheme="minorHAnsi"/>
                <w:b/>
                <w:bCs/>
              </w:rPr>
            </w:pPr>
          </w:p>
          <w:p w14:paraId="7A68C05D" w14:textId="77777777" w:rsidR="00EB5DBC" w:rsidRPr="00896B36" w:rsidRDefault="00EB5DBC" w:rsidP="00844DA5">
            <w:pPr>
              <w:rPr>
                <w:rFonts w:asciiTheme="minorHAnsi" w:hAnsiTheme="minorHAnsi"/>
                <w:b/>
                <w:color w:val="000000"/>
              </w:rPr>
            </w:pPr>
            <w:r w:rsidRPr="00896B36">
              <w:rPr>
                <w:rFonts w:asciiTheme="minorHAnsi" w:hAnsiTheme="minorHAnsi"/>
                <w:b/>
                <w:bCs/>
              </w:rPr>
              <w:t>Example 1</w:t>
            </w:r>
            <w:r w:rsidRPr="00896B36">
              <w:rPr>
                <w:rFonts w:asciiTheme="minorHAnsi" w:hAnsiTheme="minorHAnsi"/>
                <w:b/>
              </w:rPr>
              <w:t>: The system removes ‘Children’s established coverage’ when a member’s age is greater than or equal to Y years (configurable).</w:t>
            </w:r>
          </w:p>
          <w:p w14:paraId="1FA8B1CA" w14:textId="77777777" w:rsidR="00EB5DBC" w:rsidRPr="00896B36" w:rsidRDefault="00EB5DBC" w:rsidP="00844DA5">
            <w:pPr>
              <w:pStyle w:val="ListBullet"/>
              <w:numPr>
                <w:ilvl w:val="0"/>
                <w:numId w:val="622"/>
              </w:numPr>
              <w:contextualSpacing w:val="0"/>
              <w:rPr>
                <w:rFonts w:asciiTheme="minorHAnsi" w:hAnsiTheme="minorHAnsi" w:cstheme="minorHAnsi"/>
                <w:iCs/>
                <w:lang w:eastAsia="en-IN"/>
              </w:rPr>
            </w:pPr>
            <w:r w:rsidRPr="00896B36">
              <w:rPr>
                <w:rFonts w:asciiTheme="minorHAnsi" w:hAnsiTheme="minorHAnsi" w:cstheme="minorHAnsi"/>
                <w:iCs/>
                <w:lang w:eastAsia="en-IN"/>
              </w:rPr>
              <w:t>Jane (Age 18 years) has ‘Children’s established coverage’ until April 30, 2024.</w:t>
            </w:r>
          </w:p>
          <w:p w14:paraId="25B94B8E" w14:textId="77777777" w:rsidR="00EB5DBC" w:rsidRPr="00896B36" w:rsidRDefault="00EB5DBC" w:rsidP="00844DA5">
            <w:pPr>
              <w:pStyle w:val="ListBullet"/>
              <w:numPr>
                <w:ilvl w:val="0"/>
                <w:numId w:val="622"/>
              </w:numPr>
              <w:contextualSpacing w:val="0"/>
              <w:rPr>
                <w:rFonts w:asciiTheme="minorHAnsi" w:hAnsiTheme="minorHAnsi" w:cstheme="minorHAnsi"/>
                <w:iCs/>
                <w:lang w:eastAsia="en-IN"/>
              </w:rPr>
            </w:pPr>
            <w:r w:rsidRPr="00896B36">
              <w:rPr>
                <w:rFonts w:asciiTheme="minorHAnsi" w:hAnsiTheme="minorHAnsi" w:cstheme="minorHAnsi"/>
                <w:iCs/>
                <w:lang w:eastAsia="en-IN"/>
              </w:rPr>
              <w:t>On October 06, 2023, a program determination occurs, and Amy becomes greater than Y years of age.</w:t>
            </w:r>
          </w:p>
          <w:p w14:paraId="509450C4" w14:textId="77777777" w:rsidR="00EB5DBC" w:rsidRPr="00896B36" w:rsidRDefault="00EB5DBC" w:rsidP="00844DA5">
            <w:pPr>
              <w:pStyle w:val="ListBullet"/>
              <w:numPr>
                <w:ilvl w:val="0"/>
                <w:numId w:val="622"/>
              </w:numPr>
              <w:contextualSpacing w:val="0"/>
              <w:rPr>
                <w:rFonts w:asciiTheme="minorHAnsi" w:hAnsiTheme="minorHAnsi" w:cstheme="minorHAnsi"/>
                <w:b/>
                <w:iCs/>
                <w:lang w:eastAsia="en-IN"/>
              </w:rPr>
            </w:pPr>
            <w:r w:rsidRPr="00896B36">
              <w:rPr>
                <w:rFonts w:asciiTheme="minorHAnsi" w:hAnsiTheme="minorHAnsi" w:cstheme="minorHAnsi"/>
                <w:b/>
                <w:iCs/>
                <w:lang w:eastAsia="en-IN"/>
              </w:rPr>
              <w:t xml:space="preserve">The system removes the ‘Children’s established coverage’ for Jane and sets the value for </w:t>
            </w:r>
            <w:r w:rsidRPr="00896B36">
              <w:rPr>
                <w:rFonts w:asciiTheme="minorHAnsi" w:hAnsiTheme="minorHAnsi" w:cstheme="minorHAnsi"/>
                <w:b/>
              </w:rPr>
              <w:t xml:space="preserve">Continuous Medicaid Eligibility for Children as “No”. </w:t>
            </w:r>
            <w:r w:rsidRPr="00896B36">
              <w:rPr>
                <w:rFonts w:asciiTheme="minorHAnsi" w:hAnsiTheme="minorHAnsi" w:cstheme="minorHAnsi"/>
                <w:b/>
                <w:iCs/>
                <w:lang w:eastAsia="en-IN"/>
              </w:rPr>
              <w:t xml:space="preserve"> </w:t>
            </w:r>
          </w:p>
          <w:p w14:paraId="64EB424C" w14:textId="77777777" w:rsidR="00EB5DBC" w:rsidRPr="00896B36" w:rsidRDefault="00EB5DBC" w:rsidP="00844DA5">
            <w:pPr>
              <w:pStyle w:val="ListBullet"/>
              <w:numPr>
                <w:ilvl w:val="0"/>
                <w:numId w:val="0"/>
              </w:numPr>
              <w:ind w:left="720"/>
              <w:rPr>
                <w:rFonts w:asciiTheme="minorHAnsi" w:hAnsiTheme="minorHAnsi" w:cstheme="minorHAnsi"/>
                <w:iCs/>
                <w:lang w:eastAsia="en-IN"/>
              </w:rPr>
            </w:pPr>
          </w:p>
          <w:p w14:paraId="305B484F" w14:textId="77777777" w:rsidR="00EB5DBC" w:rsidRPr="00896B36" w:rsidRDefault="00EB5DBC" w:rsidP="00844DA5">
            <w:pPr>
              <w:pStyle w:val="ListBullet"/>
              <w:numPr>
                <w:ilvl w:val="0"/>
                <w:numId w:val="0"/>
              </w:numPr>
              <w:ind w:left="270" w:hanging="270"/>
              <w:rPr>
                <w:rFonts w:asciiTheme="minorHAnsi" w:hAnsiTheme="minorHAnsi" w:cstheme="minorHAnsi"/>
              </w:rPr>
            </w:pPr>
            <w:r w:rsidRPr="00896B36">
              <w:rPr>
                <w:rFonts w:asciiTheme="minorHAnsi" w:hAnsiTheme="minorHAnsi" w:cstheme="minorHAnsi"/>
                <w:b/>
                <w:bCs/>
              </w:rPr>
              <w:t>Example 2</w:t>
            </w:r>
            <w:r w:rsidRPr="00896B36">
              <w:rPr>
                <w:rFonts w:asciiTheme="minorHAnsi" w:hAnsiTheme="minorHAnsi" w:cstheme="minorHAnsi"/>
              </w:rPr>
              <w:t xml:space="preserve">: </w:t>
            </w:r>
            <w:r w:rsidRPr="00896B36">
              <w:rPr>
                <w:rFonts w:asciiTheme="minorHAnsi" w:hAnsiTheme="minorHAnsi" w:cstheme="minorHAnsi"/>
                <w:b/>
              </w:rPr>
              <w:t xml:space="preserve">The system removes ‘Children’s established coverage’ when </w:t>
            </w:r>
            <w:r w:rsidRPr="00896B36">
              <w:rPr>
                <w:rFonts w:asciiTheme="minorHAnsi" w:hAnsiTheme="minorHAnsi" w:cstheme="minorHAnsi"/>
                <w:b/>
                <w:iCs/>
              </w:rPr>
              <w:t>any one of the closure reasons (primary or non-primary) with value ‘Y’ in column “Remove Continuous Eligibility for children” in “</w:t>
            </w:r>
            <w:hyperlink w:anchor="Closure_reason_hierarchy" w:history="1">
              <w:r w:rsidRPr="00896B36">
                <w:rPr>
                  <w:rStyle w:val="Hyperlink"/>
                  <w:rFonts w:asciiTheme="minorHAnsi" w:hAnsiTheme="minorHAnsi" w:cstheme="minorHAnsi"/>
                  <w:b/>
                  <w:iCs/>
                </w:rPr>
                <w:t>Closure Reason Hierarchy sheet</w:t>
              </w:r>
            </w:hyperlink>
            <w:r w:rsidRPr="00896B36">
              <w:rPr>
                <w:rFonts w:asciiTheme="minorHAnsi" w:hAnsiTheme="minorHAnsi" w:cstheme="minorHAnsi"/>
                <w:b/>
                <w:iCs/>
              </w:rPr>
              <w:t>” is applied to the member.</w:t>
            </w:r>
          </w:p>
          <w:p w14:paraId="38F1CB5A" w14:textId="77777777" w:rsidR="00EB5DBC" w:rsidRPr="00896B36" w:rsidRDefault="00EB5DBC" w:rsidP="00844DA5">
            <w:pPr>
              <w:pStyle w:val="ListBullet"/>
              <w:numPr>
                <w:ilvl w:val="0"/>
                <w:numId w:val="675"/>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(Age 18 years) such that Jane has ‘Children’s established coverage’.</w:t>
            </w:r>
          </w:p>
          <w:p w14:paraId="2F130E91" w14:textId="77777777" w:rsidR="00EB5DBC" w:rsidRPr="00896B36" w:rsidRDefault="00EB5DBC" w:rsidP="00844DA5">
            <w:pPr>
              <w:pStyle w:val="ListBullet"/>
              <w:numPr>
                <w:ilvl w:val="0"/>
                <w:numId w:val="675"/>
              </w:numPr>
              <w:contextualSpacing w:val="0"/>
              <w:rPr>
                <w:rFonts w:asciiTheme="minorHAnsi" w:hAnsiTheme="minorHAnsi" w:cstheme="minorHAnsi"/>
                <w:iCs/>
                <w:lang w:eastAsia="en-IN"/>
              </w:rPr>
            </w:pPr>
            <w:r w:rsidRPr="00896B36">
              <w:rPr>
                <w:rFonts w:asciiTheme="minorHAnsi" w:hAnsiTheme="minorHAnsi" w:cstheme="minorHAnsi"/>
                <w:iCs/>
                <w:lang w:eastAsia="en-IN"/>
              </w:rPr>
              <w:t>An agent portal user applies the following closure reasons on Jane via the administrative closing screen:</w:t>
            </w:r>
          </w:p>
          <w:p w14:paraId="0922A679" w14:textId="77777777" w:rsidR="00EB5DBC" w:rsidRPr="00896B36" w:rsidRDefault="00EB5DBC" w:rsidP="00844DA5">
            <w:pPr>
              <w:pStyle w:val="ListBullet"/>
              <w:numPr>
                <w:ilvl w:val="1"/>
                <w:numId w:val="675"/>
              </w:numPr>
              <w:contextualSpacing w:val="0"/>
              <w:rPr>
                <w:rFonts w:asciiTheme="minorHAnsi" w:hAnsiTheme="minorHAnsi" w:cstheme="minorHAnsi"/>
                <w:iCs/>
                <w:lang w:eastAsia="en-IN"/>
              </w:rPr>
            </w:pPr>
            <w:r w:rsidRPr="00896B36">
              <w:rPr>
                <w:rFonts w:asciiTheme="minorHAnsi" w:hAnsiTheme="minorHAnsi" w:cstheme="minorHAnsi"/>
                <w:iCs/>
                <w:lang w:eastAsia="en-IN"/>
              </w:rPr>
              <w:t>Closure reason “50- Whereabouts unknown” is applied as primary closure reason (Configurable value as “N” in column “Remove Continuous Eligibility for children”.)</w:t>
            </w:r>
          </w:p>
          <w:p w14:paraId="1159229D" w14:textId="77777777" w:rsidR="00EB5DBC" w:rsidRPr="00896B36" w:rsidRDefault="00EB5DBC" w:rsidP="00844DA5">
            <w:pPr>
              <w:pStyle w:val="ListBullet"/>
              <w:numPr>
                <w:ilvl w:val="1"/>
                <w:numId w:val="675"/>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Closure reason “46- Entered Penal Institution” (Configurable value as “Y” in column “Remove </w:t>
            </w:r>
            <w:r w:rsidRPr="00896B36">
              <w:rPr>
                <w:rFonts w:asciiTheme="minorHAnsi" w:hAnsiTheme="minorHAnsi" w:cstheme="minorHAnsi"/>
                <w:iCs/>
                <w:lang w:eastAsia="en-IN"/>
              </w:rPr>
              <w:lastRenderedPageBreak/>
              <w:t xml:space="preserve">Continuous Eligibility for children”.) is applied as a non-primary closure reason. </w:t>
            </w:r>
          </w:p>
          <w:p w14:paraId="23918C6C" w14:textId="77777777" w:rsidR="00EB5DBC" w:rsidRPr="00896B36" w:rsidRDefault="00EB5DBC" w:rsidP="00844DA5">
            <w:pPr>
              <w:pStyle w:val="ListBullet"/>
              <w:numPr>
                <w:ilvl w:val="0"/>
                <w:numId w:val="675"/>
              </w:numPr>
              <w:contextualSpacing w:val="0"/>
              <w:rPr>
                <w:rFonts w:asciiTheme="minorHAnsi" w:hAnsiTheme="minorHAnsi" w:cstheme="minorHAnsi"/>
                <w:iCs/>
                <w:lang w:eastAsia="en-IN"/>
              </w:rPr>
            </w:pPr>
            <w:r w:rsidRPr="00896B36">
              <w:rPr>
                <w:rFonts w:asciiTheme="minorHAnsi" w:hAnsiTheme="minorHAnsi" w:cstheme="minorHAnsi"/>
                <w:b/>
                <w:iCs/>
                <w:lang w:eastAsia="en-IN"/>
              </w:rPr>
              <w:t>The system removes the ‘Children’s established coverage’ for Jane</w:t>
            </w:r>
            <w:r w:rsidRPr="00896B36">
              <w:rPr>
                <w:rFonts w:asciiTheme="minorHAnsi" w:hAnsiTheme="minorHAnsi" w:cstheme="minorHAnsi"/>
                <w:iCs/>
                <w:lang w:eastAsia="en-IN"/>
              </w:rPr>
              <w:t xml:space="preserve"> </w:t>
            </w:r>
            <w:r w:rsidRPr="00896B36">
              <w:rPr>
                <w:rFonts w:asciiTheme="minorHAnsi" w:hAnsiTheme="minorHAnsi" w:cstheme="minorHAnsi"/>
                <w:b/>
                <w:iCs/>
                <w:lang w:eastAsia="en-IN"/>
              </w:rPr>
              <w:t xml:space="preserve">and sets the value for </w:t>
            </w:r>
            <w:r w:rsidRPr="00896B36">
              <w:rPr>
                <w:rFonts w:asciiTheme="minorHAnsi" w:hAnsiTheme="minorHAnsi" w:cstheme="minorHAnsi"/>
                <w:b/>
              </w:rPr>
              <w:t xml:space="preserve">Continuous Medicaid Eligibility for Children as “No”. </w:t>
            </w:r>
            <w:r w:rsidRPr="00896B36">
              <w:rPr>
                <w:rFonts w:asciiTheme="minorHAnsi" w:hAnsiTheme="minorHAnsi" w:cstheme="minorHAnsi"/>
                <w:b/>
                <w:iCs/>
                <w:lang w:eastAsia="en-IN"/>
              </w:rPr>
              <w:t xml:space="preserve"> </w:t>
            </w:r>
          </w:p>
          <w:p w14:paraId="21C4C53B" w14:textId="77777777" w:rsidR="00EB5DBC" w:rsidRPr="00896B36" w:rsidRDefault="00EB5DBC" w:rsidP="00844DA5">
            <w:pPr>
              <w:pStyle w:val="ListBullet"/>
              <w:numPr>
                <w:ilvl w:val="0"/>
                <w:numId w:val="0"/>
              </w:numPr>
              <w:ind w:left="720"/>
              <w:rPr>
                <w:rFonts w:asciiTheme="minorHAnsi" w:hAnsiTheme="minorHAnsi" w:cstheme="minorHAnsi"/>
                <w:iCs/>
                <w:lang w:eastAsia="en-IN"/>
              </w:rPr>
            </w:pPr>
          </w:p>
          <w:p w14:paraId="14CF328A" w14:textId="77777777" w:rsidR="00EB5DBC" w:rsidRPr="00896B36" w:rsidRDefault="00EB5DBC" w:rsidP="00844DA5">
            <w:pPr>
              <w:pStyle w:val="ListBullet"/>
              <w:numPr>
                <w:ilvl w:val="0"/>
                <w:numId w:val="0"/>
              </w:numPr>
              <w:ind w:left="270" w:hanging="270"/>
              <w:rPr>
                <w:rFonts w:asciiTheme="minorHAnsi" w:hAnsiTheme="minorHAnsi" w:cstheme="minorHAnsi"/>
                <w:b/>
              </w:rPr>
            </w:pPr>
            <w:r w:rsidRPr="00896B36">
              <w:rPr>
                <w:rFonts w:asciiTheme="minorHAnsi" w:hAnsiTheme="minorHAnsi" w:cstheme="minorHAnsi"/>
                <w:b/>
                <w:bCs/>
              </w:rPr>
              <w:t>Example 3</w:t>
            </w:r>
            <w:r w:rsidRPr="00896B36">
              <w:rPr>
                <w:rFonts w:asciiTheme="minorHAnsi" w:hAnsiTheme="minorHAnsi" w:cstheme="minorHAnsi"/>
                <w:b/>
              </w:rPr>
              <w:t>: The system removes ‘Children’s established coverage’ when the current date is later than the [end of the month of (Start date for ‘Children’s established coverage’</w:t>
            </w:r>
            <w:r w:rsidRPr="00896B36" w:rsidDel="00DA40E4">
              <w:rPr>
                <w:rFonts w:asciiTheme="minorHAnsi" w:hAnsiTheme="minorHAnsi" w:cstheme="minorHAnsi"/>
                <w:b/>
              </w:rPr>
              <w:t xml:space="preserve"> </w:t>
            </w:r>
            <w:r w:rsidRPr="00896B36">
              <w:rPr>
                <w:rFonts w:asciiTheme="minorHAnsi" w:hAnsiTheme="minorHAnsi" w:cstheme="minorHAnsi"/>
                <w:b/>
              </w:rPr>
              <w:t>+ X months (configurable)] and the application date (appl_date) for the member is within the last 12 months.</w:t>
            </w:r>
          </w:p>
          <w:p w14:paraId="6BD2A442" w14:textId="77777777" w:rsidR="00EB5DBC" w:rsidRPr="00896B36" w:rsidRDefault="00EB5DBC" w:rsidP="00844DA5">
            <w:pPr>
              <w:pStyle w:val="ListBullet"/>
              <w:numPr>
                <w:ilvl w:val="0"/>
                <w:numId w:val="676"/>
              </w:numPr>
              <w:contextualSpacing w:val="0"/>
              <w:rPr>
                <w:rFonts w:asciiTheme="minorHAnsi" w:hAnsiTheme="minorHAnsi" w:cstheme="minorHAnsi"/>
                <w:iCs/>
                <w:lang w:eastAsia="en-IN"/>
              </w:rPr>
            </w:pPr>
            <w:r w:rsidRPr="00896B36">
              <w:rPr>
                <w:rFonts w:asciiTheme="minorHAnsi" w:hAnsiTheme="minorHAnsi" w:cstheme="minorHAnsi"/>
                <w:iCs/>
                <w:lang w:eastAsia="en-IN"/>
              </w:rPr>
              <w:t>March 12, 2023, Jane (Age 18 years) has ‘Children’s established coverage’ until April 30, 2024.</w:t>
            </w:r>
          </w:p>
          <w:p w14:paraId="0AF466CD" w14:textId="77777777" w:rsidR="00EB5DBC" w:rsidRPr="00896B36" w:rsidRDefault="00EB5DBC" w:rsidP="00844DA5">
            <w:pPr>
              <w:pStyle w:val="ListBullet"/>
              <w:numPr>
                <w:ilvl w:val="0"/>
                <w:numId w:val="676"/>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On May 01, 2024, a program determination occurs and </w:t>
            </w:r>
            <w:r w:rsidRPr="00896B36">
              <w:rPr>
                <w:rFonts w:asciiTheme="minorHAnsi" w:hAnsiTheme="minorHAnsi" w:cstheme="minorHAnsi"/>
              </w:rPr>
              <w:t>the system determines that the application date (appl_date) for Jane was updated in the last 12 months</w:t>
            </w:r>
            <w:r w:rsidRPr="00896B36">
              <w:rPr>
                <w:rFonts w:asciiTheme="minorHAnsi" w:hAnsiTheme="minorHAnsi" w:cstheme="minorHAnsi"/>
                <w:iCs/>
                <w:lang w:eastAsia="en-IN"/>
              </w:rPr>
              <w:t>.</w:t>
            </w:r>
          </w:p>
          <w:p w14:paraId="5D186C76" w14:textId="77777777" w:rsidR="00EB5DBC" w:rsidRPr="00896B36" w:rsidRDefault="00EB5DBC" w:rsidP="00844DA5">
            <w:pPr>
              <w:pStyle w:val="ListBullet"/>
              <w:numPr>
                <w:ilvl w:val="0"/>
                <w:numId w:val="676"/>
              </w:numPr>
              <w:contextualSpacing w:val="0"/>
              <w:rPr>
                <w:rFonts w:asciiTheme="minorHAnsi" w:hAnsiTheme="minorHAnsi" w:cstheme="minorHAnsi"/>
                <w:iCs/>
                <w:lang w:eastAsia="en-IN"/>
              </w:rPr>
            </w:pPr>
            <w:r w:rsidRPr="00896B36">
              <w:rPr>
                <w:rFonts w:asciiTheme="minorHAnsi" w:hAnsiTheme="minorHAnsi" w:cstheme="minorHAnsi"/>
                <w:b/>
                <w:iCs/>
                <w:lang w:eastAsia="en-IN"/>
              </w:rPr>
              <w:t>The system removes the ‘Children’s established coverage’ for Jane</w:t>
            </w:r>
            <w:r w:rsidRPr="00896B36">
              <w:rPr>
                <w:rFonts w:asciiTheme="minorHAnsi" w:hAnsiTheme="minorHAnsi" w:cstheme="minorHAnsi"/>
                <w:iCs/>
                <w:lang w:eastAsia="en-IN"/>
              </w:rPr>
              <w:t xml:space="preserve"> </w:t>
            </w:r>
            <w:r w:rsidRPr="00896B36">
              <w:rPr>
                <w:rFonts w:asciiTheme="minorHAnsi" w:hAnsiTheme="minorHAnsi" w:cstheme="minorHAnsi"/>
                <w:b/>
                <w:iCs/>
                <w:lang w:eastAsia="en-IN"/>
              </w:rPr>
              <w:t xml:space="preserve">and sets the value for </w:t>
            </w:r>
            <w:r w:rsidRPr="00896B36">
              <w:rPr>
                <w:rFonts w:asciiTheme="minorHAnsi" w:hAnsiTheme="minorHAnsi" w:cstheme="minorHAnsi"/>
                <w:b/>
              </w:rPr>
              <w:t>Continuous Medicaid Eligibility for Children as “No”.</w:t>
            </w:r>
          </w:p>
          <w:p w14:paraId="0D05C83B" w14:textId="77777777" w:rsidR="00EB5DBC" w:rsidRPr="00F11EDE" w:rsidRDefault="00EB5DBC" w:rsidP="00844DA5">
            <w:pPr>
              <w:pStyle w:val="ListBullet"/>
              <w:numPr>
                <w:ilvl w:val="0"/>
                <w:numId w:val="0"/>
              </w:numPr>
              <w:ind w:left="270" w:hanging="270"/>
              <w:rPr>
                <w:rFonts w:asciiTheme="minorHAnsi" w:hAnsiTheme="minorHAnsi" w:cstheme="minorHAnsi"/>
              </w:rPr>
            </w:pPr>
            <w:r w:rsidRPr="00F11EDE">
              <w:rPr>
                <w:rFonts w:asciiTheme="minorHAnsi" w:hAnsiTheme="minorHAnsi" w:cstheme="minorHAnsi"/>
                <w:b/>
                <w:bCs/>
              </w:rPr>
              <w:t>Example 4</w:t>
            </w:r>
            <w:r w:rsidRPr="00F11EDE">
              <w:rPr>
                <w:rFonts w:asciiTheme="minorHAnsi" w:hAnsiTheme="minorHAnsi" w:cstheme="minorHAnsi"/>
              </w:rPr>
              <w:t xml:space="preserve">: </w:t>
            </w:r>
            <w:r w:rsidRPr="00F11EDE">
              <w:rPr>
                <w:rFonts w:asciiTheme="minorHAnsi" w:hAnsiTheme="minorHAnsi" w:cstheme="minorHAnsi"/>
                <w:b/>
              </w:rPr>
              <w:t>The system does not remove the ‘Children’s established coverage’ when</w:t>
            </w:r>
            <w:r w:rsidRPr="00F11EDE">
              <w:rPr>
                <w:rFonts w:asciiTheme="minorHAnsi" w:hAnsiTheme="minorHAnsi" w:cstheme="minorHAnsi"/>
                <w:b/>
                <w:iCs/>
              </w:rPr>
              <w:t xml:space="preserve"> a member has ‘Children’s established coverage’ and RFI is generated.</w:t>
            </w:r>
          </w:p>
          <w:p w14:paraId="31DF3F59" w14:textId="77777777" w:rsidR="00EB5DBC" w:rsidRPr="00896B36" w:rsidRDefault="00EB5DBC" w:rsidP="00844DA5">
            <w:pPr>
              <w:pStyle w:val="ListBullet"/>
              <w:numPr>
                <w:ilvl w:val="0"/>
                <w:numId w:val="677"/>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(Age 18 years) such that Jane has ‘Children’s established coverage’.</w:t>
            </w:r>
          </w:p>
          <w:p w14:paraId="5C8E10D9" w14:textId="77777777" w:rsidR="00EB5DBC" w:rsidRPr="00896B36" w:rsidRDefault="00EB5DBC" w:rsidP="00844DA5">
            <w:pPr>
              <w:pStyle w:val="ListBullet"/>
              <w:numPr>
                <w:ilvl w:val="0"/>
                <w:numId w:val="677"/>
              </w:numPr>
              <w:tabs>
                <w:tab w:val="num" w:pos="360"/>
              </w:tabs>
              <w:contextualSpacing w:val="0"/>
              <w:rPr>
                <w:rFonts w:asciiTheme="minorHAnsi" w:hAnsiTheme="minorHAnsi" w:cstheme="minorHAnsi"/>
                <w:iCs/>
                <w:lang w:eastAsia="en-IN"/>
              </w:rPr>
            </w:pPr>
            <w:r w:rsidRPr="00896B36">
              <w:rPr>
                <w:rFonts w:asciiTheme="minorHAnsi" w:hAnsiTheme="minorHAnsi" w:cstheme="minorHAnsi"/>
                <w:iCs/>
                <w:lang w:eastAsia="en-IN"/>
              </w:rPr>
              <w:t>A change is reported in Jane’s application such that the Income RFI is generated for Jane.</w:t>
            </w:r>
          </w:p>
          <w:p w14:paraId="512934AA" w14:textId="77777777" w:rsidR="00EB5DBC" w:rsidRPr="00896B36" w:rsidRDefault="00EB5DBC" w:rsidP="00844DA5">
            <w:pPr>
              <w:pStyle w:val="ListParagraph"/>
              <w:numPr>
                <w:ilvl w:val="0"/>
                <w:numId w:val="677"/>
              </w:numPr>
              <w:contextualSpacing w:val="0"/>
              <w:rPr>
                <w:rFonts w:asciiTheme="minorHAnsi" w:hAnsiTheme="minorHAnsi"/>
                <w:b/>
                <w:iCs/>
                <w:lang w:eastAsia="en-IN"/>
              </w:rPr>
            </w:pPr>
            <w:r w:rsidRPr="00896B36">
              <w:rPr>
                <w:rFonts w:asciiTheme="minorHAnsi" w:hAnsiTheme="minorHAnsi"/>
                <w:b/>
                <w:iCs/>
                <w:lang w:eastAsia="en-IN"/>
              </w:rPr>
              <w:t xml:space="preserve">The system does not remove Jane’s ‘Children’s established coverage’. </w:t>
            </w:r>
          </w:p>
          <w:p w14:paraId="34D643D0" w14:textId="77777777" w:rsidR="00EB5DBC" w:rsidRPr="00896B36" w:rsidRDefault="00EB5DBC" w:rsidP="00844DA5">
            <w:pPr>
              <w:numPr>
                <w:ilvl w:val="1"/>
                <w:numId w:val="0"/>
              </w:numPr>
              <w:tabs>
                <w:tab w:val="num" w:pos="360"/>
              </w:tabs>
              <w:rPr>
                <w:rFonts w:asciiTheme="minorHAnsi" w:hAnsiTheme="minorHAnsi"/>
                <w:iCs/>
                <w:lang w:eastAsia="en-IN"/>
              </w:rPr>
            </w:pPr>
          </w:p>
          <w:p w14:paraId="1AF4452D" w14:textId="77777777" w:rsidR="00EB5DBC" w:rsidRPr="00896B36" w:rsidRDefault="00EB5DBC" w:rsidP="00844DA5">
            <w:pPr>
              <w:pStyle w:val="ListBullet"/>
              <w:numPr>
                <w:ilvl w:val="0"/>
                <w:numId w:val="0"/>
              </w:numPr>
              <w:ind w:left="270" w:hanging="270"/>
              <w:rPr>
                <w:rFonts w:asciiTheme="minorHAnsi" w:hAnsiTheme="minorHAnsi" w:cstheme="minorHAnsi"/>
              </w:rPr>
            </w:pPr>
            <w:r w:rsidRPr="00896B36">
              <w:rPr>
                <w:rFonts w:asciiTheme="minorHAnsi" w:hAnsiTheme="minorHAnsi" w:cstheme="minorHAnsi"/>
                <w:b/>
                <w:bCs/>
              </w:rPr>
              <w:t>Example 5</w:t>
            </w:r>
            <w:r w:rsidRPr="00896B36">
              <w:rPr>
                <w:rFonts w:asciiTheme="minorHAnsi" w:hAnsiTheme="minorHAnsi" w:cstheme="minorHAnsi"/>
              </w:rPr>
              <w:t xml:space="preserve">: </w:t>
            </w:r>
            <w:r w:rsidRPr="00896B36">
              <w:rPr>
                <w:rFonts w:asciiTheme="minorHAnsi" w:hAnsiTheme="minorHAnsi" w:cstheme="minorHAnsi"/>
                <w:b/>
              </w:rPr>
              <w:t>The system re-establishes the ‘Children’s established coverage’ after removal.</w:t>
            </w:r>
          </w:p>
          <w:p w14:paraId="280E952F" w14:textId="77777777" w:rsidR="00EB5DBC" w:rsidRPr="00896B36" w:rsidRDefault="00EB5DBC" w:rsidP="00844DA5">
            <w:pPr>
              <w:pStyle w:val="ListBullet"/>
              <w:numPr>
                <w:ilvl w:val="0"/>
                <w:numId w:val="682"/>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(Age 16 years) such that Jane has ‘Children’s established coverage’.</w:t>
            </w:r>
          </w:p>
          <w:p w14:paraId="527DEAA3" w14:textId="77777777" w:rsidR="00EB5DBC" w:rsidRPr="00896B36" w:rsidRDefault="00EB5DBC" w:rsidP="00844DA5">
            <w:pPr>
              <w:pStyle w:val="ListBullet"/>
              <w:numPr>
                <w:ilvl w:val="0"/>
                <w:numId w:val="682"/>
              </w:numPr>
              <w:contextualSpacing w:val="0"/>
              <w:rPr>
                <w:rFonts w:asciiTheme="minorHAnsi" w:hAnsiTheme="minorHAnsi" w:cstheme="minorHAnsi"/>
                <w:iCs/>
                <w:lang w:eastAsia="en-IN"/>
              </w:rPr>
            </w:pPr>
            <w:r w:rsidRPr="00896B36">
              <w:rPr>
                <w:rFonts w:asciiTheme="minorHAnsi" w:hAnsiTheme="minorHAnsi" w:cstheme="minorHAnsi"/>
                <w:iCs/>
                <w:lang w:eastAsia="en-IN"/>
              </w:rPr>
              <w:t>An agent portal user applies closure reason “46- Entered Penal Institution” (Configurable value as “Y” in column “Remove Continuous Eligibility for children) to the member.</w:t>
            </w:r>
          </w:p>
          <w:p w14:paraId="439F62C1" w14:textId="77777777" w:rsidR="00EB5DBC" w:rsidRPr="00896B36" w:rsidRDefault="00EB5DBC" w:rsidP="00844DA5">
            <w:pPr>
              <w:pStyle w:val="ListBullet"/>
              <w:numPr>
                <w:ilvl w:val="1"/>
                <w:numId w:val="682"/>
              </w:numPr>
              <w:contextualSpacing w:val="0"/>
              <w:rPr>
                <w:rFonts w:asciiTheme="minorHAnsi" w:hAnsiTheme="minorHAnsi" w:cstheme="minorHAnsi"/>
                <w:iCs/>
                <w:lang w:eastAsia="en-IN"/>
              </w:rPr>
            </w:pPr>
            <w:r w:rsidRPr="00896B36">
              <w:rPr>
                <w:rFonts w:asciiTheme="minorHAnsi" w:hAnsiTheme="minorHAnsi" w:cstheme="minorHAnsi"/>
                <w:iCs/>
                <w:lang w:eastAsia="en-IN"/>
              </w:rPr>
              <w:t>The system removes the ‘Children’s established coverage’ for Jane.</w:t>
            </w:r>
          </w:p>
          <w:p w14:paraId="549C6366" w14:textId="77777777" w:rsidR="00EB5DBC" w:rsidRPr="00896B36" w:rsidRDefault="00EB5DBC" w:rsidP="00844DA5">
            <w:pPr>
              <w:pStyle w:val="ListBullet"/>
              <w:numPr>
                <w:ilvl w:val="0"/>
                <w:numId w:val="682"/>
              </w:numPr>
              <w:contextualSpacing w:val="0"/>
              <w:rPr>
                <w:rFonts w:asciiTheme="minorHAnsi" w:hAnsiTheme="minorHAnsi" w:cstheme="minorHAnsi"/>
                <w:iCs/>
                <w:lang w:eastAsia="en-IN"/>
              </w:rPr>
            </w:pPr>
            <w:r w:rsidRPr="00896B36">
              <w:rPr>
                <w:rFonts w:asciiTheme="minorHAnsi" w:hAnsiTheme="minorHAnsi" w:cstheme="minorHAnsi"/>
                <w:iCs/>
                <w:lang w:eastAsia="en-IN"/>
              </w:rPr>
              <w:t>An agent portal removes Closure reason “46- Entered Penal Institution” (Configurable value as “Y” in column “Remove Continuous Eligibility for children”) from Jane.</w:t>
            </w:r>
          </w:p>
          <w:p w14:paraId="0E9E1F5E" w14:textId="77777777" w:rsidR="00EB5DBC" w:rsidRPr="00896B36" w:rsidRDefault="00EB5DBC" w:rsidP="00844DA5">
            <w:pPr>
              <w:pStyle w:val="ListBullet"/>
              <w:numPr>
                <w:ilvl w:val="1"/>
                <w:numId w:val="682"/>
              </w:numPr>
              <w:contextualSpacing w:val="0"/>
              <w:rPr>
                <w:rFonts w:asciiTheme="minorHAnsi" w:hAnsiTheme="minorHAnsi" w:cstheme="minorHAnsi"/>
                <w:iCs/>
                <w:lang w:eastAsia="en-IN"/>
              </w:rPr>
            </w:pPr>
            <w:r w:rsidRPr="00896B36">
              <w:rPr>
                <w:rFonts w:asciiTheme="minorHAnsi" w:hAnsiTheme="minorHAnsi" w:cstheme="minorHAnsi"/>
                <w:iCs/>
                <w:lang w:eastAsia="en-IN"/>
              </w:rPr>
              <w:lastRenderedPageBreak/>
              <w:t>Jane</w:t>
            </w:r>
            <w:r w:rsidRPr="00896B36">
              <w:rPr>
                <w:rFonts w:asciiTheme="minorHAnsi" w:hAnsiTheme="minorHAnsi" w:cstheme="minorHAnsi"/>
              </w:rPr>
              <w:t xml:space="preserve"> becomes eligible for aid category ‘48 - Standard Expansion Children’ (Medicaid Standard coverage).</w:t>
            </w:r>
          </w:p>
          <w:p w14:paraId="63260E6C" w14:textId="77777777" w:rsidR="00EB5DBC" w:rsidRPr="00896B36" w:rsidRDefault="00EB5DBC" w:rsidP="00844DA5">
            <w:pPr>
              <w:pStyle w:val="ListBullet"/>
              <w:numPr>
                <w:ilvl w:val="1"/>
                <w:numId w:val="682"/>
              </w:numPr>
              <w:contextualSpacing w:val="0"/>
              <w:rPr>
                <w:rFonts w:asciiTheme="minorHAnsi" w:hAnsiTheme="minorHAnsi" w:cstheme="minorHAnsi"/>
                <w:iCs/>
                <w:lang w:eastAsia="en-IN"/>
              </w:rPr>
            </w:pPr>
            <w:r w:rsidRPr="00896B36">
              <w:rPr>
                <w:rFonts w:asciiTheme="minorHAnsi" w:hAnsiTheme="minorHAnsi" w:cstheme="minorHAnsi"/>
                <w:color w:val="000000"/>
              </w:rPr>
              <w:t>Jane’s Medicaid coverage has been determined to be “Final” coverage.</w:t>
            </w:r>
          </w:p>
          <w:p w14:paraId="460424B1" w14:textId="77777777" w:rsidR="00EB5DBC" w:rsidRPr="00896B36" w:rsidRDefault="00EB5DBC" w:rsidP="00844DA5">
            <w:pPr>
              <w:pStyle w:val="ListBullet"/>
              <w:numPr>
                <w:ilvl w:val="1"/>
                <w:numId w:val="682"/>
              </w:numPr>
              <w:tabs>
                <w:tab w:val="num" w:pos="360"/>
              </w:tabs>
              <w:contextualSpacing w:val="0"/>
              <w:rPr>
                <w:rFonts w:asciiTheme="minorHAnsi" w:hAnsiTheme="minorHAnsi" w:cstheme="minorHAnsi"/>
                <w:iCs/>
                <w:lang w:eastAsia="en-IN"/>
              </w:rPr>
            </w:pPr>
            <w:r w:rsidRPr="00896B36">
              <w:rPr>
                <w:rFonts w:asciiTheme="minorHAnsi" w:hAnsiTheme="minorHAnsi" w:cstheme="minorHAnsi"/>
                <w:b/>
                <w:iCs/>
                <w:lang w:eastAsia="en-IN"/>
              </w:rPr>
              <w:t xml:space="preserve">The system re-establishes Jane’s ‘Children’s established coverage’ and saves the assigned aid category </w:t>
            </w:r>
            <w:r w:rsidRPr="00896B36">
              <w:rPr>
                <w:rFonts w:asciiTheme="minorHAnsi" w:hAnsiTheme="minorHAnsi" w:cstheme="minorHAnsi"/>
                <w:b/>
              </w:rPr>
              <w:t>‘48 - Standard Expansion Children’</w:t>
            </w:r>
            <w:r w:rsidRPr="00896B36">
              <w:rPr>
                <w:rFonts w:asciiTheme="minorHAnsi" w:hAnsiTheme="minorHAnsi" w:cstheme="minorHAnsi"/>
              </w:rPr>
              <w:t xml:space="preserve"> </w:t>
            </w:r>
            <w:r w:rsidRPr="00896B36">
              <w:rPr>
                <w:rFonts w:asciiTheme="minorHAnsi" w:hAnsiTheme="minorHAnsi" w:cstheme="minorHAnsi"/>
                <w:b/>
                <w:iCs/>
                <w:lang w:eastAsia="en-IN"/>
              </w:rPr>
              <w:t>as the ‘Children’s established coverage protected aid category’.</w:t>
            </w:r>
          </w:p>
        </w:tc>
      </w:tr>
      <w:tr w:rsidR="00EB5DBC" w:rsidRPr="00896B36" w14:paraId="52515CCC" w14:textId="77777777" w:rsidTr="00844DA5">
        <w:trPr>
          <w:trHeight w:val="350"/>
        </w:trPr>
        <w:tc>
          <w:tcPr>
            <w:tcW w:w="1957" w:type="dxa"/>
            <w:shd w:val="clear" w:color="auto" w:fill="FFFFFF" w:themeFill="background1"/>
          </w:tcPr>
          <w:p w14:paraId="36CFFF98"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CCE.PCS.01.006</w:t>
            </w:r>
          </w:p>
        </w:tc>
        <w:tc>
          <w:tcPr>
            <w:tcW w:w="7313" w:type="dxa"/>
            <w:shd w:val="clear" w:color="auto" w:fill="FFFFFF" w:themeFill="background1"/>
          </w:tcPr>
          <w:p w14:paraId="648D2E2D" w14:textId="77777777" w:rsidR="00EB5DBC" w:rsidRPr="00896B36" w:rsidRDefault="00EB5DBC" w:rsidP="00844DA5">
            <w:pPr>
              <w:rPr>
                <w:rFonts w:asciiTheme="minorHAnsi" w:hAnsiTheme="minorHAnsi"/>
                <w:iCs/>
                <w:lang w:eastAsia="en-IN"/>
              </w:rPr>
            </w:pPr>
            <w:r w:rsidRPr="00896B36">
              <w:rPr>
                <w:rFonts w:asciiTheme="minorHAnsi" w:hAnsiTheme="minorHAnsi"/>
                <w:iCs/>
                <w:lang w:eastAsia="en-IN"/>
              </w:rPr>
              <w:t>The system shall assign the aid category determined by the system when the member’s ‘Children established coverage’ is carried forward in the current program determination and either of the following conditions are true:</w:t>
            </w:r>
          </w:p>
          <w:p w14:paraId="17316AE3" w14:textId="77777777" w:rsidR="00EB5DBC" w:rsidRPr="00896B36" w:rsidRDefault="00EB5DBC" w:rsidP="00844DA5">
            <w:pPr>
              <w:pStyle w:val="ListParagraph"/>
              <w:numPr>
                <w:ilvl w:val="0"/>
                <w:numId w:val="585"/>
              </w:numPr>
              <w:contextualSpacing w:val="0"/>
              <w:rPr>
                <w:rFonts w:asciiTheme="minorHAnsi" w:hAnsiTheme="minorHAnsi"/>
                <w:iCs/>
                <w:lang w:eastAsia="en-IN"/>
              </w:rPr>
            </w:pPr>
            <w:r w:rsidRPr="00896B36">
              <w:rPr>
                <w:rFonts w:asciiTheme="minorHAnsi" w:hAnsiTheme="minorHAnsi"/>
                <w:iCs/>
                <w:lang w:eastAsia="en-IN"/>
              </w:rPr>
              <w:t xml:space="preserve">The aid category determined by the system is higher in the hierarchy than the ‘Children’s established coverage protected aid category’. </w:t>
            </w:r>
          </w:p>
          <w:p w14:paraId="5DDE4793" w14:textId="77777777" w:rsidR="00EB5DBC" w:rsidRPr="00896B36" w:rsidRDefault="00EB5DBC" w:rsidP="00844DA5">
            <w:pPr>
              <w:pStyle w:val="ListParagraph"/>
              <w:ind w:left="864"/>
              <w:rPr>
                <w:rFonts w:asciiTheme="minorHAnsi" w:hAnsiTheme="minorHAnsi"/>
                <w:iCs/>
                <w:lang w:eastAsia="en-IN"/>
              </w:rPr>
            </w:pPr>
            <w:r w:rsidRPr="00896B36">
              <w:rPr>
                <w:rFonts w:asciiTheme="minorHAnsi" w:hAnsiTheme="minorHAnsi"/>
                <w:iCs/>
                <w:lang w:eastAsia="en-IN"/>
              </w:rPr>
              <w:t>OR</w:t>
            </w:r>
          </w:p>
          <w:p w14:paraId="336CCCB0" w14:textId="77777777" w:rsidR="00EB5DBC" w:rsidRPr="00896B36" w:rsidRDefault="00EB5DBC" w:rsidP="00844DA5">
            <w:pPr>
              <w:pStyle w:val="ListParagraph"/>
              <w:numPr>
                <w:ilvl w:val="0"/>
                <w:numId w:val="585"/>
              </w:numPr>
              <w:contextualSpacing w:val="0"/>
              <w:rPr>
                <w:rFonts w:asciiTheme="minorHAnsi" w:hAnsiTheme="minorHAnsi"/>
                <w:iCs/>
                <w:lang w:eastAsia="en-IN"/>
              </w:rPr>
            </w:pPr>
            <w:r w:rsidRPr="00896B36">
              <w:rPr>
                <w:rFonts w:asciiTheme="minorHAnsi" w:hAnsiTheme="minorHAnsi"/>
                <w:iCs/>
                <w:lang w:eastAsia="en-IN"/>
              </w:rPr>
              <w:t>(The aid category determined by the system is lower in the hierarchy than the ‘Children’s established coverage protected aid category’.</w:t>
            </w:r>
          </w:p>
          <w:p w14:paraId="6FF54032" w14:textId="77777777" w:rsidR="00EB5DBC" w:rsidRPr="00896B36" w:rsidRDefault="00EB5DBC" w:rsidP="00844DA5">
            <w:pPr>
              <w:pStyle w:val="ListParagraph"/>
              <w:ind w:left="864"/>
              <w:rPr>
                <w:rFonts w:asciiTheme="minorHAnsi" w:hAnsiTheme="minorHAnsi"/>
                <w:iCs/>
                <w:lang w:eastAsia="en-IN"/>
              </w:rPr>
            </w:pPr>
            <w:r w:rsidRPr="00896B36">
              <w:rPr>
                <w:rFonts w:asciiTheme="minorHAnsi" w:hAnsiTheme="minorHAnsi"/>
                <w:iCs/>
                <w:lang w:eastAsia="en-IN"/>
              </w:rPr>
              <w:t>AND</w:t>
            </w:r>
          </w:p>
          <w:p w14:paraId="2EACAA36" w14:textId="77777777" w:rsidR="00EB5DBC" w:rsidRPr="00896B36" w:rsidRDefault="00EB5DBC" w:rsidP="00844DA5">
            <w:pPr>
              <w:pStyle w:val="ListParagraph"/>
              <w:ind w:left="864"/>
              <w:rPr>
                <w:rFonts w:asciiTheme="minorHAnsi" w:hAnsiTheme="minorHAnsi"/>
                <w:iCs/>
                <w:lang w:eastAsia="en-IN"/>
              </w:rPr>
            </w:pPr>
            <w:r w:rsidRPr="00896B36">
              <w:rPr>
                <w:rFonts w:asciiTheme="minorHAnsi" w:hAnsiTheme="minorHAnsi"/>
                <w:iCs/>
                <w:lang w:eastAsia="en-IN"/>
              </w:rPr>
              <w:t>The coverage type of aid category determined by the system is the same as the coverage type associated with the ‘Children’s established coverage protected aid category’.)</w:t>
            </w:r>
          </w:p>
          <w:p w14:paraId="310AB0C3" w14:textId="77777777" w:rsidR="00EB5DBC" w:rsidRPr="00896B36" w:rsidRDefault="00EB5DBC" w:rsidP="00844DA5">
            <w:pPr>
              <w:rPr>
                <w:rFonts w:asciiTheme="minorHAnsi" w:hAnsiTheme="minorHAnsi"/>
                <w:iCs/>
                <w:lang w:eastAsia="en-IN"/>
              </w:rPr>
            </w:pPr>
          </w:p>
          <w:p w14:paraId="022BE5D6"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1:</w:t>
            </w:r>
            <w:r w:rsidRPr="00896B36">
              <w:rPr>
                <w:rFonts w:asciiTheme="minorHAnsi" w:hAnsiTheme="minorHAnsi"/>
                <w:b/>
                <w:iCs/>
                <w:lang w:eastAsia="en-IN"/>
              </w:rPr>
              <w:t xml:space="preserve"> Member is assigned aid category determined by the system (Upgrade to higher aid category within same coverage type). </w:t>
            </w:r>
          </w:p>
          <w:p w14:paraId="691CF0AC" w14:textId="77777777" w:rsidR="00EB5DBC" w:rsidRPr="00896B36" w:rsidRDefault="00EB5DBC" w:rsidP="00844DA5">
            <w:pPr>
              <w:pStyle w:val="ListBullet"/>
              <w:numPr>
                <w:ilvl w:val="0"/>
                <w:numId w:val="620"/>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such that:</w:t>
            </w:r>
          </w:p>
          <w:p w14:paraId="1649DD97" w14:textId="77777777" w:rsidR="00EB5DBC" w:rsidRPr="00896B36" w:rsidRDefault="00EB5DBC" w:rsidP="00844DA5">
            <w:pPr>
              <w:pStyle w:val="ListBullet"/>
              <w:numPr>
                <w:ilvl w:val="1"/>
                <w:numId w:val="620"/>
              </w:numPr>
              <w:contextualSpacing w:val="0"/>
              <w:rPr>
                <w:rFonts w:asciiTheme="minorHAnsi" w:hAnsiTheme="minorHAnsi" w:cstheme="minorHAnsi"/>
                <w:iCs/>
                <w:lang w:eastAsia="en-IN"/>
              </w:rPr>
            </w:pPr>
            <w:r w:rsidRPr="00896B36">
              <w:rPr>
                <w:rFonts w:asciiTheme="minorHAnsi" w:hAnsiTheme="minorHAnsi" w:cstheme="minorHAnsi"/>
                <w:iCs/>
                <w:lang w:eastAsia="en-IN"/>
              </w:rPr>
              <w:t>Jane has ‘Children’s established coverage’.</w:t>
            </w:r>
          </w:p>
          <w:p w14:paraId="2AC6B1F0" w14:textId="77777777" w:rsidR="00EB5DBC" w:rsidRPr="00896B36" w:rsidRDefault="00EB5DBC" w:rsidP="00844DA5">
            <w:pPr>
              <w:pStyle w:val="ListBullet"/>
              <w:numPr>
                <w:ilvl w:val="1"/>
                <w:numId w:val="620"/>
              </w:numPr>
              <w:contextualSpacing w:val="0"/>
              <w:rPr>
                <w:rFonts w:asciiTheme="minorHAnsi" w:hAnsiTheme="minorHAnsi" w:cstheme="minorHAnsi"/>
                <w:iCs/>
                <w:lang w:eastAsia="en-IN"/>
              </w:rPr>
            </w:pPr>
            <w:r w:rsidRPr="00896B36">
              <w:rPr>
                <w:rFonts w:asciiTheme="minorHAnsi" w:hAnsiTheme="minorHAnsi" w:cstheme="minorHAnsi"/>
                <w:iCs/>
                <w:lang w:eastAsia="en-IN"/>
              </w:rPr>
              <w:t>‘Children’s established coverage protected aid category’ for Jane is “</w:t>
            </w:r>
            <w:r w:rsidRPr="00896B36">
              <w:rPr>
                <w:rFonts w:asciiTheme="minorHAnsi" w:hAnsiTheme="minorHAnsi" w:cstheme="minorHAnsi"/>
              </w:rPr>
              <w:t>46 - Standard Family</w:t>
            </w:r>
            <w:r w:rsidRPr="00896B36">
              <w:rPr>
                <w:rFonts w:asciiTheme="minorHAnsi" w:hAnsiTheme="minorHAnsi" w:cstheme="minorHAnsi"/>
                <w:iCs/>
                <w:lang w:eastAsia="en-IN"/>
              </w:rPr>
              <w:t xml:space="preserve">”. </w:t>
            </w:r>
          </w:p>
          <w:p w14:paraId="23A513FD" w14:textId="77777777" w:rsidR="00EB5DBC" w:rsidRPr="00896B36" w:rsidRDefault="00EB5DBC" w:rsidP="00844DA5">
            <w:pPr>
              <w:pStyle w:val="ListBullet"/>
              <w:numPr>
                <w:ilvl w:val="0"/>
                <w:numId w:val="620"/>
              </w:numPr>
              <w:contextualSpacing w:val="0"/>
              <w:rPr>
                <w:rFonts w:asciiTheme="minorHAnsi" w:hAnsiTheme="minorHAnsi" w:cstheme="minorHAnsi"/>
                <w:iCs/>
                <w:lang w:eastAsia="en-IN"/>
              </w:rPr>
            </w:pPr>
            <w:r w:rsidRPr="00896B36">
              <w:rPr>
                <w:rFonts w:asciiTheme="minorHAnsi" w:hAnsiTheme="minorHAnsi" w:cstheme="minorHAnsi"/>
                <w:iCs/>
                <w:lang w:eastAsia="en-IN"/>
              </w:rPr>
              <w:t>A change is reported in Jane’s application such that:</w:t>
            </w:r>
          </w:p>
          <w:p w14:paraId="0EFC958C" w14:textId="77777777" w:rsidR="00EB5DBC" w:rsidRPr="00896B36" w:rsidRDefault="00EB5DBC" w:rsidP="00844DA5">
            <w:pPr>
              <w:pStyle w:val="ListBullet"/>
              <w:numPr>
                <w:ilvl w:val="1"/>
                <w:numId w:val="620"/>
              </w:numPr>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aid category “48 - Standard Expansion Children”.</w:t>
            </w:r>
          </w:p>
          <w:p w14:paraId="0B01DE06" w14:textId="77777777" w:rsidR="00EB5DBC" w:rsidRPr="00896B36" w:rsidRDefault="00EB5DBC" w:rsidP="00844DA5">
            <w:pPr>
              <w:pStyle w:val="ListBullet"/>
              <w:numPr>
                <w:ilvl w:val="1"/>
                <w:numId w:val="620"/>
              </w:numPr>
              <w:contextualSpacing w:val="0"/>
              <w:rPr>
                <w:rFonts w:asciiTheme="minorHAnsi" w:hAnsiTheme="minorHAnsi" w:cstheme="minorHAnsi"/>
                <w:b/>
                <w:iCs/>
                <w:lang w:eastAsia="en-IN"/>
              </w:rPr>
            </w:pPr>
            <w:r w:rsidRPr="00896B36">
              <w:rPr>
                <w:rFonts w:asciiTheme="minorHAnsi" w:hAnsiTheme="minorHAnsi" w:cstheme="minorHAnsi"/>
                <w:b/>
                <w:iCs/>
                <w:lang w:eastAsia="en-IN"/>
              </w:rPr>
              <w:t>The system will assign the aid category “</w:t>
            </w:r>
            <w:r w:rsidRPr="00896B36">
              <w:rPr>
                <w:rFonts w:asciiTheme="minorHAnsi" w:hAnsiTheme="minorHAnsi" w:cstheme="minorHAnsi"/>
                <w:b/>
              </w:rPr>
              <w:t>48 - Standard Expansion Children</w:t>
            </w:r>
            <w:r w:rsidRPr="00896B36">
              <w:rPr>
                <w:rFonts w:asciiTheme="minorHAnsi" w:hAnsiTheme="minorHAnsi" w:cstheme="minorHAnsi"/>
                <w:b/>
                <w:iCs/>
                <w:lang w:eastAsia="en-IN"/>
              </w:rPr>
              <w:t xml:space="preserve">” as the final aid category to Jane. </w:t>
            </w:r>
          </w:p>
          <w:p w14:paraId="61AF4E90"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2:</w:t>
            </w:r>
            <w:r w:rsidRPr="00896B36">
              <w:rPr>
                <w:rFonts w:asciiTheme="minorHAnsi" w:hAnsiTheme="minorHAnsi"/>
                <w:b/>
                <w:iCs/>
                <w:lang w:eastAsia="en-IN"/>
              </w:rPr>
              <w:t xml:space="preserve"> Member is assigned aid category determined by the system. (Upgrade to higher aid category in different coverage type) </w:t>
            </w:r>
          </w:p>
          <w:p w14:paraId="1D65E7F8" w14:textId="77777777" w:rsidR="00EB5DBC" w:rsidRPr="00896B36" w:rsidRDefault="00EB5DBC" w:rsidP="00844DA5">
            <w:pPr>
              <w:pStyle w:val="ListBullet"/>
              <w:numPr>
                <w:ilvl w:val="0"/>
                <w:numId w:val="623"/>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such that:</w:t>
            </w:r>
          </w:p>
          <w:p w14:paraId="6980E005" w14:textId="77777777" w:rsidR="00EB5DBC" w:rsidRPr="00896B36" w:rsidRDefault="00EB5DBC" w:rsidP="00844DA5">
            <w:pPr>
              <w:pStyle w:val="ListBullet"/>
              <w:numPr>
                <w:ilvl w:val="1"/>
                <w:numId w:val="620"/>
              </w:numPr>
              <w:tabs>
                <w:tab w:val="num" w:pos="360"/>
              </w:tabs>
              <w:contextualSpacing w:val="0"/>
              <w:rPr>
                <w:rFonts w:asciiTheme="minorHAnsi" w:hAnsiTheme="minorHAnsi" w:cstheme="minorHAnsi"/>
              </w:rPr>
            </w:pPr>
            <w:r w:rsidRPr="00896B36">
              <w:rPr>
                <w:rFonts w:asciiTheme="minorHAnsi" w:hAnsiTheme="minorHAnsi" w:cstheme="minorHAnsi"/>
              </w:rPr>
              <w:lastRenderedPageBreak/>
              <w:t>Jane has ‘Children’s established coverage’.</w:t>
            </w:r>
          </w:p>
          <w:p w14:paraId="101F123C" w14:textId="77777777" w:rsidR="00EB5DBC" w:rsidRPr="00896B36" w:rsidRDefault="00EB5DBC" w:rsidP="00844DA5">
            <w:pPr>
              <w:pStyle w:val="ListBullet"/>
              <w:numPr>
                <w:ilvl w:val="1"/>
                <w:numId w:val="620"/>
              </w:numPr>
              <w:tabs>
                <w:tab w:val="num" w:pos="360"/>
              </w:tabs>
              <w:contextualSpacing w:val="0"/>
              <w:rPr>
                <w:rFonts w:asciiTheme="minorHAnsi" w:hAnsiTheme="minorHAnsi" w:cstheme="minorHAnsi"/>
              </w:rPr>
            </w:pPr>
            <w:r w:rsidRPr="00896B36">
              <w:rPr>
                <w:rFonts w:asciiTheme="minorHAnsi" w:hAnsiTheme="minorHAnsi" w:cstheme="minorHAnsi"/>
                <w:iCs/>
                <w:lang w:eastAsia="en-IN"/>
              </w:rPr>
              <w:t xml:space="preserve">‘Children’s established coverage protected aid category’ for Jane is “AX - Limited”. </w:t>
            </w:r>
          </w:p>
          <w:p w14:paraId="130B494A" w14:textId="77777777" w:rsidR="00EB5DBC" w:rsidRPr="00896B36" w:rsidRDefault="00EB5DBC" w:rsidP="00844DA5">
            <w:pPr>
              <w:pStyle w:val="ListBullet"/>
              <w:numPr>
                <w:ilvl w:val="0"/>
                <w:numId w:val="623"/>
              </w:numPr>
              <w:contextualSpacing w:val="0"/>
              <w:rPr>
                <w:rFonts w:asciiTheme="minorHAnsi" w:hAnsiTheme="minorHAnsi" w:cstheme="minorHAnsi"/>
                <w:iCs/>
                <w:lang w:eastAsia="en-IN"/>
              </w:rPr>
            </w:pPr>
            <w:r w:rsidRPr="00896B36">
              <w:rPr>
                <w:rFonts w:asciiTheme="minorHAnsi" w:hAnsiTheme="minorHAnsi" w:cstheme="minorHAnsi"/>
                <w:iCs/>
                <w:lang w:eastAsia="en-IN"/>
              </w:rPr>
              <w:t>A change in reported in Jane’s application such that:</w:t>
            </w:r>
          </w:p>
          <w:p w14:paraId="330745EB" w14:textId="77777777" w:rsidR="00EB5DBC" w:rsidRPr="00896B36" w:rsidRDefault="00EB5DBC" w:rsidP="00844DA5">
            <w:pPr>
              <w:pStyle w:val="ListBullet"/>
              <w:numPr>
                <w:ilvl w:val="1"/>
                <w:numId w:val="623"/>
              </w:numPr>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the aid category “40 - Standard Family”.</w:t>
            </w:r>
          </w:p>
          <w:p w14:paraId="39121E64" w14:textId="77777777" w:rsidR="00EB5DBC" w:rsidRPr="00896B36" w:rsidRDefault="00EB5DBC" w:rsidP="00844DA5">
            <w:pPr>
              <w:pStyle w:val="ListBullet"/>
              <w:numPr>
                <w:ilvl w:val="1"/>
                <w:numId w:val="623"/>
              </w:numPr>
              <w:contextualSpacing w:val="0"/>
              <w:rPr>
                <w:rFonts w:asciiTheme="minorHAnsi" w:hAnsiTheme="minorHAnsi" w:cstheme="minorHAnsi"/>
                <w:iCs/>
                <w:lang w:eastAsia="en-IN"/>
              </w:rPr>
            </w:pPr>
            <w:r w:rsidRPr="00896B36">
              <w:rPr>
                <w:rFonts w:asciiTheme="minorHAnsi" w:hAnsiTheme="minorHAnsi" w:cstheme="minorHAnsi"/>
                <w:b/>
                <w:iCs/>
                <w:lang w:eastAsia="en-IN"/>
              </w:rPr>
              <w:t>The system will assign the aid category “</w:t>
            </w:r>
            <w:r w:rsidRPr="00896B36">
              <w:rPr>
                <w:rFonts w:asciiTheme="minorHAnsi" w:hAnsiTheme="minorHAnsi" w:cstheme="minorHAnsi"/>
                <w:b/>
              </w:rPr>
              <w:t>40 - Standard Family</w:t>
            </w:r>
            <w:r w:rsidRPr="00896B36">
              <w:rPr>
                <w:rFonts w:asciiTheme="minorHAnsi" w:hAnsiTheme="minorHAnsi" w:cstheme="minorHAnsi"/>
                <w:b/>
                <w:iCs/>
                <w:lang w:eastAsia="en-IN"/>
              </w:rPr>
              <w:t xml:space="preserve">” as the final aid category to Jane. </w:t>
            </w:r>
          </w:p>
          <w:p w14:paraId="0724A9E3" w14:textId="77777777" w:rsidR="00EB5DBC" w:rsidRPr="00896B36" w:rsidRDefault="00EB5DBC" w:rsidP="00844DA5">
            <w:pPr>
              <w:pStyle w:val="ListBullet"/>
              <w:tabs>
                <w:tab w:val="num" w:pos="1584"/>
              </w:tabs>
              <w:ind w:left="1584"/>
              <w:rPr>
                <w:rFonts w:asciiTheme="minorHAnsi" w:hAnsiTheme="minorHAnsi" w:cstheme="minorHAnsi"/>
                <w:iCs/>
                <w:lang w:eastAsia="en-IN"/>
              </w:rPr>
            </w:pPr>
          </w:p>
          <w:p w14:paraId="24962EDA"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3:</w:t>
            </w:r>
            <w:r w:rsidRPr="00896B36">
              <w:rPr>
                <w:rFonts w:asciiTheme="minorHAnsi" w:hAnsiTheme="minorHAnsi"/>
                <w:b/>
                <w:iCs/>
                <w:lang w:eastAsia="en-IN"/>
              </w:rPr>
              <w:t xml:space="preserve"> Member is assigned aid category determined by the system. (Downgrade to lower aid category within same coverage type) </w:t>
            </w:r>
          </w:p>
          <w:p w14:paraId="30901C51" w14:textId="77777777" w:rsidR="00EB5DBC" w:rsidRPr="00896B36" w:rsidRDefault="00EB5DBC" w:rsidP="00844DA5">
            <w:pPr>
              <w:pStyle w:val="ListBullet"/>
              <w:numPr>
                <w:ilvl w:val="0"/>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such that:</w:t>
            </w:r>
          </w:p>
          <w:p w14:paraId="239B0EF8" w14:textId="77777777" w:rsidR="00EB5DBC" w:rsidRPr="00896B36" w:rsidRDefault="00EB5DBC" w:rsidP="00844DA5">
            <w:pPr>
              <w:pStyle w:val="ListBullet"/>
              <w:numPr>
                <w:ilvl w:val="1"/>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iCs/>
                <w:lang w:eastAsia="en-IN"/>
              </w:rPr>
              <w:t>Jane has ‘Children’s established coverage’.</w:t>
            </w:r>
          </w:p>
          <w:p w14:paraId="0E99F4C6" w14:textId="77777777" w:rsidR="00EB5DBC" w:rsidRPr="00896B36" w:rsidRDefault="00EB5DBC" w:rsidP="00844DA5">
            <w:pPr>
              <w:pStyle w:val="ListBullet"/>
              <w:numPr>
                <w:ilvl w:val="1"/>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iCs/>
                <w:lang w:eastAsia="en-IN"/>
              </w:rPr>
              <w:t>‘Children’s established coverage protected aid category’ for Jane is “</w:t>
            </w:r>
            <w:r w:rsidRPr="00896B36">
              <w:rPr>
                <w:rFonts w:asciiTheme="minorHAnsi" w:hAnsiTheme="minorHAnsi" w:cstheme="minorHAnsi"/>
              </w:rPr>
              <w:t>48 - Standard Expansion Children</w:t>
            </w:r>
            <w:r w:rsidRPr="00896B36">
              <w:rPr>
                <w:rFonts w:asciiTheme="minorHAnsi" w:hAnsiTheme="minorHAnsi" w:cstheme="minorHAnsi"/>
                <w:iCs/>
                <w:lang w:eastAsia="en-IN"/>
              </w:rPr>
              <w:t xml:space="preserve">”. </w:t>
            </w:r>
          </w:p>
          <w:p w14:paraId="434FF7A4" w14:textId="77777777" w:rsidR="00EB5DBC" w:rsidRPr="00896B36" w:rsidRDefault="00EB5DBC" w:rsidP="00844DA5">
            <w:pPr>
              <w:pStyle w:val="ListBullet"/>
              <w:numPr>
                <w:ilvl w:val="0"/>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iCs/>
                <w:lang w:eastAsia="en-IN"/>
              </w:rPr>
              <w:t>A change in reported in Jane’s application such that:</w:t>
            </w:r>
          </w:p>
          <w:p w14:paraId="6DDC32C1" w14:textId="77777777" w:rsidR="00EB5DBC" w:rsidRPr="00896B36" w:rsidRDefault="00EB5DBC" w:rsidP="00844DA5">
            <w:pPr>
              <w:pStyle w:val="ListBullet"/>
              <w:numPr>
                <w:ilvl w:val="1"/>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the aid category “40 - Standard Family”.</w:t>
            </w:r>
          </w:p>
          <w:p w14:paraId="339410B2" w14:textId="77777777" w:rsidR="00EB5DBC" w:rsidRPr="00896B36" w:rsidRDefault="00EB5DBC" w:rsidP="00844DA5">
            <w:pPr>
              <w:pStyle w:val="ListBullet"/>
              <w:numPr>
                <w:ilvl w:val="1"/>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b/>
                <w:iCs/>
                <w:lang w:eastAsia="en-IN"/>
              </w:rPr>
              <w:t>The system will assign the aid category “</w:t>
            </w:r>
            <w:r w:rsidRPr="00896B36">
              <w:rPr>
                <w:rFonts w:asciiTheme="minorHAnsi" w:hAnsiTheme="minorHAnsi" w:cstheme="minorHAnsi"/>
                <w:b/>
              </w:rPr>
              <w:t>40 - Standard Family</w:t>
            </w:r>
            <w:r w:rsidRPr="00896B36">
              <w:rPr>
                <w:rFonts w:asciiTheme="minorHAnsi" w:hAnsiTheme="minorHAnsi" w:cstheme="minorHAnsi"/>
                <w:b/>
                <w:iCs/>
                <w:lang w:eastAsia="en-IN"/>
              </w:rPr>
              <w:t xml:space="preserve">” as the final aid category to Jane. </w:t>
            </w:r>
          </w:p>
        </w:tc>
      </w:tr>
      <w:tr w:rsidR="00EB5DBC" w:rsidRPr="00896B36" w14:paraId="05970C56" w14:textId="77777777" w:rsidTr="00844DA5">
        <w:trPr>
          <w:trHeight w:val="350"/>
        </w:trPr>
        <w:tc>
          <w:tcPr>
            <w:tcW w:w="1957" w:type="dxa"/>
            <w:shd w:val="clear" w:color="auto" w:fill="FFFFFF" w:themeFill="background1"/>
          </w:tcPr>
          <w:p w14:paraId="1661D9AD"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CCE.PCS.01.007</w:t>
            </w:r>
          </w:p>
        </w:tc>
        <w:tc>
          <w:tcPr>
            <w:tcW w:w="7313" w:type="dxa"/>
            <w:shd w:val="clear" w:color="auto" w:fill="FFFFFF" w:themeFill="background1"/>
          </w:tcPr>
          <w:p w14:paraId="42E873FA" w14:textId="77777777" w:rsidR="00EB5DBC" w:rsidRPr="00896B36" w:rsidRDefault="00EB5DBC" w:rsidP="00844DA5">
            <w:pPr>
              <w:rPr>
                <w:rFonts w:asciiTheme="minorHAnsi" w:hAnsiTheme="minorHAnsi"/>
                <w:iCs/>
                <w:lang w:eastAsia="en-IN"/>
              </w:rPr>
            </w:pPr>
            <w:r w:rsidRPr="00896B36">
              <w:rPr>
                <w:rFonts w:asciiTheme="minorHAnsi" w:hAnsiTheme="minorHAnsi"/>
                <w:iCs/>
                <w:lang w:eastAsia="en-IN"/>
              </w:rPr>
              <w:t>The system shall assign the ‘Children’s established coverage protected aid category’ to the member when the ‘Children established coverage’ is carried forward in the current program determination and any of the following conditions are true:</w:t>
            </w:r>
          </w:p>
          <w:p w14:paraId="6AB60526" w14:textId="77777777" w:rsidR="00EB5DBC" w:rsidRPr="00896B36" w:rsidRDefault="00EB5DBC" w:rsidP="00844DA5">
            <w:pPr>
              <w:pStyle w:val="ListParagraph"/>
              <w:ind w:left="864"/>
              <w:rPr>
                <w:rFonts w:asciiTheme="minorHAnsi" w:hAnsiTheme="minorHAnsi"/>
                <w:iCs/>
                <w:lang w:eastAsia="en-IN"/>
              </w:rPr>
            </w:pPr>
          </w:p>
          <w:p w14:paraId="63F08002" w14:textId="77777777" w:rsidR="00EB5DBC" w:rsidRPr="00896B36" w:rsidRDefault="00EB5DBC" w:rsidP="00844DA5">
            <w:pPr>
              <w:pStyle w:val="ListParagraph"/>
              <w:numPr>
                <w:ilvl w:val="0"/>
                <w:numId w:val="680"/>
              </w:numPr>
              <w:contextualSpacing w:val="0"/>
              <w:rPr>
                <w:rFonts w:asciiTheme="minorHAnsi" w:hAnsiTheme="minorHAnsi"/>
                <w:iCs/>
                <w:lang w:eastAsia="en-IN"/>
              </w:rPr>
            </w:pPr>
            <w:r w:rsidRPr="00896B36">
              <w:rPr>
                <w:rFonts w:asciiTheme="minorHAnsi" w:hAnsiTheme="minorHAnsi"/>
                <w:iCs/>
                <w:lang w:eastAsia="en-IN"/>
              </w:rPr>
              <w:t>The system did not determine any aid category for the member.</w:t>
            </w:r>
          </w:p>
          <w:p w14:paraId="1C6BBA93" w14:textId="77777777" w:rsidR="00EB5DBC" w:rsidRPr="00896B36" w:rsidRDefault="00EB5DBC" w:rsidP="00844DA5">
            <w:pPr>
              <w:pStyle w:val="ListParagraph"/>
              <w:ind w:left="864"/>
              <w:rPr>
                <w:rFonts w:asciiTheme="minorHAnsi" w:hAnsiTheme="minorHAnsi"/>
                <w:iCs/>
                <w:lang w:eastAsia="en-IN"/>
              </w:rPr>
            </w:pPr>
            <w:r w:rsidRPr="00896B36">
              <w:rPr>
                <w:rFonts w:asciiTheme="minorHAnsi" w:hAnsiTheme="minorHAnsi"/>
                <w:iCs/>
                <w:lang w:eastAsia="en-IN"/>
              </w:rPr>
              <w:t>OR</w:t>
            </w:r>
          </w:p>
          <w:p w14:paraId="6BE157D1" w14:textId="77777777" w:rsidR="00EB5DBC" w:rsidRPr="00896B36" w:rsidRDefault="00EB5DBC" w:rsidP="00844DA5">
            <w:pPr>
              <w:pStyle w:val="ListParagraph"/>
              <w:numPr>
                <w:ilvl w:val="0"/>
                <w:numId w:val="680"/>
              </w:numPr>
              <w:contextualSpacing w:val="0"/>
              <w:rPr>
                <w:rFonts w:asciiTheme="minorHAnsi" w:hAnsiTheme="minorHAnsi"/>
                <w:iCs/>
                <w:lang w:eastAsia="en-IN"/>
              </w:rPr>
            </w:pPr>
            <w:r w:rsidRPr="00896B36">
              <w:rPr>
                <w:rFonts w:asciiTheme="minorHAnsi" w:hAnsiTheme="minorHAnsi"/>
                <w:iCs/>
                <w:lang w:eastAsia="en-IN"/>
              </w:rPr>
              <w:t>(The aid category determined by the system is lower in the hierarchy than the ‘Children’s established coverage protected aid category’.</w:t>
            </w:r>
          </w:p>
          <w:p w14:paraId="3EF2D287" w14:textId="77777777" w:rsidR="00EB5DBC" w:rsidRPr="00896B36" w:rsidRDefault="00EB5DBC" w:rsidP="00844DA5">
            <w:pPr>
              <w:pStyle w:val="ListParagraph"/>
              <w:ind w:left="864"/>
              <w:rPr>
                <w:rFonts w:asciiTheme="minorHAnsi" w:hAnsiTheme="minorHAnsi"/>
                <w:iCs/>
                <w:lang w:eastAsia="en-IN"/>
              </w:rPr>
            </w:pPr>
            <w:r w:rsidRPr="00896B36">
              <w:rPr>
                <w:rFonts w:asciiTheme="minorHAnsi" w:hAnsiTheme="minorHAnsi"/>
                <w:iCs/>
                <w:lang w:eastAsia="en-IN"/>
              </w:rPr>
              <w:t>AND</w:t>
            </w:r>
          </w:p>
          <w:p w14:paraId="04836A93" w14:textId="77777777" w:rsidR="00EB5DBC" w:rsidRPr="00896B36" w:rsidRDefault="00EB5DBC" w:rsidP="00844DA5">
            <w:pPr>
              <w:pStyle w:val="ListParagraph"/>
              <w:ind w:left="864"/>
              <w:rPr>
                <w:rFonts w:asciiTheme="minorHAnsi" w:hAnsiTheme="minorHAnsi"/>
                <w:lang w:eastAsia="en-IN"/>
              </w:rPr>
            </w:pPr>
            <w:r w:rsidRPr="00896B36">
              <w:rPr>
                <w:rFonts w:asciiTheme="minorHAnsi" w:hAnsiTheme="minorHAnsi"/>
                <w:iCs/>
                <w:lang w:eastAsia="en-IN"/>
              </w:rPr>
              <w:t>The coverage type of the aid category determined by the system is NOT the same as the coverage type associated with the ‘Children’s established coverage protected aid category’.</w:t>
            </w:r>
            <w:r w:rsidRPr="00896B36">
              <w:rPr>
                <w:rFonts w:asciiTheme="minorHAnsi" w:hAnsiTheme="minorHAnsi"/>
                <w:lang w:eastAsia="en-IN"/>
              </w:rPr>
              <w:t>)</w:t>
            </w:r>
          </w:p>
          <w:p w14:paraId="409C4199" w14:textId="77777777" w:rsidR="00EB5DBC" w:rsidRPr="00896B36" w:rsidRDefault="00EB5DBC" w:rsidP="00844DA5">
            <w:pPr>
              <w:rPr>
                <w:rFonts w:asciiTheme="minorHAnsi" w:hAnsiTheme="minorHAnsi"/>
                <w:iCs/>
                <w:lang w:eastAsia="en-IN"/>
              </w:rPr>
            </w:pPr>
          </w:p>
          <w:p w14:paraId="458D6D43"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1:</w:t>
            </w:r>
            <w:r w:rsidRPr="00896B36">
              <w:rPr>
                <w:rFonts w:asciiTheme="minorHAnsi" w:hAnsiTheme="minorHAnsi"/>
                <w:b/>
                <w:iCs/>
                <w:lang w:eastAsia="en-IN"/>
              </w:rPr>
              <w:t xml:space="preserve"> Member is assigned ‘Children’s established coverage protected aid category’ (Downgrade to lower aid category in different coverage type).</w:t>
            </w:r>
          </w:p>
          <w:p w14:paraId="5DA585A5" w14:textId="77777777" w:rsidR="00EB5DBC" w:rsidRPr="00896B36" w:rsidRDefault="00EB5DBC" w:rsidP="00844DA5">
            <w:pPr>
              <w:pStyle w:val="ListBullet"/>
              <w:numPr>
                <w:ilvl w:val="0"/>
                <w:numId w:val="684"/>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such that:</w:t>
            </w:r>
          </w:p>
          <w:p w14:paraId="3204F0C5" w14:textId="77777777" w:rsidR="00EB5DBC" w:rsidRPr="00896B36" w:rsidRDefault="00EB5DBC" w:rsidP="00844DA5">
            <w:pPr>
              <w:pStyle w:val="ListBullet"/>
              <w:numPr>
                <w:ilvl w:val="1"/>
                <w:numId w:val="684"/>
              </w:numPr>
              <w:contextualSpacing w:val="0"/>
              <w:rPr>
                <w:rFonts w:asciiTheme="minorHAnsi" w:hAnsiTheme="minorHAnsi" w:cstheme="minorHAnsi"/>
                <w:iCs/>
                <w:lang w:eastAsia="en-IN"/>
              </w:rPr>
            </w:pPr>
            <w:r w:rsidRPr="00896B36">
              <w:rPr>
                <w:rFonts w:asciiTheme="minorHAnsi" w:hAnsiTheme="minorHAnsi" w:cstheme="minorHAnsi"/>
                <w:iCs/>
                <w:lang w:eastAsia="en-IN"/>
              </w:rPr>
              <w:lastRenderedPageBreak/>
              <w:t>Jane has ‘Children’s established coverage’.</w:t>
            </w:r>
          </w:p>
          <w:p w14:paraId="029589A4" w14:textId="77777777" w:rsidR="00EB5DBC" w:rsidRPr="00896B36" w:rsidRDefault="00EB5DBC" w:rsidP="00844DA5">
            <w:pPr>
              <w:pStyle w:val="ListBullet"/>
              <w:numPr>
                <w:ilvl w:val="1"/>
                <w:numId w:val="684"/>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‘Children’s established coverage protected aid category’ for Jane is “48 - Standard Expansion Children”. </w:t>
            </w:r>
          </w:p>
          <w:p w14:paraId="3DCE0469" w14:textId="77777777" w:rsidR="00EB5DBC" w:rsidRPr="00896B36" w:rsidRDefault="00EB5DBC" w:rsidP="00844DA5">
            <w:pPr>
              <w:pStyle w:val="ListBullet"/>
              <w:numPr>
                <w:ilvl w:val="0"/>
                <w:numId w:val="684"/>
              </w:numPr>
              <w:contextualSpacing w:val="0"/>
              <w:rPr>
                <w:rFonts w:asciiTheme="minorHAnsi" w:hAnsiTheme="minorHAnsi" w:cstheme="minorHAnsi"/>
                <w:iCs/>
                <w:lang w:eastAsia="en-IN"/>
              </w:rPr>
            </w:pPr>
            <w:r w:rsidRPr="00896B36">
              <w:rPr>
                <w:rFonts w:asciiTheme="minorHAnsi" w:hAnsiTheme="minorHAnsi" w:cstheme="minorHAnsi"/>
                <w:iCs/>
                <w:lang w:eastAsia="en-IN"/>
              </w:rPr>
              <w:t>A change is reported in Jane’s application.</w:t>
            </w:r>
          </w:p>
          <w:p w14:paraId="238C13F4" w14:textId="77777777" w:rsidR="00EB5DBC" w:rsidRPr="00896B36" w:rsidRDefault="00EB5DBC" w:rsidP="00844DA5">
            <w:pPr>
              <w:pStyle w:val="ListBullet"/>
              <w:numPr>
                <w:ilvl w:val="1"/>
                <w:numId w:val="684"/>
              </w:numPr>
              <w:contextualSpacing w:val="0"/>
              <w:rPr>
                <w:rFonts w:asciiTheme="minorHAnsi" w:hAnsiTheme="minorHAnsi" w:cstheme="minorHAnsi"/>
                <w:iCs/>
                <w:lang w:eastAsia="en-IN"/>
              </w:rPr>
            </w:pPr>
            <w:r w:rsidRPr="00896B36">
              <w:rPr>
                <w:rFonts w:asciiTheme="minorHAnsi" w:hAnsiTheme="minorHAnsi" w:cstheme="minorHAnsi"/>
              </w:rPr>
              <w:t xml:space="preserve">The aid category determined by the system is the </w:t>
            </w:r>
            <w:r w:rsidRPr="00896B36">
              <w:rPr>
                <w:rFonts w:asciiTheme="minorHAnsi" w:hAnsiTheme="minorHAnsi" w:cstheme="minorHAnsi"/>
                <w:iCs/>
                <w:lang w:eastAsia="en-IN"/>
              </w:rPr>
              <w:t xml:space="preserve">aid category </w:t>
            </w:r>
            <w:r w:rsidRPr="00896B36">
              <w:rPr>
                <w:rFonts w:asciiTheme="minorHAnsi" w:hAnsiTheme="minorHAnsi" w:cstheme="minorHAnsi"/>
              </w:rPr>
              <w:t>“50 - CommonHealth Disabled Child”.</w:t>
            </w:r>
          </w:p>
          <w:p w14:paraId="4FE64005" w14:textId="77777777" w:rsidR="00EB5DBC" w:rsidRPr="00896B36" w:rsidRDefault="00EB5DBC" w:rsidP="00844DA5">
            <w:pPr>
              <w:pStyle w:val="ListBullet"/>
              <w:numPr>
                <w:ilvl w:val="1"/>
                <w:numId w:val="684"/>
              </w:numPr>
              <w:contextualSpacing w:val="0"/>
              <w:rPr>
                <w:rFonts w:asciiTheme="minorHAnsi" w:hAnsiTheme="minorHAnsi" w:cstheme="minorHAnsi"/>
                <w:iCs/>
                <w:lang w:eastAsia="en-IN"/>
              </w:rPr>
            </w:pPr>
            <w:r w:rsidRPr="00896B36">
              <w:rPr>
                <w:rFonts w:asciiTheme="minorHAnsi" w:hAnsiTheme="minorHAnsi" w:cstheme="minorHAnsi"/>
                <w:b/>
                <w:iCs/>
                <w:lang w:eastAsia="en-IN"/>
              </w:rPr>
              <w:t xml:space="preserve">The system will assign the aid category “48 - Standard Expansion Children” as the final aid category to Jane. </w:t>
            </w:r>
          </w:p>
          <w:p w14:paraId="4F32EB7D" w14:textId="77777777" w:rsidR="00EB5DBC" w:rsidRPr="00896B36" w:rsidRDefault="00EB5DBC" w:rsidP="00844DA5">
            <w:pPr>
              <w:rPr>
                <w:rFonts w:asciiTheme="minorHAnsi" w:hAnsiTheme="minorHAnsi"/>
                <w:iCs/>
                <w:lang w:eastAsia="en-IN"/>
              </w:rPr>
            </w:pPr>
          </w:p>
          <w:p w14:paraId="6F80F4EC"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2:</w:t>
            </w:r>
            <w:r w:rsidRPr="00896B36">
              <w:rPr>
                <w:rFonts w:asciiTheme="minorHAnsi" w:hAnsiTheme="minorHAnsi"/>
                <w:b/>
                <w:iCs/>
                <w:lang w:eastAsia="en-IN"/>
              </w:rPr>
              <w:t xml:space="preserve"> Member is assigned ‘Children’s established coverage protected aid category’ (Downgrade to lower aid category in different coverage type with multiple eligibilities) </w:t>
            </w:r>
          </w:p>
          <w:p w14:paraId="4140EBC2" w14:textId="77777777" w:rsidR="00EB5DBC" w:rsidRPr="00896B36" w:rsidRDefault="00EB5DBC" w:rsidP="00844DA5">
            <w:pPr>
              <w:pStyle w:val="ListBullet"/>
              <w:numPr>
                <w:ilvl w:val="0"/>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E1: An application exists for Jane such that:</w:t>
            </w:r>
          </w:p>
          <w:p w14:paraId="72A14C36"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Jane has ‘Children’s established coverage’.</w:t>
            </w:r>
          </w:p>
          <w:p w14:paraId="30F5B28C"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The ‘Children’s established coverage protected aid category’ for Jane is “46 - Standard Family”. </w:t>
            </w:r>
          </w:p>
          <w:p w14:paraId="5CCF734F" w14:textId="77777777" w:rsidR="00EB5DBC" w:rsidRPr="00896B36" w:rsidRDefault="00EB5DBC" w:rsidP="00844DA5">
            <w:pPr>
              <w:pStyle w:val="ListBullet"/>
              <w:numPr>
                <w:ilvl w:val="0"/>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E2: A change is reported in Jane’s application:</w:t>
            </w:r>
          </w:p>
          <w:p w14:paraId="1D877E5C"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aid category “48 - Standard Expansion Children”.</w:t>
            </w:r>
          </w:p>
          <w:p w14:paraId="72074F09"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The system will assign the aid category “</w:t>
            </w:r>
            <w:r w:rsidRPr="00896B36">
              <w:rPr>
                <w:rFonts w:asciiTheme="minorHAnsi" w:hAnsiTheme="minorHAnsi" w:cstheme="minorHAnsi"/>
              </w:rPr>
              <w:t>48 - Standard Expansion Children</w:t>
            </w:r>
            <w:r w:rsidRPr="00896B36">
              <w:rPr>
                <w:rFonts w:asciiTheme="minorHAnsi" w:hAnsiTheme="minorHAnsi" w:cstheme="minorHAnsi"/>
                <w:iCs/>
                <w:lang w:eastAsia="en-IN"/>
              </w:rPr>
              <w:t xml:space="preserve">” as the final aid category to Jane. </w:t>
            </w:r>
          </w:p>
          <w:p w14:paraId="1D6FEE47" w14:textId="77777777" w:rsidR="00EB5DBC" w:rsidRPr="00896B36" w:rsidRDefault="00EB5DBC" w:rsidP="00844DA5">
            <w:pPr>
              <w:pStyle w:val="ListBullet"/>
              <w:numPr>
                <w:ilvl w:val="0"/>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E3: A change is reported in Jane’s application again such that:</w:t>
            </w:r>
          </w:p>
          <w:p w14:paraId="6A14E3BF"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the aid category “AX - Limited”.</w:t>
            </w:r>
          </w:p>
          <w:p w14:paraId="3E71FAF1"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b/>
                <w:iCs/>
                <w:lang w:eastAsia="en-IN"/>
              </w:rPr>
              <w:t xml:space="preserve">The system will assign the aid category “46 - Standard Family” as the final aid category to Jane. </w:t>
            </w:r>
          </w:p>
          <w:p w14:paraId="35B4C040" w14:textId="77777777" w:rsidR="00EB5DBC" w:rsidRPr="00896B36" w:rsidRDefault="00EB5DBC" w:rsidP="00844DA5">
            <w:pPr>
              <w:rPr>
                <w:rFonts w:asciiTheme="minorHAnsi" w:hAnsiTheme="minorHAnsi"/>
                <w:iCs/>
                <w:lang w:eastAsia="en-IN"/>
              </w:rPr>
            </w:pPr>
          </w:p>
          <w:p w14:paraId="724022C6"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3:</w:t>
            </w:r>
            <w:r w:rsidRPr="00896B36">
              <w:rPr>
                <w:rFonts w:asciiTheme="minorHAnsi" w:hAnsiTheme="minorHAnsi"/>
                <w:b/>
                <w:iCs/>
                <w:lang w:eastAsia="en-IN"/>
              </w:rPr>
              <w:t xml:space="preserve"> Member is assigned ‘Children’s established coverage protected aid category’ (The system did not determine any aid category).</w:t>
            </w:r>
          </w:p>
          <w:p w14:paraId="218309BB" w14:textId="77777777" w:rsidR="00EB5DBC" w:rsidRPr="00896B36" w:rsidRDefault="00EB5DBC" w:rsidP="00844DA5">
            <w:pPr>
              <w:pStyle w:val="ListBullet"/>
              <w:numPr>
                <w:ilvl w:val="0"/>
                <w:numId w:val="683"/>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w:t>
            </w:r>
          </w:p>
          <w:p w14:paraId="3B1911E4" w14:textId="77777777" w:rsidR="00EB5DBC" w:rsidRPr="00896B36" w:rsidRDefault="00EB5DBC" w:rsidP="00844DA5">
            <w:pPr>
              <w:pStyle w:val="ListBullet"/>
              <w:numPr>
                <w:ilvl w:val="1"/>
                <w:numId w:val="683"/>
              </w:numPr>
              <w:contextualSpacing w:val="0"/>
              <w:rPr>
                <w:rFonts w:asciiTheme="minorHAnsi" w:hAnsiTheme="minorHAnsi" w:cstheme="minorHAnsi"/>
                <w:iCs/>
                <w:lang w:eastAsia="en-IN"/>
              </w:rPr>
            </w:pPr>
            <w:r w:rsidRPr="00896B36">
              <w:rPr>
                <w:rFonts w:asciiTheme="minorHAnsi" w:hAnsiTheme="minorHAnsi" w:cstheme="minorHAnsi"/>
                <w:iCs/>
                <w:lang w:eastAsia="en-IN"/>
              </w:rPr>
              <w:t>Jane has ‘Children’s established coverage’.</w:t>
            </w:r>
          </w:p>
          <w:p w14:paraId="4BD03231" w14:textId="77777777" w:rsidR="00EB5DBC" w:rsidRPr="00896B36" w:rsidRDefault="00EB5DBC" w:rsidP="00844DA5">
            <w:pPr>
              <w:pStyle w:val="ListBullet"/>
              <w:numPr>
                <w:ilvl w:val="1"/>
                <w:numId w:val="683"/>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The ‘Children’s established coverage protected aid category’ for Jane is “40 - Standard Family”. </w:t>
            </w:r>
          </w:p>
          <w:p w14:paraId="0D225DE4" w14:textId="77777777" w:rsidR="00EB5DBC" w:rsidRPr="00896B36" w:rsidRDefault="00EB5DBC" w:rsidP="00844DA5">
            <w:pPr>
              <w:pStyle w:val="ListBullet"/>
              <w:numPr>
                <w:ilvl w:val="0"/>
                <w:numId w:val="683"/>
              </w:numPr>
              <w:contextualSpacing w:val="0"/>
              <w:rPr>
                <w:rFonts w:asciiTheme="minorHAnsi" w:hAnsiTheme="minorHAnsi" w:cstheme="minorHAnsi"/>
                <w:iCs/>
                <w:lang w:eastAsia="en-IN"/>
              </w:rPr>
            </w:pPr>
            <w:r w:rsidRPr="00896B36">
              <w:rPr>
                <w:rFonts w:asciiTheme="minorHAnsi" w:hAnsiTheme="minorHAnsi" w:cstheme="minorHAnsi"/>
                <w:iCs/>
                <w:lang w:eastAsia="en-IN"/>
              </w:rPr>
              <w:t>A change is reported in Jane’s application such that:</w:t>
            </w:r>
          </w:p>
          <w:p w14:paraId="7A78B05E" w14:textId="77777777" w:rsidR="00EB5DBC" w:rsidRPr="00896B36" w:rsidRDefault="00EB5DBC" w:rsidP="00844DA5">
            <w:pPr>
              <w:pStyle w:val="ListBullet"/>
              <w:numPr>
                <w:ilvl w:val="1"/>
                <w:numId w:val="683"/>
              </w:numPr>
              <w:contextualSpacing w:val="0"/>
              <w:rPr>
                <w:rFonts w:asciiTheme="minorHAnsi" w:hAnsiTheme="minorHAnsi" w:cstheme="minorHAnsi"/>
                <w:iCs/>
                <w:lang w:eastAsia="en-IN"/>
              </w:rPr>
            </w:pPr>
            <w:r w:rsidRPr="00896B36">
              <w:rPr>
                <w:rFonts w:asciiTheme="minorHAnsi" w:hAnsiTheme="minorHAnsi" w:cstheme="minorHAnsi"/>
                <w:iCs/>
                <w:lang w:eastAsia="en-IN"/>
              </w:rPr>
              <w:lastRenderedPageBreak/>
              <w:t xml:space="preserve">The system did not determine any aid category for Jane.  </w:t>
            </w:r>
          </w:p>
          <w:p w14:paraId="0312FD5D" w14:textId="77777777" w:rsidR="00EB5DBC" w:rsidRPr="00896B36" w:rsidRDefault="00EB5DBC" w:rsidP="00844DA5">
            <w:pPr>
              <w:pStyle w:val="ListBullet"/>
              <w:numPr>
                <w:ilvl w:val="1"/>
                <w:numId w:val="683"/>
              </w:numPr>
              <w:contextualSpacing w:val="0"/>
              <w:rPr>
                <w:rFonts w:asciiTheme="minorHAnsi" w:hAnsiTheme="minorHAnsi" w:cstheme="minorHAnsi"/>
                <w:iCs/>
                <w:lang w:eastAsia="en-IN"/>
              </w:rPr>
            </w:pPr>
            <w:r w:rsidRPr="00896B36">
              <w:rPr>
                <w:rFonts w:asciiTheme="minorHAnsi" w:hAnsiTheme="minorHAnsi" w:cstheme="minorHAnsi"/>
                <w:b/>
                <w:iCs/>
                <w:lang w:eastAsia="en-IN"/>
              </w:rPr>
              <w:t xml:space="preserve">The system will assign the aid category “40 - Standard Family” as the final aid category to Jane. </w:t>
            </w:r>
          </w:p>
          <w:p w14:paraId="0A8E8BF7"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4:</w:t>
            </w:r>
            <w:r w:rsidRPr="00896B36">
              <w:rPr>
                <w:rFonts w:asciiTheme="minorHAnsi" w:hAnsiTheme="minorHAnsi"/>
                <w:b/>
                <w:iCs/>
                <w:lang w:eastAsia="en-IN"/>
              </w:rPr>
              <w:t xml:space="preserve"> Member is assigned ‘Children’s established coverage protected aid category’ (The system did not determine any aid category due to the application of closure reason).</w:t>
            </w:r>
          </w:p>
          <w:p w14:paraId="199C3889" w14:textId="77777777" w:rsidR="00EB5DBC" w:rsidRPr="00896B36" w:rsidRDefault="00EB5DBC" w:rsidP="00844DA5">
            <w:pPr>
              <w:pStyle w:val="ListBullet"/>
              <w:numPr>
                <w:ilvl w:val="0"/>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E1: An application exists for Jane such that:</w:t>
            </w:r>
          </w:p>
          <w:p w14:paraId="193193EA"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Jane has ‘Children’s established coverage’</w:t>
            </w:r>
          </w:p>
          <w:p w14:paraId="1E042C6C"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The ‘Children’s established coverage protected aid category’ for Jane is “40 - Standard Family”. </w:t>
            </w:r>
          </w:p>
          <w:p w14:paraId="2128F41B" w14:textId="77777777" w:rsidR="00EB5DBC" w:rsidRPr="00896B36" w:rsidRDefault="00EB5DBC" w:rsidP="00844DA5">
            <w:pPr>
              <w:pStyle w:val="ListBullet"/>
              <w:numPr>
                <w:ilvl w:val="0"/>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E2: A change is reported in Jane’s application:</w:t>
            </w:r>
          </w:p>
          <w:p w14:paraId="3B2968DE"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aid category “48 - Standard Expansion Children”.</w:t>
            </w:r>
          </w:p>
          <w:p w14:paraId="3EA8DF8F"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The system will assign the aid category “</w:t>
            </w:r>
            <w:r w:rsidRPr="00896B36">
              <w:rPr>
                <w:rFonts w:asciiTheme="minorHAnsi" w:hAnsiTheme="minorHAnsi" w:cstheme="minorHAnsi"/>
              </w:rPr>
              <w:t>48 - Standard Expansion Children</w:t>
            </w:r>
            <w:r w:rsidRPr="00896B36">
              <w:rPr>
                <w:rFonts w:asciiTheme="minorHAnsi" w:hAnsiTheme="minorHAnsi" w:cstheme="minorHAnsi"/>
                <w:iCs/>
                <w:lang w:eastAsia="en-IN"/>
              </w:rPr>
              <w:t xml:space="preserve">” as the final aid category to Jane. </w:t>
            </w:r>
          </w:p>
          <w:p w14:paraId="6F953714" w14:textId="77777777" w:rsidR="00EB5DBC" w:rsidRPr="00896B36" w:rsidRDefault="00EB5DBC" w:rsidP="00844DA5">
            <w:pPr>
              <w:pStyle w:val="ListBullet"/>
              <w:numPr>
                <w:ilvl w:val="0"/>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E3: An agent portal user applies closure reason ‘50- Whereabouts unknown’ on Jane via the administrative closing screen:</w:t>
            </w:r>
          </w:p>
          <w:p w14:paraId="4A6EFB11"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The system did not determine any aid category for Jane as closure reason 50 is applied.  </w:t>
            </w:r>
          </w:p>
          <w:p w14:paraId="1EA29E4F"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b/>
                <w:iCs/>
                <w:lang w:eastAsia="en-IN"/>
              </w:rPr>
              <w:t xml:space="preserve">The system will assign the aid category “40 - Standard Family” as the final aid category to Jane. </w:t>
            </w:r>
          </w:p>
          <w:p w14:paraId="5F9FFC16" w14:textId="77777777" w:rsidR="00EB5DBC" w:rsidRPr="00896B36" w:rsidRDefault="00EB5DBC" w:rsidP="00844DA5">
            <w:pPr>
              <w:rPr>
                <w:rFonts w:asciiTheme="minorHAnsi" w:hAnsiTheme="minorHAnsi"/>
                <w:b/>
                <w:bCs/>
              </w:rPr>
            </w:pPr>
          </w:p>
          <w:p w14:paraId="1796CB76" w14:textId="77777777" w:rsidR="00EB5DBC" w:rsidRPr="00896B36" w:rsidRDefault="00EB5DBC" w:rsidP="00844DA5">
            <w:pPr>
              <w:rPr>
                <w:rFonts w:asciiTheme="minorHAnsi" w:hAnsiTheme="minorHAnsi"/>
                <w:b/>
                <w:color w:val="000000"/>
              </w:rPr>
            </w:pPr>
            <w:r w:rsidRPr="00896B36">
              <w:rPr>
                <w:rFonts w:asciiTheme="minorHAnsi" w:hAnsiTheme="minorHAnsi"/>
                <w:b/>
                <w:bCs/>
              </w:rPr>
              <w:t>Example 4</w:t>
            </w:r>
            <w:r w:rsidRPr="00896B36">
              <w:rPr>
                <w:rFonts w:asciiTheme="minorHAnsi" w:hAnsiTheme="minorHAnsi"/>
                <w:b/>
              </w:rPr>
              <w:t xml:space="preserve">: </w:t>
            </w:r>
            <w:r w:rsidRPr="00896B36">
              <w:rPr>
                <w:rFonts w:asciiTheme="minorHAnsi" w:hAnsiTheme="minorHAnsi"/>
                <w:b/>
                <w:iCs/>
                <w:lang w:eastAsia="en-IN"/>
              </w:rPr>
              <w:t xml:space="preserve">Member is assigned the aid category highest in the hierarchy when the member has multiple established coverage protected aid categories. </w:t>
            </w:r>
          </w:p>
          <w:p w14:paraId="0F081DD3" w14:textId="77777777" w:rsidR="00EB5DBC" w:rsidRPr="00896B36" w:rsidRDefault="00EB5DBC" w:rsidP="00844DA5">
            <w:pPr>
              <w:pStyle w:val="ListParagraph"/>
              <w:numPr>
                <w:ilvl w:val="0"/>
                <w:numId w:val="654"/>
              </w:numPr>
              <w:contextualSpacing w:val="0"/>
              <w:rPr>
                <w:rFonts w:asciiTheme="minorHAnsi" w:hAnsiTheme="minorHAnsi"/>
              </w:rPr>
            </w:pPr>
            <w:r w:rsidRPr="00896B36">
              <w:rPr>
                <w:rFonts w:asciiTheme="minorHAnsi" w:hAnsiTheme="minorHAnsi"/>
              </w:rPr>
              <w:t>Jane has the following established coverages:</w:t>
            </w:r>
          </w:p>
          <w:p w14:paraId="456CE4B8" w14:textId="77777777" w:rsidR="00EB5DBC" w:rsidRPr="00896B36" w:rsidRDefault="00EB5DBC" w:rsidP="00844DA5">
            <w:pPr>
              <w:pStyle w:val="ListParagraph"/>
              <w:numPr>
                <w:ilvl w:val="1"/>
                <w:numId w:val="654"/>
              </w:numPr>
              <w:contextualSpacing w:val="0"/>
              <w:rPr>
                <w:rFonts w:asciiTheme="minorHAnsi" w:hAnsiTheme="minorHAnsi"/>
              </w:rPr>
            </w:pPr>
            <w:r w:rsidRPr="00896B36">
              <w:rPr>
                <w:rFonts w:asciiTheme="minorHAnsi" w:hAnsiTheme="minorHAnsi"/>
              </w:rPr>
              <w:t xml:space="preserve">Children’s established coverage and aid category “40 - Standard Family” as the established coverage protected aid category for children. </w:t>
            </w:r>
          </w:p>
          <w:p w14:paraId="7D8F421A" w14:textId="77777777" w:rsidR="00EB5DBC" w:rsidRPr="00896B36" w:rsidRDefault="00EB5DBC" w:rsidP="00844DA5">
            <w:pPr>
              <w:pStyle w:val="ListParagraph"/>
              <w:numPr>
                <w:ilvl w:val="1"/>
                <w:numId w:val="654"/>
              </w:numPr>
              <w:contextualSpacing w:val="0"/>
              <w:rPr>
                <w:rFonts w:asciiTheme="minorHAnsi" w:hAnsiTheme="minorHAnsi"/>
              </w:rPr>
            </w:pPr>
            <w:r w:rsidRPr="00896B36">
              <w:rPr>
                <w:rFonts w:asciiTheme="minorHAnsi" w:hAnsiTheme="minorHAnsi"/>
              </w:rPr>
              <w:t>Homeless established coverage and aid category “</w:t>
            </w:r>
            <w:r w:rsidRPr="00896B36">
              <w:rPr>
                <w:rFonts w:asciiTheme="minorHAnsi" w:hAnsiTheme="minorHAnsi"/>
                <w:iCs/>
                <w:lang w:eastAsia="en-IN"/>
              </w:rPr>
              <w:t>18 - Standard Family</w:t>
            </w:r>
            <w:r w:rsidRPr="00896B36">
              <w:rPr>
                <w:rFonts w:asciiTheme="minorHAnsi" w:hAnsiTheme="minorHAnsi"/>
              </w:rPr>
              <w:t xml:space="preserve">” as the established coverage protected aid category for homeless. </w:t>
            </w:r>
          </w:p>
          <w:p w14:paraId="7BE7E8C9" w14:textId="77777777" w:rsidR="00EB5DBC" w:rsidRPr="00896B36" w:rsidRDefault="00EB5DBC" w:rsidP="00844DA5">
            <w:pPr>
              <w:pStyle w:val="ListParagraph"/>
              <w:numPr>
                <w:ilvl w:val="0"/>
                <w:numId w:val="654"/>
              </w:numPr>
              <w:contextualSpacing w:val="0"/>
              <w:rPr>
                <w:rFonts w:asciiTheme="minorHAnsi" w:hAnsiTheme="minorHAnsi"/>
              </w:rPr>
            </w:pPr>
            <w:r w:rsidRPr="00896B36">
              <w:rPr>
                <w:rFonts w:asciiTheme="minorHAnsi" w:hAnsiTheme="minorHAnsi"/>
                <w:iCs/>
                <w:lang w:eastAsia="en-IN"/>
              </w:rPr>
              <w:t>A change is reported in Jane’s application such that:</w:t>
            </w:r>
          </w:p>
          <w:p w14:paraId="0ADA6547" w14:textId="77777777" w:rsidR="00EB5DBC" w:rsidRPr="00896B36" w:rsidRDefault="00EB5DBC" w:rsidP="00844DA5">
            <w:pPr>
              <w:pStyle w:val="ListBullet"/>
              <w:numPr>
                <w:ilvl w:val="1"/>
                <w:numId w:val="654"/>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The system did not determine any aid category for Jane.  </w:t>
            </w:r>
          </w:p>
          <w:p w14:paraId="776C0AD0" w14:textId="77777777" w:rsidR="00EB5DBC" w:rsidRPr="00896B36" w:rsidRDefault="00EB5DBC" w:rsidP="00844DA5">
            <w:pPr>
              <w:pStyle w:val="ListBullet"/>
              <w:numPr>
                <w:ilvl w:val="1"/>
                <w:numId w:val="654"/>
              </w:numPr>
              <w:contextualSpacing w:val="0"/>
              <w:rPr>
                <w:rFonts w:asciiTheme="minorHAnsi" w:hAnsiTheme="minorHAnsi" w:cstheme="minorHAnsi"/>
                <w:b/>
                <w:iCs/>
                <w:lang w:eastAsia="en-IN"/>
              </w:rPr>
            </w:pPr>
            <w:r w:rsidRPr="00896B36">
              <w:rPr>
                <w:rFonts w:asciiTheme="minorHAnsi" w:hAnsiTheme="minorHAnsi" w:cstheme="minorHAnsi"/>
                <w:b/>
                <w:iCs/>
                <w:lang w:eastAsia="en-IN"/>
              </w:rPr>
              <w:t>The system will assign the aid category ‘</w:t>
            </w:r>
            <w:r w:rsidRPr="00896B36">
              <w:rPr>
                <w:rFonts w:asciiTheme="minorHAnsi" w:hAnsiTheme="minorHAnsi" w:cstheme="minorHAnsi"/>
                <w:b/>
              </w:rPr>
              <w:t>40 - Standard Family</w:t>
            </w:r>
            <w:r w:rsidRPr="00896B36">
              <w:rPr>
                <w:rFonts w:asciiTheme="minorHAnsi" w:hAnsiTheme="minorHAnsi" w:cstheme="minorHAnsi"/>
                <w:b/>
                <w:iCs/>
                <w:lang w:eastAsia="en-IN"/>
              </w:rPr>
              <w:t xml:space="preserve">’ as the final aid category to Jane. </w:t>
            </w:r>
          </w:p>
          <w:p w14:paraId="06E7CC58" w14:textId="77777777" w:rsidR="00EB5DBC" w:rsidRPr="00896B36" w:rsidRDefault="00EB5DBC" w:rsidP="00844DA5">
            <w:pPr>
              <w:pStyle w:val="ListBullet"/>
              <w:numPr>
                <w:ilvl w:val="0"/>
                <w:numId w:val="0"/>
              </w:numPr>
              <w:ind w:left="270" w:hanging="270"/>
              <w:rPr>
                <w:rFonts w:asciiTheme="minorHAnsi" w:hAnsiTheme="minorHAnsi" w:cstheme="minorHAnsi"/>
                <w:iCs/>
                <w:lang w:eastAsia="en-IN"/>
              </w:rPr>
            </w:pPr>
          </w:p>
        </w:tc>
      </w:tr>
      <w:tr w:rsidR="00EB5DBC" w:rsidRPr="00896B36" w14:paraId="09BBE606" w14:textId="77777777" w:rsidTr="00844DA5">
        <w:trPr>
          <w:trHeight w:val="350"/>
        </w:trPr>
        <w:tc>
          <w:tcPr>
            <w:tcW w:w="1957" w:type="dxa"/>
            <w:shd w:val="clear" w:color="auto" w:fill="FFFFFF" w:themeFill="background1"/>
            <w:vAlign w:val="center"/>
          </w:tcPr>
          <w:p w14:paraId="0EC0F3D8"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CCE.PCS.01.008</w:t>
            </w:r>
          </w:p>
        </w:tc>
        <w:tc>
          <w:tcPr>
            <w:tcW w:w="7313" w:type="dxa"/>
            <w:shd w:val="clear" w:color="auto" w:fill="FFFFFF" w:themeFill="background1"/>
          </w:tcPr>
          <w:p w14:paraId="1B576C94" w14:textId="77777777" w:rsidR="00EB5DBC" w:rsidRPr="00896B36" w:rsidRDefault="00EB5DBC" w:rsidP="00844DA5">
            <w:pPr>
              <w:spacing w:line="252" w:lineRule="auto"/>
              <w:rPr>
                <w:rFonts w:asciiTheme="minorHAnsi" w:hAnsiTheme="minorHAnsi"/>
              </w:rPr>
            </w:pPr>
            <w:r w:rsidRPr="00896B36">
              <w:rPr>
                <w:rFonts w:asciiTheme="minorHAnsi" w:hAnsiTheme="minorHAnsi"/>
              </w:rPr>
              <w:t xml:space="preserve">The ‘Continuous Medicaid Eligibility for Children’ expiration batch shall re-determine the latest year eligibility when the current date is greater than the end date for continuous Medicaid eligibility for children. </w:t>
            </w:r>
          </w:p>
          <w:p w14:paraId="03ED2BB5" w14:textId="77777777" w:rsidR="00EB5DBC" w:rsidRPr="00896B36" w:rsidRDefault="00EB5DBC" w:rsidP="00844DA5">
            <w:pPr>
              <w:spacing w:line="252" w:lineRule="auto"/>
              <w:rPr>
                <w:rFonts w:asciiTheme="minorHAnsi" w:hAnsiTheme="minorHAnsi"/>
              </w:rPr>
            </w:pPr>
          </w:p>
          <w:p w14:paraId="3CB26C3C" w14:textId="77777777" w:rsidR="00EB5DBC" w:rsidRPr="00896B36" w:rsidRDefault="00EB5DBC" w:rsidP="00844DA5">
            <w:pPr>
              <w:rPr>
                <w:rFonts w:asciiTheme="minorHAnsi" w:hAnsiTheme="minorHAnsi"/>
              </w:rPr>
            </w:pPr>
            <w:r w:rsidRPr="00896B36">
              <w:rPr>
                <w:rFonts w:asciiTheme="minorHAnsi" w:hAnsiTheme="minorHAnsi"/>
                <w:b/>
                <w:bCs/>
              </w:rPr>
              <w:t>Note:</w:t>
            </w:r>
            <w:r w:rsidRPr="00896B36">
              <w:rPr>
                <w:rFonts w:asciiTheme="minorHAnsi" w:hAnsiTheme="minorHAnsi"/>
              </w:rPr>
              <w:t xml:space="preserve"> The system shall re-determine both the current year and renewal year eligibilities if the renewal year eligibility exists.</w:t>
            </w:r>
          </w:p>
          <w:p w14:paraId="23EF1D74" w14:textId="77777777" w:rsidR="00EB5DBC" w:rsidRPr="00896B36" w:rsidRDefault="00EB5DBC" w:rsidP="00844DA5">
            <w:pPr>
              <w:spacing w:line="252" w:lineRule="auto"/>
              <w:rPr>
                <w:rFonts w:asciiTheme="minorHAnsi" w:hAnsiTheme="minorHAnsi"/>
              </w:rPr>
            </w:pPr>
          </w:p>
          <w:p w14:paraId="2749B4F2" w14:textId="77777777" w:rsidR="00EB5DBC" w:rsidRPr="00896B36" w:rsidRDefault="00EB5DBC" w:rsidP="00844DA5">
            <w:pPr>
              <w:pStyle w:val="ListBullet"/>
              <w:numPr>
                <w:ilvl w:val="0"/>
                <w:numId w:val="0"/>
              </w:numPr>
              <w:ind w:left="270" w:hanging="270"/>
              <w:rPr>
                <w:rFonts w:asciiTheme="minorHAnsi" w:hAnsiTheme="minorHAnsi" w:cstheme="minorHAnsi"/>
                <w:b/>
              </w:rPr>
            </w:pPr>
            <w:r w:rsidRPr="00896B36">
              <w:rPr>
                <w:rFonts w:asciiTheme="minorHAnsi" w:hAnsiTheme="minorHAnsi" w:cstheme="minorHAnsi"/>
                <w:b/>
                <w:bCs/>
              </w:rPr>
              <w:t>Example 1</w:t>
            </w:r>
            <w:r w:rsidRPr="00896B36">
              <w:rPr>
                <w:rFonts w:asciiTheme="minorHAnsi" w:hAnsiTheme="minorHAnsi" w:cstheme="minorHAnsi"/>
                <w:b/>
              </w:rPr>
              <w:t>: The system removes ‘Children’s established coverage’ when the ‘Continuous Medicaid Eligibility for Children’ expiration batch process runs:</w:t>
            </w:r>
          </w:p>
          <w:p w14:paraId="51AF7E88" w14:textId="77777777" w:rsidR="00EB5DBC" w:rsidRPr="00896B36" w:rsidRDefault="00EB5DBC" w:rsidP="00844DA5">
            <w:pPr>
              <w:pStyle w:val="ListBullet"/>
              <w:numPr>
                <w:ilvl w:val="0"/>
                <w:numId w:val="678"/>
              </w:numPr>
              <w:contextualSpacing w:val="0"/>
              <w:rPr>
                <w:rFonts w:asciiTheme="minorHAnsi" w:hAnsiTheme="minorHAnsi" w:cstheme="minorHAnsi"/>
                <w:iCs/>
                <w:lang w:eastAsia="en-IN"/>
              </w:rPr>
            </w:pPr>
            <w:r w:rsidRPr="00896B36">
              <w:rPr>
                <w:rFonts w:asciiTheme="minorHAnsi" w:hAnsiTheme="minorHAnsi" w:cstheme="minorHAnsi"/>
                <w:iCs/>
                <w:lang w:eastAsia="en-IN"/>
              </w:rPr>
              <w:t>On March 12, 2023, Jane (Age 18 years) has ‘Children’s established coverage’ until April 30, 2024.</w:t>
            </w:r>
          </w:p>
          <w:p w14:paraId="54960058" w14:textId="77777777" w:rsidR="00EB5DBC" w:rsidRPr="00896B36" w:rsidRDefault="00EB5DBC" w:rsidP="00844DA5">
            <w:pPr>
              <w:pStyle w:val="ListBullet"/>
              <w:numPr>
                <w:ilvl w:val="0"/>
                <w:numId w:val="678"/>
              </w:numPr>
              <w:contextualSpacing w:val="0"/>
              <w:rPr>
                <w:rFonts w:asciiTheme="minorHAnsi" w:hAnsiTheme="minorHAnsi" w:cstheme="minorHAnsi"/>
                <w:iCs/>
                <w:lang w:eastAsia="en-IN"/>
              </w:rPr>
            </w:pPr>
            <w:r w:rsidRPr="00896B36">
              <w:rPr>
                <w:rFonts w:asciiTheme="minorHAnsi" w:hAnsiTheme="minorHAnsi" w:cstheme="minorHAnsi"/>
                <w:iCs/>
                <w:lang w:eastAsia="en-IN"/>
              </w:rPr>
              <w:t>On May 01, 2024, the ‘</w:t>
            </w:r>
            <w:r w:rsidRPr="00896B36">
              <w:rPr>
                <w:rFonts w:asciiTheme="minorHAnsi" w:hAnsiTheme="minorHAnsi" w:cstheme="minorHAnsi"/>
              </w:rPr>
              <w:t>Continuous Medicaid Eligibility for Children’ expiration batch process runs and picks up Jane’s application</w:t>
            </w:r>
            <w:r w:rsidRPr="00896B36">
              <w:rPr>
                <w:rFonts w:asciiTheme="minorHAnsi" w:hAnsiTheme="minorHAnsi" w:cstheme="minorHAnsi"/>
                <w:iCs/>
                <w:lang w:eastAsia="en-IN"/>
              </w:rPr>
              <w:t>.</w:t>
            </w:r>
          </w:p>
          <w:p w14:paraId="1998211D" w14:textId="77777777" w:rsidR="00EB5DBC" w:rsidRPr="00896B36" w:rsidRDefault="00EB5DBC" w:rsidP="00844DA5">
            <w:pPr>
              <w:pStyle w:val="ListBullet"/>
              <w:numPr>
                <w:ilvl w:val="0"/>
                <w:numId w:val="678"/>
              </w:numPr>
              <w:contextualSpacing w:val="0"/>
              <w:rPr>
                <w:rFonts w:asciiTheme="minorHAnsi" w:hAnsiTheme="minorHAnsi" w:cstheme="minorHAnsi"/>
                <w:b/>
                <w:iCs/>
                <w:lang w:eastAsia="en-IN"/>
              </w:rPr>
            </w:pPr>
            <w:r w:rsidRPr="00896B36">
              <w:rPr>
                <w:rFonts w:asciiTheme="minorHAnsi" w:hAnsiTheme="minorHAnsi" w:cstheme="minorHAnsi"/>
                <w:b/>
                <w:iCs/>
                <w:lang w:eastAsia="en-IN"/>
              </w:rPr>
              <w:t>The system re-determines the eligibility and removes Jane’s ‘Children’s established coverage’ and ‘</w:t>
            </w:r>
            <w:r w:rsidRPr="00896B36">
              <w:rPr>
                <w:rFonts w:asciiTheme="minorHAnsi" w:hAnsiTheme="minorHAnsi" w:cstheme="minorHAnsi"/>
                <w:b/>
              </w:rPr>
              <w:t>Continuous Medicaid Eligibility for Children’.</w:t>
            </w:r>
          </w:p>
          <w:p w14:paraId="7C3B13A6" w14:textId="77777777" w:rsidR="00EB5DBC" w:rsidRPr="00896B36" w:rsidRDefault="00EB5DBC" w:rsidP="00844DA5">
            <w:pPr>
              <w:rPr>
                <w:rFonts w:asciiTheme="minorHAnsi" w:hAnsiTheme="minorHAnsi"/>
              </w:rPr>
            </w:pPr>
          </w:p>
          <w:p w14:paraId="016DB767" w14:textId="77777777" w:rsidR="00EB5DBC" w:rsidRPr="00896B36" w:rsidRDefault="00EB5DBC" w:rsidP="00844DA5">
            <w:pPr>
              <w:rPr>
                <w:rFonts w:asciiTheme="minorHAnsi" w:hAnsiTheme="minorHAnsi"/>
                <w:b/>
              </w:rPr>
            </w:pPr>
            <w:r w:rsidRPr="00896B36">
              <w:rPr>
                <w:rFonts w:asciiTheme="minorHAnsi" w:hAnsiTheme="minorHAnsi"/>
                <w:b/>
              </w:rPr>
              <w:t xml:space="preserve">Example 2: The system re-establishes the Children’s established coverage with program determination date as the start date for ‘Children’s established coverage’. </w:t>
            </w:r>
          </w:p>
          <w:p w14:paraId="692193B4" w14:textId="77777777" w:rsidR="00EB5DBC" w:rsidRPr="00896B36" w:rsidRDefault="00EB5DBC" w:rsidP="00844DA5">
            <w:pPr>
              <w:rPr>
                <w:rFonts w:asciiTheme="minorHAnsi" w:hAnsiTheme="minorHAnsi"/>
              </w:rPr>
            </w:pPr>
          </w:p>
          <w:p w14:paraId="482C3D74" w14:textId="77777777" w:rsidR="00EB5DBC" w:rsidRPr="00896B36" w:rsidRDefault="00EB5DBC" w:rsidP="00844DA5">
            <w:pPr>
              <w:pStyle w:val="ListParagraph"/>
              <w:numPr>
                <w:ilvl w:val="0"/>
                <w:numId w:val="627"/>
              </w:numPr>
              <w:contextualSpacing w:val="0"/>
              <w:rPr>
                <w:rFonts w:asciiTheme="minorHAnsi" w:hAnsiTheme="minorHAnsi"/>
              </w:rPr>
            </w:pPr>
            <w:r w:rsidRPr="00896B36">
              <w:rPr>
                <w:rFonts w:asciiTheme="minorHAnsi" w:hAnsiTheme="minorHAnsi"/>
              </w:rPr>
              <w:t>An application exists for Jane such that:</w:t>
            </w:r>
          </w:p>
          <w:p w14:paraId="643E6102" w14:textId="77777777" w:rsidR="00EB5DBC" w:rsidRPr="00896B36" w:rsidRDefault="00EB5DBC" w:rsidP="00844DA5">
            <w:pPr>
              <w:pStyle w:val="ListParagraph"/>
              <w:numPr>
                <w:ilvl w:val="1"/>
                <w:numId w:val="627"/>
              </w:numPr>
              <w:contextualSpacing w:val="0"/>
              <w:rPr>
                <w:rFonts w:asciiTheme="minorHAnsi" w:hAnsiTheme="minorHAnsi"/>
              </w:rPr>
            </w:pPr>
            <w:r w:rsidRPr="00896B36">
              <w:rPr>
                <w:rFonts w:asciiTheme="minorHAnsi" w:hAnsiTheme="minorHAnsi"/>
              </w:rPr>
              <w:t>Jane has continuous Medicaid eligibility for children until October 31, 2023.</w:t>
            </w:r>
          </w:p>
          <w:p w14:paraId="481C69B6" w14:textId="77777777" w:rsidR="00EB5DBC" w:rsidRPr="00896B36" w:rsidRDefault="00EB5DBC" w:rsidP="00844DA5">
            <w:pPr>
              <w:pStyle w:val="ListParagraph"/>
              <w:numPr>
                <w:ilvl w:val="1"/>
                <w:numId w:val="627"/>
              </w:numPr>
              <w:contextualSpacing w:val="0"/>
              <w:rPr>
                <w:rFonts w:asciiTheme="minorHAnsi" w:hAnsiTheme="minorHAnsi"/>
              </w:rPr>
            </w:pPr>
            <w:r w:rsidRPr="00896B36">
              <w:rPr>
                <w:rFonts w:asciiTheme="minorHAnsi" w:hAnsiTheme="minorHAnsi"/>
              </w:rPr>
              <w:t>Children’s established coverage protected aid category for Jane is ‘48 - Standard Expansion Children’ (Medicaid Standard coverage).</w:t>
            </w:r>
          </w:p>
          <w:p w14:paraId="051038BF" w14:textId="77777777" w:rsidR="00EB5DBC" w:rsidRPr="00896B36" w:rsidRDefault="00EB5DBC" w:rsidP="00844DA5">
            <w:pPr>
              <w:pStyle w:val="ListParagraph"/>
              <w:numPr>
                <w:ilvl w:val="0"/>
                <w:numId w:val="627"/>
              </w:numPr>
              <w:contextualSpacing w:val="0"/>
              <w:rPr>
                <w:rFonts w:asciiTheme="minorHAnsi" w:hAnsiTheme="minorHAnsi"/>
              </w:rPr>
            </w:pPr>
            <w:r w:rsidRPr="00896B36">
              <w:rPr>
                <w:rFonts w:asciiTheme="minorHAnsi" w:hAnsiTheme="minorHAnsi"/>
              </w:rPr>
              <w:t>On July 05, 2023, Jane’s application is selected for Medicaid renewals.</w:t>
            </w:r>
          </w:p>
          <w:p w14:paraId="5A5DB1C1" w14:textId="77777777" w:rsidR="00EB5DBC" w:rsidRPr="00896B36" w:rsidRDefault="00EB5DBC" w:rsidP="00844DA5">
            <w:pPr>
              <w:pStyle w:val="ListParagraph"/>
              <w:numPr>
                <w:ilvl w:val="1"/>
                <w:numId w:val="627"/>
              </w:numPr>
              <w:contextualSpacing w:val="0"/>
              <w:rPr>
                <w:rFonts w:asciiTheme="minorHAnsi" w:hAnsiTheme="minorHAnsi"/>
              </w:rPr>
            </w:pPr>
            <w:r w:rsidRPr="00896B36">
              <w:rPr>
                <w:rFonts w:asciiTheme="minorHAnsi" w:hAnsiTheme="minorHAnsi"/>
              </w:rPr>
              <w:t>The system receives Null income for Jane during renewals.</w:t>
            </w:r>
          </w:p>
          <w:p w14:paraId="5779260F" w14:textId="77777777" w:rsidR="00EB5DBC" w:rsidRPr="00896B36" w:rsidRDefault="00EB5DBC" w:rsidP="00844DA5">
            <w:pPr>
              <w:pStyle w:val="ListParagraph"/>
              <w:numPr>
                <w:ilvl w:val="1"/>
                <w:numId w:val="627"/>
              </w:numPr>
              <w:contextualSpacing w:val="0"/>
              <w:rPr>
                <w:rFonts w:asciiTheme="minorHAnsi" w:hAnsiTheme="minorHAnsi"/>
              </w:rPr>
            </w:pPr>
            <w:r w:rsidRPr="00896B36">
              <w:rPr>
                <w:rFonts w:asciiTheme="minorHAnsi" w:hAnsiTheme="minorHAnsi"/>
              </w:rPr>
              <w:t>Since the renewal program determination date is less than the ‘Continuous Medicaid eligibility for children’ end date, the system will not remove ‘Children’s established coverage’.</w:t>
            </w:r>
          </w:p>
          <w:p w14:paraId="5DB5EB55" w14:textId="77777777" w:rsidR="00EB5DBC" w:rsidRPr="00896B36" w:rsidRDefault="00EB5DBC" w:rsidP="00844DA5">
            <w:pPr>
              <w:pStyle w:val="ListParagraph"/>
              <w:numPr>
                <w:ilvl w:val="1"/>
                <w:numId w:val="627"/>
              </w:numPr>
              <w:contextualSpacing w:val="0"/>
              <w:rPr>
                <w:rFonts w:asciiTheme="minorHAnsi" w:hAnsiTheme="minorHAnsi"/>
              </w:rPr>
            </w:pPr>
            <w:r w:rsidRPr="00896B36">
              <w:rPr>
                <w:rFonts w:asciiTheme="minorHAnsi" w:hAnsiTheme="minorHAnsi"/>
              </w:rPr>
              <w:t xml:space="preserve">Jane remains eligible for aid category 48 - Standard Expansion Children during renewals due to continuous eligibility. </w:t>
            </w:r>
          </w:p>
          <w:p w14:paraId="27120C93" w14:textId="77777777" w:rsidR="00EB5DBC" w:rsidRPr="00896B36" w:rsidRDefault="00EB5DBC" w:rsidP="00844DA5">
            <w:pPr>
              <w:pStyle w:val="ListParagraph"/>
              <w:numPr>
                <w:ilvl w:val="0"/>
                <w:numId w:val="627"/>
              </w:numPr>
              <w:contextualSpacing w:val="0"/>
              <w:rPr>
                <w:rFonts w:asciiTheme="minorHAnsi" w:hAnsiTheme="minorHAnsi"/>
              </w:rPr>
            </w:pPr>
            <w:r w:rsidRPr="00896B36">
              <w:rPr>
                <w:rFonts w:asciiTheme="minorHAnsi" w:hAnsiTheme="minorHAnsi"/>
              </w:rPr>
              <w:t xml:space="preserve">On Nov 01, 2023, the continuous Medicaid eligibility expiration batch job picks up Jane’s application </w:t>
            </w:r>
          </w:p>
          <w:p w14:paraId="7A791E11" w14:textId="77777777" w:rsidR="00EB5DBC" w:rsidRPr="00896B36" w:rsidRDefault="00EB5DBC" w:rsidP="00844DA5">
            <w:pPr>
              <w:pStyle w:val="ListParagraph"/>
              <w:numPr>
                <w:ilvl w:val="0"/>
                <w:numId w:val="627"/>
              </w:numPr>
              <w:contextualSpacing w:val="0"/>
              <w:rPr>
                <w:rFonts w:asciiTheme="minorHAnsi" w:hAnsiTheme="minorHAnsi"/>
              </w:rPr>
            </w:pPr>
            <w:r w:rsidRPr="00896B36">
              <w:rPr>
                <w:rFonts w:asciiTheme="minorHAnsi" w:hAnsiTheme="minorHAnsi"/>
              </w:rPr>
              <w:t>The system re-determines the eligibility and removes Jane’s ‘Children’s established coverage’.</w:t>
            </w:r>
          </w:p>
          <w:p w14:paraId="13837AFF" w14:textId="77777777" w:rsidR="00EB5DBC" w:rsidRPr="00896B36" w:rsidRDefault="00EB5DBC" w:rsidP="00844DA5">
            <w:pPr>
              <w:rPr>
                <w:rFonts w:asciiTheme="minorHAnsi" w:hAnsiTheme="minorHAnsi"/>
              </w:rPr>
            </w:pPr>
          </w:p>
          <w:p w14:paraId="36125630" w14:textId="77777777" w:rsidR="00EB5DBC" w:rsidRPr="00896B36" w:rsidRDefault="00EB5DBC" w:rsidP="00844DA5">
            <w:pPr>
              <w:rPr>
                <w:rFonts w:asciiTheme="minorHAnsi" w:hAnsiTheme="minorHAnsi"/>
                <w:b/>
              </w:rPr>
            </w:pPr>
            <w:r w:rsidRPr="00896B36">
              <w:rPr>
                <w:rFonts w:asciiTheme="minorHAnsi" w:hAnsiTheme="minorHAnsi"/>
                <w:b/>
              </w:rPr>
              <w:lastRenderedPageBreak/>
              <w:t xml:space="preserve">Example 3: The system re-establishes the Children’s established coverage with the application submission date as the start date for ‘Children’s established coverage’. </w:t>
            </w:r>
          </w:p>
          <w:p w14:paraId="78814933" w14:textId="77777777" w:rsidR="00EB5DBC" w:rsidRPr="00896B36" w:rsidRDefault="00EB5DBC" w:rsidP="00844DA5">
            <w:pPr>
              <w:rPr>
                <w:rFonts w:asciiTheme="minorHAnsi" w:hAnsiTheme="minorHAnsi"/>
              </w:rPr>
            </w:pPr>
          </w:p>
          <w:p w14:paraId="12E21A99" w14:textId="77777777" w:rsidR="00EB5DBC" w:rsidRPr="00896B36" w:rsidRDefault="00EB5DBC" w:rsidP="00844DA5">
            <w:pPr>
              <w:pStyle w:val="ListParagraph"/>
              <w:numPr>
                <w:ilvl w:val="0"/>
                <w:numId w:val="688"/>
              </w:numPr>
              <w:contextualSpacing w:val="0"/>
              <w:rPr>
                <w:rFonts w:asciiTheme="minorHAnsi" w:hAnsiTheme="minorHAnsi"/>
              </w:rPr>
            </w:pPr>
            <w:r w:rsidRPr="00896B36">
              <w:rPr>
                <w:rFonts w:asciiTheme="minorHAnsi" w:hAnsiTheme="minorHAnsi"/>
              </w:rPr>
              <w:t>An application exists for Jane such that:</w:t>
            </w:r>
          </w:p>
          <w:p w14:paraId="072316CF"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rPr>
              <w:t>Jane has continuous Medicaid eligibility for children until October 31, 2023.</w:t>
            </w:r>
          </w:p>
          <w:p w14:paraId="682EB1A7"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rPr>
              <w:t>Children’s established coverage protected aid category for Jane is ‘48 - Standard Expansion Children’ (Medicaid Standard coverage).</w:t>
            </w:r>
          </w:p>
          <w:p w14:paraId="6262452F" w14:textId="77777777" w:rsidR="00EB5DBC" w:rsidRPr="00896B36" w:rsidRDefault="00EB5DBC" w:rsidP="00844DA5">
            <w:pPr>
              <w:pStyle w:val="ListParagraph"/>
              <w:numPr>
                <w:ilvl w:val="0"/>
                <w:numId w:val="688"/>
              </w:numPr>
              <w:contextualSpacing w:val="0"/>
              <w:rPr>
                <w:rFonts w:asciiTheme="minorHAnsi" w:hAnsiTheme="minorHAnsi"/>
              </w:rPr>
            </w:pPr>
            <w:r w:rsidRPr="00896B36">
              <w:rPr>
                <w:rFonts w:asciiTheme="minorHAnsi" w:hAnsiTheme="minorHAnsi"/>
              </w:rPr>
              <w:t xml:space="preserve">On Nov 01, 2023, the continuous Medicaid eligibility expiration batch job picks up Jane’s application and re-determines the eligibility. </w:t>
            </w:r>
          </w:p>
          <w:p w14:paraId="6F04FD07"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rPr>
              <w:t>The Children’s established coverage for Jane is removed.</w:t>
            </w:r>
          </w:p>
          <w:p w14:paraId="2D6BF765"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rPr>
              <w:t>Jane is eligible for aid category ‘48 - Standard Expansion Children’ systematically.</w:t>
            </w:r>
          </w:p>
          <w:p w14:paraId="21FEAF4A"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rPr>
              <w:t>Jane’s age is greater than X (configurable) years and less than Y (configurable years)</w:t>
            </w:r>
          </w:p>
          <w:p w14:paraId="42977C4E"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color w:val="000000"/>
              </w:rPr>
              <w:t>Jane’s Medicaid coverage has been determined to be “Final” coverage.</w:t>
            </w:r>
          </w:p>
          <w:p w14:paraId="48888EAF"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b/>
                <w:iCs/>
                <w:lang w:eastAsia="en-IN"/>
              </w:rPr>
              <w:t>The system re-establishes ‘Children’s established coverage’ for Jane</w:t>
            </w:r>
          </w:p>
          <w:p w14:paraId="39D69AF4" w14:textId="77777777" w:rsidR="00EB5DBC" w:rsidRPr="00896B36" w:rsidRDefault="00EB5DBC" w:rsidP="00844DA5">
            <w:pPr>
              <w:pStyle w:val="ListParagraph"/>
              <w:numPr>
                <w:ilvl w:val="2"/>
                <w:numId w:val="688"/>
              </w:numPr>
              <w:contextualSpacing w:val="0"/>
              <w:rPr>
                <w:rFonts w:asciiTheme="minorHAnsi" w:hAnsiTheme="minorHAnsi"/>
                <w:b/>
              </w:rPr>
            </w:pPr>
            <w:r w:rsidRPr="00896B36">
              <w:rPr>
                <w:rFonts w:asciiTheme="minorHAnsi" w:hAnsiTheme="minorHAnsi"/>
                <w:b/>
              </w:rPr>
              <w:t xml:space="preserve">The aid category ‘48 - Standard Expansion Children’ is considered </w:t>
            </w:r>
            <w:r w:rsidRPr="00896B36">
              <w:rPr>
                <w:rFonts w:asciiTheme="minorHAnsi" w:hAnsiTheme="minorHAnsi"/>
                <w:b/>
                <w:iCs/>
                <w:lang w:eastAsia="en-IN"/>
              </w:rPr>
              <w:t>as the ‘Children’s established coverage protected aid category’</w:t>
            </w:r>
          </w:p>
          <w:p w14:paraId="79035223" w14:textId="77777777" w:rsidR="00EB5DBC" w:rsidRPr="00896B36" w:rsidRDefault="00EB5DBC" w:rsidP="00844DA5">
            <w:pPr>
              <w:pStyle w:val="ListParagraph"/>
              <w:numPr>
                <w:ilvl w:val="2"/>
                <w:numId w:val="688"/>
              </w:numPr>
              <w:contextualSpacing w:val="0"/>
              <w:rPr>
                <w:rFonts w:asciiTheme="minorHAnsi" w:hAnsiTheme="minorHAnsi"/>
              </w:rPr>
            </w:pPr>
            <w:r w:rsidRPr="00896B36">
              <w:rPr>
                <w:rFonts w:asciiTheme="minorHAnsi" w:hAnsiTheme="minorHAnsi"/>
                <w:b/>
                <w:iCs/>
                <w:lang w:eastAsia="en-IN"/>
              </w:rPr>
              <w:t>The start date for re-established Children’s established coverage’: Nov 01, 2023 (application submission date)</w:t>
            </w:r>
          </w:p>
          <w:p w14:paraId="0F72FE35" w14:textId="77777777" w:rsidR="00EB5DBC" w:rsidRPr="00896B36" w:rsidRDefault="00EB5DBC" w:rsidP="00844DA5">
            <w:pPr>
              <w:pStyle w:val="ListParagraph"/>
              <w:numPr>
                <w:ilvl w:val="2"/>
                <w:numId w:val="688"/>
              </w:numPr>
              <w:contextualSpacing w:val="0"/>
              <w:rPr>
                <w:rFonts w:asciiTheme="minorHAnsi" w:hAnsiTheme="minorHAnsi"/>
              </w:rPr>
            </w:pPr>
            <w:r w:rsidRPr="00896B36">
              <w:rPr>
                <w:rFonts w:asciiTheme="minorHAnsi" w:hAnsiTheme="minorHAnsi"/>
                <w:b/>
                <w:iCs/>
                <w:lang w:eastAsia="en-IN"/>
              </w:rPr>
              <w:t>The end date for re-established Children’s established coverage’:  Nov 30, 2024 (end of the month (Nov 01, 2023 + 12 months)</w:t>
            </w:r>
          </w:p>
          <w:p w14:paraId="498EE389" w14:textId="77777777" w:rsidR="00EB5DBC" w:rsidRPr="00896B36" w:rsidRDefault="00EB5DBC" w:rsidP="00844DA5">
            <w:pPr>
              <w:rPr>
                <w:rFonts w:asciiTheme="minorHAnsi" w:hAnsiTheme="minorHAnsi"/>
              </w:rPr>
            </w:pPr>
          </w:p>
        </w:tc>
      </w:tr>
      <w:tr w:rsidR="00EB5DBC" w:rsidRPr="00896B36" w14:paraId="764D75FA" w14:textId="77777777" w:rsidTr="00844DA5">
        <w:trPr>
          <w:trHeight w:val="350"/>
        </w:trPr>
        <w:tc>
          <w:tcPr>
            <w:tcW w:w="1957" w:type="dxa"/>
            <w:shd w:val="clear" w:color="auto" w:fill="FFFFFF" w:themeFill="background1"/>
            <w:vAlign w:val="center"/>
          </w:tcPr>
          <w:p w14:paraId="08743333"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CCE.PCS.01.009</w:t>
            </w:r>
          </w:p>
        </w:tc>
        <w:tc>
          <w:tcPr>
            <w:tcW w:w="7313" w:type="dxa"/>
            <w:shd w:val="clear" w:color="auto" w:fill="FFFFFF" w:themeFill="background1"/>
          </w:tcPr>
          <w:p w14:paraId="6CDCD5C9" w14:textId="77777777" w:rsidR="00EB5DBC" w:rsidRPr="00896B36" w:rsidRDefault="00EB5DBC" w:rsidP="00844DA5">
            <w:pPr>
              <w:rPr>
                <w:rFonts w:asciiTheme="minorHAnsi" w:hAnsiTheme="minorHAnsi"/>
              </w:rPr>
            </w:pPr>
            <w:r w:rsidRPr="00896B36">
              <w:rPr>
                <w:rFonts w:asciiTheme="minorHAnsi" w:hAnsiTheme="minorHAnsi"/>
              </w:rPr>
              <w:t xml:space="preserve">The system shall exclude the following applications from the ‘Continuous Medicaid Eligibility for Children’ expiration batch process: </w:t>
            </w:r>
          </w:p>
          <w:p w14:paraId="6F026AF1"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t>Applications where application date (appl_date) has not been updated in the last 12 months.</w:t>
            </w:r>
          </w:p>
          <w:p w14:paraId="4ACD812F"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t>Applications for which Medicaid Renewal (including Admin Review Renewal, Express Lane Renewal, Non-Auto Renewal, Auto-Renewal) is initiated.</w:t>
            </w:r>
          </w:p>
          <w:p w14:paraId="48E1B5A0"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t>Applications for which PDM is initiated.</w:t>
            </w:r>
          </w:p>
          <w:p w14:paraId="160194E4"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t>Applications where Preliminary eligibility is created but not finalized as part of QHP and Mixed Household Renewal process.</w:t>
            </w:r>
          </w:p>
          <w:p w14:paraId="55B9B988"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lastRenderedPageBreak/>
              <w:t>Applications which are provided overridden benefits and protection is applied and active.</w:t>
            </w:r>
          </w:p>
          <w:p w14:paraId="510F73EB"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t>Applications which are in ‘suspended’ status.</w:t>
            </w:r>
          </w:p>
          <w:p w14:paraId="58DECC38" w14:textId="77777777" w:rsidR="00EB5DBC" w:rsidRPr="00896B36" w:rsidRDefault="00EB5DBC" w:rsidP="00844DA5">
            <w:pPr>
              <w:rPr>
                <w:rFonts w:asciiTheme="minorHAnsi" w:hAnsiTheme="minorHAnsi"/>
              </w:rPr>
            </w:pPr>
          </w:p>
        </w:tc>
      </w:tr>
    </w:tbl>
    <w:p w14:paraId="1B9372B3" w14:textId="77777777" w:rsidR="00A35EA7" w:rsidRDefault="00A35EA7" w:rsidP="00EB5DBC">
      <w:pPr>
        <w:rPr>
          <w:rFonts w:ascii="Calibri" w:hAnsi="Calibri" w:cs="Calibri"/>
          <w:b/>
        </w:rPr>
      </w:pPr>
    </w:p>
    <w:p w14:paraId="65937EF0" w14:textId="77777777" w:rsidR="00A35EA7" w:rsidRPr="00A35EA7" w:rsidRDefault="00A35EA7" w:rsidP="00A35EA7">
      <w:pPr>
        <w:rPr>
          <w:rFonts w:ascii="Calibri" w:hAnsi="Calibri" w:cs="Calibri"/>
        </w:rPr>
      </w:pPr>
    </w:p>
    <w:p w14:paraId="67386FF1" w14:textId="77777777" w:rsidR="00A35EA7" w:rsidRPr="00A35EA7" w:rsidRDefault="00A35EA7" w:rsidP="00A35EA7">
      <w:pPr>
        <w:rPr>
          <w:rFonts w:ascii="Calibri" w:hAnsi="Calibri" w:cs="Calibri"/>
        </w:rPr>
      </w:pPr>
    </w:p>
    <w:p w14:paraId="48E857F2" w14:textId="77777777" w:rsidR="00A35EA7" w:rsidRPr="00A35EA7" w:rsidRDefault="00A35EA7" w:rsidP="00A35EA7">
      <w:pPr>
        <w:rPr>
          <w:rFonts w:ascii="Calibri" w:hAnsi="Calibri" w:cs="Calibri"/>
        </w:rPr>
      </w:pPr>
    </w:p>
    <w:p w14:paraId="76021544" w14:textId="77777777" w:rsidR="00A35EA7" w:rsidRPr="00A35EA7" w:rsidRDefault="00A35EA7" w:rsidP="00A35EA7">
      <w:pPr>
        <w:rPr>
          <w:rFonts w:ascii="Calibri" w:hAnsi="Calibri" w:cs="Calibri"/>
        </w:rPr>
      </w:pPr>
    </w:p>
    <w:p w14:paraId="3D55E042" w14:textId="77777777" w:rsidR="00A35EA7" w:rsidRPr="00A35EA7" w:rsidRDefault="00A35EA7" w:rsidP="00A35EA7">
      <w:pPr>
        <w:rPr>
          <w:rFonts w:ascii="Calibri" w:hAnsi="Calibri" w:cs="Calibri"/>
        </w:rPr>
      </w:pPr>
    </w:p>
    <w:p w14:paraId="7E1C3132" w14:textId="77777777" w:rsidR="00A35EA7" w:rsidRPr="00A35EA7" w:rsidRDefault="00A35EA7" w:rsidP="00A35EA7">
      <w:pPr>
        <w:rPr>
          <w:rFonts w:ascii="Calibri" w:hAnsi="Calibri" w:cs="Calibri"/>
        </w:rPr>
      </w:pPr>
    </w:p>
    <w:p w14:paraId="5C0C6F73" w14:textId="77777777" w:rsidR="00A35EA7" w:rsidRPr="00A35EA7" w:rsidRDefault="00A35EA7" w:rsidP="00A35EA7">
      <w:pPr>
        <w:rPr>
          <w:rFonts w:ascii="Calibri" w:hAnsi="Calibri" w:cs="Calibri"/>
        </w:rPr>
      </w:pPr>
    </w:p>
    <w:p w14:paraId="30C0E8C1" w14:textId="77777777" w:rsidR="00A35EA7" w:rsidRPr="00A35EA7" w:rsidRDefault="00A35EA7" w:rsidP="00A35EA7">
      <w:pPr>
        <w:rPr>
          <w:rFonts w:ascii="Calibri" w:hAnsi="Calibri" w:cs="Calibri"/>
        </w:rPr>
      </w:pPr>
    </w:p>
    <w:p w14:paraId="73D0A40C" w14:textId="77777777" w:rsidR="00A35EA7" w:rsidRPr="00A35EA7" w:rsidRDefault="00A35EA7" w:rsidP="00A35EA7">
      <w:pPr>
        <w:rPr>
          <w:rFonts w:ascii="Calibri" w:hAnsi="Calibri" w:cs="Calibri"/>
        </w:rPr>
      </w:pPr>
    </w:p>
    <w:p w14:paraId="74B25170" w14:textId="77777777" w:rsidR="00A35EA7" w:rsidRPr="00A35EA7" w:rsidRDefault="00A35EA7" w:rsidP="00A35EA7">
      <w:pPr>
        <w:rPr>
          <w:rFonts w:ascii="Calibri" w:hAnsi="Calibri" w:cs="Calibri"/>
        </w:rPr>
      </w:pPr>
    </w:p>
    <w:p w14:paraId="1354769D" w14:textId="77777777" w:rsidR="00A35EA7" w:rsidRPr="00A35EA7" w:rsidRDefault="00A35EA7" w:rsidP="00A35EA7">
      <w:pPr>
        <w:rPr>
          <w:rFonts w:ascii="Calibri" w:hAnsi="Calibri" w:cs="Calibri"/>
        </w:rPr>
      </w:pPr>
    </w:p>
    <w:p w14:paraId="6AD2A592" w14:textId="77777777" w:rsidR="00A35EA7" w:rsidRPr="00A35EA7" w:rsidRDefault="00A35EA7" w:rsidP="00A35EA7">
      <w:pPr>
        <w:rPr>
          <w:rFonts w:ascii="Calibri" w:hAnsi="Calibri" w:cs="Calibri"/>
        </w:rPr>
      </w:pPr>
    </w:p>
    <w:p w14:paraId="1E1DD728" w14:textId="77777777" w:rsidR="00A35EA7" w:rsidRPr="00A35EA7" w:rsidRDefault="00A35EA7" w:rsidP="00A35EA7">
      <w:pPr>
        <w:rPr>
          <w:rFonts w:ascii="Calibri" w:hAnsi="Calibri" w:cs="Calibri"/>
        </w:rPr>
      </w:pPr>
    </w:p>
    <w:p w14:paraId="51E1C40E" w14:textId="77777777" w:rsidR="00A35EA7" w:rsidRPr="00A35EA7" w:rsidRDefault="00A35EA7" w:rsidP="00A35EA7">
      <w:pPr>
        <w:rPr>
          <w:rFonts w:ascii="Calibri" w:hAnsi="Calibri" w:cs="Calibri"/>
        </w:rPr>
      </w:pPr>
    </w:p>
    <w:p w14:paraId="5D7B0D02" w14:textId="77777777" w:rsidR="00A35EA7" w:rsidRPr="00A35EA7" w:rsidRDefault="00A35EA7" w:rsidP="00A35EA7">
      <w:pPr>
        <w:rPr>
          <w:rFonts w:ascii="Calibri" w:hAnsi="Calibri" w:cs="Calibri"/>
        </w:rPr>
      </w:pPr>
    </w:p>
    <w:p w14:paraId="543C49EA" w14:textId="77777777" w:rsidR="00A35EA7" w:rsidRPr="00A35EA7" w:rsidRDefault="00A35EA7" w:rsidP="00A35EA7">
      <w:pPr>
        <w:rPr>
          <w:rFonts w:ascii="Calibri" w:hAnsi="Calibri" w:cs="Calibri"/>
        </w:rPr>
      </w:pPr>
    </w:p>
    <w:p w14:paraId="374909F3" w14:textId="77777777" w:rsidR="00A35EA7" w:rsidRPr="00A35EA7" w:rsidRDefault="00A35EA7" w:rsidP="00A35EA7">
      <w:pPr>
        <w:rPr>
          <w:rFonts w:ascii="Calibri" w:hAnsi="Calibri" w:cs="Calibri"/>
        </w:rPr>
      </w:pPr>
    </w:p>
    <w:p w14:paraId="55C46450" w14:textId="77777777" w:rsidR="00A35EA7" w:rsidRPr="00A35EA7" w:rsidRDefault="00A35EA7" w:rsidP="00A35EA7">
      <w:pPr>
        <w:rPr>
          <w:rFonts w:ascii="Calibri" w:hAnsi="Calibri" w:cs="Calibri"/>
        </w:rPr>
      </w:pPr>
    </w:p>
    <w:p w14:paraId="1558A213" w14:textId="77777777" w:rsidR="00A35EA7" w:rsidRPr="00A35EA7" w:rsidRDefault="00A35EA7" w:rsidP="00A35EA7">
      <w:pPr>
        <w:rPr>
          <w:rFonts w:ascii="Calibri" w:hAnsi="Calibri" w:cs="Calibri"/>
        </w:rPr>
      </w:pPr>
    </w:p>
    <w:p w14:paraId="4F4A2271" w14:textId="77777777" w:rsidR="00A35EA7" w:rsidRPr="00A35EA7" w:rsidRDefault="00A35EA7" w:rsidP="00A35EA7">
      <w:pPr>
        <w:rPr>
          <w:rFonts w:ascii="Calibri" w:hAnsi="Calibri" w:cs="Calibri"/>
        </w:rPr>
      </w:pPr>
    </w:p>
    <w:p w14:paraId="3E8BADA2" w14:textId="77777777" w:rsidR="00A35EA7" w:rsidRPr="00A35EA7" w:rsidRDefault="00A35EA7" w:rsidP="00A35EA7">
      <w:pPr>
        <w:rPr>
          <w:rFonts w:ascii="Calibri" w:hAnsi="Calibri" w:cs="Calibri"/>
        </w:rPr>
      </w:pPr>
    </w:p>
    <w:p w14:paraId="48070A21" w14:textId="77777777" w:rsidR="00A35EA7" w:rsidRPr="00A35EA7" w:rsidRDefault="00A35EA7" w:rsidP="00A35EA7">
      <w:pPr>
        <w:rPr>
          <w:rFonts w:ascii="Calibri" w:hAnsi="Calibri" w:cs="Calibri"/>
        </w:rPr>
      </w:pPr>
    </w:p>
    <w:p w14:paraId="48864885" w14:textId="77777777" w:rsidR="00A35EA7" w:rsidRPr="00A35EA7" w:rsidRDefault="00A35EA7" w:rsidP="00A35EA7">
      <w:pPr>
        <w:rPr>
          <w:rFonts w:ascii="Calibri" w:hAnsi="Calibri" w:cs="Calibri"/>
        </w:rPr>
      </w:pPr>
    </w:p>
    <w:p w14:paraId="1E08D9D0" w14:textId="77777777" w:rsidR="00A35EA7" w:rsidRPr="00A35EA7" w:rsidRDefault="00A35EA7" w:rsidP="00A35EA7">
      <w:pPr>
        <w:rPr>
          <w:rFonts w:ascii="Calibri" w:hAnsi="Calibri" w:cs="Calibri"/>
        </w:rPr>
      </w:pPr>
    </w:p>
    <w:p w14:paraId="02BB243D" w14:textId="77777777" w:rsidR="00A35EA7" w:rsidRPr="00A35EA7" w:rsidRDefault="00A35EA7" w:rsidP="00A35EA7">
      <w:pPr>
        <w:rPr>
          <w:rFonts w:ascii="Calibri" w:hAnsi="Calibri" w:cs="Calibri"/>
        </w:rPr>
      </w:pPr>
    </w:p>
    <w:p w14:paraId="5967EA90" w14:textId="77777777" w:rsidR="00A35EA7" w:rsidRPr="00A35EA7" w:rsidRDefault="00A35EA7" w:rsidP="00A35EA7">
      <w:pPr>
        <w:rPr>
          <w:rFonts w:ascii="Calibri" w:hAnsi="Calibri" w:cs="Calibri"/>
        </w:rPr>
      </w:pPr>
    </w:p>
    <w:p w14:paraId="13EAF236" w14:textId="77777777" w:rsidR="00A35EA7" w:rsidRPr="00A35EA7" w:rsidRDefault="00A35EA7" w:rsidP="00A35EA7">
      <w:pPr>
        <w:rPr>
          <w:rFonts w:ascii="Calibri" w:hAnsi="Calibri" w:cs="Calibri"/>
        </w:rPr>
      </w:pPr>
    </w:p>
    <w:p w14:paraId="319F7754" w14:textId="77777777" w:rsidR="00A35EA7" w:rsidRPr="00A35EA7" w:rsidRDefault="00A35EA7" w:rsidP="00A35EA7">
      <w:pPr>
        <w:rPr>
          <w:rFonts w:ascii="Calibri" w:hAnsi="Calibri" w:cs="Calibri"/>
        </w:rPr>
      </w:pPr>
    </w:p>
    <w:p w14:paraId="33EAD506" w14:textId="77777777" w:rsidR="00A35EA7" w:rsidRPr="00A35EA7" w:rsidRDefault="00A35EA7" w:rsidP="00A35EA7">
      <w:pPr>
        <w:rPr>
          <w:rFonts w:ascii="Calibri" w:hAnsi="Calibri" w:cs="Calibri"/>
        </w:rPr>
      </w:pPr>
    </w:p>
    <w:p w14:paraId="078A8A5B" w14:textId="77777777" w:rsidR="00A35EA7" w:rsidRPr="00A35EA7" w:rsidRDefault="00A35EA7" w:rsidP="00A35EA7">
      <w:pPr>
        <w:rPr>
          <w:rFonts w:ascii="Calibri" w:hAnsi="Calibri" w:cs="Calibri"/>
        </w:rPr>
      </w:pPr>
    </w:p>
    <w:p w14:paraId="0389CF31" w14:textId="77777777" w:rsidR="00A35EA7" w:rsidRPr="00A35EA7" w:rsidRDefault="00A35EA7" w:rsidP="00A35EA7">
      <w:pPr>
        <w:rPr>
          <w:rFonts w:ascii="Calibri" w:hAnsi="Calibri" w:cs="Calibri"/>
        </w:rPr>
      </w:pPr>
    </w:p>
    <w:p w14:paraId="5F478FA3" w14:textId="77777777" w:rsidR="00A35EA7" w:rsidRPr="00A35EA7" w:rsidRDefault="00A35EA7" w:rsidP="00A35EA7">
      <w:pPr>
        <w:rPr>
          <w:rFonts w:ascii="Calibri" w:hAnsi="Calibri" w:cs="Calibri"/>
        </w:rPr>
      </w:pPr>
    </w:p>
    <w:p w14:paraId="59300B5B" w14:textId="77777777" w:rsidR="00A35EA7" w:rsidRPr="00A35EA7" w:rsidRDefault="00A35EA7" w:rsidP="00A35EA7">
      <w:pPr>
        <w:rPr>
          <w:rFonts w:ascii="Calibri" w:hAnsi="Calibri" w:cs="Calibri"/>
        </w:rPr>
      </w:pPr>
    </w:p>
    <w:p w14:paraId="15C8FB55" w14:textId="77777777" w:rsidR="00A35EA7" w:rsidRPr="00A35EA7" w:rsidRDefault="00A35EA7" w:rsidP="00A35EA7">
      <w:pPr>
        <w:rPr>
          <w:rFonts w:ascii="Calibri" w:hAnsi="Calibri" w:cs="Calibri"/>
        </w:rPr>
      </w:pPr>
    </w:p>
    <w:p w14:paraId="7E55D239" w14:textId="77777777" w:rsidR="00A35EA7" w:rsidRPr="00A35EA7" w:rsidRDefault="00A35EA7" w:rsidP="00A35EA7">
      <w:pPr>
        <w:rPr>
          <w:rFonts w:ascii="Calibri" w:hAnsi="Calibri" w:cs="Calibri"/>
        </w:rPr>
      </w:pPr>
    </w:p>
    <w:p w14:paraId="5EF94B41" w14:textId="77777777" w:rsidR="00A35EA7" w:rsidRPr="00A35EA7" w:rsidRDefault="00A35EA7" w:rsidP="00A35EA7">
      <w:pPr>
        <w:rPr>
          <w:rFonts w:ascii="Calibri" w:hAnsi="Calibri" w:cs="Calibri"/>
        </w:rPr>
      </w:pPr>
    </w:p>
    <w:p w14:paraId="60F48502" w14:textId="77777777" w:rsidR="00A35EA7" w:rsidRPr="00A35EA7" w:rsidRDefault="00A35EA7" w:rsidP="00A35EA7">
      <w:pPr>
        <w:rPr>
          <w:rFonts w:ascii="Calibri" w:hAnsi="Calibri" w:cs="Calibri"/>
        </w:rPr>
      </w:pPr>
    </w:p>
    <w:p w14:paraId="45C30FF1" w14:textId="77777777" w:rsidR="00A35EA7" w:rsidRPr="00A35EA7" w:rsidRDefault="00A35EA7" w:rsidP="00A35EA7">
      <w:pPr>
        <w:rPr>
          <w:rFonts w:ascii="Calibri" w:hAnsi="Calibri" w:cs="Calibri"/>
        </w:rPr>
      </w:pPr>
    </w:p>
    <w:p w14:paraId="372B8E22" w14:textId="77777777" w:rsidR="00A35EA7" w:rsidRPr="00A35EA7" w:rsidRDefault="00A35EA7" w:rsidP="00A35EA7">
      <w:pPr>
        <w:rPr>
          <w:rFonts w:ascii="Calibri" w:hAnsi="Calibri" w:cs="Calibri"/>
        </w:rPr>
      </w:pPr>
    </w:p>
    <w:p w14:paraId="05A77050" w14:textId="77777777" w:rsidR="00A35EA7" w:rsidRPr="00A35EA7" w:rsidRDefault="00A35EA7" w:rsidP="00A35EA7">
      <w:pPr>
        <w:rPr>
          <w:rFonts w:ascii="Calibri" w:hAnsi="Calibri" w:cs="Calibri"/>
        </w:rPr>
      </w:pPr>
    </w:p>
    <w:p w14:paraId="3B7FFE62" w14:textId="77777777" w:rsidR="00A35EA7" w:rsidRPr="00A35EA7" w:rsidRDefault="00A35EA7" w:rsidP="00A35EA7">
      <w:pPr>
        <w:rPr>
          <w:rFonts w:ascii="Calibri" w:hAnsi="Calibri" w:cs="Calibri"/>
        </w:rPr>
      </w:pPr>
    </w:p>
    <w:p w14:paraId="415C6087" w14:textId="77777777" w:rsidR="00A35EA7" w:rsidRPr="00A35EA7" w:rsidRDefault="00A35EA7" w:rsidP="00A35EA7">
      <w:pPr>
        <w:rPr>
          <w:rFonts w:ascii="Calibri" w:hAnsi="Calibri" w:cs="Calibri"/>
        </w:rPr>
      </w:pPr>
    </w:p>
    <w:p w14:paraId="01678CBD" w14:textId="77777777" w:rsidR="00A35EA7" w:rsidRPr="00A35EA7" w:rsidRDefault="00A35EA7" w:rsidP="00A35EA7">
      <w:pPr>
        <w:rPr>
          <w:rFonts w:ascii="Calibri" w:hAnsi="Calibri" w:cs="Calibri"/>
        </w:rPr>
      </w:pPr>
    </w:p>
    <w:p w14:paraId="0EEB1CE3" w14:textId="77777777" w:rsidR="00A35EA7" w:rsidRPr="00A35EA7" w:rsidRDefault="00A35EA7" w:rsidP="00A35EA7">
      <w:pPr>
        <w:rPr>
          <w:rFonts w:ascii="Calibri" w:hAnsi="Calibri" w:cs="Calibri"/>
        </w:rPr>
      </w:pPr>
    </w:p>
    <w:p w14:paraId="1698BD3F" w14:textId="77777777" w:rsidR="00A35EA7" w:rsidRPr="00A35EA7" w:rsidRDefault="00A35EA7" w:rsidP="00A35EA7">
      <w:pPr>
        <w:rPr>
          <w:rFonts w:ascii="Calibri" w:hAnsi="Calibri" w:cs="Calibri"/>
        </w:rPr>
      </w:pPr>
    </w:p>
    <w:p w14:paraId="40943337" w14:textId="77777777" w:rsidR="00A35EA7" w:rsidRPr="00A35EA7" w:rsidRDefault="00A35EA7" w:rsidP="00A35EA7">
      <w:pPr>
        <w:rPr>
          <w:rFonts w:ascii="Calibri" w:hAnsi="Calibri" w:cs="Calibri"/>
        </w:rPr>
      </w:pPr>
    </w:p>
    <w:p w14:paraId="3E203183" w14:textId="77777777" w:rsidR="00A35EA7" w:rsidRPr="00A35EA7" w:rsidRDefault="00A35EA7" w:rsidP="00A35EA7">
      <w:pPr>
        <w:rPr>
          <w:rFonts w:ascii="Calibri" w:hAnsi="Calibri" w:cs="Calibri"/>
        </w:rPr>
      </w:pPr>
    </w:p>
    <w:p w14:paraId="6437A344" w14:textId="77777777" w:rsidR="00A35EA7" w:rsidRPr="00A35EA7" w:rsidRDefault="00A35EA7" w:rsidP="00A35EA7">
      <w:pPr>
        <w:rPr>
          <w:rFonts w:ascii="Calibri" w:hAnsi="Calibri" w:cs="Calibri"/>
        </w:rPr>
      </w:pPr>
    </w:p>
    <w:p w14:paraId="423B128B" w14:textId="77777777" w:rsidR="00A35EA7" w:rsidRPr="00A35EA7" w:rsidRDefault="00A35EA7" w:rsidP="00A35EA7">
      <w:pPr>
        <w:rPr>
          <w:rFonts w:ascii="Calibri" w:hAnsi="Calibri" w:cs="Calibri"/>
        </w:rPr>
      </w:pPr>
    </w:p>
    <w:p w14:paraId="7E84E78D" w14:textId="77777777" w:rsidR="00A35EA7" w:rsidRPr="00A35EA7" w:rsidRDefault="00A35EA7" w:rsidP="00A35EA7">
      <w:pPr>
        <w:rPr>
          <w:rFonts w:ascii="Calibri" w:hAnsi="Calibri" w:cs="Calibri"/>
        </w:rPr>
      </w:pPr>
    </w:p>
    <w:p w14:paraId="55F9FB95" w14:textId="77777777" w:rsidR="00A35EA7" w:rsidRPr="00A35EA7" w:rsidRDefault="00A35EA7" w:rsidP="00A35EA7">
      <w:pPr>
        <w:rPr>
          <w:rFonts w:ascii="Calibri" w:hAnsi="Calibri" w:cs="Calibri"/>
        </w:rPr>
      </w:pPr>
    </w:p>
    <w:p w14:paraId="0866D7CA" w14:textId="77777777" w:rsidR="00A35EA7" w:rsidRPr="00A35EA7" w:rsidRDefault="00A35EA7" w:rsidP="00A35EA7">
      <w:pPr>
        <w:rPr>
          <w:rFonts w:ascii="Calibri" w:hAnsi="Calibri" w:cs="Calibri"/>
        </w:rPr>
      </w:pPr>
    </w:p>
    <w:p w14:paraId="49DCE78A" w14:textId="77777777" w:rsidR="00A35EA7" w:rsidRPr="00A35EA7" w:rsidRDefault="00A35EA7" w:rsidP="00A35EA7">
      <w:pPr>
        <w:rPr>
          <w:rFonts w:ascii="Calibri" w:hAnsi="Calibri" w:cs="Calibri"/>
        </w:rPr>
      </w:pPr>
    </w:p>
    <w:p w14:paraId="61186D17" w14:textId="77777777" w:rsidR="00A35EA7" w:rsidRPr="00A35EA7" w:rsidRDefault="00A35EA7" w:rsidP="00A35EA7">
      <w:pPr>
        <w:rPr>
          <w:rFonts w:ascii="Calibri" w:hAnsi="Calibri" w:cs="Calibri"/>
        </w:rPr>
      </w:pPr>
    </w:p>
    <w:p w14:paraId="741F3320" w14:textId="77777777" w:rsidR="00A35EA7" w:rsidRPr="00A35EA7" w:rsidRDefault="00A35EA7" w:rsidP="00A35EA7">
      <w:pPr>
        <w:rPr>
          <w:rFonts w:ascii="Calibri" w:hAnsi="Calibri" w:cs="Calibri"/>
        </w:rPr>
      </w:pPr>
    </w:p>
    <w:p w14:paraId="54A106AF" w14:textId="77777777" w:rsidR="00A35EA7" w:rsidRPr="00A35EA7" w:rsidRDefault="00A35EA7" w:rsidP="00A35EA7">
      <w:pPr>
        <w:rPr>
          <w:rFonts w:ascii="Calibri" w:hAnsi="Calibri" w:cs="Calibri"/>
        </w:rPr>
      </w:pPr>
    </w:p>
    <w:p w14:paraId="13528D4E" w14:textId="77777777" w:rsidR="00A35EA7" w:rsidRPr="00A35EA7" w:rsidRDefault="00A35EA7" w:rsidP="00A35EA7">
      <w:pPr>
        <w:rPr>
          <w:rFonts w:ascii="Calibri" w:hAnsi="Calibri" w:cs="Calibri"/>
        </w:rPr>
      </w:pPr>
    </w:p>
    <w:p w14:paraId="614AB8C0" w14:textId="77777777" w:rsidR="00A35EA7" w:rsidRPr="00A35EA7" w:rsidRDefault="00A35EA7" w:rsidP="00A35EA7">
      <w:pPr>
        <w:rPr>
          <w:rFonts w:ascii="Calibri" w:hAnsi="Calibri" w:cs="Calibri"/>
        </w:rPr>
      </w:pPr>
    </w:p>
    <w:p w14:paraId="016C3356" w14:textId="77777777" w:rsidR="00A35EA7" w:rsidRPr="00A35EA7" w:rsidRDefault="00A35EA7" w:rsidP="00A35EA7">
      <w:pPr>
        <w:rPr>
          <w:rFonts w:ascii="Calibri" w:hAnsi="Calibri" w:cs="Calibri"/>
        </w:rPr>
      </w:pPr>
    </w:p>
    <w:p w14:paraId="4A4D84CC" w14:textId="77777777" w:rsidR="00A35EA7" w:rsidRPr="00A35EA7" w:rsidRDefault="00A35EA7" w:rsidP="00A35EA7">
      <w:pPr>
        <w:rPr>
          <w:rFonts w:ascii="Calibri" w:hAnsi="Calibri" w:cs="Calibri"/>
        </w:rPr>
      </w:pPr>
    </w:p>
    <w:p w14:paraId="770067E1" w14:textId="77777777" w:rsidR="00A35EA7" w:rsidRPr="00A35EA7" w:rsidRDefault="00A35EA7" w:rsidP="00A35EA7">
      <w:pPr>
        <w:rPr>
          <w:rFonts w:ascii="Calibri" w:hAnsi="Calibri" w:cs="Calibri"/>
        </w:rPr>
      </w:pPr>
    </w:p>
    <w:p w14:paraId="7D4AD955" w14:textId="77777777" w:rsidR="00A35EA7" w:rsidRPr="00A35EA7" w:rsidRDefault="00A35EA7" w:rsidP="00A35EA7">
      <w:pPr>
        <w:rPr>
          <w:rFonts w:ascii="Calibri" w:hAnsi="Calibri" w:cs="Calibri"/>
        </w:rPr>
      </w:pPr>
    </w:p>
    <w:p w14:paraId="4B82C334" w14:textId="77777777" w:rsidR="00A35EA7" w:rsidRPr="00A35EA7" w:rsidRDefault="00A35EA7" w:rsidP="00A35EA7">
      <w:pPr>
        <w:rPr>
          <w:rFonts w:ascii="Calibri" w:hAnsi="Calibri" w:cs="Calibri"/>
        </w:rPr>
      </w:pPr>
    </w:p>
    <w:p w14:paraId="54DE8CDE" w14:textId="77777777" w:rsidR="00A35EA7" w:rsidRPr="00A35EA7" w:rsidRDefault="00A35EA7" w:rsidP="00A35EA7">
      <w:pPr>
        <w:rPr>
          <w:rFonts w:ascii="Calibri" w:hAnsi="Calibri" w:cs="Calibri"/>
        </w:rPr>
      </w:pPr>
    </w:p>
    <w:p w14:paraId="3AF2F679" w14:textId="77777777" w:rsidR="00A35EA7" w:rsidRPr="00A35EA7" w:rsidRDefault="00A35EA7" w:rsidP="00A35EA7">
      <w:pPr>
        <w:rPr>
          <w:rFonts w:ascii="Calibri" w:hAnsi="Calibri" w:cs="Calibri"/>
        </w:rPr>
      </w:pPr>
    </w:p>
    <w:p w14:paraId="428B27B6" w14:textId="77777777" w:rsidR="00A35EA7" w:rsidRPr="00A35EA7" w:rsidRDefault="00A35EA7" w:rsidP="00A35EA7">
      <w:pPr>
        <w:rPr>
          <w:rFonts w:ascii="Calibri" w:hAnsi="Calibri" w:cs="Calibri"/>
        </w:rPr>
      </w:pPr>
    </w:p>
    <w:p w14:paraId="0051B75B" w14:textId="77777777" w:rsidR="00A35EA7" w:rsidRPr="00A35EA7" w:rsidRDefault="00A35EA7" w:rsidP="00A35EA7">
      <w:pPr>
        <w:rPr>
          <w:rFonts w:ascii="Calibri" w:hAnsi="Calibri" w:cs="Calibri"/>
        </w:rPr>
      </w:pPr>
    </w:p>
    <w:p w14:paraId="76F16683" w14:textId="77777777" w:rsidR="00A35EA7" w:rsidRPr="00A35EA7" w:rsidRDefault="00A35EA7" w:rsidP="00A35EA7">
      <w:pPr>
        <w:rPr>
          <w:rFonts w:ascii="Calibri" w:hAnsi="Calibri" w:cs="Calibri"/>
        </w:rPr>
      </w:pPr>
    </w:p>
    <w:p w14:paraId="03C8903D" w14:textId="77777777" w:rsidR="00A35EA7" w:rsidRPr="00A35EA7" w:rsidRDefault="00A35EA7" w:rsidP="00A35EA7">
      <w:pPr>
        <w:rPr>
          <w:rFonts w:ascii="Calibri" w:hAnsi="Calibri" w:cs="Calibri"/>
        </w:rPr>
      </w:pPr>
    </w:p>
    <w:p w14:paraId="2A854CDD" w14:textId="77777777" w:rsidR="00A35EA7" w:rsidRPr="00A35EA7" w:rsidRDefault="00A35EA7" w:rsidP="00A35EA7">
      <w:pPr>
        <w:rPr>
          <w:rFonts w:ascii="Calibri" w:hAnsi="Calibri" w:cs="Calibri"/>
        </w:rPr>
      </w:pPr>
    </w:p>
    <w:p w14:paraId="4A3D251F" w14:textId="77777777" w:rsidR="00A35EA7" w:rsidRPr="00A35EA7" w:rsidRDefault="00A35EA7" w:rsidP="00A35EA7">
      <w:pPr>
        <w:rPr>
          <w:rFonts w:ascii="Calibri" w:hAnsi="Calibri" w:cs="Calibri"/>
        </w:rPr>
      </w:pPr>
    </w:p>
    <w:p w14:paraId="11205810" w14:textId="77777777" w:rsidR="00A35EA7" w:rsidRPr="00A35EA7" w:rsidRDefault="00A35EA7" w:rsidP="00A35EA7">
      <w:pPr>
        <w:rPr>
          <w:rFonts w:ascii="Calibri" w:hAnsi="Calibri" w:cs="Calibri"/>
        </w:rPr>
      </w:pPr>
    </w:p>
    <w:p w14:paraId="2900318C" w14:textId="77777777" w:rsidR="00A35EA7" w:rsidRPr="00A35EA7" w:rsidRDefault="00A35EA7" w:rsidP="00A35EA7">
      <w:pPr>
        <w:rPr>
          <w:rFonts w:ascii="Calibri" w:hAnsi="Calibri" w:cs="Calibri"/>
        </w:rPr>
      </w:pPr>
    </w:p>
    <w:p w14:paraId="5E461854" w14:textId="77777777" w:rsidR="00A35EA7" w:rsidRPr="00A35EA7" w:rsidRDefault="00A35EA7" w:rsidP="00A35EA7">
      <w:pPr>
        <w:rPr>
          <w:rFonts w:ascii="Calibri" w:hAnsi="Calibri" w:cs="Calibri"/>
        </w:rPr>
      </w:pPr>
    </w:p>
    <w:p w14:paraId="6B3F689C" w14:textId="77777777" w:rsidR="00A35EA7" w:rsidRPr="00A35EA7" w:rsidRDefault="00A35EA7" w:rsidP="00A35EA7">
      <w:pPr>
        <w:rPr>
          <w:rFonts w:ascii="Calibri" w:hAnsi="Calibri" w:cs="Calibri"/>
        </w:rPr>
      </w:pPr>
    </w:p>
    <w:p w14:paraId="78785F17" w14:textId="77777777" w:rsidR="00A35EA7" w:rsidRPr="00A35EA7" w:rsidRDefault="00A35EA7" w:rsidP="00A35EA7">
      <w:pPr>
        <w:rPr>
          <w:rFonts w:ascii="Calibri" w:hAnsi="Calibri" w:cs="Calibri"/>
        </w:rPr>
      </w:pPr>
    </w:p>
    <w:p w14:paraId="349C587E" w14:textId="77777777" w:rsidR="00A35EA7" w:rsidRPr="00A35EA7" w:rsidRDefault="00A35EA7" w:rsidP="00A35EA7">
      <w:pPr>
        <w:rPr>
          <w:rFonts w:ascii="Calibri" w:hAnsi="Calibri" w:cs="Calibri"/>
        </w:rPr>
      </w:pPr>
    </w:p>
    <w:p w14:paraId="0EC783FA" w14:textId="77777777" w:rsidR="00A35EA7" w:rsidRPr="00A35EA7" w:rsidRDefault="00A35EA7" w:rsidP="00A35EA7">
      <w:pPr>
        <w:rPr>
          <w:rFonts w:ascii="Calibri" w:hAnsi="Calibri" w:cs="Calibri"/>
        </w:rPr>
      </w:pPr>
    </w:p>
    <w:p w14:paraId="14FDEED9" w14:textId="77777777" w:rsidR="00A35EA7" w:rsidRPr="00A35EA7" w:rsidRDefault="00A35EA7" w:rsidP="00A35EA7">
      <w:pPr>
        <w:rPr>
          <w:rFonts w:ascii="Calibri" w:hAnsi="Calibri" w:cs="Calibri"/>
        </w:rPr>
      </w:pPr>
    </w:p>
    <w:p w14:paraId="3A1C39A5" w14:textId="77777777" w:rsidR="00A35EA7" w:rsidRPr="00A35EA7" w:rsidRDefault="00A35EA7" w:rsidP="00A35EA7">
      <w:pPr>
        <w:rPr>
          <w:rFonts w:ascii="Calibri" w:hAnsi="Calibri" w:cs="Calibri"/>
        </w:rPr>
      </w:pPr>
    </w:p>
    <w:p w14:paraId="05EA1479" w14:textId="77777777" w:rsidR="00A35EA7" w:rsidRPr="00A35EA7" w:rsidRDefault="00A35EA7" w:rsidP="00A35EA7">
      <w:pPr>
        <w:rPr>
          <w:rFonts w:ascii="Calibri" w:hAnsi="Calibri" w:cs="Calibri"/>
        </w:rPr>
      </w:pPr>
    </w:p>
    <w:p w14:paraId="6C7C31F9" w14:textId="77777777" w:rsidR="00A35EA7" w:rsidRPr="00A35EA7" w:rsidRDefault="00A35EA7" w:rsidP="00A35EA7">
      <w:pPr>
        <w:rPr>
          <w:rFonts w:ascii="Calibri" w:hAnsi="Calibri" w:cs="Calibri"/>
        </w:rPr>
      </w:pPr>
    </w:p>
    <w:p w14:paraId="60394552" w14:textId="77777777" w:rsidR="00A35EA7" w:rsidRPr="00A35EA7" w:rsidRDefault="00A35EA7" w:rsidP="00A35EA7">
      <w:pPr>
        <w:rPr>
          <w:rFonts w:ascii="Calibri" w:hAnsi="Calibri" w:cs="Calibri"/>
        </w:rPr>
      </w:pPr>
    </w:p>
    <w:p w14:paraId="00663EE3" w14:textId="77777777" w:rsidR="00A35EA7" w:rsidRPr="00A35EA7" w:rsidRDefault="00A35EA7" w:rsidP="00A35EA7">
      <w:pPr>
        <w:rPr>
          <w:rFonts w:ascii="Calibri" w:hAnsi="Calibri" w:cs="Calibri"/>
        </w:rPr>
      </w:pPr>
    </w:p>
    <w:p w14:paraId="76606F3E" w14:textId="77777777" w:rsidR="00A35EA7" w:rsidRPr="00A35EA7" w:rsidRDefault="00A35EA7" w:rsidP="00A35EA7">
      <w:pPr>
        <w:rPr>
          <w:rFonts w:ascii="Calibri" w:hAnsi="Calibri" w:cs="Calibri"/>
        </w:rPr>
      </w:pPr>
    </w:p>
    <w:p w14:paraId="32F0DC76" w14:textId="77777777" w:rsidR="00A35EA7" w:rsidRPr="00A35EA7" w:rsidRDefault="00A35EA7" w:rsidP="00A35EA7">
      <w:pPr>
        <w:rPr>
          <w:rFonts w:ascii="Calibri" w:hAnsi="Calibri" w:cs="Calibri"/>
        </w:rPr>
      </w:pPr>
    </w:p>
    <w:p w14:paraId="70463476" w14:textId="77777777" w:rsidR="00A35EA7" w:rsidRPr="00A35EA7" w:rsidRDefault="00A35EA7" w:rsidP="00A35EA7">
      <w:pPr>
        <w:rPr>
          <w:rFonts w:ascii="Calibri" w:hAnsi="Calibri" w:cs="Calibri"/>
        </w:rPr>
      </w:pPr>
    </w:p>
    <w:p w14:paraId="495EBA8C" w14:textId="77777777" w:rsidR="00A35EA7" w:rsidRPr="00A35EA7" w:rsidRDefault="00A35EA7" w:rsidP="00A35EA7">
      <w:pPr>
        <w:rPr>
          <w:rFonts w:ascii="Calibri" w:hAnsi="Calibri" w:cs="Calibri"/>
        </w:rPr>
      </w:pPr>
    </w:p>
    <w:p w14:paraId="4BB89CEA" w14:textId="77777777" w:rsidR="00A35EA7" w:rsidRPr="00A35EA7" w:rsidRDefault="00A35EA7" w:rsidP="00A35EA7">
      <w:pPr>
        <w:rPr>
          <w:rFonts w:ascii="Calibri" w:hAnsi="Calibri" w:cs="Calibri"/>
        </w:rPr>
      </w:pPr>
    </w:p>
    <w:p w14:paraId="3E2A5514" w14:textId="77777777" w:rsidR="00A35EA7" w:rsidRPr="00A35EA7" w:rsidRDefault="00A35EA7" w:rsidP="00A35EA7">
      <w:pPr>
        <w:rPr>
          <w:rFonts w:ascii="Calibri" w:hAnsi="Calibri" w:cs="Calibri"/>
        </w:rPr>
      </w:pPr>
    </w:p>
    <w:p w14:paraId="445CD71C" w14:textId="77777777" w:rsidR="00A35EA7" w:rsidRPr="00A35EA7" w:rsidRDefault="00A35EA7" w:rsidP="00A35EA7">
      <w:pPr>
        <w:rPr>
          <w:rFonts w:ascii="Calibri" w:hAnsi="Calibri" w:cs="Calibri"/>
        </w:rPr>
      </w:pPr>
    </w:p>
    <w:p w14:paraId="1A895A0A" w14:textId="77777777" w:rsidR="00A35EA7" w:rsidRPr="00A35EA7" w:rsidRDefault="00A35EA7" w:rsidP="00A35EA7">
      <w:pPr>
        <w:rPr>
          <w:rFonts w:ascii="Calibri" w:hAnsi="Calibri" w:cs="Calibri"/>
        </w:rPr>
      </w:pPr>
    </w:p>
    <w:p w14:paraId="6DBEF8B9" w14:textId="77777777" w:rsidR="00A35EA7" w:rsidRPr="00A35EA7" w:rsidRDefault="00A35EA7" w:rsidP="00A35EA7">
      <w:pPr>
        <w:rPr>
          <w:rFonts w:ascii="Calibri" w:hAnsi="Calibri" w:cs="Calibri"/>
        </w:rPr>
      </w:pPr>
    </w:p>
    <w:p w14:paraId="2FDD2F24" w14:textId="77777777" w:rsidR="00A35EA7" w:rsidRPr="00A35EA7" w:rsidRDefault="00A35EA7" w:rsidP="00A35EA7">
      <w:pPr>
        <w:rPr>
          <w:rFonts w:ascii="Calibri" w:hAnsi="Calibri" w:cs="Calibri"/>
        </w:rPr>
      </w:pPr>
    </w:p>
    <w:p w14:paraId="14E632A0" w14:textId="77777777" w:rsidR="00A35EA7" w:rsidRPr="00A35EA7" w:rsidRDefault="00A35EA7" w:rsidP="00A35EA7">
      <w:pPr>
        <w:rPr>
          <w:rFonts w:ascii="Calibri" w:hAnsi="Calibri" w:cs="Calibri"/>
        </w:rPr>
      </w:pPr>
    </w:p>
    <w:p w14:paraId="16FC3062" w14:textId="77777777" w:rsidR="00A35EA7" w:rsidRPr="00A35EA7" w:rsidRDefault="00A35EA7" w:rsidP="00A35EA7">
      <w:pPr>
        <w:rPr>
          <w:rFonts w:ascii="Calibri" w:hAnsi="Calibri" w:cs="Calibri"/>
        </w:rPr>
      </w:pPr>
    </w:p>
    <w:p w14:paraId="0FB09D3E" w14:textId="77777777" w:rsidR="00A35EA7" w:rsidRPr="00A35EA7" w:rsidRDefault="00A35EA7" w:rsidP="00A35EA7">
      <w:pPr>
        <w:rPr>
          <w:rFonts w:ascii="Calibri" w:hAnsi="Calibri" w:cs="Calibri"/>
        </w:rPr>
      </w:pPr>
    </w:p>
    <w:p w14:paraId="109422AE" w14:textId="77777777" w:rsidR="00A35EA7" w:rsidRPr="00A35EA7" w:rsidRDefault="00A35EA7" w:rsidP="00A35EA7">
      <w:pPr>
        <w:rPr>
          <w:rFonts w:ascii="Calibri" w:hAnsi="Calibri" w:cs="Calibri"/>
        </w:rPr>
      </w:pPr>
    </w:p>
    <w:p w14:paraId="7B51575A" w14:textId="77777777" w:rsidR="00A35EA7" w:rsidRPr="00A35EA7" w:rsidRDefault="00A35EA7" w:rsidP="00A35EA7">
      <w:pPr>
        <w:rPr>
          <w:rFonts w:ascii="Calibri" w:hAnsi="Calibri" w:cs="Calibri"/>
        </w:rPr>
      </w:pPr>
    </w:p>
    <w:p w14:paraId="2C59F833" w14:textId="77777777" w:rsidR="00A35EA7" w:rsidRPr="00A35EA7" w:rsidRDefault="00A35EA7" w:rsidP="00A35EA7">
      <w:pPr>
        <w:rPr>
          <w:rFonts w:ascii="Calibri" w:hAnsi="Calibri" w:cs="Calibri"/>
        </w:rPr>
      </w:pPr>
    </w:p>
    <w:p w14:paraId="42FC65D2" w14:textId="77777777" w:rsidR="00A35EA7" w:rsidRPr="00A35EA7" w:rsidRDefault="00A35EA7" w:rsidP="00A35EA7">
      <w:pPr>
        <w:rPr>
          <w:rFonts w:ascii="Calibri" w:hAnsi="Calibri" w:cs="Calibri"/>
        </w:rPr>
      </w:pPr>
    </w:p>
    <w:p w14:paraId="58029B6F" w14:textId="77777777" w:rsidR="00A35EA7" w:rsidRPr="00A35EA7" w:rsidRDefault="00A35EA7" w:rsidP="00A35EA7">
      <w:pPr>
        <w:rPr>
          <w:rFonts w:ascii="Calibri" w:hAnsi="Calibri" w:cs="Calibri"/>
        </w:rPr>
      </w:pPr>
    </w:p>
    <w:p w14:paraId="044F3208" w14:textId="77777777" w:rsidR="00A35EA7" w:rsidRPr="00A35EA7" w:rsidRDefault="00A35EA7" w:rsidP="00A35EA7">
      <w:pPr>
        <w:rPr>
          <w:rFonts w:ascii="Calibri" w:hAnsi="Calibri" w:cs="Calibri"/>
        </w:rPr>
      </w:pPr>
    </w:p>
    <w:p w14:paraId="287844DC" w14:textId="77777777" w:rsidR="00A35EA7" w:rsidRPr="00A35EA7" w:rsidRDefault="00A35EA7" w:rsidP="00A35EA7">
      <w:pPr>
        <w:rPr>
          <w:rFonts w:ascii="Calibri" w:hAnsi="Calibri" w:cs="Calibri"/>
        </w:rPr>
      </w:pPr>
    </w:p>
    <w:p w14:paraId="129EF0B9" w14:textId="77777777" w:rsidR="00A35EA7" w:rsidRPr="00A35EA7" w:rsidRDefault="00A35EA7" w:rsidP="00A35EA7">
      <w:pPr>
        <w:rPr>
          <w:rFonts w:ascii="Calibri" w:hAnsi="Calibri" w:cs="Calibri"/>
        </w:rPr>
      </w:pPr>
    </w:p>
    <w:p w14:paraId="0253CF29" w14:textId="77777777" w:rsidR="00A35EA7" w:rsidRPr="00A35EA7" w:rsidRDefault="00A35EA7" w:rsidP="00A35EA7">
      <w:pPr>
        <w:rPr>
          <w:rFonts w:ascii="Calibri" w:hAnsi="Calibri" w:cs="Calibri"/>
        </w:rPr>
      </w:pPr>
    </w:p>
    <w:p w14:paraId="5FD821E0" w14:textId="77777777" w:rsidR="00A35EA7" w:rsidRPr="00A35EA7" w:rsidRDefault="00A35EA7" w:rsidP="00A35EA7">
      <w:pPr>
        <w:rPr>
          <w:rFonts w:ascii="Calibri" w:hAnsi="Calibri" w:cs="Calibri"/>
        </w:rPr>
      </w:pPr>
    </w:p>
    <w:p w14:paraId="5358044F" w14:textId="77777777" w:rsidR="00A35EA7" w:rsidRPr="00A35EA7" w:rsidRDefault="00A35EA7" w:rsidP="00A35EA7">
      <w:pPr>
        <w:rPr>
          <w:rFonts w:ascii="Calibri" w:hAnsi="Calibri" w:cs="Calibri"/>
        </w:rPr>
      </w:pPr>
    </w:p>
    <w:p w14:paraId="063FA8A4" w14:textId="77777777" w:rsidR="00A35EA7" w:rsidRPr="00A35EA7" w:rsidRDefault="00A35EA7" w:rsidP="00A35EA7">
      <w:pPr>
        <w:rPr>
          <w:rFonts w:ascii="Calibri" w:hAnsi="Calibri" w:cs="Calibri"/>
        </w:rPr>
      </w:pPr>
    </w:p>
    <w:p w14:paraId="3F0F9ECB" w14:textId="77777777" w:rsidR="00A35EA7" w:rsidRPr="00A35EA7" w:rsidRDefault="00A35EA7" w:rsidP="00A35EA7">
      <w:pPr>
        <w:rPr>
          <w:rFonts w:ascii="Calibri" w:hAnsi="Calibri" w:cs="Calibri"/>
        </w:rPr>
      </w:pPr>
    </w:p>
    <w:p w14:paraId="52223540" w14:textId="77777777" w:rsidR="00A35EA7" w:rsidRPr="00A35EA7" w:rsidRDefault="00A35EA7" w:rsidP="00A35EA7">
      <w:pPr>
        <w:rPr>
          <w:rFonts w:ascii="Calibri" w:hAnsi="Calibri" w:cs="Calibri"/>
        </w:rPr>
      </w:pPr>
    </w:p>
    <w:p w14:paraId="121655B8" w14:textId="77777777" w:rsidR="00A35EA7" w:rsidRPr="00A35EA7" w:rsidRDefault="00A35EA7" w:rsidP="00A35EA7">
      <w:pPr>
        <w:rPr>
          <w:rFonts w:ascii="Calibri" w:hAnsi="Calibri" w:cs="Calibri"/>
        </w:rPr>
      </w:pPr>
    </w:p>
    <w:p w14:paraId="0D37942C" w14:textId="77777777" w:rsidR="00A35EA7" w:rsidRPr="00A35EA7" w:rsidRDefault="00A35EA7" w:rsidP="00A35EA7">
      <w:pPr>
        <w:rPr>
          <w:rFonts w:ascii="Calibri" w:hAnsi="Calibri" w:cs="Calibri"/>
        </w:rPr>
      </w:pPr>
    </w:p>
    <w:p w14:paraId="2551DAB6" w14:textId="77777777" w:rsidR="00A35EA7" w:rsidRPr="00A35EA7" w:rsidRDefault="00A35EA7" w:rsidP="00A35EA7">
      <w:pPr>
        <w:rPr>
          <w:rFonts w:ascii="Calibri" w:hAnsi="Calibri" w:cs="Calibri"/>
        </w:rPr>
      </w:pPr>
    </w:p>
    <w:p w14:paraId="4AEBDFD6" w14:textId="77777777" w:rsidR="00A35EA7" w:rsidRPr="00A35EA7" w:rsidRDefault="00A35EA7" w:rsidP="00A35EA7">
      <w:pPr>
        <w:rPr>
          <w:rFonts w:ascii="Calibri" w:hAnsi="Calibri" w:cs="Calibri"/>
        </w:rPr>
      </w:pPr>
    </w:p>
    <w:p w14:paraId="7D371B48" w14:textId="77777777" w:rsidR="00A35EA7" w:rsidRPr="00A35EA7" w:rsidRDefault="00A35EA7" w:rsidP="00A35EA7">
      <w:pPr>
        <w:rPr>
          <w:rFonts w:ascii="Calibri" w:hAnsi="Calibri" w:cs="Calibri"/>
        </w:rPr>
      </w:pPr>
    </w:p>
    <w:p w14:paraId="1C648D66" w14:textId="77777777" w:rsidR="00A35EA7" w:rsidRPr="00A35EA7" w:rsidRDefault="00A35EA7" w:rsidP="00A35EA7">
      <w:pPr>
        <w:rPr>
          <w:rFonts w:ascii="Calibri" w:hAnsi="Calibri" w:cs="Calibri"/>
        </w:rPr>
      </w:pPr>
    </w:p>
    <w:p w14:paraId="5851B676" w14:textId="77777777" w:rsidR="00A35EA7" w:rsidRPr="00A35EA7" w:rsidRDefault="00A35EA7" w:rsidP="00A35EA7">
      <w:pPr>
        <w:rPr>
          <w:rFonts w:ascii="Calibri" w:hAnsi="Calibri" w:cs="Calibri"/>
        </w:rPr>
      </w:pPr>
    </w:p>
    <w:p w14:paraId="753145B0" w14:textId="77777777" w:rsidR="00A35EA7" w:rsidRPr="00A35EA7" w:rsidRDefault="00A35EA7" w:rsidP="00A35EA7">
      <w:pPr>
        <w:rPr>
          <w:rFonts w:ascii="Calibri" w:hAnsi="Calibri" w:cs="Calibri"/>
        </w:rPr>
      </w:pPr>
    </w:p>
    <w:p w14:paraId="2D043D7D" w14:textId="77777777" w:rsidR="00A35EA7" w:rsidRPr="00A35EA7" w:rsidRDefault="00A35EA7" w:rsidP="00A35EA7">
      <w:pPr>
        <w:rPr>
          <w:rFonts w:ascii="Calibri" w:hAnsi="Calibri" w:cs="Calibri"/>
        </w:rPr>
      </w:pPr>
    </w:p>
    <w:p w14:paraId="1E6718D3" w14:textId="77777777" w:rsidR="00A35EA7" w:rsidRPr="00A35EA7" w:rsidRDefault="00A35EA7" w:rsidP="00A35EA7">
      <w:pPr>
        <w:rPr>
          <w:rFonts w:ascii="Calibri" w:hAnsi="Calibri" w:cs="Calibri"/>
        </w:rPr>
      </w:pPr>
    </w:p>
    <w:p w14:paraId="76907127" w14:textId="77777777" w:rsidR="00A35EA7" w:rsidRPr="00A35EA7" w:rsidRDefault="00A35EA7" w:rsidP="00A35EA7">
      <w:pPr>
        <w:rPr>
          <w:rFonts w:ascii="Calibri" w:hAnsi="Calibri" w:cs="Calibri"/>
        </w:rPr>
      </w:pPr>
    </w:p>
    <w:p w14:paraId="434168A5" w14:textId="77777777" w:rsidR="00A35EA7" w:rsidRPr="00A35EA7" w:rsidRDefault="00A35EA7" w:rsidP="00A35EA7">
      <w:pPr>
        <w:rPr>
          <w:rFonts w:ascii="Calibri" w:hAnsi="Calibri" w:cs="Calibri"/>
        </w:rPr>
      </w:pPr>
    </w:p>
    <w:p w14:paraId="39281776" w14:textId="77777777" w:rsidR="00A35EA7" w:rsidRPr="00A35EA7" w:rsidRDefault="00A35EA7" w:rsidP="00A35EA7">
      <w:pPr>
        <w:rPr>
          <w:rFonts w:ascii="Calibri" w:hAnsi="Calibri" w:cs="Calibri"/>
        </w:rPr>
      </w:pPr>
    </w:p>
    <w:p w14:paraId="1FFE4744" w14:textId="77777777" w:rsidR="00A35EA7" w:rsidRPr="00A35EA7" w:rsidRDefault="00A35EA7" w:rsidP="00A35EA7">
      <w:pPr>
        <w:rPr>
          <w:rFonts w:ascii="Calibri" w:hAnsi="Calibri" w:cs="Calibri"/>
        </w:rPr>
      </w:pPr>
    </w:p>
    <w:p w14:paraId="2A6CE7F6" w14:textId="77777777" w:rsidR="00A35EA7" w:rsidRPr="00A35EA7" w:rsidRDefault="00A35EA7" w:rsidP="00A35EA7">
      <w:pPr>
        <w:rPr>
          <w:rFonts w:ascii="Calibri" w:hAnsi="Calibri" w:cs="Calibri"/>
        </w:rPr>
      </w:pPr>
    </w:p>
    <w:p w14:paraId="6B40E999" w14:textId="77777777" w:rsidR="00A35EA7" w:rsidRPr="00A35EA7" w:rsidRDefault="00A35EA7" w:rsidP="00A35EA7">
      <w:pPr>
        <w:rPr>
          <w:rFonts w:ascii="Calibri" w:hAnsi="Calibri" w:cs="Calibri"/>
        </w:rPr>
      </w:pPr>
    </w:p>
    <w:p w14:paraId="42991AD7" w14:textId="77777777" w:rsidR="00A35EA7" w:rsidRPr="00A35EA7" w:rsidRDefault="00A35EA7" w:rsidP="00A35EA7">
      <w:pPr>
        <w:rPr>
          <w:rFonts w:ascii="Calibri" w:hAnsi="Calibri" w:cs="Calibri"/>
        </w:rPr>
      </w:pPr>
    </w:p>
    <w:p w14:paraId="6266D921" w14:textId="77777777" w:rsidR="00A35EA7" w:rsidRPr="00A35EA7" w:rsidRDefault="00A35EA7" w:rsidP="00A35EA7">
      <w:pPr>
        <w:rPr>
          <w:rFonts w:ascii="Calibri" w:hAnsi="Calibri" w:cs="Calibri"/>
        </w:rPr>
      </w:pPr>
    </w:p>
    <w:p w14:paraId="2F137BA9" w14:textId="77777777" w:rsidR="00A35EA7" w:rsidRPr="00A35EA7" w:rsidRDefault="00A35EA7" w:rsidP="00A35EA7">
      <w:pPr>
        <w:rPr>
          <w:rFonts w:ascii="Calibri" w:hAnsi="Calibri" w:cs="Calibri"/>
        </w:rPr>
      </w:pPr>
    </w:p>
    <w:p w14:paraId="3D137A1F" w14:textId="77777777" w:rsidR="00A35EA7" w:rsidRPr="00A35EA7" w:rsidRDefault="00A35EA7" w:rsidP="00A35EA7">
      <w:pPr>
        <w:rPr>
          <w:rFonts w:ascii="Calibri" w:hAnsi="Calibri" w:cs="Calibri"/>
        </w:rPr>
      </w:pPr>
    </w:p>
    <w:p w14:paraId="617528B7" w14:textId="77777777" w:rsidR="00A35EA7" w:rsidRPr="00A35EA7" w:rsidRDefault="00A35EA7" w:rsidP="00A35EA7">
      <w:pPr>
        <w:rPr>
          <w:rFonts w:ascii="Calibri" w:hAnsi="Calibri" w:cs="Calibri"/>
        </w:rPr>
      </w:pPr>
    </w:p>
    <w:p w14:paraId="50DEF7B9" w14:textId="77777777" w:rsidR="00A35EA7" w:rsidRPr="00A35EA7" w:rsidRDefault="00A35EA7" w:rsidP="00A35EA7">
      <w:pPr>
        <w:rPr>
          <w:rFonts w:ascii="Calibri" w:hAnsi="Calibri" w:cs="Calibri"/>
        </w:rPr>
      </w:pPr>
    </w:p>
    <w:p w14:paraId="668CAB8D" w14:textId="77777777" w:rsidR="00A35EA7" w:rsidRPr="00A35EA7" w:rsidRDefault="00A35EA7" w:rsidP="00A35EA7">
      <w:pPr>
        <w:rPr>
          <w:rFonts w:ascii="Calibri" w:hAnsi="Calibri" w:cs="Calibri"/>
        </w:rPr>
      </w:pPr>
    </w:p>
    <w:p w14:paraId="7774314C" w14:textId="77777777" w:rsidR="00A35EA7" w:rsidRPr="00A35EA7" w:rsidRDefault="00A35EA7" w:rsidP="00A35EA7">
      <w:pPr>
        <w:rPr>
          <w:rFonts w:ascii="Calibri" w:hAnsi="Calibri" w:cs="Calibri"/>
        </w:rPr>
      </w:pPr>
    </w:p>
    <w:p w14:paraId="328ED3D5" w14:textId="77777777" w:rsidR="00A35EA7" w:rsidRPr="00A35EA7" w:rsidRDefault="00A35EA7" w:rsidP="00A35EA7">
      <w:pPr>
        <w:rPr>
          <w:rFonts w:ascii="Calibri" w:hAnsi="Calibri" w:cs="Calibri"/>
        </w:rPr>
      </w:pPr>
    </w:p>
    <w:p w14:paraId="2D70B553" w14:textId="77777777" w:rsidR="00A35EA7" w:rsidRPr="00A35EA7" w:rsidRDefault="00A35EA7" w:rsidP="00A35EA7">
      <w:pPr>
        <w:rPr>
          <w:rFonts w:ascii="Calibri" w:hAnsi="Calibri" w:cs="Calibri"/>
        </w:rPr>
      </w:pPr>
    </w:p>
    <w:p w14:paraId="1E669157" w14:textId="77777777" w:rsidR="00A35EA7" w:rsidRPr="00A35EA7" w:rsidRDefault="00A35EA7" w:rsidP="00A35EA7">
      <w:pPr>
        <w:rPr>
          <w:rFonts w:ascii="Calibri" w:hAnsi="Calibri" w:cs="Calibri"/>
        </w:rPr>
      </w:pPr>
    </w:p>
    <w:p w14:paraId="1008EB65" w14:textId="77777777" w:rsidR="00A35EA7" w:rsidRPr="00A35EA7" w:rsidRDefault="00A35EA7" w:rsidP="00A35EA7">
      <w:pPr>
        <w:rPr>
          <w:rFonts w:ascii="Calibri" w:hAnsi="Calibri" w:cs="Calibri"/>
        </w:rPr>
      </w:pPr>
    </w:p>
    <w:p w14:paraId="169BEDFF" w14:textId="77777777" w:rsidR="00A35EA7" w:rsidRPr="00A35EA7" w:rsidRDefault="00A35EA7" w:rsidP="00A35EA7">
      <w:pPr>
        <w:rPr>
          <w:rFonts w:ascii="Calibri" w:hAnsi="Calibri" w:cs="Calibri"/>
        </w:rPr>
      </w:pPr>
    </w:p>
    <w:p w14:paraId="3CF45E3C" w14:textId="77777777" w:rsidR="00A35EA7" w:rsidRPr="00A35EA7" w:rsidRDefault="00A35EA7" w:rsidP="00A35EA7">
      <w:pPr>
        <w:rPr>
          <w:rFonts w:ascii="Calibri" w:hAnsi="Calibri" w:cs="Calibri"/>
        </w:rPr>
      </w:pPr>
    </w:p>
    <w:p w14:paraId="147F07B4" w14:textId="77777777" w:rsidR="00A35EA7" w:rsidRPr="00A35EA7" w:rsidRDefault="00A35EA7" w:rsidP="00A35EA7">
      <w:pPr>
        <w:rPr>
          <w:rFonts w:ascii="Calibri" w:hAnsi="Calibri" w:cs="Calibri"/>
        </w:rPr>
      </w:pPr>
    </w:p>
    <w:p w14:paraId="776875E6" w14:textId="77777777" w:rsidR="00A35EA7" w:rsidRPr="00A35EA7" w:rsidRDefault="00A35EA7" w:rsidP="00A35EA7">
      <w:pPr>
        <w:rPr>
          <w:rFonts w:ascii="Calibri" w:hAnsi="Calibri" w:cs="Calibri"/>
        </w:rPr>
      </w:pPr>
    </w:p>
    <w:p w14:paraId="32B32E00" w14:textId="77777777" w:rsidR="00A35EA7" w:rsidRPr="00A35EA7" w:rsidRDefault="00A35EA7" w:rsidP="00A35EA7">
      <w:pPr>
        <w:rPr>
          <w:rFonts w:ascii="Calibri" w:hAnsi="Calibri" w:cs="Calibri"/>
        </w:rPr>
      </w:pPr>
    </w:p>
    <w:p w14:paraId="3CFE6775" w14:textId="77777777" w:rsidR="00A35EA7" w:rsidRPr="00A35EA7" w:rsidRDefault="00A35EA7" w:rsidP="00A35EA7">
      <w:pPr>
        <w:rPr>
          <w:rFonts w:ascii="Calibri" w:hAnsi="Calibri" w:cs="Calibri"/>
        </w:rPr>
      </w:pPr>
    </w:p>
    <w:p w14:paraId="033D9FE4" w14:textId="77777777" w:rsidR="00A35EA7" w:rsidRPr="00A35EA7" w:rsidRDefault="00A35EA7" w:rsidP="00A35EA7">
      <w:pPr>
        <w:rPr>
          <w:rFonts w:ascii="Calibri" w:hAnsi="Calibri" w:cs="Calibri"/>
        </w:rPr>
      </w:pPr>
    </w:p>
    <w:p w14:paraId="1A6AC3ED" w14:textId="77777777" w:rsidR="00A35EA7" w:rsidRPr="00A35EA7" w:rsidRDefault="00A35EA7" w:rsidP="00A35EA7">
      <w:pPr>
        <w:rPr>
          <w:rFonts w:ascii="Calibri" w:hAnsi="Calibri" w:cs="Calibri"/>
        </w:rPr>
      </w:pPr>
    </w:p>
    <w:p w14:paraId="3477C296" w14:textId="77777777" w:rsidR="00A35EA7" w:rsidRPr="00A35EA7" w:rsidRDefault="00A35EA7" w:rsidP="00A35EA7">
      <w:pPr>
        <w:rPr>
          <w:rFonts w:ascii="Calibri" w:hAnsi="Calibri" w:cs="Calibri"/>
        </w:rPr>
      </w:pPr>
    </w:p>
    <w:p w14:paraId="0FDC223A" w14:textId="77777777" w:rsidR="00A35EA7" w:rsidRPr="00A35EA7" w:rsidRDefault="00A35EA7" w:rsidP="00A35EA7">
      <w:pPr>
        <w:rPr>
          <w:rFonts w:ascii="Calibri" w:hAnsi="Calibri" w:cs="Calibri"/>
        </w:rPr>
      </w:pPr>
    </w:p>
    <w:p w14:paraId="76004EE8" w14:textId="77777777" w:rsidR="00A35EA7" w:rsidRPr="00A35EA7" w:rsidRDefault="00A35EA7" w:rsidP="00A35EA7">
      <w:pPr>
        <w:rPr>
          <w:rFonts w:ascii="Calibri" w:hAnsi="Calibri" w:cs="Calibri"/>
        </w:rPr>
      </w:pPr>
    </w:p>
    <w:p w14:paraId="24481A17" w14:textId="77777777" w:rsidR="00A35EA7" w:rsidRPr="00A35EA7" w:rsidRDefault="00A35EA7" w:rsidP="00A35EA7">
      <w:pPr>
        <w:rPr>
          <w:rFonts w:ascii="Calibri" w:hAnsi="Calibri" w:cs="Calibri"/>
        </w:rPr>
      </w:pPr>
    </w:p>
    <w:p w14:paraId="74BDE7E2" w14:textId="77777777" w:rsidR="00A35EA7" w:rsidRPr="00A35EA7" w:rsidRDefault="00A35EA7" w:rsidP="00A35EA7">
      <w:pPr>
        <w:rPr>
          <w:rFonts w:ascii="Calibri" w:hAnsi="Calibri" w:cs="Calibri"/>
        </w:rPr>
      </w:pPr>
    </w:p>
    <w:p w14:paraId="2334A40E" w14:textId="77777777" w:rsidR="00A35EA7" w:rsidRPr="00A35EA7" w:rsidRDefault="00A35EA7" w:rsidP="00A35EA7">
      <w:pPr>
        <w:rPr>
          <w:rFonts w:ascii="Calibri" w:hAnsi="Calibri" w:cs="Calibri"/>
        </w:rPr>
      </w:pPr>
    </w:p>
    <w:p w14:paraId="00895699" w14:textId="77777777" w:rsidR="00A35EA7" w:rsidRPr="00A35EA7" w:rsidRDefault="00A35EA7" w:rsidP="00A35EA7">
      <w:pPr>
        <w:rPr>
          <w:rFonts w:ascii="Calibri" w:hAnsi="Calibri" w:cs="Calibri"/>
        </w:rPr>
      </w:pPr>
    </w:p>
    <w:p w14:paraId="3C66E68B" w14:textId="77777777" w:rsidR="00A35EA7" w:rsidRPr="00A35EA7" w:rsidRDefault="00A35EA7" w:rsidP="00A35EA7">
      <w:pPr>
        <w:rPr>
          <w:rFonts w:ascii="Calibri" w:hAnsi="Calibri" w:cs="Calibri"/>
        </w:rPr>
      </w:pPr>
    </w:p>
    <w:p w14:paraId="74CF704B" w14:textId="77777777" w:rsidR="00A35EA7" w:rsidRPr="00A35EA7" w:rsidRDefault="00A35EA7" w:rsidP="00A35EA7">
      <w:pPr>
        <w:rPr>
          <w:rFonts w:ascii="Calibri" w:hAnsi="Calibri" w:cs="Calibri"/>
        </w:rPr>
      </w:pPr>
    </w:p>
    <w:p w14:paraId="752ACD52" w14:textId="77777777" w:rsidR="00A35EA7" w:rsidRPr="00A35EA7" w:rsidRDefault="00A35EA7" w:rsidP="00A35EA7">
      <w:pPr>
        <w:rPr>
          <w:rFonts w:ascii="Calibri" w:hAnsi="Calibri" w:cs="Calibri"/>
        </w:rPr>
      </w:pPr>
    </w:p>
    <w:p w14:paraId="3BB4240F" w14:textId="77777777" w:rsidR="00A35EA7" w:rsidRPr="00A35EA7" w:rsidRDefault="00A35EA7" w:rsidP="00A35EA7">
      <w:pPr>
        <w:rPr>
          <w:rFonts w:ascii="Calibri" w:hAnsi="Calibri" w:cs="Calibri"/>
        </w:rPr>
      </w:pPr>
    </w:p>
    <w:p w14:paraId="65B07FB0" w14:textId="77777777" w:rsidR="00A35EA7" w:rsidRPr="00A35EA7" w:rsidRDefault="00A35EA7" w:rsidP="00A35EA7">
      <w:pPr>
        <w:rPr>
          <w:rFonts w:ascii="Calibri" w:hAnsi="Calibri" w:cs="Calibri"/>
        </w:rPr>
      </w:pPr>
    </w:p>
    <w:p w14:paraId="3150EECD" w14:textId="77777777" w:rsidR="00A35EA7" w:rsidRPr="00A35EA7" w:rsidRDefault="00A35EA7" w:rsidP="00A35EA7">
      <w:pPr>
        <w:rPr>
          <w:rFonts w:ascii="Calibri" w:hAnsi="Calibri" w:cs="Calibri"/>
        </w:rPr>
      </w:pPr>
    </w:p>
    <w:p w14:paraId="7BF9554F" w14:textId="77777777" w:rsidR="00A35EA7" w:rsidRPr="00A35EA7" w:rsidRDefault="00A35EA7" w:rsidP="00A35EA7">
      <w:pPr>
        <w:rPr>
          <w:rFonts w:ascii="Calibri" w:hAnsi="Calibri" w:cs="Calibri"/>
        </w:rPr>
      </w:pPr>
    </w:p>
    <w:p w14:paraId="77615764" w14:textId="77777777" w:rsidR="00A35EA7" w:rsidRPr="00A35EA7" w:rsidRDefault="00A35EA7" w:rsidP="00A35EA7">
      <w:pPr>
        <w:rPr>
          <w:rFonts w:ascii="Calibri" w:hAnsi="Calibri" w:cs="Calibri"/>
        </w:rPr>
      </w:pPr>
    </w:p>
    <w:p w14:paraId="1B314731" w14:textId="77777777" w:rsidR="00A35EA7" w:rsidRPr="00A35EA7" w:rsidRDefault="00A35EA7" w:rsidP="00A35EA7">
      <w:pPr>
        <w:rPr>
          <w:rFonts w:ascii="Calibri" w:hAnsi="Calibri" w:cs="Calibri"/>
        </w:rPr>
      </w:pPr>
    </w:p>
    <w:p w14:paraId="1F9BADC7" w14:textId="77777777" w:rsidR="00A35EA7" w:rsidRPr="00A35EA7" w:rsidRDefault="00A35EA7" w:rsidP="00A35EA7">
      <w:pPr>
        <w:rPr>
          <w:rFonts w:ascii="Calibri" w:hAnsi="Calibri" w:cs="Calibri"/>
        </w:rPr>
      </w:pPr>
    </w:p>
    <w:p w14:paraId="1DCFABE9" w14:textId="77777777" w:rsidR="00A35EA7" w:rsidRPr="00A35EA7" w:rsidRDefault="00A35EA7" w:rsidP="00A35EA7">
      <w:pPr>
        <w:rPr>
          <w:rFonts w:ascii="Calibri" w:hAnsi="Calibri" w:cs="Calibri"/>
        </w:rPr>
      </w:pPr>
    </w:p>
    <w:p w14:paraId="5E87F89E" w14:textId="77777777" w:rsidR="00A35EA7" w:rsidRPr="00A35EA7" w:rsidRDefault="00A35EA7" w:rsidP="00A35EA7">
      <w:pPr>
        <w:rPr>
          <w:rFonts w:ascii="Calibri" w:hAnsi="Calibri" w:cs="Calibri"/>
        </w:rPr>
      </w:pPr>
    </w:p>
    <w:p w14:paraId="082762DA" w14:textId="77777777" w:rsidR="00A35EA7" w:rsidRPr="00A35EA7" w:rsidRDefault="00A35EA7" w:rsidP="00A35EA7">
      <w:pPr>
        <w:rPr>
          <w:rFonts w:ascii="Calibri" w:hAnsi="Calibri" w:cs="Calibri"/>
        </w:rPr>
      </w:pPr>
    </w:p>
    <w:p w14:paraId="4D494243" w14:textId="77777777" w:rsidR="00A35EA7" w:rsidRPr="00A35EA7" w:rsidRDefault="00A35EA7" w:rsidP="00A35EA7">
      <w:pPr>
        <w:rPr>
          <w:rFonts w:ascii="Calibri" w:hAnsi="Calibri" w:cs="Calibri"/>
        </w:rPr>
      </w:pPr>
    </w:p>
    <w:p w14:paraId="5AA39A92" w14:textId="77777777" w:rsidR="00A35EA7" w:rsidRPr="00A35EA7" w:rsidRDefault="00A35EA7" w:rsidP="00A35EA7">
      <w:pPr>
        <w:rPr>
          <w:rFonts w:ascii="Calibri" w:hAnsi="Calibri" w:cs="Calibri"/>
        </w:rPr>
      </w:pPr>
    </w:p>
    <w:p w14:paraId="7A56E556" w14:textId="77777777" w:rsidR="00A35EA7" w:rsidRPr="00A35EA7" w:rsidRDefault="00A35EA7" w:rsidP="00A35EA7">
      <w:pPr>
        <w:rPr>
          <w:rFonts w:ascii="Calibri" w:hAnsi="Calibri" w:cs="Calibri"/>
        </w:rPr>
      </w:pPr>
    </w:p>
    <w:p w14:paraId="57C2165B" w14:textId="77777777" w:rsidR="00A35EA7" w:rsidRPr="00A35EA7" w:rsidRDefault="00A35EA7" w:rsidP="00A35EA7">
      <w:pPr>
        <w:rPr>
          <w:rFonts w:ascii="Calibri" w:hAnsi="Calibri" w:cs="Calibri"/>
        </w:rPr>
      </w:pPr>
    </w:p>
    <w:p w14:paraId="7E2257DC" w14:textId="77777777" w:rsidR="00A35EA7" w:rsidRPr="00A35EA7" w:rsidRDefault="00A35EA7" w:rsidP="00A35EA7">
      <w:pPr>
        <w:rPr>
          <w:rFonts w:ascii="Calibri" w:hAnsi="Calibri" w:cs="Calibri"/>
        </w:rPr>
      </w:pPr>
    </w:p>
    <w:p w14:paraId="1AE57771" w14:textId="77777777" w:rsidR="00A35EA7" w:rsidRPr="00A35EA7" w:rsidRDefault="00A35EA7" w:rsidP="00A35EA7">
      <w:pPr>
        <w:rPr>
          <w:rFonts w:ascii="Calibri" w:hAnsi="Calibri" w:cs="Calibri"/>
        </w:rPr>
      </w:pPr>
    </w:p>
    <w:p w14:paraId="2D6BD965" w14:textId="77777777" w:rsidR="00A35EA7" w:rsidRPr="00A35EA7" w:rsidRDefault="00A35EA7" w:rsidP="00A35EA7">
      <w:pPr>
        <w:rPr>
          <w:rFonts w:ascii="Calibri" w:hAnsi="Calibri" w:cs="Calibri"/>
        </w:rPr>
      </w:pPr>
    </w:p>
    <w:p w14:paraId="48828383" w14:textId="77777777" w:rsidR="00A35EA7" w:rsidRPr="00A35EA7" w:rsidRDefault="00A35EA7" w:rsidP="00A35EA7">
      <w:pPr>
        <w:rPr>
          <w:rFonts w:ascii="Calibri" w:hAnsi="Calibri" w:cs="Calibri"/>
        </w:rPr>
      </w:pPr>
    </w:p>
    <w:p w14:paraId="50C8BBB3" w14:textId="77777777" w:rsidR="00A35EA7" w:rsidRPr="00A35EA7" w:rsidRDefault="00A35EA7" w:rsidP="00A35EA7">
      <w:pPr>
        <w:rPr>
          <w:rFonts w:ascii="Calibri" w:hAnsi="Calibri" w:cs="Calibri"/>
        </w:rPr>
      </w:pPr>
    </w:p>
    <w:p w14:paraId="7F8D338B" w14:textId="77777777" w:rsidR="00A35EA7" w:rsidRPr="00A35EA7" w:rsidRDefault="00A35EA7" w:rsidP="00A35EA7">
      <w:pPr>
        <w:rPr>
          <w:rFonts w:ascii="Calibri" w:hAnsi="Calibri" w:cs="Calibri"/>
        </w:rPr>
      </w:pPr>
    </w:p>
    <w:p w14:paraId="6C4E40B4" w14:textId="77777777" w:rsidR="00A35EA7" w:rsidRPr="00A35EA7" w:rsidRDefault="00A35EA7" w:rsidP="00A35EA7">
      <w:pPr>
        <w:rPr>
          <w:rFonts w:ascii="Calibri" w:hAnsi="Calibri" w:cs="Calibri"/>
        </w:rPr>
      </w:pPr>
    </w:p>
    <w:p w14:paraId="75CDF3DB" w14:textId="77777777" w:rsidR="00A35EA7" w:rsidRPr="00A35EA7" w:rsidRDefault="00A35EA7" w:rsidP="00A35EA7">
      <w:pPr>
        <w:rPr>
          <w:rFonts w:ascii="Calibri" w:hAnsi="Calibri" w:cs="Calibri"/>
        </w:rPr>
      </w:pPr>
    </w:p>
    <w:p w14:paraId="2100D661" w14:textId="77777777" w:rsidR="00A35EA7" w:rsidRPr="00A35EA7" w:rsidRDefault="00A35EA7" w:rsidP="00A35EA7">
      <w:pPr>
        <w:rPr>
          <w:rFonts w:ascii="Calibri" w:hAnsi="Calibri" w:cs="Calibri"/>
        </w:rPr>
      </w:pPr>
    </w:p>
    <w:p w14:paraId="31758653" w14:textId="77777777" w:rsidR="00A35EA7" w:rsidRPr="00A35EA7" w:rsidRDefault="00A35EA7" w:rsidP="00A35EA7">
      <w:pPr>
        <w:rPr>
          <w:rFonts w:ascii="Calibri" w:hAnsi="Calibri" w:cs="Calibri"/>
        </w:rPr>
      </w:pPr>
    </w:p>
    <w:p w14:paraId="4669E896" w14:textId="77777777" w:rsidR="00A35EA7" w:rsidRPr="00A35EA7" w:rsidRDefault="00A35EA7" w:rsidP="00A35EA7">
      <w:pPr>
        <w:rPr>
          <w:rFonts w:ascii="Calibri" w:hAnsi="Calibri" w:cs="Calibri"/>
        </w:rPr>
      </w:pPr>
    </w:p>
    <w:p w14:paraId="44DC5150" w14:textId="77777777" w:rsidR="00A35EA7" w:rsidRPr="00A35EA7" w:rsidRDefault="00A35EA7" w:rsidP="00A35EA7">
      <w:pPr>
        <w:rPr>
          <w:rFonts w:ascii="Calibri" w:hAnsi="Calibri" w:cs="Calibri"/>
        </w:rPr>
      </w:pPr>
    </w:p>
    <w:p w14:paraId="4A268D93" w14:textId="77777777" w:rsidR="00A35EA7" w:rsidRPr="00A35EA7" w:rsidRDefault="00A35EA7" w:rsidP="00A35EA7">
      <w:pPr>
        <w:rPr>
          <w:rFonts w:ascii="Calibri" w:hAnsi="Calibri" w:cs="Calibri"/>
        </w:rPr>
      </w:pPr>
    </w:p>
    <w:p w14:paraId="044F1C2B" w14:textId="77777777" w:rsidR="00A35EA7" w:rsidRPr="00A35EA7" w:rsidRDefault="00A35EA7" w:rsidP="00A35EA7">
      <w:pPr>
        <w:rPr>
          <w:rFonts w:ascii="Calibri" w:hAnsi="Calibri" w:cs="Calibri"/>
        </w:rPr>
      </w:pPr>
    </w:p>
    <w:p w14:paraId="73F058E9" w14:textId="77777777" w:rsidR="00A35EA7" w:rsidRPr="00A35EA7" w:rsidRDefault="00A35EA7" w:rsidP="00A35EA7">
      <w:pPr>
        <w:rPr>
          <w:rFonts w:ascii="Calibri" w:hAnsi="Calibri" w:cs="Calibri"/>
        </w:rPr>
      </w:pPr>
    </w:p>
    <w:p w14:paraId="36638E95" w14:textId="77777777" w:rsidR="00A35EA7" w:rsidRPr="00A35EA7" w:rsidRDefault="00A35EA7" w:rsidP="00A35EA7">
      <w:pPr>
        <w:rPr>
          <w:rFonts w:ascii="Calibri" w:hAnsi="Calibri" w:cs="Calibri"/>
        </w:rPr>
      </w:pPr>
    </w:p>
    <w:p w14:paraId="562EECB0" w14:textId="77777777" w:rsidR="00A35EA7" w:rsidRPr="00A35EA7" w:rsidRDefault="00A35EA7" w:rsidP="00A35EA7">
      <w:pPr>
        <w:rPr>
          <w:rFonts w:ascii="Calibri" w:hAnsi="Calibri" w:cs="Calibri"/>
        </w:rPr>
      </w:pPr>
    </w:p>
    <w:p w14:paraId="2D9A88FA" w14:textId="77777777" w:rsidR="00A35EA7" w:rsidRPr="00A35EA7" w:rsidRDefault="00A35EA7" w:rsidP="00A35EA7">
      <w:pPr>
        <w:rPr>
          <w:rFonts w:ascii="Calibri" w:hAnsi="Calibri" w:cs="Calibri"/>
        </w:rPr>
      </w:pPr>
    </w:p>
    <w:p w14:paraId="4D1ECA33" w14:textId="77777777" w:rsidR="00A35EA7" w:rsidRPr="00A35EA7" w:rsidRDefault="00A35EA7" w:rsidP="00A35EA7">
      <w:pPr>
        <w:rPr>
          <w:rFonts w:ascii="Calibri" w:hAnsi="Calibri" w:cs="Calibri"/>
        </w:rPr>
      </w:pPr>
    </w:p>
    <w:p w14:paraId="7D4F8822" w14:textId="77777777" w:rsidR="00A35EA7" w:rsidRPr="00A35EA7" w:rsidRDefault="00A35EA7" w:rsidP="00A35EA7">
      <w:pPr>
        <w:rPr>
          <w:rFonts w:ascii="Calibri" w:hAnsi="Calibri" w:cs="Calibri"/>
        </w:rPr>
      </w:pPr>
    </w:p>
    <w:p w14:paraId="3138CF44" w14:textId="77777777" w:rsidR="00A35EA7" w:rsidRPr="00A35EA7" w:rsidRDefault="00A35EA7" w:rsidP="00A35EA7">
      <w:pPr>
        <w:rPr>
          <w:rFonts w:ascii="Calibri" w:hAnsi="Calibri" w:cs="Calibri"/>
        </w:rPr>
      </w:pPr>
    </w:p>
    <w:p w14:paraId="62956FC2" w14:textId="77777777" w:rsidR="00A35EA7" w:rsidRPr="00A35EA7" w:rsidRDefault="00A35EA7" w:rsidP="00A35EA7">
      <w:pPr>
        <w:rPr>
          <w:rFonts w:ascii="Calibri" w:hAnsi="Calibri" w:cs="Calibri"/>
        </w:rPr>
      </w:pPr>
    </w:p>
    <w:p w14:paraId="3DFED3F6" w14:textId="77777777" w:rsidR="00A35EA7" w:rsidRPr="00A35EA7" w:rsidRDefault="00A35EA7" w:rsidP="00A35EA7">
      <w:pPr>
        <w:rPr>
          <w:rFonts w:ascii="Calibri" w:hAnsi="Calibri" w:cs="Calibri"/>
        </w:rPr>
      </w:pPr>
    </w:p>
    <w:p w14:paraId="1693C6AC" w14:textId="77777777" w:rsidR="00A35EA7" w:rsidRPr="00A35EA7" w:rsidRDefault="00A35EA7" w:rsidP="00A35EA7">
      <w:pPr>
        <w:rPr>
          <w:rFonts w:ascii="Calibri" w:hAnsi="Calibri" w:cs="Calibri"/>
        </w:rPr>
      </w:pPr>
    </w:p>
    <w:p w14:paraId="3F556C00" w14:textId="77777777" w:rsidR="00A35EA7" w:rsidRPr="00A35EA7" w:rsidRDefault="00A35EA7" w:rsidP="00A35EA7">
      <w:pPr>
        <w:rPr>
          <w:rFonts w:ascii="Calibri" w:hAnsi="Calibri" w:cs="Calibri"/>
        </w:rPr>
      </w:pPr>
    </w:p>
    <w:p w14:paraId="3465FB97" w14:textId="77777777" w:rsidR="00A35EA7" w:rsidRPr="00A35EA7" w:rsidRDefault="00A35EA7" w:rsidP="00A35EA7">
      <w:pPr>
        <w:rPr>
          <w:rFonts w:ascii="Calibri" w:hAnsi="Calibri" w:cs="Calibri"/>
        </w:rPr>
      </w:pPr>
    </w:p>
    <w:p w14:paraId="6E42E670" w14:textId="77777777" w:rsidR="00A35EA7" w:rsidRPr="00A35EA7" w:rsidRDefault="00A35EA7" w:rsidP="00A35EA7">
      <w:pPr>
        <w:rPr>
          <w:rFonts w:ascii="Calibri" w:hAnsi="Calibri" w:cs="Calibri"/>
        </w:rPr>
      </w:pPr>
    </w:p>
    <w:p w14:paraId="6E871748" w14:textId="77777777" w:rsidR="00A35EA7" w:rsidRPr="00A35EA7" w:rsidRDefault="00A35EA7" w:rsidP="00A35EA7">
      <w:pPr>
        <w:rPr>
          <w:rFonts w:ascii="Calibri" w:hAnsi="Calibri" w:cs="Calibri"/>
        </w:rPr>
      </w:pPr>
    </w:p>
    <w:p w14:paraId="27E0EAEE" w14:textId="77777777" w:rsidR="00A35EA7" w:rsidRPr="00A35EA7" w:rsidRDefault="00A35EA7" w:rsidP="00A35EA7">
      <w:pPr>
        <w:rPr>
          <w:rFonts w:ascii="Calibri" w:hAnsi="Calibri" w:cs="Calibri"/>
        </w:rPr>
      </w:pPr>
    </w:p>
    <w:p w14:paraId="21C9A839" w14:textId="77777777" w:rsidR="00A35EA7" w:rsidRPr="00A35EA7" w:rsidRDefault="00A35EA7" w:rsidP="00A35EA7">
      <w:pPr>
        <w:rPr>
          <w:rFonts w:ascii="Calibri" w:hAnsi="Calibri" w:cs="Calibri"/>
        </w:rPr>
      </w:pPr>
    </w:p>
    <w:p w14:paraId="5E025534" w14:textId="77777777" w:rsidR="00A35EA7" w:rsidRPr="00A35EA7" w:rsidRDefault="00A35EA7" w:rsidP="00A35EA7">
      <w:pPr>
        <w:rPr>
          <w:rFonts w:ascii="Calibri" w:hAnsi="Calibri" w:cs="Calibri"/>
        </w:rPr>
      </w:pPr>
    </w:p>
    <w:p w14:paraId="788D0676" w14:textId="77777777" w:rsidR="00A35EA7" w:rsidRPr="00A35EA7" w:rsidRDefault="00A35EA7" w:rsidP="00A35EA7">
      <w:pPr>
        <w:rPr>
          <w:rFonts w:ascii="Calibri" w:hAnsi="Calibri" w:cs="Calibri"/>
        </w:rPr>
      </w:pPr>
    </w:p>
    <w:p w14:paraId="3F34A5DC" w14:textId="77777777" w:rsidR="00A35EA7" w:rsidRPr="00A35EA7" w:rsidRDefault="00A35EA7" w:rsidP="00A35EA7">
      <w:pPr>
        <w:rPr>
          <w:rFonts w:ascii="Calibri" w:hAnsi="Calibri" w:cs="Calibri"/>
        </w:rPr>
      </w:pPr>
    </w:p>
    <w:p w14:paraId="5E918051" w14:textId="77777777" w:rsidR="00A35EA7" w:rsidRPr="00A35EA7" w:rsidRDefault="00A35EA7" w:rsidP="00A35EA7">
      <w:pPr>
        <w:rPr>
          <w:rFonts w:ascii="Calibri" w:hAnsi="Calibri" w:cs="Calibri"/>
        </w:rPr>
      </w:pPr>
    </w:p>
    <w:p w14:paraId="54F205D0" w14:textId="77777777" w:rsidR="00A35EA7" w:rsidRPr="00A35EA7" w:rsidRDefault="00A35EA7" w:rsidP="00A35EA7">
      <w:pPr>
        <w:rPr>
          <w:rFonts w:ascii="Calibri" w:hAnsi="Calibri" w:cs="Calibri"/>
        </w:rPr>
      </w:pPr>
    </w:p>
    <w:p w14:paraId="1FAE46A6" w14:textId="77777777" w:rsidR="00A35EA7" w:rsidRPr="00A35EA7" w:rsidRDefault="00A35EA7" w:rsidP="00A35EA7">
      <w:pPr>
        <w:rPr>
          <w:rFonts w:ascii="Calibri" w:hAnsi="Calibri" w:cs="Calibri"/>
        </w:rPr>
      </w:pPr>
    </w:p>
    <w:p w14:paraId="531719EF" w14:textId="77777777" w:rsidR="00A35EA7" w:rsidRPr="00A35EA7" w:rsidRDefault="00A35EA7" w:rsidP="00A35EA7">
      <w:pPr>
        <w:rPr>
          <w:rFonts w:ascii="Calibri" w:hAnsi="Calibri" w:cs="Calibri"/>
        </w:rPr>
      </w:pPr>
    </w:p>
    <w:p w14:paraId="284B5B8D" w14:textId="77777777" w:rsidR="00A35EA7" w:rsidRPr="00A35EA7" w:rsidRDefault="00A35EA7" w:rsidP="00A35EA7">
      <w:pPr>
        <w:rPr>
          <w:rFonts w:ascii="Calibri" w:hAnsi="Calibri" w:cs="Calibri"/>
        </w:rPr>
      </w:pPr>
    </w:p>
    <w:p w14:paraId="28038787" w14:textId="77777777" w:rsidR="00A35EA7" w:rsidRPr="00A35EA7" w:rsidRDefault="00A35EA7" w:rsidP="00A35EA7">
      <w:pPr>
        <w:rPr>
          <w:rFonts w:ascii="Calibri" w:hAnsi="Calibri" w:cs="Calibri"/>
        </w:rPr>
      </w:pPr>
    </w:p>
    <w:p w14:paraId="19342579" w14:textId="77777777" w:rsidR="00A35EA7" w:rsidRPr="00A35EA7" w:rsidRDefault="00A35EA7" w:rsidP="00A35EA7">
      <w:pPr>
        <w:rPr>
          <w:rFonts w:ascii="Calibri" w:hAnsi="Calibri" w:cs="Calibri"/>
        </w:rPr>
      </w:pPr>
    </w:p>
    <w:p w14:paraId="6DC09B87" w14:textId="77777777" w:rsidR="00A35EA7" w:rsidRPr="00A35EA7" w:rsidRDefault="00A35EA7" w:rsidP="00A35EA7">
      <w:pPr>
        <w:rPr>
          <w:rFonts w:ascii="Calibri" w:hAnsi="Calibri" w:cs="Calibri"/>
        </w:rPr>
      </w:pPr>
    </w:p>
    <w:p w14:paraId="66600985" w14:textId="77777777" w:rsidR="00A35EA7" w:rsidRPr="00A35EA7" w:rsidRDefault="00A35EA7" w:rsidP="00A35EA7">
      <w:pPr>
        <w:rPr>
          <w:rFonts w:ascii="Calibri" w:hAnsi="Calibri" w:cs="Calibri"/>
        </w:rPr>
      </w:pPr>
    </w:p>
    <w:p w14:paraId="53D9DC24" w14:textId="77777777" w:rsidR="00A35EA7" w:rsidRPr="00A35EA7" w:rsidRDefault="00A35EA7" w:rsidP="00A35EA7">
      <w:pPr>
        <w:rPr>
          <w:rFonts w:ascii="Calibri" w:hAnsi="Calibri" w:cs="Calibri"/>
        </w:rPr>
      </w:pPr>
    </w:p>
    <w:p w14:paraId="784A61DC" w14:textId="77777777" w:rsidR="00A35EA7" w:rsidRPr="00A35EA7" w:rsidRDefault="00A35EA7" w:rsidP="00A35EA7">
      <w:pPr>
        <w:rPr>
          <w:rFonts w:ascii="Calibri" w:hAnsi="Calibri" w:cs="Calibri"/>
        </w:rPr>
      </w:pPr>
    </w:p>
    <w:p w14:paraId="04EBE897" w14:textId="77777777" w:rsidR="00A35EA7" w:rsidRPr="00A35EA7" w:rsidRDefault="00A35EA7" w:rsidP="00A35EA7">
      <w:pPr>
        <w:rPr>
          <w:rFonts w:ascii="Calibri" w:hAnsi="Calibri" w:cs="Calibri"/>
        </w:rPr>
      </w:pPr>
    </w:p>
    <w:p w14:paraId="5591D2EB" w14:textId="77777777" w:rsidR="00A35EA7" w:rsidRPr="00A35EA7" w:rsidRDefault="00A35EA7" w:rsidP="00A35EA7">
      <w:pPr>
        <w:rPr>
          <w:rFonts w:ascii="Calibri" w:hAnsi="Calibri" w:cs="Calibri"/>
        </w:rPr>
      </w:pPr>
    </w:p>
    <w:p w14:paraId="27562D3A" w14:textId="77777777" w:rsidR="00A35EA7" w:rsidRPr="00A35EA7" w:rsidRDefault="00A35EA7" w:rsidP="00A35EA7">
      <w:pPr>
        <w:rPr>
          <w:rFonts w:ascii="Calibri" w:hAnsi="Calibri" w:cs="Calibri"/>
        </w:rPr>
      </w:pPr>
    </w:p>
    <w:p w14:paraId="34E0872D" w14:textId="77777777" w:rsidR="00A35EA7" w:rsidRPr="00A35EA7" w:rsidRDefault="00A35EA7" w:rsidP="00A35EA7">
      <w:pPr>
        <w:rPr>
          <w:rFonts w:ascii="Calibri" w:hAnsi="Calibri" w:cs="Calibri"/>
        </w:rPr>
      </w:pPr>
    </w:p>
    <w:p w14:paraId="5B1615D7" w14:textId="77777777" w:rsidR="00A35EA7" w:rsidRPr="00A35EA7" w:rsidRDefault="00A35EA7" w:rsidP="00A35EA7">
      <w:pPr>
        <w:rPr>
          <w:rFonts w:ascii="Calibri" w:hAnsi="Calibri" w:cs="Calibri"/>
        </w:rPr>
      </w:pPr>
    </w:p>
    <w:p w14:paraId="2A7A423B" w14:textId="77777777" w:rsidR="00A35EA7" w:rsidRPr="00A35EA7" w:rsidRDefault="00A35EA7" w:rsidP="00A35EA7">
      <w:pPr>
        <w:rPr>
          <w:rFonts w:ascii="Calibri" w:hAnsi="Calibri" w:cs="Calibri"/>
        </w:rPr>
      </w:pPr>
    </w:p>
    <w:p w14:paraId="02B1C83B" w14:textId="77777777" w:rsidR="00A35EA7" w:rsidRPr="00A35EA7" w:rsidRDefault="00A35EA7" w:rsidP="00A35EA7">
      <w:pPr>
        <w:rPr>
          <w:rFonts w:ascii="Calibri" w:hAnsi="Calibri" w:cs="Calibri"/>
        </w:rPr>
      </w:pPr>
    </w:p>
    <w:p w14:paraId="38F0FB03" w14:textId="77777777" w:rsidR="00A35EA7" w:rsidRPr="00A35EA7" w:rsidRDefault="00A35EA7" w:rsidP="00A35EA7">
      <w:pPr>
        <w:rPr>
          <w:rFonts w:ascii="Calibri" w:hAnsi="Calibri" w:cs="Calibri"/>
        </w:rPr>
      </w:pPr>
    </w:p>
    <w:p w14:paraId="4A8979E0" w14:textId="77777777" w:rsidR="00A35EA7" w:rsidRPr="00A35EA7" w:rsidRDefault="00A35EA7" w:rsidP="00A35EA7">
      <w:pPr>
        <w:rPr>
          <w:rFonts w:ascii="Calibri" w:hAnsi="Calibri" w:cs="Calibri"/>
        </w:rPr>
      </w:pPr>
    </w:p>
    <w:p w14:paraId="2B71E023" w14:textId="77777777" w:rsidR="00A35EA7" w:rsidRPr="00A35EA7" w:rsidRDefault="00A35EA7" w:rsidP="00A35EA7">
      <w:pPr>
        <w:rPr>
          <w:rFonts w:ascii="Calibri" w:hAnsi="Calibri" w:cs="Calibri"/>
        </w:rPr>
      </w:pPr>
    </w:p>
    <w:p w14:paraId="69DDAD01" w14:textId="77777777" w:rsidR="00A35EA7" w:rsidRPr="00A35EA7" w:rsidRDefault="00A35EA7" w:rsidP="00A35EA7">
      <w:pPr>
        <w:rPr>
          <w:rFonts w:ascii="Calibri" w:hAnsi="Calibri" w:cs="Calibri"/>
        </w:rPr>
      </w:pPr>
    </w:p>
    <w:p w14:paraId="3B1FC8B2" w14:textId="77777777" w:rsidR="00A35EA7" w:rsidRPr="00A35EA7" w:rsidRDefault="00A35EA7" w:rsidP="00A35EA7">
      <w:pPr>
        <w:rPr>
          <w:rFonts w:ascii="Calibri" w:hAnsi="Calibri" w:cs="Calibri"/>
        </w:rPr>
      </w:pPr>
    </w:p>
    <w:p w14:paraId="7140D96E" w14:textId="77777777" w:rsidR="00A35EA7" w:rsidRPr="00A35EA7" w:rsidRDefault="00A35EA7" w:rsidP="00A35EA7">
      <w:pPr>
        <w:rPr>
          <w:rFonts w:ascii="Calibri" w:hAnsi="Calibri" w:cs="Calibri"/>
        </w:rPr>
      </w:pPr>
    </w:p>
    <w:p w14:paraId="04EC7111" w14:textId="77777777" w:rsidR="00A35EA7" w:rsidRPr="00A35EA7" w:rsidRDefault="00A35EA7" w:rsidP="00A35EA7">
      <w:pPr>
        <w:rPr>
          <w:rFonts w:ascii="Calibri" w:hAnsi="Calibri" w:cs="Calibri"/>
        </w:rPr>
      </w:pPr>
    </w:p>
    <w:p w14:paraId="6CDF6E13" w14:textId="77777777" w:rsidR="00A35EA7" w:rsidRPr="00A35EA7" w:rsidRDefault="00A35EA7" w:rsidP="00A35EA7">
      <w:pPr>
        <w:rPr>
          <w:rFonts w:ascii="Calibri" w:hAnsi="Calibri" w:cs="Calibri"/>
        </w:rPr>
      </w:pPr>
    </w:p>
    <w:p w14:paraId="4808BA75" w14:textId="77777777" w:rsidR="00A35EA7" w:rsidRPr="00A35EA7" w:rsidRDefault="00A35EA7" w:rsidP="00A35EA7">
      <w:pPr>
        <w:rPr>
          <w:rFonts w:ascii="Calibri" w:hAnsi="Calibri" w:cs="Calibri"/>
        </w:rPr>
      </w:pPr>
    </w:p>
    <w:p w14:paraId="3DB64753" w14:textId="77777777" w:rsidR="00A35EA7" w:rsidRPr="00A35EA7" w:rsidRDefault="00A35EA7" w:rsidP="00A35EA7">
      <w:pPr>
        <w:rPr>
          <w:rFonts w:ascii="Calibri" w:hAnsi="Calibri" w:cs="Calibri"/>
        </w:rPr>
      </w:pPr>
    </w:p>
    <w:p w14:paraId="3037AEAF" w14:textId="77777777" w:rsidR="00A35EA7" w:rsidRPr="00A35EA7" w:rsidRDefault="00A35EA7" w:rsidP="00A35EA7">
      <w:pPr>
        <w:rPr>
          <w:rFonts w:ascii="Calibri" w:hAnsi="Calibri" w:cs="Calibri"/>
        </w:rPr>
      </w:pPr>
    </w:p>
    <w:p w14:paraId="0D4E64B1" w14:textId="77777777" w:rsidR="00A35EA7" w:rsidRPr="00A35EA7" w:rsidRDefault="00A35EA7" w:rsidP="00A35EA7">
      <w:pPr>
        <w:rPr>
          <w:rFonts w:ascii="Calibri" w:hAnsi="Calibri" w:cs="Calibri"/>
        </w:rPr>
      </w:pPr>
    </w:p>
    <w:p w14:paraId="3C6898A0" w14:textId="77777777" w:rsidR="00A35EA7" w:rsidRPr="00A35EA7" w:rsidRDefault="00A35EA7" w:rsidP="00A35EA7">
      <w:pPr>
        <w:rPr>
          <w:rFonts w:ascii="Calibri" w:hAnsi="Calibri" w:cs="Calibri"/>
        </w:rPr>
      </w:pPr>
    </w:p>
    <w:p w14:paraId="7C198176" w14:textId="77777777" w:rsidR="00A35EA7" w:rsidRPr="00A35EA7" w:rsidRDefault="00A35EA7" w:rsidP="00A35EA7">
      <w:pPr>
        <w:rPr>
          <w:rFonts w:ascii="Calibri" w:hAnsi="Calibri" w:cs="Calibri"/>
        </w:rPr>
      </w:pPr>
    </w:p>
    <w:p w14:paraId="0583CAF3" w14:textId="77777777" w:rsidR="00A35EA7" w:rsidRPr="00A35EA7" w:rsidRDefault="00A35EA7" w:rsidP="00A35EA7">
      <w:pPr>
        <w:rPr>
          <w:rFonts w:ascii="Calibri" w:hAnsi="Calibri" w:cs="Calibri"/>
        </w:rPr>
      </w:pPr>
    </w:p>
    <w:p w14:paraId="1C60E6FF" w14:textId="77777777" w:rsidR="00A35EA7" w:rsidRPr="00A35EA7" w:rsidRDefault="00A35EA7" w:rsidP="00A35EA7">
      <w:pPr>
        <w:rPr>
          <w:rFonts w:ascii="Calibri" w:hAnsi="Calibri" w:cs="Calibri"/>
        </w:rPr>
      </w:pPr>
    </w:p>
    <w:p w14:paraId="780378A2" w14:textId="77777777" w:rsidR="00A35EA7" w:rsidRPr="00A35EA7" w:rsidRDefault="00A35EA7" w:rsidP="00A35EA7">
      <w:pPr>
        <w:rPr>
          <w:rFonts w:ascii="Calibri" w:hAnsi="Calibri" w:cs="Calibri"/>
        </w:rPr>
      </w:pPr>
    </w:p>
    <w:p w14:paraId="52AE6B3F" w14:textId="77777777" w:rsidR="00A35EA7" w:rsidRPr="00A35EA7" w:rsidRDefault="00A35EA7" w:rsidP="00A35EA7">
      <w:pPr>
        <w:rPr>
          <w:rFonts w:ascii="Calibri" w:hAnsi="Calibri" w:cs="Calibri"/>
        </w:rPr>
      </w:pPr>
    </w:p>
    <w:p w14:paraId="464E34D2" w14:textId="77777777" w:rsidR="00A35EA7" w:rsidRPr="00A35EA7" w:rsidRDefault="00A35EA7" w:rsidP="00A35EA7">
      <w:pPr>
        <w:rPr>
          <w:rFonts w:ascii="Calibri" w:hAnsi="Calibri" w:cs="Calibri"/>
        </w:rPr>
      </w:pPr>
    </w:p>
    <w:p w14:paraId="4905CE77" w14:textId="77777777" w:rsidR="00A35EA7" w:rsidRPr="00A35EA7" w:rsidRDefault="00A35EA7" w:rsidP="00A35EA7">
      <w:pPr>
        <w:rPr>
          <w:rFonts w:ascii="Calibri" w:hAnsi="Calibri" w:cs="Calibri"/>
        </w:rPr>
      </w:pPr>
    </w:p>
    <w:p w14:paraId="51A90E2C" w14:textId="77777777" w:rsidR="00A35EA7" w:rsidRPr="00A35EA7" w:rsidRDefault="00A35EA7" w:rsidP="00A35EA7">
      <w:pPr>
        <w:rPr>
          <w:rFonts w:ascii="Calibri" w:hAnsi="Calibri" w:cs="Calibri"/>
        </w:rPr>
      </w:pPr>
    </w:p>
    <w:p w14:paraId="317C4DB1" w14:textId="77777777" w:rsidR="00A35EA7" w:rsidRPr="00A35EA7" w:rsidRDefault="00A35EA7" w:rsidP="00A35EA7">
      <w:pPr>
        <w:rPr>
          <w:rFonts w:ascii="Calibri" w:hAnsi="Calibri" w:cs="Calibri"/>
        </w:rPr>
      </w:pPr>
    </w:p>
    <w:p w14:paraId="5EB63DED" w14:textId="77777777" w:rsidR="00A35EA7" w:rsidRPr="00A35EA7" w:rsidRDefault="00A35EA7" w:rsidP="00A35EA7">
      <w:pPr>
        <w:rPr>
          <w:rFonts w:ascii="Calibri" w:hAnsi="Calibri" w:cs="Calibri"/>
        </w:rPr>
      </w:pPr>
    </w:p>
    <w:p w14:paraId="18868AA2" w14:textId="77777777" w:rsidR="00A35EA7" w:rsidRPr="00A35EA7" w:rsidRDefault="00A35EA7" w:rsidP="00A35EA7">
      <w:pPr>
        <w:rPr>
          <w:rFonts w:ascii="Calibri" w:hAnsi="Calibri" w:cs="Calibri"/>
        </w:rPr>
      </w:pPr>
    </w:p>
    <w:p w14:paraId="019883A3" w14:textId="77777777" w:rsidR="00A35EA7" w:rsidRPr="00A35EA7" w:rsidRDefault="00A35EA7" w:rsidP="00A35EA7">
      <w:pPr>
        <w:rPr>
          <w:rFonts w:ascii="Calibri" w:hAnsi="Calibri" w:cs="Calibri"/>
        </w:rPr>
      </w:pPr>
    </w:p>
    <w:p w14:paraId="123E42F1" w14:textId="77777777" w:rsidR="00A35EA7" w:rsidRPr="00A35EA7" w:rsidRDefault="00A35EA7" w:rsidP="00A35EA7">
      <w:pPr>
        <w:rPr>
          <w:rFonts w:ascii="Calibri" w:hAnsi="Calibri" w:cs="Calibri"/>
        </w:rPr>
      </w:pPr>
    </w:p>
    <w:p w14:paraId="423ABF6A" w14:textId="77777777" w:rsidR="00A35EA7" w:rsidRPr="00A35EA7" w:rsidRDefault="00A35EA7" w:rsidP="00A35EA7">
      <w:pPr>
        <w:rPr>
          <w:rFonts w:ascii="Calibri" w:hAnsi="Calibri" w:cs="Calibri"/>
        </w:rPr>
      </w:pPr>
    </w:p>
    <w:p w14:paraId="1787372A" w14:textId="77777777" w:rsidR="00A35EA7" w:rsidRPr="00A35EA7" w:rsidRDefault="00A35EA7" w:rsidP="00A35EA7">
      <w:pPr>
        <w:rPr>
          <w:rFonts w:ascii="Calibri" w:hAnsi="Calibri" w:cs="Calibri"/>
        </w:rPr>
      </w:pPr>
    </w:p>
    <w:p w14:paraId="1906ED48" w14:textId="77777777" w:rsidR="00A35EA7" w:rsidRPr="00A35EA7" w:rsidRDefault="00A35EA7" w:rsidP="00A35EA7">
      <w:pPr>
        <w:rPr>
          <w:rFonts w:ascii="Calibri" w:hAnsi="Calibri" w:cs="Calibri"/>
        </w:rPr>
      </w:pPr>
    </w:p>
    <w:p w14:paraId="0725C533" w14:textId="77777777" w:rsidR="00A35EA7" w:rsidRPr="00A35EA7" w:rsidRDefault="00A35EA7" w:rsidP="00A35EA7">
      <w:pPr>
        <w:rPr>
          <w:rFonts w:ascii="Calibri" w:hAnsi="Calibri" w:cs="Calibri"/>
        </w:rPr>
      </w:pPr>
    </w:p>
    <w:p w14:paraId="6E43B7EF" w14:textId="77777777" w:rsidR="00A35EA7" w:rsidRPr="00A35EA7" w:rsidRDefault="00A35EA7" w:rsidP="00A35EA7">
      <w:pPr>
        <w:rPr>
          <w:rFonts w:ascii="Calibri" w:hAnsi="Calibri" w:cs="Calibri"/>
        </w:rPr>
      </w:pPr>
    </w:p>
    <w:p w14:paraId="513E6685" w14:textId="77777777" w:rsidR="00A35EA7" w:rsidRPr="00A35EA7" w:rsidRDefault="00A35EA7" w:rsidP="00A35EA7">
      <w:pPr>
        <w:rPr>
          <w:rFonts w:ascii="Calibri" w:hAnsi="Calibri" w:cs="Calibri"/>
        </w:rPr>
      </w:pPr>
    </w:p>
    <w:p w14:paraId="48707448" w14:textId="77777777" w:rsidR="00A35EA7" w:rsidRPr="00A35EA7" w:rsidRDefault="00A35EA7" w:rsidP="00A35EA7">
      <w:pPr>
        <w:rPr>
          <w:rFonts w:ascii="Calibri" w:hAnsi="Calibri" w:cs="Calibri"/>
        </w:rPr>
      </w:pPr>
    </w:p>
    <w:p w14:paraId="6720F0D9" w14:textId="77777777" w:rsidR="00A35EA7" w:rsidRPr="00A35EA7" w:rsidRDefault="00A35EA7" w:rsidP="00A35EA7">
      <w:pPr>
        <w:rPr>
          <w:rFonts w:ascii="Calibri" w:hAnsi="Calibri" w:cs="Calibri"/>
        </w:rPr>
      </w:pPr>
    </w:p>
    <w:p w14:paraId="16144F70" w14:textId="77777777" w:rsidR="00A35EA7" w:rsidRPr="00A35EA7" w:rsidRDefault="00A35EA7" w:rsidP="00A35EA7">
      <w:pPr>
        <w:rPr>
          <w:rFonts w:ascii="Calibri" w:hAnsi="Calibri" w:cs="Calibri"/>
        </w:rPr>
      </w:pPr>
    </w:p>
    <w:p w14:paraId="19D5372D" w14:textId="77777777" w:rsidR="00A35EA7" w:rsidRPr="00A35EA7" w:rsidRDefault="00A35EA7" w:rsidP="00A35EA7">
      <w:pPr>
        <w:rPr>
          <w:rFonts w:ascii="Calibri" w:hAnsi="Calibri" w:cs="Calibri"/>
        </w:rPr>
      </w:pPr>
    </w:p>
    <w:p w14:paraId="0F0B6C12" w14:textId="77777777" w:rsidR="00A35EA7" w:rsidRPr="00A35EA7" w:rsidRDefault="00A35EA7" w:rsidP="00A35EA7">
      <w:pPr>
        <w:rPr>
          <w:rFonts w:ascii="Calibri" w:hAnsi="Calibri" w:cs="Calibri"/>
        </w:rPr>
      </w:pPr>
    </w:p>
    <w:p w14:paraId="0A2FD421" w14:textId="77777777" w:rsidR="00A35EA7" w:rsidRPr="00A35EA7" w:rsidRDefault="00A35EA7" w:rsidP="00A35EA7">
      <w:pPr>
        <w:rPr>
          <w:rFonts w:ascii="Calibri" w:hAnsi="Calibri" w:cs="Calibri"/>
        </w:rPr>
      </w:pPr>
    </w:p>
    <w:p w14:paraId="0CAC2E29" w14:textId="77777777" w:rsidR="00A35EA7" w:rsidRPr="00A35EA7" w:rsidRDefault="00A35EA7" w:rsidP="00A35EA7">
      <w:pPr>
        <w:rPr>
          <w:rFonts w:ascii="Calibri" w:hAnsi="Calibri" w:cs="Calibri"/>
        </w:rPr>
      </w:pPr>
    </w:p>
    <w:p w14:paraId="21C79190" w14:textId="77777777" w:rsidR="00A35EA7" w:rsidRPr="00A35EA7" w:rsidRDefault="00A35EA7" w:rsidP="00A35EA7">
      <w:pPr>
        <w:rPr>
          <w:rFonts w:ascii="Calibri" w:hAnsi="Calibri" w:cs="Calibri"/>
        </w:rPr>
      </w:pPr>
    </w:p>
    <w:p w14:paraId="1AE358A8" w14:textId="77777777" w:rsidR="00A35EA7" w:rsidRPr="00A35EA7" w:rsidRDefault="00A35EA7" w:rsidP="00A35EA7">
      <w:pPr>
        <w:rPr>
          <w:rFonts w:ascii="Calibri" w:hAnsi="Calibri" w:cs="Calibri"/>
        </w:rPr>
      </w:pPr>
    </w:p>
    <w:p w14:paraId="35FC37DE" w14:textId="77777777" w:rsidR="00A35EA7" w:rsidRPr="00A35EA7" w:rsidRDefault="00A35EA7" w:rsidP="00A35EA7">
      <w:pPr>
        <w:rPr>
          <w:rFonts w:ascii="Calibri" w:hAnsi="Calibri" w:cs="Calibri"/>
        </w:rPr>
      </w:pPr>
    </w:p>
    <w:p w14:paraId="747ADC21" w14:textId="77777777" w:rsidR="00A35EA7" w:rsidRPr="00A35EA7" w:rsidRDefault="00A35EA7" w:rsidP="00A35EA7">
      <w:pPr>
        <w:rPr>
          <w:rFonts w:ascii="Calibri" w:hAnsi="Calibri" w:cs="Calibri"/>
        </w:rPr>
      </w:pPr>
    </w:p>
    <w:p w14:paraId="67ACCC71" w14:textId="77777777" w:rsidR="00A35EA7" w:rsidRPr="00A35EA7" w:rsidRDefault="00A35EA7" w:rsidP="00A35EA7">
      <w:pPr>
        <w:rPr>
          <w:rFonts w:ascii="Calibri" w:hAnsi="Calibri" w:cs="Calibri"/>
        </w:rPr>
      </w:pPr>
    </w:p>
    <w:p w14:paraId="115FC951" w14:textId="77777777" w:rsidR="00A35EA7" w:rsidRPr="00A35EA7" w:rsidRDefault="00A35EA7" w:rsidP="00A35EA7">
      <w:pPr>
        <w:rPr>
          <w:rFonts w:ascii="Calibri" w:hAnsi="Calibri" w:cs="Calibri"/>
        </w:rPr>
      </w:pPr>
    </w:p>
    <w:p w14:paraId="781CA15C" w14:textId="77777777" w:rsidR="00A35EA7" w:rsidRPr="00A35EA7" w:rsidRDefault="00A35EA7" w:rsidP="00A35EA7">
      <w:pPr>
        <w:rPr>
          <w:rFonts w:ascii="Calibri" w:hAnsi="Calibri" w:cs="Calibri"/>
        </w:rPr>
      </w:pPr>
    </w:p>
    <w:p w14:paraId="7C63CD02" w14:textId="77777777" w:rsidR="00A35EA7" w:rsidRPr="00A35EA7" w:rsidRDefault="00A35EA7" w:rsidP="00A35EA7">
      <w:pPr>
        <w:rPr>
          <w:rFonts w:ascii="Calibri" w:hAnsi="Calibri" w:cs="Calibri"/>
        </w:rPr>
      </w:pPr>
    </w:p>
    <w:p w14:paraId="3469888E" w14:textId="77777777" w:rsidR="00A35EA7" w:rsidRPr="00A35EA7" w:rsidRDefault="00A35EA7" w:rsidP="00A35EA7">
      <w:pPr>
        <w:rPr>
          <w:rFonts w:ascii="Calibri" w:hAnsi="Calibri" w:cs="Calibri"/>
        </w:rPr>
      </w:pPr>
    </w:p>
    <w:p w14:paraId="0BAABA71" w14:textId="77777777" w:rsidR="00A35EA7" w:rsidRPr="00A35EA7" w:rsidRDefault="00A35EA7" w:rsidP="00A35EA7">
      <w:pPr>
        <w:rPr>
          <w:rFonts w:ascii="Calibri" w:hAnsi="Calibri" w:cs="Calibri"/>
        </w:rPr>
      </w:pPr>
    </w:p>
    <w:p w14:paraId="57403A57" w14:textId="77777777" w:rsidR="00A35EA7" w:rsidRPr="00A35EA7" w:rsidRDefault="00A35EA7" w:rsidP="00A35EA7">
      <w:pPr>
        <w:rPr>
          <w:rFonts w:ascii="Calibri" w:hAnsi="Calibri" w:cs="Calibri"/>
        </w:rPr>
      </w:pPr>
    </w:p>
    <w:p w14:paraId="7FC9ED50" w14:textId="77777777" w:rsidR="00A35EA7" w:rsidRPr="00A35EA7" w:rsidRDefault="00A35EA7" w:rsidP="00A35EA7">
      <w:pPr>
        <w:rPr>
          <w:rFonts w:ascii="Calibri" w:hAnsi="Calibri" w:cs="Calibri"/>
        </w:rPr>
      </w:pPr>
    </w:p>
    <w:p w14:paraId="63CFF0CC" w14:textId="77777777" w:rsidR="00A35EA7" w:rsidRPr="00A35EA7" w:rsidRDefault="00A35EA7" w:rsidP="00A35EA7">
      <w:pPr>
        <w:rPr>
          <w:rFonts w:ascii="Calibri" w:hAnsi="Calibri" w:cs="Calibri"/>
        </w:rPr>
      </w:pPr>
    </w:p>
    <w:p w14:paraId="61ED0CA4" w14:textId="77777777" w:rsidR="00A35EA7" w:rsidRPr="00A35EA7" w:rsidRDefault="00A35EA7" w:rsidP="00A35EA7">
      <w:pPr>
        <w:rPr>
          <w:rFonts w:ascii="Calibri" w:hAnsi="Calibri" w:cs="Calibri"/>
        </w:rPr>
      </w:pPr>
    </w:p>
    <w:p w14:paraId="5F569A1C" w14:textId="77777777" w:rsidR="00A35EA7" w:rsidRPr="00A35EA7" w:rsidRDefault="00A35EA7" w:rsidP="00A35EA7">
      <w:pPr>
        <w:rPr>
          <w:rFonts w:ascii="Calibri" w:hAnsi="Calibri" w:cs="Calibri"/>
        </w:rPr>
      </w:pPr>
    </w:p>
    <w:p w14:paraId="2B74EB35" w14:textId="77777777" w:rsidR="00A35EA7" w:rsidRPr="00A35EA7" w:rsidRDefault="00A35EA7" w:rsidP="00A35EA7">
      <w:pPr>
        <w:rPr>
          <w:rFonts w:ascii="Calibri" w:hAnsi="Calibri" w:cs="Calibri"/>
        </w:rPr>
      </w:pPr>
    </w:p>
    <w:p w14:paraId="4BC3FB22" w14:textId="77777777" w:rsidR="00A35EA7" w:rsidRPr="00A35EA7" w:rsidRDefault="00A35EA7" w:rsidP="00A35EA7">
      <w:pPr>
        <w:rPr>
          <w:rFonts w:ascii="Calibri" w:hAnsi="Calibri" w:cs="Calibri"/>
        </w:rPr>
      </w:pPr>
    </w:p>
    <w:p w14:paraId="0E0D16F5" w14:textId="77777777" w:rsidR="00A35EA7" w:rsidRPr="00A35EA7" w:rsidRDefault="00A35EA7" w:rsidP="00A35EA7">
      <w:pPr>
        <w:rPr>
          <w:rFonts w:ascii="Calibri" w:hAnsi="Calibri" w:cs="Calibri"/>
        </w:rPr>
      </w:pPr>
    </w:p>
    <w:p w14:paraId="6DE2C1E3" w14:textId="77777777" w:rsidR="00A35EA7" w:rsidRPr="00A35EA7" w:rsidRDefault="00A35EA7" w:rsidP="00A35EA7">
      <w:pPr>
        <w:rPr>
          <w:rFonts w:ascii="Calibri" w:hAnsi="Calibri" w:cs="Calibri"/>
        </w:rPr>
      </w:pPr>
    </w:p>
    <w:p w14:paraId="22260838" w14:textId="77777777" w:rsidR="00A35EA7" w:rsidRPr="00A35EA7" w:rsidRDefault="00A35EA7" w:rsidP="00A35EA7">
      <w:pPr>
        <w:rPr>
          <w:rFonts w:ascii="Calibri" w:hAnsi="Calibri" w:cs="Calibri"/>
        </w:rPr>
      </w:pPr>
    </w:p>
    <w:p w14:paraId="704E7E16" w14:textId="77777777" w:rsidR="00A35EA7" w:rsidRPr="00A35EA7" w:rsidRDefault="00A35EA7" w:rsidP="00A35EA7">
      <w:pPr>
        <w:rPr>
          <w:rFonts w:ascii="Calibri" w:hAnsi="Calibri" w:cs="Calibri"/>
        </w:rPr>
      </w:pPr>
    </w:p>
    <w:p w14:paraId="7BD55204" w14:textId="77777777" w:rsidR="00A35EA7" w:rsidRPr="00A35EA7" w:rsidRDefault="00A35EA7" w:rsidP="00A35EA7">
      <w:pPr>
        <w:rPr>
          <w:rFonts w:ascii="Calibri" w:hAnsi="Calibri" w:cs="Calibri"/>
        </w:rPr>
      </w:pPr>
    </w:p>
    <w:p w14:paraId="5A4410CF" w14:textId="77777777" w:rsidR="00A35EA7" w:rsidRPr="00A35EA7" w:rsidRDefault="00A35EA7" w:rsidP="00A35EA7">
      <w:pPr>
        <w:rPr>
          <w:rFonts w:ascii="Calibri" w:hAnsi="Calibri" w:cs="Calibri"/>
        </w:rPr>
      </w:pPr>
    </w:p>
    <w:p w14:paraId="0D477993" w14:textId="77777777" w:rsidR="00A35EA7" w:rsidRPr="00A35EA7" w:rsidRDefault="00A35EA7" w:rsidP="00A35EA7">
      <w:pPr>
        <w:rPr>
          <w:rFonts w:ascii="Calibri" w:hAnsi="Calibri" w:cs="Calibri"/>
        </w:rPr>
      </w:pPr>
    </w:p>
    <w:p w14:paraId="17458601" w14:textId="77777777" w:rsidR="00A35EA7" w:rsidRPr="00A35EA7" w:rsidRDefault="00A35EA7" w:rsidP="00A35EA7">
      <w:pPr>
        <w:rPr>
          <w:rFonts w:ascii="Calibri" w:hAnsi="Calibri" w:cs="Calibri"/>
        </w:rPr>
      </w:pPr>
    </w:p>
    <w:p w14:paraId="6D64A846" w14:textId="77777777" w:rsidR="00A35EA7" w:rsidRPr="00A35EA7" w:rsidRDefault="00A35EA7" w:rsidP="00A35EA7">
      <w:pPr>
        <w:rPr>
          <w:rFonts w:ascii="Calibri" w:hAnsi="Calibri" w:cs="Calibri"/>
        </w:rPr>
      </w:pPr>
    </w:p>
    <w:p w14:paraId="7B56E914" w14:textId="77777777" w:rsidR="00A35EA7" w:rsidRPr="00A35EA7" w:rsidRDefault="00A35EA7" w:rsidP="00A35EA7">
      <w:pPr>
        <w:rPr>
          <w:rFonts w:ascii="Calibri" w:hAnsi="Calibri" w:cs="Calibri"/>
        </w:rPr>
      </w:pPr>
    </w:p>
    <w:p w14:paraId="268C129E" w14:textId="77777777" w:rsidR="00A35EA7" w:rsidRPr="00A35EA7" w:rsidRDefault="00A35EA7" w:rsidP="00A35EA7">
      <w:pPr>
        <w:rPr>
          <w:rFonts w:ascii="Calibri" w:hAnsi="Calibri" w:cs="Calibri"/>
        </w:rPr>
      </w:pPr>
    </w:p>
    <w:p w14:paraId="7C955AC1" w14:textId="77777777" w:rsidR="00A35EA7" w:rsidRPr="00A35EA7" w:rsidRDefault="00A35EA7" w:rsidP="00A35EA7">
      <w:pPr>
        <w:rPr>
          <w:rFonts w:ascii="Calibri" w:hAnsi="Calibri" w:cs="Calibri"/>
        </w:rPr>
      </w:pPr>
    </w:p>
    <w:p w14:paraId="6C454447" w14:textId="77777777" w:rsidR="00A35EA7" w:rsidRPr="00A35EA7" w:rsidRDefault="00A35EA7" w:rsidP="00A35EA7">
      <w:pPr>
        <w:rPr>
          <w:rFonts w:ascii="Calibri" w:hAnsi="Calibri" w:cs="Calibri"/>
        </w:rPr>
      </w:pPr>
    </w:p>
    <w:p w14:paraId="545B5CEF" w14:textId="77777777" w:rsidR="00A35EA7" w:rsidRPr="00A35EA7" w:rsidRDefault="00A35EA7" w:rsidP="00A35EA7">
      <w:pPr>
        <w:rPr>
          <w:rFonts w:ascii="Calibri" w:hAnsi="Calibri" w:cs="Calibri"/>
        </w:rPr>
      </w:pPr>
    </w:p>
    <w:p w14:paraId="0AAB476C" w14:textId="77777777" w:rsidR="00A35EA7" w:rsidRPr="00A35EA7" w:rsidRDefault="00A35EA7" w:rsidP="00A35EA7">
      <w:pPr>
        <w:rPr>
          <w:rFonts w:ascii="Calibri" w:hAnsi="Calibri" w:cs="Calibri"/>
        </w:rPr>
      </w:pPr>
    </w:p>
    <w:p w14:paraId="0993E240" w14:textId="77777777" w:rsidR="00A35EA7" w:rsidRPr="00A35EA7" w:rsidRDefault="00A35EA7" w:rsidP="00A35EA7">
      <w:pPr>
        <w:rPr>
          <w:rFonts w:ascii="Calibri" w:hAnsi="Calibri" w:cs="Calibri"/>
        </w:rPr>
      </w:pPr>
    </w:p>
    <w:p w14:paraId="150584C9" w14:textId="77777777" w:rsidR="00A35EA7" w:rsidRPr="00A35EA7" w:rsidRDefault="00A35EA7" w:rsidP="00A35EA7">
      <w:pPr>
        <w:rPr>
          <w:rFonts w:ascii="Calibri" w:hAnsi="Calibri" w:cs="Calibri"/>
        </w:rPr>
      </w:pPr>
    </w:p>
    <w:p w14:paraId="64C82620" w14:textId="77777777" w:rsidR="00A35EA7" w:rsidRPr="00A35EA7" w:rsidRDefault="00A35EA7" w:rsidP="00A35EA7">
      <w:pPr>
        <w:rPr>
          <w:rFonts w:ascii="Calibri" w:hAnsi="Calibri" w:cs="Calibri"/>
        </w:rPr>
      </w:pPr>
    </w:p>
    <w:p w14:paraId="51A066B7" w14:textId="77777777" w:rsidR="00A35EA7" w:rsidRPr="00A35EA7" w:rsidRDefault="00A35EA7" w:rsidP="00A35EA7">
      <w:pPr>
        <w:rPr>
          <w:rFonts w:ascii="Calibri" w:hAnsi="Calibri" w:cs="Calibri"/>
        </w:rPr>
      </w:pPr>
    </w:p>
    <w:p w14:paraId="11E6423D" w14:textId="77777777" w:rsidR="00A35EA7" w:rsidRPr="00A35EA7" w:rsidRDefault="00A35EA7" w:rsidP="00A35EA7">
      <w:pPr>
        <w:rPr>
          <w:rFonts w:ascii="Calibri" w:hAnsi="Calibri" w:cs="Calibri"/>
        </w:rPr>
      </w:pPr>
    </w:p>
    <w:p w14:paraId="78D8BF06" w14:textId="77777777" w:rsidR="00A35EA7" w:rsidRPr="00A35EA7" w:rsidRDefault="00A35EA7" w:rsidP="00A35EA7">
      <w:pPr>
        <w:rPr>
          <w:rFonts w:ascii="Calibri" w:hAnsi="Calibri" w:cs="Calibri"/>
        </w:rPr>
      </w:pPr>
    </w:p>
    <w:p w14:paraId="66D64DD9" w14:textId="77777777" w:rsidR="00A35EA7" w:rsidRPr="00A35EA7" w:rsidRDefault="00A35EA7" w:rsidP="00A35EA7">
      <w:pPr>
        <w:rPr>
          <w:rFonts w:ascii="Calibri" w:hAnsi="Calibri" w:cs="Calibri"/>
        </w:rPr>
      </w:pPr>
    </w:p>
    <w:p w14:paraId="20FE78A6" w14:textId="77777777" w:rsidR="00A35EA7" w:rsidRPr="00A35EA7" w:rsidRDefault="00A35EA7" w:rsidP="00A35EA7">
      <w:pPr>
        <w:rPr>
          <w:rFonts w:ascii="Calibri" w:hAnsi="Calibri" w:cs="Calibri"/>
        </w:rPr>
      </w:pPr>
    </w:p>
    <w:p w14:paraId="59D68B86" w14:textId="77777777" w:rsidR="00A35EA7" w:rsidRPr="00A35EA7" w:rsidRDefault="00A35EA7" w:rsidP="00A35EA7">
      <w:pPr>
        <w:rPr>
          <w:rFonts w:ascii="Calibri" w:hAnsi="Calibri" w:cs="Calibri"/>
        </w:rPr>
      </w:pPr>
    </w:p>
    <w:p w14:paraId="012C0310" w14:textId="77777777" w:rsidR="00A35EA7" w:rsidRPr="00A35EA7" w:rsidRDefault="00A35EA7" w:rsidP="00A35EA7">
      <w:pPr>
        <w:rPr>
          <w:rFonts w:ascii="Calibri" w:hAnsi="Calibri" w:cs="Calibri"/>
        </w:rPr>
      </w:pPr>
    </w:p>
    <w:p w14:paraId="552BEBC0" w14:textId="77777777" w:rsidR="00A35EA7" w:rsidRPr="00A35EA7" w:rsidRDefault="00A35EA7" w:rsidP="00A35EA7">
      <w:pPr>
        <w:rPr>
          <w:rFonts w:ascii="Calibri" w:hAnsi="Calibri" w:cs="Calibri"/>
        </w:rPr>
      </w:pPr>
    </w:p>
    <w:p w14:paraId="4B983D3B" w14:textId="77777777" w:rsidR="00A35EA7" w:rsidRPr="00A35EA7" w:rsidRDefault="00A35EA7" w:rsidP="00A35EA7">
      <w:pPr>
        <w:rPr>
          <w:rFonts w:ascii="Calibri" w:hAnsi="Calibri" w:cs="Calibri"/>
        </w:rPr>
      </w:pPr>
    </w:p>
    <w:p w14:paraId="6C9BC36D" w14:textId="77777777" w:rsidR="00A35EA7" w:rsidRPr="00A35EA7" w:rsidRDefault="00A35EA7" w:rsidP="00A35EA7">
      <w:pPr>
        <w:rPr>
          <w:rFonts w:ascii="Calibri" w:hAnsi="Calibri" w:cs="Calibri"/>
        </w:rPr>
      </w:pPr>
    </w:p>
    <w:p w14:paraId="11418B65" w14:textId="77777777" w:rsidR="00A35EA7" w:rsidRPr="00A35EA7" w:rsidRDefault="00A35EA7" w:rsidP="00A35EA7">
      <w:pPr>
        <w:rPr>
          <w:rFonts w:ascii="Calibri" w:hAnsi="Calibri" w:cs="Calibri"/>
        </w:rPr>
      </w:pPr>
    </w:p>
    <w:p w14:paraId="3DB82562" w14:textId="77777777" w:rsidR="00A35EA7" w:rsidRPr="00A35EA7" w:rsidRDefault="00A35EA7" w:rsidP="00A35EA7">
      <w:pPr>
        <w:rPr>
          <w:rFonts w:ascii="Calibri" w:hAnsi="Calibri" w:cs="Calibri"/>
        </w:rPr>
      </w:pPr>
    </w:p>
    <w:p w14:paraId="10295DE8" w14:textId="77777777" w:rsidR="00A35EA7" w:rsidRPr="00A35EA7" w:rsidRDefault="00A35EA7" w:rsidP="00A35EA7">
      <w:pPr>
        <w:rPr>
          <w:rFonts w:ascii="Calibri" w:hAnsi="Calibri" w:cs="Calibri"/>
        </w:rPr>
      </w:pPr>
    </w:p>
    <w:p w14:paraId="2271D874" w14:textId="77777777" w:rsidR="00A35EA7" w:rsidRPr="00A35EA7" w:rsidRDefault="00A35EA7" w:rsidP="00A35EA7">
      <w:pPr>
        <w:rPr>
          <w:rFonts w:ascii="Calibri" w:hAnsi="Calibri" w:cs="Calibri"/>
        </w:rPr>
      </w:pPr>
    </w:p>
    <w:p w14:paraId="30F2DF8E" w14:textId="77777777" w:rsidR="00A35EA7" w:rsidRPr="00A35EA7" w:rsidRDefault="00A35EA7" w:rsidP="00A35EA7">
      <w:pPr>
        <w:rPr>
          <w:rFonts w:ascii="Calibri" w:hAnsi="Calibri" w:cs="Calibri"/>
        </w:rPr>
      </w:pPr>
    </w:p>
    <w:p w14:paraId="25FF584C" w14:textId="77777777" w:rsidR="00A35EA7" w:rsidRPr="00A35EA7" w:rsidRDefault="00A35EA7" w:rsidP="00A35EA7">
      <w:pPr>
        <w:rPr>
          <w:rFonts w:ascii="Calibri" w:hAnsi="Calibri" w:cs="Calibri"/>
        </w:rPr>
      </w:pPr>
    </w:p>
    <w:p w14:paraId="0AAB2E44" w14:textId="77777777" w:rsidR="00A35EA7" w:rsidRPr="00A35EA7" w:rsidRDefault="00A35EA7" w:rsidP="00A35EA7">
      <w:pPr>
        <w:rPr>
          <w:rFonts w:ascii="Calibri" w:hAnsi="Calibri" w:cs="Calibri"/>
        </w:rPr>
      </w:pPr>
    </w:p>
    <w:p w14:paraId="6DFB0CF7" w14:textId="77777777" w:rsidR="00A35EA7" w:rsidRPr="00A35EA7" w:rsidRDefault="00A35EA7" w:rsidP="00A35EA7">
      <w:pPr>
        <w:rPr>
          <w:rFonts w:ascii="Calibri" w:hAnsi="Calibri" w:cs="Calibri"/>
        </w:rPr>
      </w:pPr>
    </w:p>
    <w:p w14:paraId="0A429990" w14:textId="77777777" w:rsidR="00A35EA7" w:rsidRPr="00A35EA7" w:rsidRDefault="00A35EA7" w:rsidP="00A35EA7">
      <w:pPr>
        <w:rPr>
          <w:rFonts w:ascii="Calibri" w:hAnsi="Calibri" w:cs="Calibri"/>
        </w:rPr>
      </w:pPr>
    </w:p>
    <w:p w14:paraId="6F704BA5" w14:textId="77777777" w:rsidR="00A35EA7" w:rsidRPr="00A35EA7" w:rsidRDefault="00A35EA7" w:rsidP="00A35EA7">
      <w:pPr>
        <w:rPr>
          <w:rFonts w:ascii="Calibri" w:hAnsi="Calibri" w:cs="Calibri"/>
        </w:rPr>
      </w:pPr>
    </w:p>
    <w:p w14:paraId="6A4F1065" w14:textId="77777777" w:rsidR="00A35EA7" w:rsidRPr="00A35EA7" w:rsidRDefault="00A35EA7" w:rsidP="00A35EA7">
      <w:pPr>
        <w:rPr>
          <w:rFonts w:ascii="Calibri" w:hAnsi="Calibri" w:cs="Calibri"/>
        </w:rPr>
      </w:pPr>
    </w:p>
    <w:p w14:paraId="64C7D5DC" w14:textId="77777777" w:rsidR="00A35EA7" w:rsidRPr="00A35EA7" w:rsidRDefault="00A35EA7" w:rsidP="00A35EA7">
      <w:pPr>
        <w:rPr>
          <w:rFonts w:ascii="Calibri" w:hAnsi="Calibri" w:cs="Calibri"/>
        </w:rPr>
      </w:pPr>
    </w:p>
    <w:p w14:paraId="5C3B71AA" w14:textId="77777777" w:rsidR="00A35EA7" w:rsidRPr="00A35EA7" w:rsidRDefault="00A35EA7" w:rsidP="00A35EA7">
      <w:pPr>
        <w:rPr>
          <w:rFonts w:ascii="Calibri" w:hAnsi="Calibri" w:cs="Calibri"/>
        </w:rPr>
      </w:pPr>
    </w:p>
    <w:p w14:paraId="481275DF" w14:textId="77777777" w:rsidR="00A35EA7" w:rsidRPr="00A35EA7" w:rsidRDefault="00A35EA7" w:rsidP="00A35EA7">
      <w:pPr>
        <w:rPr>
          <w:rFonts w:ascii="Calibri" w:hAnsi="Calibri" w:cs="Calibri"/>
        </w:rPr>
      </w:pPr>
    </w:p>
    <w:p w14:paraId="58BFA737" w14:textId="77777777" w:rsidR="00A35EA7" w:rsidRPr="00A35EA7" w:rsidRDefault="00A35EA7" w:rsidP="00A35EA7">
      <w:pPr>
        <w:rPr>
          <w:rFonts w:ascii="Calibri" w:hAnsi="Calibri" w:cs="Calibri"/>
        </w:rPr>
      </w:pPr>
    </w:p>
    <w:p w14:paraId="5944011D" w14:textId="77777777" w:rsidR="00A35EA7" w:rsidRPr="00A35EA7" w:rsidRDefault="00A35EA7" w:rsidP="00A35EA7">
      <w:pPr>
        <w:rPr>
          <w:rFonts w:ascii="Calibri" w:hAnsi="Calibri" w:cs="Calibri"/>
        </w:rPr>
      </w:pPr>
    </w:p>
    <w:p w14:paraId="0B7FFE2B" w14:textId="77777777" w:rsidR="00A35EA7" w:rsidRPr="00A35EA7" w:rsidRDefault="00A35EA7" w:rsidP="00A35EA7">
      <w:pPr>
        <w:rPr>
          <w:rFonts w:ascii="Calibri" w:hAnsi="Calibri" w:cs="Calibri"/>
        </w:rPr>
      </w:pPr>
    </w:p>
    <w:p w14:paraId="4E4E495C" w14:textId="77777777" w:rsidR="00A35EA7" w:rsidRPr="00A35EA7" w:rsidRDefault="00A35EA7" w:rsidP="00A35EA7">
      <w:pPr>
        <w:rPr>
          <w:rFonts w:ascii="Calibri" w:hAnsi="Calibri" w:cs="Calibri"/>
        </w:rPr>
      </w:pPr>
    </w:p>
    <w:p w14:paraId="27CDD2F1" w14:textId="77777777" w:rsidR="00A35EA7" w:rsidRPr="00A35EA7" w:rsidRDefault="00A35EA7" w:rsidP="00A35EA7">
      <w:pPr>
        <w:rPr>
          <w:rFonts w:ascii="Calibri" w:hAnsi="Calibri" w:cs="Calibri"/>
        </w:rPr>
      </w:pPr>
    </w:p>
    <w:p w14:paraId="2219B7AD" w14:textId="77777777" w:rsidR="00A35EA7" w:rsidRPr="00A35EA7" w:rsidRDefault="00A35EA7" w:rsidP="00A35EA7">
      <w:pPr>
        <w:rPr>
          <w:rFonts w:ascii="Calibri" w:hAnsi="Calibri" w:cs="Calibri"/>
        </w:rPr>
      </w:pPr>
    </w:p>
    <w:p w14:paraId="0223EEB0" w14:textId="77777777" w:rsidR="00A35EA7" w:rsidRPr="00A35EA7" w:rsidRDefault="00A35EA7" w:rsidP="00A35EA7">
      <w:pPr>
        <w:rPr>
          <w:rFonts w:ascii="Calibri" w:hAnsi="Calibri" w:cs="Calibri"/>
        </w:rPr>
      </w:pPr>
    </w:p>
    <w:p w14:paraId="09EA51C2" w14:textId="77777777" w:rsidR="00A35EA7" w:rsidRPr="00A35EA7" w:rsidRDefault="00A35EA7" w:rsidP="00A35EA7">
      <w:pPr>
        <w:rPr>
          <w:rFonts w:ascii="Calibri" w:hAnsi="Calibri" w:cs="Calibri"/>
        </w:rPr>
      </w:pPr>
    </w:p>
    <w:p w14:paraId="625FAC71" w14:textId="77777777" w:rsidR="00A35EA7" w:rsidRPr="00A35EA7" w:rsidRDefault="00A35EA7" w:rsidP="00A35EA7">
      <w:pPr>
        <w:rPr>
          <w:rFonts w:ascii="Calibri" w:hAnsi="Calibri" w:cs="Calibri"/>
        </w:rPr>
      </w:pPr>
    </w:p>
    <w:p w14:paraId="145A6A09" w14:textId="77777777" w:rsidR="00A35EA7" w:rsidRPr="00A35EA7" w:rsidRDefault="00A35EA7" w:rsidP="00A35EA7">
      <w:pPr>
        <w:rPr>
          <w:rFonts w:ascii="Calibri" w:hAnsi="Calibri" w:cs="Calibri"/>
        </w:rPr>
      </w:pPr>
    </w:p>
    <w:p w14:paraId="59D75E31" w14:textId="77777777" w:rsidR="00A35EA7" w:rsidRPr="00A35EA7" w:rsidRDefault="00A35EA7" w:rsidP="00A35EA7">
      <w:pPr>
        <w:rPr>
          <w:rFonts w:ascii="Calibri" w:hAnsi="Calibri" w:cs="Calibri"/>
        </w:rPr>
      </w:pPr>
    </w:p>
    <w:p w14:paraId="1D84FD26" w14:textId="77777777" w:rsidR="00A35EA7" w:rsidRPr="00A35EA7" w:rsidRDefault="00A35EA7" w:rsidP="00A35EA7">
      <w:pPr>
        <w:rPr>
          <w:rFonts w:ascii="Calibri" w:hAnsi="Calibri" w:cs="Calibri"/>
        </w:rPr>
      </w:pPr>
    </w:p>
    <w:p w14:paraId="4D5396AB" w14:textId="77777777" w:rsidR="00A35EA7" w:rsidRPr="00A35EA7" w:rsidRDefault="00A35EA7" w:rsidP="00A35EA7">
      <w:pPr>
        <w:rPr>
          <w:rFonts w:ascii="Calibri" w:hAnsi="Calibri" w:cs="Calibri"/>
        </w:rPr>
      </w:pPr>
    </w:p>
    <w:p w14:paraId="06F8CD97" w14:textId="77777777" w:rsidR="00A35EA7" w:rsidRPr="00A35EA7" w:rsidRDefault="00A35EA7" w:rsidP="00A35EA7">
      <w:pPr>
        <w:rPr>
          <w:rFonts w:ascii="Calibri" w:hAnsi="Calibri" w:cs="Calibri"/>
        </w:rPr>
      </w:pPr>
    </w:p>
    <w:p w14:paraId="53243003" w14:textId="77777777" w:rsidR="00A35EA7" w:rsidRPr="00A35EA7" w:rsidRDefault="00A35EA7" w:rsidP="00A35EA7">
      <w:pPr>
        <w:rPr>
          <w:rFonts w:ascii="Calibri" w:hAnsi="Calibri" w:cs="Calibri"/>
        </w:rPr>
      </w:pPr>
    </w:p>
    <w:p w14:paraId="39AAAB2A" w14:textId="77777777" w:rsidR="00A35EA7" w:rsidRPr="00A35EA7" w:rsidRDefault="00A35EA7" w:rsidP="00A35EA7">
      <w:pPr>
        <w:rPr>
          <w:rFonts w:ascii="Calibri" w:hAnsi="Calibri" w:cs="Calibri"/>
        </w:rPr>
      </w:pPr>
    </w:p>
    <w:p w14:paraId="245509AC" w14:textId="77777777" w:rsidR="00A35EA7" w:rsidRPr="00A35EA7" w:rsidRDefault="00A35EA7" w:rsidP="00A35EA7">
      <w:pPr>
        <w:rPr>
          <w:rFonts w:ascii="Calibri" w:hAnsi="Calibri" w:cs="Calibri"/>
        </w:rPr>
      </w:pPr>
    </w:p>
    <w:p w14:paraId="33F23062" w14:textId="77777777" w:rsidR="00A35EA7" w:rsidRPr="00A35EA7" w:rsidRDefault="00A35EA7" w:rsidP="00A35EA7">
      <w:pPr>
        <w:rPr>
          <w:rFonts w:ascii="Calibri" w:hAnsi="Calibri" w:cs="Calibri"/>
        </w:rPr>
      </w:pPr>
    </w:p>
    <w:p w14:paraId="71C42D71" w14:textId="77777777" w:rsidR="00A35EA7" w:rsidRPr="00A35EA7" w:rsidRDefault="00A35EA7" w:rsidP="00A35EA7">
      <w:pPr>
        <w:rPr>
          <w:rFonts w:ascii="Calibri" w:hAnsi="Calibri" w:cs="Calibri"/>
        </w:rPr>
      </w:pPr>
    </w:p>
    <w:p w14:paraId="225D2F9A" w14:textId="77777777" w:rsidR="00A35EA7" w:rsidRPr="00A35EA7" w:rsidRDefault="00A35EA7" w:rsidP="00A35EA7">
      <w:pPr>
        <w:rPr>
          <w:rFonts w:ascii="Calibri" w:hAnsi="Calibri" w:cs="Calibri"/>
        </w:rPr>
      </w:pPr>
    </w:p>
    <w:p w14:paraId="22ADA2EE" w14:textId="77777777" w:rsidR="00A35EA7" w:rsidRPr="00A35EA7" w:rsidRDefault="00A35EA7" w:rsidP="00A35EA7">
      <w:pPr>
        <w:rPr>
          <w:rFonts w:ascii="Calibri" w:hAnsi="Calibri" w:cs="Calibri"/>
        </w:rPr>
      </w:pPr>
    </w:p>
    <w:p w14:paraId="7347FACE" w14:textId="77777777" w:rsidR="00A35EA7" w:rsidRPr="00A35EA7" w:rsidRDefault="00A35EA7" w:rsidP="00A35EA7">
      <w:pPr>
        <w:rPr>
          <w:rFonts w:ascii="Calibri" w:hAnsi="Calibri" w:cs="Calibri"/>
        </w:rPr>
      </w:pPr>
    </w:p>
    <w:p w14:paraId="271FC18F" w14:textId="77777777" w:rsidR="00A35EA7" w:rsidRPr="00A35EA7" w:rsidRDefault="00A35EA7" w:rsidP="00A35EA7">
      <w:pPr>
        <w:rPr>
          <w:rFonts w:ascii="Calibri" w:hAnsi="Calibri" w:cs="Calibri"/>
        </w:rPr>
      </w:pPr>
    </w:p>
    <w:p w14:paraId="3210B389" w14:textId="77777777" w:rsidR="00A35EA7" w:rsidRPr="00A35EA7" w:rsidRDefault="00A35EA7" w:rsidP="00A35EA7">
      <w:pPr>
        <w:rPr>
          <w:rFonts w:ascii="Calibri" w:hAnsi="Calibri" w:cs="Calibri"/>
        </w:rPr>
      </w:pPr>
    </w:p>
    <w:p w14:paraId="18B1F415" w14:textId="77777777" w:rsidR="00A35EA7" w:rsidRPr="00A35EA7" w:rsidRDefault="00A35EA7" w:rsidP="00A35EA7">
      <w:pPr>
        <w:rPr>
          <w:rFonts w:ascii="Calibri" w:hAnsi="Calibri" w:cs="Calibri"/>
        </w:rPr>
      </w:pPr>
    </w:p>
    <w:p w14:paraId="1CFECE4D" w14:textId="77777777" w:rsidR="00A35EA7" w:rsidRPr="00A35EA7" w:rsidRDefault="00A35EA7" w:rsidP="00A35EA7">
      <w:pPr>
        <w:rPr>
          <w:rFonts w:ascii="Calibri" w:hAnsi="Calibri" w:cs="Calibri"/>
        </w:rPr>
      </w:pPr>
    </w:p>
    <w:p w14:paraId="1F903AEB" w14:textId="77777777" w:rsidR="00A35EA7" w:rsidRPr="00A35EA7" w:rsidRDefault="00A35EA7" w:rsidP="00A35EA7">
      <w:pPr>
        <w:rPr>
          <w:rFonts w:ascii="Calibri" w:hAnsi="Calibri" w:cs="Calibri"/>
        </w:rPr>
      </w:pPr>
    </w:p>
    <w:p w14:paraId="2371CAB6" w14:textId="77777777" w:rsidR="00A35EA7" w:rsidRPr="00A35EA7" w:rsidRDefault="00A35EA7" w:rsidP="00A35EA7">
      <w:pPr>
        <w:rPr>
          <w:rFonts w:ascii="Calibri" w:hAnsi="Calibri" w:cs="Calibri"/>
        </w:rPr>
      </w:pPr>
    </w:p>
    <w:p w14:paraId="756618E3" w14:textId="77777777" w:rsidR="00A35EA7" w:rsidRPr="00A35EA7" w:rsidRDefault="00A35EA7" w:rsidP="00A35EA7">
      <w:pPr>
        <w:rPr>
          <w:rFonts w:ascii="Calibri" w:hAnsi="Calibri" w:cs="Calibri"/>
        </w:rPr>
      </w:pPr>
    </w:p>
    <w:p w14:paraId="67FC1D2A" w14:textId="77777777" w:rsidR="00A35EA7" w:rsidRPr="00A35EA7" w:rsidRDefault="00A35EA7" w:rsidP="00A35EA7">
      <w:pPr>
        <w:rPr>
          <w:rFonts w:ascii="Calibri" w:hAnsi="Calibri" w:cs="Calibri"/>
        </w:rPr>
      </w:pPr>
    </w:p>
    <w:p w14:paraId="32D31BC3" w14:textId="77777777" w:rsidR="00A35EA7" w:rsidRPr="00A35EA7" w:rsidRDefault="00A35EA7" w:rsidP="00A35EA7">
      <w:pPr>
        <w:rPr>
          <w:rFonts w:ascii="Calibri" w:hAnsi="Calibri" w:cs="Calibri"/>
        </w:rPr>
      </w:pPr>
    </w:p>
    <w:p w14:paraId="1EF8CB53" w14:textId="77777777" w:rsidR="00A35EA7" w:rsidRPr="00A35EA7" w:rsidRDefault="00A35EA7" w:rsidP="00A35EA7">
      <w:pPr>
        <w:rPr>
          <w:rFonts w:ascii="Calibri" w:hAnsi="Calibri" w:cs="Calibri"/>
        </w:rPr>
      </w:pPr>
    </w:p>
    <w:p w14:paraId="2774B533" w14:textId="77777777" w:rsidR="00A35EA7" w:rsidRPr="00A35EA7" w:rsidRDefault="00A35EA7" w:rsidP="00A35EA7">
      <w:pPr>
        <w:rPr>
          <w:rFonts w:ascii="Calibri" w:hAnsi="Calibri" w:cs="Calibri"/>
        </w:rPr>
      </w:pPr>
    </w:p>
    <w:p w14:paraId="27AF96EC" w14:textId="77777777" w:rsidR="00A35EA7" w:rsidRPr="00A35EA7" w:rsidRDefault="00A35EA7" w:rsidP="00A35EA7">
      <w:pPr>
        <w:rPr>
          <w:rFonts w:ascii="Calibri" w:hAnsi="Calibri" w:cs="Calibri"/>
        </w:rPr>
      </w:pPr>
    </w:p>
    <w:p w14:paraId="563B134B" w14:textId="77777777" w:rsidR="00A35EA7" w:rsidRPr="00A35EA7" w:rsidRDefault="00A35EA7" w:rsidP="00A35EA7">
      <w:pPr>
        <w:rPr>
          <w:rFonts w:ascii="Calibri" w:hAnsi="Calibri" w:cs="Calibri"/>
        </w:rPr>
      </w:pPr>
    </w:p>
    <w:p w14:paraId="044487F0" w14:textId="77777777" w:rsidR="00A35EA7" w:rsidRPr="00A35EA7" w:rsidRDefault="00A35EA7" w:rsidP="00A35EA7">
      <w:pPr>
        <w:rPr>
          <w:rFonts w:ascii="Calibri" w:hAnsi="Calibri" w:cs="Calibri"/>
        </w:rPr>
      </w:pPr>
    </w:p>
    <w:p w14:paraId="5CDA0B56" w14:textId="77777777" w:rsidR="00A35EA7" w:rsidRPr="00A35EA7" w:rsidRDefault="00A35EA7" w:rsidP="00A35EA7">
      <w:pPr>
        <w:rPr>
          <w:rFonts w:ascii="Calibri" w:hAnsi="Calibri" w:cs="Calibri"/>
        </w:rPr>
      </w:pPr>
    </w:p>
    <w:p w14:paraId="5F97B775" w14:textId="77777777" w:rsidR="00A35EA7" w:rsidRPr="00A35EA7" w:rsidRDefault="00A35EA7" w:rsidP="00A35EA7">
      <w:pPr>
        <w:rPr>
          <w:rFonts w:ascii="Calibri" w:hAnsi="Calibri" w:cs="Calibri"/>
        </w:rPr>
      </w:pPr>
    </w:p>
    <w:p w14:paraId="143384C0" w14:textId="77777777" w:rsidR="00A35EA7" w:rsidRPr="00A35EA7" w:rsidRDefault="00A35EA7" w:rsidP="00A35EA7">
      <w:pPr>
        <w:rPr>
          <w:rFonts w:ascii="Calibri" w:hAnsi="Calibri" w:cs="Calibri"/>
        </w:rPr>
      </w:pPr>
    </w:p>
    <w:p w14:paraId="04F719BC" w14:textId="77777777" w:rsidR="00A35EA7" w:rsidRPr="00A35EA7" w:rsidRDefault="00A35EA7" w:rsidP="00A35EA7">
      <w:pPr>
        <w:rPr>
          <w:rFonts w:ascii="Calibri" w:hAnsi="Calibri" w:cs="Calibri"/>
        </w:rPr>
      </w:pPr>
    </w:p>
    <w:p w14:paraId="03111311" w14:textId="77777777" w:rsidR="00A35EA7" w:rsidRPr="00A35EA7" w:rsidRDefault="00A35EA7" w:rsidP="00A35EA7">
      <w:pPr>
        <w:rPr>
          <w:rFonts w:ascii="Calibri" w:hAnsi="Calibri" w:cs="Calibri"/>
        </w:rPr>
      </w:pPr>
    </w:p>
    <w:p w14:paraId="608A6818" w14:textId="77777777" w:rsidR="00A35EA7" w:rsidRPr="00A35EA7" w:rsidRDefault="00A35EA7" w:rsidP="00A35EA7">
      <w:pPr>
        <w:rPr>
          <w:rFonts w:ascii="Calibri" w:hAnsi="Calibri" w:cs="Calibri"/>
        </w:rPr>
      </w:pPr>
    </w:p>
    <w:p w14:paraId="7813283C" w14:textId="77777777" w:rsidR="00A35EA7" w:rsidRPr="00A35EA7" w:rsidRDefault="00A35EA7" w:rsidP="00A35EA7">
      <w:pPr>
        <w:rPr>
          <w:rFonts w:ascii="Calibri" w:hAnsi="Calibri" w:cs="Calibri"/>
        </w:rPr>
      </w:pPr>
    </w:p>
    <w:p w14:paraId="7717595A" w14:textId="77777777" w:rsidR="00A35EA7" w:rsidRPr="00A35EA7" w:rsidRDefault="00A35EA7" w:rsidP="00A35EA7">
      <w:pPr>
        <w:rPr>
          <w:rFonts w:ascii="Calibri" w:hAnsi="Calibri" w:cs="Calibri"/>
        </w:rPr>
      </w:pPr>
    </w:p>
    <w:p w14:paraId="04073B59" w14:textId="77777777" w:rsidR="00A35EA7" w:rsidRPr="00A35EA7" w:rsidRDefault="00A35EA7" w:rsidP="00A35EA7">
      <w:pPr>
        <w:rPr>
          <w:rFonts w:ascii="Calibri" w:hAnsi="Calibri" w:cs="Calibri"/>
        </w:rPr>
      </w:pPr>
    </w:p>
    <w:p w14:paraId="55281AE6" w14:textId="77777777" w:rsidR="00A35EA7" w:rsidRPr="00A35EA7" w:rsidRDefault="00A35EA7" w:rsidP="00A35EA7">
      <w:pPr>
        <w:rPr>
          <w:rFonts w:ascii="Calibri" w:hAnsi="Calibri" w:cs="Calibri"/>
        </w:rPr>
      </w:pPr>
    </w:p>
    <w:p w14:paraId="5EE12CC9" w14:textId="77777777" w:rsidR="00A35EA7" w:rsidRPr="00A35EA7" w:rsidRDefault="00A35EA7" w:rsidP="00A35EA7">
      <w:pPr>
        <w:rPr>
          <w:rFonts w:ascii="Calibri" w:hAnsi="Calibri" w:cs="Calibri"/>
        </w:rPr>
      </w:pPr>
    </w:p>
    <w:p w14:paraId="6BDE6236" w14:textId="77777777" w:rsidR="00A35EA7" w:rsidRPr="00A35EA7" w:rsidRDefault="00A35EA7" w:rsidP="00A35EA7">
      <w:pPr>
        <w:rPr>
          <w:rFonts w:ascii="Calibri" w:hAnsi="Calibri" w:cs="Calibri"/>
        </w:rPr>
      </w:pPr>
    </w:p>
    <w:p w14:paraId="0E8E358F" w14:textId="77777777" w:rsidR="00A35EA7" w:rsidRPr="00A35EA7" w:rsidRDefault="00A35EA7" w:rsidP="00A35EA7">
      <w:pPr>
        <w:rPr>
          <w:rFonts w:ascii="Calibri" w:hAnsi="Calibri" w:cs="Calibri"/>
        </w:rPr>
      </w:pPr>
    </w:p>
    <w:p w14:paraId="00313EBE" w14:textId="77777777" w:rsidR="00A35EA7" w:rsidRPr="00A35EA7" w:rsidRDefault="00A35EA7" w:rsidP="00A35EA7">
      <w:pPr>
        <w:rPr>
          <w:rFonts w:ascii="Calibri" w:hAnsi="Calibri" w:cs="Calibri"/>
        </w:rPr>
      </w:pPr>
    </w:p>
    <w:p w14:paraId="5AD0015E" w14:textId="77777777" w:rsidR="00A35EA7" w:rsidRPr="00A35EA7" w:rsidRDefault="00A35EA7" w:rsidP="00A35EA7">
      <w:pPr>
        <w:rPr>
          <w:rFonts w:ascii="Calibri" w:hAnsi="Calibri" w:cs="Calibri"/>
        </w:rPr>
      </w:pPr>
    </w:p>
    <w:p w14:paraId="106698E1" w14:textId="77777777" w:rsidR="00A35EA7" w:rsidRPr="00A35EA7" w:rsidRDefault="00A35EA7" w:rsidP="00A35EA7">
      <w:pPr>
        <w:rPr>
          <w:rFonts w:ascii="Calibri" w:hAnsi="Calibri" w:cs="Calibri"/>
        </w:rPr>
      </w:pPr>
    </w:p>
    <w:p w14:paraId="65F54283" w14:textId="77777777" w:rsidR="00A35EA7" w:rsidRPr="00A35EA7" w:rsidRDefault="00A35EA7" w:rsidP="00A35EA7">
      <w:pPr>
        <w:rPr>
          <w:rFonts w:ascii="Calibri" w:hAnsi="Calibri" w:cs="Calibri"/>
        </w:rPr>
      </w:pPr>
    </w:p>
    <w:p w14:paraId="28A16A2A" w14:textId="77777777" w:rsidR="00A35EA7" w:rsidRPr="00A35EA7" w:rsidRDefault="00A35EA7" w:rsidP="00A35EA7">
      <w:pPr>
        <w:rPr>
          <w:rFonts w:ascii="Calibri" w:hAnsi="Calibri" w:cs="Calibri"/>
        </w:rPr>
      </w:pPr>
    </w:p>
    <w:p w14:paraId="6EC0CFED" w14:textId="77777777" w:rsidR="00A35EA7" w:rsidRPr="00A35EA7" w:rsidRDefault="00A35EA7" w:rsidP="00A35EA7">
      <w:pPr>
        <w:rPr>
          <w:rFonts w:ascii="Calibri" w:hAnsi="Calibri" w:cs="Calibri"/>
        </w:rPr>
      </w:pPr>
    </w:p>
    <w:p w14:paraId="6D102788" w14:textId="77777777" w:rsidR="00A35EA7" w:rsidRPr="00A35EA7" w:rsidRDefault="00A35EA7" w:rsidP="00A35EA7">
      <w:pPr>
        <w:rPr>
          <w:rFonts w:ascii="Calibri" w:hAnsi="Calibri" w:cs="Calibri"/>
        </w:rPr>
      </w:pPr>
    </w:p>
    <w:p w14:paraId="0D2D8796" w14:textId="77777777" w:rsidR="00A35EA7" w:rsidRPr="00A35EA7" w:rsidRDefault="00A35EA7" w:rsidP="00A35EA7">
      <w:pPr>
        <w:rPr>
          <w:rFonts w:ascii="Calibri" w:hAnsi="Calibri" w:cs="Calibri"/>
        </w:rPr>
      </w:pPr>
    </w:p>
    <w:p w14:paraId="5C0ECAEA" w14:textId="77777777" w:rsidR="00A35EA7" w:rsidRPr="00A35EA7" w:rsidRDefault="00A35EA7" w:rsidP="00A35EA7">
      <w:pPr>
        <w:rPr>
          <w:rFonts w:ascii="Calibri" w:hAnsi="Calibri" w:cs="Calibri"/>
        </w:rPr>
      </w:pPr>
    </w:p>
    <w:p w14:paraId="024F0427" w14:textId="77777777" w:rsidR="00A35EA7" w:rsidRPr="00A35EA7" w:rsidRDefault="00A35EA7" w:rsidP="00A35EA7">
      <w:pPr>
        <w:rPr>
          <w:rFonts w:ascii="Calibri" w:hAnsi="Calibri" w:cs="Calibri"/>
        </w:rPr>
      </w:pPr>
    </w:p>
    <w:p w14:paraId="53E10A59" w14:textId="77777777" w:rsidR="00A35EA7" w:rsidRPr="00A35EA7" w:rsidRDefault="00A35EA7" w:rsidP="00A35EA7">
      <w:pPr>
        <w:rPr>
          <w:rFonts w:ascii="Calibri" w:hAnsi="Calibri" w:cs="Calibri"/>
        </w:rPr>
      </w:pPr>
    </w:p>
    <w:p w14:paraId="4D08F0D0" w14:textId="77777777" w:rsidR="00A35EA7" w:rsidRPr="00A35EA7" w:rsidRDefault="00A35EA7" w:rsidP="00A35EA7">
      <w:pPr>
        <w:rPr>
          <w:rFonts w:ascii="Calibri" w:hAnsi="Calibri" w:cs="Calibri"/>
        </w:rPr>
      </w:pPr>
    </w:p>
    <w:p w14:paraId="25E49AEC" w14:textId="77777777" w:rsidR="00A35EA7" w:rsidRPr="00A35EA7" w:rsidRDefault="00A35EA7" w:rsidP="00A35EA7">
      <w:pPr>
        <w:rPr>
          <w:rFonts w:ascii="Calibri" w:hAnsi="Calibri" w:cs="Calibri"/>
        </w:rPr>
      </w:pPr>
    </w:p>
    <w:p w14:paraId="0DCC576D" w14:textId="77777777" w:rsidR="00A35EA7" w:rsidRPr="00A35EA7" w:rsidRDefault="00A35EA7" w:rsidP="00A35EA7">
      <w:pPr>
        <w:rPr>
          <w:rFonts w:ascii="Calibri" w:hAnsi="Calibri" w:cs="Calibri"/>
        </w:rPr>
      </w:pPr>
    </w:p>
    <w:p w14:paraId="5EDC7BBA" w14:textId="77777777" w:rsidR="00A35EA7" w:rsidRPr="00A35EA7" w:rsidRDefault="00A35EA7" w:rsidP="00A35EA7">
      <w:pPr>
        <w:rPr>
          <w:rFonts w:ascii="Calibri" w:hAnsi="Calibri" w:cs="Calibri"/>
        </w:rPr>
      </w:pPr>
    </w:p>
    <w:p w14:paraId="0EE12C6F" w14:textId="77777777" w:rsidR="00A35EA7" w:rsidRPr="00A35EA7" w:rsidRDefault="00A35EA7" w:rsidP="00A35EA7">
      <w:pPr>
        <w:rPr>
          <w:rFonts w:ascii="Calibri" w:hAnsi="Calibri" w:cs="Calibri"/>
        </w:rPr>
      </w:pPr>
    </w:p>
    <w:p w14:paraId="133F8E8A" w14:textId="77777777" w:rsidR="00A35EA7" w:rsidRPr="00A35EA7" w:rsidRDefault="00A35EA7" w:rsidP="00A35EA7">
      <w:pPr>
        <w:rPr>
          <w:rFonts w:ascii="Calibri" w:hAnsi="Calibri" w:cs="Calibri"/>
        </w:rPr>
      </w:pPr>
    </w:p>
    <w:p w14:paraId="66E25C45" w14:textId="77777777" w:rsidR="00A35EA7" w:rsidRPr="00A35EA7" w:rsidRDefault="00A35EA7" w:rsidP="00A35EA7">
      <w:pPr>
        <w:rPr>
          <w:rFonts w:ascii="Calibri" w:hAnsi="Calibri" w:cs="Calibri"/>
        </w:rPr>
      </w:pPr>
    </w:p>
    <w:p w14:paraId="72084C69" w14:textId="77777777" w:rsidR="00A35EA7" w:rsidRPr="00A35EA7" w:rsidRDefault="00A35EA7" w:rsidP="00A35EA7">
      <w:pPr>
        <w:rPr>
          <w:rFonts w:ascii="Calibri" w:hAnsi="Calibri" w:cs="Calibri"/>
        </w:rPr>
      </w:pPr>
    </w:p>
    <w:p w14:paraId="12494028" w14:textId="77777777" w:rsidR="00A35EA7" w:rsidRPr="00A35EA7" w:rsidRDefault="00A35EA7" w:rsidP="00A35EA7">
      <w:pPr>
        <w:rPr>
          <w:rFonts w:ascii="Calibri" w:hAnsi="Calibri" w:cs="Calibri"/>
        </w:rPr>
      </w:pPr>
    </w:p>
    <w:p w14:paraId="65F034F1" w14:textId="77777777" w:rsidR="00A35EA7" w:rsidRPr="00A35EA7" w:rsidRDefault="00A35EA7" w:rsidP="00A35EA7">
      <w:pPr>
        <w:rPr>
          <w:rFonts w:ascii="Calibri" w:hAnsi="Calibri" w:cs="Calibri"/>
        </w:rPr>
      </w:pPr>
    </w:p>
    <w:p w14:paraId="6EE521F8" w14:textId="77777777" w:rsidR="00A35EA7" w:rsidRPr="00A35EA7" w:rsidRDefault="00A35EA7" w:rsidP="00A35EA7">
      <w:pPr>
        <w:rPr>
          <w:rFonts w:ascii="Calibri" w:hAnsi="Calibri" w:cs="Calibri"/>
        </w:rPr>
      </w:pPr>
    </w:p>
    <w:p w14:paraId="46281F15" w14:textId="77777777" w:rsidR="00A35EA7" w:rsidRPr="00A35EA7" w:rsidRDefault="00A35EA7" w:rsidP="00A35EA7">
      <w:pPr>
        <w:rPr>
          <w:rFonts w:ascii="Calibri" w:hAnsi="Calibri" w:cs="Calibri"/>
        </w:rPr>
      </w:pPr>
    </w:p>
    <w:p w14:paraId="2414F3D0" w14:textId="77777777" w:rsidR="00A35EA7" w:rsidRPr="00A35EA7" w:rsidRDefault="00A35EA7" w:rsidP="00A35EA7">
      <w:pPr>
        <w:rPr>
          <w:rFonts w:ascii="Calibri" w:hAnsi="Calibri" w:cs="Calibri"/>
        </w:rPr>
      </w:pPr>
    </w:p>
    <w:p w14:paraId="184AE447" w14:textId="77777777" w:rsidR="00A35EA7" w:rsidRPr="00A35EA7" w:rsidRDefault="00A35EA7" w:rsidP="00A35EA7">
      <w:pPr>
        <w:rPr>
          <w:rFonts w:ascii="Calibri" w:hAnsi="Calibri" w:cs="Calibri"/>
        </w:rPr>
      </w:pPr>
    </w:p>
    <w:p w14:paraId="65B3442C" w14:textId="77777777" w:rsidR="00A35EA7" w:rsidRPr="00A35EA7" w:rsidRDefault="00A35EA7" w:rsidP="00A35EA7">
      <w:pPr>
        <w:rPr>
          <w:rFonts w:ascii="Calibri" w:hAnsi="Calibri" w:cs="Calibri"/>
        </w:rPr>
      </w:pPr>
    </w:p>
    <w:p w14:paraId="458923B5" w14:textId="77777777" w:rsidR="00A35EA7" w:rsidRPr="00A35EA7" w:rsidRDefault="00A35EA7" w:rsidP="00A35EA7">
      <w:pPr>
        <w:rPr>
          <w:rFonts w:ascii="Calibri" w:hAnsi="Calibri" w:cs="Calibri"/>
        </w:rPr>
      </w:pPr>
    </w:p>
    <w:p w14:paraId="5E5E8F27" w14:textId="77777777" w:rsidR="00A35EA7" w:rsidRPr="00A35EA7" w:rsidRDefault="00A35EA7" w:rsidP="00A35EA7">
      <w:pPr>
        <w:rPr>
          <w:rFonts w:ascii="Calibri" w:hAnsi="Calibri" w:cs="Calibri"/>
        </w:rPr>
      </w:pPr>
    </w:p>
    <w:p w14:paraId="5398C6EB" w14:textId="77777777" w:rsidR="00A35EA7" w:rsidRPr="00A35EA7" w:rsidRDefault="00A35EA7" w:rsidP="00A35EA7">
      <w:pPr>
        <w:rPr>
          <w:rFonts w:ascii="Calibri" w:hAnsi="Calibri" w:cs="Calibri"/>
        </w:rPr>
      </w:pPr>
    </w:p>
    <w:p w14:paraId="474EF3FA" w14:textId="77777777" w:rsidR="00A35EA7" w:rsidRPr="00A35EA7" w:rsidRDefault="00A35EA7" w:rsidP="00A35EA7">
      <w:pPr>
        <w:rPr>
          <w:rFonts w:ascii="Calibri" w:hAnsi="Calibri" w:cs="Calibri"/>
        </w:rPr>
      </w:pPr>
    </w:p>
    <w:p w14:paraId="06804DC7" w14:textId="77777777" w:rsidR="00A35EA7" w:rsidRPr="00A35EA7" w:rsidRDefault="00A35EA7" w:rsidP="00A35EA7">
      <w:pPr>
        <w:rPr>
          <w:rFonts w:ascii="Calibri" w:hAnsi="Calibri" w:cs="Calibri"/>
        </w:rPr>
      </w:pPr>
    </w:p>
    <w:p w14:paraId="12180469" w14:textId="77777777" w:rsidR="00A35EA7" w:rsidRPr="00A35EA7" w:rsidRDefault="00A35EA7" w:rsidP="00A35EA7">
      <w:pPr>
        <w:rPr>
          <w:rFonts w:ascii="Calibri" w:hAnsi="Calibri" w:cs="Calibri"/>
        </w:rPr>
      </w:pPr>
    </w:p>
    <w:p w14:paraId="1AD8DB62" w14:textId="77777777" w:rsidR="00A35EA7" w:rsidRPr="00A35EA7" w:rsidRDefault="00A35EA7" w:rsidP="00A35EA7">
      <w:pPr>
        <w:rPr>
          <w:rFonts w:ascii="Calibri" w:hAnsi="Calibri" w:cs="Calibri"/>
        </w:rPr>
      </w:pPr>
    </w:p>
    <w:p w14:paraId="1C1727DB" w14:textId="77777777" w:rsidR="00A35EA7" w:rsidRPr="00A35EA7" w:rsidRDefault="00A35EA7" w:rsidP="00A35EA7">
      <w:pPr>
        <w:rPr>
          <w:rFonts w:ascii="Calibri" w:hAnsi="Calibri" w:cs="Calibri"/>
        </w:rPr>
      </w:pPr>
    </w:p>
    <w:p w14:paraId="7E815614" w14:textId="77777777" w:rsidR="00A35EA7" w:rsidRPr="00A35EA7" w:rsidRDefault="00A35EA7" w:rsidP="00A35EA7">
      <w:pPr>
        <w:rPr>
          <w:rFonts w:ascii="Calibri" w:hAnsi="Calibri" w:cs="Calibri"/>
        </w:rPr>
      </w:pPr>
    </w:p>
    <w:p w14:paraId="4BF7FDB7" w14:textId="77777777" w:rsidR="00A35EA7" w:rsidRPr="00A35EA7" w:rsidRDefault="00A35EA7" w:rsidP="00A35EA7">
      <w:pPr>
        <w:rPr>
          <w:rFonts w:ascii="Calibri" w:hAnsi="Calibri" w:cs="Calibri"/>
        </w:rPr>
      </w:pPr>
    </w:p>
    <w:p w14:paraId="70A8D973" w14:textId="77777777" w:rsidR="00A35EA7" w:rsidRPr="00A35EA7" w:rsidRDefault="00A35EA7" w:rsidP="00A35EA7">
      <w:pPr>
        <w:rPr>
          <w:rFonts w:ascii="Calibri" w:hAnsi="Calibri" w:cs="Calibri"/>
        </w:rPr>
      </w:pPr>
    </w:p>
    <w:p w14:paraId="766696F7" w14:textId="77777777" w:rsidR="00A35EA7" w:rsidRPr="00A35EA7" w:rsidRDefault="00A35EA7" w:rsidP="00A35EA7">
      <w:pPr>
        <w:rPr>
          <w:rFonts w:ascii="Calibri" w:hAnsi="Calibri" w:cs="Calibri"/>
        </w:rPr>
      </w:pPr>
    </w:p>
    <w:p w14:paraId="02D8C506" w14:textId="77777777" w:rsidR="00A35EA7" w:rsidRPr="00A35EA7" w:rsidRDefault="00A35EA7" w:rsidP="00A35EA7">
      <w:pPr>
        <w:rPr>
          <w:rFonts w:ascii="Calibri" w:hAnsi="Calibri" w:cs="Calibri"/>
        </w:rPr>
      </w:pPr>
    </w:p>
    <w:p w14:paraId="36B7C674" w14:textId="77777777" w:rsidR="00A35EA7" w:rsidRPr="00A35EA7" w:rsidRDefault="00A35EA7" w:rsidP="00A35EA7">
      <w:pPr>
        <w:rPr>
          <w:rFonts w:ascii="Calibri" w:hAnsi="Calibri" w:cs="Calibri"/>
        </w:rPr>
      </w:pPr>
    </w:p>
    <w:p w14:paraId="4E266257" w14:textId="77777777" w:rsidR="00A35EA7" w:rsidRPr="00A35EA7" w:rsidRDefault="00A35EA7" w:rsidP="00A35EA7">
      <w:pPr>
        <w:rPr>
          <w:rFonts w:ascii="Calibri" w:hAnsi="Calibri" w:cs="Calibri"/>
        </w:rPr>
      </w:pPr>
    </w:p>
    <w:p w14:paraId="1BD10ECC" w14:textId="77777777" w:rsidR="00A35EA7" w:rsidRPr="00A35EA7" w:rsidRDefault="00A35EA7" w:rsidP="00A35EA7">
      <w:pPr>
        <w:rPr>
          <w:rFonts w:ascii="Calibri" w:hAnsi="Calibri" w:cs="Calibri"/>
        </w:rPr>
      </w:pPr>
    </w:p>
    <w:p w14:paraId="0614E0DC" w14:textId="77777777" w:rsidR="00A35EA7" w:rsidRPr="00A35EA7" w:rsidRDefault="00A35EA7" w:rsidP="00A35EA7">
      <w:pPr>
        <w:rPr>
          <w:rFonts w:ascii="Calibri" w:hAnsi="Calibri" w:cs="Calibri"/>
        </w:rPr>
      </w:pPr>
    </w:p>
    <w:p w14:paraId="10356C9D" w14:textId="77777777" w:rsidR="00A35EA7" w:rsidRPr="00A35EA7" w:rsidRDefault="00A35EA7" w:rsidP="00A35EA7">
      <w:pPr>
        <w:rPr>
          <w:rFonts w:ascii="Calibri" w:hAnsi="Calibri" w:cs="Calibri"/>
        </w:rPr>
      </w:pPr>
    </w:p>
    <w:p w14:paraId="14B066FE" w14:textId="77777777" w:rsidR="00A35EA7" w:rsidRPr="00A35EA7" w:rsidRDefault="00A35EA7" w:rsidP="00A35EA7">
      <w:pPr>
        <w:rPr>
          <w:rFonts w:ascii="Calibri" w:hAnsi="Calibri" w:cs="Calibri"/>
        </w:rPr>
      </w:pPr>
    </w:p>
    <w:p w14:paraId="199401D7" w14:textId="77777777" w:rsidR="00A35EA7" w:rsidRPr="00A35EA7" w:rsidRDefault="00A35EA7" w:rsidP="00A35EA7">
      <w:pPr>
        <w:rPr>
          <w:rFonts w:ascii="Calibri" w:hAnsi="Calibri" w:cs="Calibri"/>
        </w:rPr>
      </w:pPr>
    </w:p>
    <w:p w14:paraId="3D5C9868" w14:textId="77777777" w:rsidR="00A35EA7" w:rsidRPr="00A35EA7" w:rsidRDefault="00A35EA7" w:rsidP="00A35EA7">
      <w:pPr>
        <w:rPr>
          <w:rFonts w:ascii="Calibri" w:hAnsi="Calibri" w:cs="Calibri"/>
        </w:rPr>
      </w:pPr>
    </w:p>
    <w:p w14:paraId="1DB35DE3" w14:textId="77777777" w:rsidR="00A35EA7" w:rsidRPr="00A35EA7" w:rsidRDefault="00A35EA7" w:rsidP="00A35EA7">
      <w:pPr>
        <w:rPr>
          <w:rFonts w:ascii="Calibri" w:hAnsi="Calibri" w:cs="Calibri"/>
        </w:rPr>
      </w:pPr>
    </w:p>
    <w:p w14:paraId="0BBC249F" w14:textId="77777777" w:rsidR="00A35EA7" w:rsidRPr="00A35EA7" w:rsidRDefault="00A35EA7" w:rsidP="00A35EA7">
      <w:pPr>
        <w:rPr>
          <w:rFonts w:ascii="Calibri" w:hAnsi="Calibri" w:cs="Calibri"/>
        </w:rPr>
      </w:pPr>
    </w:p>
    <w:p w14:paraId="5DB9B8EF" w14:textId="77777777" w:rsidR="00A35EA7" w:rsidRPr="00A35EA7" w:rsidRDefault="00A35EA7" w:rsidP="00A35EA7">
      <w:pPr>
        <w:rPr>
          <w:rFonts w:ascii="Calibri" w:hAnsi="Calibri" w:cs="Calibri"/>
        </w:rPr>
      </w:pPr>
    </w:p>
    <w:p w14:paraId="3154BE73" w14:textId="77777777" w:rsidR="00A35EA7" w:rsidRPr="00A35EA7" w:rsidRDefault="00A35EA7" w:rsidP="00A35EA7">
      <w:pPr>
        <w:rPr>
          <w:rFonts w:ascii="Calibri" w:hAnsi="Calibri" w:cs="Calibri"/>
        </w:rPr>
      </w:pPr>
    </w:p>
    <w:p w14:paraId="755383DE" w14:textId="77777777" w:rsidR="00A35EA7" w:rsidRPr="00A35EA7" w:rsidRDefault="00A35EA7" w:rsidP="00A35EA7">
      <w:pPr>
        <w:rPr>
          <w:rFonts w:ascii="Calibri" w:hAnsi="Calibri" w:cs="Calibri"/>
        </w:rPr>
      </w:pPr>
    </w:p>
    <w:p w14:paraId="5A7FE169" w14:textId="77777777" w:rsidR="00A35EA7" w:rsidRPr="00A35EA7" w:rsidRDefault="00A35EA7" w:rsidP="00A35EA7">
      <w:pPr>
        <w:rPr>
          <w:rFonts w:ascii="Calibri" w:hAnsi="Calibri" w:cs="Calibri"/>
        </w:rPr>
      </w:pPr>
    </w:p>
    <w:p w14:paraId="093A3F18" w14:textId="77777777" w:rsidR="00A35EA7" w:rsidRPr="00A35EA7" w:rsidRDefault="00A35EA7" w:rsidP="00A35EA7">
      <w:pPr>
        <w:rPr>
          <w:rFonts w:ascii="Calibri" w:hAnsi="Calibri" w:cs="Calibri"/>
        </w:rPr>
      </w:pPr>
    </w:p>
    <w:p w14:paraId="1AD9EA99" w14:textId="77777777" w:rsidR="00A35EA7" w:rsidRPr="00A35EA7" w:rsidRDefault="00A35EA7" w:rsidP="00A35EA7">
      <w:pPr>
        <w:rPr>
          <w:rFonts w:ascii="Calibri" w:hAnsi="Calibri" w:cs="Calibri"/>
        </w:rPr>
      </w:pPr>
    </w:p>
    <w:p w14:paraId="503F6B69" w14:textId="77777777" w:rsidR="00A35EA7" w:rsidRPr="00A35EA7" w:rsidRDefault="00A35EA7" w:rsidP="00A35EA7">
      <w:pPr>
        <w:rPr>
          <w:rFonts w:ascii="Calibri" w:hAnsi="Calibri" w:cs="Calibri"/>
        </w:rPr>
      </w:pPr>
    </w:p>
    <w:p w14:paraId="5C4BAFE8" w14:textId="77777777" w:rsidR="00A35EA7" w:rsidRPr="00A35EA7" w:rsidRDefault="00A35EA7" w:rsidP="00A35EA7">
      <w:pPr>
        <w:rPr>
          <w:rFonts w:ascii="Calibri" w:hAnsi="Calibri" w:cs="Calibri"/>
        </w:rPr>
      </w:pPr>
    </w:p>
    <w:p w14:paraId="76E6F31E" w14:textId="77777777" w:rsidR="00A35EA7" w:rsidRPr="00A35EA7" w:rsidRDefault="00A35EA7" w:rsidP="00A35EA7">
      <w:pPr>
        <w:rPr>
          <w:rFonts w:ascii="Calibri" w:hAnsi="Calibri" w:cs="Calibri"/>
        </w:rPr>
      </w:pPr>
    </w:p>
    <w:p w14:paraId="332423A4" w14:textId="77777777" w:rsidR="00A35EA7" w:rsidRPr="00A35EA7" w:rsidRDefault="00A35EA7" w:rsidP="00A35EA7">
      <w:pPr>
        <w:rPr>
          <w:rFonts w:ascii="Calibri" w:hAnsi="Calibri" w:cs="Calibri"/>
        </w:rPr>
      </w:pPr>
    </w:p>
    <w:p w14:paraId="776A966E" w14:textId="77777777" w:rsidR="00A35EA7" w:rsidRPr="00A35EA7" w:rsidRDefault="00A35EA7" w:rsidP="00A35EA7">
      <w:pPr>
        <w:rPr>
          <w:rFonts w:ascii="Calibri" w:hAnsi="Calibri" w:cs="Calibri"/>
        </w:rPr>
      </w:pPr>
    </w:p>
    <w:p w14:paraId="2FFB6D53" w14:textId="77777777" w:rsidR="00A35EA7" w:rsidRPr="00A35EA7" w:rsidRDefault="00A35EA7" w:rsidP="00A35EA7">
      <w:pPr>
        <w:rPr>
          <w:rFonts w:ascii="Calibri" w:hAnsi="Calibri" w:cs="Calibri"/>
        </w:rPr>
      </w:pPr>
    </w:p>
    <w:p w14:paraId="4EB04EC5" w14:textId="77777777" w:rsidR="00A35EA7" w:rsidRPr="00A35EA7" w:rsidRDefault="00A35EA7" w:rsidP="00A35EA7">
      <w:pPr>
        <w:rPr>
          <w:rFonts w:ascii="Calibri" w:hAnsi="Calibri" w:cs="Calibri"/>
        </w:rPr>
      </w:pPr>
    </w:p>
    <w:p w14:paraId="68CBFADF" w14:textId="77777777" w:rsidR="00A35EA7" w:rsidRPr="00A35EA7" w:rsidRDefault="00A35EA7" w:rsidP="00A35EA7">
      <w:pPr>
        <w:rPr>
          <w:rFonts w:ascii="Calibri" w:hAnsi="Calibri" w:cs="Calibri"/>
        </w:rPr>
      </w:pPr>
    </w:p>
    <w:p w14:paraId="42E0EBEC" w14:textId="77777777" w:rsidR="00A35EA7" w:rsidRPr="00A35EA7" w:rsidRDefault="00A35EA7" w:rsidP="00A35EA7">
      <w:pPr>
        <w:rPr>
          <w:rFonts w:ascii="Calibri" w:hAnsi="Calibri" w:cs="Calibri"/>
        </w:rPr>
      </w:pPr>
    </w:p>
    <w:p w14:paraId="08E29756" w14:textId="77777777" w:rsidR="00A35EA7" w:rsidRPr="00A35EA7" w:rsidRDefault="00A35EA7" w:rsidP="00A35EA7">
      <w:pPr>
        <w:rPr>
          <w:rFonts w:ascii="Calibri" w:hAnsi="Calibri" w:cs="Calibri"/>
        </w:rPr>
      </w:pPr>
    </w:p>
    <w:p w14:paraId="2D466411" w14:textId="77777777" w:rsidR="00A35EA7" w:rsidRPr="00A35EA7" w:rsidRDefault="00A35EA7" w:rsidP="00A35EA7">
      <w:pPr>
        <w:rPr>
          <w:rFonts w:ascii="Calibri" w:hAnsi="Calibri" w:cs="Calibri"/>
        </w:rPr>
      </w:pPr>
    </w:p>
    <w:p w14:paraId="57D98906" w14:textId="77777777" w:rsidR="00A35EA7" w:rsidRPr="00A35EA7" w:rsidRDefault="00A35EA7" w:rsidP="00A35EA7">
      <w:pPr>
        <w:rPr>
          <w:rFonts w:ascii="Calibri" w:hAnsi="Calibri" w:cs="Calibri"/>
        </w:rPr>
      </w:pPr>
    </w:p>
    <w:p w14:paraId="43C0367D" w14:textId="77777777" w:rsidR="00A35EA7" w:rsidRPr="00A35EA7" w:rsidRDefault="00A35EA7" w:rsidP="00A35EA7">
      <w:pPr>
        <w:rPr>
          <w:rFonts w:ascii="Calibri" w:hAnsi="Calibri" w:cs="Calibri"/>
        </w:rPr>
      </w:pPr>
    </w:p>
    <w:p w14:paraId="08B55897" w14:textId="77777777" w:rsidR="00A35EA7" w:rsidRPr="00A35EA7" w:rsidRDefault="00A35EA7" w:rsidP="00A35EA7">
      <w:pPr>
        <w:rPr>
          <w:rFonts w:ascii="Calibri" w:hAnsi="Calibri" w:cs="Calibri"/>
        </w:rPr>
      </w:pPr>
    </w:p>
    <w:p w14:paraId="16D23E45" w14:textId="77777777" w:rsidR="00A35EA7" w:rsidRPr="00A35EA7" w:rsidRDefault="00A35EA7" w:rsidP="00A35EA7">
      <w:pPr>
        <w:rPr>
          <w:rFonts w:ascii="Calibri" w:hAnsi="Calibri" w:cs="Calibri"/>
        </w:rPr>
      </w:pPr>
    </w:p>
    <w:p w14:paraId="4195E486" w14:textId="77777777" w:rsidR="00A35EA7" w:rsidRPr="00A35EA7" w:rsidRDefault="00A35EA7" w:rsidP="00A35EA7">
      <w:pPr>
        <w:rPr>
          <w:rFonts w:ascii="Calibri" w:hAnsi="Calibri" w:cs="Calibri"/>
        </w:rPr>
      </w:pPr>
    </w:p>
    <w:p w14:paraId="1CEDDFCF" w14:textId="77777777" w:rsidR="00A35EA7" w:rsidRPr="00A35EA7" w:rsidRDefault="00A35EA7" w:rsidP="00A35EA7">
      <w:pPr>
        <w:rPr>
          <w:rFonts w:ascii="Calibri" w:hAnsi="Calibri" w:cs="Calibri"/>
        </w:rPr>
      </w:pPr>
    </w:p>
    <w:p w14:paraId="3179D713" w14:textId="77777777" w:rsidR="00A35EA7" w:rsidRPr="00A35EA7" w:rsidRDefault="00A35EA7" w:rsidP="00A35EA7">
      <w:pPr>
        <w:rPr>
          <w:rFonts w:ascii="Calibri" w:hAnsi="Calibri" w:cs="Calibri"/>
        </w:rPr>
      </w:pPr>
    </w:p>
    <w:p w14:paraId="7854D336" w14:textId="77777777" w:rsidR="00A35EA7" w:rsidRPr="00A35EA7" w:rsidRDefault="00A35EA7" w:rsidP="00A35EA7">
      <w:pPr>
        <w:rPr>
          <w:rFonts w:ascii="Calibri" w:hAnsi="Calibri" w:cs="Calibri"/>
        </w:rPr>
      </w:pPr>
    </w:p>
    <w:p w14:paraId="19EE180F" w14:textId="77777777" w:rsidR="00A35EA7" w:rsidRPr="00A35EA7" w:rsidRDefault="00A35EA7" w:rsidP="00A35EA7">
      <w:pPr>
        <w:rPr>
          <w:rFonts w:ascii="Calibri" w:hAnsi="Calibri" w:cs="Calibri"/>
        </w:rPr>
      </w:pPr>
    </w:p>
    <w:p w14:paraId="32390306" w14:textId="77777777" w:rsidR="00A35EA7" w:rsidRPr="00A35EA7" w:rsidRDefault="00A35EA7" w:rsidP="00A35EA7">
      <w:pPr>
        <w:rPr>
          <w:rFonts w:ascii="Calibri" w:hAnsi="Calibri" w:cs="Calibri"/>
        </w:rPr>
      </w:pPr>
    </w:p>
    <w:p w14:paraId="38B27897" w14:textId="77777777" w:rsidR="00A35EA7" w:rsidRPr="00A35EA7" w:rsidRDefault="00A35EA7" w:rsidP="00A35EA7">
      <w:pPr>
        <w:rPr>
          <w:rFonts w:ascii="Calibri" w:hAnsi="Calibri" w:cs="Calibri"/>
        </w:rPr>
      </w:pPr>
    </w:p>
    <w:p w14:paraId="07AE818F" w14:textId="77777777" w:rsidR="00A35EA7" w:rsidRPr="00A35EA7" w:rsidRDefault="00A35EA7" w:rsidP="00A35EA7">
      <w:pPr>
        <w:rPr>
          <w:rFonts w:ascii="Calibri" w:hAnsi="Calibri" w:cs="Calibri"/>
        </w:rPr>
      </w:pPr>
    </w:p>
    <w:p w14:paraId="234A918A" w14:textId="77777777" w:rsidR="00A35EA7" w:rsidRPr="00A35EA7" w:rsidRDefault="00A35EA7" w:rsidP="00A35EA7">
      <w:pPr>
        <w:rPr>
          <w:rFonts w:ascii="Calibri" w:hAnsi="Calibri" w:cs="Calibri"/>
        </w:rPr>
      </w:pPr>
    </w:p>
    <w:p w14:paraId="5F540509" w14:textId="77777777" w:rsidR="00A35EA7" w:rsidRPr="00A35EA7" w:rsidRDefault="00A35EA7" w:rsidP="00A35EA7">
      <w:pPr>
        <w:rPr>
          <w:rFonts w:ascii="Calibri" w:hAnsi="Calibri" w:cs="Calibri"/>
        </w:rPr>
      </w:pPr>
    </w:p>
    <w:p w14:paraId="2A45CBE0" w14:textId="77777777" w:rsidR="00A35EA7" w:rsidRPr="00A35EA7" w:rsidRDefault="00A35EA7" w:rsidP="00A35EA7">
      <w:pPr>
        <w:rPr>
          <w:rFonts w:ascii="Calibri" w:hAnsi="Calibri" w:cs="Calibri"/>
        </w:rPr>
      </w:pPr>
    </w:p>
    <w:p w14:paraId="086BB517" w14:textId="77777777" w:rsidR="00A35EA7" w:rsidRPr="00A35EA7" w:rsidRDefault="00A35EA7" w:rsidP="00A35EA7">
      <w:pPr>
        <w:rPr>
          <w:rFonts w:ascii="Calibri" w:hAnsi="Calibri" w:cs="Calibri"/>
        </w:rPr>
      </w:pPr>
    </w:p>
    <w:p w14:paraId="04272F1F" w14:textId="77777777" w:rsidR="00A35EA7" w:rsidRPr="00A35EA7" w:rsidRDefault="00A35EA7" w:rsidP="00A35EA7">
      <w:pPr>
        <w:rPr>
          <w:rFonts w:ascii="Calibri" w:hAnsi="Calibri" w:cs="Calibri"/>
        </w:rPr>
      </w:pPr>
    </w:p>
    <w:p w14:paraId="43C0D18F" w14:textId="77777777" w:rsidR="00A35EA7" w:rsidRPr="00A35EA7" w:rsidRDefault="00A35EA7" w:rsidP="00A35EA7">
      <w:pPr>
        <w:rPr>
          <w:rFonts w:ascii="Calibri" w:hAnsi="Calibri" w:cs="Calibri"/>
        </w:rPr>
      </w:pPr>
    </w:p>
    <w:p w14:paraId="07BA87FE" w14:textId="77777777" w:rsidR="00A35EA7" w:rsidRPr="00A35EA7" w:rsidRDefault="00A35EA7" w:rsidP="00A35EA7">
      <w:pPr>
        <w:rPr>
          <w:rFonts w:ascii="Calibri" w:hAnsi="Calibri" w:cs="Calibri"/>
        </w:rPr>
      </w:pPr>
    </w:p>
    <w:p w14:paraId="041EBF46" w14:textId="77777777" w:rsidR="00A35EA7" w:rsidRPr="00A35EA7" w:rsidRDefault="00A35EA7" w:rsidP="00A35EA7">
      <w:pPr>
        <w:rPr>
          <w:rFonts w:ascii="Calibri" w:hAnsi="Calibri" w:cs="Calibri"/>
        </w:rPr>
      </w:pPr>
    </w:p>
    <w:p w14:paraId="52CF095E" w14:textId="77777777" w:rsidR="00A35EA7" w:rsidRPr="00A35EA7" w:rsidRDefault="00A35EA7" w:rsidP="00A35EA7">
      <w:pPr>
        <w:rPr>
          <w:rFonts w:ascii="Calibri" w:hAnsi="Calibri" w:cs="Calibri"/>
        </w:rPr>
      </w:pPr>
    </w:p>
    <w:p w14:paraId="0A634BAB" w14:textId="77777777" w:rsidR="00A35EA7" w:rsidRPr="00A35EA7" w:rsidRDefault="00A35EA7" w:rsidP="00A35EA7">
      <w:pPr>
        <w:rPr>
          <w:rFonts w:ascii="Calibri" w:hAnsi="Calibri" w:cs="Calibri"/>
        </w:rPr>
      </w:pPr>
    </w:p>
    <w:p w14:paraId="16462BC5" w14:textId="77777777" w:rsidR="00A35EA7" w:rsidRPr="00A35EA7" w:rsidRDefault="00A35EA7" w:rsidP="00A35EA7">
      <w:pPr>
        <w:rPr>
          <w:rFonts w:ascii="Calibri" w:hAnsi="Calibri" w:cs="Calibri"/>
        </w:rPr>
      </w:pPr>
    </w:p>
    <w:p w14:paraId="208C0ED2" w14:textId="77777777" w:rsidR="00A35EA7" w:rsidRPr="00A35EA7" w:rsidRDefault="00A35EA7" w:rsidP="00A35EA7">
      <w:pPr>
        <w:rPr>
          <w:rFonts w:ascii="Calibri" w:hAnsi="Calibri" w:cs="Calibri"/>
        </w:rPr>
      </w:pPr>
    </w:p>
    <w:p w14:paraId="72EF9F51" w14:textId="77777777" w:rsidR="00A35EA7" w:rsidRPr="00A35EA7" w:rsidRDefault="00A35EA7" w:rsidP="00A35EA7">
      <w:pPr>
        <w:rPr>
          <w:rFonts w:ascii="Calibri" w:hAnsi="Calibri" w:cs="Calibri"/>
        </w:rPr>
      </w:pPr>
    </w:p>
    <w:p w14:paraId="72116D7F" w14:textId="77777777" w:rsidR="00A35EA7" w:rsidRPr="00A35EA7" w:rsidRDefault="00A35EA7" w:rsidP="00A35EA7">
      <w:pPr>
        <w:rPr>
          <w:rFonts w:ascii="Calibri" w:hAnsi="Calibri" w:cs="Calibri"/>
        </w:rPr>
      </w:pPr>
    </w:p>
    <w:p w14:paraId="75C1279C" w14:textId="77777777" w:rsidR="00A35EA7" w:rsidRPr="00A35EA7" w:rsidRDefault="00A35EA7" w:rsidP="00A35EA7">
      <w:pPr>
        <w:rPr>
          <w:rFonts w:ascii="Calibri" w:hAnsi="Calibri" w:cs="Calibri"/>
        </w:rPr>
      </w:pPr>
    </w:p>
    <w:p w14:paraId="0434CC44" w14:textId="77777777" w:rsidR="00A35EA7" w:rsidRPr="00A35EA7" w:rsidRDefault="00A35EA7" w:rsidP="00A35EA7">
      <w:pPr>
        <w:rPr>
          <w:rFonts w:ascii="Calibri" w:hAnsi="Calibri" w:cs="Calibri"/>
        </w:rPr>
      </w:pPr>
    </w:p>
    <w:p w14:paraId="570736F5" w14:textId="77777777" w:rsidR="00A35EA7" w:rsidRPr="00A35EA7" w:rsidRDefault="00A35EA7" w:rsidP="00A35EA7">
      <w:pPr>
        <w:rPr>
          <w:rFonts w:ascii="Calibri" w:hAnsi="Calibri" w:cs="Calibri"/>
        </w:rPr>
      </w:pPr>
    </w:p>
    <w:p w14:paraId="486F2DA4" w14:textId="77777777" w:rsidR="00A35EA7" w:rsidRPr="00A35EA7" w:rsidRDefault="00A35EA7" w:rsidP="00A35EA7">
      <w:pPr>
        <w:rPr>
          <w:rFonts w:ascii="Calibri" w:hAnsi="Calibri" w:cs="Calibri"/>
        </w:rPr>
      </w:pPr>
    </w:p>
    <w:p w14:paraId="0DA8BA10" w14:textId="77777777" w:rsidR="00A35EA7" w:rsidRPr="00A35EA7" w:rsidRDefault="00A35EA7" w:rsidP="00A35EA7">
      <w:pPr>
        <w:rPr>
          <w:rFonts w:ascii="Calibri" w:hAnsi="Calibri" w:cs="Calibri"/>
        </w:rPr>
      </w:pPr>
    </w:p>
    <w:p w14:paraId="3DDC8A24" w14:textId="77777777" w:rsidR="00A35EA7" w:rsidRPr="00A35EA7" w:rsidRDefault="00A35EA7" w:rsidP="00A35EA7">
      <w:pPr>
        <w:rPr>
          <w:rFonts w:ascii="Calibri" w:hAnsi="Calibri" w:cs="Calibri"/>
        </w:rPr>
      </w:pPr>
    </w:p>
    <w:p w14:paraId="00D81FFF" w14:textId="77777777" w:rsidR="00A35EA7" w:rsidRPr="00A35EA7" w:rsidRDefault="00A35EA7" w:rsidP="00A35EA7">
      <w:pPr>
        <w:rPr>
          <w:rFonts w:ascii="Calibri" w:hAnsi="Calibri" w:cs="Calibri"/>
        </w:rPr>
      </w:pPr>
    </w:p>
    <w:p w14:paraId="61D1A662" w14:textId="77777777" w:rsidR="00A35EA7" w:rsidRPr="00A35EA7" w:rsidRDefault="00A35EA7" w:rsidP="00A35EA7">
      <w:pPr>
        <w:rPr>
          <w:rFonts w:ascii="Calibri" w:hAnsi="Calibri" w:cs="Calibri"/>
        </w:rPr>
      </w:pPr>
    </w:p>
    <w:p w14:paraId="7C893A18" w14:textId="77777777" w:rsidR="00A35EA7" w:rsidRPr="00A35EA7" w:rsidRDefault="00A35EA7" w:rsidP="00A35EA7">
      <w:pPr>
        <w:rPr>
          <w:rFonts w:ascii="Calibri" w:hAnsi="Calibri" w:cs="Calibri"/>
        </w:rPr>
      </w:pPr>
    </w:p>
    <w:p w14:paraId="44AE2D9A" w14:textId="77777777" w:rsidR="00A35EA7" w:rsidRPr="00A35EA7" w:rsidRDefault="00A35EA7" w:rsidP="00A35EA7">
      <w:pPr>
        <w:rPr>
          <w:rFonts w:ascii="Calibri" w:hAnsi="Calibri" w:cs="Calibri"/>
        </w:rPr>
      </w:pPr>
    </w:p>
    <w:p w14:paraId="6312C22E" w14:textId="77777777" w:rsidR="00A35EA7" w:rsidRPr="00A35EA7" w:rsidRDefault="00A35EA7" w:rsidP="00A35EA7">
      <w:pPr>
        <w:rPr>
          <w:rFonts w:ascii="Calibri" w:hAnsi="Calibri" w:cs="Calibri"/>
        </w:rPr>
      </w:pPr>
    </w:p>
    <w:p w14:paraId="4592300D" w14:textId="77777777" w:rsidR="00A35EA7" w:rsidRPr="00A35EA7" w:rsidRDefault="00A35EA7" w:rsidP="00A35EA7">
      <w:pPr>
        <w:rPr>
          <w:rFonts w:ascii="Calibri" w:hAnsi="Calibri" w:cs="Calibri"/>
        </w:rPr>
      </w:pPr>
    </w:p>
    <w:p w14:paraId="7FA60A9C" w14:textId="77777777" w:rsidR="00A35EA7" w:rsidRPr="00A35EA7" w:rsidRDefault="00A35EA7" w:rsidP="00A35EA7">
      <w:pPr>
        <w:rPr>
          <w:rFonts w:ascii="Calibri" w:hAnsi="Calibri" w:cs="Calibri"/>
        </w:rPr>
      </w:pPr>
    </w:p>
    <w:p w14:paraId="219EC61F" w14:textId="77777777" w:rsidR="00A35EA7" w:rsidRPr="00A35EA7" w:rsidRDefault="00A35EA7" w:rsidP="00A35EA7">
      <w:pPr>
        <w:rPr>
          <w:rFonts w:ascii="Calibri" w:hAnsi="Calibri" w:cs="Calibri"/>
        </w:rPr>
      </w:pPr>
    </w:p>
    <w:p w14:paraId="5FC17FC4" w14:textId="77777777" w:rsidR="00A35EA7" w:rsidRPr="00A35EA7" w:rsidRDefault="00A35EA7" w:rsidP="00A35EA7">
      <w:pPr>
        <w:rPr>
          <w:rFonts w:ascii="Calibri" w:hAnsi="Calibri" w:cs="Calibri"/>
        </w:rPr>
      </w:pPr>
    </w:p>
    <w:p w14:paraId="0876C494" w14:textId="77777777" w:rsidR="00A35EA7" w:rsidRPr="00A35EA7" w:rsidRDefault="00A35EA7" w:rsidP="00A35EA7">
      <w:pPr>
        <w:rPr>
          <w:rFonts w:ascii="Calibri" w:hAnsi="Calibri" w:cs="Calibri"/>
        </w:rPr>
      </w:pPr>
    </w:p>
    <w:p w14:paraId="329D6E66" w14:textId="77777777" w:rsidR="00A35EA7" w:rsidRPr="00A35EA7" w:rsidRDefault="00A35EA7" w:rsidP="00A35EA7">
      <w:pPr>
        <w:rPr>
          <w:rFonts w:ascii="Calibri" w:hAnsi="Calibri" w:cs="Calibri"/>
        </w:rPr>
      </w:pPr>
    </w:p>
    <w:p w14:paraId="271A6AD8" w14:textId="77777777" w:rsidR="00A35EA7" w:rsidRPr="00A35EA7" w:rsidRDefault="00A35EA7" w:rsidP="00A35EA7">
      <w:pPr>
        <w:rPr>
          <w:rFonts w:ascii="Calibri" w:hAnsi="Calibri" w:cs="Calibri"/>
        </w:rPr>
      </w:pPr>
    </w:p>
    <w:p w14:paraId="79EC64D8" w14:textId="77777777" w:rsidR="00A35EA7" w:rsidRPr="00A35EA7" w:rsidRDefault="00A35EA7" w:rsidP="00A35EA7">
      <w:pPr>
        <w:rPr>
          <w:rFonts w:ascii="Calibri" w:hAnsi="Calibri" w:cs="Calibri"/>
        </w:rPr>
      </w:pPr>
    </w:p>
    <w:p w14:paraId="113B36B9" w14:textId="77777777" w:rsidR="00A35EA7" w:rsidRPr="00A35EA7" w:rsidRDefault="00A35EA7" w:rsidP="00A35EA7">
      <w:pPr>
        <w:rPr>
          <w:rFonts w:ascii="Calibri" w:hAnsi="Calibri" w:cs="Calibri"/>
        </w:rPr>
      </w:pPr>
    </w:p>
    <w:p w14:paraId="01A12898" w14:textId="77777777" w:rsidR="00A35EA7" w:rsidRPr="00A35EA7" w:rsidRDefault="00A35EA7" w:rsidP="00A35EA7">
      <w:pPr>
        <w:rPr>
          <w:rFonts w:ascii="Calibri" w:hAnsi="Calibri" w:cs="Calibri"/>
        </w:rPr>
      </w:pPr>
    </w:p>
    <w:p w14:paraId="55E97051" w14:textId="77777777" w:rsidR="00A35EA7" w:rsidRPr="00A35EA7" w:rsidRDefault="00A35EA7" w:rsidP="00A35EA7">
      <w:pPr>
        <w:rPr>
          <w:rFonts w:ascii="Calibri" w:hAnsi="Calibri" w:cs="Calibri"/>
        </w:rPr>
      </w:pPr>
    </w:p>
    <w:p w14:paraId="084E01D7" w14:textId="77777777" w:rsidR="00A35EA7" w:rsidRPr="00A35EA7" w:rsidRDefault="00A35EA7" w:rsidP="00A35EA7">
      <w:pPr>
        <w:rPr>
          <w:rFonts w:ascii="Calibri" w:hAnsi="Calibri" w:cs="Calibri"/>
        </w:rPr>
      </w:pPr>
    </w:p>
    <w:p w14:paraId="7DB76BCD" w14:textId="77777777" w:rsidR="00A35EA7" w:rsidRPr="00A35EA7" w:rsidRDefault="00A35EA7" w:rsidP="00A35EA7">
      <w:pPr>
        <w:rPr>
          <w:rFonts w:ascii="Calibri" w:hAnsi="Calibri" w:cs="Calibri"/>
        </w:rPr>
      </w:pPr>
    </w:p>
    <w:p w14:paraId="6AD65F8B" w14:textId="77777777" w:rsidR="00A35EA7" w:rsidRPr="00A35EA7" w:rsidRDefault="00A35EA7" w:rsidP="00A35EA7">
      <w:pPr>
        <w:rPr>
          <w:rFonts w:ascii="Calibri" w:hAnsi="Calibri" w:cs="Calibri"/>
        </w:rPr>
      </w:pPr>
    </w:p>
    <w:p w14:paraId="7E416614" w14:textId="77777777" w:rsidR="00A35EA7" w:rsidRPr="00A35EA7" w:rsidRDefault="00A35EA7" w:rsidP="00A35EA7">
      <w:pPr>
        <w:rPr>
          <w:rFonts w:ascii="Calibri" w:hAnsi="Calibri" w:cs="Calibri"/>
        </w:rPr>
      </w:pPr>
    </w:p>
    <w:p w14:paraId="5280F100" w14:textId="77777777" w:rsidR="00A35EA7" w:rsidRPr="00A35EA7" w:rsidRDefault="00A35EA7" w:rsidP="00A35EA7">
      <w:pPr>
        <w:rPr>
          <w:rFonts w:ascii="Calibri" w:hAnsi="Calibri" w:cs="Calibri"/>
        </w:rPr>
      </w:pPr>
    </w:p>
    <w:p w14:paraId="1EAB3E1E" w14:textId="77777777" w:rsidR="00A35EA7" w:rsidRPr="00A35EA7" w:rsidRDefault="00A35EA7" w:rsidP="00A35EA7">
      <w:pPr>
        <w:rPr>
          <w:rFonts w:ascii="Calibri" w:hAnsi="Calibri" w:cs="Calibri"/>
        </w:rPr>
      </w:pPr>
    </w:p>
    <w:p w14:paraId="4272DBDD" w14:textId="77777777" w:rsidR="00A35EA7" w:rsidRPr="00A35EA7" w:rsidRDefault="00A35EA7" w:rsidP="00A35EA7">
      <w:pPr>
        <w:rPr>
          <w:rFonts w:ascii="Calibri" w:hAnsi="Calibri" w:cs="Calibri"/>
        </w:rPr>
      </w:pPr>
    </w:p>
    <w:p w14:paraId="2B323FA2" w14:textId="77777777" w:rsidR="00A35EA7" w:rsidRPr="00A35EA7" w:rsidRDefault="00A35EA7" w:rsidP="00A35EA7">
      <w:pPr>
        <w:rPr>
          <w:rFonts w:ascii="Calibri" w:hAnsi="Calibri" w:cs="Calibri"/>
        </w:rPr>
      </w:pPr>
    </w:p>
    <w:p w14:paraId="7D26DCCF" w14:textId="77777777" w:rsidR="00A35EA7" w:rsidRPr="00A35EA7" w:rsidRDefault="00A35EA7" w:rsidP="00A35EA7">
      <w:pPr>
        <w:rPr>
          <w:rFonts w:ascii="Calibri" w:hAnsi="Calibri" w:cs="Calibri"/>
        </w:rPr>
      </w:pPr>
    </w:p>
    <w:p w14:paraId="17CD1084" w14:textId="77777777" w:rsidR="00A35EA7" w:rsidRPr="00A35EA7" w:rsidRDefault="00A35EA7" w:rsidP="00A35EA7">
      <w:pPr>
        <w:rPr>
          <w:rFonts w:ascii="Calibri" w:hAnsi="Calibri" w:cs="Calibri"/>
        </w:rPr>
      </w:pPr>
    </w:p>
    <w:p w14:paraId="4BF238A9" w14:textId="77777777" w:rsidR="00A35EA7" w:rsidRPr="00A35EA7" w:rsidRDefault="00A35EA7" w:rsidP="00A35EA7">
      <w:pPr>
        <w:rPr>
          <w:rFonts w:ascii="Calibri" w:hAnsi="Calibri" w:cs="Calibri"/>
        </w:rPr>
      </w:pPr>
    </w:p>
    <w:p w14:paraId="5F0881E4" w14:textId="77777777" w:rsidR="00A35EA7" w:rsidRPr="00A35EA7" w:rsidRDefault="00A35EA7" w:rsidP="00A35EA7">
      <w:pPr>
        <w:rPr>
          <w:rFonts w:ascii="Calibri" w:hAnsi="Calibri" w:cs="Calibri"/>
        </w:rPr>
      </w:pPr>
    </w:p>
    <w:p w14:paraId="1AB7438B" w14:textId="77777777" w:rsidR="00A35EA7" w:rsidRPr="00A35EA7" w:rsidRDefault="00A35EA7" w:rsidP="00A35EA7">
      <w:pPr>
        <w:rPr>
          <w:rFonts w:ascii="Calibri" w:hAnsi="Calibri" w:cs="Calibri"/>
        </w:rPr>
      </w:pPr>
    </w:p>
    <w:p w14:paraId="37767D95" w14:textId="77777777" w:rsidR="00A35EA7" w:rsidRPr="00A35EA7" w:rsidRDefault="00A35EA7" w:rsidP="00A35EA7">
      <w:pPr>
        <w:rPr>
          <w:rFonts w:ascii="Calibri" w:hAnsi="Calibri" w:cs="Calibri"/>
        </w:rPr>
      </w:pPr>
    </w:p>
    <w:p w14:paraId="76F0312C" w14:textId="77777777" w:rsidR="00A35EA7" w:rsidRPr="00A35EA7" w:rsidRDefault="00A35EA7" w:rsidP="00A35EA7">
      <w:pPr>
        <w:rPr>
          <w:rFonts w:ascii="Calibri" w:hAnsi="Calibri" w:cs="Calibri"/>
        </w:rPr>
      </w:pPr>
    </w:p>
    <w:p w14:paraId="1C4139BF" w14:textId="77777777" w:rsidR="00A35EA7" w:rsidRPr="00A35EA7" w:rsidRDefault="00A35EA7" w:rsidP="00A35EA7">
      <w:pPr>
        <w:rPr>
          <w:rFonts w:ascii="Calibri" w:hAnsi="Calibri" w:cs="Calibri"/>
        </w:rPr>
      </w:pPr>
    </w:p>
    <w:p w14:paraId="7A176A66" w14:textId="77777777" w:rsidR="00A35EA7" w:rsidRPr="00A35EA7" w:rsidRDefault="00A35EA7" w:rsidP="00A35EA7">
      <w:pPr>
        <w:rPr>
          <w:rFonts w:ascii="Calibri" w:hAnsi="Calibri" w:cs="Calibri"/>
        </w:rPr>
      </w:pPr>
    </w:p>
    <w:p w14:paraId="643624F2" w14:textId="77777777" w:rsidR="00A35EA7" w:rsidRPr="00A35EA7" w:rsidRDefault="00A35EA7" w:rsidP="00A35EA7">
      <w:pPr>
        <w:rPr>
          <w:rFonts w:ascii="Calibri" w:hAnsi="Calibri" w:cs="Calibri"/>
        </w:rPr>
      </w:pPr>
    </w:p>
    <w:p w14:paraId="49C74663" w14:textId="77777777" w:rsidR="00A35EA7" w:rsidRPr="00A35EA7" w:rsidRDefault="00A35EA7" w:rsidP="00A35EA7">
      <w:pPr>
        <w:rPr>
          <w:rFonts w:ascii="Calibri" w:hAnsi="Calibri" w:cs="Calibri"/>
        </w:rPr>
      </w:pPr>
    </w:p>
    <w:p w14:paraId="5846A343" w14:textId="77777777" w:rsidR="00A35EA7" w:rsidRPr="00A35EA7" w:rsidRDefault="00A35EA7" w:rsidP="00A35EA7">
      <w:pPr>
        <w:rPr>
          <w:rFonts w:ascii="Calibri" w:hAnsi="Calibri" w:cs="Calibri"/>
        </w:rPr>
      </w:pPr>
    </w:p>
    <w:p w14:paraId="6E00633D" w14:textId="77777777" w:rsidR="00A35EA7" w:rsidRPr="00A35EA7" w:rsidRDefault="00A35EA7" w:rsidP="00A35EA7">
      <w:pPr>
        <w:rPr>
          <w:rFonts w:ascii="Calibri" w:hAnsi="Calibri" w:cs="Calibri"/>
        </w:rPr>
      </w:pPr>
    </w:p>
    <w:p w14:paraId="3DC0691B" w14:textId="77777777" w:rsidR="00A35EA7" w:rsidRPr="00A35EA7" w:rsidRDefault="00A35EA7" w:rsidP="00A35EA7">
      <w:pPr>
        <w:rPr>
          <w:rFonts w:ascii="Calibri" w:hAnsi="Calibri" w:cs="Calibri"/>
        </w:rPr>
      </w:pPr>
    </w:p>
    <w:p w14:paraId="50744FC8" w14:textId="77777777" w:rsidR="00A35EA7" w:rsidRPr="00A35EA7" w:rsidRDefault="00A35EA7" w:rsidP="00A35EA7">
      <w:pPr>
        <w:rPr>
          <w:rFonts w:ascii="Calibri" w:hAnsi="Calibri" w:cs="Calibri"/>
        </w:rPr>
      </w:pPr>
    </w:p>
    <w:p w14:paraId="4FFAC53F" w14:textId="77777777" w:rsidR="00A35EA7" w:rsidRPr="00A35EA7" w:rsidRDefault="00A35EA7" w:rsidP="00A35EA7">
      <w:pPr>
        <w:rPr>
          <w:rFonts w:ascii="Calibri" w:hAnsi="Calibri" w:cs="Calibri"/>
        </w:rPr>
      </w:pPr>
    </w:p>
    <w:p w14:paraId="2DB287CD" w14:textId="77777777" w:rsidR="00A35EA7" w:rsidRPr="00A35EA7" w:rsidRDefault="00A35EA7" w:rsidP="00A35EA7">
      <w:pPr>
        <w:rPr>
          <w:rFonts w:ascii="Calibri" w:hAnsi="Calibri" w:cs="Calibri"/>
        </w:rPr>
      </w:pPr>
    </w:p>
    <w:p w14:paraId="57A10C8E" w14:textId="77777777" w:rsidR="00A35EA7" w:rsidRPr="00A35EA7" w:rsidRDefault="00A35EA7" w:rsidP="00A35EA7">
      <w:pPr>
        <w:rPr>
          <w:rFonts w:ascii="Calibri" w:hAnsi="Calibri" w:cs="Calibri"/>
        </w:rPr>
      </w:pPr>
    </w:p>
    <w:p w14:paraId="30585D85" w14:textId="77777777" w:rsidR="00A35EA7" w:rsidRPr="00A35EA7" w:rsidRDefault="00A35EA7" w:rsidP="00A35EA7">
      <w:pPr>
        <w:rPr>
          <w:rFonts w:ascii="Calibri" w:hAnsi="Calibri" w:cs="Calibri"/>
        </w:rPr>
      </w:pPr>
    </w:p>
    <w:p w14:paraId="65544421" w14:textId="77777777" w:rsidR="00A35EA7" w:rsidRPr="00A35EA7" w:rsidRDefault="00A35EA7" w:rsidP="00A35EA7">
      <w:pPr>
        <w:rPr>
          <w:rFonts w:ascii="Calibri" w:hAnsi="Calibri" w:cs="Calibri"/>
        </w:rPr>
      </w:pPr>
    </w:p>
    <w:p w14:paraId="17FD045A" w14:textId="77777777" w:rsidR="00A35EA7" w:rsidRPr="00A35EA7" w:rsidRDefault="00A35EA7" w:rsidP="00A35EA7">
      <w:pPr>
        <w:rPr>
          <w:rFonts w:ascii="Calibri" w:hAnsi="Calibri" w:cs="Calibri"/>
        </w:rPr>
      </w:pPr>
    </w:p>
    <w:p w14:paraId="75D9EC11" w14:textId="77777777" w:rsidR="00A35EA7" w:rsidRPr="00A35EA7" w:rsidRDefault="00A35EA7" w:rsidP="00A35EA7">
      <w:pPr>
        <w:rPr>
          <w:rFonts w:ascii="Calibri" w:hAnsi="Calibri" w:cs="Calibri"/>
        </w:rPr>
      </w:pPr>
    </w:p>
    <w:p w14:paraId="3A4D6C1D" w14:textId="77777777" w:rsidR="00A35EA7" w:rsidRPr="00A35EA7" w:rsidRDefault="00A35EA7" w:rsidP="00A35EA7">
      <w:pPr>
        <w:rPr>
          <w:rFonts w:ascii="Calibri" w:hAnsi="Calibri" w:cs="Calibri"/>
        </w:rPr>
      </w:pPr>
    </w:p>
    <w:p w14:paraId="7D7236E7" w14:textId="77777777" w:rsidR="00A35EA7" w:rsidRPr="00A35EA7" w:rsidRDefault="00A35EA7" w:rsidP="00A35EA7">
      <w:pPr>
        <w:rPr>
          <w:rFonts w:ascii="Calibri" w:hAnsi="Calibri" w:cs="Calibri"/>
        </w:rPr>
      </w:pPr>
    </w:p>
    <w:p w14:paraId="2667EE14" w14:textId="77777777" w:rsidR="00A35EA7" w:rsidRPr="00A35EA7" w:rsidRDefault="00A35EA7" w:rsidP="00A35EA7">
      <w:pPr>
        <w:rPr>
          <w:rFonts w:ascii="Calibri" w:hAnsi="Calibri" w:cs="Calibri"/>
        </w:rPr>
      </w:pPr>
    </w:p>
    <w:p w14:paraId="3B5ED2C1" w14:textId="77777777" w:rsidR="00A35EA7" w:rsidRPr="00A35EA7" w:rsidRDefault="00A35EA7" w:rsidP="00A35EA7">
      <w:pPr>
        <w:rPr>
          <w:rFonts w:ascii="Calibri" w:hAnsi="Calibri" w:cs="Calibri"/>
        </w:rPr>
      </w:pPr>
    </w:p>
    <w:p w14:paraId="75F9B943" w14:textId="77777777" w:rsidR="00A35EA7" w:rsidRPr="00A35EA7" w:rsidRDefault="00A35EA7" w:rsidP="00A35EA7">
      <w:pPr>
        <w:rPr>
          <w:rFonts w:ascii="Calibri" w:hAnsi="Calibri" w:cs="Calibri"/>
        </w:rPr>
      </w:pPr>
    </w:p>
    <w:p w14:paraId="62C91312" w14:textId="77777777" w:rsidR="00A35EA7" w:rsidRPr="00A35EA7" w:rsidRDefault="00A35EA7" w:rsidP="00A35EA7">
      <w:pPr>
        <w:rPr>
          <w:rFonts w:ascii="Calibri" w:hAnsi="Calibri" w:cs="Calibri"/>
        </w:rPr>
      </w:pPr>
    </w:p>
    <w:p w14:paraId="705BABCB" w14:textId="77777777" w:rsidR="00A35EA7" w:rsidRPr="00A35EA7" w:rsidRDefault="00A35EA7" w:rsidP="00A35EA7">
      <w:pPr>
        <w:rPr>
          <w:rFonts w:ascii="Calibri" w:hAnsi="Calibri" w:cs="Calibri"/>
        </w:rPr>
      </w:pPr>
    </w:p>
    <w:p w14:paraId="63E0D72A" w14:textId="77777777" w:rsidR="00A35EA7" w:rsidRPr="00A35EA7" w:rsidRDefault="00A35EA7" w:rsidP="00A35EA7">
      <w:pPr>
        <w:rPr>
          <w:rFonts w:ascii="Calibri" w:hAnsi="Calibri" w:cs="Calibri"/>
        </w:rPr>
      </w:pPr>
    </w:p>
    <w:p w14:paraId="2127B2CF" w14:textId="77777777" w:rsidR="00A35EA7" w:rsidRPr="00A35EA7" w:rsidRDefault="00A35EA7" w:rsidP="00A35EA7">
      <w:pPr>
        <w:rPr>
          <w:rFonts w:ascii="Calibri" w:hAnsi="Calibri" w:cs="Calibri"/>
        </w:rPr>
      </w:pPr>
    </w:p>
    <w:p w14:paraId="1EFE1537" w14:textId="77777777" w:rsidR="00A35EA7" w:rsidRPr="00A35EA7" w:rsidRDefault="00A35EA7" w:rsidP="00A35EA7">
      <w:pPr>
        <w:jc w:val="center"/>
        <w:rPr>
          <w:rFonts w:ascii="Calibri" w:hAnsi="Calibri" w:cs="Calibri"/>
        </w:rPr>
      </w:pPr>
    </w:p>
    <w:p w14:paraId="274DD856" w14:textId="77777777" w:rsidR="00A35EA7" w:rsidRPr="00A35EA7" w:rsidRDefault="00A35EA7" w:rsidP="00A35EA7">
      <w:pPr>
        <w:rPr>
          <w:rFonts w:ascii="Calibri" w:hAnsi="Calibri" w:cs="Calibri"/>
        </w:rPr>
      </w:pPr>
    </w:p>
    <w:p w14:paraId="3F98B4A0" w14:textId="77777777" w:rsidR="00A35EA7" w:rsidRPr="00A35EA7" w:rsidRDefault="00A35EA7" w:rsidP="00A35EA7">
      <w:pPr>
        <w:rPr>
          <w:rFonts w:ascii="Calibri" w:hAnsi="Calibri" w:cs="Calibri"/>
        </w:rPr>
      </w:pPr>
    </w:p>
    <w:p w14:paraId="63E4F079" w14:textId="77777777" w:rsidR="00A35EA7" w:rsidRPr="00A35EA7" w:rsidRDefault="00A35EA7" w:rsidP="00A35EA7">
      <w:pPr>
        <w:rPr>
          <w:rFonts w:ascii="Calibri" w:hAnsi="Calibri" w:cs="Calibri"/>
        </w:rPr>
      </w:pPr>
    </w:p>
    <w:p w14:paraId="163C9924" w14:textId="77777777" w:rsidR="00A35EA7" w:rsidRPr="00A35EA7" w:rsidRDefault="00A35EA7" w:rsidP="00A35EA7">
      <w:pPr>
        <w:rPr>
          <w:rFonts w:ascii="Calibri" w:hAnsi="Calibri" w:cs="Calibri"/>
        </w:rPr>
      </w:pPr>
    </w:p>
    <w:p w14:paraId="7C1857DF" w14:textId="77777777" w:rsidR="00A35EA7" w:rsidRPr="00A35EA7" w:rsidRDefault="00A35EA7" w:rsidP="00A35EA7">
      <w:pPr>
        <w:rPr>
          <w:rFonts w:ascii="Calibri" w:hAnsi="Calibri" w:cs="Calibri"/>
        </w:rPr>
      </w:pPr>
    </w:p>
    <w:p w14:paraId="2F9878D0" w14:textId="77777777" w:rsidR="00A35EA7" w:rsidRPr="00A35EA7" w:rsidRDefault="00A35EA7" w:rsidP="00A35EA7">
      <w:pPr>
        <w:rPr>
          <w:rFonts w:ascii="Calibri" w:hAnsi="Calibri" w:cs="Calibri"/>
        </w:rPr>
      </w:pPr>
    </w:p>
    <w:p w14:paraId="7AA7A444" w14:textId="77777777" w:rsidR="00A35EA7" w:rsidRPr="00A35EA7" w:rsidRDefault="00A35EA7" w:rsidP="00A35EA7">
      <w:pPr>
        <w:rPr>
          <w:rFonts w:ascii="Calibri" w:hAnsi="Calibri" w:cs="Calibri"/>
        </w:rPr>
      </w:pPr>
    </w:p>
    <w:p w14:paraId="5252DFE3" w14:textId="77777777" w:rsidR="00A35EA7" w:rsidRPr="00A35EA7" w:rsidRDefault="00A35EA7" w:rsidP="00A35EA7">
      <w:pPr>
        <w:rPr>
          <w:rFonts w:ascii="Calibri" w:hAnsi="Calibri" w:cs="Calibri"/>
        </w:rPr>
      </w:pPr>
    </w:p>
    <w:p w14:paraId="2200E7EF" w14:textId="77777777" w:rsidR="00A35EA7" w:rsidRPr="00A35EA7" w:rsidRDefault="00A35EA7" w:rsidP="00A35EA7">
      <w:pPr>
        <w:rPr>
          <w:rFonts w:ascii="Calibri" w:hAnsi="Calibri" w:cs="Calibri"/>
        </w:rPr>
      </w:pPr>
    </w:p>
    <w:p w14:paraId="67DDF421" w14:textId="77777777" w:rsidR="00A35EA7" w:rsidRPr="00A35EA7" w:rsidRDefault="00A35EA7" w:rsidP="00A35EA7">
      <w:pPr>
        <w:rPr>
          <w:rFonts w:ascii="Calibri" w:hAnsi="Calibri" w:cs="Calibri"/>
        </w:rPr>
      </w:pPr>
    </w:p>
    <w:p w14:paraId="10BCC9AD" w14:textId="77777777" w:rsidR="00A35EA7" w:rsidRPr="00A35EA7" w:rsidRDefault="00A35EA7" w:rsidP="00A35EA7">
      <w:pPr>
        <w:rPr>
          <w:rFonts w:ascii="Calibri" w:hAnsi="Calibri" w:cs="Calibri"/>
        </w:rPr>
      </w:pPr>
    </w:p>
    <w:p w14:paraId="14B3FEC5" w14:textId="48EB94EB" w:rsidR="00EB5DBC" w:rsidRPr="00010013" w:rsidRDefault="00844DA5" w:rsidP="00EB5DBC">
      <w:pPr>
        <w:rPr>
          <w:rFonts w:ascii="Calibri" w:hAnsi="Calibri" w:cs="Calibri"/>
          <w:b/>
        </w:rPr>
      </w:pPr>
      <w:r>
        <w:rPr>
          <w:rFonts w:ascii="Calibri" w:hAnsi="Calibri" w:cs="Calibri"/>
          <w:b/>
        </w:rPr>
        <w:br w:type="textWrapping" w:clear="all"/>
      </w:r>
    </w:p>
    <w:p w14:paraId="58418449" w14:textId="77777777" w:rsidR="00EB5DBC" w:rsidRPr="004342C6" w:rsidRDefault="00EB5DBC" w:rsidP="00EB5DBC">
      <w:pPr>
        <w:pStyle w:val="Heading3"/>
        <w:numPr>
          <w:ilvl w:val="0"/>
          <w:numId w:val="0"/>
        </w:numPr>
        <w:ind w:left="1040"/>
        <w:rPr>
          <w:rFonts w:ascii="Arial" w:hAnsi="Arial" w:cs="Arial"/>
        </w:rPr>
      </w:pPr>
      <w:r>
        <w:rPr>
          <w:rFonts w:ascii="Arial" w:hAnsi="Arial" w:cs="Arial"/>
        </w:rPr>
        <w:t xml:space="preserve">6.43.10 </w:t>
      </w:r>
      <w:r w:rsidRPr="004342C6">
        <w:rPr>
          <w:rFonts w:ascii="Arial" w:hAnsi="Arial" w:cs="Arial"/>
        </w:rPr>
        <w:t>Transaction /SSO Information</w:t>
      </w:r>
    </w:p>
    <w:p w14:paraId="647CD19D" w14:textId="77777777" w:rsidR="00EB5DBC" w:rsidRPr="004342C6" w:rsidRDefault="00EB5DBC" w:rsidP="00EB5DBC">
      <w:pPr>
        <w:pStyle w:val="Hints"/>
        <w:spacing w:after="200"/>
        <w:ind w:left="770" w:firstLine="270"/>
        <w:rPr>
          <w:rFonts w:eastAsiaTheme="minorHAnsi" w:cs="Arial"/>
          <w:color w:val="auto"/>
          <w:sz w:val="22"/>
          <w:szCs w:val="22"/>
        </w:rPr>
      </w:pPr>
      <w:r w:rsidRPr="004342C6">
        <w:rPr>
          <w:rFonts w:eastAsiaTheme="minorHAnsi" w:cs="Arial"/>
          <w:color w:val="auto"/>
          <w:sz w:val="22"/>
          <w:szCs w:val="22"/>
        </w:rPr>
        <w:t>Not Applicable</w:t>
      </w:r>
    </w:p>
    <w:p w14:paraId="23825FDC" w14:textId="77777777" w:rsidR="00EB5DBC" w:rsidRDefault="00EB5DBC" w:rsidP="00EB5DBC">
      <w:pPr>
        <w:pStyle w:val="Heading3"/>
        <w:numPr>
          <w:ilvl w:val="0"/>
          <w:numId w:val="0"/>
        </w:numPr>
        <w:ind w:left="1040"/>
        <w:rPr>
          <w:rFonts w:ascii="Arial" w:hAnsi="Arial" w:cs="Arial"/>
        </w:rPr>
      </w:pPr>
      <w:r>
        <w:rPr>
          <w:rFonts w:ascii="Arial" w:hAnsi="Arial" w:cs="Arial"/>
        </w:rPr>
        <w:t xml:space="preserve">6.43.11 </w:t>
      </w:r>
      <w:r w:rsidRPr="004342C6">
        <w:rPr>
          <w:rFonts w:ascii="Arial" w:hAnsi="Arial" w:cs="Arial"/>
        </w:rPr>
        <w:t>Special Design Consideration</w:t>
      </w:r>
    </w:p>
    <w:p w14:paraId="5BA43D02" w14:textId="77777777" w:rsidR="00EB5DBC" w:rsidRPr="00C57D35" w:rsidRDefault="00EB5DBC" w:rsidP="00EB5DBC">
      <w:pPr>
        <w:pStyle w:val="Caption"/>
        <w:keepNext/>
        <w:jc w:val="center"/>
        <w:rPr>
          <w:rFonts w:cs="Arial"/>
        </w:rPr>
      </w:pPr>
      <w:r w:rsidRPr="00C57D35">
        <w:rPr>
          <w:rFonts w:cs="Arial"/>
        </w:rPr>
        <w:t xml:space="preserve">Table </w:t>
      </w:r>
      <w:r w:rsidRPr="00C57D35">
        <w:rPr>
          <w:rFonts w:cs="Arial"/>
        </w:rPr>
        <w:fldChar w:fldCharType="begin"/>
      </w:r>
      <w:r w:rsidRPr="00C57D35">
        <w:rPr>
          <w:rFonts w:cs="Arial"/>
        </w:rPr>
        <w:instrText xml:space="preserve"> SEQ Table \* ARABIC </w:instrText>
      </w:r>
      <w:r w:rsidRPr="00C57D35">
        <w:rPr>
          <w:rFonts w:cs="Arial"/>
        </w:rPr>
        <w:fldChar w:fldCharType="separate"/>
      </w:r>
      <w:r>
        <w:rPr>
          <w:rFonts w:cs="Arial"/>
          <w:noProof/>
        </w:rPr>
        <w:t>54</w:t>
      </w:r>
      <w:r w:rsidRPr="00C57D35">
        <w:rPr>
          <w:rFonts w:cs="Arial"/>
        </w:rPr>
        <w:fldChar w:fldCharType="end"/>
      </w:r>
      <w:r w:rsidRPr="00C57D35">
        <w:rPr>
          <w:rFonts w:cs="Arial"/>
        </w:rPr>
        <w:t xml:space="preserve">: </w:t>
      </w:r>
      <w:r w:rsidRPr="004342C6">
        <w:rPr>
          <w:rFonts w:cs="Arial"/>
        </w:rPr>
        <w:t>Spec</w:t>
      </w:r>
      <w:r>
        <w:rPr>
          <w:rFonts w:cs="Arial"/>
        </w:rPr>
        <w:t xml:space="preserve">ial Design Consideration </w:t>
      </w:r>
      <w:r w:rsidRPr="00C57D35">
        <w:rPr>
          <w:rFonts w:cs="Arial"/>
        </w:rPr>
        <w:t>– UC.4</w:t>
      </w:r>
      <w:r>
        <w:rPr>
          <w:rFonts w:cs="Arial"/>
        </w:rPr>
        <w:t>3</w:t>
      </w:r>
    </w:p>
    <w:tbl>
      <w:tblPr>
        <w:tblpPr w:leftFromText="180" w:rightFromText="180" w:vertAnchor="text" w:horzAnchor="page" w:tblpX="2146" w:tblpY="71"/>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330"/>
        <w:gridCol w:w="2700"/>
        <w:gridCol w:w="1615"/>
      </w:tblGrid>
      <w:tr w:rsidR="00EB5DBC" w14:paraId="5BA6C857" w14:textId="77777777" w:rsidTr="005B7B52">
        <w:trPr>
          <w:trHeight w:val="602"/>
          <w:tblHeader/>
        </w:trPr>
        <w:tc>
          <w:tcPr>
            <w:tcW w:w="99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46C55782" w14:textId="77777777" w:rsidR="00EB5DBC" w:rsidRPr="000D245C" w:rsidRDefault="00EB5DBC" w:rsidP="005B7B52">
            <w:pPr>
              <w:jc w:val="center"/>
              <w:rPr>
                <w:rFonts w:ascii="Calibri" w:hAnsi="Calibri" w:cs="Calibri"/>
                <w:b/>
                <w:color w:val="FFFFFF" w:themeColor="background1"/>
              </w:rPr>
            </w:pPr>
            <w:r w:rsidRPr="000D245C">
              <w:rPr>
                <w:rFonts w:ascii="Calibri" w:hAnsi="Calibri" w:cs="Calibri"/>
                <w:b/>
                <w:bCs/>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1BBAF1A4" w14:textId="77777777" w:rsidR="00EB5DBC" w:rsidRPr="000D245C" w:rsidRDefault="00EB5DBC" w:rsidP="005B7B52">
            <w:pPr>
              <w:jc w:val="center"/>
              <w:rPr>
                <w:rFonts w:ascii="Calibri" w:hAnsi="Calibri" w:cs="Calibri"/>
                <w:b/>
                <w:color w:val="FFFFFF" w:themeColor="background1"/>
              </w:rPr>
            </w:pPr>
            <w:r w:rsidRPr="000D245C">
              <w:rPr>
                <w:rFonts w:ascii="Calibri" w:hAnsi="Calibri" w:cs="Calibri"/>
                <w:b/>
                <w:bCs/>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6DD4EB21" w14:textId="77777777" w:rsidR="00EB5DBC" w:rsidRPr="000D245C" w:rsidRDefault="00EB5DBC" w:rsidP="005B7B52">
            <w:pPr>
              <w:jc w:val="center"/>
              <w:rPr>
                <w:rFonts w:ascii="Calibri" w:hAnsi="Calibri" w:cs="Calibri"/>
                <w:b/>
                <w:color w:val="FFFFFF" w:themeColor="background1"/>
              </w:rPr>
            </w:pPr>
            <w:r w:rsidRPr="000D245C">
              <w:rPr>
                <w:rFonts w:ascii="Calibri" w:hAnsi="Calibri" w:cs="Calibri"/>
                <w:b/>
                <w:bCs/>
                <w:color w:val="FFFFFF" w:themeColor="background1"/>
              </w:rPr>
              <w:t>Configuration Required</w:t>
            </w:r>
          </w:p>
        </w:tc>
        <w:tc>
          <w:tcPr>
            <w:tcW w:w="161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1C4D46EE" w14:textId="77777777" w:rsidR="00EB5DBC" w:rsidRPr="000D245C" w:rsidRDefault="00EB5DBC" w:rsidP="005B7B52">
            <w:pPr>
              <w:jc w:val="center"/>
              <w:rPr>
                <w:rFonts w:ascii="Calibri" w:hAnsi="Calibri" w:cs="Calibri"/>
                <w:b/>
                <w:color w:val="FFFFFF" w:themeColor="background1"/>
              </w:rPr>
            </w:pPr>
            <w:r w:rsidRPr="000D245C">
              <w:rPr>
                <w:rFonts w:ascii="Calibri" w:hAnsi="Calibri" w:cs="Calibri"/>
                <w:b/>
                <w:bCs/>
                <w:color w:val="FFFFFF" w:themeColor="background1"/>
              </w:rPr>
              <w:t>Default</w:t>
            </w:r>
          </w:p>
        </w:tc>
      </w:tr>
      <w:tr w:rsidR="00EB5DBC" w:rsidRPr="00CE184B" w14:paraId="2C9D8BC9" w14:textId="77777777" w:rsidTr="005B7B52">
        <w:trPr>
          <w:trHeight w:val="287"/>
        </w:trPr>
        <w:tc>
          <w:tcPr>
            <w:tcW w:w="990" w:type="dxa"/>
            <w:tcBorders>
              <w:top w:val="single" w:sz="4" w:space="0" w:color="auto"/>
              <w:left w:val="single" w:sz="4" w:space="0" w:color="auto"/>
              <w:bottom w:val="single" w:sz="4" w:space="0" w:color="auto"/>
              <w:right w:val="single" w:sz="4" w:space="0" w:color="auto"/>
            </w:tcBorders>
            <w:hideMark/>
          </w:tcPr>
          <w:p w14:paraId="28608E12" w14:textId="77777777" w:rsidR="00EB5DBC" w:rsidRPr="00F11EDE" w:rsidRDefault="00EB5DBC" w:rsidP="005B7B52">
            <w:pPr>
              <w:rPr>
                <w:rFonts w:asciiTheme="minorHAnsi" w:hAnsiTheme="minorHAnsi"/>
              </w:rPr>
            </w:pPr>
            <w:r w:rsidRPr="00F11EDE">
              <w:rPr>
                <w:rFonts w:asciiTheme="minorHAnsi" w:hAnsiTheme="minorHAnsi"/>
              </w:rPr>
              <w:t>1</w:t>
            </w:r>
          </w:p>
        </w:tc>
        <w:tc>
          <w:tcPr>
            <w:tcW w:w="3330" w:type="dxa"/>
            <w:tcBorders>
              <w:top w:val="single" w:sz="4" w:space="0" w:color="auto"/>
              <w:left w:val="single" w:sz="4" w:space="0" w:color="auto"/>
              <w:bottom w:val="single" w:sz="4" w:space="0" w:color="auto"/>
              <w:right w:val="single" w:sz="4" w:space="0" w:color="auto"/>
            </w:tcBorders>
            <w:hideMark/>
          </w:tcPr>
          <w:p w14:paraId="1B370190" w14:textId="77777777" w:rsidR="00EB5DBC" w:rsidRPr="00F11EDE" w:rsidRDefault="00EB5DBC" w:rsidP="005B7B52">
            <w:pPr>
              <w:textAlignment w:val="center"/>
              <w:rPr>
                <w:rFonts w:asciiTheme="minorHAnsi" w:hAnsiTheme="minorHAnsi"/>
              </w:rPr>
            </w:pPr>
            <w:r w:rsidRPr="00F11EDE">
              <w:rPr>
                <w:rFonts w:asciiTheme="minorHAnsi" w:hAnsiTheme="minorHAnsi"/>
              </w:rPr>
              <w:t xml:space="preserve">Number of months for which the member is considered to have continuous Medicaid eligibility </w:t>
            </w:r>
          </w:p>
          <w:p w14:paraId="2843AD8E" w14:textId="77777777" w:rsidR="00EB5DBC" w:rsidRPr="00F11EDE" w:rsidRDefault="00EB5DBC" w:rsidP="005B7B52">
            <w:pPr>
              <w:ind w:left="720"/>
              <w:textAlignment w:val="center"/>
              <w:rPr>
                <w:rFonts w:asciiTheme="minorHAnsi" w:hAnsiTheme="minorHAnsi"/>
              </w:rPr>
            </w:pPr>
          </w:p>
        </w:tc>
        <w:tc>
          <w:tcPr>
            <w:tcW w:w="2700" w:type="dxa"/>
            <w:tcBorders>
              <w:top w:val="single" w:sz="4" w:space="0" w:color="auto"/>
              <w:left w:val="single" w:sz="4" w:space="0" w:color="auto"/>
              <w:bottom w:val="single" w:sz="4" w:space="0" w:color="auto"/>
              <w:right w:val="single" w:sz="4" w:space="0" w:color="auto"/>
            </w:tcBorders>
            <w:noWrap/>
            <w:hideMark/>
          </w:tcPr>
          <w:p w14:paraId="4765FBEC" w14:textId="77777777" w:rsidR="00EB5DBC" w:rsidRPr="00F11EDE" w:rsidRDefault="00EB5DBC" w:rsidP="005B7B52">
            <w:pPr>
              <w:pStyle w:val="Hints"/>
              <w:rPr>
                <w:rFonts w:asciiTheme="minorHAnsi" w:hAnsiTheme="minorHAnsi" w:cstheme="minorHAnsi"/>
                <w:color w:val="auto"/>
                <w:sz w:val="24"/>
                <w:szCs w:val="24"/>
              </w:rPr>
            </w:pPr>
            <w:r w:rsidRPr="00F11EDE">
              <w:rPr>
                <w:rFonts w:asciiTheme="minorHAnsi" w:hAnsiTheme="minorHAnsi" w:cstheme="minorHAnsi"/>
                <w:color w:val="auto"/>
                <w:sz w:val="24"/>
                <w:szCs w:val="24"/>
              </w:rPr>
              <w:t xml:space="preserve"> Number of months</w:t>
            </w:r>
          </w:p>
          <w:p w14:paraId="2E7E76AF" w14:textId="77777777" w:rsidR="00EB5DBC" w:rsidRPr="00F11EDE" w:rsidRDefault="00EB5DBC" w:rsidP="005B7B52">
            <w:pPr>
              <w:pStyle w:val="Hints"/>
              <w:spacing w:after="200"/>
              <w:ind w:left="720"/>
              <w:rPr>
                <w:rFonts w:asciiTheme="minorHAnsi" w:eastAsiaTheme="minorHAnsi" w:hAnsiTheme="minorHAnsi" w:cstheme="minorHAnsi"/>
                <w:color w:val="auto"/>
                <w:sz w:val="22"/>
                <w:szCs w:val="22"/>
              </w:rPr>
            </w:pPr>
          </w:p>
        </w:tc>
        <w:tc>
          <w:tcPr>
            <w:tcW w:w="1615" w:type="dxa"/>
            <w:tcBorders>
              <w:top w:val="single" w:sz="4" w:space="0" w:color="auto"/>
              <w:left w:val="single" w:sz="4" w:space="0" w:color="auto"/>
              <w:bottom w:val="single" w:sz="4" w:space="0" w:color="auto"/>
              <w:right w:val="single" w:sz="4" w:space="0" w:color="auto"/>
            </w:tcBorders>
            <w:noWrap/>
            <w:hideMark/>
          </w:tcPr>
          <w:p w14:paraId="449BEB45" w14:textId="77777777" w:rsidR="00EB5DBC" w:rsidRPr="00F11EDE" w:rsidRDefault="00EB5DBC" w:rsidP="005B7B52">
            <w:pPr>
              <w:pStyle w:val="Hints"/>
              <w:spacing w:after="200"/>
              <w:rPr>
                <w:rFonts w:asciiTheme="minorHAnsi" w:eastAsiaTheme="minorHAnsi" w:hAnsiTheme="minorHAnsi" w:cstheme="minorHAnsi"/>
                <w:color w:val="auto"/>
                <w:sz w:val="22"/>
                <w:szCs w:val="22"/>
              </w:rPr>
            </w:pPr>
            <w:r w:rsidRPr="00F11EDE">
              <w:rPr>
                <w:rFonts w:asciiTheme="minorHAnsi" w:hAnsiTheme="minorHAnsi" w:cstheme="minorHAnsi"/>
                <w:color w:val="auto"/>
                <w:sz w:val="24"/>
                <w:szCs w:val="24"/>
              </w:rPr>
              <w:t>12</w:t>
            </w:r>
          </w:p>
        </w:tc>
      </w:tr>
      <w:tr w:rsidR="00EB5DBC" w:rsidRPr="00CE184B" w14:paraId="0AA02EEF" w14:textId="77777777" w:rsidTr="005B7B52">
        <w:trPr>
          <w:trHeight w:val="1358"/>
        </w:trPr>
        <w:tc>
          <w:tcPr>
            <w:tcW w:w="990" w:type="dxa"/>
            <w:tcBorders>
              <w:top w:val="single" w:sz="4" w:space="0" w:color="auto"/>
              <w:left w:val="single" w:sz="4" w:space="0" w:color="auto"/>
              <w:bottom w:val="single" w:sz="4" w:space="0" w:color="auto"/>
              <w:right w:val="single" w:sz="4" w:space="0" w:color="auto"/>
            </w:tcBorders>
          </w:tcPr>
          <w:p w14:paraId="33087011" w14:textId="77777777" w:rsidR="00EB5DBC" w:rsidRPr="00F11EDE" w:rsidRDefault="00EB5DBC" w:rsidP="005B7B52">
            <w:pPr>
              <w:rPr>
                <w:rFonts w:asciiTheme="minorHAnsi" w:hAnsiTheme="minorHAnsi"/>
              </w:rPr>
            </w:pPr>
            <w:r w:rsidRPr="00F11EDE">
              <w:rPr>
                <w:rFonts w:asciiTheme="minorHAnsi" w:hAnsiTheme="minorHAnsi"/>
              </w:rPr>
              <w:t>2</w:t>
            </w:r>
          </w:p>
        </w:tc>
        <w:tc>
          <w:tcPr>
            <w:tcW w:w="3330" w:type="dxa"/>
            <w:tcBorders>
              <w:top w:val="single" w:sz="4" w:space="0" w:color="auto"/>
              <w:left w:val="single" w:sz="4" w:space="0" w:color="auto"/>
              <w:bottom w:val="single" w:sz="4" w:space="0" w:color="auto"/>
              <w:right w:val="single" w:sz="4" w:space="0" w:color="auto"/>
            </w:tcBorders>
          </w:tcPr>
          <w:p w14:paraId="65C0120B" w14:textId="77777777" w:rsidR="00EB5DBC" w:rsidRPr="00F11EDE" w:rsidRDefault="00EB5DBC" w:rsidP="005B7B52">
            <w:pPr>
              <w:rPr>
                <w:rFonts w:asciiTheme="minorHAnsi" w:hAnsiTheme="minorHAnsi"/>
              </w:rPr>
            </w:pPr>
            <w:r w:rsidRPr="00F11EDE">
              <w:rPr>
                <w:rFonts w:asciiTheme="minorHAnsi" w:hAnsiTheme="minorHAnsi"/>
              </w:rPr>
              <w:t xml:space="preserve">Minimum age for the member to have continuous Medicaid eligibility for children </w:t>
            </w:r>
          </w:p>
        </w:tc>
        <w:tc>
          <w:tcPr>
            <w:tcW w:w="2700" w:type="dxa"/>
            <w:tcBorders>
              <w:top w:val="single" w:sz="4" w:space="0" w:color="auto"/>
              <w:left w:val="single" w:sz="4" w:space="0" w:color="auto"/>
              <w:bottom w:val="single" w:sz="4" w:space="0" w:color="auto"/>
              <w:right w:val="single" w:sz="4" w:space="0" w:color="auto"/>
            </w:tcBorders>
            <w:noWrap/>
          </w:tcPr>
          <w:p w14:paraId="14810FFB" w14:textId="77777777" w:rsidR="00EB5DBC" w:rsidRPr="00F11EDE" w:rsidRDefault="00EB5DBC" w:rsidP="005B7B52">
            <w:pPr>
              <w:pStyle w:val="Hints"/>
              <w:rPr>
                <w:rFonts w:asciiTheme="minorHAnsi" w:eastAsiaTheme="minorHAnsi" w:hAnsiTheme="minorHAnsi" w:cstheme="minorHAnsi"/>
                <w:color w:val="auto"/>
                <w:sz w:val="22"/>
                <w:szCs w:val="22"/>
              </w:rPr>
            </w:pPr>
            <w:r w:rsidRPr="00F11EDE">
              <w:rPr>
                <w:rFonts w:asciiTheme="minorHAnsi" w:hAnsiTheme="minorHAnsi" w:cstheme="minorHAnsi"/>
                <w:color w:val="auto"/>
                <w:sz w:val="24"/>
                <w:szCs w:val="24"/>
              </w:rPr>
              <w:t>X (Age in years)</w:t>
            </w:r>
          </w:p>
        </w:tc>
        <w:tc>
          <w:tcPr>
            <w:tcW w:w="1615" w:type="dxa"/>
            <w:tcBorders>
              <w:top w:val="single" w:sz="4" w:space="0" w:color="auto"/>
              <w:left w:val="single" w:sz="4" w:space="0" w:color="auto"/>
              <w:bottom w:val="single" w:sz="4" w:space="0" w:color="auto"/>
              <w:right w:val="single" w:sz="4" w:space="0" w:color="auto"/>
            </w:tcBorders>
            <w:noWrap/>
          </w:tcPr>
          <w:p w14:paraId="364EDDCF" w14:textId="77777777" w:rsidR="00EB5DBC" w:rsidRPr="00F11EDE" w:rsidRDefault="00EB5DBC" w:rsidP="005B7B52">
            <w:pPr>
              <w:pStyle w:val="Hints"/>
              <w:spacing w:after="200"/>
              <w:rPr>
                <w:rFonts w:asciiTheme="minorHAnsi" w:eastAsiaTheme="minorHAnsi" w:hAnsiTheme="minorHAnsi" w:cstheme="minorHAnsi"/>
                <w:color w:val="auto"/>
                <w:sz w:val="22"/>
                <w:szCs w:val="22"/>
              </w:rPr>
            </w:pPr>
            <w:r w:rsidRPr="00F11EDE">
              <w:rPr>
                <w:rFonts w:asciiTheme="minorHAnsi" w:hAnsiTheme="minorHAnsi" w:cstheme="minorHAnsi"/>
                <w:color w:val="auto"/>
                <w:sz w:val="24"/>
                <w:szCs w:val="24"/>
              </w:rPr>
              <w:t>0</w:t>
            </w:r>
          </w:p>
        </w:tc>
      </w:tr>
      <w:tr w:rsidR="00EB5DBC" w:rsidRPr="00CE184B" w14:paraId="169469A8" w14:textId="77777777" w:rsidTr="005B7B52">
        <w:trPr>
          <w:trHeight w:val="1358"/>
        </w:trPr>
        <w:tc>
          <w:tcPr>
            <w:tcW w:w="990" w:type="dxa"/>
            <w:tcBorders>
              <w:top w:val="single" w:sz="4" w:space="0" w:color="auto"/>
              <w:left w:val="single" w:sz="4" w:space="0" w:color="auto"/>
              <w:bottom w:val="single" w:sz="4" w:space="0" w:color="auto"/>
              <w:right w:val="single" w:sz="4" w:space="0" w:color="auto"/>
            </w:tcBorders>
          </w:tcPr>
          <w:p w14:paraId="3E354D68" w14:textId="77777777" w:rsidR="00EB5DBC" w:rsidRPr="00F11EDE" w:rsidRDefault="00EB5DBC" w:rsidP="005B7B52">
            <w:pPr>
              <w:rPr>
                <w:rFonts w:asciiTheme="minorHAnsi" w:hAnsiTheme="minorHAnsi"/>
              </w:rPr>
            </w:pPr>
            <w:r w:rsidRPr="00F11EDE">
              <w:rPr>
                <w:rFonts w:asciiTheme="minorHAnsi" w:hAnsiTheme="minorHAnsi"/>
              </w:rPr>
              <w:t>3</w:t>
            </w:r>
          </w:p>
        </w:tc>
        <w:tc>
          <w:tcPr>
            <w:tcW w:w="3330" w:type="dxa"/>
            <w:tcBorders>
              <w:top w:val="single" w:sz="4" w:space="0" w:color="auto"/>
              <w:left w:val="single" w:sz="4" w:space="0" w:color="auto"/>
              <w:bottom w:val="single" w:sz="4" w:space="0" w:color="auto"/>
              <w:right w:val="single" w:sz="4" w:space="0" w:color="auto"/>
            </w:tcBorders>
          </w:tcPr>
          <w:p w14:paraId="1DE76CAB" w14:textId="77777777" w:rsidR="00EB5DBC" w:rsidRPr="00F11EDE" w:rsidRDefault="00EB5DBC" w:rsidP="005B7B52">
            <w:pPr>
              <w:rPr>
                <w:rFonts w:asciiTheme="minorHAnsi" w:hAnsiTheme="minorHAnsi"/>
              </w:rPr>
            </w:pPr>
            <w:r w:rsidRPr="00F11EDE">
              <w:rPr>
                <w:rFonts w:asciiTheme="minorHAnsi" w:hAnsiTheme="minorHAnsi"/>
              </w:rPr>
              <w:t>Maximum age for the member to have continuous Medicaid eligibility for children</w:t>
            </w:r>
          </w:p>
        </w:tc>
        <w:tc>
          <w:tcPr>
            <w:tcW w:w="2700" w:type="dxa"/>
            <w:tcBorders>
              <w:top w:val="single" w:sz="4" w:space="0" w:color="auto"/>
              <w:left w:val="single" w:sz="4" w:space="0" w:color="auto"/>
              <w:bottom w:val="single" w:sz="4" w:space="0" w:color="auto"/>
              <w:right w:val="single" w:sz="4" w:space="0" w:color="auto"/>
            </w:tcBorders>
            <w:noWrap/>
          </w:tcPr>
          <w:p w14:paraId="5240A673" w14:textId="77777777" w:rsidR="00EB5DBC" w:rsidRPr="00F11EDE" w:rsidRDefault="00EB5DBC" w:rsidP="005B7B52">
            <w:pPr>
              <w:pStyle w:val="Hints"/>
              <w:rPr>
                <w:rFonts w:asciiTheme="minorHAnsi" w:hAnsiTheme="minorHAnsi" w:cstheme="minorHAnsi"/>
                <w:color w:val="auto"/>
                <w:sz w:val="24"/>
                <w:szCs w:val="24"/>
              </w:rPr>
            </w:pPr>
            <w:r w:rsidRPr="00F11EDE">
              <w:rPr>
                <w:rFonts w:asciiTheme="minorHAnsi" w:hAnsiTheme="minorHAnsi" w:cstheme="minorHAnsi"/>
                <w:color w:val="auto"/>
                <w:sz w:val="24"/>
                <w:szCs w:val="24"/>
              </w:rPr>
              <w:t>Y (Age in years)</w:t>
            </w:r>
          </w:p>
        </w:tc>
        <w:tc>
          <w:tcPr>
            <w:tcW w:w="1615" w:type="dxa"/>
            <w:tcBorders>
              <w:top w:val="single" w:sz="4" w:space="0" w:color="auto"/>
              <w:left w:val="single" w:sz="4" w:space="0" w:color="auto"/>
              <w:bottom w:val="single" w:sz="4" w:space="0" w:color="auto"/>
              <w:right w:val="single" w:sz="4" w:space="0" w:color="auto"/>
            </w:tcBorders>
            <w:noWrap/>
          </w:tcPr>
          <w:p w14:paraId="153E6AD0" w14:textId="77777777" w:rsidR="00EB5DBC" w:rsidRPr="00F11EDE" w:rsidRDefault="00EB5DBC" w:rsidP="005B7B52">
            <w:pPr>
              <w:pStyle w:val="Hints"/>
              <w:spacing w:after="200"/>
              <w:rPr>
                <w:rFonts w:asciiTheme="minorHAnsi" w:hAnsiTheme="minorHAnsi" w:cstheme="minorHAnsi"/>
                <w:color w:val="auto"/>
                <w:sz w:val="24"/>
                <w:szCs w:val="24"/>
              </w:rPr>
            </w:pPr>
            <w:r w:rsidRPr="00F11EDE">
              <w:rPr>
                <w:rFonts w:asciiTheme="minorHAnsi" w:hAnsiTheme="minorHAnsi" w:cstheme="minorHAnsi"/>
                <w:color w:val="auto"/>
                <w:sz w:val="24"/>
                <w:szCs w:val="24"/>
              </w:rPr>
              <w:t>19</w:t>
            </w:r>
          </w:p>
        </w:tc>
      </w:tr>
      <w:tr w:rsidR="00EB5DBC" w:rsidRPr="00CE184B" w14:paraId="40B93181" w14:textId="77777777" w:rsidTr="005B7B52">
        <w:trPr>
          <w:trHeight w:val="1358"/>
        </w:trPr>
        <w:tc>
          <w:tcPr>
            <w:tcW w:w="990" w:type="dxa"/>
            <w:tcBorders>
              <w:top w:val="single" w:sz="4" w:space="0" w:color="auto"/>
              <w:left w:val="single" w:sz="4" w:space="0" w:color="auto"/>
              <w:bottom w:val="single" w:sz="4" w:space="0" w:color="auto"/>
              <w:right w:val="single" w:sz="4" w:space="0" w:color="auto"/>
            </w:tcBorders>
          </w:tcPr>
          <w:p w14:paraId="56A61F6E" w14:textId="77777777" w:rsidR="00EB5DBC" w:rsidRPr="00F11EDE" w:rsidRDefault="00EB5DBC" w:rsidP="005B7B52">
            <w:pPr>
              <w:rPr>
                <w:rFonts w:asciiTheme="minorHAnsi" w:hAnsiTheme="minorHAnsi"/>
              </w:rPr>
            </w:pPr>
            <w:r w:rsidRPr="00F11EDE">
              <w:rPr>
                <w:rFonts w:asciiTheme="minorHAnsi" w:hAnsiTheme="minorHAnsi"/>
              </w:rPr>
              <w:t>4</w:t>
            </w:r>
          </w:p>
        </w:tc>
        <w:tc>
          <w:tcPr>
            <w:tcW w:w="3330" w:type="dxa"/>
            <w:tcBorders>
              <w:top w:val="single" w:sz="4" w:space="0" w:color="auto"/>
              <w:left w:val="single" w:sz="4" w:space="0" w:color="auto"/>
              <w:bottom w:val="single" w:sz="4" w:space="0" w:color="auto"/>
              <w:right w:val="single" w:sz="4" w:space="0" w:color="auto"/>
            </w:tcBorders>
          </w:tcPr>
          <w:p w14:paraId="3E10B127" w14:textId="77777777" w:rsidR="00EB5DBC" w:rsidRPr="00F11EDE" w:rsidRDefault="00EB5DBC" w:rsidP="005B7B52">
            <w:pPr>
              <w:rPr>
                <w:rFonts w:asciiTheme="minorHAnsi" w:hAnsiTheme="minorHAnsi"/>
              </w:rPr>
            </w:pPr>
            <w:r w:rsidRPr="00F11EDE">
              <w:rPr>
                <w:rFonts w:asciiTheme="minorHAnsi" w:hAnsiTheme="minorHAnsi"/>
              </w:rPr>
              <w:t>List of closure reasons impacting the ‘Children’s established coverage’/ ‘Continuous Medicaid eligibility for children’</w:t>
            </w:r>
          </w:p>
        </w:tc>
        <w:tc>
          <w:tcPr>
            <w:tcW w:w="2700" w:type="dxa"/>
            <w:tcBorders>
              <w:top w:val="single" w:sz="4" w:space="0" w:color="auto"/>
              <w:left w:val="single" w:sz="4" w:space="0" w:color="auto"/>
              <w:bottom w:val="single" w:sz="4" w:space="0" w:color="auto"/>
              <w:right w:val="single" w:sz="4" w:space="0" w:color="auto"/>
            </w:tcBorders>
            <w:noWrap/>
          </w:tcPr>
          <w:p w14:paraId="2168F81E" w14:textId="77777777" w:rsidR="00EB5DBC" w:rsidRPr="00F11EDE" w:rsidRDefault="00EB5DBC" w:rsidP="005B7B52">
            <w:pPr>
              <w:pStyle w:val="Hints"/>
              <w:rPr>
                <w:rFonts w:asciiTheme="minorHAnsi" w:hAnsiTheme="minorHAnsi" w:cstheme="minorHAnsi"/>
                <w:color w:val="auto"/>
                <w:sz w:val="24"/>
                <w:szCs w:val="24"/>
              </w:rPr>
            </w:pPr>
            <w:r w:rsidRPr="00F11EDE">
              <w:rPr>
                <w:rFonts w:asciiTheme="minorHAnsi" w:hAnsiTheme="minorHAnsi" w:cstheme="minorHAnsi"/>
                <w:color w:val="auto"/>
                <w:sz w:val="24"/>
                <w:szCs w:val="24"/>
              </w:rPr>
              <w:t xml:space="preserve">Values for “Remove continuous Medicaid eligibility for children” Column as Y/N in the </w:t>
            </w:r>
            <w:hyperlink w:anchor="Closure_reason_hierarchy" w:history="1">
              <w:r w:rsidRPr="00F11EDE">
                <w:rPr>
                  <w:rStyle w:val="Hyperlink"/>
                  <w:rFonts w:asciiTheme="minorHAnsi" w:hAnsiTheme="minorHAnsi" w:cstheme="minorHAnsi"/>
                  <w:iCs/>
                  <w:sz w:val="24"/>
                  <w:szCs w:val="24"/>
                </w:rPr>
                <w:t>Closure Reason Hierarchy sheet</w:t>
              </w:r>
            </w:hyperlink>
            <w:r w:rsidRPr="00F11EDE">
              <w:rPr>
                <w:rFonts w:asciiTheme="minorHAnsi" w:eastAsiaTheme="minorHAnsi" w:hAnsiTheme="minorHAnsi" w:cstheme="minorHAnsi"/>
                <w:color w:val="auto"/>
                <w:sz w:val="24"/>
                <w:szCs w:val="24"/>
              </w:rPr>
              <w:t>.</w:t>
            </w:r>
          </w:p>
        </w:tc>
        <w:tc>
          <w:tcPr>
            <w:tcW w:w="1615" w:type="dxa"/>
            <w:tcBorders>
              <w:top w:val="single" w:sz="4" w:space="0" w:color="auto"/>
              <w:left w:val="single" w:sz="4" w:space="0" w:color="auto"/>
              <w:bottom w:val="single" w:sz="4" w:space="0" w:color="auto"/>
              <w:right w:val="single" w:sz="4" w:space="0" w:color="auto"/>
            </w:tcBorders>
            <w:noWrap/>
          </w:tcPr>
          <w:p w14:paraId="53034D4C" w14:textId="77777777" w:rsidR="00EB5DBC" w:rsidRPr="00F11EDE" w:rsidRDefault="00EB5DBC" w:rsidP="005B7B52">
            <w:pPr>
              <w:pStyle w:val="Hints"/>
              <w:spacing w:after="200"/>
              <w:rPr>
                <w:rFonts w:asciiTheme="minorHAnsi" w:hAnsiTheme="minorHAnsi" w:cstheme="minorHAnsi"/>
                <w:color w:val="auto"/>
                <w:sz w:val="24"/>
                <w:szCs w:val="24"/>
              </w:rPr>
            </w:pPr>
            <w:r w:rsidRPr="00F11EDE">
              <w:rPr>
                <w:rFonts w:asciiTheme="minorHAnsi" w:eastAsiaTheme="minorHAnsi" w:hAnsiTheme="minorHAnsi" w:cstheme="minorHAnsi"/>
                <w:color w:val="auto"/>
                <w:sz w:val="24"/>
                <w:szCs w:val="24"/>
              </w:rPr>
              <w:t xml:space="preserve">Refer </w:t>
            </w:r>
            <w:hyperlink w:anchor="Closure_reason_hierarchy" w:history="1">
              <w:r w:rsidRPr="00F11EDE">
                <w:rPr>
                  <w:rStyle w:val="Hyperlink"/>
                  <w:rFonts w:asciiTheme="minorHAnsi" w:hAnsiTheme="minorHAnsi" w:cstheme="minorHAnsi"/>
                  <w:iCs/>
                  <w:sz w:val="24"/>
                  <w:szCs w:val="24"/>
                </w:rPr>
                <w:t>Closure Reason Hierarchy sheet</w:t>
              </w:r>
            </w:hyperlink>
          </w:p>
        </w:tc>
      </w:tr>
    </w:tbl>
    <w:p w14:paraId="1BACF3FD" w14:textId="77777777" w:rsidR="00EB5DBC" w:rsidRDefault="00EB5DBC" w:rsidP="00EB5DBC"/>
    <w:p w14:paraId="5518E762" w14:textId="77777777" w:rsidR="00EB5DBC" w:rsidRPr="005878FA" w:rsidRDefault="00EB5DBC" w:rsidP="00EB5DBC"/>
    <w:p w14:paraId="37717677" w14:textId="77777777" w:rsidR="00EB5DBC" w:rsidRDefault="00EB5DBC" w:rsidP="00EB5DBC"/>
    <w:p w14:paraId="16DA813C" w14:textId="77777777" w:rsidR="00EB5DBC" w:rsidRDefault="00EB5DBC" w:rsidP="00EB5DBC"/>
    <w:p w14:paraId="579C91A5" w14:textId="77777777" w:rsidR="00EB5DBC" w:rsidRDefault="00EB5DBC" w:rsidP="00EB5DBC"/>
    <w:p w14:paraId="2C8C3F49" w14:textId="77777777" w:rsidR="00EB5DBC" w:rsidRDefault="00EB5DBC" w:rsidP="00EB5DBC"/>
    <w:p w14:paraId="1B648CEB" w14:textId="77777777" w:rsidR="00EB5DBC" w:rsidRDefault="00EB5DBC" w:rsidP="00EB5DBC"/>
    <w:p w14:paraId="7B7ECC17" w14:textId="77777777" w:rsidR="00EB5DBC" w:rsidRDefault="00EB5DBC" w:rsidP="00EB5DBC"/>
    <w:p w14:paraId="4A687B73" w14:textId="77777777" w:rsidR="00EB5DBC" w:rsidRPr="00C57D35" w:rsidRDefault="00EB5DBC" w:rsidP="00EB5DBC"/>
    <w:p w14:paraId="2554D69A" w14:textId="77777777" w:rsidR="00EB5DBC" w:rsidRPr="004342C6" w:rsidRDefault="00EB5DBC" w:rsidP="00EB5DBC">
      <w:pPr>
        <w:pStyle w:val="Heading3"/>
        <w:numPr>
          <w:ilvl w:val="0"/>
          <w:numId w:val="0"/>
        </w:numPr>
        <w:ind w:left="1040"/>
        <w:rPr>
          <w:rFonts w:ascii="Arial" w:hAnsi="Arial" w:cs="Arial"/>
        </w:rPr>
      </w:pPr>
      <w:r>
        <w:rPr>
          <w:rFonts w:ascii="Arial" w:hAnsi="Arial" w:cs="Arial"/>
        </w:rPr>
        <w:lastRenderedPageBreak/>
        <w:t xml:space="preserve">6.43.12 </w:t>
      </w:r>
      <w:r w:rsidRPr="004342C6">
        <w:rPr>
          <w:rFonts w:ascii="Arial" w:hAnsi="Arial" w:cs="Arial"/>
        </w:rPr>
        <w:t>Acceptance Criteria</w:t>
      </w:r>
    </w:p>
    <w:p w14:paraId="42B99408" w14:textId="77777777" w:rsidR="00EB5DBC" w:rsidRDefault="00EB5DBC" w:rsidP="00EB5DBC">
      <w:pPr>
        <w:ind w:left="1040" w:firstLine="40"/>
        <w:contextualSpacing w:val="0"/>
        <w:rPr>
          <w:rFonts w:cs="Arial"/>
        </w:rPr>
      </w:pPr>
      <w:r w:rsidRPr="0091605C">
        <w:rPr>
          <w:rFonts w:cs="Arial"/>
        </w:rPr>
        <w:t>The system should work as per the flow, UI design, functional requirements, and special design considerations defined above in the use case.</w:t>
      </w:r>
    </w:p>
    <w:p w14:paraId="0F0A162B" w14:textId="77777777" w:rsidR="00F9614A" w:rsidRDefault="00F9614A" w:rsidP="005878FA">
      <w:pPr>
        <w:ind w:left="1040" w:firstLine="40"/>
        <w:contextualSpacing w:val="0"/>
        <w:rPr>
          <w:rFonts w:cs="Arial"/>
        </w:rPr>
      </w:pPr>
    </w:p>
    <w:p w14:paraId="5DE905E6" w14:textId="446B24AB" w:rsidR="00896B36" w:rsidRDefault="00896B36">
      <w:pPr>
        <w:contextualSpacing w:val="0"/>
        <w:rPr>
          <w:rFonts w:cs="Arial"/>
        </w:rPr>
      </w:pPr>
      <w:r>
        <w:rPr>
          <w:rFonts w:cs="Arial"/>
        </w:rPr>
        <w:br w:type="page"/>
      </w:r>
    </w:p>
    <w:p w14:paraId="63323AA7" w14:textId="026736C8" w:rsidR="00CD0381" w:rsidRDefault="00CD0381" w:rsidP="00DB6AEE">
      <w:pPr>
        <w:pStyle w:val="Heading2"/>
      </w:pPr>
      <w:r>
        <w:lastRenderedPageBreak/>
        <w:t>Use Case Id: UC-43</w:t>
      </w:r>
      <w:r w:rsidRPr="00896B36">
        <w:t xml:space="preserve"> </w:t>
      </w:r>
      <w:r w:rsidR="008866E1">
        <w:t xml:space="preserve"> </w:t>
      </w:r>
      <w:r w:rsidR="008866E1" w:rsidRPr="00896B36">
        <w:rPr>
          <w:rFonts w:cs="Arial"/>
        </w:rPr>
        <w:t xml:space="preserve">Rules </w:t>
      </w:r>
      <w:r w:rsidR="008866E1" w:rsidRPr="005625BF">
        <w:rPr>
          <w:rFonts w:eastAsia="Times New Roman"/>
        </w:rPr>
        <w:t xml:space="preserve">Ability to set the Application date for the member irrespective of the member’s program eligibility </w:t>
      </w:r>
      <w:r w:rsidR="008866E1">
        <w:rPr>
          <w:rFonts w:eastAsia="Times New Roman"/>
        </w:rPr>
        <w:t xml:space="preserve">for FA and Non-FA application </w:t>
      </w:r>
      <w:r w:rsidR="008866E1" w:rsidRPr="005625BF">
        <w:rPr>
          <w:rFonts w:eastAsia="Times New Roman"/>
        </w:rPr>
        <w:t>during any systematic or user driven determination</w:t>
      </w:r>
    </w:p>
    <w:p w14:paraId="19010F48" w14:textId="77777777" w:rsidR="00CD0381" w:rsidRPr="0091605C" w:rsidRDefault="00CD0381" w:rsidP="00CD0381">
      <w:pPr>
        <w:pStyle w:val="Heading3"/>
        <w:numPr>
          <w:ilvl w:val="0"/>
          <w:numId w:val="0"/>
        </w:numPr>
        <w:ind w:left="1040" w:hanging="230"/>
        <w:rPr>
          <w:rFonts w:ascii="Arial" w:hAnsi="Arial" w:cs="Arial"/>
        </w:rPr>
      </w:pPr>
      <w:r>
        <w:rPr>
          <w:rFonts w:ascii="Arial" w:hAnsi="Arial" w:cs="Arial"/>
        </w:rPr>
        <w:t xml:space="preserve">6.43.1 </w:t>
      </w:r>
      <w:r w:rsidRPr="0091605C">
        <w:rPr>
          <w:rFonts w:ascii="Arial" w:hAnsi="Arial" w:cs="Arial"/>
        </w:rPr>
        <w:t>Description</w:t>
      </w:r>
    </w:p>
    <w:p w14:paraId="58B4053C" w14:textId="4CAD391F" w:rsidR="00CD0381" w:rsidRPr="006C2B5A" w:rsidRDefault="00CD0381" w:rsidP="00CD0381">
      <w:pPr>
        <w:ind w:left="720"/>
        <w:rPr>
          <w:rFonts w:cs="Arial"/>
          <w:sz w:val="24"/>
          <w:szCs w:val="24"/>
        </w:rPr>
      </w:pPr>
      <w:r w:rsidRPr="00B955CF">
        <w:rPr>
          <w:rFonts w:eastAsia="Times New Roman"/>
          <w:sz w:val="24"/>
          <w:szCs w:val="24"/>
        </w:rPr>
        <w:t xml:space="preserve">The purpose of this use case is to enhance the system behavior </w:t>
      </w:r>
      <w:r>
        <w:rPr>
          <w:rFonts w:eastAsia="Times New Roman"/>
          <w:sz w:val="24"/>
          <w:szCs w:val="24"/>
        </w:rPr>
        <w:t>to</w:t>
      </w:r>
      <w:r w:rsidRPr="00B955CF">
        <w:rPr>
          <w:rFonts w:eastAsia="Times New Roman"/>
          <w:sz w:val="24"/>
          <w:szCs w:val="24"/>
        </w:rPr>
        <w:t xml:space="preserve"> </w:t>
      </w:r>
      <w:r>
        <w:rPr>
          <w:rFonts w:eastAsia="Times New Roman"/>
          <w:sz w:val="24"/>
          <w:szCs w:val="24"/>
        </w:rPr>
        <w:t>set the application date for the member irrespective of the member’s program eligibility for FA and Non-FA application as part of any systematic determination (</w:t>
      </w:r>
      <w:r>
        <w:rPr>
          <w:rFonts w:eastAsia="Calibri"/>
          <w:color w:val="060808" w:themeColor="text1"/>
          <w:sz w:val="24"/>
          <w:szCs w:val="24"/>
        </w:rPr>
        <w:t>including QHP &amp; Mixed Household Renewal, Medicaid Renewals, and batch redetermination)</w:t>
      </w:r>
      <w:r>
        <w:rPr>
          <w:rFonts w:eastAsia="Times New Roman"/>
          <w:sz w:val="24"/>
          <w:szCs w:val="24"/>
        </w:rPr>
        <w:t xml:space="preserve"> or user driven determination (i.e., Individual/Assister/Agent portal user through SSAP flow, Agent portal rerun).</w:t>
      </w:r>
    </w:p>
    <w:p w14:paraId="0D39C4F6" w14:textId="77777777" w:rsidR="00CD0381" w:rsidRPr="00896B36" w:rsidRDefault="00CD0381" w:rsidP="00CD0381">
      <w:pPr>
        <w:ind w:left="720"/>
        <w:rPr>
          <w:rFonts w:eastAsia="Times New Roman"/>
        </w:rPr>
      </w:pPr>
      <w:r w:rsidRPr="00896B36">
        <w:rPr>
          <w:rFonts w:eastAsia="Times New Roman"/>
        </w:rPr>
        <w:t xml:space="preserve"> </w:t>
      </w:r>
    </w:p>
    <w:p w14:paraId="7C45D600" w14:textId="77777777" w:rsidR="00CD0381" w:rsidRDefault="00CD0381" w:rsidP="00CD0381">
      <w:pPr>
        <w:ind w:left="720" w:hanging="230"/>
        <w:rPr>
          <w:rFonts w:eastAsia="Times New Roman"/>
        </w:rPr>
      </w:pPr>
    </w:p>
    <w:p w14:paraId="1E2FA687" w14:textId="77777777" w:rsidR="00CD0381" w:rsidRPr="004342C6" w:rsidRDefault="00CD0381" w:rsidP="00CD0381">
      <w:pPr>
        <w:pStyle w:val="Heading3"/>
        <w:numPr>
          <w:ilvl w:val="0"/>
          <w:numId w:val="0"/>
        </w:numPr>
        <w:ind w:left="1040" w:hanging="230"/>
        <w:rPr>
          <w:rFonts w:ascii="Arial" w:hAnsi="Arial" w:cs="Arial"/>
        </w:rPr>
      </w:pPr>
      <w:bookmarkStart w:id="1090" w:name="_Toc137027846"/>
      <w:r>
        <w:rPr>
          <w:rFonts w:ascii="Arial" w:hAnsi="Arial" w:cs="Arial"/>
        </w:rPr>
        <w:t xml:space="preserve">6.43.2 </w:t>
      </w:r>
      <w:r w:rsidRPr="004342C6">
        <w:rPr>
          <w:rFonts w:ascii="Arial" w:hAnsi="Arial" w:cs="Arial"/>
        </w:rPr>
        <w:t xml:space="preserve">Related Use case </w:t>
      </w:r>
    </w:p>
    <w:p w14:paraId="25144B82" w14:textId="77777777" w:rsidR="00CD0381" w:rsidRDefault="00CD0381" w:rsidP="00CD0381">
      <w:pPr>
        <w:ind w:firstLine="720"/>
        <w:rPr>
          <w:rFonts w:eastAsia="Times New Roman"/>
        </w:rPr>
      </w:pPr>
      <w:r w:rsidRPr="00A1485F">
        <w:rPr>
          <w:rFonts w:eastAsia="Times New Roman"/>
        </w:rPr>
        <w:t>Not applicable</w:t>
      </w:r>
    </w:p>
    <w:p w14:paraId="16A17220" w14:textId="77777777" w:rsidR="00CD0381" w:rsidRDefault="00CD0381" w:rsidP="00CD0381">
      <w:pPr>
        <w:ind w:left="1530" w:hanging="230"/>
        <w:rPr>
          <w:rFonts w:eastAsia="Times New Roman"/>
        </w:rPr>
      </w:pPr>
    </w:p>
    <w:p w14:paraId="4AA3FC6F" w14:textId="77777777" w:rsidR="00CD0381" w:rsidRPr="00896B36" w:rsidRDefault="00CD0381" w:rsidP="00CD0381">
      <w:pPr>
        <w:pStyle w:val="Heading3"/>
        <w:numPr>
          <w:ilvl w:val="0"/>
          <w:numId w:val="0"/>
        </w:numPr>
        <w:ind w:left="1040" w:hanging="230"/>
        <w:rPr>
          <w:rFonts w:ascii="Arial" w:hAnsi="Arial" w:cs="Arial"/>
        </w:rPr>
      </w:pPr>
      <w:r w:rsidRPr="00896B36">
        <w:rPr>
          <w:rFonts w:ascii="Arial" w:hAnsi="Arial" w:cs="Arial"/>
        </w:rPr>
        <w:t>6.43.</w:t>
      </w:r>
      <w:r>
        <w:rPr>
          <w:rFonts w:ascii="Arial" w:hAnsi="Arial" w:cs="Arial"/>
        </w:rPr>
        <w:t>3</w:t>
      </w:r>
      <w:r w:rsidRPr="00896B36">
        <w:rPr>
          <w:rFonts w:ascii="Arial" w:hAnsi="Arial" w:cs="Arial"/>
        </w:rPr>
        <w:t xml:space="preserve"> Actor(s)</w:t>
      </w:r>
      <w:bookmarkEnd w:id="1090"/>
    </w:p>
    <w:p w14:paraId="1017FAC1" w14:textId="77777777" w:rsidR="00CD0381" w:rsidRPr="00896B36" w:rsidRDefault="00CD0381" w:rsidP="00CD0381">
      <w:pPr>
        <w:pStyle w:val="ListParagraph"/>
        <w:numPr>
          <w:ilvl w:val="0"/>
          <w:numId w:val="639"/>
        </w:numPr>
        <w:ind w:hanging="230"/>
        <w:contextualSpacing w:val="0"/>
        <w:rPr>
          <w:rFonts w:asciiTheme="minorHAnsi" w:hAnsiTheme="minorHAnsi"/>
        </w:rPr>
      </w:pPr>
      <w:r w:rsidRPr="00896B36">
        <w:rPr>
          <w:rFonts w:asciiTheme="minorHAnsi" w:hAnsiTheme="minorHAnsi"/>
        </w:rPr>
        <w:t>The HIX System</w:t>
      </w:r>
    </w:p>
    <w:p w14:paraId="02FB7C15" w14:textId="77777777" w:rsidR="00CD0381" w:rsidRPr="00896B36" w:rsidRDefault="00CD0381" w:rsidP="00CD0381">
      <w:pPr>
        <w:pStyle w:val="ListParagraph"/>
        <w:numPr>
          <w:ilvl w:val="0"/>
          <w:numId w:val="639"/>
        </w:numPr>
        <w:ind w:hanging="230"/>
        <w:contextualSpacing w:val="0"/>
        <w:rPr>
          <w:rFonts w:asciiTheme="minorHAnsi" w:hAnsiTheme="minorHAnsi"/>
        </w:rPr>
      </w:pPr>
      <w:r w:rsidRPr="00896B36">
        <w:rPr>
          <w:rFonts w:asciiTheme="minorHAnsi" w:hAnsiTheme="minorHAnsi"/>
        </w:rPr>
        <w:t>Individual user</w:t>
      </w:r>
    </w:p>
    <w:p w14:paraId="04D3ED6D" w14:textId="77777777" w:rsidR="00CD0381" w:rsidRPr="00896B36" w:rsidRDefault="00CD0381" w:rsidP="00CD0381">
      <w:pPr>
        <w:pStyle w:val="ListParagraph"/>
        <w:numPr>
          <w:ilvl w:val="0"/>
          <w:numId w:val="639"/>
        </w:numPr>
        <w:ind w:hanging="230"/>
        <w:contextualSpacing w:val="0"/>
        <w:rPr>
          <w:rFonts w:asciiTheme="minorHAnsi" w:hAnsiTheme="minorHAnsi"/>
        </w:rPr>
      </w:pPr>
      <w:r w:rsidRPr="00896B36">
        <w:rPr>
          <w:rFonts w:asciiTheme="minorHAnsi" w:hAnsiTheme="minorHAnsi"/>
        </w:rPr>
        <w:t>The Assistor Portal user(s)</w:t>
      </w:r>
    </w:p>
    <w:p w14:paraId="51482020" w14:textId="77777777" w:rsidR="00CD0381" w:rsidRPr="00896B36" w:rsidRDefault="00CD0381" w:rsidP="00CD0381">
      <w:pPr>
        <w:pStyle w:val="ListParagraph"/>
        <w:numPr>
          <w:ilvl w:val="0"/>
          <w:numId w:val="639"/>
        </w:numPr>
        <w:ind w:hanging="230"/>
        <w:contextualSpacing w:val="0"/>
        <w:rPr>
          <w:rFonts w:asciiTheme="minorHAnsi" w:hAnsiTheme="minorHAnsi"/>
        </w:rPr>
      </w:pPr>
      <w:r w:rsidRPr="00896B36">
        <w:rPr>
          <w:rFonts w:asciiTheme="minorHAnsi" w:hAnsiTheme="minorHAnsi"/>
        </w:rPr>
        <w:t>The Agent Portal user(s)</w:t>
      </w:r>
    </w:p>
    <w:p w14:paraId="57055EEE" w14:textId="77777777" w:rsidR="00CD0381" w:rsidRPr="00010013" w:rsidRDefault="00CD0381" w:rsidP="00CD0381">
      <w:pPr>
        <w:pStyle w:val="ListParagraph"/>
        <w:ind w:left="1080" w:hanging="230"/>
        <w:rPr>
          <w:rFonts w:ascii="Calibri" w:hAnsi="Calibri" w:cs="Calibri"/>
        </w:rPr>
      </w:pPr>
    </w:p>
    <w:p w14:paraId="0417AFEC" w14:textId="77777777" w:rsidR="00CD0381" w:rsidRPr="00896B36" w:rsidRDefault="00CD0381" w:rsidP="00CD0381">
      <w:pPr>
        <w:pStyle w:val="Heading3"/>
        <w:numPr>
          <w:ilvl w:val="0"/>
          <w:numId w:val="0"/>
        </w:numPr>
        <w:ind w:left="1040" w:hanging="230"/>
        <w:rPr>
          <w:rFonts w:ascii="Arial" w:hAnsi="Arial" w:cs="Arial"/>
        </w:rPr>
      </w:pPr>
      <w:bookmarkStart w:id="1091" w:name="_Toc137027847"/>
      <w:r w:rsidRPr="00896B36">
        <w:rPr>
          <w:rFonts w:ascii="Arial" w:hAnsi="Arial" w:cs="Arial"/>
        </w:rPr>
        <w:t>6.43.</w:t>
      </w:r>
      <w:r>
        <w:rPr>
          <w:rFonts w:ascii="Arial" w:hAnsi="Arial" w:cs="Arial"/>
        </w:rPr>
        <w:t>4</w:t>
      </w:r>
      <w:r w:rsidRPr="00896B36">
        <w:rPr>
          <w:rFonts w:ascii="Arial" w:hAnsi="Arial" w:cs="Arial"/>
        </w:rPr>
        <w:t xml:space="preserve"> Trigger(s)</w:t>
      </w:r>
      <w:bookmarkEnd w:id="1091"/>
    </w:p>
    <w:p w14:paraId="1BC4B3F3" w14:textId="77777777" w:rsidR="00CD0381" w:rsidRPr="00E37681" w:rsidRDefault="00CD0381" w:rsidP="00CD0381">
      <w:pPr>
        <w:pStyle w:val="ListParagraph"/>
        <w:numPr>
          <w:ilvl w:val="0"/>
          <w:numId w:val="640"/>
        </w:numPr>
        <w:rPr>
          <w:rFonts w:asciiTheme="minorHAnsi" w:hAnsiTheme="minorHAnsi"/>
          <w:color w:val="000000"/>
        </w:rPr>
      </w:pPr>
      <w:r w:rsidRPr="00E37681">
        <w:rPr>
          <w:rFonts w:asciiTheme="minorHAnsi" w:hAnsiTheme="minorHAnsi"/>
          <w:color w:val="000000"/>
        </w:rPr>
        <w:t>There is any systematic determination (including QHP &amp; Mixed Household Renewal, Medicaid Renewals, and batch redetermination) or user driven determination (i.e., Individual/Assister/Agent portal user through SSAP flow, Agent portal rerun).</w:t>
      </w:r>
    </w:p>
    <w:p w14:paraId="64382221" w14:textId="77777777" w:rsidR="00CD0381" w:rsidRPr="00896B36" w:rsidRDefault="00CD0381" w:rsidP="00CD0381">
      <w:pPr>
        <w:pStyle w:val="ListParagraph"/>
        <w:numPr>
          <w:ilvl w:val="0"/>
          <w:numId w:val="640"/>
        </w:numPr>
        <w:contextualSpacing w:val="0"/>
        <w:rPr>
          <w:rFonts w:asciiTheme="minorHAnsi" w:hAnsiTheme="minorHAnsi"/>
          <w:color w:val="000000"/>
        </w:rPr>
      </w:pPr>
    </w:p>
    <w:p w14:paraId="5882364F" w14:textId="77777777" w:rsidR="00CD0381" w:rsidRPr="00010013" w:rsidRDefault="00CD0381" w:rsidP="00CD0381">
      <w:pPr>
        <w:pStyle w:val="ListParagraph"/>
        <w:rPr>
          <w:rFonts w:ascii="Calibri" w:hAnsi="Calibri" w:cs="Calibri"/>
        </w:rPr>
      </w:pPr>
    </w:p>
    <w:p w14:paraId="166A6B3D" w14:textId="77777777" w:rsidR="00CD0381" w:rsidRPr="00010013" w:rsidRDefault="00CD0381" w:rsidP="00CD0381">
      <w:pPr>
        <w:pStyle w:val="Heading3"/>
        <w:numPr>
          <w:ilvl w:val="0"/>
          <w:numId w:val="0"/>
        </w:numPr>
        <w:ind w:left="720"/>
      </w:pPr>
      <w:bookmarkStart w:id="1092" w:name="_Toc137027848"/>
      <w:r>
        <w:t xml:space="preserve">6.43.5 </w:t>
      </w:r>
      <w:r w:rsidRPr="00010013">
        <w:t>Precondition(s)</w:t>
      </w:r>
      <w:bookmarkEnd w:id="1092"/>
    </w:p>
    <w:p w14:paraId="0BA0C447" w14:textId="77777777" w:rsidR="00CD0381" w:rsidRPr="00A50987" w:rsidRDefault="00CD0381" w:rsidP="00CD0381">
      <w:pPr>
        <w:pStyle w:val="ListParagraph"/>
        <w:numPr>
          <w:ilvl w:val="0"/>
          <w:numId w:val="641"/>
        </w:numPr>
        <w:contextualSpacing w:val="0"/>
        <w:rPr>
          <w:rFonts w:eastAsia="Times New Roman"/>
        </w:rPr>
      </w:pPr>
      <w:r>
        <w:rPr>
          <w:rFonts w:eastAsia="Times New Roman"/>
          <w:sz w:val="24"/>
          <w:szCs w:val="24"/>
        </w:rPr>
        <w:t xml:space="preserve">The individual/assistor portal user completes a new financial assistance or non-financial assistance application in HIX system. </w:t>
      </w:r>
    </w:p>
    <w:p w14:paraId="3196855A" w14:textId="77777777" w:rsidR="00CD0381" w:rsidRPr="007C0FA3" w:rsidRDefault="00CD0381" w:rsidP="00CD0381">
      <w:pPr>
        <w:pStyle w:val="ListParagraph"/>
        <w:numPr>
          <w:ilvl w:val="0"/>
          <w:numId w:val="641"/>
        </w:numPr>
        <w:contextualSpacing w:val="0"/>
        <w:rPr>
          <w:rFonts w:eastAsia="Times New Roman"/>
        </w:rPr>
      </w:pPr>
      <w:r>
        <w:rPr>
          <w:rFonts w:eastAsia="Times New Roman"/>
          <w:sz w:val="24"/>
          <w:szCs w:val="24"/>
        </w:rPr>
        <w:t xml:space="preserve">The agent portal user completes a new financial assistance or non-financial assistance application in HIX system. </w:t>
      </w:r>
    </w:p>
    <w:p w14:paraId="768691F4" w14:textId="77777777" w:rsidR="00CD0381" w:rsidRPr="0052016C" w:rsidRDefault="00CD0381" w:rsidP="00CD0381">
      <w:pPr>
        <w:pStyle w:val="ListParagraph"/>
        <w:numPr>
          <w:ilvl w:val="0"/>
          <w:numId w:val="641"/>
        </w:numPr>
        <w:contextualSpacing w:val="0"/>
        <w:rPr>
          <w:rFonts w:eastAsia="Times New Roman"/>
        </w:rPr>
      </w:pPr>
      <w:r>
        <w:rPr>
          <w:rFonts w:eastAsia="Times New Roman"/>
          <w:sz w:val="24"/>
          <w:szCs w:val="24"/>
        </w:rPr>
        <w:t xml:space="preserve">An application exists in the HIX system. </w:t>
      </w:r>
    </w:p>
    <w:p w14:paraId="239A29B0" w14:textId="77777777" w:rsidR="00CD0381" w:rsidRPr="00896B36" w:rsidRDefault="00CD0381" w:rsidP="00CD0381">
      <w:pPr>
        <w:pStyle w:val="ListParagraph"/>
        <w:numPr>
          <w:ilvl w:val="0"/>
          <w:numId w:val="641"/>
        </w:numPr>
        <w:rPr>
          <w:rFonts w:asciiTheme="minorHAnsi" w:hAnsiTheme="minorHAnsi"/>
        </w:rPr>
      </w:pPr>
    </w:p>
    <w:p w14:paraId="6C3E1C14" w14:textId="77777777" w:rsidR="00CD0381" w:rsidRPr="00010013" w:rsidRDefault="00CD0381" w:rsidP="00CD0381">
      <w:pPr>
        <w:pStyle w:val="ListParagraph"/>
        <w:ind w:left="1080"/>
        <w:rPr>
          <w:rFonts w:ascii="Calibri" w:hAnsi="Calibri" w:cs="Calibri"/>
        </w:rPr>
      </w:pPr>
    </w:p>
    <w:p w14:paraId="25C80E9F" w14:textId="77777777" w:rsidR="00CD0381" w:rsidRPr="00010013" w:rsidRDefault="00CD0381" w:rsidP="00CD0381">
      <w:pPr>
        <w:pStyle w:val="Heading3"/>
        <w:numPr>
          <w:ilvl w:val="0"/>
          <w:numId w:val="0"/>
        </w:numPr>
        <w:ind w:left="720"/>
      </w:pPr>
      <w:bookmarkStart w:id="1093" w:name="_Toc137027849"/>
      <w:r>
        <w:t xml:space="preserve">6.43.6 </w:t>
      </w:r>
      <w:r w:rsidRPr="00010013">
        <w:t>Postcondition(s)</w:t>
      </w:r>
      <w:bookmarkEnd w:id="1093"/>
    </w:p>
    <w:p w14:paraId="06E5BE36" w14:textId="77777777" w:rsidR="00CD0381" w:rsidRPr="001F1AAC" w:rsidRDefault="00CD0381" w:rsidP="00CD0381">
      <w:pPr>
        <w:pStyle w:val="ListParagraph"/>
        <w:numPr>
          <w:ilvl w:val="0"/>
          <w:numId w:val="642"/>
        </w:numPr>
        <w:rPr>
          <w:rFonts w:asciiTheme="minorHAnsi" w:hAnsiTheme="minorHAnsi"/>
        </w:rPr>
      </w:pPr>
      <w:r w:rsidRPr="001F1AAC">
        <w:rPr>
          <w:rFonts w:asciiTheme="minorHAnsi" w:hAnsiTheme="minorHAnsi"/>
        </w:rPr>
        <w:t>The HIX system sets the application date for the member based on Application date setting rules.</w:t>
      </w:r>
    </w:p>
    <w:p w14:paraId="36BEC5EE" w14:textId="77777777" w:rsidR="00CD0381" w:rsidRPr="00896B36" w:rsidRDefault="00CD0381" w:rsidP="00CD0381">
      <w:pPr>
        <w:pStyle w:val="ListParagraph"/>
        <w:ind w:left="1080"/>
        <w:contextualSpacing w:val="0"/>
        <w:rPr>
          <w:rFonts w:asciiTheme="minorHAnsi" w:hAnsiTheme="minorHAnsi"/>
        </w:rPr>
      </w:pPr>
    </w:p>
    <w:p w14:paraId="4FBC0AA9" w14:textId="77777777" w:rsidR="00CD0381" w:rsidRPr="00010013" w:rsidRDefault="00CD0381" w:rsidP="00CD0381">
      <w:pPr>
        <w:pStyle w:val="ListParagraph"/>
        <w:ind w:left="1080"/>
        <w:rPr>
          <w:rFonts w:ascii="Calibri" w:hAnsi="Calibri" w:cs="Calibri"/>
        </w:rPr>
      </w:pPr>
    </w:p>
    <w:p w14:paraId="7BF1CF01" w14:textId="77777777" w:rsidR="00CD0381" w:rsidRPr="00010013" w:rsidRDefault="00CD0381" w:rsidP="00CD0381">
      <w:pPr>
        <w:pStyle w:val="Heading3"/>
        <w:numPr>
          <w:ilvl w:val="0"/>
          <w:numId w:val="0"/>
        </w:numPr>
        <w:ind w:left="720"/>
      </w:pPr>
      <w:bookmarkStart w:id="1094" w:name="_Toc137027850"/>
      <w:r>
        <w:lastRenderedPageBreak/>
        <w:t xml:space="preserve">6.43.7 </w:t>
      </w:r>
      <w:r w:rsidRPr="00010013">
        <w:t>Flow(s)</w:t>
      </w:r>
      <w:bookmarkEnd w:id="1094"/>
    </w:p>
    <w:p w14:paraId="069F62DC" w14:textId="77777777" w:rsidR="00CD0381" w:rsidRPr="00010013" w:rsidRDefault="00CD0381" w:rsidP="00CD0381">
      <w:pPr>
        <w:pStyle w:val="Heading3"/>
        <w:numPr>
          <w:ilvl w:val="0"/>
          <w:numId w:val="0"/>
        </w:numPr>
        <w:ind w:left="720"/>
      </w:pPr>
      <w:bookmarkStart w:id="1095" w:name="_Toc137027851"/>
      <w:r>
        <w:t xml:space="preserve">6.43.7.1 </w:t>
      </w:r>
      <w:r w:rsidRPr="00010013">
        <w:t>Basic Flow</w:t>
      </w:r>
      <w:bookmarkEnd w:id="1095"/>
    </w:p>
    <w:p w14:paraId="2BA05163" w14:textId="77777777" w:rsidR="00CD0381" w:rsidRPr="000E160C" w:rsidRDefault="00CD0381" w:rsidP="00CD0381">
      <w:pPr>
        <w:pStyle w:val="ListParagraph"/>
        <w:numPr>
          <w:ilvl w:val="0"/>
          <w:numId w:val="643"/>
        </w:numPr>
        <w:contextualSpacing w:val="0"/>
        <w:rPr>
          <w:rFonts w:asciiTheme="minorHAnsi" w:hAnsiTheme="minorHAnsi"/>
          <w:color w:val="000000"/>
        </w:rPr>
      </w:pPr>
      <w:r w:rsidRPr="000E160C">
        <w:rPr>
          <w:rFonts w:asciiTheme="minorHAnsi" w:hAnsiTheme="minorHAnsi"/>
          <w:color w:val="000000"/>
        </w:rPr>
        <w:t>Precondition 4.</w:t>
      </w:r>
      <w:r>
        <w:rPr>
          <w:rFonts w:asciiTheme="minorHAnsi" w:hAnsiTheme="minorHAnsi"/>
          <w:color w:val="000000"/>
        </w:rPr>
        <w:t>44</w:t>
      </w:r>
      <w:r w:rsidRPr="000E160C">
        <w:rPr>
          <w:rFonts w:asciiTheme="minorHAnsi" w:hAnsiTheme="minorHAnsi"/>
          <w:color w:val="000000"/>
        </w:rPr>
        <w:t>.5.1 applies.</w:t>
      </w:r>
    </w:p>
    <w:p w14:paraId="405F1709" w14:textId="77777777" w:rsidR="00CD0381" w:rsidRPr="000E160C" w:rsidRDefault="00CD0381" w:rsidP="00CD0381">
      <w:pPr>
        <w:pStyle w:val="ListParagraph"/>
        <w:numPr>
          <w:ilvl w:val="0"/>
          <w:numId w:val="643"/>
        </w:numPr>
        <w:contextualSpacing w:val="0"/>
        <w:rPr>
          <w:rFonts w:asciiTheme="minorHAnsi" w:hAnsiTheme="minorHAnsi"/>
          <w:color w:val="000000"/>
        </w:rPr>
      </w:pPr>
      <w:r w:rsidRPr="000E160C">
        <w:rPr>
          <w:rFonts w:asciiTheme="minorHAnsi" w:hAnsiTheme="minorHAnsi"/>
          <w:color w:val="000000"/>
        </w:rPr>
        <w:t>The user submits the application.</w:t>
      </w:r>
    </w:p>
    <w:p w14:paraId="1B038678" w14:textId="77777777" w:rsidR="00CD0381" w:rsidRPr="000E160C" w:rsidRDefault="00CD0381" w:rsidP="00CD0381">
      <w:pPr>
        <w:pStyle w:val="ListParagraph"/>
        <w:numPr>
          <w:ilvl w:val="0"/>
          <w:numId w:val="643"/>
        </w:numPr>
        <w:contextualSpacing w:val="0"/>
        <w:rPr>
          <w:rFonts w:asciiTheme="minorHAnsi" w:hAnsiTheme="minorHAnsi"/>
          <w:color w:val="000000"/>
        </w:rPr>
      </w:pPr>
      <w:r w:rsidRPr="000E160C">
        <w:rPr>
          <w:rFonts w:asciiTheme="minorHAnsi" w:hAnsiTheme="minorHAnsi"/>
          <w:color w:val="000000"/>
        </w:rPr>
        <w:t>The HIX system sets the application date to the application submission date for all the members regardless of their program eligibility.</w:t>
      </w:r>
    </w:p>
    <w:p w14:paraId="714A6708" w14:textId="77777777" w:rsidR="00CD0381" w:rsidRPr="000E160C" w:rsidRDefault="00CD0381" w:rsidP="00CD0381">
      <w:pPr>
        <w:pStyle w:val="ListParagraph"/>
        <w:numPr>
          <w:ilvl w:val="0"/>
          <w:numId w:val="643"/>
        </w:numPr>
        <w:contextualSpacing w:val="0"/>
        <w:rPr>
          <w:rFonts w:asciiTheme="minorHAnsi" w:hAnsiTheme="minorHAnsi"/>
          <w:color w:val="000000"/>
        </w:rPr>
      </w:pPr>
      <w:r w:rsidRPr="000E160C">
        <w:rPr>
          <w:rFonts w:asciiTheme="minorHAnsi" w:hAnsiTheme="minorHAnsi"/>
          <w:color w:val="000000"/>
        </w:rPr>
        <w:t>End of flow.</w:t>
      </w:r>
    </w:p>
    <w:p w14:paraId="4E5F9C03" w14:textId="77777777" w:rsidR="00CD0381" w:rsidRPr="00896B36" w:rsidRDefault="00CD0381" w:rsidP="00CD0381">
      <w:pPr>
        <w:pStyle w:val="ListParagraph"/>
        <w:numPr>
          <w:ilvl w:val="0"/>
          <w:numId w:val="643"/>
        </w:numPr>
        <w:contextualSpacing w:val="0"/>
        <w:rPr>
          <w:rFonts w:asciiTheme="minorHAnsi" w:hAnsiTheme="minorHAnsi"/>
          <w:color w:val="000000"/>
        </w:rPr>
      </w:pPr>
    </w:p>
    <w:p w14:paraId="44F0ED8A" w14:textId="77777777" w:rsidR="00CD0381" w:rsidRPr="00896B36" w:rsidRDefault="00CD0381" w:rsidP="00CD0381">
      <w:pPr>
        <w:pStyle w:val="ListParagraph"/>
        <w:ind w:left="1350"/>
        <w:rPr>
          <w:rFonts w:asciiTheme="minorHAnsi" w:hAnsiTheme="minorHAnsi"/>
        </w:rPr>
      </w:pPr>
    </w:p>
    <w:p w14:paraId="69D5A7CA" w14:textId="77777777" w:rsidR="00CD0381" w:rsidRPr="00896B36" w:rsidRDefault="00CD0381" w:rsidP="00CD0381">
      <w:pPr>
        <w:pStyle w:val="Heading3"/>
        <w:numPr>
          <w:ilvl w:val="0"/>
          <w:numId w:val="0"/>
        </w:numPr>
        <w:ind w:left="720"/>
      </w:pPr>
      <w:bookmarkStart w:id="1096" w:name="_Toc137027852"/>
      <w:r>
        <w:t xml:space="preserve">6.43.7.2 </w:t>
      </w:r>
      <w:r w:rsidRPr="00896B36">
        <w:t>Alternate Flow-1</w:t>
      </w:r>
      <w:bookmarkEnd w:id="1096"/>
    </w:p>
    <w:p w14:paraId="4492D65C"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Precondition 4.</w:t>
      </w:r>
      <w:r>
        <w:rPr>
          <w:rFonts w:asciiTheme="minorHAnsi" w:hAnsiTheme="minorHAnsi"/>
          <w:color w:val="000000"/>
        </w:rPr>
        <w:t>44</w:t>
      </w:r>
      <w:r w:rsidRPr="00F35762">
        <w:rPr>
          <w:rFonts w:asciiTheme="minorHAnsi" w:hAnsiTheme="minorHAnsi"/>
          <w:color w:val="000000"/>
        </w:rPr>
        <w:t>.5.2 applies.</w:t>
      </w:r>
    </w:p>
    <w:p w14:paraId="5036696D"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The agent portal selects the application source as either “Phone”, “In-person”, or “Paper” and submits the application.</w:t>
      </w:r>
    </w:p>
    <w:p w14:paraId="52776AEA"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The HIX system identifies the application source to set the application date to for all the members irrespective of their program eligibility.</w:t>
      </w:r>
    </w:p>
    <w:p w14:paraId="4A4D7790"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If the agent portal user selects the application source as “Phone” or “In-person” then set the application date for all the member(s) as application submission date.</w:t>
      </w:r>
    </w:p>
    <w:p w14:paraId="18F0A003"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 xml:space="preserve">If the agent portal user selects the application source as “Paper” then set the application date as “Paper received Date”. </w:t>
      </w:r>
    </w:p>
    <w:p w14:paraId="62375E9E"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End of flow.</w:t>
      </w:r>
    </w:p>
    <w:p w14:paraId="0135B0D7" w14:textId="77777777" w:rsidR="00CD0381" w:rsidRPr="00896B36" w:rsidRDefault="00CD0381" w:rsidP="00CD0381">
      <w:pPr>
        <w:pStyle w:val="ListParagraph"/>
        <w:numPr>
          <w:ilvl w:val="0"/>
          <w:numId w:val="644"/>
        </w:numPr>
        <w:contextualSpacing w:val="0"/>
        <w:rPr>
          <w:rFonts w:asciiTheme="minorHAnsi" w:hAnsiTheme="minorHAnsi"/>
          <w:color w:val="000000"/>
        </w:rPr>
      </w:pPr>
    </w:p>
    <w:p w14:paraId="03CDC8A1" w14:textId="77777777" w:rsidR="00CD0381" w:rsidRPr="00896B36" w:rsidRDefault="00CD0381" w:rsidP="00CD0381">
      <w:pPr>
        <w:rPr>
          <w:rFonts w:asciiTheme="minorHAnsi" w:hAnsiTheme="minorHAnsi"/>
          <w:color w:val="000000"/>
        </w:rPr>
      </w:pPr>
    </w:p>
    <w:p w14:paraId="08967586" w14:textId="77777777" w:rsidR="00CD0381" w:rsidRPr="00896B36" w:rsidRDefault="00CD0381" w:rsidP="00CD0381">
      <w:pPr>
        <w:pStyle w:val="Heading3"/>
        <w:numPr>
          <w:ilvl w:val="0"/>
          <w:numId w:val="0"/>
        </w:numPr>
        <w:ind w:left="720"/>
      </w:pPr>
      <w:bookmarkStart w:id="1097" w:name="_Toc137027853"/>
      <w:r>
        <w:t xml:space="preserve">6.43.7.3 </w:t>
      </w:r>
      <w:r w:rsidRPr="00896B36">
        <w:t>Alternate Flow-2</w:t>
      </w:r>
      <w:bookmarkEnd w:id="1097"/>
    </w:p>
    <w:p w14:paraId="0F275B06"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Precondition 4.1.5.3 applies.</w:t>
      </w:r>
    </w:p>
    <w:p w14:paraId="73DBB85E"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The agent portal user reports a change, completes full SSAP navigation and selects the application source as either “Phone”, or “In-person”, or “Paper”, and submits the application.</w:t>
      </w:r>
    </w:p>
    <w:p w14:paraId="4F3CF394"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The HIX system identifies the application source to set the application date to for all the members regardless of their program eligibility.</w:t>
      </w:r>
    </w:p>
    <w:p w14:paraId="7059435D"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If the agent portal user selects either of the application source “Phone”, “In-person”  then set the application date for all the members as application submission date.</w:t>
      </w:r>
    </w:p>
    <w:p w14:paraId="2B7A3562"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 xml:space="preserve">If the agent portal user selects the application source as “Paper” then set the application date as “Paper received Date”. </w:t>
      </w:r>
    </w:p>
    <w:p w14:paraId="0A5EA7FA"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End of flow.</w:t>
      </w:r>
    </w:p>
    <w:p w14:paraId="6C5EDE36" w14:textId="77777777" w:rsidR="00CD0381" w:rsidRPr="00896B36" w:rsidRDefault="00CD0381" w:rsidP="00CD0381">
      <w:pPr>
        <w:pStyle w:val="ListParagraph"/>
        <w:ind w:left="1350"/>
        <w:contextualSpacing w:val="0"/>
        <w:rPr>
          <w:rFonts w:asciiTheme="minorHAnsi" w:hAnsiTheme="minorHAnsi"/>
          <w:color w:val="000000"/>
        </w:rPr>
      </w:pPr>
    </w:p>
    <w:p w14:paraId="0E7FA6E5" w14:textId="77777777" w:rsidR="00CD0381" w:rsidRDefault="00CD0381" w:rsidP="00CD0381">
      <w:pPr>
        <w:rPr>
          <w:rFonts w:ascii="Calibri" w:hAnsi="Calibri" w:cs="Calibri"/>
          <w:color w:val="000000"/>
        </w:rPr>
      </w:pPr>
    </w:p>
    <w:p w14:paraId="52325A9C" w14:textId="77777777" w:rsidR="00CD0381" w:rsidRPr="00010013" w:rsidRDefault="00CD0381" w:rsidP="00CD0381">
      <w:pPr>
        <w:pStyle w:val="Heading3"/>
        <w:numPr>
          <w:ilvl w:val="0"/>
          <w:numId w:val="0"/>
        </w:numPr>
        <w:ind w:left="720"/>
      </w:pPr>
      <w:bookmarkStart w:id="1098" w:name="_Toc137027854"/>
      <w:r>
        <w:t>6.43.7.4 Alternate Flow-3</w:t>
      </w:r>
      <w:bookmarkEnd w:id="1098"/>
    </w:p>
    <w:p w14:paraId="70CAEE15" w14:textId="77777777" w:rsidR="00CD0381" w:rsidRDefault="00CD0381" w:rsidP="00CD0381">
      <w:pPr>
        <w:pStyle w:val="ListParagraph"/>
        <w:numPr>
          <w:ilvl w:val="0"/>
          <w:numId w:val="645"/>
        </w:numPr>
        <w:contextualSpacing w:val="0"/>
        <w:rPr>
          <w:rFonts w:eastAsia="Times New Roman"/>
          <w:sz w:val="24"/>
          <w:szCs w:val="24"/>
        </w:rPr>
      </w:pPr>
      <w:r>
        <w:rPr>
          <w:rFonts w:eastAsia="Times New Roman"/>
          <w:sz w:val="24"/>
          <w:szCs w:val="24"/>
        </w:rPr>
        <w:t>Precondition 4.44.5.3 applies.</w:t>
      </w:r>
    </w:p>
    <w:p w14:paraId="341C8C8C" w14:textId="77777777" w:rsidR="00CD0381" w:rsidRDefault="00CD0381" w:rsidP="00CD0381">
      <w:pPr>
        <w:pStyle w:val="ListParagraph"/>
        <w:numPr>
          <w:ilvl w:val="0"/>
          <w:numId w:val="645"/>
        </w:numPr>
        <w:contextualSpacing w:val="0"/>
        <w:rPr>
          <w:rFonts w:eastAsia="Times New Roman"/>
          <w:sz w:val="24"/>
          <w:szCs w:val="24"/>
        </w:rPr>
      </w:pPr>
      <w:r>
        <w:rPr>
          <w:rFonts w:eastAsia="Times New Roman"/>
          <w:sz w:val="24"/>
          <w:szCs w:val="24"/>
        </w:rPr>
        <w:t>The agent portal user reports a change, completes full SSAP navigation,  selects the application source as “Other” and submits the application.</w:t>
      </w:r>
    </w:p>
    <w:p w14:paraId="4648A682" w14:textId="77777777" w:rsidR="00CD0381" w:rsidRDefault="00CD0381" w:rsidP="00CD0381">
      <w:pPr>
        <w:pStyle w:val="ListParagraph"/>
        <w:numPr>
          <w:ilvl w:val="0"/>
          <w:numId w:val="645"/>
        </w:numPr>
        <w:contextualSpacing w:val="0"/>
        <w:rPr>
          <w:rFonts w:eastAsia="Times New Roman"/>
          <w:sz w:val="24"/>
          <w:szCs w:val="24"/>
        </w:rPr>
      </w:pPr>
      <w:r>
        <w:rPr>
          <w:rFonts w:eastAsia="Times New Roman"/>
          <w:sz w:val="24"/>
          <w:szCs w:val="24"/>
        </w:rPr>
        <w:t>The HIX system identifies the member program eligibility to set the application date to for all the members.</w:t>
      </w:r>
    </w:p>
    <w:p w14:paraId="6C28A649" w14:textId="77777777" w:rsidR="00CD0381" w:rsidRDefault="00CD0381" w:rsidP="00CD0381">
      <w:pPr>
        <w:pStyle w:val="ListParagraph"/>
        <w:numPr>
          <w:ilvl w:val="1"/>
          <w:numId w:val="645"/>
        </w:numPr>
        <w:contextualSpacing w:val="0"/>
        <w:rPr>
          <w:rFonts w:eastAsia="Times New Roman"/>
          <w:sz w:val="24"/>
          <w:szCs w:val="24"/>
        </w:rPr>
      </w:pPr>
      <w:r>
        <w:rPr>
          <w:rFonts w:eastAsia="Times New Roman"/>
          <w:sz w:val="24"/>
          <w:szCs w:val="24"/>
        </w:rPr>
        <w:lastRenderedPageBreak/>
        <w:t>If the member is newly eligible for “Medicaid” Program, then set the member’s application date as application submission date.</w:t>
      </w:r>
    </w:p>
    <w:p w14:paraId="6E802F49" w14:textId="77777777" w:rsidR="00CD0381" w:rsidRDefault="00CD0381" w:rsidP="00CD0381">
      <w:pPr>
        <w:pStyle w:val="ListParagraph"/>
        <w:numPr>
          <w:ilvl w:val="1"/>
          <w:numId w:val="645"/>
        </w:numPr>
        <w:contextualSpacing w:val="0"/>
        <w:rPr>
          <w:rFonts w:eastAsia="Times New Roman"/>
          <w:sz w:val="24"/>
          <w:szCs w:val="24"/>
        </w:rPr>
      </w:pPr>
      <w:r>
        <w:rPr>
          <w:rFonts w:eastAsia="Times New Roman"/>
          <w:sz w:val="24"/>
          <w:szCs w:val="24"/>
        </w:rPr>
        <w:t>If the member is not newly eligible for “Medicaid’ program, then do not set/reset the application date.</w:t>
      </w:r>
    </w:p>
    <w:p w14:paraId="46A2EB98" w14:textId="77777777" w:rsidR="00CD0381" w:rsidRPr="0052016C" w:rsidDel="004E1D14" w:rsidRDefault="00CD0381" w:rsidP="00CD0381">
      <w:pPr>
        <w:pStyle w:val="ListParagraph"/>
        <w:numPr>
          <w:ilvl w:val="0"/>
          <w:numId w:val="645"/>
        </w:numPr>
        <w:contextualSpacing w:val="0"/>
        <w:rPr>
          <w:rFonts w:eastAsia="Times New Roman"/>
          <w:sz w:val="24"/>
          <w:szCs w:val="24"/>
        </w:rPr>
      </w:pPr>
      <w:r>
        <w:rPr>
          <w:rFonts w:eastAsia="Times New Roman"/>
          <w:sz w:val="24"/>
          <w:szCs w:val="24"/>
        </w:rPr>
        <w:t>End of flow.</w:t>
      </w:r>
    </w:p>
    <w:p w14:paraId="73350B98" w14:textId="77777777" w:rsidR="00CD0381" w:rsidRPr="00896B36" w:rsidRDefault="00CD0381" w:rsidP="00CD0381">
      <w:pPr>
        <w:pStyle w:val="ListParagraph"/>
        <w:ind w:left="1350"/>
        <w:contextualSpacing w:val="0"/>
        <w:rPr>
          <w:rFonts w:asciiTheme="minorHAnsi" w:hAnsiTheme="minorHAnsi"/>
          <w:color w:val="000000"/>
        </w:rPr>
      </w:pPr>
    </w:p>
    <w:p w14:paraId="550ABD34" w14:textId="77777777" w:rsidR="00CD0381" w:rsidRPr="00896B36" w:rsidRDefault="00CD0381" w:rsidP="00CD0381">
      <w:pPr>
        <w:rPr>
          <w:rFonts w:asciiTheme="minorHAnsi" w:hAnsiTheme="minorHAnsi"/>
          <w:color w:val="000000"/>
        </w:rPr>
      </w:pPr>
    </w:p>
    <w:p w14:paraId="18095ED1" w14:textId="77777777" w:rsidR="00CD0381" w:rsidRPr="00896B36" w:rsidRDefault="00CD0381" w:rsidP="00CD0381">
      <w:pPr>
        <w:pStyle w:val="Heading3"/>
        <w:numPr>
          <w:ilvl w:val="0"/>
          <w:numId w:val="0"/>
        </w:numPr>
        <w:ind w:left="720"/>
      </w:pPr>
      <w:bookmarkStart w:id="1099" w:name="_Toc137027855"/>
      <w:r>
        <w:t xml:space="preserve">6.43.7.5 </w:t>
      </w:r>
      <w:r w:rsidRPr="00896B36">
        <w:t>Alternate Flow-4</w:t>
      </w:r>
      <w:bookmarkEnd w:id="1099"/>
    </w:p>
    <w:p w14:paraId="3A87331F"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Precondition 4.1.5.3 applies.</w:t>
      </w:r>
    </w:p>
    <w:p w14:paraId="6FC0F2C4"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The agent portal user adds a member, completes full SSAP navigation, selects application source as “Other” and submits the application.</w:t>
      </w:r>
    </w:p>
    <w:p w14:paraId="582E467B"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The HIX system identifies set the application date for the newly added member based on below logic.</w:t>
      </w:r>
    </w:p>
    <w:p w14:paraId="0252D180"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If application date is already available for other members in the application, then use the existing earliest application date out of all other member’s application date.</w:t>
      </w:r>
    </w:p>
    <w:p w14:paraId="3E3BD5CB"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If no existing application date is available for any other member, then set the newly added member’s application date to application submission date.</w:t>
      </w:r>
    </w:p>
    <w:p w14:paraId="1885B2BB"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End of flow.</w:t>
      </w:r>
    </w:p>
    <w:p w14:paraId="5C265C37" w14:textId="77777777" w:rsidR="00CD0381" w:rsidRPr="00896B36" w:rsidRDefault="00CD0381" w:rsidP="00CD0381">
      <w:pPr>
        <w:pStyle w:val="ListParagraph"/>
        <w:ind w:left="1350"/>
        <w:contextualSpacing w:val="0"/>
        <w:rPr>
          <w:rFonts w:asciiTheme="minorHAnsi" w:hAnsiTheme="minorHAnsi"/>
          <w:color w:val="000000"/>
        </w:rPr>
      </w:pPr>
    </w:p>
    <w:p w14:paraId="46AC913B" w14:textId="77777777" w:rsidR="00CD0381" w:rsidRPr="00896B36" w:rsidRDefault="00CD0381" w:rsidP="00CD0381">
      <w:pPr>
        <w:pStyle w:val="ListParagraph"/>
        <w:ind w:left="1350"/>
        <w:contextualSpacing w:val="0"/>
        <w:rPr>
          <w:rFonts w:asciiTheme="minorHAnsi" w:hAnsiTheme="minorHAnsi"/>
          <w:color w:val="000000"/>
        </w:rPr>
      </w:pPr>
    </w:p>
    <w:p w14:paraId="654C69CF" w14:textId="77777777" w:rsidR="00CD0381" w:rsidRDefault="00CD0381" w:rsidP="00CD0381">
      <w:pPr>
        <w:pStyle w:val="Heading3"/>
        <w:numPr>
          <w:ilvl w:val="0"/>
          <w:numId w:val="0"/>
        </w:numPr>
        <w:ind w:left="1040" w:hanging="320"/>
        <w:rPr>
          <w:rFonts w:ascii="Arial" w:hAnsi="Arial" w:cs="Arial"/>
        </w:rPr>
      </w:pPr>
      <w:r>
        <w:rPr>
          <w:rFonts w:ascii="Arial" w:hAnsi="Arial" w:cs="Arial"/>
        </w:rPr>
        <w:t xml:space="preserve">6.43.8 </w:t>
      </w:r>
      <w:r w:rsidRPr="004342C6">
        <w:rPr>
          <w:rFonts w:ascii="Arial" w:hAnsi="Arial" w:cs="Arial"/>
        </w:rPr>
        <w:t>User Pages and Input</w:t>
      </w:r>
    </w:p>
    <w:p w14:paraId="3F842130" w14:textId="77777777" w:rsidR="00CD0381" w:rsidRPr="00C57D35" w:rsidRDefault="00CD0381" w:rsidP="00CD0381">
      <w:pPr>
        <w:pStyle w:val="Hints"/>
        <w:spacing w:after="200"/>
        <w:ind w:left="320" w:firstLine="720"/>
        <w:rPr>
          <w:rFonts w:eastAsiaTheme="minorHAnsi" w:cs="Arial"/>
          <w:color w:val="auto"/>
          <w:sz w:val="22"/>
          <w:szCs w:val="22"/>
        </w:rPr>
      </w:pPr>
      <w:r w:rsidRPr="004342C6">
        <w:rPr>
          <w:rFonts w:eastAsiaTheme="minorHAnsi" w:cs="Arial"/>
          <w:color w:val="auto"/>
          <w:sz w:val="22"/>
          <w:szCs w:val="22"/>
        </w:rPr>
        <w:t>Not Applicable</w:t>
      </w:r>
    </w:p>
    <w:p w14:paraId="4AF9F2FF" w14:textId="77777777" w:rsidR="00CD0381" w:rsidRPr="00896B36" w:rsidRDefault="00CD0381" w:rsidP="00CD0381">
      <w:pPr>
        <w:rPr>
          <w:rFonts w:asciiTheme="minorHAnsi" w:hAnsiTheme="minorHAnsi"/>
          <w:color w:val="000000"/>
        </w:rPr>
      </w:pPr>
    </w:p>
    <w:p w14:paraId="71EC0231" w14:textId="77777777" w:rsidR="00CD0381" w:rsidRPr="00896B36" w:rsidRDefault="00CD0381" w:rsidP="00CD0381">
      <w:pPr>
        <w:pStyle w:val="Heading3"/>
        <w:numPr>
          <w:ilvl w:val="0"/>
          <w:numId w:val="0"/>
        </w:numPr>
        <w:ind w:left="720"/>
      </w:pPr>
      <w:bookmarkStart w:id="1100" w:name="_Toc137027859"/>
      <w:r>
        <w:t xml:space="preserve">6.43.9 </w:t>
      </w:r>
      <w:r w:rsidRPr="00896B36">
        <w:t>Proposed Solution Specification</w:t>
      </w:r>
      <w:bookmarkEnd w:id="1100"/>
    </w:p>
    <w:p w14:paraId="061CFEAD" w14:textId="77777777" w:rsidR="00CD0381" w:rsidRPr="00F11EDE" w:rsidRDefault="00CD0381" w:rsidP="00CD0381">
      <w:pPr>
        <w:pStyle w:val="Caption"/>
        <w:keepNext/>
        <w:jc w:val="center"/>
        <w:rPr>
          <w:rFonts w:cs="Arial"/>
        </w:rPr>
      </w:pPr>
      <w:bookmarkStart w:id="1101" w:name="_Toc137027910"/>
      <w:r w:rsidRPr="00F11EDE">
        <w:rPr>
          <w:rFonts w:cs="Arial"/>
        </w:rPr>
        <w:t xml:space="preserve">Table </w:t>
      </w:r>
      <w:r w:rsidRPr="00F11EDE">
        <w:rPr>
          <w:rFonts w:cs="Arial"/>
        </w:rPr>
        <w:fldChar w:fldCharType="begin"/>
      </w:r>
      <w:r w:rsidRPr="00F11EDE">
        <w:rPr>
          <w:rFonts w:cs="Arial"/>
        </w:rPr>
        <w:instrText xml:space="preserve"> SEQ Table \* ARABIC </w:instrText>
      </w:r>
      <w:r w:rsidRPr="00F11EDE">
        <w:rPr>
          <w:rFonts w:cs="Arial"/>
        </w:rPr>
        <w:fldChar w:fldCharType="separate"/>
      </w:r>
      <w:r w:rsidRPr="00F11EDE">
        <w:rPr>
          <w:rFonts w:cs="Arial"/>
        </w:rPr>
        <w:t>53</w:t>
      </w:r>
      <w:r w:rsidRPr="00F11EDE">
        <w:rPr>
          <w:rFonts w:cs="Arial"/>
        </w:rPr>
        <w:fldChar w:fldCharType="end"/>
      </w:r>
      <w:r w:rsidRPr="00F11EDE">
        <w:rPr>
          <w:rFonts w:cs="Arial"/>
        </w:rPr>
        <w:t>. CCE.PC.</w:t>
      </w:r>
      <w:r>
        <w:rPr>
          <w:rFonts w:cs="Arial"/>
        </w:rPr>
        <w:t>44</w:t>
      </w:r>
      <w:r w:rsidRPr="00F11EDE">
        <w:rPr>
          <w:rFonts w:cs="Arial"/>
        </w:rPr>
        <w:t xml:space="preserve"> Product Capabilities Specification</w:t>
      </w:r>
      <w:bookmarkEnd w:id="1101"/>
    </w:p>
    <w:tbl>
      <w:tblPr>
        <w:tblW w:w="927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57"/>
        <w:gridCol w:w="7313"/>
      </w:tblGrid>
      <w:tr w:rsidR="00CD0381" w:rsidRPr="00896B36" w14:paraId="28FFF333" w14:textId="77777777" w:rsidTr="005B7B52">
        <w:trPr>
          <w:cantSplit/>
          <w:trHeight w:val="300"/>
          <w:tblHeader/>
        </w:trPr>
        <w:tc>
          <w:tcPr>
            <w:tcW w:w="1957" w:type="dxa"/>
            <w:shd w:val="clear" w:color="auto" w:fill="4C8B3F" w:themeFill="background2"/>
            <w:hideMark/>
          </w:tcPr>
          <w:p w14:paraId="2162E37A" w14:textId="77777777" w:rsidR="00CD0381" w:rsidRPr="00896B36" w:rsidRDefault="00CD0381" w:rsidP="005B7B52">
            <w:pPr>
              <w:jc w:val="center"/>
              <w:rPr>
                <w:rFonts w:asciiTheme="minorHAnsi" w:hAnsiTheme="minorHAnsi"/>
                <w:b/>
                <w:color w:val="FFFFFF" w:themeColor="background1"/>
              </w:rPr>
            </w:pPr>
            <w:r w:rsidRPr="00896B36">
              <w:rPr>
                <w:rFonts w:asciiTheme="minorHAnsi" w:hAnsiTheme="minorHAnsi"/>
                <w:b/>
                <w:bCs/>
                <w:color w:val="FFFFFF" w:themeColor="background1"/>
              </w:rPr>
              <w:t>Product Capability Specification ID</w:t>
            </w:r>
          </w:p>
        </w:tc>
        <w:tc>
          <w:tcPr>
            <w:tcW w:w="7313" w:type="dxa"/>
            <w:shd w:val="clear" w:color="auto" w:fill="4C8B3F" w:themeFill="background2"/>
          </w:tcPr>
          <w:p w14:paraId="69BD94BD" w14:textId="77777777" w:rsidR="00CD0381" w:rsidRPr="00896B36" w:rsidRDefault="00CD0381" w:rsidP="005B7B52">
            <w:pPr>
              <w:jc w:val="center"/>
              <w:rPr>
                <w:rFonts w:asciiTheme="minorHAnsi" w:hAnsiTheme="minorHAnsi"/>
                <w:b/>
                <w:bCs/>
                <w:color w:val="FFFFFF" w:themeColor="background1"/>
              </w:rPr>
            </w:pPr>
            <w:r w:rsidRPr="00896B36">
              <w:rPr>
                <w:rFonts w:asciiTheme="minorHAnsi" w:hAnsiTheme="minorHAnsi"/>
                <w:b/>
                <w:bCs/>
                <w:color w:val="FFFFFF" w:themeColor="background1"/>
              </w:rPr>
              <w:t>Product Capability Specification</w:t>
            </w:r>
          </w:p>
        </w:tc>
      </w:tr>
      <w:tr w:rsidR="00CD0381" w:rsidRPr="00896B36" w14:paraId="080E09BD" w14:textId="77777777" w:rsidTr="005B7B52">
        <w:trPr>
          <w:trHeight w:val="350"/>
        </w:trPr>
        <w:tc>
          <w:tcPr>
            <w:tcW w:w="1957" w:type="dxa"/>
            <w:shd w:val="clear" w:color="auto" w:fill="FFFFFF" w:themeFill="background1"/>
            <w:vAlign w:val="center"/>
          </w:tcPr>
          <w:p w14:paraId="7E21AB83" w14:textId="77777777" w:rsidR="00CD0381" w:rsidRPr="00896B36" w:rsidRDefault="00CD0381" w:rsidP="005B7B52">
            <w:pPr>
              <w:rPr>
                <w:rFonts w:asciiTheme="minorHAnsi" w:hAnsiTheme="minorHAnsi"/>
                <w:color w:val="000000"/>
              </w:rPr>
            </w:pPr>
            <w:r>
              <w:rPr>
                <w:color w:val="000000"/>
                <w:sz w:val="24"/>
                <w:szCs w:val="24"/>
              </w:rPr>
              <w:t>UASD</w:t>
            </w:r>
            <w:r w:rsidRPr="00EF467E">
              <w:rPr>
                <w:color w:val="000000"/>
                <w:sz w:val="24"/>
                <w:szCs w:val="24"/>
              </w:rPr>
              <w:t>S.PCS.01.001</w:t>
            </w:r>
          </w:p>
        </w:tc>
        <w:tc>
          <w:tcPr>
            <w:tcW w:w="7313" w:type="dxa"/>
            <w:shd w:val="clear" w:color="auto" w:fill="FFFFFF" w:themeFill="background1"/>
          </w:tcPr>
          <w:p w14:paraId="6CBDC56F" w14:textId="77777777" w:rsidR="00CD0381" w:rsidRDefault="00CD0381" w:rsidP="005B7B52">
            <w:pPr>
              <w:rPr>
                <w:color w:val="060808" w:themeColor="text1"/>
                <w:sz w:val="24"/>
                <w:szCs w:val="24"/>
              </w:rPr>
            </w:pPr>
            <w:r w:rsidRPr="00EF467E">
              <w:rPr>
                <w:color w:val="060808" w:themeColor="text1"/>
                <w:sz w:val="24"/>
                <w:szCs w:val="24"/>
              </w:rPr>
              <w:t xml:space="preserve">The system </w:t>
            </w:r>
            <w:r>
              <w:rPr>
                <w:color w:val="060808" w:themeColor="text1"/>
                <w:sz w:val="24"/>
                <w:szCs w:val="24"/>
              </w:rPr>
              <w:t xml:space="preserve">shall provide the ability to set the application date for the member as per </w:t>
            </w:r>
            <w:hyperlink w:anchor="Applicationdatesettingrules" w:history="1">
              <w:r w:rsidRPr="007B7B7F">
                <w:rPr>
                  <w:rStyle w:val="Hyperlink"/>
                  <w:sz w:val="24"/>
                  <w:szCs w:val="24"/>
                </w:rPr>
                <w:t>Application date setting rule</w:t>
              </w:r>
            </w:hyperlink>
            <w:r>
              <w:rPr>
                <w:rStyle w:val="Hyperlink"/>
                <w:sz w:val="24"/>
                <w:szCs w:val="24"/>
              </w:rPr>
              <w:t>s</w:t>
            </w:r>
            <w:r>
              <w:rPr>
                <w:color w:val="060808" w:themeColor="text1"/>
                <w:sz w:val="24"/>
                <w:szCs w:val="24"/>
              </w:rPr>
              <w:t xml:space="preserve"> when the FA and Non-FA application is determined as part of the below mentioned events.  </w:t>
            </w:r>
          </w:p>
          <w:p w14:paraId="474C3579" w14:textId="77777777" w:rsidR="00CD0381" w:rsidRDefault="00CD0381" w:rsidP="005B7B52">
            <w:pPr>
              <w:rPr>
                <w:color w:val="060808" w:themeColor="text1"/>
                <w:sz w:val="24"/>
                <w:szCs w:val="24"/>
              </w:rPr>
            </w:pPr>
          </w:p>
          <w:p w14:paraId="51AC506D" w14:textId="77777777" w:rsidR="00CD0381" w:rsidRDefault="00CD0381" w:rsidP="0079429D">
            <w:pPr>
              <w:pStyle w:val="ListParagraph"/>
              <w:numPr>
                <w:ilvl w:val="0"/>
                <w:numId w:val="708"/>
              </w:numPr>
              <w:contextualSpacing w:val="0"/>
              <w:rPr>
                <w:color w:val="060808" w:themeColor="text1"/>
                <w:sz w:val="24"/>
                <w:szCs w:val="24"/>
              </w:rPr>
            </w:pPr>
            <w:r>
              <w:rPr>
                <w:color w:val="060808" w:themeColor="text1"/>
                <w:sz w:val="24"/>
                <w:szCs w:val="24"/>
              </w:rPr>
              <w:t>Initial Application Submission.</w:t>
            </w:r>
          </w:p>
          <w:p w14:paraId="5A964DE6" w14:textId="77777777" w:rsidR="00CD0381" w:rsidRPr="00801CE0" w:rsidRDefault="00CD0381" w:rsidP="0079429D">
            <w:pPr>
              <w:pStyle w:val="ListParagraph"/>
              <w:numPr>
                <w:ilvl w:val="0"/>
                <w:numId w:val="708"/>
              </w:numPr>
              <w:contextualSpacing w:val="0"/>
              <w:rPr>
                <w:color w:val="060808" w:themeColor="text1"/>
                <w:sz w:val="24"/>
                <w:szCs w:val="24"/>
              </w:rPr>
            </w:pPr>
            <w:r w:rsidRPr="00801CE0">
              <w:rPr>
                <w:color w:val="060808" w:themeColor="text1"/>
                <w:sz w:val="24"/>
                <w:szCs w:val="24"/>
              </w:rPr>
              <w:t>QHP &amp; Mixed Household Renewal Process.</w:t>
            </w:r>
          </w:p>
          <w:p w14:paraId="53374466" w14:textId="77777777" w:rsidR="00CD0381" w:rsidRDefault="00CD0381" w:rsidP="0079429D">
            <w:pPr>
              <w:pStyle w:val="ListParagraph"/>
              <w:numPr>
                <w:ilvl w:val="0"/>
                <w:numId w:val="708"/>
              </w:numPr>
              <w:contextualSpacing w:val="0"/>
              <w:rPr>
                <w:color w:val="060808" w:themeColor="text1"/>
                <w:sz w:val="24"/>
                <w:szCs w:val="24"/>
              </w:rPr>
            </w:pPr>
            <w:r w:rsidRPr="00801CE0">
              <w:rPr>
                <w:color w:val="060808" w:themeColor="text1"/>
                <w:sz w:val="24"/>
                <w:szCs w:val="24"/>
              </w:rPr>
              <w:t>Medicaid Renewal Process</w:t>
            </w:r>
            <w:r>
              <w:rPr>
                <w:color w:val="060808" w:themeColor="text1"/>
                <w:sz w:val="24"/>
                <w:szCs w:val="24"/>
              </w:rPr>
              <w:t xml:space="preserve"> </w:t>
            </w:r>
            <w:r w:rsidRPr="00801CE0">
              <w:rPr>
                <w:color w:val="060808" w:themeColor="text1"/>
                <w:sz w:val="24"/>
                <w:szCs w:val="24"/>
              </w:rPr>
              <w:t xml:space="preserve">(Including Express Lane, SNAP, Admin </w:t>
            </w:r>
            <w:r>
              <w:rPr>
                <w:color w:val="060808" w:themeColor="text1"/>
                <w:sz w:val="24"/>
                <w:szCs w:val="24"/>
              </w:rPr>
              <w:t>renewal</w:t>
            </w:r>
            <w:r w:rsidRPr="00801CE0">
              <w:rPr>
                <w:color w:val="060808" w:themeColor="text1"/>
                <w:sz w:val="24"/>
                <w:szCs w:val="24"/>
              </w:rPr>
              <w:t>)</w:t>
            </w:r>
          </w:p>
          <w:p w14:paraId="0A47E0B7" w14:textId="77777777" w:rsidR="00CD0381" w:rsidRPr="00801CE0" w:rsidRDefault="00CD0381" w:rsidP="0079429D">
            <w:pPr>
              <w:pStyle w:val="ListParagraph"/>
              <w:numPr>
                <w:ilvl w:val="0"/>
                <w:numId w:val="708"/>
              </w:numPr>
              <w:contextualSpacing w:val="0"/>
              <w:rPr>
                <w:color w:val="060808" w:themeColor="text1"/>
                <w:sz w:val="24"/>
                <w:szCs w:val="24"/>
              </w:rPr>
            </w:pPr>
            <w:r w:rsidRPr="00801CE0">
              <w:rPr>
                <w:color w:val="060808" w:themeColor="text1"/>
                <w:sz w:val="24"/>
                <w:szCs w:val="24"/>
              </w:rPr>
              <w:t xml:space="preserve">Any </w:t>
            </w:r>
            <w:r>
              <w:rPr>
                <w:color w:val="060808" w:themeColor="text1"/>
                <w:sz w:val="24"/>
                <w:szCs w:val="24"/>
              </w:rPr>
              <w:t>s</w:t>
            </w:r>
            <w:r w:rsidRPr="00801CE0">
              <w:rPr>
                <w:color w:val="060808" w:themeColor="text1"/>
                <w:sz w:val="24"/>
                <w:szCs w:val="24"/>
              </w:rPr>
              <w:t>ystematic batch redetermination.</w:t>
            </w:r>
          </w:p>
          <w:p w14:paraId="02846FED" w14:textId="77777777" w:rsidR="00CD0381" w:rsidRDefault="00CD0381" w:rsidP="0079429D">
            <w:pPr>
              <w:pStyle w:val="ListParagraph"/>
              <w:numPr>
                <w:ilvl w:val="0"/>
                <w:numId w:val="708"/>
              </w:numPr>
              <w:contextualSpacing w:val="0"/>
              <w:rPr>
                <w:color w:val="060808" w:themeColor="text1"/>
                <w:sz w:val="24"/>
                <w:szCs w:val="24"/>
              </w:rPr>
            </w:pPr>
            <w:r>
              <w:rPr>
                <w:color w:val="060808" w:themeColor="text1"/>
                <w:sz w:val="24"/>
                <w:szCs w:val="24"/>
              </w:rPr>
              <w:t>User driven r</w:t>
            </w:r>
            <w:r w:rsidRPr="00801CE0">
              <w:rPr>
                <w:color w:val="060808" w:themeColor="text1"/>
                <w:sz w:val="24"/>
                <w:szCs w:val="24"/>
              </w:rPr>
              <w:t>e</w:t>
            </w:r>
            <w:r>
              <w:rPr>
                <w:color w:val="060808" w:themeColor="text1"/>
                <w:sz w:val="24"/>
                <w:szCs w:val="24"/>
              </w:rPr>
              <w:t>determination</w:t>
            </w:r>
            <w:r w:rsidRPr="00801CE0">
              <w:rPr>
                <w:color w:val="060808" w:themeColor="text1"/>
                <w:sz w:val="24"/>
                <w:szCs w:val="24"/>
              </w:rPr>
              <w:t xml:space="preserve"> </w:t>
            </w:r>
            <w:r>
              <w:rPr>
                <w:color w:val="060808" w:themeColor="text1"/>
                <w:sz w:val="24"/>
                <w:szCs w:val="24"/>
              </w:rPr>
              <w:t xml:space="preserve">performed </w:t>
            </w:r>
            <w:r w:rsidRPr="00801CE0">
              <w:rPr>
                <w:color w:val="060808" w:themeColor="text1"/>
                <w:sz w:val="24"/>
                <w:szCs w:val="24"/>
              </w:rPr>
              <w:t xml:space="preserve">through Agent portal. </w:t>
            </w:r>
          </w:p>
          <w:p w14:paraId="2DC6875A" w14:textId="77777777" w:rsidR="00CD0381" w:rsidRPr="00801CE0" w:rsidRDefault="00CD0381" w:rsidP="0079429D">
            <w:pPr>
              <w:pStyle w:val="ListParagraph"/>
              <w:numPr>
                <w:ilvl w:val="0"/>
                <w:numId w:val="708"/>
              </w:numPr>
              <w:contextualSpacing w:val="0"/>
              <w:rPr>
                <w:color w:val="060808" w:themeColor="text1"/>
                <w:sz w:val="24"/>
                <w:szCs w:val="24"/>
              </w:rPr>
            </w:pPr>
            <w:r>
              <w:rPr>
                <w:color w:val="060808" w:themeColor="text1"/>
                <w:sz w:val="24"/>
                <w:szCs w:val="24"/>
              </w:rPr>
              <w:t>Re-determination happens through periodic data match.</w:t>
            </w:r>
          </w:p>
          <w:p w14:paraId="344360A3" w14:textId="77777777" w:rsidR="00CD0381" w:rsidRDefault="00CD0381" w:rsidP="0079429D">
            <w:pPr>
              <w:pStyle w:val="ListParagraph"/>
              <w:numPr>
                <w:ilvl w:val="0"/>
                <w:numId w:val="708"/>
              </w:numPr>
              <w:contextualSpacing w:val="0"/>
              <w:rPr>
                <w:color w:val="060808" w:themeColor="text1"/>
                <w:sz w:val="24"/>
                <w:szCs w:val="24"/>
              </w:rPr>
            </w:pPr>
            <w:r w:rsidRPr="00801CE0">
              <w:rPr>
                <w:color w:val="060808" w:themeColor="text1"/>
                <w:sz w:val="24"/>
                <w:szCs w:val="24"/>
              </w:rPr>
              <w:lastRenderedPageBreak/>
              <w:t>The user responds to prepopulated form and navigate through complete application</w:t>
            </w:r>
            <w:r>
              <w:rPr>
                <w:color w:val="060808" w:themeColor="text1"/>
                <w:sz w:val="24"/>
                <w:szCs w:val="24"/>
              </w:rPr>
              <w:t>.</w:t>
            </w:r>
          </w:p>
          <w:p w14:paraId="17DF2F00" w14:textId="77777777" w:rsidR="00CD0381" w:rsidRPr="00801CE0" w:rsidRDefault="00CD0381" w:rsidP="0079429D">
            <w:pPr>
              <w:pStyle w:val="ListParagraph"/>
              <w:numPr>
                <w:ilvl w:val="0"/>
                <w:numId w:val="708"/>
              </w:numPr>
              <w:contextualSpacing w:val="0"/>
              <w:rPr>
                <w:color w:val="060808" w:themeColor="text1"/>
                <w:sz w:val="24"/>
                <w:szCs w:val="24"/>
              </w:rPr>
            </w:pPr>
            <w:r>
              <w:rPr>
                <w:color w:val="060808" w:themeColor="text1"/>
                <w:sz w:val="24"/>
                <w:szCs w:val="24"/>
              </w:rPr>
              <w:t xml:space="preserve">The user responds to job update from and navigate through complete SSAP application </w:t>
            </w:r>
            <w:r>
              <w:rPr>
                <w:rFonts w:asciiTheme="minorHAnsi" w:eastAsia="Times New Roman" w:hAnsiTheme="minorHAnsi"/>
              </w:rPr>
              <w:t>(Agent portal user uses application source as ‘Paper/Phone/In-Person’)</w:t>
            </w:r>
            <w:r>
              <w:rPr>
                <w:color w:val="060808" w:themeColor="text1"/>
                <w:sz w:val="24"/>
                <w:szCs w:val="24"/>
              </w:rPr>
              <w:t xml:space="preserve">. </w:t>
            </w:r>
          </w:p>
          <w:p w14:paraId="681AC80C" w14:textId="77777777" w:rsidR="00CD0381" w:rsidRPr="00801CE0" w:rsidRDefault="00CD0381" w:rsidP="0079429D">
            <w:pPr>
              <w:pStyle w:val="ListParagraph"/>
              <w:numPr>
                <w:ilvl w:val="0"/>
                <w:numId w:val="708"/>
              </w:numPr>
              <w:contextualSpacing w:val="0"/>
              <w:rPr>
                <w:color w:val="060808" w:themeColor="text1"/>
                <w:sz w:val="24"/>
                <w:szCs w:val="24"/>
              </w:rPr>
            </w:pPr>
            <w:r w:rsidRPr="00801CE0">
              <w:rPr>
                <w:color w:val="060808" w:themeColor="text1"/>
                <w:sz w:val="24"/>
                <w:szCs w:val="24"/>
              </w:rPr>
              <w:t>The user reports a Full or Partial report a change</w:t>
            </w:r>
            <w:r>
              <w:rPr>
                <w:color w:val="060808" w:themeColor="text1"/>
                <w:sz w:val="24"/>
                <w:szCs w:val="24"/>
              </w:rPr>
              <w:t>.</w:t>
            </w:r>
          </w:p>
          <w:p w14:paraId="66796546" w14:textId="77777777" w:rsidR="00CD0381" w:rsidRDefault="00CD0381" w:rsidP="005B7B52">
            <w:pPr>
              <w:rPr>
                <w:color w:val="060808" w:themeColor="text1"/>
                <w:sz w:val="24"/>
                <w:szCs w:val="24"/>
              </w:rPr>
            </w:pPr>
          </w:p>
          <w:p w14:paraId="5A2F245E" w14:textId="77777777" w:rsidR="00CD0381" w:rsidRDefault="00CD0381" w:rsidP="005B7B52">
            <w:pPr>
              <w:rPr>
                <w:color w:val="060808" w:themeColor="text1"/>
                <w:sz w:val="24"/>
                <w:szCs w:val="24"/>
              </w:rPr>
            </w:pPr>
            <w:r>
              <w:rPr>
                <w:color w:val="060808" w:themeColor="text1"/>
                <w:sz w:val="24"/>
                <w:szCs w:val="24"/>
              </w:rPr>
              <w:t xml:space="preserve">Example- </w:t>
            </w:r>
          </w:p>
          <w:p w14:paraId="5D93003D" w14:textId="77777777" w:rsidR="00CD0381" w:rsidRDefault="00CD0381" w:rsidP="0079429D">
            <w:pPr>
              <w:pStyle w:val="ListParagraph"/>
              <w:numPr>
                <w:ilvl w:val="0"/>
                <w:numId w:val="709"/>
              </w:numPr>
              <w:contextualSpacing w:val="0"/>
              <w:rPr>
                <w:color w:val="060808" w:themeColor="text1"/>
                <w:sz w:val="24"/>
                <w:szCs w:val="24"/>
              </w:rPr>
            </w:pPr>
            <w:r w:rsidRPr="00936211">
              <w:rPr>
                <w:color w:val="060808" w:themeColor="text1"/>
                <w:sz w:val="24"/>
                <w:szCs w:val="24"/>
              </w:rPr>
              <w:t>There is an application exist</w:t>
            </w:r>
            <w:r>
              <w:rPr>
                <w:color w:val="060808" w:themeColor="text1"/>
                <w:sz w:val="24"/>
                <w:szCs w:val="24"/>
              </w:rPr>
              <w:t>ing</w:t>
            </w:r>
            <w:r w:rsidRPr="00936211">
              <w:rPr>
                <w:color w:val="060808" w:themeColor="text1"/>
                <w:sz w:val="24"/>
                <w:szCs w:val="24"/>
              </w:rPr>
              <w:t xml:space="preserve"> in the HIX system prior to R29 change go live with below data.</w:t>
            </w:r>
          </w:p>
          <w:p w14:paraId="6B7D190C" w14:textId="77777777" w:rsidR="00CD0381" w:rsidRPr="00936211" w:rsidRDefault="00CD0381" w:rsidP="005B7B52">
            <w:pPr>
              <w:pStyle w:val="ListParagraph"/>
              <w:rPr>
                <w:color w:val="060808" w:themeColor="text1"/>
                <w:sz w:val="24"/>
                <w:szCs w:val="24"/>
              </w:rPr>
            </w:pPr>
            <w:r>
              <w:rPr>
                <w:color w:val="060808" w:themeColor="text1"/>
                <w:sz w:val="24"/>
                <w:szCs w:val="24"/>
              </w:rPr>
              <w:t>Eligibility Plan Year – 2024</w:t>
            </w:r>
          </w:p>
          <w:p w14:paraId="3936C8FC" w14:textId="77777777" w:rsidR="00CD0381" w:rsidRPr="00936211" w:rsidRDefault="00CD0381" w:rsidP="0079429D">
            <w:pPr>
              <w:pStyle w:val="ListParagraph"/>
              <w:numPr>
                <w:ilvl w:val="0"/>
                <w:numId w:val="710"/>
              </w:numPr>
              <w:contextualSpacing w:val="0"/>
              <w:rPr>
                <w:color w:val="060808" w:themeColor="text1"/>
                <w:sz w:val="24"/>
                <w:szCs w:val="24"/>
              </w:rPr>
            </w:pPr>
            <w:r w:rsidRPr="00936211">
              <w:rPr>
                <w:color w:val="060808" w:themeColor="text1"/>
                <w:sz w:val="24"/>
                <w:szCs w:val="24"/>
              </w:rPr>
              <w:t xml:space="preserve">John Wright – Medicaid Eligible – Application Date – </w:t>
            </w:r>
            <w:r>
              <w:rPr>
                <w:color w:val="060808" w:themeColor="text1"/>
                <w:sz w:val="24"/>
                <w:szCs w:val="24"/>
              </w:rPr>
              <w:t>9</w:t>
            </w:r>
            <w:r w:rsidRPr="00936211">
              <w:rPr>
                <w:color w:val="060808" w:themeColor="text1"/>
                <w:sz w:val="24"/>
                <w:szCs w:val="24"/>
              </w:rPr>
              <w:t>/26/2023</w:t>
            </w:r>
          </w:p>
          <w:p w14:paraId="05C94D7B" w14:textId="77777777" w:rsidR="00CD0381" w:rsidRPr="00936211" w:rsidRDefault="00CD0381" w:rsidP="0079429D">
            <w:pPr>
              <w:pStyle w:val="ListParagraph"/>
              <w:numPr>
                <w:ilvl w:val="0"/>
                <w:numId w:val="710"/>
              </w:numPr>
              <w:contextualSpacing w:val="0"/>
              <w:rPr>
                <w:color w:val="060808" w:themeColor="text1"/>
                <w:sz w:val="24"/>
                <w:szCs w:val="24"/>
              </w:rPr>
            </w:pPr>
            <w:r w:rsidRPr="00936211">
              <w:rPr>
                <w:color w:val="060808" w:themeColor="text1"/>
                <w:sz w:val="24"/>
                <w:szCs w:val="24"/>
              </w:rPr>
              <w:t>Jane Wright – QHP Eligible- Application Date- Null</w:t>
            </w:r>
          </w:p>
          <w:p w14:paraId="16AE2AAC" w14:textId="77777777" w:rsidR="00CD0381" w:rsidRDefault="00CD0381" w:rsidP="005B7B52">
            <w:pPr>
              <w:rPr>
                <w:color w:val="060808" w:themeColor="text1"/>
                <w:sz w:val="24"/>
                <w:szCs w:val="24"/>
              </w:rPr>
            </w:pPr>
          </w:p>
          <w:p w14:paraId="32A7CACC" w14:textId="77777777" w:rsidR="00CD0381" w:rsidRDefault="00CD0381" w:rsidP="0079429D">
            <w:pPr>
              <w:pStyle w:val="ListParagraph"/>
              <w:numPr>
                <w:ilvl w:val="0"/>
                <w:numId w:val="709"/>
              </w:numPr>
              <w:contextualSpacing w:val="0"/>
              <w:rPr>
                <w:color w:val="060808" w:themeColor="text1"/>
                <w:sz w:val="24"/>
                <w:szCs w:val="24"/>
              </w:rPr>
            </w:pPr>
            <w:r>
              <w:rPr>
                <w:color w:val="060808" w:themeColor="text1"/>
                <w:sz w:val="24"/>
                <w:szCs w:val="24"/>
              </w:rPr>
              <w:t>On 2/15/2024 t</w:t>
            </w:r>
            <w:r w:rsidRPr="00936211">
              <w:rPr>
                <w:color w:val="060808" w:themeColor="text1"/>
                <w:sz w:val="24"/>
                <w:szCs w:val="24"/>
              </w:rPr>
              <w:t xml:space="preserve">he user </w:t>
            </w:r>
            <w:r>
              <w:rPr>
                <w:color w:val="060808" w:themeColor="text1"/>
                <w:sz w:val="24"/>
                <w:szCs w:val="24"/>
              </w:rPr>
              <w:t>reports a RAC and changes the application type to non-financial assistance and submits it which results in below data change.</w:t>
            </w:r>
          </w:p>
          <w:p w14:paraId="6A1BC46E" w14:textId="77777777" w:rsidR="00CD0381" w:rsidRPr="00837F7F" w:rsidRDefault="00CD0381" w:rsidP="0079429D">
            <w:pPr>
              <w:pStyle w:val="ListParagraph"/>
              <w:numPr>
                <w:ilvl w:val="0"/>
                <w:numId w:val="710"/>
              </w:numPr>
              <w:contextualSpacing w:val="0"/>
              <w:rPr>
                <w:color w:val="060808" w:themeColor="text1"/>
                <w:sz w:val="24"/>
                <w:szCs w:val="24"/>
              </w:rPr>
            </w:pPr>
            <w:r w:rsidRPr="00837F7F">
              <w:rPr>
                <w:color w:val="060808" w:themeColor="text1"/>
                <w:sz w:val="24"/>
                <w:szCs w:val="24"/>
              </w:rPr>
              <w:t xml:space="preserve">John Wright – </w:t>
            </w:r>
            <w:r>
              <w:rPr>
                <w:color w:val="060808" w:themeColor="text1"/>
                <w:sz w:val="24"/>
                <w:szCs w:val="24"/>
              </w:rPr>
              <w:t xml:space="preserve">QHP </w:t>
            </w:r>
            <w:r w:rsidRPr="00837F7F">
              <w:rPr>
                <w:color w:val="060808" w:themeColor="text1"/>
                <w:sz w:val="24"/>
                <w:szCs w:val="24"/>
              </w:rPr>
              <w:t xml:space="preserve">Eligible – Application Date – </w:t>
            </w:r>
            <w:r>
              <w:rPr>
                <w:color w:val="060808" w:themeColor="text1"/>
                <w:sz w:val="24"/>
                <w:szCs w:val="24"/>
              </w:rPr>
              <w:t>2/15/24</w:t>
            </w:r>
          </w:p>
          <w:p w14:paraId="464BA560" w14:textId="77777777" w:rsidR="00CD0381" w:rsidRDefault="00CD0381" w:rsidP="0079429D">
            <w:pPr>
              <w:pStyle w:val="ListParagraph"/>
              <w:numPr>
                <w:ilvl w:val="0"/>
                <w:numId w:val="710"/>
              </w:numPr>
              <w:contextualSpacing w:val="0"/>
              <w:rPr>
                <w:color w:val="060808" w:themeColor="text1"/>
                <w:sz w:val="24"/>
                <w:szCs w:val="24"/>
              </w:rPr>
            </w:pPr>
            <w:r w:rsidRPr="00837F7F">
              <w:rPr>
                <w:color w:val="060808" w:themeColor="text1"/>
                <w:sz w:val="24"/>
                <w:szCs w:val="24"/>
              </w:rPr>
              <w:t xml:space="preserve">Jane Wright – QHP Eligible- Application Date- </w:t>
            </w:r>
            <w:r>
              <w:rPr>
                <w:color w:val="060808" w:themeColor="text1"/>
                <w:sz w:val="24"/>
                <w:szCs w:val="24"/>
              </w:rPr>
              <w:t>2/15/24</w:t>
            </w:r>
          </w:p>
          <w:p w14:paraId="5F141F8D" w14:textId="77777777" w:rsidR="00CD0381" w:rsidRDefault="00CD0381" w:rsidP="005B7B52">
            <w:pPr>
              <w:pStyle w:val="ListParagraph"/>
              <w:rPr>
                <w:color w:val="060808" w:themeColor="text1"/>
                <w:sz w:val="24"/>
                <w:szCs w:val="24"/>
              </w:rPr>
            </w:pPr>
          </w:p>
          <w:p w14:paraId="220B4F99" w14:textId="77777777" w:rsidR="00CD0381" w:rsidRDefault="00CD0381" w:rsidP="0079429D">
            <w:pPr>
              <w:pStyle w:val="ListParagraph"/>
              <w:numPr>
                <w:ilvl w:val="0"/>
                <w:numId w:val="709"/>
              </w:numPr>
              <w:contextualSpacing w:val="0"/>
              <w:rPr>
                <w:color w:val="060808" w:themeColor="text1"/>
                <w:sz w:val="24"/>
                <w:szCs w:val="24"/>
              </w:rPr>
            </w:pPr>
            <w:r>
              <w:rPr>
                <w:color w:val="060808" w:themeColor="text1"/>
                <w:sz w:val="24"/>
                <w:szCs w:val="24"/>
              </w:rPr>
              <w:t>As on 4/15/2024 the user reports a RAC and again change the application type to financial assistance type and submits it which results in below data change.</w:t>
            </w:r>
          </w:p>
          <w:p w14:paraId="26F95F39" w14:textId="77777777" w:rsidR="00CD0381" w:rsidRPr="00837F7F" w:rsidRDefault="00CD0381" w:rsidP="0079429D">
            <w:pPr>
              <w:pStyle w:val="ListParagraph"/>
              <w:numPr>
                <w:ilvl w:val="0"/>
                <w:numId w:val="710"/>
              </w:numPr>
              <w:contextualSpacing w:val="0"/>
              <w:rPr>
                <w:color w:val="060808" w:themeColor="text1"/>
                <w:sz w:val="24"/>
                <w:szCs w:val="24"/>
              </w:rPr>
            </w:pPr>
            <w:r w:rsidRPr="00837F7F">
              <w:rPr>
                <w:color w:val="060808" w:themeColor="text1"/>
                <w:sz w:val="24"/>
                <w:szCs w:val="24"/>
              </w:rPr>
              <w:t xml:space="preserve">John Wright – </w:t>
            </w:r>
            <w:r>
              <w:rPr>
                <w:color w:val="060808" w:themeColor="text1"/>
                <w:sz w:val="24"/>
                <w:szCs w:val="24"/>
              </w:rPr>
              <w:t xml:space="preserve">Medicaid </w:t>
            </w:r>
            <w:r w:rsidRPr="00837F7F">
              <w:rPr>
                <w:color w:val="060808" w:themeColor="text1"/>
                <w:sz w:val="24"/>
                <w:szCs w:val="24"/>
              </w:rPr>
              <w:t xml:space="preserve">Eligible – Application Date – </w:t>
            </w:r>
            <w:r>
              <w:rPr>
                <w:color w:val="060808" w:themeColor="text1"/>
                <w:sz w:val="24"/>
                <w:szCs w:val="24"/>
              </w:rPr>
              <w:t>4/15/2024</w:t>
            </w:r>
          </w:p>
          <w:p w14:paraId="47C6E1DA" w14:textId="77777777" w:rsidR="00CD0381" w:rsidRDefault="00CD0381" w:rsidP="0079429D">
            <w:pPr>
              <w:pStyle w:val="ListParagraph"/>
              <w:numPr>
                <w:ilvl w:val="0"/>
                <w:numId w:val="710"/>
              </w:numPr>
              <w:contextualSpacing w:val="0"/>
              <w:rPr>
                <w:color w:val="060808" w:themeColor="text1"/>
                <w:sz w:val="24"/>
                <w:szCs w:val="24"/>
              </w:rPr>
            </w:pPr>
            <w:r w:rsidRPr="00837F7F">
              <w:rPr>
                <w:color w:val="060808" w:themeColor="text1"/>
                <w:sz w:val="24"/>
                <w:szCs w:val="24"/>
              </w:rPr>
              <w:t xml:space="preserve">Jane Wright – QHP Eligible- Application Date- </w:t>
            </w:r>
            <w:r>
              <w:rPr>
                <w:color w:val="060808" w:themeColor="text1"/>
                <w:sz w:val="24"/>
                <w:szCs w:val="24"/>
              </w:rPr>
              <w:t>4/15/2024.</w:t>
            </w:r>
          </w:p>
          <w:p w14:paraId="33D3415C" w14:textId="77777777" w:rsidR="00CD0381" w:rsidRPr="007C1FC2" w:rsidRDefault="00CD0381" w:rsidP="0079429D">
            <w:pPr>
              <w:pStyle w:val="ListParagraph"/>
              <w:numPr>
                <w:ilvl w:val="0"/>
                <w:numId w:val="709"/>
              </w:numPr>
              <w:contextualSpacing w:val="0"/>
              <w:rPr>
                <w:color w:val="060808" w:themeColor="text1"/>
                <w:sz w:val="24"/>
                <w:szCs w:val="24"/>
              </w:rPr>
            </w:pPr>
            <w:r>
              <w:rPr>
                <w:color w:val="060808" w:themeColor="text1"/>
                <w:sz w:val="24"/>
                <w:szCs w:val="24"/>
              </w:rPr>
              <w:t>End of flow.</w:t>
            </w:r>
          </w:p>
          <w:p w14:paraId="4A7F461B" w14:textId="77777777" w:rsidR="00CD0381" w:rsidRPr="00936211" w:rsidRDefault="00CD0381" w:rsidP="005B7B52">
            <w:pPr>
              <w:pStyle w:val="ListParagraph"/>
              <w:rPr>
                <w:color w:val="060808" w:themeColor="text1"/>
                <w:sz w:val="24"/>
                <w:szCs w:val="24"/>
              </w:rPr>
            </w:pPr>
          </w:p>
          <w:p w14:paraId="0FB151ED" w14:textId="77777777" w:rsidR="00CD0381" w:rsidRDefault="00CD0381" w:rsidP="005B7B52">
            <w:pPr>
              <w:pStyle w:val="ListParagraph"/>
              <w:rPr>
                <w:color w:val="060808" w:themeColor="text1"/>
                <w:sz w:val="24"/>
                <w:szCs w:val="24"/>
              </w:rPr>
            </w:pPr>
            <w:r>
              <w:rPr>
                <w:color w:val="060808" w:themeColor="text1"/>
                <w:sz w:val="24"/>
                <w:szCs w:val="24"/>
              </w:rPr>
              <w:t xml:space="preserve">Note – </w:t>
            </w:r>
          </w:p>
          <w:p w14:paraId="20A0BBF4" w14:textId="77777777" w:rsidR="00CD0381" w:rsidRDefault="00CD0381" w:rsidP="0079429D">
            <w:pPr>
              <w:pStyle w:val="ListParagraph"/>
              <w:numPr>
                <w:ilvl w:val="0"/>
                <w:numId w:val="711"/>
              </w:numPr>
              <w:contextualSpacing w:val="0"/>
              <w:rPr>
                <w:color w:val="060808" w:themeColor="text1"/>
                <w:sz w:val="24"/>
                <w:szCs w:val="24"/>
              </w:rPr>
            </w:pPr>
            <w:r>
              <w:rPr>
                <w:color w:val="060808" w:themeColor="text1"/>
                <w:sz w:val="24"/>
                <w:szCs w:val="24"/>
              </w:rPr>
              <w:t>Since in above example the application is moving from FA to NFA, and vice versa the system will reset the Application Date for John Wright and Jane Wright.</w:t>
            </w:r>
          </w:p>
          <w:p w14:paraId="515744B9" w14:textId="77777777" w:rsidR="00CD0381" w:rsidRDefault="00CD0381" w:rsidP="0079429D">
            <w:pPr>
              <w:pStyle w:val="ListParagraph"/>
              <w:numPr>
                <w:ilvl w:val="0"/>
                <w:numId w:val="711"/>
              </w:numPr>
              <w:contextualSpacing w:val="0"/>
              <w:rPr>
                <w:color w:val="060808" w:themeColor="text1"/>
                <w:sz w:val="24"/>
                <w:szCs w:val="24"/>
              </w:rPr>
            </w:pPr>
            <w:r>
              <w:rPr>
                <w:color w:val="060808" w:themeColor="text1"/>
                <w:sz w:val="24"/>
                <w:szCs w:val="24"/>
              </w:rPr>
              <w:t xml:space="preserve">For agent portal flow, the agent portal user selected the application source either as “Phone” or “In person” (if agent portal user selects application source as “other” then the system will not reset the application date. </w:t>
            </w:r>
          </w:p>
          <w:p w14:paraId="1BF4592E" w14:textId="77777777" w:rsidR="00CD0381" w:rsidRPr="00896B36" w:rsidRDefault="00CD0381" w:rsidP="005B7B52">
            <w:pPr>
              <w:rPr>
                <w:rFonts w:asciiTheme="minorHAnsi" w:hAnsiTheme="minorHAnsi"/>
              </w:rPr>
            </w:pPr>
          </w:p>
        </w:tc>
      </w:tr>
      <w:tr w:rsidR="00CD0381" w:rsidRPr="00896B36" w14:paraId="4D8047F4" w14:textId="77777777" w:rsidTr="005B7B52">
        <w:trPr>
          <w:trHeight w:val="350"/>
        </w:trPr>
        <w:tc>
          <w:tcPr>
            <w:tcW w:w="1957" w:type="dxa"/>
            <w:shd w:val="clear" w:color="auto" w:fill="FFFFFF" w:themeFill="background1"/>
            <w:vAlign w:val="center"/>
          </w:tcPr>
          <w:p w14:paraId="1D984AD7" w14:textId="77777777" w:rsidR="00CD0381" w:rsidRPr="00896B36" w:rsidRDefault="00CD0381" w:rsidP="005B7B52">
            <w:pPr>
              <w:rPr>
                <w:rFonts w:asciiTheme="minorHAnsi" w:hAnsiTheme="minorHAnsi"/>
                <w:color w:val="000000"/>
              </w:rPr>
            </w:pPr>
            <w:r>
              <w:rPr>
                <w:color w:val="000000"/>
                <w:sz w:val="24"/>
                <w:szCs w:val="24"/>
              </w:rPr>
              <w:lastRenderedPageBreak/>
              <w:t>UASD</w:t>
            </w:r>
            <w:r w:rsidRPr="00EF467E">
              <w:rPr>
                <w:color w:val="000000"/>
                <w:sz w:val="24"/>
                <w:szCs w:val="24"/>
              </w:rPr>
              <w:t>S.PCS.01.00</w:t>
            </w:r>
            <w:r>
              <w:rPr>
                <w:color w:val="000000"/>
                <w:sz w:val="24"/>
                <w:szCs w:val="24"/>
              </w:rPr>
              <w:t>2</w:t>
            </w:r>
          </w:p>
        </w:tc>
        <w:tc>
          <w:tcPr>
            <w:tcW w:w="7313" w:type="dxa"/>
            <w:shd w:val="clear" w:color="auto" w:fill="FFFFFF" w:themeFill="background1"/>
          </w:tcPr>
          <w:p w14:paraId="767BCFE7" w14:textId="77777777" w:rsidR="00CD0381" w:rsidRPr="00A50987" w:rsidRDefault="00CD0381" w:rsidP="005B7B52">
            <w:pPr>
              <w:rPr>
                <w:color w:val="060808" w:themeColor="text1"/>
                <w:sz w:val="24"/>
                <w:szCs w:val="24"/>
              </w:rPr>
            </w:pPr>
            <w:r>
              <w:rPr>
                <w:color w:val="060808" w:themeColor="text1"/>
                <w:sz w:val="24"/>
                <w:szCs w:val="24"/>
              </w:rPr>
              <w:t xml:space="preserve">The system shall </w:t>
            </w:r>
            <w:r w:rsidRPr="00A50987">
              <w:rPr>
                <w:color w:val="060808" w:themeColor="text1"/>
                <w:sz w:val="24"/>
                <w:szCs w:val="24"/>
              </w:rPr>
              <w:t xml:space="preserve">set application date for newly added member in both FA and Non-FA application when a new member is added by </w:t>
            </w:r>
            <w:r w:rsidRPr="00A50987">
              <w:rPr>
                <w:color w:val="060808" w:themeColor="text1"/>
                <w:sz w:val="24"/>
                <w:szCs w:val="24"/>
              </w:rPr>
              <w:lastRenderedPageBreak/>
              <w:t>agent portal user with application source as “other" based on below logic:</w:t>
            </w:r>
          </w:p>
          <w:p w14:paraId="06E3BACC" w14:textId="77777777" w:rsidR="00CD0381" w:rsidRPr="00A50987" w:rsidRDefault="00CD0381" w:rsidP="005B7B52">
            <w:pPr>
              <w:rPr>
                <w:color w:val="060808" w:themeColor="text1"/>
                <w:sz w:val="24"/>
                <w:szCs w:val="24"/>
              </w:rPr>
            </w:pPr>
          </w:p>
          <w:p w14:paraId="6981CA8C" w14:textId="77777777" w:rsidR="00CD0381" w:rsidRPr="00A50987" w:rsidRDefault="00CD0381" w:rsidP="0079429D">
            <w:pPr>
              <w:pStyle w:val="ListParagraph"/>
              <w:numPr>
                <w:ilvl w:val="3"/>
                <w:numId w:val="712"/>
              </w:numPr>
              <w:ind w:left="536" w:hanging="90"/>
              <w:contextualSpacing w:val="0"/>
              <w:rPr>
                <w:color w:val="060808" w:themeColor="text1"/>
                <w:sz w:val="24"/>
                <w:szCs w:val="24"/>
              </w:rPr>
            </w:pPr>
            <w:r w:rsidRPr="00A50987">
              <w:rPr>
                <w:color w:val="060808" w:themeColor="text1"/>
                <w:sz w:val="24"/>
                <w:szCs w:val="24"/>
              </w:rPr>
              <w:t xml:space="preserve">If application date is already available for other </w:t>
            </w:r>
            <w:r w:rsidRPr="00E06C1F">
              <w:rPr>
                <w:color w:val="060808" w:themeColor="text1"/>
                <w:sz w:val="24"/>
                <w:szCs w:val="24"/>
              </w:rPr>
              <w:t>members,</w:t>
            </w:r>
            <w:r w:rsidRPr="00A50987">
              <w:rPr>
                <w:color w:val="060808" w:themeColor="text1"/>
                <w:sz w:val="24"/>
                <w:szCs w:val="24"/>
              </w:rPr>
              <w:t xml:space="preserve"> then use the existing earliest application date.</w:t>
            </w:r>
          </w:p>
          <w:p w14:paraId="33443DAB" w14:textId="77777777" w:rsidR="00CD0381" w:rsidRPr="00A50987" w:rsidRDefault="00CD0381" w:rsidP="0079429D">
            <w:pPr>
              <w:pStyle w:val="ListParagraph"/>
              <w:numPr>
                <w:ilvl w:val="3"/>
                <w:numId w:val="712"/>
              </w:numPr>
              <w:ind w:left="536" w:hanging="90"/>
              <w:contextualSpacing w:val="0"/>
              <w:rPr>
                <w:color w:val="060808" w:themeColor="text1"/>
                <w:sz w:val="24"/>
                <w:szCs w:val="24"/>
              </w:rPr>
            </w:pPr>
            <w:r w:rsidRPr="00A50987">
              <w:rPr>
                <w:color w:val="060808" w:themeColor="text1"/>
                <w:sz w:val="24"/>
                <w:szCs w:val="24"/>
              </w:rPr>
              <w:t>If no existing application date is available, then use the ‘application submission date’.</w:t>
            </w:r>
          </w:p>
          <w:p w14:paraId="5BFE96AC" w14:textId="77777777" w:rsidR="00CD0381" w:rsidRDefault="00CD0381" w:rsidP="005B7B52">
            <w:pPr>
              <w:rPr>
                <w:color w:val="060808" w:themeColor="text1"/>
              </w:rPr>
            </w:pPr>
          </w:p>
          <w:p w14:paraId="50E71E3F" w14:textId="77777777" w:rsidR="00CD0381" w:rsidRPr="00896B36" w:rsidRDefault="00CD0381" w:rsidP="005B7B52">
            <w:pPr>
              <w:pStyle w:val="ListParagraph"/>
              <w:spacing w:line="252" w:lineRule="auto"/>
              <w:rPr>
                <w:rFonts w:asciiTheme="minorHAnsi" w:hAnsiTheme="minorHAnsi"/>
                <w:iCs/>
                <w:lang w:eastAsia="en-IN"/>
              </w:rPr>
            </w:pPr>
          </w:p>
        </w:tc>
      </w:tr>
      <w:tr w:rsidR="00CD0381" w:rsidRPr="00896B36" w14:paraId="5F769E17" w14:textId="77777777" w:rsidTr="005B7B52">
        <w:trPr>
          <w:trHeight w:val="350"/>
        </w:trPr>
        <w:tc>
          <w:tcPr>
            <w:tcW w:w="1957" w:type="dxa"/>
            <w:shd w:val="clear" w:color="auto" w:fill="FFFFFF" w:themeFill="background1"/>
            <w:vAlign w:val="center"/>
          </w:tcPr>
          <w:p w14:paraId="4D553927" w14:textId="77777777" w:rsidR="00CD0381" w:rsidRPr="00896B36" w:rsidRDefault="00CD0381" w:rsidP="005B7B52">
            <w:pPr>
              <w:rPr>
                <w:rFonts w:asciiTheme="minorHAnsi" w:hAnsiTheme="minorHAnsi"/>
                <w:color w:val="000000"/>
              </w:rPr>
            </w:pPr>
            <w:r>
              <w:rPr>
                <w:color w:val="000000"/>
                <w:sz w:val="24"/>
                <w:szCs w:val="24"/>
              </w:rPr>
              <w:lastRenderedPageBreak/>
              <w:t>UASD</w:t>
            </w:r>
            <w:r w:rsidRPr="00EF467E">
              <w:rPr>
                <w:color w:val="000000"/>
                <w:sz w:val="24"/>
                <w:szCs w:val="24"/>
              </w:rPr>
              <w:t>S.PCS.01.00</w:t>
            </w:r>
            <w:r>
              <w:rPr>
                <w:color w:val="000000"/>
                <w:sz w:val="24"/>
                <w:szCs w:val="24"/>
              </w:rPr>
              <w:t>3</w:t>
            </w:r>
          </w:p>
        </w:tc>
        <w:tc>
          <w:tcPr>
            <w:tcW w:w="7313" w:type="dxa"/>
            <w:shd w:val="clear" w:color="auto" w:fill="FFFFFF" w:themeFill="background1"/>
          </w:tcPr>
          <w:p w14:paraId="597E5B04" w14:textId="77777777" w:rsidR="00CD0381" w:rsidRPr="00896B36" w:rsidRDefault="00CD0381" w:rsidP="005B7B52">
            <w:pPr>
              <w:rPr>
                <w:rFonts w:asciiTheme="minorHAnsi" w:hAnsiTheme="minorHAnsi"/>
                <w:iCs/>
                <w:lang w:eastAsia="en-IN"/>
              </w:rPr>
            </w:pPr>
            <w:r>
              <w:rPr>
                <w:color w:val="060808" w:themeColor="text1"/>
                <w:sz w:val="24"/>
                <w:szCs w:val="24"/>
              </w:rPr>
              <w:t xml:space="preserve">The system shall not display the “other” option under the application source when the agent portal user submits the initial application. </w:t>
            </w:r>
          </w:p>
        </w:tc>
      </w:tr>
    </w:tbl>
    <w:p w14:paraId="649BB8F0" w14:textId="77777777" w:rsidR="00CD0381" w:rsidRPr="00010013" w:rsidRDefault="00CD0381" w:rsidP="00CD0381">
      <w:pPr>
        <w:rPr>
          <w:rFonts w:ascii="Calibri" w:hAnsi="Calibri" w:cs="Calibri"/>
          <w:b/>
        </w:rPr>
      </w:pPr>
    </w:p>
    <w:p w14:paraId="4512AE32" w14:textId="77777777" w:rsidR="00CD0381" w:rsidRPr="004342C6" w:rsidRDefault="00CD0381" w:rsidP="00CD0381">
      <w:pPr>
        <w:pStyle w:val="Heading3"/>
        <w:numPr>
          <w:ilvl w:val="0"/>
          <w:numId w:val="0"/>
        </w:numPr>
        <w:ind w:left="1040"/>
        <w:rPr>
          <w:rFonts w:ascii="Arial" w:hAnsi="Arial" w:cs="Arial"/>
        </w:rPr>
      </w:pPr>
      <w:r>
        <w:rPr>
          <w:rFonts w:ascii="Arial" w:hAnsi="Arial" w:cs="Arial"/>
        </w:rPr>
        <w:t xml:space="preserve">6.43.10 </w:t>
      </w:r>
      <w:r w:rsidRPr="004342C6">
        <w:rPr>
          <w:rFonts w:ascii="Arial" w:hAnsi="Arial" w:cs="Arial"/>
        </w:rPr>
        <w:t>Transaction /SSO Information</w:t>
      </w:r>
    </w:p>
    <w:p w14:paraId="78B19A4A" w14:textId="77777777" w:rsidR="00CD0381" w:rsidRPr="004342C6" w:rsidRDefault="00CD0381" w:rsidP="00CD0381">
      <w:pPr>
        <w:pStyle w:val="Hints"/>
        <w:spacing w:after="200"/>
        <w:ind w:left="770" w:firstLine="270"/>
        <w:rPr>
          <w:rFonts w:eastAsiaTheme="minorHAnsi" w:cs="Arial"/>
          <w:color w:val="auto"/>
          <w:sz w:val="22"/>
          <w:szCs w:val="22"/>
        </w:rPr>
      </w:pPr>
      <w:r w:rsidRPr="004342C6">
        <w:rPr>
          <w:rFonts w:eastAsiaTheme="minorHAnsi" w:cs="Arial"/>
          <w:color w:val="auto"/>
          <w:sz w:val="22"/>
          <w:szCs w:val="22"/>
        </w:rPr>
        <w:t>Not Applicable</w:t>
      </w:r>
    </w:p>
    <w:p w14:paraId="5078F8D3" w14:textId="77777777" w:rsidR="00CD0381" w:rsidRDefault="00CD0381" w:rsidP="00CD0381">
      <w:pPr>
        <w:pStyle w:val="Heading3"/>
        <w:numPr>
          <w:ilvl w:val="0"/>
          <w:numId w:val="0"/>
        </w:numPr>
        <w:ind w:left="1040"/>
        <w:rPr>
          <w:rFonts w:ascii="Arial" w:hAnsi="Arial" w:cs="Arial"/>
        </w:rPr>
      </w:pPr>
      <w:r>
        <w:rPr>
          <w:rFonts w:ascii="Arial" w:hAnsi="Arial" w:cs="Arial"/>
        </w:rPr>
        <w:t xml:space="preserve">6.43.11 </w:t>
      </w:r>
      <w:r w:rsidRPr="004342C6">
        <w:rPr>
          <w:rFonts w:ascii="Arial" w:hAnsi="Arial" w:cs="Arial"/>
        </w:rPr>
        <w:t>Special Design Consideration</w:t>
      </w:r>
    </w:p>
    <w:p w14:paraId="4BEE9EE1" w14:textId="77777777" w:rsidR="00CD0381" w:rsidRPr="00CD0381" w:rsidRDefault="00CD0381" w:rsidP="00CD0381">
      <w:pPr>
        <w:ind w:left="320" w:firstLine="720"/>
        <w:rPr>
          <w:rFonts w:cs="Arial"/>
        </w:rPr>
      </w:pPr>
      <w:r w:rsidRPr="00CD0381">
        <w:rPr>
          <w:rFonts w:cs="Arial"/>
        </w:rPr>
        <w:t xml:space="preserve">Not Applicable </w:t>
      </w:r>
    </w:p>
    <w:p w14:paraId="1C51EA9E" w14:textId="77777777" w:rsidR="00CD0381" w:rsidRPr="005878FA" w:rsidRDefault="00CD0381" w:rsidP="00CD0381"/>
    <w:p w14:paraId="0DA270D0" w14:textId="77777777" w:rsidR="00CD0381" w:rsidRDefault="00CD0381" w:rsidP="00CD0381"/>
    <w:p w14:paraId="2BCEA4FE" w14:textId="77777777" w:rsidR="00CD0381" w:rsidRPr="00C57D35" w:rsidRDefault="00CD0381" w:rsidP="00CD0381"/>
    <w:p w14:paraId="319C7E6A" w14:textId="77777777" w:rsidR="00CD0381" w:rsidRPr="004342C6" w:rsidRDefault="00CD0381" w:rsidP="00CD0381">
      <w:pPr>
        <w:pStyle w:val="Heading3"/>
        <w:numPr>
          <w:ilvl w:val="0"/>
          <w:numId w:val="0"/>
        </w:numPr>
        <w:ind w:left="1040"/>
        <w:rPr>
          <w:rFonts w:ascii="Arial" w:hAnsi="Arial" w:cs="Arial"/>
        </w:rPr>
      </w:pPr>
      <w:r>
        <w:rPr>
          <w:rFonts w:ascii="Arial" w:hAnsi="Arial" w:cs="Arial"/>
        </w:rPr>
        <w:t xml:space="preserve">6.43.12 </w:t>
      </w:r>
      <w:r w:rsidRPr="004342C6">
        <w:rPr>
          <w:rFonts w:ascii="Arial" w:hAnsi="Arial" w:cs="Arial"/>
        </w:rPr>
        <w:t>Acceptance Criteria</w:t>
      </w:r>
    </w:p>
    <w:p w14:paraId="5BAA6FB0" w14:textId="77777777" w:rsidR="00CD0381" w:rsidRDefault="00CD0381" w:rsidP="00CD0381">
      <w:pPr>
        <w:ind w:left="1040" w:firstLine="40"/>
        <w:contextualSpacing w:val="0"/>
        <w:rPr>
          <w:rFonts w:cs="Arial"/>
        </w:rPr>
      </w:pPr>
      <w:r w:rsidRPr="0091605C">
        <w:rPr>
          <w:rFonts w:cs="Arial"/>
        </w:rPr>
        <w:t>The system should work as per the flow, UI design, functional requirements, and special design considerations defined above in the use case.</w:t>
      </w:r>
    </w:p>
    <w:p w14:paraId="5D6A7D2D" w14:textId="77777777" w:rsidR="009A4C33" w:rsidRDefault="009A4C33" w:rsidP="00BA784E">
      <w:pPr>
        <w:contextualSpacing w:val="0"/>
        <w:rPr>
          <w:rFonts w:cs="Arial"/>
        </w:rPr>
      </w:pPr>
    </w:p>
    <w:p w14:paraId="450C91C6" w14:textId="7A730E7F" w:rsidR="00B41689" w:rsidRPr="004342C6" w:rsidRDefault="00B41689" w:rsidP="002A5FFD">
      <w:pPr>
        <w:pStyle w:val="Heading1"/>
        <w:rPr>
          <w:rFonts w:ascii="Arial" w:hAnsi="Arial" w:cs="Arial"/>
        </w:rPr>
      </w:pPr>
      <w:bookmarkStart w:id="1102" w:name="_Toc44198584"/>
      <w:bookmarkStart w:id="1103" w:name="_Toc63806382"/>
      <w:bookmarkStart w:id="1104" w:name="_Toc65672573"/>
      <w:bookmarkStart w:id="1105" w:name="_Toc66115895"/>
      <w:bookmarkStart w:id="1106" w:name="_Toc66116818"/>
      <w:bookmarkStart w:id="1107" w:name="_Toc66189383"/>
      <w:bookmarkStart w:id="1108" w:name="_Toc67314838"/>
      <w:bookmarkStart w:id="1109" w:name="_Toc67324460"/>
      <w:bookmarkStart w:id="1110" w:name="_Toc67400489"/>
      <w:bookmarkStart w:id="1111" w:name="_Toc67402511"/>
      <w:bookmarkStart w:id="1112" w:name="_Toc67402624"/>
      <w:bookmarkStart w:id="1113" w:name="_Toc67410761"/>
      <w:bookmarkStart w:id="1114" w:name="_Toc67481465"/>
      <w:bookmarkStart w:id="1115" w:name="_Toc67661246"/>
      <w:bookmarkStart w:id="1116" w:name="_Toc68275196"/>
      <w:bookmarkStart w:id="1117" w:name="_Toc68255001"/>
      <w:bookmarkStart w:id="1118" w:name="_Toc68273022"/>
      <w:bookmarkStart w:id="1119" w:name="_Toc68273233"/>
      <w:bookmarkStart w:id="1120" w:name="_Toc68274213"/>
      <w:bookmarkStart w:id="1121" w:name="_Toc70003415"/>
      <w:bookmarkStart w:id="1122" w:name="_Toc70278143"/>
      <w:bookmarkStart w:id="1123" w:name="_Toc70528192"/>
      <w:bookmarkStart w:id="1124" w:name="_Toc71018562"/>
      <w:bookmarkStart w:id="1125" w:name="_Toc71125102"/>
      <w:bookmarkStart w:id="1126" w:name="_Toc71228387"/>
      <w:bookmarkStart w:id="1127" w:name="_Toc71228519"/>
      <w:bookmarkStart w:id="1128" w:name="_Toc71198223"/>
      <w:bookmarkStart w:id="1129" w:name="_Toc71199281"/>
      <w:bookmarkStart w:id="1130" w:name="_Toc71542405"/>
      <w:bookmarkStart w:id="1131" w:name="_Toc72437025"/>
      <w:bookmarkStart w:id="1132" w:name="_Toc72406139"/>
      <w:bookmarkStart w:id="1133" w:name="_Toc72518350"/>
      <w:bookmarkStart w:id="1134" w:name="_Toc72499434"/>
      <w:bookmarkStart w:id="1135" w:name="_Toc72505541"/>
      <w:bookmarkStart w:id="1136" w:name="_Toc72507036"/>
      <w:bookmarkStart w:id="1137" w:name="_Toc72507162"/>
      <w:bookmarkStart w:id="1138" w:name="_Toc511054668"/>
      <w:bookmarkStart w:id="1139" w:name="_Reference_Documents"/>
      <w:bookmarkStart w:id="1140" w:name="_Toc460933635"/>
      <w:bookmarkStart w:id="1141" w:name="_Toc460933903"/>
      <w:bookmarkStart w:id="1142" w:name="_Toc460934171"/>
      <w:bookmarkStart w:id="1143" w:name="_Toc460934490"/>
      <w:bookmarkStart w:id="1144" w:name="_Toc460934886"/>
      <w:bookmarkStart w:id="1145" w:name="_Toc460935294"/>
      <w:bookmarkStart w:id="1146" w:name="_Toc460933636"/>
      <w:bookmarkStart w:id="1147" w:name="_Toc460933904"/>
      <w:bookmarkStart w:id="1148" w:name="_Toc460934172"/>
      <w:bookmarkStart w:id="1149" w:name="_Toc460934491"/>
      <w:bookmarkStart w:id="1150" w:name="_Toc460934887"/>
      <w:bookmarkStart w:id="1151" w:name="_Toc460935295"/>
      <w:bookmarkStart w:id="1152" w:name="_Toc460933637"/>
      <w:bookmarkStart w:id="1153" w:name="_Toc460933905"/>
      <w:bookmarkStart w:id="1154" w:name="_Toc460934173"/>
      <w:bookmarkStart w:id="1155" w:name="_Toc460934492"/>
      <w:bookmarkStart w:id="1156" w:name="_Toc460934888"/>
      <w:bookmarkStart w:id="1157" w:name="_Toc460935296"/>
      <w:bookmarkStart w:id="1158" w:name="_Toc460933638"/>
      <w:bookmarkStart w:id="1159" w:name="_Toc460933906"/>
      <w:bookmarkStart w:id="1160" w:name="_Toc460934174"/>
      <w:bookmarkStart w:id="1161" w:name="_Toc460934493"/>
      <w:bookmarkStart w:id="1162" w:name="_Toc460934889"/>
      <w:bookmarkStart w:id="1163" w:name="_Toc460935297"/>
      <w:bookmarkStart w:id="1164" w:name="_Toc460933639"/>
      <w:bookmarkStart w:id="1165" w:name="_Toc460933907"/>
      <w:bookmarkStart w:id="1166" w:name="_Toc460934175"/>
      <w:bookmarkStart w:id="1167" w:name="_Toc460934494"/>
      <w:bookmarkStart w:id="1168" w:name="_Toc460934890"/>
      <w:bookmarkStart w:id="1169" w:name="_Toc460935298"/>
      <w:bookmarkStart w:id="1170" w:name="_Toc460933640"/>
      <w:bookmarkStart w:id="1171" w:name="_Toc460933908"/>
      <w:bookmarkStart w:id="1172" w:name="_Toc460934176"/>
      <w:bookmarkStart w:id="1173" w:name="_Toc460934495"/>
      <w:bookmarkStart w:id="1174" w:name="_Toc460934891"/>
      <w:bookmarkStart w:id="1175" w:name="_Toc460935299"/>
      <w:bookmarkStart w:id="1176" w:name="_Toc460933641"/>
      <w:bookmarkStart w:id="1177" w:name="_Toc460933909"/>
      <w:bookmarkStart w:id="1178" w:name="_Toc460934177"/>
      <w:bookmarkStart w:id="1179" w:name="_Toc460934496"/>
      <w:bookmarkStart w:id="1180" w:name="_Toc460934892"/>
      <w:bookmarkStart w:id="1181" w:name="_Toc460935300"/>
      <w:bookmarkStart w:id="1182" w:name="_Toc460933642"/>
      <w:bookmarkStart w:id="1183" w:name="_Toc460933910"/>
      <w:bookmarkStart w:id="1184" w:name="_Toc460934178"/>
      <w:bookmarkStart w:id="1185" w:name="_Toc460934497"/>
      <w:bookmarkStart w:id="1186" w:name="_Toc460934893"/>
      <w:bookmarkStart w:id="1187" w:name="_Toc460935301"/>
      <w:bookmarkStart w:id="1188" w:name="_Toc460933643"/>
      <w:bookmarkStart w:id="1189" w:name="_Toc460933911"/>
      <w:bookmarkStart w:id="1190" w:name="_Toc460934179"/>
      <w:bookmarkStart w:id="1191" w:name="_Toc460934498"/>
      <w:bookmarkStart w:id="1192" w:name="_Toc460934894"/>
      <w:bookmarkStart w:id="1193" w:name="_Toc460935302"/>
      <w:bookmarkStart w:id="1194" w:name="_Toc460933644"/>
      <w:bookmarkStart w:id="1195" w:name="_Toc460933912"/>
      <w:bookmarkStart w:id="1196" w:name="_Toc460934180"/>
      <w:bookmarkStart w:id="1197" w:name="_Toc460934499"/>
      <w:bookmarkStart w:id="1198" w:name="_Toc460934895"/>
      <w:bookmarkStart w:id="1199" w:name="_Toc460935303"/>
      <w:bookmarkStart w:id="1200" w:name="_Toc460933645"/>
      <w:bookmarkStart w:id="1201" w:name="_Toc460933913"/>
      <w:bookmarkStart w:id="1202" w:name="_Toc460934181"/>
      <w:bookmarkStart w:id="1203" w:name="_Toc460934500"/>
      <w:bookmarkStart w:id="1204" w:name="_Toc460934896"/>
      <w:bookmarkStart w:id="1205" w:name="_Toc460935304"/>
      <w:bookmarkStart w:id="1206" w:name="_Toc460933646"/>
      <w:bookmarkStart w:id="1207" w:name="_Toc460933914"/>
      <w:bookmarkStart w:id="1208" w:name="_Toc460934182"/>
      <w:bookmarkStart w:id="1209" w:name="_Toc460934501"/>
      <w:bookmarkStart w:id="1210" w:name="_Toc460934897"/>
      <w:bookmarkStart w:id="1211" w:name="_Toc460935305"/>
      <w:bookmarkStart w:id="1212" w:name="_Toc460933647"/>
      <w:bookmarkStart w:id="1213" w:name="_Toc460933915"/>
      <w:bookmarkStart w:id="1214" w:name="_Toc460934183"/>
      <w:bookmarkStart w:id="1215" w:name="_Toc460934502"/>
      <w:bookmarkStart w:id="1216" w:name="_Toc460934898"/>
      <w:bookmarkStart w:id="1217" w:name="_Toc460935306"/>
      <w:bookmarkStart w:id="1218" w:name="_Toc460933648"/>
      <w:bookmarkStart w:id="1219" w:name="_Toc460933916"/>
      <w:bookmarkStart w:id="1220" w:name="_Toc460934184"/>
      <w:bookmarkStart w:id="1221" w:name="_Toc460934503"/>
      <w:bookmarkStart w:id="1222" w:name="_Toc460934899"/>
      <w:bookmarkStart w:id="1223" w:name="_Toc460935307"/>
      <w:bookmarkStart w:id="1224" w:name="_Toc460933649"/>
      <w:bookmarkStart w:id="1225" w:name="_Toc460933917"/>
      <w:bookmarkStart w:id="1226" w:name="_Toc460934185"/>
      <w:bookmarkStart w:id="1227" w:name="_Toc460934504"/>
      <w:bookmarkStart w:id="1228" w:name="_Toc460934900"/>
      <w:bookmarkStart w:id="1229" w:name="_Toc460935308"/>
      <w:bookmarkStart w:id="1230" w:name="_Toc460933650"/>
      <w:bookmarkStart w:id="1231" w:name="_Toc460933918"/>
      <w:bookmarkStart w:id="1232" w:name="_Toc460934186"/>
      <w:bookmarkStart w:id="1233" w:name="_Toc460934505"/>
      <w:bookmarkStart w:id="1234" w:name="_Toc460934901"/>
      <w:bookmarkStart w:id="1235" w:name="_Toc460935309"/>
      <w:bookmarkStart w:id="1236" w:name="_Toc460933651"/>
      <w:bookmarkStart w:id="1237" w:name="_Toc460933919"/>
      <w:bookmarkStart w:id="1238" w:name="_Toc460934187"/>
      <w:bookmarkStart w:id="1239" w:name="_Toc460934506"/>
      <w:bookmarkStart w:id="1240" w:name="_Toc460934902"/>
      <w:bookmarkStart w:id="1241" w:name="_Toc460935310"/>
      <w:bookmarkStart w:id="1242" w:name="_Toc460933652"/>
      <w:bookmarkStart w:id="1243" w:name="_Toc460933920"/>
      <w:bookmarkStart w:id="1244" w:name="_Toc460934188"/>
      <w:bookmarkStart w:id="1245" w:name="_Toc460934507"/>
      <w:bookmarkStart w:id="1246" w:name="_Toc460934903"/>
      <w:bookmarkStart w:id="1247" w:name="_Toc460935311"/>
      <w:bookmarkStart w:id="1248" w:name="_Toc460933653"/>
      <w:bookmarkStart w:id="1249" w:name="_Toc460933921"/>
      <w:bookmarkStart w:id="1250" w:name="_Toc460934189"/>
      <w:bookmarkStart w:id="1251" w:name="_Toc460934508"/>
      <w:bookmarkStart w:id="1252" w:name="_Toc460934904"/>
      <w:bookmarkStart w:id="1253" w:name="_Toc460935312"/>
      <w:bookmarkStart w:id="1254" w:name="_Toc460933654"/>
      <w:bookmarkStart w:id="1255" w:name="_Toc460933922"/>
      <w:bookmarkStart w:id="1256" w:name="_Toc460934190"/>
      <w:bookmarkStart w:id="1257" w:name="_Toc460934509"/>
      <w:bookmarkStart w:id="1258" w:name="_Toc460934905"/>
      <w:bookmarkStart w:id="1259" w:name="_Toc460935313"/>
      <w:bookmarkStart w:id="1260" w:name="_Toc460933655"/>
      <w:bookmarkStart w:id="1261" w:name="_Toc460933923"/>
      <w:bookmarkStart w:id="1262" w:name="_Toc460934191"/>
      <w:bookmarkStart w:id="1263" w:name="_Toc460934510"/>
      <w:bookmarkStart w:id="1264" w:name="_Toc460934906"/>
      <w:bookmarkStart w:id="1265" w:name="_Toc460935314"/>
      <w:bookmarkStart w:id="1266" w:name="_Toc460933656"/>
      <w:bookmarkStart w:id="1267" w:name="_Toc460933924"/>
      <w:bookmarkStart w:id="1268" w:name="_Toc460934192"/>
      <w:bookmarkStart w:id="1269" w:name="_Toc460934511"/>
      <w:bookmarkStart w:id="1270" w:name="_Toc460934907"/>
      <w:bookmarkStart w:id="1271" w:name="_Toc460935315"/>
      <w:bookmarkStart w:id="1272" w:name="_Toc460933657"/>
      <w:bookmarkStart w:id="1273" w:name="_Toc460933925"/>
      <w:bookmarkStart w:id="1274" w:name="_Toc460934193"/>
      <w:bookmarkStart w:id="1275" w:name="_Toc460934512"/>
      <w:bookmarkStart w:id="1276" w:name="_Toc460934908"/>
      <w:bookmarkStart w:id="1277" w:name="_Toc460935316"/>
      <w:bookmarkStart w:id="1278" w:name="_Toc460933658"/>
      <w:bookmarkStart w:id="1279" w:name="_Toc460933926"/>
      <w:bookmarkStart w:id="1280" w:name="_Toc460934194"/>
      <w:bookmarkStart w:id="1281" w:name="_Toc460934513"/>
      <w:bookmarkStart w:id="1282" w:name="_Toc460934909"/>
      <w:bookmarkStart w:id="1283" w:name="_Toc460935317"/>
      <w:bookmarkStart w:id="1284" w:name="_Toc460933659"/>
      <w:bookmarkStart w:id="1285" w:name="_Toc460933927"/>
      <w:bookmarkStart w:id="1286" w:name="_Toc460934195"/>
      <w:bookmarkStart w:id="1287" w:name="_Toc460934514"/>
      <w:bookmarkStart w:id="1288" w:name="_Toc460934910"/>
      <w:bookmarkStart w:id="1289" w:name="_Toc460935318"/>
      <w:bookmarkStart w:id="1290" w:name="_Toc460933660"/>
      <w:bookmarkStart w:id="1291" w:name="_Toc460933928"/>
      <w:bookmarkStart w:id="1292" w:name="_Toc460934196"/>
      <w:bookmarkStart w:id="1293" w:name="_Toc460934515"/>
      <w:bookmarkStart w:id="1294" w:name="_Toc460934911"/>
      <w:bookmarkStart w:id="1295" w:name="_Toc460935319"/>
      <w:bookmarkStart w:id="1296" w:name="_Toc460933661"/>
      <w:bookmarkStart w:id="1297" w:name="_Toc460933929"/>
      <w:bookmarkStart w:id="1298" w:name="_Toc460934197"/>
      <w:bookmarkStart w:id="1299" w:name="_Toc460934516"/>
      <w:bookmarkStart w:id="1300" w:name="_Toc460934912"/>
      <w:bookmarkStart w:id="1301" w:name="_Toc460935320"/>
      <w:bookmarkStart w:id="1302" w:name="_Toc460933662"/>
      <w:bookmarkStart w:id="1303" w:name="_Toc460933930"/>
      <w:bookmarkStart w:id="1304" w:name="_Toc460934198"/>
      <w:bookmarkStart w:id="1305" w:name="_Toc460934517"/>
      <w:bookmarkStart w:id="1306" w:name="_Toc460934913"/>
      <w:bookmarkStart w:id="1307" w:name="_Toc460935321"/>
      <w:bookmarkStart w:id="1308" w:name="_Toc460933663"/>
      <w:bookmarkStart w:id="1309" w:name="_Toc460933931"/>
      <w:bookmarkStart w:id="1310" w:name="_Toc460934199"/>
      <w:bookmarkStart w:id="1311" w:name="_Toc460934518"/>
      <w:bookmarkStart w:id="1312" w:name="_Toc460934914"/>
      <w:bookmarkStart w:id="1313" w:name="_Toc460935322"/>
      <w:bookmarkStart w:id="1314" w:name="_Toc460933664"/>
      <w:bookmarkStart w:id="1315" w:name="_Toc460933932"/>
      <w:bookmarkStart w:id="1316" w:name="_Toc460934200"/>
      <w:bookmarkStart w:id="1317" w:name="_Toc460934519"/>
      <w:bookmarkStart w:id="1318" w:name="_Toc460934915"/>
      <w:bookmarkStart w:id="1319" w:name="_Toc460935323"/>
      <w:bookmarkStart w:id="1320" w:name="_Toc460933665"/>
      <w:bookmarkStart w:id="1321" w:name="_Toc460933933"/>
      <w:bookmarkStart w:id="1322" w:name="_Toc460934201"/>
      <w:bookmarkStart w:id="1323" w:name="_Toc460934520"/>
      <w:bookmarkStart w:id="1324" w:name="_Toc460934916"/>
      <w:bookmarkStart w:id="1325" w:name="_Toc460935324"/>
      <w:bookmarkStart w:id="1326" w:name="_Toc460933666"/>
      <w:bookmarkStart w:id="1327" w:name="_Toc460933934"/>
      <w:bookmarkStart w:id="1328" w:name="_Toc460934202"/>
      <w:bookmarkStart w:id="1329" w:name="_Toc460934521"/>
      <w:bookmarkStart w:id="1330" w:name="_Toc460934917"/>
      <w:bookmarkStart w:id="1331" w:name="_Toc460935325"/>
      <w:bookmarkStart w:id="1332" w:name="_Toc460933667"/>
      <w:bookmarkStart w:id="1333" w:name="_Toc460933935"/>
      <w:bookmarkStart w:id="1334" w:name="_Toc460934203"/>
      <w:bookmarkStart w:id="1335" w:name="_Toc460934522"/>
      <w:bookmarkStart w:id="1336" w:name="_Toc460934918"/>
      <w:bookmarkStart w:id="1337" w:name="_Toc460935326"/>
      <w:bookmarkStart w:id="1338" w:name="_Toc460933668"/>
      <w:bookmarkStart w:id="1339" w:name="_Toc460933936"/>
      <w:bookmarkStart w:id="1340" w:name="_Toc460934204"/>
      <w:bookmarkStart w:id="1341" w:name="_Toc460934523"/>
      <w:bookmarkStart w:id="1342" w:name="_Toc460934919"/>
      <w:bookmarkStart w:id="1343" w:name="_Toc460935327"/>
      <w:bookmarkStart w:id="1344" w:name="_Toc460933669"/>
      <w:bookmarkStart w:id="1345" w:name="_Toc460933937"/>
      <w:bookmarkStart w:id="1346" w:name="_Toc460934205"/>
      <w:bookmarkStart w:id="1347" w:name="_Toc460934524"/>
      <w:bookmarkStart w:id="1348" w:name="_Toc460934920"/>
      <w:bookmarkStart w:id="1349" w:name="_Toc460935328"/>
      <w:bookmarkStart w:id="1350" w:name="_Toc460933670"/>
      <w:bookmarkStart w:id="1351" w:name="_Toc460933938"/>
      <w:bookmarkStart w:id="1352" w:name="_Toc460934206"/>
      <w:bookmarkStart w:id="1353" w:name="_Toc460934525"/>
      <w:bookmarkStart w:id="1354" w:name="_Toc460934921"/>
      <w:bookmarkStart w:id="1355" w:name="_Toc460935329"/>
      <w:bookmarkStart w:id="1356" w:name="_Toc460933671"/>
      <w:bookmarkStart w:id="1357" w:name="_Toc460933939"/>
      <w:bookmarkStart w:id="1358" w:name="_Toc460934207"/>
      <w:bookmarkStart w:id="1359" w:name="_Toc460934526"/>
      <w:bookmarkStart w:id="1360" w:name="_Toc460934922"/>
      <w:bookmarkStart w:id="1361" w:name="_Toc460935330"/>
      <w:bookmarkStart w:id="1362" w:name="_Toc460933672"/>
      <w:bookmarkStart w:id="1363" w:name="_Toc460933940"/>
      <w:bookmarkStart w:id="1364" w:name="_Toc460934208"/>
      <w:bookmarkStart w:id="1365" w:name="_Toc460934527"/>
      <w:bookmarkStart w:id="1366" w:name="_Toc460934923"/>
      <w:bookmarkStart w:id="1367" w:name="_Toc460935331"/>
      <w:bookmarkStart w:id="1368" w:name="_Toc460933673"/>
      <w:bookmarkStart w:id="1369" w:name="_Toc460933941"/>
      <w:bookmarkStart w:id="1370" w:name="_Toc460934209"/>
      <w:bookmarkStart w:id="1371" w:name="_Toc460934528"/>
      <w:bookmarkStart w:id="1372" w:name="_Toc460934924"/>
      <w:bookmarkStart w:id="1373" w:name="_Toc460935332"/>
      <w:bookmarkStart w:id="1374" w:name="_Toc462063294"/>
      <w:bookmarkStart w:id="1375" w:name="_Toc462064286"/>
      <w:bookmarkStart w:id="1376" w:name="_Toc462063295"/>
      <w:bookmarkStart w:id="1377" w:name="_Toc462064287"/>
      <w:bookmarkStart w:id="1378" w:name="_Toc462065207"/>
      <w:bookmarkStart w:id="1379" w:name="_Toc462063296"/>
      <w:bookmarkStart w:id="1380" w:name="_Toc462064288"/>
      <w:bookmarkStart w:id="1381" w:name="_Toc462065208"/>
      <w:bookmarkStart w:id="1382" w:name="_Toc462063297"/>
      <w:bookmarkStart w:id="1383" w:name="_Toc462064289"/>
      <w:bookmarkStart w:id="1384" w:name="_Toc462065209"/>
      <w:bookmarkStart w:id="1385" w:name="_Toc462063298"/>
      <w:bookmarkStart w:id="1386" w:name="_Toc462064290"/>
      <w:bookmarkStart w:id="1387" w:name="_Toc462065210"/>
      <w:bookmarkStart w:id="1388" w:name="_Toc462063299"/>
      <w:bookmarkStart w:id="1389" w:name="_Toc462064291"/>
      <w:bookmarkStart w:id="1390" w:name="_Toc462065211"/>
      <w:bookmarkStart w:id="1391" w:name="_Toc462063300"/>
      <w:bookmarkStart w:id="1392" w:name="_Toc462064292"/>
      <w:bookmarkStart w:id="1393" w:name="_Toc462065212"/>
      <w:bookmarkStart w:id="1394" w:name="_Toc462063301"/>
      <w:bookmarkStart w:id="1395" w:name="_Toc462064293"/>
      <w:bookmarkStart w:id="1396" w:name="_Toc462065213"/>
      <w:bookmarkStart w:id="1397" w:name="_Toc462063302"/>
      <w:bookmarkStart w:id="1398" w:name="_Toc462064294"/>
      <w:bookmarkStart w:id="1399" w:name="_Toc462065214"/>
      <w:bookmarkStart w:id="1400" w:name="_Toc460933677"/>
      <w:bookmarkStart w:id="1401" w:name="_Toc460933945"/>
      <w:bookmarkStart w:id="1402" w:name="_Toc460934213"/>
      <w:bookmarkStart w:id="1403" w:name="_Toc460934532"/>
      <w:bookmarkStart w:id="1404" w:name="_Toc460934928"/>
      <w:bookmarkStart w:id="1405" w:name="_Toc460935336"/>
      <w:bookmarkStart w:id="1406" w:name="_Toc462063303"/>
      <w:bookmarkStart w:id="1407" w:name="_Toc462064295"/>
      <w:bookmarkStart w:id="1408" w:name="_Toc462065215"/>
      <w:bookmarkStart w:id="1409" w:name="_Toc462063304"/>
      <w:bookmarkStart w:id="1410" w:name="_Toc462064296"/>
      <w:bookmarkStart w:id="1411" w:name="_Toc462065216"/>
      <w:bookmarkStart w:id="1412" w:name="_Toc462063305"/>
      <w:bookmarkStart w:id="1413" w:name="_Toc462064297"/>
      <w:bookmarkStart w:id="1414" w:name="_Toc462065217"/>
      <w:bookmarkStart w:id="1415" w:name="_Toc462063306"/>
      <w:bookmarkStart w:id="1416" w:name="_Toc462064298"/>
      <w:bookmarkStart w:id="1417" w:name="_Toc462065218"/>
      <w:bookmarkStart w:id="1418" w:name="_Toc462063307"/>
      <w:bookmarkStart w:id="1419" w:name="_Toc462064299"/>
      <w:bookmarkStart w:id="1420" w:name="_Toc462065219"/>
      <w:bookmarkStart w:id="1421" w:name="_Toc462063308"/>
      <w:bookmarkStart w:id="1422" w:name="_Toc462064300"/>
      <w:bookmarkStart w:id="1423" w:name="_Toc462065220"/>
      <w:bookmarkStart w:id="1424" w:name="_Toc462063309"/>
      <w:bookmarkStart w:id="1425" w:name="_Toc462064301"/>
      <w:bookmarkStart w:id="1426" w:name="_Toc462065221"/>
      <w:bookmarkStart w:id="1427" w:name="_Toc462063310"/>
      <w:bookmarkStart w:id="1428" w:name="_Toc462064302"/>
      <w:bookmarkStart w:id="1429" w:name="_Toc462065222"/>
      <w:bookmarkStart w:id="1430" w:name="_Toc462063311"/>
      <w:bookmarkStart w:id="1431" w:name="_Toc462064303"/>
      <w:bookmarkStart w:id="1432" w:name="_Toc462065223"/>
      <w:bookmarkStart w:id="1433" w:name="_Toc462063312"/>
      <w:bookmarkStart w:id="1434" w:name="_Toc462064304"/>
      <w:bookmarkStart w:id="1435" w:name="_Toc462065224"/>
      <w:bookmarkStart w:id="1436" w:name="_Toc462063313"/>
      <w:bookmarkStart w:id="1437" w:name="_Toc462064305"/>
      <w:bookmarkStart w:id="1438" w:name="_Toc462065225"/>
      <w:bookmarkStart w:id="1439" w:name="_Toc462063314"/>
      <w:bookmarkStart w:id="1440" w:name="_Toc462064306"/>
      <w:bookmarkStart w:id="1441" w:name="_Toc462065226"/>
      <w:bookmarkStart w:id="1442" w:name="_Toc462063315"/>
      <w:bookmarkStart w:id="1443" w:name="_Toc462064307"/>
      <w:bookmarkStart w:id="1444" w:name="_Toc462065227"/>
      <w:bookmarkStart w:id="1445" w:name="_Toc462063316"/>
      <w:bookmarkStart w:id="1446" w:name="_Toc462064308"/>
      <w:bookmarkStart w:id="1447" w:name="_Toc462065228"/>
      <w:bookmarkStart w:id="1448" w:name="_Toc462063317"/>
      <w:bookmarkStart w:id="1449" w:name="_Toc462064309"/>
      <w:bookmarkStart w:id="1450" w:name="_Toc462065229"/>
      <w:bookmarkStart w:id="1451" w:name="_Toc462063318"/>
      <w:bookmarkStart w:id="1452" w:name="_Toc462064310"/>
      <w:bookmarkStart w:id="1453" w:name="_Toc462065230"/>
      <w:bookmarkStart w:id="1454" w:name="_Toc462063319"/>
      <w:bookmarkStart w:id="1455" w:name="_Toc462064311"/>
      <w:bookmarkStart w:id="1456" w:name="_Toc462065231"/>
      <w:bookmarkStart w:id="1457" w:name="_Toc462063320"/>
      <w:bookmarkStart w:id="1458" w:name="_Toc462064312"/>
      <w:bookmarkStart w:id="1459" w:name="_Toc462065232"/>
      <w:bookmarkStart w:id="1460" w:name="_Toc462063321"/>
      <w:bookmarkStart w:id="1461" w:name="_Toc462064313"/>
      <w:bookmarkStart w:id="1462" w:name="_Toc462065233"/>
      <w:bookmarkStart w:id="1463" w:name="_Toc462063322"/>
      <w:bookmarkStart w:id="1464" w:name="_Toc462064314"/>
      <w:bookmarkStart w:id="1465" w:name="_Toc462065234"/>
      <w:bookmarkStart w:id="1466" w:name="_Toc462063323"/>
      <w:bookmarkStart w:id="1467" w:name="_Toc462064315"/>
      <w:bookmarkStart w:id="1468" w:name="_Toc462065235"/>
      <w:bookmarkStart w:id="1469" w:name="_Toc462063324"/>
      <w:bookmarkStart w:id="1470" w:name="_Toc462064316"/>
      <w:bookmarkStart w:id="1471" w:name="_Toc462065236"/>
      <w:bookmarkStart w:id="1472" w:name="_Toc462063325"/>
      <w:bookmarkStart w:id="1473" w:name="_Toc462064317"/>
      <w:bookmarkStart w:id="1474" w:name="_Toc462065237"/>
      <w:bookmarkStart w:id="1475" w:name="_Toc462063326"/>
      <w:bookmarkStart w:id="1476" w:name="_Toc462064318"/>
      <w:bookmarkStart w:id="1477" w:name="_Toc462065238"/>
      <w:bookmarkStart w:id="1478" w:name="_Toc462063327"/>
      <w:bookmarkStart w:id="1479" w:name="_Toc462064319"/>
      <w:bookmarkStart w:id="1480" w:name="_Toc462065239"/>
      <w:bookmarkStart w:id="1481" w:name="_Toc462063328"/>
      <w:bookmarkStart w:id="1482" w:name="_Toc462064320"/>
      <w:bookmarkStart w:id="1483" w:name="_Toc462065240"/>
      <w:bookmarkStart w:id="1484" w:name="_Toc462063329"/>
      <w:bookmarkStart w:id="1485" w:name="_Toc462064321"/>
      <w:bookmarkStart w:id="1486" w:name="_Toc462065241"/>
      <w:bookmarkStart w:id="1487" w:name="_Toc462063330"/>
      <w:bookmarkStart w:id="1488" w:name="_Toc462064322"/>
      <w:bookmarkStart w:id="1489" w:name="_Toc462065242"/>
      <w:bookmarkStart w:id="1490" w:name="_Toc462063331"/>
      <w:bookmarkStart w:id="1491" w:name="_Toc462064323"/>
      <w:bookmarkStart w:id="1492" w:name="_Toc462065243"/>
      <w:bookmarkStart w:id="1493" w:name="_Toc462063332"/>
      <w:bookmarkStart w:id="1494" w:name="_Toc462064324"/>
      <w:bookmarkStart w:id="1495" w:name="_Toc462065244"/>
      <w:bookmarkStart w:id="1496" w:name="_Toc462063333"/>
      <w:bookmarkStart w:id="1497" w:name="_Toc462064325"/>
      <w:bookmarkStart w:id="1498" w:name="_Toc462065245"/>
      <w:bookmarkStart w:id="1499" w:name="_Toc462063334"/>
      <w:bookmarkStart w:id="1500" w:name="_Toc462064326"/>
      <w:bookmarkStart w:id="1501" w:name="_Toc462065246"/>
      <w:bookmarkStart w:id="1502" w:name="_Toc462063335"/>
      <w:bookmarkStart w:id="1503" w:name="_Toc462064327"/>
      <w:bookmarkStart w:id="1504" w:name="_Toc462065247"/>
      <w:bookmarkStart w:id="1505" w:name="_Toc462063336"/>
      <w:bookmarkStart w:id="1506" w:name="_Toc462064328"/>
      <w:bookmarkStart w:id="1507" w:name="_Toc462065248"/>
      <w:bookmarkStart w:id="1508" w:name="_Toc462063337"/>
      <w:bookmarkStart w:id="1509" w:name="_Toc462064329"/>
      <w:bookmarkStart w:id="1510" w:name="_Toc462065249"/>
      <w:bookmarkStart w:id="1511" w:name="_Toc462063339"/>
      <w:bookmarkStart w:id="1512" w:name="_Toc462064331"/>
      <w:bookmarkStart w:id="1513" w:name="_Toc462065251"/>
      <w:bookmarkStart w:id="1514" w:name="_Toc462063341"/>
      <w:bookmarkStart w:id="1515" w:name="_Toc462064333"/>
      <w:bookmarkStart w:id="1516" w:name="_Toc462065253"/>
      <w:bookmarkStart w:id="1517" w:name="_Toc462063342"/>
      <w:bookmarkStart w:id="1518" w:name="_Toc462064334"/>
      <w:bookmarkStart w:id="1519" w:name="_Toc462065254"/>
      <w:bookmarkStart w:id="1520" w:name="_Toc462063343"/>
      <w:bookmarkStart w:id="1521" w:name="_Toc462064335"/>
      <w:bookmarkStart w:id="1522" w:name="_Toc462065255"/>
      <w:bookmarkStart w:id="1523" w:name="_Toc462063344"/>
      <w:bookmarkStart w:id="1524" w:name="_Toc462064336"/>
      <w:bookmarkStart w:id="1525" w:name="_Toc462065256"/>
      <w:bookmarkStart w:id="1526" w:name="_Toc462063345"/>
      <w:bookmarkStart w:id="1527" w:name="_Toc462064337"/>
      <w:bookmarkStart w:id="1528" w:name="_Toc462065257"/>
      <w:bookmarkStart w:id="1529" w:name="_Toc462063347"/>
      <w:bookmarkStart w:id="1530" w:name="_Toc462064339"/>
      <w:bookmarkStart w:id="1531" w:name="_Toc462065259"/>
      <w:bookmarkStart w:id="1532" w:name="_Toc462063348"/>
      <w:bookmarkStart w:id="1533" w:name="_Toc462064340"/>
      <w:bookmarkStart w:id="1534" w:name="_Toc462065260"/>
      <w:bookmarkStart w:id="1535" w:name="_Toc462063350"/>
      <w:bookmarkStart w:id="1536" w:name="_Toc462064342"/>
      <w:bookmarkStart w:id="1537" w:name="_Toc462065262"/>
      <w:bookmarkStart w:id="1538" w:name="_Toc462063351"/>
      <w:bookmarkStart w:id="1539" w:name="_Toc462064343"/>
      <w:bookmarkStart w:id="1540" w:name="_Toc462065263"/>
      <w:bookmarkStart w:id="1541" w:name="_Toc462063352"/>
      <w:bookmarkStart w:id="1542" w:name="_Toc462064344"/>
      <w:bookmarkStart w:id="1543" w:name="_Toc462065264"/>
      <w:bookmarkStart w:id="1544" w:name="_Toc462063353"/>
      <w:bookmarkStart w:id="1545" w:name="_Toc462064345"/>
      <w:bookmarkStart w:id="1546" w:name="_Toc462065265"/>
      <w:bookmarkStart w:id="1547" w:name="_Toc462063354"/>
      <w:bookmarkStart w:id="1548" w:name="_Toc462064346"/>
      <w:bookmarkStart w:id="1549" w:name="_Toc462065266"/>
      <w:bookmarkStart w:id="1550" w:name="_Toc462063355"/>
      <w:bookmarkStart w:id="1551" w:name="_Toc462064347"/>
      <w:bookmarkStart w:id="1552" w:name="_Toc462065267"/>
      <w:bookmarkStart w:id="1553" w:name="_Toc462063356"/>
      <w:bookmarkStart w:id="1554" w:name="_Toc462064348"/>
      <w:bookmarkStart w:id="1555" w:name="_Toc462065268"/>
      <w:bookmarkStart w:id="1556" w:name="_Toc462063357"/>
      <w:bookmarkStart w:id="1557" w:name="_Toc462064349"/>
      <w:bookmarkStart w:id="1558" w:name="_Toc462065269"/>
      <w:bookmarkStart w:id="1559" w:name="_Toc462063358"/>
      <w:bookmarkStart w:id="1560" w:name="_Toc462064350"/>
      <w:bookmarkStart w:id="1561" w:name="_Toc462065270"/>
      <w:bookmarkStart w:id="1562" w:name="_Toc462063359"/>
      <w:bookmarkStart w:id="1563" w:name="_Toc462064351"/>
      <w:bookmarkStart w:id="1564" w:name="_Toc462065271"/>
      <w:bookmarkStart w:id="1565" w:name="_Toc462063360"/>
      <w:bookmarkStart w:id="1566" w:name="_Toc462064352"/>
      <w:bookmarkStart w:id="1567" w:name="_Toc462065272"/>
      <w:bookmarkStart w:id="1568" w:name="_Toc462063361"/>
      <w:bookmarkStart w:id="1569" w:name="_Toc462064353"/>
      <w:bookmarkStart w:id="1570" w:name="_Toc462065273"/>
      <w:bookmarkStart w:id="1571" w:name="_Toc462063362"/>
      <w:bookmarkStart w:id="1572" w:name="_Toc462064354"/>
      <w:bookmarkStart w:id="1573" w:name="_Toc462065274"/>
      <w:bookmarkStart w:id="1574" w:name="_Toc460933689"/>
      <w:bookmarkStart w:id="1575" w:name="_Toc460933957"/>
      <w:bookmarkStart w:id="1576" w:name="_Toc460934225"/>
      <w:bookmarkStart w:id="1577" w:name="_Toc460934544"/>
      <w:bookmarkStart w:id="1578" w:name="_Toc460934940"/>
      <w:bookmarkStart w:id="1579" w:name="_Toc460935348"/>
      <w:bookmarkStart w:id="1580" w:name="_Toc460933690"/>
      <w:bookmarkStart w:id="1581" w:name="_Toc460933958"/>
      <w:bookmarkStart w:id="1582" w:name="_Toc460934226"/>
      <w:bookmarkStart w:id="1583" w:name="_Toc460934545"/>
      <w:bookmarkStart w:id="1584" w:name="_Toc460934941"/>
      <w:bookmarkStart w:id="1585" w:name="_Toc460935349"/>
      <w:bookmarkStart w:id="1586" w:name="_Toc462063363"/>
      <w:bookmarkStart w:id="1587" w:name="_Toc462064355"/>
      <w:bookmarkStart w:id="1588" w:name="_Toc462065275"/>
      <w:bookmarkStart w:id="1589" w:name="_Toc462063364"/>
      <w:bookmarkStart w:id="1590" w:name="_Toc462064356"/>
      <w:bookmarkStart w:id="1591" w:name="_Toc462065276"/>
      <w:bookmarkStart w:id="1592" w:name="_Toc462063365"/>
      <w:bookmarkStart w:id="1593" w:name="_Toc462064357"/>
      <w:bookmarkStart w:id="1594" w:name="_Toc462065277"/>
      <w:bookmarkStart w:id="1595" w:name="_Toc462063366"/>
      <w:bookmarkStart w:id="1596" w:name="_Toc462064358"/>
      <w:bookmarkStart w:id="1597" w:name="_Toc462065278"/>
      <w:bookmarkStart w:id="1598" w:name="_Toc462063367"/>
      <w:bookmarkStart w:id="1599" w:name="_Toc462064359"/>
      <w:bookmarkStart w:id="1600" w:name="_Toc462065279"/>
      <w:bookmarkStart w:id="1601" w:name="_Toc462063368"/>
      <w:bookmarkStart w:id="1602" w:name="_Toc462064360"/>
      <w:bookmarkStart w:id="1603" w:name="_Toc462065280"/>
      <w:bookmarkStart w:id="1604" w:name="_Toc462063369"/>
      <w:bookmarkStart w:id="1605" w:name="_Toc462064361"/>
      <w:bookmarkStart w:id="1606" w:name="_Toc462065281"/>
      <w:bookmarkStart w:id="1607" w:name="_Toc462063370"/>
      <w:bookmarkStart w:id="1608" w:name="_Toc462064362"/>
      <w:bookmarkStart w:id="1609" w:name="_Toc462065282"/>
      <w:bookmarkStart w:id="1610" w:name="_Toc462063371"/>
      <w:bookmarkStart w:id="1611" w:name="_Toc462064363"/>
      <w:bookmarkStart w:id="1612" w:name="_Toc462065283"/>
      <w:bookmarkStart w:id="1613" w:name="_Toc462063372"/>
      <w:bookmarkStart w:id="1614" w:name="_Toc462064364"/>
      <w:bookmarkStart w:id="1615" w:name="_Toc462065284"/>
      <w:bookmarkStart w:id="1616" w:name="_Toc462063373"/>
      <w:bookmarkStart w:id="1617" w:name="_Toc462064365"/>
      <w:bookmarkStart w:id="1618" w:name="_Toc462065285"/>
      <w:bookmarkStart w:id="1619" w:name="_Toc462063374"/>
      <w:bookmarkStart w:id="1620" w:name="_Toc462064366"/>
      <w:bookmarkStart w:id="1621" w:name="_Toc462065286"/>
      <w:bookmarkStart w:id="1622" w:name="_Toc462063375"/>
      <w:bookmarkStart w:id="1623" w:name="_Toc462064367"/>
      <w:bookmarkStart w:id="1624" w:name="_Toc462065287"/>
      <w:bookmarkStart w:id="1625" w:name="_Toc462063376"/>
      <w:bookmarkStart w:id="1626" w:name="_Toc462064368"/>
      <w:bookmarkStart w:id="1627" w:name="_Toc462065288"/>
      <w:bookmarkStart w:id="1628" w:name="_Toc462063377"/>
      <w:bookmarkStart w:id="1629" w:name="_Toc462064369"/>
      <w:bookmarkStart w:id="1630" w:name="_Toc462065289"/>
      <w:bookmarkStart w:id="1631" w:name="_Toc462063378"/>
      <w:bookmarkStart w:id="1632" w:name="_Toc462064370"/>
      <w:bookmarkStart w:id="1633" w:name="_Toc462065290"/>
      <w:bookmarkStart w:id="1634" w:name="_Toc462063379"/>
      <w:bookmarkStart w:id="1635" w:name="_Toc462064371"/>
      <w:bookmarkStart w:id="1636" w:name="_Toc462065291"/>
      <w:bookmarkStart w:id="1637" w:name="_Toc462063380"/>
      <w:bookmarkStart w:id="1638" w:name="_Toc462064372"/>
      <w:bookmarkStart w:id="1639" w:name="_Toc462065292"/>
      <w:bookmarkStart w:id="1640" w:name="_Toc462063381"/>
      <w:bookmarkStart w:id="1641" w:name="_Toc462064373"/>
      <w:bookmarkStart w:id="1642" w:name="_Toc462065293"/>
      <w:bookmarkStart w:id="1643" w:name="_Toc462063382"/>
      <w:bookmarkStart w:id="1644" w:name="_Toc462064374"/>
      <w:bookmarkStart w:id="1645" w:name="_Toc462065294"/>
      <w:bookmarkStart w:id="1646" w:name="_Toc462063383"/>
      <w:bookmarkStart w:id="1647" w:name="_Toc462064375"/>
      <w:bookmarkStart w:id="1648" w:name="_Toc462065295"/>
      <w:bookmarkStart w:id="1649" w:name="_Toc462063384"/>
      <w:bookmarkStart w:id="1650" w:name="_Toc462064376"/>
      <w:bookmarkStart w:id="1651" w:name="_Toc462065296"/>
      <w:bookmarkStart w:id="1652" w:name="_Toc462063385"/>
      <w:bookmarkStart w:id="1653" w:name="_Toc462064377"/>
      <w:bookmarkStart w:id="1654" w:name="_Toc462065297"/>
      <w:bookmarkStart w:id="1655" w:name="_Toc462063386"/>
      <w:bookmarkStart w:id="1656" w:name="_Toc462064378"/>
      <w:bookmarkStart w:id="1657" w:name="_Toc462065298"/>
      <w:bookmarkStart w:id="1658" w:name="_Toc462063387"/>
      <w:bookmarkStart w:id="1659" w:name="_Toc462064379"/>
      <w:bookmarkStart w:id="1660" w:name="_Toc462065299"/>
      <w:bookmarkStart w:id="1661" w:name="_Toc462063388"/>
      <w:bookmarkStart w:id="1662" w:name="_Toc462064380"/>
      <w:bookmarkStart w:id="1663" w:name="_Toc462065300"/>
      <w:bookmarkStart w:id="1664" w:name="_Toc462063389"/>
      <w:bookmarkStart w:id="1665" w:name="_Toc462064381"/>
      <w:bookmarkStart w:id="1666" w:name="_Toc462065301"/>
      <w:bookmarkStart w:id="1667" w:name="_Toc462063390"/>
      <w:bookmarkStart w:id="1668" w:name="_Toc462064382"/>
      <w:bookmarkStart w:id="1669" w:name="_Toc462065302"/>
      <w:bookmarkStart w:id="1670" w:name="_Toc462063391"/>
      <w:bookmarkStart w:id="1671" w:name="_Toc462064383"/>
      <w:bookmarkStart w:id="1672" w:name="_Toc462065303"/>
      <w:bookmarkStart w:id="1673" w:name="_Toc462063392"/>
      <w:bookmarkStart w:id="1674" w:name="_Toc462064384"/>
      <w:bookmarkStart w:id="1675" w:name="_Toc462065304"/>
      <w:bookmarkStart w:id="1676" w:name="_Toc462063393"/>
      <w:bookmarkStart w:id="1677" w:name="_Toc462064385"/>
      <w:bookmarkStart w:id="1678" w:name="_Toc462065305"/>
      <w:bookmarkStart w:id="1679" w:name="_Toc462063394"/>
      <w:bookmarkStart w:id="1680" w:name="_Toc462064386"/>
      <w:bookmarkStart w:id="1681" w:name="_Toc462065306"/>
      <w:bookmarkStart w:id="1682" w:name="_Toc462063395"/>
      <w:bookmarkStart w:id="1683" w:name="_Toc462064387"/>
      <w:bookmarkStart w:id="1684" w:name="_Toc462065307"/>
      <w:bookmarkStart w:id="1685" w:name="_Toc462063396"/>
      <w:bookmarkStart w:id="1686" w:name="_Toc462064388"/>
      <w:bookmarkStart w:id="1687" w:name="_Toc462065308"/>
      <w:bookmarkStart w:id="1688" w:name="_Toc462063397"/>
      <w:bookmarkStart w:id="1689" w:name="_Toc462064389"/>
      <w:bookmarkStart w:id="1690" w:name="_Toc462065309"/>
      <w:bookmarkStart w:id="1691" w:name="_Toc462063398"/>
      <w:bookmarkStart w:id="1692" w:name="_Toc462064390"/>
      <w:bookmarkStart w:id="1693" w:name="_Toc462065310"/>
      <w:bookmarkStart w:id="1694" w:name="_Toc462063399"/>
      <w:bookmarkStart w:id="1695" w:name="_Toc462064391"/>
      <w:bookmarkStart w:id="1696" w:name="_Toc462065311"/>
      <w:bookmarkStart w:id="1697" w:name="_Toc462063400"/>
      <w:bookmarkStart w:id="1698" w:name="_Toc462064392"/>
      <w:bookmarkStart w:id="1699" w:name="_Toc462065312"/>
      <w:bookmarkStart w:id="1700" w:name="_Toc462063401"/>
      <w:bookmarkStart w:id="1701" w:name="_Toc462064393"/>
      <w:bookmarkStart w:id="1702" w:name="_Toc462065313"/>
      <w:bookmarkStart w:id="1703" w:name="_Toc462063402"/>
      <w:bookmarkStart w:id="1704" w:name="_Toc462064394"/>
      <w:bookmarkStart w:id="1705" w:name="_Toc462065314"/>
      <w:bookmarkStart w:id="1706" w:name="_Toc462063403"/>
      <w:bookmarkStart w:id="1707" w:name="_Toc462064395"/>
      <w:bookmarkStart w:id="1708" w:name="_Toc462065315"/>
      <w:bookmarkStart w:id="1709" w:name="_Toc462063404"/>
      <w:bookmarkStart w:id="1710" w:name="_Toc462064396"/>
      <w:bookmarkStart w:id="1711" w:name="_Toc462065316"/>
      <w:bookmarkStart w:id="1712" w:name="_Toc460934953"/>
      <w:bookmarkStart w:id="1713" w:name="_Toc460935361"/>
      <w:bookmarkStart w:id="1714" w:name="_Toc460934954"/>
      <w:bookmarkStart w:id="1715" w:name="_Toc460935362"/>
      <w:bookmarkStart w:id="1716" w:name="_Toc462063405"/>
      <w:bookmarkStart w:id="1717" w:name="_Toc462064397"/>
      <w:bookmarkStart w:id="1718" w:name="_Toc462065317"/>
      <w:bookmarkStart w:id="1719" w:name="_Toc462063406"/>
      <w:bookmarkStart w:id="1720" w:name="_Toc462064398"/>
      <w:bookmarkStart w:id="1721" w:name="_Toc462065318"/>
      <w:bookmarkStart w:id="1722" w:name="_Toc462063407"/>
      <w:bookmarkStart w:id="1723" w:name="_Toc462064399"/>
      <w:bookmarkStart w:id="1724" w:name="_Toc462065319"/>
      <w:bookmarkStart w:id="1725" w:name="_Toc462063409"/>
      <w:bookmarkStart w:id="1726" w:name="_Toc462064401"/>
      <w:bookmarkStart w:id="1727" w:name="_Toc462065321"/>
      <w:bookmarkStart w:id="1728" w:name="_Toc462063410"/>
      <w:bookmarkStart w:id="1729" w:name="_Toc462064402"/>
      <w:bookmarkStart w:id="1730" w:name="_Toc462065322"/>
      <w:bookmarkStart w:id="1731" w:name="_Toc462063411"/>
      <w:bookmarkStart w:id="1732" w:name="_Toc462064403"/>
      <w:bookmarkStart w:id="1733" w:name="_Toc462065323"/>
      <w:bookmarkStart w:id="1734" w:name="_Toc462063412"/>
      <w:bookmarkStart w:id="1735" w:name="_Toc462064404"/>
      <w:bookmarkStart w:id="1736" w:name="_Toc462065324"/>
      <w:bookmarkStart w:id="1737" w:name="_Toc462063413"/>
      <w:bookmarkStart w:id="1738" w:name="_Toc462064405"/>
      <w:bookmarkStart w:id="1739" w:name="_Toc462065325"/>
      <w:bookmarkStart w:id="1740" w:name="_Toc462063415"/>
      <w:bookmarkStart w:id="1741" w:name="_Toc462064407"/>
      <w:bookmarkStart w:id="1742" w:name="_Toc462065327"/>
      <w:bookmarkStart w:id="1743" w:name="_Toc462063416"/>
      <w:bookmarkStart w:id="1744" w:name="_Toc462064408"/>
      <w:bookmarkStart w:id="1745" w:name="_Toc462065328"/>
      <w:bookmarkStart w:id="1746" w:name="_Toc462063418"/>
      <w:bookmarkStart w:id="1747" w:name="_Toc462064410"/>
      <w:bookmarkStart w:id="1748" w:name="_Toc462065330"/>
      <w:bookmarkStart w:id="1749" w:name="_Toc462063419"/>
      <w:bookmarkStart w:id="1750" w:name="_Toc462064411"/>
      <w:bookmarkStart w:id="1751" w:name="_Toc462065331"/>
      <w:bookmarkStart w:id="1752" w:name="_Toc462063421"/>
      <w:bookmarkStart w:id="1753" w:name="_Toc462064413"/>
      <w:bookmarkStart w:id="1754" w:name="_Toc462065333"/>
      <w:bookmarkStart w:id="1755" w:name="_Toc462063422"/>
      <w:bookmarkStart w:id="1756" w:name="_Toc462064414"/>
      <w:bookmarkStart w:id="1757" w:name="_Toc462065334"/>
      <w:bookmarkStart w:id="1758" w:name="_Toc462063423"/>
      <w:bookmarkStart w:id="1759" w:name="_Toc462064415"/>
      <w:bookmarkStart w:id="1760" w:name="_Toc462065335"/>
      <w:bookmarkStart w:id="1761" w:name="_Toc462063424"/>
      <w:bookmarkStart w:id="1762" w:name="_Toc462064416"/>
      <w:bookmarkStart w:id="1763" w:name="_Toc462065336"/>
      <w:bookmarkStart w:id="1764" w:name="_Toc462063425"/>
      <w:bookmarkStart w:id="1765" w:name="_Toc462064417"/>
      <w:bookmarkStart w:id="1766" w:name="_Toc462065337"/>
      <w:bookmarkStart w:id="1767" w:name="_Toc462063426"/>
      <w:bookmarkStart w:id="1768" w:name="_Toc462064418"/>
      <w:bookmarkStart w:id="1769" w:name="_Toc462065338"/>
      <w:bookmarkStart w:id="1770" w:name="_Toc462063427"/>
      <w:bookmarkStart w:id="1771" w:name="_Toc462064419"/>
      <w:bookmarkStart w:id="1772" w:name="_Toc462065339"/>
      <w:bookmarkStart w:id="1773" w:name="_Toc462063428"/>
      <w:bookmarkStart w:id="1774" w:name="_Toc462064420"/>
      <w:bookmarkStart w:id="1775" w:name="_Toc462065340"/>
      <w:bookmarkStart w:id="1776" w:name="_Toc462063429"/>
      <w:bookmarkStart w:id="1777" w:name="_Toc462064421"/>
      <w:bookmarkStart w:id="1778" w:name="_Toc462065341"/>
      <w:bookmarkStart w:id="1779" w:name="_Toc462063430"/>
      <w:bookmarkStart w:id="1780" w:name="_Toc462064422"/>
      <w:bookmarkStart w:id="1781" w:name="_Toc462065342"/>
      <w:bookmarkStart w:id="1782" w:name="_Toc460933705"/>
      <w:bookmarkStart w:id="1783" w:name="_Toc460933973"/>
      <w:bookmarkStart w:id="1784" w:name="_Toc460934241"/>
      <w:bookmarkStart w:id="1785" w:name="_Toc460934560"/>
      <w:bookmarkStart w:id="1786" w:name="_Toc460934958"/>
      <w:bookmarkStart w:id="1787" w:name="_Toc460935366"/>
      <w:bookmarkStart w:id="1788" w:name="_Toc460933706"/>
      <w:bookmarkStart w:id="1789" w:name="_Toc460933974"/>
      <w:bookmarkStart w:id="1790" w:name="_Toc460934242"/>
      <w:bookmarkStart w:id="1791" w:name="_Toc460934561"/>
      <w:bookmarkStart w:id="1792" w:name="_Toc460934959"/>
      <w:bookmarkStart w:id="1793" w:name="_Toc460935367"/>
      <w:bookmarkStart w:id="1794" w:name="_Toc460933707"/>
      <w:bookmarkStart w:id="1795" w:name="_Toc460933975"/>
      <w:bookmarkStart w:id="1796" w:name="_Toc460934243"/>
      <w:bookmarkStart w:id="1797" w:name="_Toc460934562"/>
      <w:bookmarkStart w:id="1798" w:name="_Toc460934960"/>
      <w:bookmarkStart w:id="1799" w:name="_Toc460935368"/>
      <w:bookmarkStart w:id="1800" w:name="_Toc460933708"/>
      <w:bookmarkStart w:id="1801" w:name="_Toc460933976"/>
      <w:bookmarkStart w:id="1802" w:name="_Toc460934244"/>
      <w:bookmarkStart w:id="1803" w:name="_Toc460934563"/>
      <w:bookmarkStart w:id="1804" w:name="_Toc460934961"/>
      <w:bookmarkStart w:id="1805" w:name="_Toc460935369"/>
      <w:bookmarkStart w:id="1806" w:name="_Toc460933709"/>
      <w:bookmarkStart w:id="1807" w:name="_Toc460933977"/>
      <w:bookmarkStart w:id="1808" w:name="_Toc460934245"/>
      <w:bookmarkStart w:id="1809" w:name="_Toc460934564"/>
      <w:bookmarkStart w:id="1810" w:name="_Toc460934962"/>
      <w:bookmarkStart w:id="1811" w:name="_Toc460935370"/>
      <w:bookmarkStart w:id="1812" w:name="_Toc460933710"/>
      <w:bookmarkStart w:id="1813" w:name="_Toc460933978"/>
      <w:bookmarkStart w:id="1814" w:name="_Toc460934246"/>
      <w:bookmarkStart w:id="1815" w:name="_Toc460934565"/>
      <w:bookmarkStart w:id="1816" w:name="_Toc460934963"/>
      <w:bookmarkStart w:id="1817" w:name="_Toc460935371"/>
      <w:bookmarkStart w:id="1818" w:name="_Toc460933711"/>
      <w:bookmarkStart w:id="1819" w:name="_Toc460933979"/>
      <w:bookmarkStart w:id="1820" w:name="_Toc460934247"/>
      <w:bookmarkStart w:id="1821" w:name="_Toc460934566"/>
      <w:bookmarkStart w:id="1822" w:name="_Toc460934964"/>
      <w:bookmarkStart w:id="1823" w:name="_Toc460935372"/>
      <w:bookmarkStart w:id="1824" w:name="_Toc460933712"/>
      <w:bookmarkStart w:id="1825" w:name="_Toc460933980"/>
      <w:bookmarkStart w:id="1826" w:name="_Toc460934248"/>
      <w:bookmarkStart w:id="1827" w:name="_Toc460934567"/>
      <w:bookmarkStart w:id="1828" w:name="_Toc460934965"/>
      <w:bookmarkStart w:id="1829" w:name="_Toc460935373"/>
      <w:bookmarkStart w:id="1830" w:name="_Toc460933713"/>
      <w:bookmarkStart w:id="1831" w:name="_Toc460933981"/>
      <w:bookmarkStart w:id="1832" w:name="_Toc460934249"/>
      <w:bookmarkStart w:id="1833" w:name="_Toc460934568"/>
      <w:bookmarkStart w:id="1834" w:name="_Toc460934966"/>
      <w:bookmarkStart w:id="1835" w:name="_Toc460935374"/>
      <w:bookmarkStart w:id="1836" w:name="_Toc460933714"/>
      <w:bookmarkStart w:id="1837" w:name="_Toc460933982"/>
      <w:bookmarkStart w:id="1838" w:name="_Toc460934250"/>
      <w:bookmarkStart w:id="1839" w:name="_Toc460934569"/>
      <w:bookmarkStart w:id="1840" w:name="_Toc460934967"/>
      <w:bookmarkStart w:id="1841" w:name="_Toc460935375"/>
      <w:bookmarkStart w:id="1842" w:name="_Toc460933715"/>
      <w:bookmarkStart w:id="1843" w:name="_Toc460933983"/>
      <w:bookmarkStart w:id="1844" w:name="_Toc460934251"/>
      <w:bookmarkStart w:id="1845" w:name="_Toc460934570"/>
      <w:bookmarkStart w:id="1846" w:name="_Toc460934968"/>
      <w:bookmarkStart w:id="1847" w:name="_Toc460935376"/>
      <w:bookmarkStart w:id="1848" w:name="_Toc460933716"/>
      <w:bookmarkStart w:id="1849" w:name="_Toc460933984"/>
      <w:bookmarkStart w:id="1850" w:name="_Toc460934252"/>
      <w:bookmarkStart w:id="1851" w:name="_Toc460934571"/>
      <w:bookmarkStart w:id="1852" w:name="_Toc460934969"/>
      <w:bookmarkStart w:id="1853" w:name="_Toc460935377"/>
      <w:bookmarkStart w:id="1854" w:name="_Toc460933717"/>
      <w:bookmarkStart w:id="1855" w:name="_Toc460933985"/>
      <w:bookmarkStart w:id="1856" w:name="_Toc460934253"/>
      <w:bookmarkStart w:id="1857" w:name="_Toc460934572"/>
      <w:bookmarkStart w:id="1858" w:name="_Toc460934970"/>
      <w:bookmarkStart w:id="1859" w:name="_Toc460935378"/>
      <w:bookmarkStart w:id="1860" w:name="_Toc460933718"/>
      <w:bookmarkStart w:id="1861" w:name="_Toc460933986"/>
      <w:bookmarkStart w:id="1862" w:name="_Toc460934254"/>
      <w:bookmarkStart w:id="1863" w:name="_Toc460934573"/>
      <w:bookmarkStart w:id="1864" w:name="_Toc460934971"/>
      <w:bookmarkStart w:id="1865" w:name="_Toc460935379"/>
      <w:bookmarkStart w:id="1866" w:name="_Toc460933719"/>
      <w:bookmarkStart w:id="1867" w:name="_Toc460933987"/>
      <w:bookmarkStart w:id="1868" w:name="_Toc460934255"/>
      <w:bookmarkStart w:id="1869" w:name="_Toc460934574"/>
      <w:bookmarkStart w:id="1870" w:name="_Toc460934972"/>
      <w:bookmarkStart w:id="1871" w:name="_Toc460935380"/>
      <w:bookmarkStart w:id="1872" w:name="_Toc460933720"/>
      <w:bookmarkStart w:id="1873" w:name="_Toc460933988"/>
      <w:bookmarkStart w:id="1874" w:name="_Toc460934256"/>
      <w:bookmarkStart w:id="1875" w:name="_Toc460934575"/>
      <w:bookmarkStart w:id="1876" w:name="_Toc460934973"/>
      <w:bookmarkStart w:id="1877" w:name="_Toc460935381"/>
      <w:bookmarkStart w:id="1878" w:name="_Toc460933721"/>
      <w:bookmarkStart w:id="1879" w:name="_Toc460933989"/>
      <w:bookmarkStart w:id="1880" w:name="_Toc460934257"/>
      <w:bookmarkStart w:id="1881" w:name="_Toc460934576"/>
      <w:bookmarkStart w:id="1882" w:name="_Toc460934974"/>
      <w:bookmarkStart w:id="1883" w:name="_Toc460935382"/>
      <w:bookmarkStart w:id="1884" w:name="_Toc460933722"/>
      <w:bookmarkStart w:id="1885" w:name="_Toc460933990"/>
      <w:bookmarkStart w:id="1886" w:name="_Toc460934258"/>
      <w:bookmarkStart w:id="1887" w:name="_Toc460934577"/>
      <w:bookmarkStart w:id="1888" w:name="_Toc460934975"/>
      <w:bookmarkStart w:id="1889" w:name="_Toc460935383"/>
      <w:bookmarkStart w:id="1890" w:name="_Toc460933723"/>
      <w:bookmarkStart w:id="1891" w:name="_Toc460933991"/>
      <w:bookmarkStart w:id="1892" w:name="_Toc460934259"/>
      <w:bookmarkStart w:id="1893" w:name="_Toc460934578"/>
      <w:bookmarkStart w:id="1894" w:name="_Toc460934976"/>
      <w:bookmarkStart w:id="1895" w:name="_Toc460935384"/>
      <w:bookmarkStart w:id="1896" w:name="_Toc460933724"/>
      <w:bookmarkStart w:id="1897" w:name="_Toc460933992"/>
      <w:bookmarkStart w:id="1898" w:name="_Toc460934260"/>
      <w:bookmarkStart w:id="1899" w:name="_Toc460934579"/>
      <w:bookmarkStart w:id="1900" w:name="_Toc460934977"/>
      <w:bookmarkStart w:id="1901" w:name="_Toc460935385"/>
      <w:bookmarkStart w:id="1902" w:name="_Toc460933725"/>
      <w:bookmarkStart w:id="1903" w:name="_Toc460933993"/>
      <w:bookmarkStart w:id="1904" w:name="_Toc460934261"/>
      <w:bookmarkStart w:id="1905" w:name="_Toc460934580"/>
      <w:bookmarkStart w:id="1906" w:name="_Toc460934978"/>
      <w:bookmarkStart w:id="1907" w:name="_Toc460935386"/>
      <w:bookmarkStart w:id="1908" w:name="_Toc460933726"/>
      <w:bookmarkStart w:id="1909" w:name="_Toc460933994"/>
      <w:bookmarkStart w:id="1910" w:name="_Toc460934262"/>
      <w:bookmarkStart w:id="1911" w:name="_Toc460934581"/>
      <w:bookmarkStart w:id="1912" w:name="_Toc460934979"/>
      <w:bookmarkStart w:id="1913" w:name="_Toc460935387"/>
      <w:bookmarkStart w:id="1914" w:name="_Toc460933727"/>
      <w:bookmarkStart w:id="1915" w:name="_Toc460933995"/>
      <w:bookmarkStart w:id="1916" w:name="_Toc460934263"/>
      <w:bookmarkStart w:id="1917" w:name="_Toc460934582"/>
      <w:bookmarkStart w:id="1918" w:name="_Toc460934980"/>
      <w:bookmarkStart w:id="1919" w:name="_Toc460935388"/>
      <w:bookmarkStart w:id="1920" w:name="_Toc460933728"/>
      <w:bookmarkStart w:id="1921" w:name="_Toc460933996"/>
      <w:bookmarkStart w:id="1922" w:name="_Toc460934264"/>
      <w:bookmarkStart w:id="1923" w:name="_Toc460934583"/>
      <w:bookmarkStart w:id="1924" w:name="_Toc460934981"/>
      <w:bookmarkStart w:id="1925" w:name="_Toc460935389"/>
      <w:bookmarkStart w:id="1926" w:name="_Toc460933729"/>
      <w:bookmarkStart w:id="1927" w:name="_Toc460933997"/>
      <w:bookmarkStart w:id="1928" w:name="_Toc460934265"/>
      <w:bookmarkStart w:id="1929" w:name="_Toc460934584"/>
      <w:bookmarkStart w:id="1930" w:name="_Toc460934982"/>
      <w:bookmarkStart w:id="1931" w:name="_Toc460935390"/>
      <w:bookmarkStart w:id="1932" w:name="_Toc460933730"/>
      <w:bookmarkStart w:id="1933" w:name="_Toc460933998"/>
      <w:bookmarkStart w:id="1934" w:name="_Toc460934266"/>
      <w:bookmarkStart w:id="1935" w:name="_Toc460934585"/>
      <w:bookmarkStart w:id="1936" w:name="_Toc460934983"/>
      <w:bookmarkStart w:id="1937" w:name="_Toc460935391"/>
      <w:bookmarkStart w:id="1938" w:name="_Toc460933731"/>
      <w:bookmarkStart w:id="1939" w:name="_Toc460933999"/>
      <w:bookmarkStart w:id="1940" w:name="_Toc460934267"/>
      <w:bookmarkStart w:id="1941" w:name="_Toc460934586"/>
      <w:bookmarkStart w:id="1942" w:name="_Toc460934984"/>
      <w:bookmarkStart w:id="1943" w:name="_Toc460935392"/>
      <w:bookmarkStart w:id="1944" w:name="_Toc462063431"/>
      <w:bookmarkStart w:id="1945" w:name="_Toc462064423"/>
      <w:bookmarkStart w:id="1946" w:name="_Toc462065343"/>
      <w:bookmarkStart w:id="1947" w:name="_Toc462063432"/>
      <w:bookmarkStart w:id="1948" w:name="_Toc462064424"/>
      <w:bookmarkStart w:id="1949" w:name="_Toc462065344"/>
      <w:bookmarkStart w:id="1950" w:name="_Toc462063433"/>
      <w:bookmarkStart w:id="1951" w:name="_Toc462064425"/>
      <w:bookmarkStart w:id="1952" w:name="_Toc462065345"/>
      <w:bookmarkStart w:id="1953" w:name="_Toc462063434"/>
      <w:bookmarkStart w:id="1954" w:name="_Toc462064426"/>
      <w:bookmarkStart w:id="1955" w:name="_Toc462065346"/>
      <w:bookmarkStart w:id="1956" w:name="_Toc462063435"/>
      <w:bookmarkStart w:id="1957" w:name="_Toc462064427"/>
      <w:bookmarkStart w:id="1958" w:name="_Toc462065347"/>
      <w:bookmarkStart w:id="1959" w:name="_Toc462063436"/>
      <w:bookmarkStart w:id="1960" w:name="_Toc462064428"/>
      <w:bookmarkStart w:id="1961" w:name="_Toc462065348"/>
      <w:bookmarkStart w:id="1962" w:name="_Toc462063437"/>
      <w:bookmarkStart w:id="1963" w:name="_Toc462064429"/>
      <w:bookmarkStart w:id="1964" w:name="_Toc462065349"/>
      <w:bookmarkStart w:id="1965" w:name="_Toc462063438"/>
      <w:bookmarkStart w:id="1966" w:name="_Toc462064430"/>
      <w:bookmarkStart w:id="1967" w:name="_Toc462065350"/>
      <w:bookmarkStart w:id="1968" w:name="_Toc462063439"/>
      <w:bookmarkStart w:id="1969" w:name="_Toc462064431"/>
      <w:bookmarkStart w:id="1970" w:name="_Toc462065351"/>
      <w:bookmarkStart w:id="1971" w:name="_Toc462063440"/>
      <w:bookmarkStart w:id="1972" w:name="_Toc462064432"/>
      <w:bookmarkStart w:id="1973" w:name="_Toc462065352"/>
      <w:bookmarkStart w:id="1974" w:name="_Toc462063441"/>
      <w:bookmarkStart w:id="1975" w:name="_Toc462064433"/>
      <w:bookmarkStart w:id="1976" w:name="_Toc462065353"/>
      <w:bookmarkStart w:id="1977" w:name="_Toc462063442"/>
      <w:bookmarkStart w:id="1978" w:name="_Toc462064434"/>
      <w:bookmarkStart w:id="1979" w:name="_Toc462065354"/>
      <w:bookmarkStart w:id="1980" w:name="_Toc462063443"/>
      <w:bookmarkStart w:id="1981" w:name="_Toc462064435"/>
      <w:bookmarkStart w:id="1982" w:name="_Toc462065355"/>
      <w:bookmarkStart w:id="1983" w:name="_Toc462063444"/>
      <w:bookmarkStart w:id="1984" w:name="_Toc462064436"/>
      <w:bookmarkStart w:id="1985" w:name="_Toc462065356"/>
      <w:bookmarkStart w:id="1986" w:name="_Toc462063445"/>
      <w:bookmarkStart w:id="1987" w:name="_Toc462064437"/>
      <w:bookmarkStart w:id="1988" w:name="_Toc462065357"/>
      <w:bookmarkStart w:id="1989" w:name="_Toc462063446"/>
      <w:bookmarkStart w:id="1990" w:name="_Toc462064438"/>
      <w:bookmarkStart w:id="1991" w:name="_Toc462065358"/>
      <w:bookmarkStart w:id="1992" w:name="_Toc460933737"/>
      <w:bookmarkStart w:id="1993" w:name="_Toc460934005"/>
      <w:bookmarkStart w:id="1994" w:name="_Toc460934273"/>
      <w:bookmarkStart w:id="1995" w:name="_Toc460934592"/>
      <w:bookmarkStart w:id="1996" w:name="_Toc460934990"/>
      <w:bookmarkStart w:id="1997" w:name="_Toc460935398"/>
      <w:bookmarkStart w:id="1998" w:name="_Toc462063447"/>
      <w:bookmarkStart w:id="1999" w:name="_Toc462064439"/>
      <w:bookmarkStart w:id="2000" w:name="_Toc462065359"/>
      <w:bookmarkStart w:id="2001" w:name="_Toc462063448"/>
      <w:bookmarkStart w:id="2002" w:name="_Toc462064440"/>
      <w:bookmarkStart w:id="2003" w:name="_Toc462065360"/>
      <w:bookmarkStart w:id="2004" w:name="_Toc462063449"/>
      <w:bookmarkStart w:id="2005" w:name="_Toc462064441"/>
      <w:bookmarkStart w:id="2006" w:name="_Toc462065361"/>
      <w:bookmarkStart w:id="2007" w:name="_Toc462063450"/>
      <w:bookmarkStart w:id="2008" w:name="_Toc462064442"/>
      <w:bookmarkStart w:id="2009" w:name="_Toc462065362"/>
      <w:bookmarkStart w:id="2010" w:name="_Toc462063451"/>
      <w:bookmarkStart w:id="2011" w:name="_Toc462064443"/>
      <w:bookmarkStart w:id="2012" w:name="_Toc462065363"/>
      <w:bookmarkStart w:id="2013" w:name="_Toc462063452"/>
      <w:bookmarkStart w:id="2014" w:name="_Toc462064444"/>
      <w:bookmarkStart w:id="2015" w:name="_Toc462065364"/>
      <w:bookmarkStart w:id="2016" w:name="_Toc462063453"/>
      <w:bookmarkStart w:id="2017" w:name="_Toc462064445"/>
      <w:bookmarkStart w:id="2018" w:name="_Toc462065365"/>
      <w:bookmarkStart w:id="2019" w:name="_Toc462063454"/>
      <w:bookmarkStart w:id="2020" w:name="_Toc462064446"/>
      <w:bookmarkStart w:id="2021" w:name="_Toc462065366"/>
      <w:bookmarkStart w:id="2022" w:name="_Toc462063455"/>
      <w:bookmarkStart w:id="2023" w:name="_Toc462064447"/>
      <w:bookmarkStart w:id="2024" w:name="_Toc462065367"/>
      <w:bookmarkStart w:id="2025" w:name="_Toc462063456"/>
      <w:bookmarkStart w:id="2026" w:name="_Toc462064448"/>
      <w:bookmarkStart w:id="2027" w:name="_Toc462065368"/>
      <w:bookmarkStart w:id="2028" w:name="_Toc462063457"/>
      <w:bookmarkStart w:id="2029" w:name="_Toc462064449"/>
      <w:bookmarkStart w:id="2030" w:name="_Toc462065369"/>
      <w:bookmarkStart w:id="2031" w:name="_Toc462063458"/>
      <w:bookmarkStart w:id="2032" w:name="_Toc462064450"/>
      <w:bookmarkStart w:id="2033" w:name="_Toc462065370"/>
      <w:bookmarkStart w:id="2034" w:name="_Toc462063459"/>
      <w:bookmarkStart w:id="2035" w:name="_Toc462064451"/>
      <w:bookmarkStart w:id="2036" w:name="_Toc462065371"/>
      <w:bookmarkStart w:id="2037" w:name="_Toc462063460"/>
      <w:bookmarkStart w:id="2038" w:name="_Toc462064452"/>
      <w:bookmarkStart w:id="2039" w:name="_Toc462065372"/>
      <w:bookmarkStart w:id="2040" w:name="_Toc462063461"/>
      <w:bookmarkStart w:id="2041" w:name="_Toc462064453"/>
      <w:bookmarkStart w:id="2042" w:name="_Toc462065373"/>
      <w:bookmarkStart w:id="2043" w:name="_Toc462063462"/>
      <w:bookmarkStart w:id="2044" w:name="_Toc462064454"/>
      <w:bookmarkStart w:id="2045" w:name="_Toc462065374"/>
      <w:bookmarkStart w:id="2046" w:name="_Toc462063463"/>
      <w:bookmarkStart w:id="2047" w:name="_Toc462064455"/>
      <w:bookmarkStart w:id="2048" w:name="_Toc462065375"/>
      <w:bookmarkStart w:id="2049" w:name="_Toc462063464"/>
      <w:bookmarkStart w:id="2050" w:name="_Toc462064456"/>
      <w:bookmarkStart w:id="2051" w:name="_Toc462065376"/>
      <w:bookmarkStart w:id="2052" w:name="_Toc462063465"/>
      <w:bookmarkStart w:id="2053" w:name="_Toc462064457"/>
      <w:bookmarkStart w:id="2054" w:name="_Toc462065377"/>
      <w:bookmarkStart w:id="2055" w:name="_Toc462063466"/>
      <w:bookmarkStart w:id="2056" w:name="_Toc462064458"/>
      <w:bookmarkStart w:id="2057" w:name="_Toc462065378"/>
      <w:bookmarkStart w:id="2058" w:name="_Toc462063467"/>
      <w:bookmarkStart w:id="2059" w:name="_Toc462064459"/>
      <w:bookmarkStart w:id="2060" w:name="_Toc462065379"/>
      <w:bookmarkStart w:id="2061" w:name="_Toc462063468"/>
      <w:bookmarkStart w:id="2062" w:name="_Toc462064460"/>
      <w:bookmarkStart w:id="2063" w:name="_Toc462065380"/>
      <w:bookmarkStart w:id="2064" w:name="_Toc462063469"/>
      <w:bookmarkStart w:id="2065" w:name="_Toc462064461"/>
      <w:bookmarkStart w:id="2066" w:name="_Toc462065381"/>
      <w:bookmarkStart w:id="2067" w:name="_Toc462063470"/>
      <w:bookmarkStart w:id="2068" w:name="_Toc462064462"/>
      <w:bookmarkStart w:id="2069" w:name="_Toc462065382"/>
      <w:bookmarkStart w:id="2070" w:name="_Toc462063471"/>
      <w:bookmarkStart w:id="2071" w:name="_Toc462064463"/>
      <w:bookmarkStart w:id="2072" w:name="_Toc462065383"/>
      <w:bookmarkStart w:id="2073" w:name="_Toc462063472"/>
      <w:bookmarkStart w:id="2074" w:name="_Toc462064464"/>
      <w:bookmarkStart w:id="2075" w:name="_Toc462065384"/>
      <w:bookmarkStart w:id="2076" w:name="_Toc462063473"/>
      <w:bookmarkStart w:id="2077" w:name="_Toc462064465"/>
      <w:bookmarkStart w:id="2078" w:name="_Toc462065385"/>
      <w:bookmarkStart w:id="2079" w:name="_Toc462063474"/>
      <w:bookmarkStart w:id="2080" w:name="_Toc462064466"/>
      <w:bookmarkStart w:id="2081" w:name="_Toc462065386"/>
      <w:bookmarkStart w:id="2082" w:name="_Toc462063476"/>
      <w:bookmarkStart w:id="2083" w:name="_Toc462064468"/>
      <w:bookmarkStart w:id="2084" w:name="_Toc462065388"/>
      <w:bookmarkStart w:id="2085" w:name="_Toc462063477"/>
      <w:bookmarkStart w:id="2086" w:name="_Toc462064469"/>
      <w:bookmarkStart w:id="2087" w:name="_Toc462065389"/>
      <w:bookmarkStart w:id="2088" w:name="_Toc462063478"/>
      <w:bookmarkStart w:id="2089" w:name="_Toc462064470"/>
      <w:bookmarkStart w:id="2090" w:name="_Toc462065390"/>
      <w:bookmarkStart w:id="2091" w:name="_Toc462063479"/>
      <w:bookmarkStart w:id="2092" w:name="_Toc462064471"/>
      <w:bookmarkStart w:id="2093" w:name="_Toc462065391"/>
      <w:bookmarkStart w:id="2094" w:name="_Toc462063481"/>
      <w:bookmarkStart w:id="2095" w:name="_Toc462064473"/>
      <w:bookmarkStart w:id="2096" w:name="_Toc462065393"/>
      <w:bookmarkStart w:id="2097" w:name="_Toc462063482"/>
      <w:bookmarkStart w:id="2098" w:name="_Toc462064474"/>
      <w:bookmarkStart w:id="2099" w:name="_Toc462065394"/>
      <w:bookmarkStart w:id="2100" w:name="_Toc462063483"/>
      <w:bookmarkStart w:id="2101" w:name="_Toc462064475"/>
      <w:bookmarkStart w:id="2102" w:name="_Toc462065395"/>
      <w:bookmarkStart w:id="2103" w:name="_Toc462063484"/>
      <w:bookmarkStart w:id="2104" w:name="_Toc462064476"/>
      <w:bookmarkStart w:id="2105" w:name="_Toc462065396"/>
      <w:bookmarkStart w:id="2106" w:name="_Toc462063485"/>
      <w:bookmarkStart w:id="2107" w:name="_Toc462064477"/>
      <w:bookmarkStart w:id="2108" w:name="_Toc462065397"/>
      <w:bookmarkStart w:id="2109" w:name="_Toc462063486"/>
      <w:bookmarkStart w:id="2110" w:name="_Toc462064478"/>
      <w:bookmarkStart w:id="2111" w:name="_Toc462065398"/>
      <w:bookmarkStart w:id="2112" w:name="_Toc462063487"/>
      <w:bookmarkStart w:id="2113" w:name="_Toc462064479"/>
      <w:bookmarkStart w:id="2114" w:name="_Toc462065399"/>
      <w:bookmarkStart w:id="2115" w:name="_Toc462063488"/>
      <w:bookmarkStart w:id="2116" w:name="_Toc462064480"/>
      <w:bookmarkStart w:id="2117" w:name="_Toc462065400"/>
      <w:bookmarkStart w:id="2118" w:name="_Toc462063489"/>
      <w:bookmarkStart w:id="2119" w:name="_Toc462064481"/>
      <w:bookmarkStart w:id="2120" w:name="_Toc462065401"/>
      <w:bookmarkStart w:id="2121" w:name="_Toc460933747"/>
      <w:bookmarkStart w:id="2122" w:name="_Toc460934015"/>
      <w:bookmarkStart w:id="2123" w:name="_Toc460934283"/>
      <w:bookmarkStart w:id="2124" w:name="_Toc460934602"/>
      <w:bookmarkStart w:id="2125" w:name="_Toc460935000"/>
      <w:bookmarkStart w:id="2126" w:name="_Toc460935408"/>
      <w:bookmarkStart w:id="2127" w:name="_Toc462063490"/>
      <w:bookmarkStart w:id="2128" w:name="_Toc462064482"/>
      <w:bookmarkStart w:id="2129" w:name="_Toc462065402"/>
      <w:bookmarkStart w:id="2130" w:name="_Toc460933748"/>
      <w:bookmarkStart w:id="2131" w:name="_Toc460934016"/>
      <w:bookmarkStart w:id="2132" w:name="_Toc460934284"/>
      <w:bookmarkStart w:id="2133" w:name="_Toc460934603"/>
      <w:bookmarkStart w:id="2134" w:name="_Toc460935001"/>
      <w:bookmarkStart w:id="2135" w:name="_Toc460935409"/>
      <w:bookmarkStart w:id="2136" w:name="_Toc462063491"/>
      <w:bookmarkStart w:id="2137" w:name="_Toc462064483"/>
      <w:bookmarkStart w:id="2138" w:name="_Toc462065403"/>
      <w:bookmarkStart w:id="2139" w:name="_Toc460933749"/>
      <w:bookmarkStart w:id="2140" w:name="_Toc460934017"/>
      <w:bookmarkStart w:id="2141" w:name="_Toc460934285"/>
      <w:bookmarkStart w:id="2142" w:name="_Toc460934604"/>
      <w:bookmarkStart w:id="2143" w:name="_Toc460935002"/>
      <w:bookmarkStart w:id="2144" w:name="_Toc460935410"/>
      <w:bookmarkStart w:id="2145" w:name="_Toc462063492"/>
      <w:bookmarkStart w:id="2146" w:name="_Toc462064484"/>
      <w:bookmarkStart w:id="2147" w:name="_Toc462065404"/>
      <w:bookmarkStart w:id="2148" w:name="_Toc460933750"/>
      <w:bookmarkStart w:id="2149" w:name="_Toc460934018"/>
      <w:bookmarkStart w:id="2150" w:name="_Toc460934286"/>
      <w:bookmarkStart w:id="2151" w:name="_Toc460934605"/>
      <w:bookmarkStart w:id="2152" w:name="_Toc460935003"/>
      <w:bookmarkStart w:id="2153" w:name="_Toc460935411"/>
      <w:bookmarkStart w:id="2154" w:name="_Toc462063493"/>
      <w:bookmarkStart w:id="2155" w:name="_Toc462064485"/>
      <w:bookmarkStart w:id="2156" w:name="_Toc462065405"/>
      <w:bookmarkStart w:id="2157" w:name="_Toc462063494"/>
      <w:bookmarkStart w:id="2158" w:name="_Toc462064486"/>
      <w:bookmarkStart w:id="2159" w:name="_Toc462065406"/>
      <w:bookmarkStart w:id="2160" w:name="_Toc462063495"/>
      <w:bookmarkStart w:id="2161" w:name="_Toc462064487"/>
      <w:bookmarkStart w:id="2162" w:name="_Toc462065407"/>
      <w:bookmarkStart w:id="2163" w:name="_Toc462063496"/>
      <w:bookmarkStart w:id="2164" w:name="_Toc462064488"/>
      <w:bookmarkStart w:id="2165" w:name="_Toc462065408"/>
      <w:bookmarkStart w:id="2166" w:name="_Toc462063497"/>
      <w:bookmarkStart w:id="2167" w:name="_Toc462064489"/>
      <w:bookmarkStart w:id="2168" w:name="_Toc462065409"/>
      <w:bookmarkStart w:id="2169" w:name="_Toc462063498"/>
      <w:bookmarkStart w:id="2170" w:name="_Toc462064490"/>
      <w:bookmarkStart w:id="2171" w:name="_Toc462065410"/>
      <w:bookmarkStart w:id="2172" w:name="_Toc462063499"/>
      <w:bookmarkStart w:id="2173" w:name="_Toc462064491"/>
      <w:bookmarkStart w:id="2174" w:name="_Toc462065411"/>
      <w:bookmarkStart w:id="2175" w:name="_Toc462063500"/>
      <w:bookmarkStart w:id="2176" w:name="_Toc462064492"/>
      <w:bookmarkStart w:id="2177" w:name="_Toc462065412"/>
      <w:bookmarkStart w:id="2178" w:name="_Toc462063501"/>
      <w:bookmarkStart w:id="2179" w:name="_Toc462064493"/>
      <w:bookmarkStart w:id="2180" w:name="_Toc462065413"/>
      <w:bookmarkStart w:id="2181" w:name="_Toc462063502"/>
      <w:bookmarkStart w:id="2182" w:name="_Toc462064494"/>
      <w:bookmarkStart w:id="2183" w:name="_Toc462065414"/>
      <w:bookmarkStart w:id="2184" w:name="_Toc462063503"/>
      <w:bookmarkStart w:id="2185" w:name="_Toc462064495"/>
      <w:bookmarkStart w:id="2186" w:name="_Toc462065415"/>
      <w:bookmarkStart w:id="2187" w:name="_Toc462063504"/>
      <w:bookmarkStart w:id="2188" w:name="_Toc462064496"/>
      <w:bookmarkStart w:id="2189" w:name="_Toc462065416"/>
      <w:bookmarkStart w:id="2190" w:name="_Toc462063505"/>
      <w:bookmarkStart w:id="2191" w:name="_Toc462064497"/>
      <w:bookmarkStart w:id="2192" w:name="_Toc462065417"/>
      <w:bookmarkStart w:id="2193" w:name="_Toc462063506"/>
      <w:bookmarkStart w:id="2194" w:name="_Toc462064498"/>
      <w:bookmarkStart w:id="2195" w:name="_Toc462065418"/>
      <w:bookmarkStart w:id="2196" w:name="_Toc462063507"/>
      <w:bookmarkStart w:id="2197" w:name="_Toc462064499"/>
      <w:bookmarkStart w:id="2198" w:name="_Toc462065419"/>
      <w:bookmarkStart w:id="2199" w:name="_Toc462063508"/>
      <w:bookmarkStart w:id="2200" w:name="_Toc462064500"/>
      <w:bookmarkStart w:id="2201" w:name="_Toc462065420"/>
      <w:bookmarkStart w:id="2202" w:name="_Toc462063509"/>
      <w:bookmarkStart w:id="2203" w:name="_Toc462064501"/>
      <w:bookmarkStart w:id="2204" w:name="_Toc462065421"/>
      <w:bookmarkStart w:id="2205" w:name="_Toc462063510"/>
      <w:bookmarkStart w:id="2206" w:name="_Toc462064502"/>
      <w:bookmarkStart w:id="2207" w:name="_Toc462065422"/>
      <w:bookmarkStart w:id="2208" w:name="_Toc462063511"/>
      <w:bookmarkStart w:id="2209" w:name="_Toc462064503"/>
      <w:bookmarkStart w:id="2210" w:name="_Toc462065423"/>
      <w:bookmarkStart w:id="2211" w:name="_Toc462063512"/>
      <w:bookmarkStart w:id="2212" w:name="_Toc462064504"/>
      <w:bookmarkStart w:id="2213" w:name="_Toc462065424"/>
      <w:bookmarkStart w:id="2214" w:name="_Toc462063513"/>
      <w:bookmarkStart w:id="2215" w:name="_Toc462064505"/>
      <w:bookmarkStart w:id="2216" w:name="_Toc462065425"/>
      <w:bookmarkStart w:id="2217" w:name="_Toc462063514"/>
      <w:bookmarkStart w:id="2218" w:name="_Toc462064506"/>
      <w:bookmarkStart w:id="2219" w:name="_Toc462065426"/>
      <w:bookmarkStart w:id="2220" w:name="_Toc462063515"/>
      <w:bookmarkStart w:id="2221" w:name="_Toc462064507"/>
      <w:bookmarkStart w:id="2222" w:name="_Toc462065427"/>
      <w:bookmarkStart w:id="2223" w:name="_Toc462063516"/>
      <w:bookmarkStart w:id="2224" w:name="_Toc462064508"/>
      <w:bookmarkStart w:id="2225" w:name="_Toc462065428"/>
      <w:bookmarkStart w:id="2226" w:name="_Toc462063517"/>
      <w:bookmarkStart w:id="2227" w:name="_Toc462064509"/>
      <w:bookmarkStart w:id="2228" w:name="_Toc462065429"/>
      <w:bookmarkStart w:id="2229" w:name="_Toc462063518"/>
      <w:bookmarkStart w:id="2230" w:name="_Toc462064510"/>
      <w:bookmarkStart w:id="2231" w:name="_Toc462065430"/>
      <w:bookmarkStart w:id="2232" w:name="_Toc462063519"/>
      <w:bookmarkStart w:id="2233" w:name="_Toc462064511"/>
      <w:bookmarkStart w:id="2234" w:name="_Toc462065431"/>
      <w:bookmarkStart w:id="2235" w:name="_Toc462063520"/>
      <w:bookmarkStart w:id="2236" w:name="_Toc462064512"/>
      <w:bookmarkStart w:id="2237" w:name="_Toc462065432"/>
      <w:bookmarkStart w:id="2238" w:name="_Toc462063521"/>
      <w:bookmarkStart w:id="2239" w:name="_Toc462064513"/>
      <w:bookmarkStart w:id="2240" w:name="_Toc462065433"/>
      <w:bookmarkStart w:id="2241" w:name="_Toc462063522"/>
      <w:bookmarkStart w:id="2242" w:name="_Toc462064514"/>
      <w:bookmarkStart w:id="2243" w:name="_Toc462065434"/>
      <w:bookmarkStart w:id="2244" w:name="_Toc462063523"/>
      <w:bookmarkStart w:id="2245" w:name="_Toc462064515"/>
      <w:bookmarkStart w:id="2246" w:name="_Toc462065435"/>
      <w:bookmarkStart w:id="2247" w:name="_Toc462063524"/>
      <w:bookmarkStart w:id="2248" w:name="_Toc462064516"/>
      <w:bookmarkStart w:id="2249" w:name="_Toc462065436"/>
      <w:bookmarkStart w:id="2250" w:name="_Toc462063525"/>
      <w:bookmarkStart w:id="2251" w:name="_Toc462064517"/>
      <w:bookmarkStart w:id="2252" w:name="_Toc462065437"/>
      <w:bookmarkStart w:id="2253" w:name="_Toc462063526"/>
      <w:bookmarkStart w:id="2254" w:name="_Toc462064518"/>
      <w:bookmarkStart w:id="2255" w:name="_Toc462065438"/>
      <w:bookmarkStart w:id="2256" w:name="_Toc462063527"/>
      <w:bookmarkStart w:id="2257" w:name="_Toc462064519"/>
      <w:bookmarkStart w:id="2258" w:name="_Toc462065439"/>
      <w:bookmarkStart w:id="2259" w:name="_Toc462063528"/>
      <w:bookmarkStart w:id="2260" w:name="_Toc462064520"/>
      <w:bookmarkStart w:id="2261" w:name="_Toc462065440"/>
      <w:bookmarkStart w:id="2262" w:name="_Toc462063529"/>
      <w:bookmarkStart w:id="2263" w:name="_Toc462064521"/>
      <w:bookmarkStart w:id="2264" w:name="_Toc462065441"/>
      <w:bookmarkStart w:id="2265" w:name="_Toc462063530"/>
      <w:bookmarkStart w:id="2266" w:name="_Toc462064522"/>
      <w:bookmarkStart w:id="2267" w:name="_Toc462065442"/>
      <w:bookmarkStart w:id="2268" w:name="_Toc462063531"/>
      <w:bookmarkStart w:id="2269" w:name="_Toc462064523"/>
      <w:bookmarkStart w:id="2270" w:name="_Toc462065443"/>
      <w:bookmarkStart w:id="2271" w:name="_Toc462063532"/>
      <w:bookmarkStart w:id="2272" w:name="_Toc462064524"/>
      <w:bookmarkStart w:id="2273" w:name="_Toc462065444"/>
      <w:bookmarkStart w:id="2274" w:name="_Toc462063533"/>
      <w:bookmarkStart w:id="2275" w:name="_Toc462064525"/>
      <w:bookmarkStart w:id="2276" w:name="_Toc462065445"/>
      <w:bookmarkStart w:id="2277" w:name="_Toc462063534"/>
      <w:bookmarkStart w:id="2278" w:name="_Toc462064526"/>
      <w:bookmarkStart w:id="2279" w:name="_Toc462065446"/>
      <w:bookmarkStart w:id="2280" w:name="_Toc462063535"/>
      <w:bookmarkStart w:id="2281" w:name="_Toc462064527"/>
      <w:bookmarkStart w:id="2282" w:name="_Toc462065447"/>
      <w:bookmarkStart w:id="2283" w:name="_Toc462063536"/>
      <w:bookmarkStart w:id="2284" w:name="_Toc462064528"/>
      <w:bookmarkStart w:id="2285" w:name="_Toc462065448"/>
      <w:bookmarkStart w:id="2286" w:name="_Toc462063537"/>
      <w:bookmarkStart w:id="2287" w:name="_Toc462064529"/>
      <w:bookmarkStart w:id="2288" w:name="_Toc462065449"/>
      <w:bookmarkStart w:id="2289" w:name="_Toc462063538"/>
      <w:bookmarkStart w:id="2290" w:name="_Toc462064530"/>
      <w:bookmarkStart w:id="2291" w:name="_Toc462065450"/>
      <w:bookmarkStart w:id="2292" w:name="_Toc462063539"/>
      <w:bookmarkStart w:id="2293" w:name="_Toc462064531"/>
      <w:bookmarkStart w:id="2294" w:name="_Toc462065451"/>
      <w:bookmarkStart w:id="2295" w:name="_Toc462063540"/>
      <w:bookmarkStart w:id="2296" w:name="_Toc462064532"/>
      <w:bookmarkStart w:id="2297" w:name="_Toc462065452"/>
      <w:bookmarkStart w:id="2298" w:name="_Toc462063541"/>
      <w:bookmarkStart w:id="2299" w:name="_Toc462064533"/>
      <w:bookmarkStart w:id="2300" w:name="_Toc462065453"/>
      <w:bookmarkStart w:id="2301" w:name="_Toc462063542"/>
      <w:bookmarkStart w:id="2302" w:name="_Toc462064534"/>
      <w:bookmarkStart w:id="2303" w:name="_Toc462065454"/>
      <w:bookmarkStart w:id="2304" w:name="_Toc462063543"/>
      <w:bookmarkStart w:id="2305" w:name="_Toc462064535"/>
      <w:bookmarkStart w:id="2306" w:name="_Toc462065455"/>
      <w:bookmarkStart w:id="2307" w:name="_Toc462063544"/>
      <w:bookmarkStart w:id="2308" w:name="_Toc462064536"/>
      <w:bookmarkStart w:id="2309" w:name="_Toc462065456"/>
      <w:bookmarkStart w:id="2310" w:name="_Toc462063545"/>
      <w:bookmarkStart w:id="2311" w:name="_Toc462064537"/>
      <w:bookmarkStart w:id="2312" w:name="_Toc462065457"/>
      <w:bookmarkStart w:id="2313" w:name="_Toc462063546"/>
      <w:bookmarkStart w:id="2314" w:name="_Toc462064538"/>
      <w:bookmarkStart w:id="2315" w:name="_Toc462065458"/>
      <w:bookmarkStart w:id="2316" w:name="_Toc462063547"/>
      <w:bookmarkStart w:id="2317" w:name="_Toc462064539"/>
      <w:bookmarkStart w:id="2318" w:name="_Toc462065459"/>
      <w:bookmarkStart w:id="2319" w:name="_Toc462063548"/>
      <w:bookmarkStart w:id="2320" w:name="_Toc462064540"/>
      <w:bookmarkStart w:id="2321" w:name="_Toc462065460"/>
      <w:bookmarkStart w:id="2322" w:name="_Toc462063550"/>
      <w:bookmarkStart w:id="2323" w:name="_Toc462064542"/>
      <w:bookmarkStart w:id="2324" w:name="_Toc462065462"/>
      <w:bookmarkStart w:id="2325" w:name="_Toc462063551"/>
      <w:bookmarkStart w:id="2326" w:name="_Toc462064543"/>
      <w:bookmarkStart w:id="2327" w:name="_Toc462065463"/>
      <w:bookmarkStart w:id="2328" w:name="_Toc462063552"/>
      <w:bookmarkStart w:id="2329" w:name="_Toc462064544"/>
      <w:bookmarkStart w:id="2330" w:name="_Toc462065464"/>
      <w:bookmarkStart w:id="2331" w:name="_Toc462063553"/>
      <w:bookmarkStart w:id="2332" w:name="_Toc462064545"/>
      <w:bookmarkStart w:id="2333" w:name="_Toc462065465"/>
      <w:bookmarkStart w:id="2334" w:name="_Toc462063555"/>
      <w:bookmarkStart w:id="2335" w:name="_Toc462064547"/>
      <w:bookmarkStart w:id="2336" w:name="_Toc462065467"/>
      <w:bookmarkStart w:id="2337" w:name="_Toc462063556"/>
      <w:bookmarkStart w:id="2338" w:name="_Toc462064548"/>
      <w:bookmarkStart w:id="2339" w:name="_Toc462065468"/>
      <w:bookmarkStart w:id="2340" w:name="_Toc462063558"/>
      <w:bookmarkStart w:id="2341" w:name="_Toc462064550"/>
      <w:bookmarkStart w:id="2342" w:name="_Toc462065470"/>
      <w:bookmarkStart w:id="2343" w:name="_Toc462063559"/>
      <w:bookmarkStart w:id="2344" w:name="_Toc462064551"/>
      <w:bookmarkStart w:id="2345" w:name="_Toc462065471"/>
      <w:bookmarkStart w:id="2346" w:name="_Toc462063560"/>
      <w:bookmarkStart w:id="2347" w:name="_Toc462064552"/>
      <w:bookmarkStart w:id="2348" w:name="_Toc462065472"/>
      <w:bookmarkStart w:id="2349" w:name="_Toc462063561"/>
      <w:bookmarkStart w:id="2350" w:name="_Toc462064553"/>
      <w:bookmarkStart w:id="2351" w:name="_Toc462065473"/>
      <w:bookmarkStart w:id="2352" w:name="_Toc462063562"/>
      <w:bookmarkStart w:id="2353" w:name="_Toc462064554"/>
      <w:bookmarkStart w:id="2354" w:name="_Toc462065474"/>
      <w:bookmarkStart w:id="2355" w:name="_Toc462063563"/>
      <w:bookmarkStart w:id="2356" w:name="_Toc462064555"/>
      <w:bookmarkStart w:id="2357" w:name="_Toc462065475"/>
      <w:bookmarkStart w:id="2358" w:name="_Toc462063564"/>
      <w:bookmarkStart w:id="2359" w:name="_Toc462064556"/>
      <w:bookmarkStart w:id="2360" w:name="_Toc462065476"/>
      <w:bookmarkStart w:id="2361" w:name="_Toc462063565"/>
      <w:bookmarkStart w:id="2362" w:name="_Toc462064557"/>
      <w:bookmarkStart w:id="2363" w:name="_Toc462065477"/>
      <w:bookmarkStart w:id="2364" w:name="_Toc462063566"/>
      <w:bookmarkStart w:id="2365" w:name="_Toc462064558"/>
      <w:bookmarkStart w:id="2366" w:name="_Toc462065478"/>
      <w:bookmarkStart w:id="2367" w:name="_Toc462063567"/>
      <w:bookmarkStart w:id="2368" w:name="_Toc462064559"/>
      <w:bookmarkStart w:id="2369" w:name="_Toc462065479"/>
      <w:bookmarkStart w:id="2370" w:name="_Toc462063569"/>
      <w:bookmarkStart w:id="2371" w:name="_Toc462064561"/>
      <w:bookmarkStart w:id="2372" w:name="_Toc462065481"/>
      <w:bookmarkStart w:id="2373" w:name="_Toc462063570"/>
      <w:bookmarkStart w:id="2374" w:name="_Toc462064562"/>
      <w:bookmarkStart w:id="2375" w:name="_Toc462065482"/>
      <w:bookmarkStart w:id="2376" w:name="_Toc462063572"/>
      <w:bookmarkStart w:id="2377" w:name="_Toc462064564"/>
      <w:bookmarkStart w:id="2378" w:name="_Toc462065484"/>
      <w:bookmarkStart w:id="2379" w:name="_Toc462063573"/>
      <w:bookmarkStart w:id="2380" w:name="_Toc462064565"/>
      <w:bookmarkStart w:id="2381" w:name="_Toc462065485"/>
      <w:bookmarkStart w:id="2382" w:name="_Toc462063574"/>
      <w:bookmarkStart w:id="2383" w:name="_Toc462064566"/>
      <w:bookmarkStart w:id="2384" w:name="_Toc462065486"/>
      <w:bookmarkStart w:id="2385" w:name="_Toc462063576"/>
      <w:bookmarkStart w:id="2386" w:name="_Toc462064568"/>
      <w:bookmarkStart w:id="2387" w:name="_Toc462065488"/>
      <w:bookmarkStart w:id="2388" w:name="_Toc462063577"/>
      <w:bookmarkStart w:id="2389" w:name="_Toc462064569"/>
      <w:bookmarkStart w:id="2390" w:name="_Toc462065489"/>
      <w:bookmarkStart w:id="2391" w:name="_Toc462063579"/>
      <w:bookmarkStart w:id="2392" w:name="_Toc462064571"/>
      <w:bookmarkStart w:id="2393" w:name="_Toc462065491"/>
      <w:bookmarkStart w:id="2394" w:name="_Toc462063580"/>
      <w:bookmarkStart w:id="2395" w:name="_Toc462064572"/>
      <w:bookmarkStart w:id="2396" w:name="_Toc462065492"/>
      <w:bookmarkStart w:id="2397" w:name="_Toc462063582"/>
      <w:bookmarkStart w:id="2398" w:name="_Toc462064574"/>
      <w:bookmarkStart w:id="2399" w:name="_Toc462065494"/>
      <w:bookmarkStart w:id="2400" w:name="_Toc462063583"/>
      <w:bookmarkStart w:id="2401" w:name="_Toc462064575"/>
      <w:bookmarkStart w:id="2402" w:name="_Toc462065495"/>
      <w:bookmarkStart w:id="2403" w:name="_Toc462063585"/>
      <w:bookmarkStart w:id="2404" w:name="_Toc462064577"/>
      <w:bookmarkStart w:id="2405" w:name="_Toc462065497"/>
      <w:bookmarkStart w:id="2406" w:name="_Toc462063586"/>
      <w:bookmarkStart w:id="2407" w:name="_Toc462064578"/>
      <w:bookmarkStart w:id="2408" w:name="_Toc462065498"/>
      <w:bookmarkStart w:id="2409" w:name="_Toc462063588"/>
      <w:bookmarkStart w:id="2410" w:name="_Toc462064580"/>
      <w:bookmarkStart w:id="2411" w:name="_Toc462065500"/>
      <w:bookmarkStart w:id="2412" w:name="_Toc462063589"/>
      <w:bookmarkStart w:id="2413" w:name="_Toc462064581"/>
      <w:bookmarkStart w:id="2414" w:name="_Toc462065501"/>
      <w:bookmarkStart w:id="2415" w:name="_Toc462063591"/>
      <w:bookmarkStart w:id="2416" w:name="_Toc462064583"/>
      <w:bookmarkStart w:id="2417" w:name="_Toc462065503"/>
      <w:bookmarkStart w:id="2418" w:name="_Toc462063592"/>
      <w:bookmarkStart w:id="2419" w:name="_Toc462064584"/>
      <w:bookmarkStart w:id="2420" w:name="_Toc462065504"/>
      <w:bookmarkStart w:id="2421" w:name="_Toc462063594"/>
      <w:bookmarkStart w:id="2422" w:name="_Toc462064586"/>
      <w:bookmarkStart w:id="2423" w:name="_Toc462065506"/>
      <w:bookmarkStart w:id="2424" w:name="_Toc462063595"/>
      <w:bookmarkStart w:id="2425" w:name="_Toc462064587"/>
      <w:bookmarkStart w:id="2426" w:name="_Toc462065507"/>
      <w:bookmarkStart w:id="2427" w:name="_Toc462063596"/>
      <w:bookmarkStart w:id="2428" w:name="_Toc462064588"/>
      <w:bookmarkStart w:id="2429" w:name="_Toc462065508"/>
      <w:bookmarkStart w:id="2430" w:name="_Toc462063597"/>
      <w:bookmarkStart w:id="2431" w:name="_Toc462064589"/>
      <w:bookmarkStart w:id="2432" w:name="_Toc462065509"/>
      <w:bookmarkStart w:id="2433" w:name="_Toc462063599"/>
      <w:bookmarkStart w:id="2434" w:name="_Toc462064591"/>
      <w:bookmarkStart w:id="2435" w:name="_Toc462065511"/>
      <w:bookmarkStart w:id="2436" w:name="_Toc462063600"/>
      <w:bookmarkStart w:id="2437" w:name="_Toc462064592"/>
      <w:bookmarkStart w:id="2438" w:name="_Toc462065512"/>
      <w:bookmarkStart w:id="2439" w:name="_Toc462063601"/>
      <w:bookmarkStart w:id="2440" w:name="_Toc462064593"/>
      <w:bookmarkStart w:id="2441" w:name="_Toc462065513"/>
      <w:bookmarkStart w:id="2442" w:name="_Toc462063602"/>
      <w:bookmarkStart w:id="2443" w:name="_Toc462064594"/>
      <w:bookmarkStart w:id="2444" w:name="_Toc462065514"/>
      <w:bookmarkStart w:id="2445" w:name="_Toc462063603"/>
      <w:bookmarkStart w:id="2446" w:name="_Toc462064595"/>
      <w:bookmarkStart w:id="2447" w:name="_Toc462065515"/>
      <w:bookmarkStart w:id="2448" w:name="_Toc462063605"/>
      <w:bookmarkStart w:id="2449" w:name="_Toc462064597"/>
      <w:bookmarkStart w:id="2450" w:name="_Toc462065517"/>
      <w:bookmarkStart w:id="2451" w:name="_Toc462063606"/>
      <w:bookmarkStart w:id="2452" w:name="_Toc462064598"/>
      <w:bookmarkStart w:id="2453" w:name="_Toc462065518"/>
      <w:bookmarkStart w:id="2454" w:name="_Toc462063608"/>
      <w:bookmarkStart w:id="2455" w:name="_Toc462064600"/>
      <w:bookmarkStart w:id="2456" w:name="_Toc462065520"/>
      <w:bookmarkStart w:id="2457" w:name="_Toc462063609"/>
      <w:bookmarkStart w:id="2458" w:name="_Toc462064601"/>
      <w:bookmarkStart w:id="2459" w:name="_Toc462065521"/>
      <w:bookmarkStart w:id="2460" w:name="_Toc462063610"/>
      <w:bookmarkStart w:id="2461" w:name="_Toc462064602"/>
      <w:bookmarkStart w:id="2462" w:name="_Toc462065522"/>
      <w:bookmarkStart w:id="2463" w:name="_Toc462063611"/>
      <w:bookmarkStart w:id="2464" w:name="_Toc462064603"/>
      <w:bookmarkStart w:id="2465" w:name="_Toc462065523"/>
      <w:bookmarkStart w:id="2466" w:name="_Toc462063612"/>
      <w:bookmarkStart w:id="2467" w:name="_Toc462064604"/>
      <w:bookmarkStart w:id="2468" w:name="_Toc462065524"/>
      <w:bookmarkStart w:id="2469" w:name="_Toc462063613"/>
      <w:bookmarkStart w:id="2470" w:name="_Toc462064605"/>
      <w:bookmarkStart w:id="2471" w:name="_Toc462065525"/>
      <w:bookmarkStart w:id="2472" w:name="_Toc462063614"/>
      <w:bookmarkStart w:id="2473" w:name="_Toc462064606"/>
      <w:bookmarkStart w:id="2474" w:name="_Toc462065526"/>
      <w:bookmarkStart w:id="2475" w:name="_Toc462063615"/>
      <w:bookmarkStart w:id="2476" w:name="_Toc462064607"/>
      <w:bookmarkStart w:id="2477" w:name="_Toc462065527"/>
      <w:bookmarkStart w:id="2478" w:name="_Toc462063617"/>
      <w:bookmarkStart w:id="2479" w:name="_Toc462064609"/>
      <w:bookmarkStart w:id="2480" w:name="_Toc462065529"/>
      <w:bookmarkStart w:id="2481" w:name="_Toc462063618"/>
      <w:bookmarkStart w:id="2482" w:name="_Toc462064610"/>
      <w:bookmarkStart w:id="2483" w:name="_Toc462065530"/>
      <w:bookmarkStart w:id="2484" w:name="_Toc462063619"/>
      <w:bookmarkStart w:id="2485" w:name="_Toc462064611"/>
      <w:bookmarkStart w:id="2486" w:name="_Toc462065531"/>
      <w:bookmarkStart w:id="2487" w:name="_Toc462063620"/>
      <w:bookmarkStart w:id="2488" w:name="_Toc462064612"/>
      <w:bookmarkStart w:id="2489" w:name="_Toc462065532"/>
      <w:bookmarkStart w:id="2490" w:name="_Toc462063621"/>
      <w:bookmarkStart w:id="2491" w:name="_Toc462064613"/>
      <w:bookmarkStart w:id="2492" w:name="_Toc462065533"/>
      <w:bookmarkStart w:id="2493" w:name="_Toc462063623"/>
      <w:bookmarkStart w:id="2494" w:name="_Toc462064615"/>
      <w:bookmarkStart w:id="2495" w:name="_Toc462065535"/>
      <w:bookmarkStart w:id="2496" w:name="_Toc462063624"/>
      <w:bookmarkStart w:id="2497" w:name="_Toc462064616"/>
      <w:bookmarkStart w:id="2498" w:name="_Toc462065536"/>
      <w:bookmarkStart w:id="2499" w:name="_Toc462063625"/>
      <w:bookmarkStart w:id="2500" w:name="_Toc462064617"/>
      <w:bookmarkStart w:id="2501" w:name="_Toc462065537"/>
      <w:bookmarkStart w:id="2502" w:name="_Toc462063626"/>
      <w:bookmarkStart w:id="2503" w:name="_Toc462064618"/>
      <w:bookmarkStart w:id="2504" w:name="_Toc462065538"/>
      <w:bookmarkStart w:id="2505" w:name="_Toc462063627"/>
      <w:bookmarkStart w:id="2506" w:name="_Toc462064619"/>
      <w:bookmarkStart w:id="2507" w:name="_Toc462065539"/>
      <w:bookmarkStart w:id="2508" w:name="_Toc462063628"/>
      <w:bookmarkStart w:id="2509" w:name="_Toc462064620"/>
      <w:bookmarkStart w:id="2510" w:name="_Toc462065540"/>
      <w:bookmarkStart w:id="2511" w:name="_Toc462063629"/>
      <w:bookmarkStart w:id="2512" w:name="_Toc462064621"/>
      <w:bookmarkStart w:id="2513" w:name="_Toc462065541"/>
      <w:bookmarkStart w:id="2514" w:name="_Toc462063630"/>
      <w:bookmarkStart w:id="2515" w:name="_Toc462064622"/>
      <w:bookmarkStart w:id="2516" w:name="_Toc462065542"/>
      <w:bookmarkStart w:id="2517" w:name="_Toc462063631"/>
      <w:bookmarkStart w:id="2518" w:name="_Toc462064623"/>
      <w:bookmarkStart w:id="2519" w:name="_Toc462065543"/>
      <w:bookmarkStart w:id="2520" w:name="_Toc462063632"/>
      <w:bookmarkStart w:id="2521" w:name="_Toc462064624"/>
      <w:bookmarkStart w:id="2522" w:name="_Toc462065544"/>
      <w:bookmarkStart w:id="2523" w:name="_Toc462063633"/>
      <w:bookmarkStart w:id="2524" w:name="_Toc462064625"/>
      <w:bookmarkStart w:id="2525" w:name="_Toc462065545"/>
      <w:bookmarkStart w:id="2526" w:name="_Toc462063634"/>
      <w:bookmarkStart w:id="2527" w:name="_Toc462064626"/>
      <w:bookmarkStart w:id="2528" w:name="_Toc462065546"/>
      <w:bookmarkStart w:id="2529" w:name="_Toc462063635"/>
      <w:bookmarkStart w:id="2530" w:name="_Toc462064627"/>
      <w:bookmarkStart w:id="2531" w:name="_Toc462065547"/>
      <w:bookmarkStart w:id="2532" w:name="_Toc462063636"/>
      <w:bookmarkStart w:id="2533" w:name="_Toc462064628"/>
      <w:bookmarkStart w:id="2534" w:name="_Toc462065548"/>
      <w:bookmarkStart w:id="2535" w:name="_Toc462063637"/>
      <w:bookmarkStart w:id="2536" w:name="_Toc462064629"/>
      <w:bookmarkStart w:id="2537" w:name="_Toc462065549"/>
      <w:bookmarkStart w:id="2538" w:name="_Toc462063638"/>
      <w:bookmarkStart w:id="2539" w:name="_Toc462064630"/>
      <w:bookmarkStart w:id="2540" w:name="_Toc462065550"/>
      <w:bookmarkStart w:id="2541" w:name="_Toc462063639"/>
      <w:bookmarkStart w:id="2542" w:name="_Toc462064631"/>
      <w:bookmarkStart w:id="2543" w:name="_Toc462065551"/>
      <w:bookmarkStart w:id="2544" w:name="_Toc462063640"/>
      <w:bookmarkStart w:id="2545" w:name="_Toc462064632"/>
      <w:bookmarkStart w:id="2546" w:name="_Toc462065552"/>
      <w:bookmarkStart w:id="2547" w:name="_Toc462063641"/>
      <w:bookmarkStart w:id="2548" w:name="_Toc462064633"/>
      <w:bookmarkStart w:id="2549" w:name="_Toc462065553"/>
      <w:bookmarkStart w:id="2550" w:name="_Toc462063642"/>
      <w:bookmarkStart w:id="2551" w:name="_Toc462064634"/>
      <w:bookmarkStart w:id="2552" w:name="_Toc462065554"/>
      <w:bookmarkStart w:id="2553" w:name="_Toc462063643"/>
      <w:bookmarkStart w:id="2554" w:name="_Toc462064635"/>
      <w:bookmarkStart w:id="2555" w:name="_Toc462065555"/>
      <w:bookmarkStart w:id="2556" w:name="_Toc462063644"/>
      <w:bookmarkStart w:id="2557" w:name="_Toc462064636"/>
      <w:bookmarkStart w:id="2558" w:name="_Toc462065556"/>
      <w:bookmarkStart w:id="2559" w:name="_Toc462063645"/>
      <w:bookmarkStart w:id="2560" w:name="_Toc462064637"/>
      <w:bookmarkStart w:id="2561" w:name="_Toc462065557"/>
      <w:bookmarkStart w:id="2562" w:name="_Toc462063646"/>
      <w:bookmarkStart w:id="2563" w:name="_Toc462064638"/>
      <w:bookmarkStart w:id="2564" w:name="_Toc462065558"/>
      <w:bookmarkStart w:id="2565" w:name="_Toc462063647"/>
      <w:bookmarkStart w:id="2566" w:name="_Toc462064639"/>
      <w:bookmarkStart w:id="2567" w:name="_Toc462065559"/>
      <w:bookmarkStart w:id="2568" w:name="_Toc462063648"/>
      <w:bookmarkStart w:id="2569" w:name="_Toc462064640"/>
      <w:bookmarkStart w:id="2570" w:name="_Toc462065560"/>
      <w:bookmarkStart w:id="2571" w:name="_Toc462063649"/>
      <w:bookmarkStart w:id="2572" w:name="_Toc462064641"/>
      <w:bookmarkStart w:id="2573" w:name="_Toc462065561"/>
      <w:bookmarkStart w:id="2574" w:name="_Toc462063650"/>
      <w:bookmarkStart w:id="2575" w:name="_Toc462064642"/>
      <w:bookmarkStart w:id="2576" w:name="_Toc462065562"/>
      <w:bookmarkStart w:id="2577" w:name="_Toc462063651"/>
      <w:bookmarkStart w:id="2578" w:name="_Toc462064643"/>
      <w:bookmarkStart w:id="2579" w:name="_Toc462065563"/>
      <w:bookmarkStart w:id="2580" w:name="_Toc462063652"/>
      <w:bookmarkStart w:id="2581" w:name="_Toc462064644"/>
      <w:bookmarkStart w:id="2582" w:name="_Toc462065564"/>
      <w:bookmarkStart w:id="2583" w:name="_Toc462063653"/>
      <w:bookmarkStart w:id="2584" w:name="_Toc462064645"/>
      <w:bookmarkStart w:id="2585" w:name="_Toc462065565"/>
      <w:bookmarkStart w:id="2586" w:name="_Toc462063654"/>
      <w:bookmarkStart w:id="2587" w:name="_Toc462064646"/>
      <w:bookmarkStart w:id="2588" w:name="_Toc462065566"/>
      <w:bookmarkStart w:id="2589" w:name="_Toc462063655"/>
      <w:bookmarkStart w:id="2590" w:name="_Toc462064647"/>
      <w:bookmarkStart w:id="2591" w:name="_Toc462065567"/>
      <w:bookmarkStart w:id="2592" w:name="_Toc462063656"/>
      <w:bookmarkStart w:id="2593" w:name="_Toc462064648"/>
      <w:bookmarkStart w:id="2594" w:name="_Toc462065568"/>
      <w:bookmarkStart w:id="2595" w:name="_Toc462063657"/>
      <w:bookmarkStart w:id="2596" w:name="_Toc462064649"/>
      <w:bookmarkStart w:id="2597" w:name="_Toc462065569"/>
      <w:bookmarkStart w:id="2598" w:name="_Toc462063658"/>
      <w:bookmarkStart w:id="2599" w:name="_Toc462064650"/>
      <w:bookmarkStart w:id="2600" w:name="_Toc462065570"/>
      <w:bookmarkStart w:id="2601" w:name="_Toc462063659"/>
      <w:bookmarkStart w:id="2602" w:name="_Toc462064651"/>
      <w:bookmarkStart w:id="2603" w:name="_Toc462065571"/>
      <w:bookmarkStart w:id="2604" w:name="_Toc462063660"/>
      <w:bookmarkStart w:id="2605" w:name="_Toc462064652"/>
      <w:bookmarkStart w:id="2606" w:name="_Toc462065572"/>
      <w:bookmarkStart w:id="2607" w:name="_Toc462063661"/>
      <w:bookmarkStart w:id="2608" w:name="_Toc462064653"/>
      <w:bookmarkStart w:id="2609" w:name="_Toc462065573"/>
      <w:bookmarkStart w:id="2610" w:name="_Toc460933767"/>
      <w:bookmarkStart w:id="2611" w:name="_Toc460934035"/>
      <w:bookmarkStart w:id="2612" w:name="_Toc460934303"/>
      <w:bookmarkStart w:id="2613" w:name="_Toc460934622"/>
      <w:bookmarkStart w:id="2614" w:name="_Toc460935020"/>
      <w:bookmarkStart w:id="2615" w:name="_Toc460935428"/>
      <w:bookmarkStart w:id="2616" w:name="_Toc462063662"/>
      <w:bookmarkStart w:id="2617" w:name="_Toc462064654"/>
      <w:bookmarkStart w:id="2618" w:name="_Toc462065574"/>
      <w:bookmarkStart w:id="2619" w:name="_Toc462063663"/>
      <w:bookmarkStart w:id="2620" w:name="_Toc462064655"/>
      <w:bookmarkStart w:id="2621" w:name="_Toc462065575"/>
      <w:bookmarkStart w:id="2622" w:name="_Toc462063664"/>
      <w:bookmarkStart w:id="2623" w:name="_Toc462064656"/>
      <w:bookmarkStart w:id="2624" w:name="_Toc462065576"/>
      <w:bookmarkStart w:id="2625" w:name="_Toc462063665"/>
      <w:bookmarkStart w:id="2626" w:name="_Toc462064657"/>
      <w:bookmarkStart w:id="2627" w:name="_Toc462065577"/>
      <w:bookmarkStart w:id="2628" w:name="_Toc462063666"/>
      <w:bookmarkStart w:id="2629" w:name="_Toc462064658"/>
      <w:bookmarkStart w:id="2630" w:name="_Toc462065578"/>
      <w:bookmarkStart w:id="2631" w:name="_Toc462063667"/>
      <w:bookmarkStart w:id="2632" w:name="_Toc462064659"/>
      <w:bookmarkStart w:id="2633" w:name="_Toc462065579"/>
      <w:bookmarkStart w:id="2634" w:name="_Toc462063668"/>
      <w:bookmarkStart w:id="2635" w:name="_Toc462064660"/>
      <w:bookmarkStart w:id="2636" w:name="_Toc462065580"/>
      <w:bookmarkStart w:id="2637" w:name="_Toc462063669"/>
      <w:bookmarkStart w:id="2638" w:name="_Toc462064661"/>
      <w:bookmarkStart w:id="2639" w:name="_Toc462065581"/>
      <w:bookmarkStart w:id="2640" w:name="_Toc462063670"/>
      <w:bookmarkStart w:id="2641" w:name="_Toc462064662"/>
      <w:bookmarkStart w:id="2642" w:name="_Toc462065582"/>
      <w:bookmarkStart w:id="2643" w:name="_Toc462063671"/>
      <w:bookmarkStart w:id="2644" w:name="_Toc462064663"/>
      <w:bookmarkStart w:id="2645" w:name="_Toc462065583"/>
      <w:bookmarkStart w:id="2646" w:name="_Toc462063672"/>
      <w:bookmarkStart w:id="2647" w:name="_Toc462064664"/>
      <w:bookmarkStart w:id="2648" w:name="_Toc462065584"/>
      <w:bookmarkStart w:id="2649" w:name="_Toc462063673"/>
      <w:bookmarkStart w:id="2650" w:name="_Toc462064665"/>
      <w:bookmarkStart w:id="2651" w:name="_Toc462065585"/>
      <w:bookmarkStart w:id="2652" w:name="_Toc462063674"/>
      <w:bookmarkStart w:id="2653" w:name="_Toc462064666"/>
      <w:bookmarkStart w:id="2654" w:name="_Toc462065586"/>
      <w:bookmarkStart w:id="2655" w:name="_Toc462063675"/>
      <w:bookmarkStart w:id="2656" w:name="_Toc462064667"/>
      <w:bookmarkStart w:id="2657" w:name="_Toc462065587"/>
      <w:bookmarkStart w:id="2658" w:name="_Toc462063676"/>
      <w:bookmarkStart w:id="2659" w:name="_Toc462064668"/>
      <w:bookmarkStart w:id="2660" w:name="_Toc462065588"/>
      <w:bookmarkStart w:id="2661" w:name="_Toc462063677"/>
      <w:bookmarkStart w:id="2662" w:name="_Toc462064669"/>
      <w:bookmarkStart w:id="2663" w:name="_Toc462065589"/>
      <w:bookmarkStart w:id="2664" w:name="_Toc462063678"/>
      <w:bookmarkStart w:id="2665" w:name="_Toc462064670"/>
      <w:bookmarkStart w:id="2666" w:name="_Toc462065590"/>
      <w:bookmarkStart w:id="2667" w:name="_Toc462063679"/>
      <w:bookmarkStart w:id="2668" w:name="_Toc462064671"/>
      <w:bookmarkStart w:id="2669" w:name="_Toc462065591"/>
      <w:bookmarkStart w:id="2670" w:name="_Toc462063680"/>
      <w:bookmarkStart w:id="2671" w:name="_Toc462064672"/>
      <w:bookmarkStart w:id="2672" w:name="_Toc462065592"/>
      <w:bookmarkStart w:id="2673" w:name="_Toc462063681"/>
      <w:bookmarkStart w:id="2674" w:name="_Toc462064673"/>
      <w:bookmarkStart w:id="2675" w:name="_Toc462065593"/>
      <w:bookmarkStart w:id="2676" w:name="_Toc462063682"/>
      <w:bookmarkStart w:id="2677" w:name="_Toc462064674"/>
      <w:bookmarkStart w:id="2678" w:name="_Toc462065594"/>
      <w:bookmarkStart w:id="2679" w:name="_Toc462063683"/>
      <w:bookmarkStart w:id="2680" w:name="_Toc462064675"/>
      <w:bookmarkStart w:id="2681" w:name="_Toc462065595"/>
      <w:bookmarkStart w:id="2682" w:name="_Toc462063684"/>
      <w:bookmarkStart w:id="2683" w:name="_Toc462064676"/>
      <w:bookmarkStart w:id="2684" w:name="_Toc462065596"/>
      <w:bookmarkStart w:id="2685" w:name="_Toc462063685"/>
      <w:bookmarkStart w:id="2686" w:name="_Toc462064677"/>
      <w:bookmarkStart w:id="2687" w:name="_Toc462065597"/>
      <w:bookmarkStart w:id="2688" w:name="_Toc462063686"/>
      <w:bookmarkStart w:id="2689" w:name="_Toc462064678"/>
      <w:bookmarkStart w:id="2690" w:name="_Toc462065598"/>
      <w:bookmarkStart w:id="2691" w:name="_Toc462063687"/>
      <w:bookmarkStart w:id="2692" w:name="_Toc462064679"/>
      <w:bookmarkStart w:id="2693" w:name="_Toc462065599"/>
      <w:bookmarkStart w:id="2694" w:name="_Toc462063688"/>
      <w:bookmarkStart w:id="2695" w:name="_Toc462064680"/>
      <w:bookmarkStart w:id="2696" w:name="_Toc462065600"/>
      <w:bookmarkStart w:id="2697" w:name="_Toc462063689"/>
      <w:bookmarkStart w:id="2698" w:name="_Toc462064681"/>
      <w:bookmarkStart w:id="2699" w:name="_Toc462065601"/>
      <w:bookmarkStart w:id="2700" w:name="_Toc462063690"/>
      <w:bookmarkStart w:id="2701" w:name="_Toc462064682"/>
      <w:bookmarkStart w:id="2702" w:name="_Toc462065602"/>
      <w:bookmarkStart w:id="2703" w:name="_Toc462063691"/>
      <w:bookmarkStart w:id="2704" w:name="_Toc462064683"/>
      <w:bookmarkStart w:id="2705" w:name="_Toc462065603"/>
      <w:bookmarkStart w:id="2706" w:name="_Toc462063692"/>
      <w:bookmarkStart w:id="2707" w:name="_Toc462064684"/>
      <w:bookmarkStart w:id="2708" w:name="_Toc462065604"/>
      <w:bookmarkStart w:id="2709" w:name="_Toc462063693"/>
      <w:bookmarkStart w:id="2710" w:name="_Toc462064685"/>
      <w:bookmarkStart w:id="2711" w:name="_Toc462065605"/>
      <w:bookmarkStart w:id="2712" w:name="_Toc462063694"/>
      <w:bookmarkStart w:id="2713" w:name="_Toc462064686"/>
      <w:bookmarkStart w:id="2714" w:name="_Toc462065606"/>
      <w:bookmarkStart w:id="2715" w:name="_Toc462063695"/>
      <w:bookmarkStart w:id="2716" w:name="_Toc462064687"/>
      <w:bookmarkStart w:id="2717" w:name="_Toc462065607"/>
      <w:bookmarkStart w:id="2718" w:name="_Toc462063696"/>
      <w:bookmarkStart w:id="2719" w:name="_Toc462064688"/>
      <w:bookmarkStart w:id="2720" w:name="_Toc462065608"/>
      <w:bookmarkStart w:id="2721" w:name="_Toc462063697"/>
      <w:bookmarkStart w:id="2722" w:name="_Toc462064689"/>
      <w:bookmarkStart w:id="2723" w:name="_Toc462065609"/>
      <w:bookmarkStart w:id="2724" w:name="_Toc462063698"/>
      <w:bookmarkStart w:id="2725" w:name="_Toc462064690"/>
      <w:bookmarkStart w:id="2726" w:name="_Toc462065610"/>
      <w:bookmarkStart w:id="2727" w:name="_Toc462063699"/>
      <w:bookmarkStart w:id="2728" w:name="_Toc462064691"/>
      <w:bookmarkStart w:id="2729" w:name="_Toc462065611"/>
      <w:bookmarkStart w:id="2730" w:name="_Toc462063700"/>
      <w:bookmarkStart w:id="2731" w:name="_Toc462064692"/>
      <w:bookmarkStart w:id="2732" w:name="_Toc462065612"/>
      <w:bookmarkStart w:id="2733" w:name="_Toc462063701"/>
      <w:bookmarkStart w:id="2734" w:name="_Toc462064693"/>
      <w:bookmarkStart w:id="2735" w:name="_Toc462065613"/>
      <w:bookmarkStart w:id="2736" w:name="_Toc462063702"/>
      <w:bookmarkStart w:id="2737" w:name="_Toc462064694"/>
      <w:bookmarkStart w:id="2738" w:name="_Toc462065614"/>
      <w:bookmarkStart w:id="2739" w:name="_Toc462063703"/>
      <w:bookmarkStart w:id="2740" w:name="_Toc462064695"/>
      <w:bookmarkStart w:id="2741" w:name="_Toc462065615"/>
      <w:bookmarkStart w:id="2742" w:name="_Toc462063705"/>
      <w:bookmarkStart w:id="2743" w:name="_Toc462064697"/>
      <w:bookmarkStart w:id="2744" w:name="_Toc462065617"/>
      <w:bookmarkStart w:id="2745" w:name="_Toc462063706"/>
      <w:bookmarkStart w:id="2746" w:name="_Toc462064698"/>
      <w:bookmarkStart w:id="2747" w:name="_Toc462065618"/>
      <w:bookmarkStart w:id="2748" w:name="_Toc462063707"/>
      <w:bookmarkStart w:id="2749" w:name="_Toc462064699"/>
      <w:bookmarkStart w:id="2750" w:name="_Toc462065619"/>
      <w:bookmarkStart w:id="2751" w:name="_Toc462063708"/>
      <w:bookmarkStart w:id="2752" w:name="_Toc462064700"/>
      <w:bookmarkStart w:id="2753" w:name="_Toc462065620"/>
      <w:bookmarkStart w:id="2754" w:name="_Toc462063710"/>
      <w:bookmarkStart w:id="2755" w:name="_Toc462064702"/>
      <w:bookmarkStart w:id="2756" w:name="_Toc462065622"/>
      <w:bookmarkStart w:id="2757" w:name="_Toc462063711"/>
      <w:bookmarkStart w:id="2758" w:name="_Toc462064703"/>
      <w:bookmarkStart w:id="2759" w:name="_Toc462065623"/>
      <w:bookmarkStart w:id="2760" w:name="_Toc462063712"/>
      <w:bookmarkStart w:id="2761" w:name="_Toc462064704"/>
      <w:bookmarkStart w:id="2762" w:name="_Toc462065624"/>
      <w:bookmarkStart w:id="2763" w:name="_Toc462063713"/>
      <w:bookmarkStart w:id="2764" w:name="_Toc462064705"/>
      <w:bookmarkStart w:id="2765" w:name="_Toc462065625"/>
      <w:bookmarkStart w:id="2766" w:name="_Toc462063714"/>
      <w:bookmarkStart w:id="2767" w:name="_Toc462064706"/>
      <w:bookmarkStart w:id="2768" w:name="_Toc462065626"/>
      <w:bookmarkStart w:id="2769" w:name="_Toc462063716"/>
      <w:bookmarkStart w:id="2770" w:name="_Toc462064708"/>
      <w:bookmarkStart w:id="2771" w:name="_Toc462065628"/>
      <w:bookmarkStart w:id="2772" w:name="_Toc462063717"/>
      <w:bookmarkStart w:id="2773" w:name="_Toc462064709"/>
      <w:bookmarkStart w:id="2774" w:name="_Toc462065629"/>
      <w:bookmarkStart w:id="2775" w:name="_Toc462063719"/>
      <w:bookmarkStart w:id="2776" w:name="_Toc462064711"/>
      <w:bookmarkStart w:id="2777" w:name="_Toc462065631"/>
      <w:bookmarkStart w:id="2778" w:name="_Toc462063720"/>
      <w:bookmarkStart w:id="2779" w:name="_Toc462064712"/>
      <w:bookmarkStart w:id="2780" w:name="_Toc462065632"/>
      <w:bookmarkStart w:id="2781" w:name="_Toc462063722"/>
      <w:bookmarkStart w:id="2782" w:name="_Toc462064714"/>
      <w:bookmarkStart w:id="2783" w:name="_Toc462065634"/>
      <w:bookmarkStart w:id="2784" w:name="_Toc462063723"/>
      <w:bookmarkStart w:id="2785" w:name="_Toc462064715"/>
      <w:bookmarkStart w:id="2786" w:name="_Toc462065635"/>
      <w:bookmarkStart w:id="2787" w:name="_Toc462063724"/>
      <w:bookmarkStart w:id="2788" w:name="_Toc462064716"/>
      <w:bookmarkStart w:id="2789" w:name="_Toc462065636"/>
      <w:bookmarkStart w:id="2790" w:name="_Toc462063726"/>
      <w:bookmarkStart w:id="2791" w:name="_Toc462064718"/>
      <w:bookmarkStart w:id="2792" w:name="_Toc462065638"/>
      <w:bookmarkStart w:id="2793" w:name="_Toc462063727"/>
      <w:bookmarkStart w:id="2794" w:name="_Toc462064719"/>
      <w:bookmarkStart w:id="2795" w:name="_Toc462065639"/>
      <w:bookmarkStart w:id="2796" w:name="_Toc462063729"/>
      <w:bookmarkStart w:id="2797" w:name="_Toc462064721"/>
      <w:bookmarkStart w:id="2798" w:name="_Toc462065641"/>
      <w:bookmarkStart w:id="2799" w:name="_Toc462063730"/>
      <w:bookmarkStart w:id="2800" w:name="_Toc462064722"/>
      <w:bookmarkStart w:id="2801" w:name="_Toc462065642"/>
      <w:bookmarkStart w:id="2802" w:name="_Toc462063731"/>
      <w:bookmarkStart w:id="2803" w:name="_Toc462064723"/>
      <w:bookmarkStart w:id="2804" w:name="_Toc462065643"/>
      <w:bookmarkStart w:id="2805" w:name="_Toc462063732"/>
      <w:bookmarkStart w:id="2806" w:name="_Toc462064724"/>
      <w:bookmarkStart w:id="2807" w:name="_Toc462065644"/>
      <w:bookmarkStart w:id="2808" w:name="_Toc462063733"/>
      <w:bookmarkStart w:id="2809" w:name="_Toc462064725"/>
      <w:bookmarkStart w:id="2810" w:name="_Toc462065645"/>
      <w:bookmarkStart w:id="2811" w:name="_Toc462063734"/>
      <w:bookmarkStart w:id="2812" w:name="_Toc462064726"/>
      <w:bookmarkStart w:id="2813" w:name="_Toc462065646"/>
      <w:bookmarkStart w:id="2814" w:name="_Toc462063735"/>
      <w:bookmarkStart w:id="2815" w:name="_Toc462064727"/>
      <w:bookmarkStart w:id="2816" w:name="_Toc462065647"/>
      <w:bookmarkStart w:id="2817" w:name="_Toc462063736"/>
      <w:bookmarkStart w:id="2818" w:name="_Toc462064728"/>
      <w:bookmarkStart w:id="2819" w:name="_Toc462065648"/>
      <w:bookmarkStart w:id="2820" w:name="_Toc462063737"/>
      <w:bookmarkStart w:id="2821" w:name="_Toc462064729"/>
      <w:bookmarkStart w:id="2822" w:name="_Toc462065649"/>
      <w:bookmarkStart w:id="2823" w:name="_Toc462063738"/>
      <w:bookmarkStart w:id="2824" w:name="_Toc462064730"/>
      <w:bookmarkStart w:id="2825" w:name="_Toc462065650"/>
      <w:bookmarkStart w:id="2826" w:name="_Toc462063739"/>
      <w:bookmarkStart w:id="2827" w:name="_Toc462064731"/>
      <w:bookmarkStart w:id="2828" w:name="_Toc462065651"/>
      <w:bookmarkStart w:id="2829" w:name="_Toc462063740"/>
      <w:bookmarkStart w:id="2830" w:name="_Toc462064732"/>
      <w:bookmarkStart w:id="2831" w:name="_Toc462065652"/>
      <w:bookmarkStart w:id="2832" w:name="_Toc462063741"/>
      <w:bookmarkStart w:id="2833" w:name="_Toc462064733"/>
      <w:bookmarkStart w:id="2834" w:name="_Toc462065653"/>
      <w:bookmarkStart w:id="2835" w:name="_Toc462063742"/>
      <w:bookmarkStart w:id="2836" w:name="_Toc462064734"/>
      <w:bookmarkStart w:id="2837" w:name="_Toc462065654"/>
      <w:bookmarkStart w:id="2838" w:name="_Toc462063743"/>
      <w:bookmarkStart w:id="2839" w:name="_Toc462064735"/>
      <w:bookmarkStart w:id="2840" w:name="_Toc462065655"/>
      <w:bookmarkStart w:id="2841" w:name="_Toc462063744"/>
      <w:bookmarkStart w:id="2842" w:name="_Toc462064736"/>
      <w:bookmarkStart w:id="2843" w:name="_Toc462065656"/>
      <w:bookmarkStart w:id="2844" w:name="_Toc462063745"/>
      <w:bookmarkStart w:id="2845" w:name="_Toc462064737"/>
      <w:bookmarkStart w:id="2846" w:name="_Toc462065657"/>
      <w:bookmarkStart w:id="2847" w:name="_Toc462063746"/>
      <w:bookmarkStart w:id="2848" w:name="_Toc462064738"/>
      <w:bookmarkStart w:id="2849" w:name="_Toc462065658"/>
      <w:bookmarkStart w:id="2850" w:name="_Toc462063747"/>
      <w:bookmarkStart w:id="2851" w:name="_Toc462064739"/>
      <w:bookmarkStart w:id="2852" w:name="_Toc462065659"/>
      <w:bookmarkStart w:id="2853" w:name="_Toc462063748"/>
      <w:bookmarkStart w:id="2854" w:name="_Toc462064740"/>
      <w:bookmarkStart w:id="2855" w:name="_Toc462065660"/>
      <w:bookmarkStart w:id="2856" w:name="_Toc462063749"/>
      <w:bookmarkStart w:id="2857" w:name="_Toc462064741"/>
      <w:bookmarkStart w:id="2858" w:name="_Toc462065661"/>
      <w:bookmarkStart w:id="2859" w:name="_Toc462063750"/>
      <w:bookmarkStart w:id="2860" w:name="_Toc462064742"/>
      <w:bookmarkStart w:id="2861" w:name="_Toc462065662"/>
      <w:bookmarkStart w:id="2862" w:name="_Toc462063751"/>
      <w:bookmarkStart w:id="2863" w:name="_Toc462064743"/>
      <w:bookmarkStart w:id="2864" w:name="_Toc462065663"/>
      <w:bookmarkStart w:id="2865" w:name="_Toc462063752"/>
      <w:bookmarkStart w:id="2866" w:name="_Toc462064744"/>
      <w:bookmarkStart w:id="2867" w:name="_Toc462065664"/>
      <w:bookmarkStart w:id="2868" w:name="_Toc462063753"/>
      <w:bookmarkStart w:id="2869" w:name="_Toc462064745"/>
      <w:bookmarkStart w:id="2870" w:name="_Toc462065665"/>
      <w:bookmarkStart w:id="2871" w:name="_Toc462063754"/>
      <w:bookmarkStart w:id="2872" w:name="_Toc462064746"/>
      <w:bookmarkStart w:id="2873" w:name="_Toc462065666"/>
      <w:bookmarkStart w:id="2874" w:name="_Toc462063755"/>
      <w:bookmarkStart w:id="2875" w:name="_Toc462064747"/>
      <w:bookmarkStart w:id="2876" w:name="_Toc462065667"/>
      <w:bookmarkStart w:id="2877" w:name="_Toc462063756"/>
      <w:bookmarkStart w:id="2878" w:name="_Toc462064748"/>
      <w:bookmarkStart w:id="2879" w:name="_Toc462065668"/>
      <w:bookmarkStart w:id="2880" w:name="_Toc462063757"/>
      <w:bookmarkStart w:id="2881" w:name="_Toc462064749"/>
      <w:bookmarkStart w:id="2882" w:name="_Toc462065669"/>
      <w:bookmarkStart w:id="2883" w:name="_Toc462063758"/>
      <w:bookmarkStart w:id="2884" w:name="_Toc462064750"/>
      <w:bookmarkStart w:id="2885" w:name="_Toc462065670"/>
      <w:bookmarkStart w:id="2886" w:name="_Toc462063759"/>
      <w:bookmarkStart w:id="2887" w:name="_Toc462064751"/>
      <w:bookmarkStart w:id="2888" w:name="_Toc462065671"/>
      <w:bookmarkStart w:id="2889" w:name="_Toc462063760"/>
      <w:bookmarkStart w:id="2890" w:name="_Toc462064752"/>
      <w:bookmarkStart w:id="2891" w:name="_Toc462065672"/>
      <w:bookmarkStart w:id="2892" w:name="_Toc462063761"/>
      <w:bookmarkStart w:id="2893" w:name="_Toc462064753"/>
      <w:bookmarkStart w:id="2894" w:name="_Toc462065673"/>
      <w:bookmarkStart w:id="2895" w:name="_Toc462063762"/>
      <w:bookmarkStart w:id="2896" w:name="_Toc462064754"/>
      <w:bookmarkStart w:id="2897" w:name="_Toc462065674"/>
      <w:bookmarkStart w:id="2898" w:name="_Toc462063763"/>
      <w:bookmarkStart w:id="2899" w:name="_Toc462064755"/>
      <w:bookmarkStart w:id="2900" w:name="_Toc462065675"/>
      <w:bookmarkStart w:id="2901" w:name="_Toc462063764"/>
      <w:bookmarkStart w:id="2902" w:name="_Toc462064756"/>
      <w:bookmarkStart w:id="2903" w:name="_Toc462065676"/>
      <w:bookmarkStart w:id="2904" w:name="_Toc462063765"/>
      <w:bookmarkStart w:id="2905" w:name="_Toc462064757"/>
      <w:bookmarkStart w:id="2906" w:name="_Toc462065677"/>
      <w:bookmarkStart w:id="2907" w:name="_Toc462063766"/>
      <w:bookmarkStart w:id="2908" w:name="_Toc462064758"/>
      <w:bookmarkStart w:id="2909" w:name="_Toc462065678"/>
      <w:bookmarkStart w:id="2910" w:name="_Toc462063767"/>
      <w:bookmarkStart w:id="2911" w:name="_Toc462064759"/>
      <w:bookmarkStart w:id="2912" w:name="_Toc462065679"/>
      <w:bookmarkStart w:id="2913" w:name="_Toc462063768"/>
      <w:bookmarkStart w:id="2914" w:name="_Toc462064760"/>
      <w:bookmarkStart w:id="2915" w:name="_Toc462065680"/>
      <w:bookmarkStart w:id="2916" w:name="_Toc462063769"/>
      <w:bookmarkStart w:id="2917" w:name="_Toc462064761"/>
      <w:bookmarkStart w:id="2918" w:name="_Toc462065681"/>
      <w:bookmarkStart w:id="2919" w:name="_Toc462063770"/>
      <w:bookmarkStart w:id="2920" w:name="_Toc462064762"/>
      <w:bookmarkStart w:id="2921" w:name="_Toc462065682"/>
      <w:bookmarkStart w:id="2922" w:name="_Toc462063771"/>
      <w:bookmarkStart w:id="2923" w:name="_Toc462064763"/>
      <w:bookmarkStart w:id="2924" w:name="_Toc462065683"/>
      <w:bookmarkStart w:id="2925" w:name="_Toc460933783"/>
      <w:bookmarkStart w:id="2926" w:name="_Toc460934051"/>
      <w:bookmarkStart w:id="2927" w:name="_Toc460934319"/>
      <w:bookmarkStart w:id="2928" w:name="_Toc460934638"/>
      <w:bookmarkStart w:id="2929" w:name="_Toc460935036"/>
      <w:bookmarkStart w:id="2930" w:name="_Toc460935444"/>
      <w:bookmarkStart w:id="2931" w:name="_Toc462063772"/>
      <w:bookmarkStart w:id="2932" w:name="_Toc462064764"/>
      <w:bookmarkStart w:id="2933" w:name="_Toc462065684"/>
      <w:bookmarkStart w:id="2934" w:name="_Toc462063773"/>
      <w:bookmarkStart w:id="2935" w:name="_Toc462064765"/>
      <w:bookmarkStart w:id="2936" w:name="_Toc462065685"/>
      <w:bookmarkStart w:id="2937" w:name="_Toc462063774"/>
      <w:bookmarkStart w:id="2938" w:name="_Toc462064766"/>
      <w:bookmarkStart w:id="2939" w:name="_Toc462065686"/>
      <w:bookmarkStart w:id="2940" w:name="_Toc462063775"/>
      <w:bookmarkStart w:id="2941" w:name="_Toc462064767"/>
      <w:bookmarkStart w:id="2942" w:name="_Toc462065687"/>
      <w:bookmarkStart w:id="2943" w:name="_Toc462063776"/>
      <w:bookmarkStart w:id="2944" w:name="_Toc462064768"/>
      <w:bookmarkStart w:id="2945" w:name="_Toc462065688"/>
      <w:bookmarkStart w:id="2946" w:name="_Toc462063777"/>
      <w:bookmarkStart w:id="2947" w:name="_Toc462064769"/>
      <w:bookmarkStart w:id="2948" w:name="_Toc462065689"/>
      <w:bookmarkStart w:id="2949" w:name="_Toc462063778"/>
      <w:bookmarkStart w:id="2950" w:name="_Toc462064770"/>
      <w:bookmarkStart w:id="2951" w:name="_Toc462065690"/>
      <w:bookmarkStart w:id="2952" w:name="_Toc462063779"/>
      <w:bookmarkStart w:id="2953" w:name="_Toc462064771"/>
      <w:bookmarkStart w:id="2954" w:name="_Toc462065691"/>
      <w:bookmarkStart w:id="2955" w:name="_Toc462063780"/>
      <w:bookmarkStart w:id="2956" w:name="_Toc462064772"/>
      <w:bookmarkStart w:id="2957" w:name="_Toc462065692"/>
      <w:bookmarkStart w:id="2958" w:name="_Toc462063781"/>
      <w:bookmarkStart w:id="2959" w:name="_Toc462064773"/>
      <w:bookmarkStart w:id="2960" w:name="_Toc462065693"/>
      <w:bookmarkStart w:id="2961" w:name="_Toc462063782"/>
      <w:bookmarkStart w:id="2962" w:name="_Toc462064774"/>
      <w:bookmarkStart w:id="2963" w:name="_Toc462065694"/>
      <w:bookmarkStart w:id="2964" w:name="_Toc462063783"/>
      <w:bookmarkStart w:id="2965" w:name="_Toc462064775"/>
      <w:bookmarkStart w:id="2966" w:name="_Toc462065695"/>
      <w:bookmarkStart w:id="2967" w:name="_Toc462063784"/>
      <w:bookmarkStart w:id="2968" w:name="_Toc462064776"/>
      <w:bookmarkStart w:id="2969" w:name="_Toc462065696"/>
      <w:bookmarkStart w:id="2970" w:name="_Toc462063785"/>
      <w:bookmarkStart w:id="2971" w:name="_Toc462064777"/>
      <w:bookmarkStart w:id="2972" w:name="_Toc462065697"/>
      <w:bookmarkStart w:id="2973" w:name="_Toc462063786"/>
      <w:bookmarkStart w:id="2974" w:name="_Toc462064778"/>
      <w:bookmarkStart w:id="2975" w:name="_Toc462065698"/>
      <w:bookmarkStart w:id="2976" w:name="_Toc462063787"/>
      <w:bookmarkStart w:id="2977" w:name="_Toc462064779"/>
      <w:bookmarkStart w:id="2978" w:name="_Toc462065699"/>
      <w:bookmarkStart w:id="2979" w:name="_Toc462063788"/>
      <w:bookmarkStart w:id="2980" w:name="_Toc462064780"/>
      <w:bookmarkStart w:id="2981" w:name="_Toc462065700"/>
      <w:bookmarkStart w:id="2982" w:name="_Toc462063789"/>
      <w:bookmarkStart w:id="2983" w:name="_Toc462064781"/>
      <w:bookmarkStart w:id="2984" w:name="_Toc462065701"/>
      <w:bookmarkStart w:id="2985" w:name="_Toc462063790"/>
      <w:bookmarkStart w:id="2986" w:name="_Toc462064782"/>
      <w:bookmarkStart w:id="2987" w:name="_Toc462065702"/>
      <w:bookmarkStart w:id="2988" w:name="_Toc462063791"/>
      <w:bookmarkStart w:id="2989" w:name="_Toc462064783"/>
      <w:bookmarkStart w:id="2990" w:name="_Toc462065703"/>
      <w:bookmarkStart w:id="2991" w:name="_Toc462063792"/>
      <w:bookmarkStart w:id="2992" w:name="_Toc462064784"/>
      <w:bookmarkStart w:id="2993" w:name="_Toc462065704"/>
      <w:bookmarkStart w:id="2994" w:name="_Toc462063793"/>
      <w:bookmarkStart w:id="2995" w:name="_Toc462064785"/>
      <w:bookmarkStart w:id="2996" w:name="_Toc462065705"/>
      <w:bookmarkStart w:id="2997" w:name="_Toc462063794"/>
      <w:bookmarkStart w:id="2998" w:name="_Toc462064786"/>
      <w:bookmarkStart w:id="2999" w:name="_Toc462065706"/>
      <w:bookmarkStart w:id="3000" w:name="_Toc462063795"/>
      <w:bookmarkStart w:id="3001" w:name="_Toc462064787"/>
      <w:bookmarkStart w:id="3002" w:name="_Toc462065707"/>
      <w:bookmarkStart w:id="3003" w:name="_Toc462063796"/>
      <w:bookmarkStart w:id="3004" w:name="_Toc462064788"/>
      <w:bookmarkStart w:id="3005" w:name="_Toc462065708"/>
      <w:bookmarkStart w:id="3006" w:name="_Toc462063797"/>
      <w:bookmarkStart w:id="3007" w:name="_Toc462064789"/>
      <w:bookmarkStart w:id="3008" w:name="_Toc462065709"/>
      <w:bookmarkStart w:id="3009" w:name="_Toc462063798"/>
      <w:bookmarkStart w:id="3010" w:name="_Toc462064790"/>
      <w:bookmarkStart w:id="3011" w:name="_Toc462065710"/>
      <w:bookmarkStart w:id="3012" w:name="_Toc462063799"/>
      <w:bookmarkStart w:id="3013" w:name="_Toc462064791"/>
      <w:bookmarkStart w:id="3014" w:name="_Toc462065711"/>
      <w:bookmarkStart w:id="3015" w:name="_Toc462063800"/>
      <w:bookmarkStart w:id="3016" w:name="_Toc462064792"/>
      <w:bookmarkStart w:id="3017" w:name="_Toc462065712"/>
      <w:bookmarkStart w:id="3018" w:name="_Toc462063801"/>
      <w:bookmarkStart w:id="3019" w:name="_Toc462064793"/>
      <w:bookmarkStart w:id="3020" w:name="_Toc462065713"/>
      <w:bookmarkStart w:id="3021" w:name="_Toc462063802"/>
      <w:bookmarkStart w:id="3022" w:name="_Toc462064794"/>
      <w:bookmarkStart w:id="3023" w:name="_Toc462065714"/>
      <w:bookmarkStart w:id="3024" w:name="_Toc462063803"/>
      <w:bookmarkStart w:id="3025" w:name="_Toc462064795"/>
      <w:bookmarkStart w:id="3026" w:name="_Toc462065715"/>
      <w:bookmarkStart w:id="3027" w:name="_Toc462063804"/>
      <w:bookmarkStart w:id="3028" w:name="_Toc462064796"/>
      <w:bookmarkStart w:id="3029" w:name="_Toc462065716"/>
      <w:bookmarkStart w:id="3030" w:name="_Toc462063805"/>
      <w:bookmarkStart w:id="3031" w:name="_Toc462064797"/>
      <w:bookmarkStart w:id="3032" w:name="_Toc462065717"/>
      <w:bookmarkStart w:id="3033" w:name="_Toc462063806"/>
      <w:bookmarkStart w:id="3034" w:name="_Toc462064798"/>
      <w:bookmarkStart w:id="3035" w:name="_Toc462065718"/>
      <w:bookmarkStart w:id="3036" w:name="_Toc462063807"/>
      <w:bookmarkStart w:id="3037" w:name="_Toc462064799"/>
      <w:bookmarkStart w:id="3038" w:name="_Toc462065719"/>
      <w:bookmarkStart w:id="3039" w:name="_Toc462063808"/>
      <w:bookmarkStart w:id="3040" w:name="_Toc462064800"/>
      <w:bookmarkStart w:id="3041" w:name="_Toc462065720"/>
      <w:bookmarkStart w:id="3042" w:name="_Toc462063809"/>
      <w:bookmarkStart w:id="3043" w:name="_Toc462064801"/>
      <w:bookmarkStart w:id="3044" w:name="_Toc462065721"/>
      <w:bookmarkStart w:id="3045" w:name="_Toc462063810"/>
      <w:bookmarkStart w:id="3046" w:name="_Toc462064802"/>
      <w:bookmarkStart w:id="3047" w:name="_Toc462065722"/>
      <w:bookmarkStart w:id="3048" w:name="_Toc462063811"/>
      <w:bookmarkStart w:id="3049" w:name="_Toc462064803"/>
      <w:bookmarkStart w:id="3050" w:name="_Toc462065723"/>
      <w:bookmarkStart w:id="3051" w:name="_Toc462063812"/>
      <w:bookmarkStart w:id="3052" w:name="_Toc462064804"/>
      <w:bookmarkStart w:id="3053" w:name="_Toc462065724"/>
      <w:bookmarkStart w:id="3054" w:name="_Toc462063813"/>
      <w:bookmarkStart w:id="3055" w:name="_Toc462064805"/>
      <w:bookmarkStart w:id="3056" w:name="_Toc462065725"/>
      <w:bookmarkStart w:id="3057" w:name="_Toc462063814"/>
      <w:bookmarkStart w:id="3058" w:name="_Toc462064806"/>
      <w:bookmarkStart w:id="3059" w:name="_Toc462065726"/>
      <w:bookmarkStart w:id="3060" w:name="_Toc462063815"/>
      <w:bookmarkStart w:id="3061" w:name="_Toc462064807"/>
      <w:bookmarkStart w:id="3062" w:name="_Toc462065727"/>
      <w:bookmarkStart w:id="3063" w:name="_Toc462063816"/>
      <w:bookmarkStart w:id="3064" w:name="_Toc462064808"/>
      <w:bookmarkStart w:id="3065" w:name="_Toc462065728"/>
      <w:bookmarkStart w:id="3066" w:name="_Toc462063817"/>
      <w:bookmarkStart w:id="3067" w:name="_Toc462064809"/>
      <w:bookmarkStart w:id="3068" w:name="_Toc462065729"/>
      <w:bookmarkStart w:id="3069" w:name="_Toc462063818"/>
      <w:bookmarkStart w:id="3070" w:name="_Toc462064810"/>
      <w:bookmarkStart w:id="3071" w:name="_Toc462065730"/>
      <w:bookmarkStart w:id="3072" w:name="_Toc462063820"/>
      <w:bookmarkStart w:id="3073" w:name="_Toc462064812"/>
      <w:bookmarkStart w:id="3074" w:name="_Toc462065732"/>
      <w:bookmarkStart w:id="3075" w:name="_Toc462063821"/>
      <w:bookmarkStart w:id="3076" w:name="_Toc462064813"/>
      <w:bookmarkStart w:id="3077" w:name="_Toc462065733"/>
      <w:bookmarkStart w:id="3078" w:name="_Toc462063822"/>
      <w:bookmarkStart w:id="3079" w:name="_Toc462064814"/>
      <w:bookmarkStart w:id="3080" w:name="_Toc462065734"/>
      <w:bookmarkStart w:id="3081" w:name="_Toc462063824"/>
      <w:bookmarkStart w:id="3082" w:name="_Toc462064816"/>
      <w:bookmarkStart w:id="3083" w:name="_Toc462065736"/>
      <w:bookmarkStart w:id="3084" w:name="_Toc462063825"/>
      <w:bookmarkStart w:id="3085" w:name="_Toc462064817"/>
      <w:bookmarkStart w:id="3086" w:name="_Toc462065737"/>
      <w:bookmarkStart w:id="3087" w:name="_Toc462063827"/>
      <w:bookmarkStart w:id="3088" w:name="_Toc462064819"/>
      <w:bookmarkStart w:id="3089" w:name="_Toc462065739"/>
      <w:bookmarkStart w:id="3090" w:name="_Toc462063828"/>
      <w:bookmarkStart w:id="3091" w:name="_Toc462064820"/>
      <w:bookmarkStart w:id="3092" w:name="_Toc462065740"/>
      <w:bookmarkStart w:id="3093" w:name="_Toc462063829"/>
      <w:bookmarkStart w:id="3094" w:name="_Toc462064821"/>
      <w:bookmarkStart w:id="3095" w:name="_Toc462065741"/>
      <w:bookmarkStart w:id="3096" w:name="_Toc462063830"/>
      <w:bookmarkStart w:id="3097" w:name="_Toc462064822"/>
      <w:bookmarkStart w:id="3098" w:name="_Toc462065742"/>
      <w:bookmarkStart w:id="3099" w:name="_Toc462063832"/>
      <w:bookmarkStart w:id="3100" w:name="_Toc462064824"/>
      <w:bookmarkStart w:id="3101" w:name="_Toc462065744"/>
      <w:bookmarkStart w:id="3102" w:name="_Toc462063833"/>
      <w:bookmarkStart w:id="3103" w:name="_Toc462064825"/>
      <w:bookmarkStart w:id="3104" w:name="_Toc462065745"/>
      <w:bookmarkStart w:id="3105" w:name="_Toc462063835"/>
      <w:bookmarkStart w:id="3106" w:name="_Toc462064827"/>
      <w:bookmarkStart w:id="3107" w:name="_Toc462065747"/>
      <w:bookmarkStart w:id="3108" w:name="_Toc462063836"/>
      <w:bookmarkStart w:id="3109" w:name="_Toc462064828"/>
      <w:bookmarkStart w:id="3110" w:name="_Toc462065748"/>
      <w:bookmarkStart w:id="3111" w:name="_Toc462063837"/>
      <w:bookmarkStart w:id="3112" w:name="_Toc462064829"/>
      <w:bookmarkStart w:id="3113" w:name="_Toc462065749"/>
      <w:bookmarkStart w:id="3114" w:name="_Toc462063839"/>
      <w:bookmarkStart w:id="3115" w:name="_Toc462064831"/>
      <w:bookmarkStart w:id="3116" w:name="_Toc462065751"/>
      <w:bookmarkStart w:id="3117" w:name="_Toc462063840"/>
      <w:bookmarkStart w:id="3118" w:name="_Toc462064832"/>
      <w:bookmarkStart w:id="3119" w:name="_Toc462065752"/>
      <w:bookmarkStart w:id="3120" w:name="_Toc462063841"/>
      <w:bookmarkStart w:id="3121" w:name="_Toc462064833"/>
      <w:bookmarkStart w:id="3122" w:name="_Toc462065753"/>
      <w:bookmarkStart w:id="3123" w:name="_Toc462063843"/>
      <w:bookmarkStart w:id="3124" w:name="_Toc462064835"/>
      <w:bookmarkStart w:id="3125" w:name="_Toc462065755"/>
      <w:bookmarkStart w:id="3126" w:name="_Toc462063844"/>
      <w:bookmarkStart w:id="3127" w:name="_Toc462064836"/>
      <w:bookmarkStart w:id="3128" w:name="_Toc462065756"/>
      <w:bookmarkStart w:id="3129" w:name="_Toc462063845"/>
      <w:bookmarkStart w:id="3130" w:name="_Toc462064837"/>
      <w:bookmarkStart w:id="3131" w:name="_Toc462065757"/>
      <w:bookmarkStart w:id="3132" w:name="_Toc462063846"/>
      <w:bookmarkStart w:id="3133" w:name="_Toc462064838"/>
      <w:bookmarkStart w:id="3134" w:name="_Toc462065758"/>
      <w:bookmarkStart w:id="3135" w:name="_Toc462063847"/>
      <w:bookmarkStart w:id="3136" w:name="_Toc462064839"/>
      <w:bookmarkStart w:id="3137" w:name="_Toc462065759"/>
      <w:bookmarkStart w:id="3138" w:name="_Toc462063848"/>
      <w:bookmarkStart w:id="3139" w:name="_Toc462064840"/>
      <w:bookmarkStart w:id="3140" w:name="_Toc462065760"/>
      <w:bookmarkStart w:id="3141" w:name="_Toc462063849"/>
      <w:bookmarkStart w:id="3142" w:name="_Toc462064841"/>
      <w:bookmarkStart w:id="3143" w:name="_Toc462065761"/>
      <w:bookmarkStart w:id="3144" w:name="_Toc462063850"/>
      <w:bookmarkStart w:id="3145" w:name="_Toc462064842"/>
      <w:bookmarkStart w:id="3146" w:name="_Toc462065762"/>
      <w:bookmarkStart w:id="3147" w:name="_Toc462063851"/>
      <w:bookmarkStart w:id="3148" w:name="_Toc462064843"/>
      <w:bookmarkStart w:id="3149" w:name="_Toc462065763"/>
      <w:bookmarkStart w:id="3150" w:name="_Toc462063852"/>
      <w:bookmarkStart w:id="3151" w:name="_Toc462064844"/>
      <w:bookmarkStart w:id="3152" w:name="_Toc462065764"/>
      <w:bookmarkStart w:id="3153" w:name="_Toc462063853"/>
      <w:bookmarkStart w:id="3154" w:name="_Toc462064845"/>
      <w:bookmarkStart w:id="3155" w:name="_Toc462065765"/>
      <w:bookmarkStart w:id="3156" w:name="_Toc462063854"/>
      <w:bookmarkStart w:id="3157" w:name="_Toc462064846"/>
      <w:bookmarkStart w:id="3158" w:name="_Toc462065766"/>
      <w:bookmarkStart w:id="3159" w:name="_Toc462063855"/>
      <w:bookmarkStart w:id="3160" w:name="_Toc462064847"/>
      <w:bookmarkStart w:id="3161" w:name="_Toc462065767"/>
      <w:bookmarkStart w:id="3162" w:name="_Toc462063856"/>
      <w:bookmarkStart w:id="3163" w:name="_Toc462064848"/>
      <w:bookmarkStart w:id="3164" w:name="_Toc462065768"/>
      <w:bookmarkStart w:id="3165" w:name="_Toc462063857"/>
      <w:bookmarkStart w:id="3166" w:name="_Toc462064849"/>
      <w:bookmarkStart w:id="3167" w:name="_Toc462065769"/>
      <w:bookmarkStart w:id="3168" w:name="_Toc462063858"/>
      <w:bookmarkStart w:id="3169" w:name="_Toc462064850"/>
      <w:bookmarkStart w:id="3170" w:name="_Toc462065770"/>
      <w:bookmarkStart w:id="3171" w:name="_Toc462063859"/>
      <w:bookmarkStart w:id="3172" w:name="_Toc462064851"/>
      <w:bookmarkStart w:id="3173" w:name="_Toc462065771"/>
      <w:bookmarkStart w:id="3174" w:name="_Toc462063860"/>
      <w:bookmarkStart w:id="3175" w:name="_Toc462064852"/>
      <w:bookmarkStart w:id="3176" w:name="_Toc462065772"/>
      <w:bookmarkStart w:id="3177" w:name="_Toc462063861"/>
      <w:bookmarkStart w:id="3178" w:name="_Toc462064853"/>
      <w:bookmarkStart w:id="3179" w:name="_Toc462065773"/>
      <w:bookmarkStart w:id="3180" w:name="_Toc462063862"/>
      <w:bookmarkStart w:id="3181" w:name="_Toc462064854"/>
      <w:bookmarkStart w:id="3182" w:name="_Toc462065774"/>
      <w:bookmarkStart w:id="3183" w:name="_Toc462063863"/>
      <w:bookmarkStart w:id="3184" w:name="_Toc462064855"/>
      <w:bookmarkStart w:id="3185" w:name="_Toc462065775"/>
      <w:bookmarkStart w:id="3186" w:name="_Toc462063864"/>
      <w:bookmarkStart w:id="3187" w:name="_Toc462064856"/>
      <w:bookmarkStart w:id="3188" w:name="_Toc462065776"/>
      <w:bookmarkStart w:id="3189" w:name="_Toc462063865"/>
      <w:bookmarkStart w:id="3190" w:name="_Toc462064857"/>
      <w:bookmarkStart w:id="3191" w:name="_Toc462065777"/>
      <w:bookmarkStart w:id="3192" w:name="_Toc462063866"/>
      <w:bookmarkStart w:id="3193" w:name="_Toc462064858"/>
      <w:bookmarkStart w:id="3194" w:name="_Toc462065778"/>
      <w:bookmarkStart w:id="3195" w:name="_Toc462063867"/>
      <w:bookmarkStart w:id="3196" w:name="_Toc462064859"/>
      <w:bookmarkStart w:id="3197" w:name="_Toc462065779"/>
      <w:bookmarkStart w:id="3198" w:name="_Toc462063868"/>
      <w:bookmarkStart w:id="3199" w:name="_Toc462064860"/>
      <w:bookmarkStart w:id="3200" w:name="_Toc462065780"/>
      <w:bookmarkStart w:id="3201" w:name="_Toc462063869"/>
      <w:bookmarkStart w:id="3202" w:name="_Toc462064861"/>
      <w:bookmarkStart w:id="3203" w:name="_Toc462065781"/>
      <w:bookmarkStart w:id="3204" w:name="_Toc462063870"/>
      <w:bookmarkStart w:id="3205" w:name="_Toc462064862"/>
      <w:bookmarkStart w:id="3206" w:name="_Toc462065782"/>
      <w:bookmarkStart w:id="3207" w:name="_Toc462063871"/>
      <w:bookmarkStart w:id="3208" w:name="_Toc462064863"/>
      <w:bookmarkStart w:id="3209" w:name="_Toc462065783"/>
      <w:bookmarkStart w:id="3210" w:name="_Toc462063872"/>
      <w:bookmarkStart w:id="3211" w:name="_Toc462064864"/>
      <w:bookmarkStart w:id="3212" w:name="_Toc462065784"/>
      <w:bookmarkStart w:id="3213" w:name="_Toc462063873"/>
      <w:bookmarkStart w:id="3214" w:name="_Toc462064865"/>
      <w:bookmarkStart w:id="3215" w:name="_Toc462065785"/>
      <w:bookmarkStart w:id="3216" w:name="_Toc462063874"/>
      <w:bookmarkStart w:id="3217" w:name="_Toc462064866"/>
      <w:bookmarkStart w:id="3218" w:name="_Toc462065786"/>
      <w:bookmarkStart w:id="3219" w:name="_Toc462063875"/>
      <w:bookmarkStart w:id="3220" w:name="_Toc462064867"/>
      <w:bookmarkStart w:id="3221" w:name="_Toc462065787"/>
      <w:bookmarkStart w:id="3222" w:name="_Toc462063876"/>
      <w:bookmarkStart w:id="3223" w:name="_Toc462064868"/>
      <w:bookmarkStart w:id="3224" w:name="_Toc462065788"/>
      <w:bookmarkStart w:id="3225" w:name="_Toc462063877"/>
      <w:bookmarkStart w:id="3226" w:name="_Toc462064869"/>
      <w:bookmarkStart w:id="3227" w:name="_Toc462065789"/>
      <w:bookmarkStart w:id="3228" w:name="_Toc462063878"/>
      <w:bookmarkStart w:id="3229" w:name="_Toc462064870"/>
      <w:bookmarkStart w:id="3230" w:name="_Toc462065790"/>
      <w:bookmarkStart w:id="3231" w:name="_Toc462063879"/>
      <w:bookmarkStart w:id="3232" w:name="_Toc462064871"/>
      <w:bookmarkStart w:id="3233" w:name="_Toc462065791"/>
      <w:bookmarkStart w:id="3234" w:name="_Toc462063880"/>
      <w:bookmarkStart w:id="3235" w:name="_Toc462064872"/>
      <w:bookmarkStart w:id="3236" w:name="_Toc462065792"/>
      <w:bookmarkStart w:id="3237" w:name="_Toc462063881"/>
      <w:bookmarkStart w:id="3238" w:name="_Toc462064873"/>
      <w:bookmarkStart w:id="3239" w:name="_Toc462065793"/>
      <w:bookmarkStart w:id="3240" w:name="_Toc462063882"/>
      <w:bookmarkStart w:id="3241" w:name="_Toc462064874"/>
      <w:bookmarkStart w:id="3242" w:name="_Toc462065794"/>
      <w:bookmarkStart w:id="3243" w:name="_Toc462063883"/>
      <w:bookmarkStart w:id="3244" w:name="_Toc462064875"/>
      <w:bookmarkStart w:id="3245" w:name="_Toc462065795"/>
      <w:bookmarkStart w:id="3246" w:name="_Toc462063884"/>
      <w:bookmarkStart w:id="3247" w:name="_Toc462064876"/>
      <w:bookmarkStart w:id="3248" w:name="_Toc462065796"/>
      <w:bookmarkStart w:id="3249" w:name="_Toc462063885"/>
      <w:bookmarkStart w:id="3250" w:name="_Toc462064877"/>
      <w:bookmarkStart w:id="3251" w:name="_Toc462065797"/>
      <w:bookmarkStart w:id="3252" w:name="_Toc462063886"/>
      <w:bookmarkStart w:id="3253" w:name="_Toc462064878"/>
      <w:bookmarkStart w:id="3254" w:name="_Toc462065798"/>
      <w:bookmarkStart w:id="3255" w:name="_Toc462063887"/>
      <w:bookmarkStart w:id="3256" w:name="_Toc462064879"/>
      <w:bookmarkStart w:id="3257" w:name="_Toc462065799"/>
      <w:bookmarkStart w:id="3258" w:name="_Toc462063888"/>
      <w:bookmarkStart w:id="3259" w:name="_Toc462064880"/>
      <w:bookmarkStart w:id="3260" w:name="_Toc462065800"/>
      <w:bookmarkStart w:id="3261" w:name="_Toc462063889"/>
      <w:bookmarkStart w:id="3262" w:name="_Toc462064881"/>
      <w:bookmarkStart w:id="3263" w:name="_Toc462065801"/>
      <w:bookmarkStart w:id="3264" w:name="_Toc462063890"/>
      <w:bookmarkStart w:id="3265" w:name="_Toc462064882"/>
      <w:bookmarkStart w:id="3266" w:name="_Toc462065802"/>
      <w:bookmarkStart w:id="3267" w:name="_Toc462063891"/>
      <w:bookmarkStart w:id="3268" w:name="_Toc462064883"/>
      <w:bookmarkStart w:id="3269" w:name="_Toc462065803"/>
      <w:bookmarkStart w:id="3270" w:name="_Toc462063892"/>
      <w:bookmarkStart w:id="3271" w:name="_Toc462064884"/>
      <w:bookmarkStart w:id="3272" w:name="_Toc462065804"/>
      <w:bookmarkStart w:id="3273" w:name="_Toc462063893"/>
      <w:bookmarkStart w:id="3274" w:name="_Toc462064885"/>
      <w:bookmarkStart w:id="3275" w:name="_Toc462065805"/>
      <w:bookmarkStart w:id="3276" w:name="_Toc462063894"/>
      <w:bookmarkStart w:id="3277" w:name="_Toc462064886"/>
      <w:bookmarkStart w:id="3278" w:name="_Toc462065806"/>
      <w:bookmarkStart w:id="3279" w:name="_Toc462063895"/>
      <w:bookmarkStart w:id="3280" w:name="_Toc462064887"/>
      <w:bookmarkStart w:id="3281" w:name="_Toc462065807"/>
      <w:bookmarkStart w:id="3282" w:name="_Toc462063896"/>
      <w:bookmarkStart w:id="3283" w:name="_Toc462064888"/>
      <w:bookmarkStart w:id="3284" w:name="_Toc462065808"/>
      <w:bookmarkStart w:id="3285" w:name="_Toc462063897"/>
      <w:bookmarkStart w:id="3286" w:name="_Toc462064889"/>
      <w:bookmarkStart w:id="3287" w:name="_Toc462065809"/>
      <w:bookmarkStart w:id="3288" w:name="_Toc462063898"/>
      <w:bookmarkStart w:id="3289" w:name="_Toc462064890"/>
      <w:bookmarkStart w:id="3290" w:name="_Toc462065810"/>
      <w:bookmarkStart w:id="3291" w:name="_Toc462063899"/>
      <w:bookmarkStart w:id="3292" w:name="_Toc462064891"/>
      <w:bookmarkStart w:id="3293" w:name="_Toc462065811"/>
      <w:bookmarkStart w:id="3294" w:name="_Toc462063900"/>
      <w:bookmarkStart w:id="3295" w:name="_Toc462064892"/>
      <w:bookmarkStart w:id="3296" w:name="_Toc462065812"/>
      <w:bookmarkStart w:id="3297" w:name="_Toc462063901"/>
      <w:bookmarkStart w:id="3298" w:name="_Toc462064893"/>
      <w:bookmarkStart w:id="3299" w:name="_Toc462065813"/>
      <w:bookmarkStart w:id="3300" w:name="_Toc462063902"/>
      <w:bookmarkStart w:id="3301" w:name="_Toc462064894"/>
      <w:bookmarkStart w:id="3302" w:name="_Toc462065814"/>
      <w:bookmarkStart w:id="3303" w:name="_Toc462063903"/>
      <w:bookmarkStart w:id="3304" w:name="_Toc462064895"/>
      <w:bookmarkStart w:id="3305" w:name="_Toc462065815"/>
      <w:bookmarkStart w:id="3306" w:name="_Toc462063904"/>
      <w:bookmarkStart w:id="3307" w:name="_Toc462064896"/>
      <w:bookmarkStart w:id="3308" w:name="_Toc462065816"/>
      <w:bookmarkStart w:id="3309" w:name="_Toc462063905"/>
      <w:bookmarkStart w:id="3310" w:name="_Toc462064897"/>
      <w:bookmarkStart w:id="3311" w:name="_Toc462065817"/>
      <w:bookmarkStart w:id="3312" w:name="_Toc462063906"/>
      <w:bookmarkStart w:id="3313" w:name="_Toc462064898"/>
      <w:bookmarkStart w:id="3314" w:name="_Toc462065818"/>
      <w:bookmarkStart w:id="3315" w:name="_Toc460933806"/>
      <w:bookmarkStart w:id="3316" w:name="_Toc460934074"/>
      <w:bookmarkStart w:id="3317" w:name="_Toc460934342"/>
      <w:bookmarkStart w:id="3318" w:name="_Toc460934661"/>
      <w:bookmarkStart w:id="3319" w:name="_Toc460935059"/>
      <w:bookmarkStart w:id="3320" w:name="_Toc460935467"/>
      <w:bookmarkStart w:id="3321" w:name="_Toc462063907"/>
      <w:bookmarkStart w:id="3322" w:name="_Toc462064899"/>
      <w:bookmarkStart w:id="3323" w:name="_Toc462065819"/>
      <w:bookmarkStart w:id="3324" w:name="_Toc462063908"/>
      <w:bookmarkStart w:id="3325" w:name="_Toc462064900"/>
      <w:bookmarkStart w:id="3326" w:name="_Toc462065820"/>
      <w:bookmarkStart w:id="3327" w:name="_Toc462063909"/>
      <w:bookmarkStart w:id="3328" w:name="_Toc462064901"/>
      <w:bookmarkStart w:id="3329" w:name="_Toc462065821"/>
      <w:bookmarkStart w:id="3330" w:name="_Toc462063911"/>
      <w:bookmarkStart w:id="3331" w:name="_Toc462064903"/>
      <w:bookmarkStart w:id="3332" w:name="_Toc462065823"/>
      <w:bookmarkStart w:id="3333" w:name="_Toc462063912"/>
      <w:bookmarkStart w:id="3334" w:name="_Toc462064904"/>
      <w:bookmarkStart w:id="3335" w:name="_Toc462065824"/>
      <w:bookmarkStart w:id="3336" w:name="_Toc462063913"/>
      <w:bookmarkStart w:id="3337" w:name="_Toc462064905"/>
      <w:bookmarkStart w:id="3338" w:name="_Toc462065825"/>
      <w:bookmarkStart w:id="3339" w:name="_Toc462063914"/>
      <w:bookmarkStart w:id="3340" w:name="_Toc462064906"/>
      <w:bookmarkStart w:id="3341" w:name="_Toc462065826"/>
      <w:bookmarkStart w:id="3342" w:name="_Toc462063916"/>
      <w:bookmarkStart w:id="3343" w:name="_Toc462064908"/>
      <w:bookmarkStart w:id="3344" w:name="_Toc462065828"/>
      <w:bookmarkStart w:id="3345" w:name="_Toc462063917"/>
      <w:bookmarkStart w:id="3346" w:name="_Toc462064909"/>
      <w:bookmarkStart w:id="3347" w:name="_Toc462065829"/>
      <w:bookmarkStart w:id="3348" w:name="_Toc462063918"/>
      <w:bookmarkStart w:id="3349" w:name="_Toc462064910"/>
      <w:bookmarkStart w:id="3350" w:name="_Toc462065830"/>
      <w:bookmarkStart w:id="3351" w:name="_Toc462063920"/>
      <w:bookmarkStart w:id="3352" w:name="_Toc462064912"/>
      <w:bookmarkStart w:id="3353" w:name="_Toc462065832"/>
      <w:bookmarkStart w:id="3354" w:name="_Toc462063921"/>
      <w:bookmarkStart w:id="3355" w:name="_Toc462064913"/>
      <w:bookmarkStart w:id="3356" w:name="_Toc462065833"/>
      <w:bookmarkStart w:id="3357" w:name="_Toc462063922"/>
      <w:bookmarkStart w:id="3358" w:name="_Toc462064914"/>
      <w:bookmarkStart w:id="3359" w:name="_Toc462065834"/>
      <w:bookmarkStart w:id="3360" w:name="_Toc462063923"/>
      <w:bookmarkStart w:id="3361" w:name="_Toc462064915"/>
      <w:bookmarkStart w:id="3362" w:name="_Toc462065835"/>
      <w:bookmarkStart w:id="3363" w:name="_Toc462063925"/>
      <w:bookmarkStart w:id="3364" w:name="_Toc462064917"/>
      <w:bookmarkStart w:id="3365" w:name="_Toc462065837"/>
      <w:bookmarkStart w:id="3366" w:name="_Toc462063926"/>
      <w:bookmarkStart w:id="3367" w:name="_Toc462064918"/>
      <w:bookmarkStart w:id="3368" w:name="_Toc462065838"/>
      <w:bookmarkStart w:id="3369" w:name="_Toc462063927"/>
      <w:bookmarkStart w:id="3370" w:name="_Toc462064919"/>
      <w:bookmarkStart w:id="3371" w:name="_Toc462065839"/>
      <w:bookmarkStart w:id="3372" w:name="_Toc462063929"/>
      <w:bookmarkStart w:id="3373" w:name="_Toc462064921"/>
      <w:bookmarkStart w:id="3374" w:name="_Toc462065841"/>
      <w:bookmarkStart w:id="3375" w:name="_Toc462063930"/>
      <w:bookmarkStart w:id="3376" w:name="_Toc462064922"/>
      <w:bookmarkStart w:id="3377" w:name="_Toc462065842"/>
      <w:bookmarkStart w:id="3378" w:name="_Toc462063931"/>
      <w:bookmarkStart w:id="3379" w:name="_Toc462064923"/>
      <w:bookmarkStart w:id="3380" w:name="_Toc462065843"/>
      <w:bookmarkStart w:id="3381" w:name="_Toc462063932"/>
      <w:bookmarkStart w:id="3382" w:name="_Toc462064924"/>
      <w:bookmarkStart w:id="3383" w:name="_Toc462065844"/>
      <w:bookmarkStart w:id="3384" w:name="_Toc462063933"/>
      <w:bookmarkStart w:id="3385" w:name="_Toc462064925"/>
      <w:bookmarkStart w:id="3386" w:name="_Toc462065845"/>
      <w:bookmarkStart w:id="3387" w:name="_Toc462063934"/>
      <w:bookmarkStart w:id="3388" w:name="_Toc462064926"/>
      <w:bookmarkStart w:id="3389" w:name="_Toc462065846"/>
      <w:bookmarkStart w:id="3390" w:name="_Toc462063935"/>
      <w:bookmarkStart w:id="3391" w:name="_Toc462064927"/>
      <w:bookmarkStart w:id="3392" w:name="_Toc462065847"/>
      <w:bookmarkStart w:id="3393" w:name="_Toc462063936"/>
      <w:bookmarkStart w:id="3394" w:name="_Toc462064928"/>
      <w:bookmarkStart w:id="3395" w:name="_Toc462065848"/>
      <w:bookmarkStart w:id="3396" w:name="_Toc462063937"/>
      <w:bookmarkStart w:id="3397" w:name="_Toc462064929"/>
      <w:bookmarkStart w:id="3398" w:name="_Toc462065849"/>
      <w:bookmarkStart w:id="3399" w:name="_Toc462063938"/>
      <w:bookmarkStart w:id="3400" w:name="_Toc462064930"/>
      <w:bookmarkStart w:id="3401" w:name="_Toc462065850"/>
      <w:bookmarkStart w:id="3402" w:name="_Toc462063939"/>
      <w:bookmarkStart w:id="3403" w:name="_Toc462064931"/>
      <w:bookmarkStart w:id="3404" w:name="_Toc462065851"/>
      <w:bookmarkStart w:id="3405" w:name="_Toc462063940"/>
      <w:bookmarkStart w:id="3406" w:name="_Toc462064932"/>
      <w:bookmarkStart w:id="3407" w:name="_Toc462065852"/>
      <w:bookmarkStart w:id="3408" w:name="_Toc462063941"/>
      <w:bookmarkStart w:id="3409" w:name="_Toc462064933"/>
      <w:bookmarkStart w:id="3410" w:name="_Toc462065853"/>
      <w:bookmarkStart w:id="3411" w:name="_Toc462063942"/>
      <w:bookmarkStart w:id="3412" w:name="_Toc462064934"/>
      <w:bookmarkStart w:id="3413" w:name="_Toc462065854"/>
      <w:bookmarkStart w:id="3414" w:name="_Toc462063943"/>
      <w:bookmarkStart w:id="3415" w:name="_Toc462064935"/>
      <w:bookmarkStart w:id="3416" w:name="_Toc462065855"/>
      <w:bookmarkStart w:id="3417" w:name="_Toc462063944"/>
      <w:bookmarkStart w:id="3418" w:name="_Toc462064936"/>
      <w:bookmarkStart w:id="3419" w:name="_Toc462065856"/>
      <w:bookmarkStart w:id="3420" w:name="_Toc462063945"/>
      <w:bookmarkStart w:id="3421" w:name="_Toc462064937"/>
      <w:bookmarkStart w:id="3422" w:name="_Toc462065857"/>
      <w:bookmarkStart w:id="3423" w:name="_Toc462063946"/>
      <w:bookmarkStart w:id="3424" w:name="_Toc462064938"/>
      <w:bookmarkStart w:id="3425" w:name="_Toc462065858"/>
      <w:bookmarkStart w:id="3426" w:name="_Toc462063947"/>
      <w:bookmarkStart w:id="3427" w:name="_Toc462064939"/>
      <w:bookmarkStart w:id="3428" w:name="_Toc462065859"/>
      <w:bookmarkStart w:id="3429" w:name="_Toc462063948"/>
      <w:bookmarkStart w:id="3430" w:name="_Toc462064940"/>
      <w:bookmarkStart w:id="3431" w:name="_Toc462065860"/>
      <w:bookmarkStart w:id="3432" w:name="_Toc462063949"/>
      <w:bookmarkStart w:id="3433" w:name="_Toc462064941"/>
      <w:bookmarkStart w:id="3434" w:name="_Toc462065861"/>
      <w:bookmarkStart w:id="3435" w:name="_Toc462063950"/>
      <w:bookmarkStart w:id="3436" w:name="_Toc462064942"/>
      <w:bookmarkStart w:id="3437" w:name="_Toc462065862"/>
      <w:bookmarkStart w:id="3438" w:name="_Toc462063951"/>
      <w:bookmarkStart w:id="3439" w:name="_Toc462064943"/>
      <w:bookmarkStart w:id="3440" w:name="_Toc462065863"/>
      <w:bookmarkStart w:id="3441" w:name="_Toc462063952"/>
      <w:bookmarkStart w:id="3442" w:name="_Toc462064944"/>
      <w:bookmarkStart w:id="3443" w:name="_Toc462065864"/>
      <w:bookmarkStart w:id="3444" w:name="_Toc462063953"/>
      <w:bookmarkStart w:id="3445" w:name="_Toc462064945"/>
      <w:bookmarkStart w:id="3446" w:name="_Toc462065865"/>
      <w:bookmarkStart w:id="3447" w:name="_Toc462063954"/>
      <w:bookmarkStart w:id="3448" w:name="_Toc462064946"/>
      <w:bookmarkStart w:id="3449" w:name="_Toc462065866"/>
      <w:bookmarkStart w:id="3450" w:name="_Toc462063955"/>
      <w:bookmarkStart w:id="3451" w:name="_Toc462064947"/>
      <w:bookmarkStart w:id="3452" w:name="_Toc462065867"/>
      <w:bookmarkStart w:id="3453" w:name="_Toc462063956"/>
      <w:bookmarkStart w:id="3454" w:name="_Toc462064948"/>
      <w:bookmarkStart w:id="3455" w:name="_Toc462065868"/>
      <w:bookmarkStart w:id="3456" w:name="_Toc462063957"/>
      <w:bookmarkStart w:id="3457" w:name="_Toc462064949"/>
      <w:bookmarkStart w:id="3458" w:name="_Toc462065869"/>
      <w:bookmarkStart w:id="3459" w:name="_Toc462063958"/>
      <w:bookmarkStart w:id="3460" w:name="_Toc462064950"/>
      <w:bookmarkStart w:id="3461" w:name="_Toc462065870"/>
      <w:bookmarkStart w:id="3462" w:name="_Toc462063959"/>
      <w:bookmarkStart w:id="3463" w:name="_Toc462064951"/>
      <w:bookmarkStart w:id="3464" w:name="_Toc462065871"/>
      <w:bookmarkStart w:id="3465" w:name="_Toc462063960"/>
      <w:bookmarkStart w:id="3466" w:name="_Toc462064952"/>
      <w:bookmarkStart w:id="3467" w:name="_Toc462065872"/>
      <w:bookmarkStart w:id="3468" w:name="_Toc462063961"/>
      <w:bookmarkStart w:id="3469" w:name="_Toc462064953"/>
      <w:bookmarkStart w:id="3470" w:name="_Toc462065873"/>
      <w:bookmarkStart w:id="3471" w:name="_Toc462063962"/>
      <w:bookmarkStart w:id="3472" w:name="_Toc462064954"/>
      <w:bookmarkStart w:id="3473" w:name="_Toc462065874"/>
      <w:bookmarkStart w:id="3474" w:name="_Toc462063963"/>
      <w:bookmarkStart w:id="3475" w:name="_Toc462064955"/>
      <w:bookmarkStart w:id="3476" w:name="_Toc462065875"/>
      <w:bookmarkStart w:id="3477" w:name="_Toc462063964"/>
      <w:bookmarkStart w:id="3478" w:name="_Toc462064956"/>
      <w:bookmarkStart w:id="3479" w:name="_Toc462065876"/>
      <w:bookmarkStart w:id="3480" w:name="_Toc462063965"/>
      <w:bookmarkStart w:id="3481" w:name="_Toc462064957"/>
      <w:bookmarkStart w:id="3482" w:name="_Toc462065877"/>
      <w:bookmarkStart w:id="3483" w:name="_Toc462063966"/>
      <w:bookmarkStart w:id="3484" w:name="_Toc462064958"/>
      <w:bookmarkStart w:id="3485" w:name="_Toc462065878"/>
      <w:bookmarkStart w:id="3486" w:name="_Toc462063967"/>
      <w:bookmarkStart w:id="3487" w:name="_Toc462064959"/>
      <w:bookmarkStart w:id="3488" w:name="_Toc462065879"/>
      <w:bookmarkStart w:id="3489" w:name="_Toc462063968"/>
      <w:bookmarkStart w:id="3490" w:name="_Toc462064960"/>
      <w:bookmarkStart w:id="3491" w:name="_Toc462065880"/>
      <w:bookmarkStart w:id="3492" w:name="_Toc462063969"/>
      <w:bookmarkStart w:id="3493" w:name="_Toc462064961"/>
      <w:bookmarkStart w:id="3494" w:name="_Toc462065881"/>
      <w:bookmarkStart w:id="3495" w:name="_Toc462063970"/>
      <w:bookmarkStart w:id="3496" w:name="_Toc462064962"/>
      <w:bookmarkStart w:id="3497" w:name="_Toc462065882"/>
      <w:bookmarkStart w:id="3498" w:name="_Toc462063971"/>
      <w:bookmarkStart w:id="3499" w:name="_Toc462064963"/>
      <w:bookmarkStart w:id="3500" w:name="_Toc462065883"/>
      <w:bookmarkStart w:id="3501" w:name="_Toc462063972"/>
      <w:bookmarkStart w:id="3502" w:name="_Toc462064964"/>
      <w:bookmarkStart w:id="3503" w:name="_Toc462065884"/>
      <w:bookmarkStart w:id="3504" w:name="_Toc462063973"/>
      <w:bookmarkStart w:id="3505" w:name="_Toc462064965"/>
      <w:bookmarkStart w:id="3506" w:name="_Toc462065885"/>
      <w:bookmarkStart w:id="3507" w:name="_Toc462063974"/>
      <w:bookmarkStart w:id="3508" w:name="_Toc462064966"/>
      <w:bookmarkStart w:id="3509" w:name="_Toc462065886"/>
      <w:bookmarkStart w:id="3510" w:name="_Toc462063975"/>
      <w:bookmarkStart w:id="3511" w:name="_Toc462064967"/>
      <w:bookmarkStart w:id="3512" w:name="_Toc462065887"/>
      <w:bookmarkStart w:id="3513" w:name="_Toc462063976"/>
      <w:bookmarkStart w:id="3514" w:name="_Toc462064968"/>
      <w:bookmarkStart w:id="3515" w:name="_Toc462065888"/>
      <w:bookmarkStart w:id="3516" w:name="_Toc462063977"/>
      <w:bookmarkStart w:id="3517" w:name="_Toc462064969"/>
      <w:bookmarkStart w:id="3518" w:name="_Toc462065889"/>
      <w:bookmarkStart w:id="3519" w:name="_Toc460933821"/>
      <w:bookmarkStart w:id="3520" w:name="_Toc460934089"/>
      <w:bookmarkStart w:id="3521" w:name="_Toc460934357"/>
      <w:bookmarkStart w:id="3522" w:name="_Toc460934676"/>
      <w:bookmarkStart w:id="3523" w:name="_Toc460935074"/>
      <w:bookmarkStart w:id="3524" w:name="_Toc460935482"/>
      <w:bookmarkStart w:id="3525" w:name="_Toc462063978"/>
      <w:bookmarkStart w:id="3526" w:name="_Toc462064970"/>
      <w:bookmarkStart w:id="3527" w:name="_Toc462065890"/>
      <w:bookmarkStart w:id="3528" w:name="_Toc462063979"/>
      <w:bookmarkStart w:id="3529" w:name="_Toc462064971"/>
      <w:bookmarkStart w:id="3530" w:name="_Toc462065891"/>
      <w:bookmarkStart w:id="3531" w:name="_Toc462063980"/>
      <w:bookmarkStart w:id="3532" w:name="_Toc462064972"/>
      <w:bookmarkStart w:id="3533" w:name="_Toc462065892"/>
      <w:bookmarkStart w:id="3534" w:name="_Toc462063982"/>
      <w:bookmarkStart w:id="3535" w:name="_Toc462064974"/>
      <w:bookmarkStart w:id="3536" w:name="_Toc462065894"/>
      <w:bookmarkStart w:id="3537" w:name="_Toc462063983"/>
      <w:bookmarkStart w:id="3538" w:name="_Toc462064975"/>
      <w:bookmarkStart w:id="3539" w:name="_Toc462065895"/>
      <w:bookmarkStart w:id="3540" w:name="_Toc462063984"/>
      <w:bookmarkStart w:id="3541" w:name="_Toc462064976"/>
      <w:bookmarkStart w:id="3542" w:name="_Toc462065896"/>
      <w:bookmarkStart w:id="3543" w:name="_Toc462063985"/>
      <w:bookmarkStart w:id="3544" w:name="_Toc462064977"/>
      <w:bookmarkStart w:id="3545" w:name="_Toc462065897"/>
      <w:bookmarkStart w:id="3546" w:name="_Toc462063986"/>
      <w:bookmarkStart w:id="3547" w:name="_Toc462064978"/>
      <w:bookmarkStart w:id="3548" w:name="_Toc462065898"/>
      <w:bookmarkStart w:id="3549" w:name="_Toc462063987"/>
      <w:bookmarkStart w:id="3550" w:name="_Toc462064979"/>
      <w:bookmarkStart w:id="3551" w:name="_Toc462065899"/>
      <w:bookmarkStart w:id="3552" w:name="_Toc462063988"/>
      <w:bookmarkStart w:id="3553" w:name="_Toc462064980"/>
      <w:bookmarkStart w:id="3554" w:name="_Toc462065900"/>
      <w:bookmarkStart w:id="3555" w:name="_Toc462063990"/>
      <w:bookmarkStart w:id="3556" w:name="_Toc462064982"/>
      <w:bookmarkStart w:id="3557" w:name="_Toc462065902"/>
      <w:bookmarkStart w:id="3558" w:name="_Toc462063991"/>
      <w:bookmarkStart w:id="3559" w:name="_Toc462064983"/>
      <w:bookmarkStart w:id="3560" w:name="_Toc462065903"/>
      <w:bookmarkStart w:id="3561" w:name="_Toc462063992"/>
      <w:bookmarkStart w:id="3562" w:name="_Toc462064984"/>
      <w:bookmarkStart w:id="3563" w:name="_Toc462065904"/>
      <w:bookmarkStart w:id="3564" w:name="_Toc462063994"/>
      <w:bookmarkStart w:id="3565" w:name="_Toc462064986"/>
      <w:bookmarkStart w:id="3566" w:name="_Toc462065906"/>
      <w:bookmarkStart w:id="3567" w:name="_Toc462063995"/>
      <w:bookmarkStart w:id="3568" w:name="_Toc462064987"/>
      <w:bookmarkStart w:id="3569" w:name="_Toc462065907"/>
      <w:bookmarkStart w:id="3570" w:name="_Toc462063996"/>
      <w:bookmarkStart w:id="3571" w:name="_Toc462064988"/>
      <w:bookmarkStart w:id="3572" w:name="_Toc462065908"/>
      <w:bookmarkStart w:id="3573" w:name="_Toc462063998"/>
      <w:bookmarkStart w:id="3574" w:name="_Toc462064990"/>
      <w:bookmarkStart w:id="3575" w:name="_Toc462065910"/>
      <w:bookmarkStart w:id="3576" w:name="_Toc462063999"/>
      <w:bookmarkStart w:id="3577" w:name="_Toc462064991"/>
      <w:bookmarkStart w:id="3578" w:name="_Toc462065911"/>
      <w:bookmarkStart w:id="3579" w:name="_Toc462064000"/>
      <w:bookmarkStart w:id="3580" w:name="_Toc462064992"/>
      <w:bookmarkStart w:id="3581" w:name="_Toc462065912"/>
      <w:bookmarkStart w:id="3582" w:name="_Toc462064001"/>
      <w:bookmarkStart w:id="3583" w:name="_Toc462064993"/>
      <w:bookmarkStart w:id="3584" w:name="_Toc462065913"/>
      <w:bookmarkStart w:id="3585" w:name="_Toc462064002"/>
      <w:bookmarkStart w:id="3586" w:name="_Toc462064994"/>
      <w:bookmarkStart w:id="3587" w:name="_Toc462065914"/>
      <w:bookmarkStart w:id="3588" w:name="_Toc462064003"/>
      <w:bookmarkStart w:id="3589" w:name="_Toc462064995"/>
      <w:bookmarkStart w:id="3590" w:name="_Toc462065915"/>
      <w:bookmarkStart w:id="3591" w:name="_Toc462064004"/>
      <w:bookmarkStart w:id="3592" w:name="_Toc462064996"/>
      <w:bookmarkStart w:id="3593" w:name="_Toc462065916"/>
      <w:bookmarkStart w:id="3594" w:name="_Toc462064005"/>
      <w:bookmarkStart w:id="3595" w:name="_Toc462064997"/>
      <w:bookmarkStart w:id="3596" w:name="_Toc462065917"/>
      <w:bookmarkStart w:id="3597" w:name="_Toc462064006"/>
      <w:bookmarkStart w:id="3598" w:name="_Toc462064998"/>
      <w:bookmarkStart w:id="3599" w:name="_Toc462065918"/>
      <w:bookmarkStart w:id="3600" w:name="_Toc462064007"/>
      <w:bookmarkStart w:id="3601" w:name="_Toc462064999"/>
      <w:bookmarkStart w:id="3602" w:name="_Toc462065919"/>
      <w:bookmarkStart w:id="3603" w:name="_Toc462064008"/>
      <w:bookmarkStart w:id="3604" w:name="_Toc462065000"/>
      <w:bookmarkStart w:id="3605" w:name="_Toc462065920"/>
      <w:bookmarkStart w:id="3606" w:name="_Toc462064009"/>
      <w:bookmarkStart w:id="3607" w:name="_Toc462065001"/>
      <w:bookmarkStart w:id="3608" w:name="_Toc462065921"/>
      <w:bookmarkStart w:id="3609" w:name="_Toc462064010"/>
      <w:bookmarkStart w:id="3610" w:name="_Toc462065002"/>
      <w:bookmarkStart w:id="3611" w:name="_Toc462065922"/>
      <w:bookmarkStart w:id="3612" w:name="_Toc462064011"/>
      <w:bookmarkStart w:id="3613" w:name="_Toc462065003"/>
      <w:bookmarkStart w:id="3614" w:name="_Toc462065923"/>
      <w:bookmarkStart w:id="3615" w:name="_Toc462064012"/>
      <w:bookmarkStart w:id="3616" w:name="_Toc462065004"/>
      <w:bookmarkStart w:id="3617" w:name="_Toc462065924"/>
      <w:bookmarkStart w:id="3618" w:name="_Toc460933825"/>
      <w:bookmarkStart w:id="3619" w:name="_Toc460934093"/>
      <w:bookmarkStart w:id="3620" w:name="_Toc460934361"/>
      <w:bookmarkStart w:id="3621" w:name="_Toc460934680"/>
      <w:bookmarkStart w:id="3622" w:name="_Toc460935078"/>
      <w:bookmarkStart w:id="3623" w:name="_Toc460935486"/>
      <w:bookmarkStart w:id="3624" w:name="_Toc460933826"/>
      <w:bookmarkStart w:id="3625" w:name="_Toc460934094"/>
      <w:bookmarkStart w:id="3626" w:name="_Toc460934362"/>
      <w:bookmarkStart w:id="3627" w:name="_Toc460934681"/>
      <w:bookmarkStart w:id="3628" w:name="_Toc460935079"/>
      <w:bookmarkStart w:id="3629" w:name="_Toc460935487"/>
      <w:bookmarkStart w:id="3630" w:name="_Toc460933827"/>
      <w:bookmarkStart w:id="3631" w:name="_Toc460934095"/>
      <w:bookmarkStart w:id="3632" w:name="_Toc460934363"/>
      <w:bookmarkStart w:id="3633" w:name="_Toc460934682"/>
      <w:bookmarkStart w:id="3634" w:name="_Toc460935080"/>
      <w:bookmarkStart w:id="3635" w:name="_Toc460935488"/>
      <w:bookmarkStart w:id="3636" w:name="_Toc460933828"/>
      <w:bookmarkStart w:id="3637" w:name="_Toc460934096"/>
      <w:bookmarkStart w:id="3638" w:name="_Toc460934364"/>
      <w:bookmarkStart w:id="3639" w:name="_Toc460934683"/>
      <w:bookmarkStart w:id="3640" w:name="_Toc460935081"/>
      <w:bookmarkStart w:id="3641" w:name="_Toc460935489"/>
      <w:bookmarkStart w:id="3642" w:name="_Toc460933829"/>
      <w:bookmarkStart w:id="3643" w:name="_Toc460934097"/>
      <w:bookmarkStart w:id="3644" w:name="_Toc460934365"/>
      <w:bookmarkStart w:id="3645" w:name="_Toc460934684"/>
      <w:bookmarkStart w:id="3646" w:name="_Toc460935082"/>
      <w:bookmarkStart w:id="3647" w:name="_Toc460935490"/>
      <w:bookmarkStart w:id="3648" w:name="_Toc460933830"/>
      <w:bookmarkStart w:id="3649" w:name="_Toc460934098"/>
      <w:bookmarkStart w:id="3650" w:name="_Toc460934366"/>
      <w:bookmarkStart w:id="3651" w:name="_Toc460934685"/>
      <w:bookmarkStart w:id="3652" w:name="_Toc460935083"/>
      <w:bookmarkStart w:id="3653" w:name="_Toc460935491"/>
      <w:bookmarkStart w:id="3654" w:name="_Toc460933831"/>
      <w:bookmarkStart w:id="3655" w:name="_Toc460934099"/>
      <w:bookmarkStart w:id="3656" w:name="_Toc460934367"/>
      <w:bookmarkStart w:id="3657" w:name="_Toc460934686"/>
      <w:bookmarkStart w:id="3658" w:name="_Toc460935084"/>
      <w:bookmarkStart w:id="3659" w:name="_Toc460935492"/>
      <w:bookmarkStart w:id="3660" w:name="_Toc460933832"/>
      <w:bookmarkStart w:id="3661" w:name="_Toc460934100"/>
      <w:bookmarkStart w:id="3662" w:name="_Toc460934368"/>
      <w:bookmarkStart w:id="3663" w:name="_Toc460934687"/>
      <w:bookmarkStart w:id="3664" w:name="_Toc460935085"/>
      <w:bookmarkStart w:id="3665" w:name="_Toc460935493"/>
      <w:bookmarkStart w:id="3666" w:name="_Toc460933833"/>
      <w:bookmarkStart w:id="3667" w:name="_Toc460934101"/>
      <w:bookmarkStart w:id="3668" w:name="_Toc460934369"/>
      <w:bookmarkStart w:id="3669" w:name="_Toc460934688"/>
      <w:bookmarkStart w:id="3670" w:name="_Toc460935086"/>
      <w:bookmarkStart w:id="3671" w:name="_Toc460935494"/>
      <w:bookmarkStart w:id="3672" w:name="_Toc460933834"/>
      <w:bookmarkStart w:id="3673" w:name="_Toc460934102"/>
      <w:bookmarkStart w:id="3674" w:name="_Toc460934370"/>
      <w:bookmarkStart w:id="3675" w:name="_Toc460934689"/>
      <w:bookmarkStart w:id="3676" w:name="_Toc460935087"/>
      <w:bookmarkStart w:id="3677" w:name="_Toc460935495"/>
      <w:bookmarkStart w:id="3678" w:name="_Toc460933835"/>
      <w:bookmarkStart w:id="3679" w:name="_Toc460934103"/>
      <w:bookmarkStart w:id="3680" w:name="_Toc460934371"/>
      <w:bookmarkStart w:id="3681" w:name="_Toc460934690"/>
      <w:bookmarkStart w:id="3682" w:name="_Toc460935088"/>
      <w:bookmarkStart w:id="3683" w:name="_Toc460935496"/>
      <w:bookmarkStart w:id="3684" w:name="_Toc460933836"/>
      <w:bookmarkStart w:id="3685" w:name="_Toc460934104"/>
      <w:bookmarkStart w:id="3686" w:name="_Toc460934372"/>
      <w:bookmarkStart w:id="3687" w:name="_Toc460934691"/>
      <w:bookmarkStart w:id="3688" w:name="_Toc460935089"/>
      <w:bookmarkStart w:id="3689" w:name="_Toc460935497"/>
      <w:bookmarkStart w:id="3690" w:name="_Toc460933837"/>
      <w:bookmarkStart w:id="3691" w:name="_Toc460934105"/>
      <w:bookmarkStart w:id="3692" w:name="_Toc460934373"/>
      <w:bookmarkStart w:id="3693" w:name="_Toc460934692"/>
      <w:bookmarkStart w:id="3694" w:name="_Toc460935090"/>
      <w:bookmarkStart w:id="3695" w:name="_Toc460935498"/>
      <w:bookmarkStart w:id="3696" w:name="_Toc460933838"/>
      <w:bookmarkStart w:id="3697" w:name="_Toc460934106"/>
      <w:bookmarkStart w:id="3698" w:name="_Toc460934374"/>
      <w:bookmarkStart w:id="3699" w:name="_Toc460934693"/>
      <w:bookmarkStart w:id="3700" w:name="_Toc460935091"/>
      <w:bookmarkStart w:id="3701" w:name="_Toc460935499"/>
      <w:bookmarkStart w:id="3702" w:name="_Toc460933839"/>
      <w:bookmarkStart w:id="3703" w:name="_Toc460934107"/>
      <w:bookmarkStart w:id="3704" w:name="_Toc460934375"/>
      <w:bookmarkStart w:id="3705" w:name="_Toc460934694"/>
      <w:bookmarkStart w:id="3706" w:name="_Toc460935092"/>
      <w:bookmarkStart w:id="3707" w:name="_Toc460935500"/>
      <w:bookmarkStart w:id="3708" w:name="_Toc460933840"/>
      <w:bookmarkStart w:id="3709" w:name="_Toc460934108"/>
      <w:bookmarkStart w:id="3710" w:name="_Toc460934376"/>
      <w:bookmarkStart w:id="3711" w:name="_Toc460934695"/>
      <w:bookmarkStart w:id="3712" w:name="_Toc460935093"/>
      <w:bookmarkStart w:id="3713" w:name="_Toc460935501"/>
      <w:bookmarkStart w:id="3714" w:name="_Toc460933841"/>
      <w:bookmarkStart w:id="3715" w:name="_Toc460934109"/>
      <w:bookmarkStart w:id="3716" w:name="_Toc460934377"/>
      <w:bookmarkStart w:id="3717" w:name="_Toc460934696"/>
      <w:bookmarkStart w:id="3718" w:name="_Toc460935094"/>
      <w:bookmarkStart w:id="3719" w:name="_Toc460935502"/>
      <w:bookmarkStart w:id="3720" w:name="_Toc460933842"/>
      <w:bookmarkStart w:id="3721" w:name="_Toc460934110"/>
      <w:bookmarkStart w:id="3722" w:name="_Toc460934378"/>
      <w:bookmarkStart w:id="3723" w:name="_Toc460934697"/>
      <w:bookmarkStart w:id="3724" w:name="_Toc460935095"/>
      <w:bookmarkStart w:id="3725" w:name="_Toc460935503"/>
      <w:bookmarkStart w:id="3726" w:name="_Toc460933843"/>
      <w:bookmarkStart w:id="3727" w:name="_Toc460934111"/>
      <w:bookmarkStart w:id="3728" w:name="_Toc460934379"/>
      <w:bookmarkStart w:id="3729" w:name="_Toc460934698"/>
      <w:bookmarkStart w:id="3730" w:name="_Toc460935096"/>
      <w:bookmarkStart w:id="3731" w:name="_Toc460935504"/>
      <w:bookmarkStart w:id="3732" w:name="_Toc460933844"/>
      <w:bookmarkStart w:id="3733" w:name="_Toc460934112"/>
      <w:bookmarkStart w:id="3734" w:name="_Toc460934380"/>
      <w:bookmarkStart w:id="3735" w:name="_Toc460934699"/>
      <w:bookmarkStart w:id="3736" w:name="_Toc460935097"/>
      <w:bookmarkStart w:id="3737" w:name="_Toc460935505"/>
      <w:bookmarkStart w:id="3738" w:name="_Toc460933845"/>
      <w:bookmarkStart w:id="3739" w:name="_Toc460934113"/>
      <w:bookmarkStart w:id="3740" w:name="_Toc460934381"/>
      <w:bookmarkStart w:id="3741" w:name="_Toc460934700"/>
      <w:bookmarkStart w:id="3742" w:name="_Toc460935098"/>
      <w:bookmarkStart w:id="3743" w:name="_Toc460935506"/>
      <w:bookmarkStart w:id="3744" w:name="_Toc460933846"/>
      <w:bookmarkStart w:id="3745" w:name="_Toc460934114"/>
      <w:bookmarkStart w:id="3746" w:name="_Toc460934382"/>
      <w:bookmarkStart w:id="3747" w:name="_Toc460934701"/>
      <w:bookmarkStart w:id="3748" w:name="_Toc460935099"/>
      <w:bookmarkStart w:id="3749" w:name="_Toc460935507"/>
      <w:bookmarkStart w:id="3750" w:name="_Toc460933847"/>
      <w:bookmarkStart w:id="3751" w:name="_Toc460934115"/>
      <w:bookmarkStart w:id="3752" w:name="_Toc460934383"/>
      <w:bookmarkStart w:id="3753" w:name="_Toc460934702"/>
      <w:bookmarkStart w:id="3754" w:name="_Toc460935100"/>
      <w:bookmarkStart w:id="3755" w:name="_Toc460935508"/>
      <w:bookmarkStart w:id="3756" w:name="_Toc460933848"/>
      <w:bookmarkStart w:id="3757" w:name="_Toc460934116"/>
      <w:bookmarkStart w:id="3758" w:name="_Toc460934384"/>
      <w:bookmarkStart w:id="3759" w:name="_Toc460934703"/>
      <w:bookmarkStart w:id="3760" w:name="_Toc460935101"/>
      <w:bookmarkStart w:id="3761" w:name="_Toc460935509"/>
      <w:bookmarkStart w:id="3762" w:name="_Toc460933849"/>
      <w:bookmarkStart w:id="3763" w:name="_Toc460934117"/>
      <w:bookmarkStart w:id="3764" w:name="_Toc460934385"/>
      <w:bookmarkStart w:id="3765" w:name="_Toc460934704"/>
      <w:bookmarkStart w:id="3766" w:name="_Toc460935102"/>
      <w:bookmarkStart w:id="3767" w:name="_Toc460935510"/>
      <w:bookmarkStart w:id="3768" w:name="_Toc460933850"/>
      <w:bookmarkStart w:id="3769" w:name="_Toc460934118"/>
      <w:bookmarkStart w:id="3770" w:name="_Toc460934386"/>
      <w:bookmarkStart w:id="3771" w:name="_Toc460934705"/>
      <w:bookmarkStart w:id="3772" w:name="_Toc460935103"/>
      <w:bookmarkStart w:id="3773" w:name="_Toc460935511"/>
      <w:bookmarkStart w:id="3774" w:name="_Toc460933851"/>
      <w:bookmarkStart w:id="3775" w:name="_Toc460934119"/>
      <w:bookmarkStart w:id="3776" w:name="_Toc460934387"/>
      <w:bookmarkStart w:id="3777" w:name="_Toc460934706"/>
      <w:bookmarkStart w:id="3778" w:name="_Toc460935104"/>
      <w:bookmarkStart w:id="3779" w:name="_Toc460935512"/>
      <w:bookmarkStart w:id="3780" w:name="_Toc460933852"/>
      <w:bookmarkStart w:id="3781" w:name="_Toc460934120"/>
      <w:bookmarkStart w:id="3782" w:name="_Toc460934388"/>
      <w:bookmarkStart w:id="3783" w:name="_Toc460934707"/>
      <w:bookmarkStart w:id="3784" w:name="_Toc460935105"/>
      <w:bookmarkStart w:id="3785" w:name="_Toc460935513"/>
      <w:bookmarkStart w:id="3786" w:name="_Toc460933853"/>
      <w:bookmarkStart w:id="3787" w:name="_Toc460934121"/>
      <w:bookmarkStart w:id="3788" w:name="_Toc460934389"/>
      <w:bookmarkStart w:id="3789" w:name="_Toc460934708"/>
      <w:bookmarkStart w:id="3790" w:name="_Toc460935106"/>
      <w:bookmarkStart w:id="3791" w:name="_Toc460935514"/>
      <w:bookmarkStart w:id="3792" w:name="_Toc462064013"/>
      <w:bookmarkStart w:id="3793" w:name="_Toc462065005"/>
      <w:bookmarkStart w:id="3794" w:name="_Toc462065925"/>
      <w:bookmarkStart w:id="3795" w:name="_Toc462064014"/>
      <w:bookmarkStart w:id="3796" w:name="_Toc462065006"/>
      <w:bookmarkStart w:id="3797" w:name="_Toc462065926"/>
      <w:bookmarkStart w:id="3798" w:name="_Toc462064015"/>
      <w:bookmarkStart w:id="3799" w:name="_Toc462065007"/>
      <w:bookmarkStart w:id="3800" w:name="_Toc462065927"/>
      <w:bookmarkStart w:id="3801" w:name="_Toc462064016"/>
      <w:bookmarkStart w:id="3802" w:name="_Toc462065008"/>
      <w:bookmarkStart w:id="3803" w:name="_Toc462065928"/>
      <w:bookmarkStart w:id="3804" w:name="_Toc462064017"/>
      <w:bookmarkStart w:id="3805" w:name="_Toc462065009"/>
      <w:bookmarkStart w:id="3806" w:name="_Toc462065929"/>
      <w:bookmarkStart w:id="3807" w:name="_Toc462064018"/>
      <w:bookmarkStart w:id="3808" w:name="_Toc462065010"/>
      <w:bookmarkStart w:id="3809" w:name="_Toc462065930"/>
      <w:bookmarkStart w:id="3810" w:name="_Toc462064019"/>
      <w:bookmarkStart w:id="3811" w:name="_Toc462065011"/>
      <w:bookmarkStart w:id="3812" w:name="_Toc462065931"/>
      <w:bookmarkStart w:id="3813" w:name="_Toc462064020"/>
      <w:bookmarkStart w:id="3814" w:name="_Toc462065012"/>
      <w:bookmarkStart w:id="3815" w:name="_Toc462065932"/>
      <w:bookmarkStart w:id="3816" w:name="_Toc462064021"/>
      <w:bookmarkStart w:id="3817" w:name="_Toc462065013"/>
      <w:bookmarkStart w:id="3818" w:name="_Toc462065933"/>
      <w:bookmarkStart w:id="3819" w:name="_Toc462064022"/>
      <w:bookmarkStart w:id="3820" w:name="_Toc462065014"/>
      <w:bookmarkStart w:id="3821" w:name="_Toc462065934"/>
      <w:bookmarkStart w:id="3822" w:name="_Toc462064023"/>
      <w:bookmarkStart w:id="3823" w:name="_Toc462065015"/>
      <w:bookmarkStart w:id="3824" w:name="_Toc462065935"/>
      <w:bookmarkStart w:id="3825" w:name="_Toc462064024"/>
      <w:bookmarkStart w:id="3826" w:name="_Toc462065016"/>
      <w:bookmarkStart w:id="3827" w:name="_Toc462065936"/>
      <w:bookmarkStart w:id="3828" w:name="_Toc462064025"/>
      <w:bookmarkStart w:id="3829" w:name="_Toc462065017"/>
      <w:bookmarkStart w:id="3830" w:name="_Toc462065937"/>
      <w:bookmarkStart w:id="3831" w:name="_Toc462064026"/>
      <w:bookmarkStart w:id="3832" w:name="_Toc462065018"/>
      <w:bookmarkStart w:id="3833" w:name="_Toc462065938"/>
      <w:bookmarkStart w:id="3834" w:name="_Toc462064027"/>
      <w:bookmarkStart w:id="3835" w:name="_Toc462065019"/>
      <w:bookmarkStart w:id="3836" w:name="_Toc462065939"/>
      <w:bookmarkStart w:id="3837" w:name="_Toc462064028"/>
      <w:bookmarkStart w:id="3838" w:name="_Toc462065020"/>
      <w:bookmarkStart w:id="3839" w:name="_Toc462065940"/>
      <w:bookmarkStart w:id="3840" w:name="_Toc462064029"/>
      <w:bookmarkStart w:id="3841" w:name="_Toc462065021"/>
      <w:bookmarkStart w:id="3842" w:name="_Toc462065941"/>
      <w:bookmarkStart w:id="3843" w:name="_Toc462064030"/>
      <w:bookmarkStart w:id="3844" w:name="_Toc462065022"/>
      <w:bookmarkStart w:id="3845" w:name="_Toc462065942"/>
      <w:bookmarkStart w:id="3846" w:name="_Toc462064031"/>
      <w:bookmarkStart w:id="3847" w:name="_Toc462065023"/>
      <w:bookmarkStart w:id="3848" w:name="_Toc462065943"/>
      <w:bookmarkStart w:id="3849" w:name="_Toc462064032"/>
      <w:bookmarkStart w:id="3850" w:name="_Toc462065024"/>
      <w:bookmarkStart w:id="3851" w:name="_Toc462065944"/>
      <w:bookmarkStart w:id="3852" w:name="_Toc462064033"/>
      <w:bookmarkStart w:id="3853" w:name="_Toc462065025"/>
      <w:bookmarkStart w:id="3854" w:name="_Toc462065945"/>
      <w:bookmarkStart w:id="3855" w:name="_Toc462064034"/>
      <w:bookmarkStart w:id="3856" w:name="_Toc462065026"/>
      <w:bookmarkStart w:id="3857" w:name="_Toc462065946"/>
      <w:bookmarkStart w:id="3858" w:name="_Toc462064035"/>
      <w:bookmarkStart w:id="3859" w:name="_Toc462065027"/>
      <w:bookmarkStart w:id="3860" w:name="_Toc462065947"/>
      <w:bookmarkStart w:id="3861" w:name="_Toc462064036"/>
      <w:bookmarkStart w:id="3862" w:name="_Toc462065028"/>
      <w:bookmarkStart w:id="3863" w:name="_Toc462065948"/>
      <w:bookmarkStart w:id="3864" w:name="_Toc462064037"/>
      <w:bookmarkStart w:id="3865" w:name="_Toc462065029"/>
      <w:bookmarkStart w:id="3866" w:name="_Toc462065949"/>
      <w:bookmarkStart w:id="3867" w:name="_Toc462064038"/>
      <w:bookmarkStart w:id="3868" w:name="_Toc462065030"/>
      <w:bookmarkStart w:id="3869" w:name="_Toc462065950"/>
      <w:bookmarkStart w:id="3870" w:name="_Toc462064039"/>
      <w:bookmarkStart w:id="3871" w:name="_Toc462065031"/>
      <w:bookmarkStart w:id="3872" w:name="_Toc462065951"/>
      <w:bookmarkStart w:id="3873" w:name="_Toc462064040"/>
      <w:bookmarkStart w:id="3874" w:name="_Toc462065032"/>
      <w:bookmarkStart w:id="3875" w:name="_Toc462065952"/>
      <w:bookmarkStart w:id="3876" w:name="_Toc462064041"/>
      <w:bookmarkStart w:id="3877" w:name="_Toc462065033"/>
      <w:bookmarkStart w:id="3878" w:name="_Toc462065953"/>
      <w:bookmarkStart w:id="3879" w:name="_Toc462064042"/>
      <w:bookmarkStart w:id="3880" w:name="_Toc462065034"/>
      <w:bookmarkStart w:id="3881" w:name="_Toc462065954"/>
      <w:bookmarkStart w:id="3882" w:name="_Toc462064043"/>
      <w:bookmarkStart w:id="3883" w:name="_Toc462065035"/>
      <w:bookmarkStart w:id="3884" w:name="_Toc462065955"/>
      <w:bookmarkStart w:id="3885" w:name="_Toc462064044"/>
      <w:bookmarkStart w:id="3886" w:name="_Toc462065036"/>
      <w:bookmarkStart w:id="3887" w:name="_Toc462065956"/>
      <w:bookmarkStart w:id="3888" w:name="_Toc462064045"/>
      <w:bookmarkStart w:id="3889" w:name="_Toc462065037"/>
      <w:bookmarkStart w:id="3890" w:name="_Toc462065957"/>
      <w:bookmarkStart w:id="3891" w:name="_Toc462064046"/>
      <w:bookmarkStart w:id="3892" w:name="_Toc462065038"/>
      <w:bookmarkStart w:id="3893" w:name="_Toc462065958"/>
      <w:bookmarkStart w:id="3894" w:name="_Toc462064047"/>
      <w:bookmarkStart w:id="3895" w:name="_Toc462065039"/>
      <w:bookmarkStart w:id="3896" w:name="_Toc462065959"/>
      <w:bookmarkStart w:id="3897" w:name="_Toc462064048"/>
      <w:bookmarkStart w:id="3898" w:name="_Toc462065040"/>
      <w:bookmarkStart w:id="3899" w:name="_Toc462065960"/>
      <w:bookmarkStart w:id="3900" w:name="_Toc462064049"/>
      <w:bookmarkStart w:id="3901" w:name="_Toc462065041"/>
      <w:bookmarkStart w:id="3902" w:name="_Toc462065961"/>
      <w:bookmarkStart w:id="3903" w:name="_Toc462064050"/>
      <w:bookmarkStart w:id="3904" w:name="_Toc462065042"/>
      <w:bookmarkStart w:id="3905" w:name="_Toc462065962"/>
      <w:bookmarkStart w:id="3906" w:name="_Toc462064051"/>
      <w:bookmarkStart w:id="3907" w:name="_Toc462065043"/>
      <w:bookmarkStart w:id="3908" w:name="_Toc462065963"/>
      <w:bookmarkStart w:id="3909" w:name="_Toc462064052"/>
      <w:bookmarkStart w:id="3910" w:name="_Toc462065044"/>
      <w:bookmarkStart w:id="3911" w:name="_Toc462065964"/>
      <w:bookmarkStart w:id="3912" w:name="_Toc462064053"/>
      <w:bookmarkStart w:id="3913" w:name="_Toc462065045"/>
      <w:bookmarkStart w:id="3914" w:name="_Toc462065965"/>
      <w:bookmarkStart w:id="3915" w:name="_Toc462064054"/>
      <w:bookmarkStart w:id="3916" w:name="_Toc462065046"/>
      <w:bookmarkStart w:id="3917" w:name="_Toc462065966"/>
      <w:bookmarkStart w:id="3918" w:name="_Toc462064055"/>
      <w:bookmarkStart w:id="3919" w:name="_Toc462065047"/>
      <w:bookmarkStart w:id="3920" w:name="_Toc462065967"/>
      <w:bookmarkStart w:id="3921" w:name="_Toc462064057"/>
      <w:bookmarkStart w:id="3922" w:name="_Toc462065049"/>
      <w:bookmarkStart w:id="3923" w:name="_Toc462065969"/>
      <w:bookmarkStart w:id="3924" w:name="_Toc462064058"/>
      <w:bookmarkStart w:id="3925" w:name="_Toc462065050"/>
      <w:bookmarkStart w:id="3926" w:name="_Toc462065970"/>
      <w:bookmarkStart w:id="3927" w:name="_Toc462064060"/>
      <w:bookmarkStart w:id="3928" w:name="_Toc462065052"/>
      <w:bookmarkStart w:id="3929" w:name="_Toc462065972"/>
      <w:bookmarkStart w:id="3930" w:name="_Toc462064061"/>
      <w:bookmarkStart w:id="3931" w:name="_Toc462065053"/>
      <w:bookmarkStart w:id="3932" w:name="_Toc462065973"/>
      <w:bookmarkStart w:id="3933" w:name="_Toc462064063"/>
      <w:bookmarkStart w:id="3934" w:name="_Toc462065055"/>
      <w:bookmarkStart w:id="3935" w:name="_Toc462065975"/>
      <w:bookmarkStart w:id="3936" w:name="_Toc462064064"/>
      <w:bookmarkStart w:id="3937" w:name="_Toc462065056"/>
      <w:bookmarkStart w:id="3938" w:name="_Toc462065976"/>
      <w:bookmarkStart w:id="3939" w:name="_Toc462064066"/>
      <w:bookmarkStart w:id="3940" w:name="_Toc462065058"/>
      <w:bookmarkStart w:id="3941" w:name="_Toc462065978"/>
      <w:bookmarkStart w:id="3942" w:name="_Toc462064067"/>
      <w:bookmarkStart w:id="3943" w:name="_Toc462065059"/>
      <w:bookmarkStart w:id="3944" w:name="_Toc462065979"/>
      <w:bookmarkStart w:id="3945" w:name="_Toc462064068"/>
      <w:bookmarkStart w:id="3946" w:name="_Toc462065060"/>
      <w:bookmarkStart w:id="3947" w:name="_Toc462065980"/>
      <w:bookmarkStart w:id="3948" w:name="_Toc462064069"/>
      <w:bookmarkStart w:id="3949" w:name="_Toc462065061"/>
      <w:bookmarkStart w:id="3950" w:name="_Toc462065981"/>
      <w:bookmarkStart w:id="3951" w:name="_Toc462064070"/>
      <w:bookmarkStart w:id="3952" w:name="_Toc462065062"/>
      <w:bookmarkStart w:id="3953" w:name="_Toc462065982"/>
      <w:bookmarkStart w:id="3954" w:name="_Toc462064071"/>
      <w:bookmarkStart w:id="3955" w:name="_Toc462065063"/>
      <w:bookmarkStart w:id="3956" w:name="_Toc462065983"/>
      <w:bookmarkStart w:id="3957" w:name="_Toc462064072"/>
      <w:bookmarkStart w:id="3958" w:name="_Toc462065064"/>
      <w:bookmarkStart w:id="3959" w:name="_Toc462065984"/>
      <w:bookmarkStart w:id="3960" w:name="_Toc462064073"/>
      <w:bookmarkStart w:id="3961" w:name="_Toc462065065"/>
      <w:bookmarkStart w:id="3962" w:name="_Toc462065985"/>
      <w:bookmarkStart w:id="3963" w:name="_Toc462064074"/>
      <w:bookmarkStart w:id="3964" w:name="_Toc462065066"/>
      <w:bookmarkStart w:id="3965" w:name="_Toc462065986"/>
      <w:bookmarkStart w:id="3966" w:name="_Toc462064075"/>
      <w:bookmarkStart w:id="3967" w:name="_Toc462065067"/>
      <w:bookmarkStart w:id="3968" w:name="_Toc462065987"/>
      <w:bookmarkStart w:id="3969" w:name="_Toc462064076"/>
      <w:bookmarkStart w:id="3970" w:name="_Toc462065068"/>
      <w:bookmarkStart w:id="3971" w:name="_Toc462065988"/>
      <w:bookmarkStart w:id="3972" w:name="_Toc462064077"/>
      <w:bookmarkStart w:id="3973" w:name="_Toc462065069"/>
      <w:bookmarkStart w:id="3974" w:name="_Toc462065989"/>
      <w:bookmarkStart w:id="3975" w:name="_Toc462064078"/>
      <w:bookmarkStart w:id="3976" w:name="_Toc462065070"/>
      <w:bookmarkStart w:id="3977" w:name="_Toc462065990"/>
      <w:bookmarkStart w:id="3978" w:name="_Toc462064079"/>
      <w:bookmarkStart w:id="3979" w:name="_Toc462065071"/>
      <w:bookmarkStart w:id="3980" w:name="_Toc462065991"/>
      <w:bookmarkStart w:id="3981" w:name="_Toc462064080"/>
      <w:bookmarkStart w:id="3982" w:name="_Toc462065072"/>
      <w:bookmarkStart w:id="3983" w:name="_Toc462065992"/>
      <w:bookmarkStart w:id="3984" w:name="_Toc462064081"/>
      <w:bookmarkStart w:id="3985" w:name="_Toc462065073"/>
      <w:bookmarkStart w:id="3986" w:name="_Toc462065993"/>
      <w:bookmarkStart w:id="3987" w:name="_Toc462064082"/>
      <w:bookmarkStart w:id="3988" w:name="_Toc462065074"/>
      <w:bookmarkStart w:id="3989" w:name="_Toc462065994"/>
      <w:bookmarkStart w:id="3990" w:name="_Toc462064083"/>
      <w:bookmarkStart w:id="3991" w:name="_Toc462065075"/>
      <w:bookmarkStart w:id="3992" w:name="_Toc462065995"/>
      <w:bookmarkStart w:id="3993" w:name="_Toc462064084"/>
      <w:bookmarkStart w:id="3994" w:name="_Toc462065076"/>
      <w:bookmarkStart w:id="3995" w:name="_Toc462065996"/>
      <w:bookmarkStart w:id="3996" w:name="_Toc462064085"/>
      <w:bookmarkStart w:id="3997" w:name="_Toc462065077"/>
      <w:bookmarkStart w:id="3998" w:name="_Toc462065997"/>
      <w:bookmarkStart w:id="3999" w:name="_Toc462064086"/>
      <w:bookmarkStart w:id="4000" w:name="_Toc462065078"/>
      <w:bookmarkStart w:id="4001" w:name="_Toc462065998"/>
      <w:bookmarkStart w:id="4002" w:name="_Toc462064087"/>
      <w:bookmarkStart w:id="4003" w:name="_Toc462065079"/>
      <w:bookmarkStart w:id="4004" w:name="_Toc462065999"/>
      <w:bookmarkStart w:id="4005" w:name="_Toc462064088"/>
      <w:bookmarkStart w:id="4006" w:name="_Toc462065080"/>
      <w:bookmarkStart w:id="4007" w:name="_Toc462066000"/>
      <w:bookmarkStart w:id="4008" w:name="_Toc462064089"/>
      <w:bookmarkStart w:id="4009" w:name="_Toc462065081"/>
      <w:bookmarkStart w:id="4010" w:name="_Toc462066001"/>
      <w:bookmarkStart w:id="4011" w:name="_Toc462064090"/>
      <w:bookmarkStart w:id="4012" w:name="_Toc462065082"/>
      <w:bookmarkStart w:id="4013" w:name="_Toc462066002"/>
      <w:bookmarkStart w:id="4014" w:name="_Toc462064091"/>
      <w:bookmarkStart w:id="4015" w:name="_Toc462065083"/>
      <w:bookmarkStart w:id="4016" w:name="_Toc462066003"/>
      <w:bookmarkStart w:id="4017" w:name="_Toc462064092"/>
      <w:bookmarkStart w:id="4018" w:name="_Toc462065084"/>
      <w:bookmarkStart w:id="4019" w:name="_Toc462066004"/>
      <w:bookmarkStart w:id="4020" w:name="_Toc462064093"/>
      <w:bookmarkStart w:id="4021" w:name="_Toc462065085"/>
      <w:bookmarkStart w:id="4022" w:name="_Toc462066005"/>
      <w:bookmarkStart w:id="4023" w:name="_Toc462064094"/>
      <w:bookmarkStart w:id="4024" w:name="_Toc462065086"/>
      <w:bookmarkStart w:id="4025" w:name="_Toc462066006"/>
      <w:bookmarkStart w:id="4026" w:name="_Toc462064095"/>
      <w:bookmarkStart w:id="4027" w:name="_Toc462065087"/>
      <w:bookmarkStart w:id="4028" w:name="_Toc462066007"/>
      <w:bookmarkStart w:id="4029" w:name="_Toc462064096"/>
      <w:bookmarkStart w:id="4030" w:name="_Toc462065088"/>
      <w:bookmarkStart w:id="4031" w:name="_Toc462066008"/>
      <w:bookmarkStart w:id="4032" w:name="_Toc462064097"/>
      <w:bookmarkStart w:id="4033" w:name="_Toc462065089"/>
      <w:bookmarkStart w:id="4034" w:name="_Toc462066009"/>
      <w:bookmarkStart w:id="4035" w:name="_Toc462064098"/>
      <w:bookmarkStart w:id="4036" w:name="_Toc462065090"/>
      <w:bookmarkStart w:id="4037" w:name="_Toc462066010"/>
      <w:bookmarkStart w:id="4038" w:name="_Toc462064099"/>
      <w:bookmarkStart w:id="4039" w:name="_Toc462065091"/>
      <w:bookmarkStart w:id="4040" w:name="_Toc462066011"/>
      <w:bookmarkStart w:id="4041" w:name="_Toc462064100"/>
      <w:bookmarkStart w:id="4042" w:name="_Toc462065092"/>
      <w:bookmarkStart w:id="4043" w:name="_Toc462066012"/>
      <w:bookmarkStart w:id="4044" w:name="_Toc462064101"/>
      <w:bookmarkStart w:id="4045" w:name="_Toc462065093"/>
      <w:bookmarkStart w:id="4046" w:name="_Toc462066013"/>
      <w:bookmarkStart w:id="4047" w:name="_Toc462064102"/>
      <w:bookmarkStart w:id="4048" w:name="_Toc462065094"/>
      <w:bookmarkStart w:id="4049" w:name="_Toc462066014"/>
      <w:bookmarkStart w:id="4050" w:name="_Toc462064103"/>
      <w:bookmarkStart w:id="4051" w:name="_Toc462065095"/>
      <w:bookmarkStart w:id="4052" w:name="_Toc462066015"/>
      <w:bookmarkStart w:id="4053" w:name="_Toc462064104"/>
      <w:bookmarkStart w:id="4054" w:name="_Toc462065096"/>
      <w:bookmarkStart w:id="4055" w:name="_Toc462066016"/>
      <w:bookmarkStart w:id="4056" w:name="_Toc462064105"/>
      <w:bookmarkStart w:id="4057" w:name="_Toc462065097"/>
      <w:bookmarkStart w:id="4058" w:name="_Toc462066017"/>
      <w:bookmarkStart w:id="4059" w:name="_Toc462064106"/>
      <w:bookmarkStart w:id="4060" w:name="_Toc462065098"/>
      <w:bookmarkStart w:id="4061" w:name="_Toc462066018"/>
      <w:bookmarkStart w:id="4062" w:name="_Toc462064107"/>
      <w:bookmarkStart w:id="4063" w:name="_Toc462065099"/>
      <w:bookmarkStart w:id="4064" w:name="_Toc462066019"/>
      <w:bookmarkStart w:id="4065" w:name="_Toc462064108"/>
      <w:bookmarkStart w:id="4066" w:name="_Toc462065100"/>
      <w:bookmarkStart w:id="4067" w:name="_Toc462066020"/>
      <w:bookmarkStart w:id="4068" w:name="_Toc462064109"/>
      <w:bookmarkStart w:id="4069" w:name="_Toc462065101"/>
      <w:bookmarkStart w:id="4070" w:name="_Toc462066021"/>
      <w:bookmarkStart w:id="4071" w:name="_Toc462064110"/>
      <w:bookmarkStart w:id="4072" w:name="_Toc462065102"/>
      <w:bookmarkStart w:id="4073" w:name="_Toc462066022"/>
      <w:bookmarkStart w:id="4074" w:name="_Toc462064111"/>
      <w:bookmarkStart w:id="4075" w:name="_Toc462065103"/>
      <w:bookmarkStart w:id="4076" w:name="_Toc462066023"/>
      <w:bookmarkStart w:id="4077" w:name="_Toc462064112"/>
      <w:bookmarkStart w:id="4078" w:name="_Toc462065104"/>
      <w:bookmarkStart w:id="4079" w:name="_Toc462066024"/>
      <w:bookmarkStart w:id="4080" w:name="_Toc462064113"/>
      <w:bookmarkStart w:id="4081" w:name="_Toc462065105"/>
      <w:bookmarkStart w:id="4082" w:name="_Toc462066025"/>
      <w:bookmarkStart w:id="4083" w:name="_Toc462064114"/>
      <w:bookmarkStart w:id="4084" w:name="_Toc462065106"/>
      <w:bookmarkStart w:id="4085" w:name="_Toc462066026"/>
      <w:bookmarkStart w:id="4086" w:name="_Toc462064115"/>
      <w:bookmarkStart w:id="4087" w:name="_Toc462065107"/>
      <w:bookmarkStart w:id="4088" w:name="_Toc462066027"/>
      <w:bookmarkStart w:id="4089" w:name="_Toc462064116"/>
      <w:bookmarkStart w:id="4090" w:name="_Toc462065108"/>
      <w:bookmarkStart w:id="4091" w:name="_Toc462066028"/>
      <w:bookmarkStart w:id="4092" w:name="_Toc462064117"/>
      <w:bookmarkStart w:id="4093" w:name="_Toc462065109"/>
      <w:bookmarkStart w:id="4094" w:name="_Toc462066029"/>
      <w:bookmarkStart w:id="4095" w:name="_Toc462064118"/>
      <w:bookmarkStart w:id="4096" w:name="_Toc462065110"/>
      <w:bookmarkStart w:id="4097" w:name="_Toc462066030"/>
      <w:bookmarkStart w:id="4098" w:name="_Toc462064119"/>
      <w:bookmarkStart w:id="4099" w:name="_Toc462065111"/>
      <w:bookmarkStart w:id="4100" w:name="_Toc462066031"/>
      <w:bookmarkStart w:id="4101" w:name="_Toc462064120"/>
      <w:bookmarkStart w:id="4102" w:name="_Toc462065112"/>
      <w:bookmarkStart w:id="4103" w:name="_Toc462066032"/>
      <w:bookmarkStart w:id="4104" w:name="_Toc462064121"/>
      <w:bookmarkStart w:id="4105" w:name="_Toc462065113"/>
      <w:bookmarkStart w:id="4106" w:name="_Toc462066033"/>
      <w:bookmarkStart w:id="4107" w:name="_Toc462064122"/>
      <w:bookmarkStart w:id="4108" w:name="_Toc462065114"/>
      <w:bookmarkStart w:id="4109" w:name="_Toc462066034"/>
      <w:bookmarkStart w:id="4110" w:name="_Toc462064123"/>
      <w:bookmarkStart w:id="4111" w:name="_Toc462065115"/>
      <w:bookmarkStart w:id="4112" w:name="_Toc462066035"/>
      <w:bookmarkStart w:id="4113" w:name="_Toc462064124"/>
      <w:bookmarkStart w:id="4114" w:name="_Toc462065116"/>
      <w:bookmarkStart w:id="4115" w:name="_Toc462066036"/>
      <w:bookmarkStart w:id="4116" w:name="_Toc462064125"/>
      <w:bookmarkStart w:id="4117" w:name="_Toc462065117"/>
      <w:bookmarkStart w:id="4118" w:name="_Toc462066037"/>
      <w:bookmarkStart w:id="4119" w:name="_Toc462064126"/>
      <w:bookmarkStart w:id="4120" w:name="_Toc462065118"/>
      <w:bookmarkStart w:id="4121" w:name="_Toc462066038"/>
      <w:bookmarkStart w:id="4122" w:name="_Toc460933879"/>
      <w:bookmarkStart w:id="4123" w:name="_Toc460934147"/>
      <w:bookmarkStart w:id="4124" w:name="_Toc460934415"/>
      <w:bookmarkStart w:id="4125" w:name="_Toc460934734"/>
      <w:bookmarkStart w:id="4126" w:name="_Toc460935132"/>
      <w:bookmarkStart w:id="4127" w:name="_Toc460935540"/>
      <w:bookmarkStart w:id="4128" w:name="_Toc462064127"/>
      <w:bookmarkStart w:id="4129" w:name="_Toc462065119"/>
      <w:bookmarkStart w:id="4130" w:name="_Toc462066039"/>
      <w:bookmarkStart w:id="4131" w:name="_Toc462064128"/>
      <w:bookmarkStart w:id="4132" w:name="_Toc462065120"/>
      <w:bookmarkStart w:id="4133" w:name="_Toc462066040"/>
      <w:bookmarkStart w:id="4134" w:name="_Toc462064129"/>
      <w:bookmarkStart w:id="4135" w:name="_Toc462065121"/>
      <w:bookmarkStart w:id="4136" w:name="_Toc462066041"/>
      <w:bookmarkStart w:id="4137" w:name="_Toc462064131"/>
      <w:bookmarkStart w:id="4138" w:name="_Toc462065123"/>
      <w:bookmarkStart w:id="4139" w:name="_Toc462066043"/>
      <w:bookmarkStart w:id="4140" w:name="_Toc462064132"/>
      <w:bookmarkStart w:id="4141" w:name="_Toc462065124"/>
      <w:bookmarkStart w:id="4142" w:name="_Toc462066044"/>
      <w:bookmarkStart w:id="4143" w:name="_Toc462064134"/>
      <w:bookmarkStart w:id="4144" w:name="_Toc462065126"/>
      <w:bookmarkStart w:id="4145" w:name="_Toc462066046"/>
      <w:bookmarkStart w:id="4146" w:name="_Toc462064135"/>
      <w:bookmarkStart w:id="4147" w:name="_Toc462065127"/>
      <w:bookmarkStart w:id="4148" w:name="_Toc462066047"/>
      <w:bookmarkStart w:id="4149" w:name="_Toc462064136"/>
      <w:bookmarkStart w:id="4150" w:name="_Toc462065128"/>
      <w:bookmarkStart w:id="4151" w:name="_Toc462066048"/>
      <w:bookmarkStart w:id="4152" w:name="_Toc462064137"/>
      <w:bookmarkStart w:id="4153" w:name="_Toc462065129"/>
      <w:bookmarkStart w:id="4154" w:name="_Toc462066049"/>
      <w:bookmarkStart w:id="4155" w:name="_Toc462064138"/>
      <w:bookmarkStart w:id="4156" w:name="_Toc462065130"/>
      <w:bookmarkStart w:id="4157" w:name="_Toc462066050"/>
      <w:bookmarkStart w:id="4158" w:name="_Toc462064140"/>
      <w:bookmarkStart w:id="4159" w:name="_Toc462065132"/>
      <w:bookmarkStart w:id="4160" w:name="_Toc462066052"/>
      <w:bookmarkStart w:id="4161" w:name="_Toc462064141"/>
      <w:bookmarkStart w:id="4162" w:name="_Toc462065133"/>
      <w:bookmarkStart w:id="4163" w:name="_Toc462066053"/>
      <w:bookmarkStart w:id="4164" w:name="_Toc462064142"/>
      <w:bookmarkStart w:id="4165" w:name="_Toc462065134"/>
      <w:bookmarkStart w:id="4166" w:name="_Toc462066054"/>
      <w:bookmarkStart w:id="4167" w:name="_Toc462064143"/>
      <w:bookmarkStart w:id="4168" w:name="_Toc462065135"/>
      <w:bookmarkStart w:id="4169" w:name="_Toc462066055"/>
      <w:bookmarkStart w:id="4170" w:name="_Toc462064144"/>
      <w:bookmarkStart w:id="4171" w:name="_Toc462065136"/>
      <w:bookmarkStart w:id="4172" w:name="_Toc462066056"/>
      <w:bookmarkStart w:id="4173" w:name="_Toc462064146"/>
      <w:bookmarkStart w:id="4174" w:name="_Toc462065138"/>
      <w:bookmarkStart w:id="4175" w:name="_Toc462066058"/>
      <w:bookmarkStart w:id="4176" w:name="_Toc462064147"/>
      <w:bookmarkStart w:id="4177" w:name="_Toc462065139"/>
      <w:bookmarkStart w:id="4178" w:name="_Toc462066059"/>
      <w:bookmarkStart w:id="4179" w:name="_Toc462064149"/>
      <w:bookmarkStart w:id="4180" w:name="_Toc462065141"/>
      <w:bookmarkStart w:id="4181" w:name="_Toc462066061"/>
      <w:bookmarkStart w:id="4182" w:name="_Toc462064150"/>
      <w:bookmarkStart w:id="4183" w:name="_Toc462065142"/>
      <w:bookmarkStart w:id="4184" w:name="_Toc462066062"/>
      <w:bookmarkStart w:id="4185" w:name="_Toc462064152"/>
      <w:bookmarkStart w:id="4186" w:name="_Toc462065144"/>
      <w:bookmarkStart w:id="4187" w:name="_Toc462066064"/>
      <w:bookmarkStart w:id="4188" w:name="_Toc462064153"/>
      <w:bookmarkStart w:id="4189" w:name="_Toc462065145"/>
      <w:bookmarkStart w:id="4190" w:name="_Toc462066065"/>
      <w:bookmarkStart w:id="4191" w:name="_Toc462064155"/>
      <w:bookmarkStart w:id="4192" w:name="_Toc462065147"/>
      <w:bookmarkStart w:id="4193" w:name="_Toc462066067"/>
      <w:bookmarkStart w:id="4194" w:name="_Toc462064156"/>
      <w:bookmarkStart w:id="4195" w:name="_Toc462065148"/>
      <w:bookmarkStart w:id="4196" w:name="_Toc462066068"/>
      <w:bookmarkStart w:id="4197" w:name="_Toc462064158"/>
      <w:bookmarkStart w:id="4198" w:name="_Toc462065150"/>
      <w:bookmarkStart w:id="4199" w:name="_Toc462066070"/>
      <w:bookmarkStart w:id="4200" w:name="_Toc462064159"/>
      <w:bookmarkStart w:id="4201" w:name="_Toc462065151"/>
      <w:bookmarkStart w:id="4202" w:name="_Toc462066071"/>
      <w:bookmarkStart w:id="4203" w:name="_Toc462064161"/>
      <w:bookmarkStart w:id="4204" w:name="_Toc462065153"/>
      <w:bookmarkStart w:id="4205" w:name="_Toc462066073"/>
      <w:bookmarkStart w:id="4206" w:name="_Toc462064162"/>
      <w:bookmarkStart w:id="4207" w:name="_Toc462065154"/>
      <w:bookmarkStart w:id="4208" w:name="_Toc462066074"/>
      <w:bookmarkStart w:id="4209" w:name="_Toc462064163"/>
      <w:bookmarkStart w:id="4210" w:name="_Toc462065155"/>
      <w:bookmarkStart w:id="4211" w:name="_Toc462066075"/>
      <w:bookmarkStart w:id="4212" w:name="_Toc462064164"/>
      <w:bookmarkStart w:id="4213" w:name="_Toc462065156"/>
      <w:bookmarkStart w:id="4214" w:name="_Toc462066076"/>
      <w:bookmarkStart w:id="4215" w:name="_Toc462064165"/>
      <w:bookmarkStart w:id="4216" w:name="_Toc462065157"/>
      <w:bookmarkStart w:id="4217" w:name="_Toc462066077"/>
      <w:bookmarkStart w:id="4218" w:name="_Toc460933882"/>
      <w:bookmarkStart w:id="4219" w:name="_Toc460934150"/>
      <w:bookmarkStart w:id="4220" w:name="_Toc460934418"/>
      <w:bookmarkStart w:id="4221" w:name="_Toc460934737"/>
      <w:bookmarkStart w:id="4222" w:name="_Toc460935135"/>
      <w:bookmarkStart w:id="4223" w:name="_Toc460935543"/>
      <w:bookmarkStart w:id="4224" w:name="_Toc462064166"/>
      <w:bookmarkStart w:id="4225" w:name="_Toc462065158"/>
      <w:bookmarkStart w:id="4226" w:name="_Toc462066078"/>
      <w:bookmarkStart w:id="4227" w:name="_Toc462064167"/>
      <w:bookmarkStart w:id="4228" w:name="_Toc462065159"/>
      <w:bookmarkStart w:id="4229" w:name="_Toc462066079"/>
      <w:bookmarkStart w:id="4230" w:name="_Toc462064168"/>
      <w:bookmarkStart w:id="4231" w:name="_Toc462065160"/>
      <w:bookmarkStart w:id="4232" w:name="_Toc462066080"/>
      <w:bookmarkStart w:id="4233" w:name="_Toc462064169"/>
      <w:bookmarkStart w:id="4234" w:name="_Toc462065161"/>
      <w:bookmarkStart w:id="4235" w:name="_Toc462066081"/>
      <w:bookmarkStart w:id="4236" w:name="_Toc462064170"/>
      <w:bookmarkStart w:id="4237" w:name="_Toc462065162"/>
      <w:bookmarkStart w:id="4238" w:name="_Toc462066082"/>
      <w:bookmarkStart w:id="4239" w:name="_Toc462064171"/>
      <w:bookmarkStart w:id="4240" w:name="_Toc462065163"/>
      <w:bookmarkStart w:id="4241" w:name="_Toc462066083"/>
      <w:bookmarkStart w:id="4242" w:name="_Toc462064172"/>
      <w:bookmarkStart w:id="4243" w:name="_Toc462065164"/>
      <w:bookmarkStart w:id="4244" w:name="_Toc462066084"/>
      <w:bookmarkStart w:id="4245" w:name="_Toc462064173"/>
      <w:bookmarkStart w:id="4246" w:name="_Toc462065165"/>
      <w:bookmarkStart w:id="4247" w:name="_Toc462066085"/>
      <w:bookmarkStart w:id="4248" w:name="_Toc462064174"/>
      <w:bookmarkStart w:id="4249" w:name="_Toc462065166"/>
      <w:bookmarkStart w:id="4250" w:name="_Toc462066086"/>
      <w:bookmarkStart w:id="4251" w:name="_Toc462064175"/>
      <w:bookmarkStart w:id="4252" w:name="_Toc462065167"/>
      <w:bookmarkStart w:id="4253" w:name="_Toc462066087"/>
      <w:bookmarkStart w:id="4254" w:name="_Toc462064176"/>
      <w:bookmarkStart w:id="4255" w:name="_Toc462065168"/>
      <w:bookmarkStart w:id="4256" w:name="_Toc462066088"/>
      <w:bookmarkStart w:id="4257" w:name="_Toc462064177"/>
      <w:bookmarkStart w:id="4258" w:name="_Toc462065169"/>
      <w:bookmarkStart w:id="4259" w:name="_Toc462066089"/>
      <w:bookmarkStart w:id="4260" w:name="_Reference_document"/>
      <w:bookmarkStart w:id="4261" w:name="_Toc94634995"/>
      <w:bookmarkEnd w:id="147"/>
      <w:bookmarkEnd w:id="998"/>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r w:rsidRPr="004342C6">
        <w:rPr>
          <w:rFonts w:ascii="Arial" w:hAnsi="Arial" w:cs="Arial"/>
        </w:rPr>
        <w:lastRenderedPageBreak/>
        <w:t>Reference Documents</w:t>
      </w:r>
      <w:bookmarkEnd w:id="4261"/>
    </w:p>
    <w:p w14:paraId="0E41413C" w14:textId="77777777" w:rsidR="00B41689" w:rsidRPr="004342C6" w:rsidRDefault="00B41689" w:rsidP="00B41689">
      <w:pPr>
        <w:pStyle w:val="Caption"/>
        <w:keepNext/>
        <w:rPr>
          <w:rFonts w:cs="Arial"/>
        </w:rPr>
      </w:pPr>
    </w:p>
    <w:p w14:paraId="78704846" w14:textId="4859448D" w:rsidR="00B41689" w:rsidRPr="004342C6" w:rsidRDefault="00B41689" w:rsidP="006B5DCC">
      <w:pPr>
        <w:pStyle w:val="Caption"/>
        <w:keepNext/>
        <w:jc w:val="center"/>
        <w:rPr>
          <w:rFonts w:cs="Arial"/>
        </w:rPr>
      </w:pPr>
      <w:bookmarkStart w:id="4262" w:name="_Toc94635043"/>
      <w:r w:rsidRPr="004342C6">
        <w:rPr>
          <w:rFonts w:cs="Arial"/>
        </w:rPr>
        <w:t xml:space="preserve">Table </w:t>
      </w:r>
      <w:r w:rsidR="001B4955" w:rsidRPr="004342C6">
        <w:rPr>
          <w:rFonts w:cs="Arial"/>
          <w:noProof/>
        </w:rPr>
        <w:fldChar w:fldCharType="begin"/>
      </w:r>
      <w:r w:rsidR="001B4955" w:rsidRPr="004342C6">
        <w:rPr>
          <w:rFonts w:cs="Arial"/>
          <w:noProof/>
        </w:rPr>
        <w:instrText xml:space="preserve"> SEQ Table \* ARABIC </w:instrText>
      </w:r>
      <w:r w:rsidR="001B4955" w:rsidRPr="004342C6">
        <w:rPr>
          <w:rFonts w:cs="Arial"/>
          <w:noProof/>
        </w:rPr>
        <w:fldChar w:fldCharType="separate"/>
      </w:r>
      <w:r w:rsidR="00203D25">
        <w:rPr>
          <w:rFonts w:cs="Arial"/>
          <w:noProof/>
        </w:rPr>
        <w:t>47</w:t>
      </w:r>
      <w:r w:rsidR="001B4955" w:rsidRPr="004342C6">
        <w:rPr>
          <w:rFonts w:cs="Arial"/>
          <w:noProof/>
        </w:rPr>
        <w:fldChar w:fldCharType="end"/>
      </w:r>
      <w:r w:rsidRPr="004342C6">
        <w:rPr>
          <w:rFonts w:cs="Arial"/>
        </w:rPr>
        <w:t>. Reference Documents</w:t>
      </w:r>
      <w:bookmarkEnd w:id="4262"/>
    </w:p>
    <w:tbl>
      <w:tblPr>
        <w:tblW w:w="6948" w:type="dxa"/>
        <w:jc w:val="center"/>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420" w:firstRow="1" w:lastRow="0" w:firstColumn="0" w:lastColumn="0" w:noHBand="0" w:noVBand="1"/>
      </w:tblPr>
      <w:tblGrid>
        <w:gridCol w:w="2628"/>
        <w:gridCol w:w="2160"/>
        <w:gridCol w:w="2160"/>
      </w:tblGrid>
      <w:tr w:rsidR="00F11C86" w:rsidRPr="004342C6" w14:paraId="3164227D" w14:textId="77777777" w:rsidTr="7002B805">
        <w:trPr>
          <w:cantSplit/>
          <w:tblHeader/>
          <w:jc w:val="center"/>
        </w:trPr>
        <w:tc>
          <w:tcPr>
            <w:tcW w:w="2628"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0691AF74" w14:textId="77777777" w:rsidR="00F11C86" w:rsidRPr="004342C6" w:rsidRDefault="00F11C86" w:rsidP="00BB74F1">
            <w:pPr>
              <w:spacing w:before="40" w:after="40"/>
              <w:jc w:val="center"/>
              <w:rPr>
                <w:rFonts w:cs="Arial"/>
                <w:b/>
                <w:color w:val="FFFFFF" w:themeColor="background1"/>
                <w:szCs w:val="24"/>
              </w:rPr>
            </w:pPr>
            <w:r w:rsidRPr="004342C6">
              <w:rPr>
                <w:rFonts w:cs="Arial"/>
                <w:b/>
                <w:color w:val="FFFFFF" w:themeColor="background1"/>
                <w:szCs w:val="24"/>
              </w:rPr>
              <w:t>Document Name</w:t>
            </w:r>
          </w:p>
        </w:tc>
        <w:tc>
          <w:tcPr>
            <w:tcW w:w="2160" w:type="dxa"/>
            <w:tcBorders>
              <w:top w:val="single" w:sz="4" w:space="0" w:color="auto"/>
              <w:left w:val="single" w:sz="4" w:space="0" w:color="auto"/>
              <w:bottom w:val="single" w:sz="4" w:space="0" w:color="auto"/>
              <w:right w:val="single" w:sz="4" w:space="0" w:color="auto"/>
            </w:tcBorders>
            <w:shd w:val="clear" w:color="auto" w:fill="4C8B3F" w:themeFill="background2"/>
          </w:tcPr>
          <w:p w14:paraId="71809F3A" w14:textId="03EF7E16" w:rsidR="00F11C86" w:rsidRPr="004342C6" w:rsidRDefault="00F11C86" w:rsidP="00BB74F1">
            <w:pPr>
              <w:spacing w:before="40" w:after="40"/>
              <w:jc w:val="center"/>
              <w:rPr>
                <w:rFonts w:cs="Arial"/>
                <w:b/>
                <w:color w:val="FFFFFF" w:themeColor="background1"/>
                <w:szCs w:val="24"/>
              </w:rPr>
            </w:pPr>
            <w:r w:rsidRPr="004342C6">
              <w:rPr>
                <w:rFonts w:cs="Arial"/>
                <w:b/>
                <w:color w:val="FFFFFF" w:themeColor="background1"/>
                <w:szCs w:val="24"/>
              </w:rPr>
              <w:t>Use Case Name</w:t>
            </w:r>
          </w:p>
        </w:tc>
        <w:tc>
          <w:tcPr>
            <w:tcW w:w="2160"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1E0498BC" w14:textId="482C95EE" w:rsidR="00F11C86" w:rsidRPr="004342C6" w:rsidRDefault="00F11C86" w:rsidP="00BB74F1">
            <w:pPr>
              <w:spacing w:before="40" w:after="40"/>
              <w:jc w:val="center"/>
              <w:rPr>
                <w:rFonts w:cs="Arial"/>
                <w:b/>
                <w:color w:val="FFFFFF" w:themeColor="background1"/>
                <w:szCs w:val="24"/>
              </w:rPr>
            </w:pPr>
            <w:r w:rsidRPr="004342C6">
              <w:rPr>
                <w:rFonts w:cs="Arial"/>
                <w:b/>
                <w:color w:val="FFFFFF" w:themeColor="background1"/>
                <w:szCs w:val="24"/>
              </w:rPr>
              <w:t>Attachment</w:t>
            </w:r>
          </w:p>
        </w:tc>
      </w:tr>
      <w:tr w:rsidR="006837B3" w:rsidRPr="008F7E6E" w14:paraId="5B385B38" w14:textId="77777777" w:rsidTr="7002B805">
        <w:trPr>
          <w:cantSplit/>
          <w:tblHeader/>
          <w:jc w:val="center"/>
        </w:trPr>
        <w:tc>
          <w:tcPr>
            <w:tcW w:w="2628" w:type="dxa"/>
            <w:tcBorders>
              <w:top w:val="single" w:sz="4" w:space="0" w:color="auto"/>
              <w:left w:val="single" w:sz="4" w:space="0" w:color="auto"/>
              <w:bottom w:val="single" w:sz="4" w:space="0" w:color="auto"/>
              <w:right w:val="single" w:sz="4" w:space="0" w:color="auto"/>
            </w:tcBorders>
            <w:vAlign w:val="center"/>
          </w:tcPr>
          <w:p w14:paraId="62E27CA2" w14:textId="28DF38FA" w:rsidR="006837B3" w:rsidRPr="008F7E6E" w:rsidRDefault="006837B3" w:rsidP="008F7E6E">
            <w:pPr>
              <w:spacing w:before="60" w:after="60"/>
              <w:jc w:val="center"/>
              <w:rPr>
                <w:rFonts w:cs="Arial"/>
              </w:rPr>
            </w:pPr>
            <w:r w:rsidRPr="008F7E6E">
              <w:rPr>
                <w:rFonts w:cs="Arial"/>
              </w:rPr>
              <w:t xml:space="preserve">Medicaid Rule </w:t>
            </w:r>
            <w:r w:rsidR="0059322F">
              <w:rPr>
                <w:rFonts w:cs="Arial"/>
              </w:rPr>
              <w:t>DMN</w:t>
            </w:r>
          </w:p>
        </w:tc>
        <w:tc>
          <w:tcPr>
            <w:tcW w:w="2160" w:type="dxa"/>
            <w:tcBorders>
              <w:top w:val="single" w:sz="4" w:space="0" w:color="auto"/>
              <w:left w:val="single" w:sz="4" w:space="0" w:color="auto"/>
              <w:bottom w:val="single" w:sz="4" w:space="0" w:color="auto"/>
              <w:right w:val="single" w:sz="4" w:space="0" w:color="auto"/>
            </w:tcBorders>
          </w:tcPr>
          <w:p w14:paraId="25D44A97" w14:textId="72EE1B42" w:rsidR="006837B3" w:rsidRPr="008F7E6E" w:rsidRDefault="006837B3" w:rsidP="008F7E6E">
            <w:pPr>
              <w:spacing w:before="60" w:after="60"/>
              <w:jc w:val="center"/>
              <w:rPr>
                <w:rFonts w:cs="Arial"/>
              </w:rPr>
            </w:pPr>
            <w:r w:rsidRPr="008F7E6E">
              <w:rPr>
                <w:rFonts w:cs="Arial"/>
              </w:rPr>
              <w:t>Generic</w:t>
            </w:r>
          </w:p>
        </w:tc>
        <w:tc>
          <w:tcPr>
            <w:tcW w:w="2160" w:type="dxa"/>
            <w:tcBorders>
              <w:top w:val="single" w:sz="4" w:space="0" w:color="auto"/>
              <w:left w:val="single" w:sz="4" w:space="0" w:color="auto"/>
              <w:bottom w:val="single" w:sz="4" w:space="0" w:color="auto"/>
              <w:right w:val="single" w:sz="4" w:space="0" w:color="auto"/>
            </w:tcBorders>
            <w:vAlign w:val="center"/>
          </w:tcPr>
          <w:p w14:paraId="1D34E940" w14:textId="16998D8A" w:rsidR="006837B3" w:rsidRDefault="006837B3" w:rsidP="008F7E6E">
            <w:pPr>
              <w:spacing w:before="60" w:after="60"/>
              <w:jc w:val="center"/>
              <w:rPr>
                <w:rFonts w:cs="Arial"/>
                <w:noProof/>
              </w:rPr>
            </w:pPr>
          </w:p>
          <w:p w14:paraId="5C3E405F" w14:textId="7E858DFD" w:rsidR="0059322F" w:rsidRPr="008F7E6E" w:rsidRDefault="0059322F" w:rsidP="0059322F">
            <w:pPr>
              <w:spacing w:before="60" w:after="60"/>
              <w:jc w:val="center"/>
              <w:rPr>
                <w:rFonts w:cs="Arial"/>
              </w:rPr>
            </w:pPr>
            <w:hyperlink r:id="rId77" w:history="1">
              <w:r w:rsidRPr="0059322F">
                <w:rPr>
                  <w:rStyle w:val="Hyperlink"/>
                  <w:rFonts w:cs="Arial"/>
                </w:rPr>
                <w:t>DMN Link</w:t>
              </w:r>
            </w:hyperlink>
          </w:p>
        </w:tc>
      </w:tr>
      <w:tr w:rsidR="00F11C86" w:rsidRPr="004342C6" w14:paraId="3246906E"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3779AF3E" w14:textId="7FE6097C" w:rsidR="00F11C86" w:rsidRPr="004342C6" w:rsidRDefault="00F11C86" w:rsidP="00F11C86">
            <w:pPr>
              <w:spacing w:before="60" w:after="60"/>
              <w:jc w:val="center"/>
              <w:rPr>
                <w:rFonts w:cs="Arial"/>
              </w:rPr>
            </w:pPr>
            <w:r w:rsidRPr="004342C6">
              <w:rPr>
                <w:rFonts w:cs="Arial"/>
              </w:rPr>
              <w:t>Aid Category sheet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5F0BAE43" w14:textId="4F694774" w:rsidR="00F11C86" w:rsidRPr="004342C6" w:rsidRDefault="00F11C86" w:rsidP="00F11C86">
            <w:pPr>
              <w:spacing w:before="60" w:after="60"/>
              <w:jc w:val="center"/>
              <w:rPr>
                <w:rFonts w:cs="Arial"/>
              </w:rPr>
            </w:pPr>
            <w:hyperlink w:anchor="_Use_Case_Id:_2" w:history="1">
              <w:r w:rsidRPr="004342C6">
                <w:rPr>
                  <w:rStyle w:val="Hyperlink"/>
                  <w:rFonts w:cs="Arial"/>
                </w:rPr>
                <w:t>Use Case 10</w:t>
              </w:r>
            </w:hyperlink>
          </w:p>
        </w:tc>
        <w:tc>
          <w:tcPr>
            <w:tcW w:w="2160" w:type="dxa"/>
            <w:tcBorders>
              <w:top w:val="single" w:sz="4" w:space="0" w:color="auto"/>
              <w:left w:val="single" w:sz="4" w:space="0" w:color="709494" w:themeColor="text1" w:themeTint="80"/>
              <w:bottom w:val="single" w:sz="4" w:space="0" w:color="auto"/>
              <w:right w:val="single" w:sz="8" w:space="0" w:color="000080"/>
            </w:tcBorders>
          </w:tcPr>
          <w:p w14:paraId="0F9CA6A7" w14:textId="7F8679C0" w:rsidR="00F11C86" w:rsidRDefault="00F11C86" w:rsidP="00EB4713">
            <w:pPr>
              <w:spacing w:before="60" w:after="60"/>
              <w:jc w:val="center"/>
              <w:rPr>
                <w:noProof/>
              </w:rPr>
            </w:pPr>
          </w:p>
          <w:p w14:paraId="54036435" w14:textId="77777777" w:rsidR="00E84FEF" w:rsidRDefault="00E84FEF" w:rsidP="00EB4713">
            <w:pPr>
              <w:spacing w:before="60" w:after="60"/>
              <w:jc w:val="center"/>
              <w:rPr>
                <w:noProof/>
              </w:rPr>
            </w:pPr>
          </w:p>
          <w:p w14:paraId="1C997DBF" w14:textId="77777777" w:rsidR="00E84FEF" w:rsidRDefault="00E84FEF" w:rsidP="00EB4713">
            <w:pPr>
              <w:spacing w:before="60" w:after="60"/>
              <w:jc w:val="center"/>
              <w:rPr>
                <w:noProof/>
              </w:rPr>
            </w:pPr>
          </w:p>
          <w:p w14:paraId="5244BE54" w14:textId="084A7468" w:rsidR="00E84FEF" w:rsidRPr="004342C6" w:rsidRDefault="005B0845" w:rsidP="00EB4713">
            <w:pPr>
              <w:spacing w:before="60" w:after="60"/>
              <w:jc w:val="center"/>
              <w:rPr>
                <w:rFonts w:cs="Arial"/>
              </w:rPr>
            </w:pPr>
            <w:r>
              <w:rPr>
                <w:noProof/>
              </w:rPr>
              <w:object w:dxaOrig="1483" w:dyaOrig="921" w14:anchorId="1DEAC9E4">
                <v:shape id="_x0000_i1037" type="#_x0000_t75" alt="" style="width:73.75pt;height:47.2pt;mso-width-percent:0;mso-height-percent:0;mso-width-percent:0;mso-height-percent:0" o:ole="">
                  <v:imagedata r:id="rId78" o:title=""/>
                </v:shape>
                <o:OLEObject Type="Embed" ProgID="Excel.Sheet.12" ShapeID="_x0000_i1037" DrawAspect="Icon" ObjectID="_1843025977" r:id="rId79"/>
              </w:object>
            </w:r>
          </w:p>
        </w:tc>
      </w:tr>
      <w:tr w:rsidR="00F11C86" w:rsidRPr="004342C6" w14:paraId="70720D13"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136981BD" w14:textId="03813717" w:rsidR="00F11C86" w:rsidRPr="004342C6" w:rsidRDefault="00F11C86" w:rsidP="00F11C86">
            <w:pPr>
              <w:spacing w:before="60" w:after="60"/>
              <w:jc w:val="center"/>
              <w:rPr>
                <w:rFonts w:cs="Arial"/>
              </w:rPr>
            </w:pPr>
            <w:bookmarkStart w:id="4263" w:name="incareration"/>
            <w:r w:rsidRPr="004342C6">
              <w:rPr>
                <w:rFonts w:cs="Arial"/>
              </w:rPr>
              <w:t>Incarceration rule sheet</w:t>
            </w:r>
            <w:bookmarkEnd w:id="4263"/>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6A62626E" w14:textId="14E71239" w:rsidR="00F11C86" w:rsidRPr="004342C6" w:rsidRDefault="00F11C86" w:rsidP="00F11C86">
            <w:pPr>
              <w:spacing w:before="60" w:after="60"/>
              <w:jc w:val="center"/>
              <w:rPr>
                <w:rFonts w:cs="Arial"/>
              </w:rPr>
            </w:pPr>
            <w:hyperlink w:anchor="_Use_Case_Id:_1" w:history="1">
              <w:r w:rsidRPr="004342C6">
                <w:rPr>
                  <w:rStyle w:val="Hyperlink"/>
                  <w:rFonts w:cs="Arial"/>
                </w:rPr>
                <w:t>Use Case 6</w:t>
              </w:r>
            </w:hyperlink>
          </w:p>
        </w:tc>
        <w:bookmarkStart w:id="4264" w:name="_MON_1626258374"/>
        <w:bookmarkEnd w:id="4264"/>
        <w:tc>
          <w:tcPr>
            <w:tcW w:w="2160" w:type="dxa"/>
            <w:tcBorders>
              <w:top w:val="single" w:sz="4" w:space="0" w:color="auto"/>
              <w:left w:val="single" w:sz="4" w:space="0" w:color="709494" w:themeColor="text1" w:themeTint="80"/>
              <w:bottom w:val="single" w:sz="4" w:space="0" w:color="auto"/>
              <w:right w:val="single" w:sz="8" w:space="0" w:color="000080"/>
            </w:tcBorders>
          </w:tcPr>
          <w:p w14:paraId="51A2DFD7" w14:textId="5E291DA0" w:rsidR="00F11C86" w:rsidRPr="004342C6" w:rsidRDefault="005B0845" w:rsidP="00F11C86">
            <w:pPr>
              <w:spacing w:before="60" w:after="60"/>
              <w:jc w:val="center"/>
              <w:rPr>
                <w:rFonts w:cs="Arial"/>
              </w:rPr>
            </w:pPr>
            <w:r w:rsidRPr="004342C6">
              <w:rPr>
                <w:rFonts w:cs="Arial"/>
                <w:noProof/>
              </w:rPr>
              <w:object w:dxaOrig="1534" w:dyaOrig="991" w14:anchorId="72F7EA1E">
                <v:shape id="_x0000_i1036" type="#_x0000_t75" alt="" style="width:83.2pt;height:56.05pt;mso-width-percent:0;mso-height-percent:0;mso-width-percent:0;mso-height-percent:0" o:ole="">
                  <v:imagedata r:id="rId80" o:title=""/>
                </v:shape>
                <o:OLEObject Type="Embed" ProgID="Excel.Sheet.12" ShapeID="_x0000_i1036" DrawAspect="Icon" ObjectID="_1843025978" r:id="rId81"/>
              </w:object>
            </w:r>
          </w:p>
        </w:tc>
      </w:tr>
      <w:tr w:rsidR="00F11C86" w:rsidRPr="004342C6" w14:paraId="35D0C983"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109935E8" w14:textId="612C6E56" w:rsidR="00F11C86" w:rsidRPr="004342C6" w:rsidRDefault="00F11C86" w:rsidP="00F11C86">
            <w:pPr>
              <w:spacing w:before="60" w:after="60"/>
              <w:jc w:val="center"/>
              <w:rPr>
                <w:rFonts w:cs="Arial"/>
              </w:rPr>
            </w:pPr>
            <w:r w:rsidRPr="004342C6">
              <w:rPr>
                <w:rFonts w:cs="Arial"/>
              </w:rPr>
              <w:t xml:space="preserve">VLP </w:t>
            </w:r>
            <w:r w:rsidR="003847FD" w:rsidRPr="004342C6">
              <w:rPr>
                <w:rFonts w:cs="Arial"/>
              </w:rPr>
              <w:t xml:space="preserve">FSD </w:t>
            </w:r>
            <w:r w:rsidRPr="004342C6">
              <w:rPr>
                <w:rFonts w:cs="Arial"/>
              </w:rPr>
              <w:t>Document</w:t>
            </w:r>
          </w:p>
          <w:p w14:paraId="0E81A06C" w14:textId="43A11817" w:rsidR="00F11C86" w:rsidRPr="004342C6" w:rsidRDefault="00F11C86" w:rsidP="00F11C86">
            <w:pPr>
              <w:spacing w:before="60" w:after="60"/>
              <w:jc w:val="center"/>
              <w:rPr>
                <w:rFonts w:cs="Arial"/>
              </w:rPr>
            </w:pP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1D0F17D4" w14:textId="7FB2C974" w:rsidR="00F11C86" w:rsidRPr="004342C6" w:rsidRDefault="00F11C86" w:rsidP="00F11C86">
            <w:pPr>
              <w:spacing w:before="60" w:after="60"/>
              <w:jc w:val="center"/>
              <w:rPr>
                <w:rFonts w:cs="Arial"/>
              </w:rPr>
            </w:pPr>
            <w:hyperlink w:anchor="_Use_Case_Id:_3" w:history="1">
              <w:r w:rsidRPr="004342C6">
                <w:rPr>
                  <w:rStyle w:val="Hyperlink"/>
                  <w:rFonts w:cs="Arial"/>
                </w:rPr>
                <w:t>Use Case 3</w:t>
              </w:r>
            </w:hyperlink>
          </w:p>
        </w:tc>
        <w:tc>
          <w:tcPr>
            <w:tcW w:w="2160" w:type="dxa"/>
            <w:tcBorders>
              <w:top w:val="single" w:sz="4" w:space="0" w:color="auto"/>
              <w:left w:val="single" w:sz="4" w:space="0" w:color="709494" w:themeColor="text1" w:themeTint="80"/>
              <w:bottom w:val="single" w:sz="4" w:space="0" w:color="auto"/>
              <w:right w:val="single" w:sz="8" w:space="0" w:color="000080"/>
            </w:tcBorders>
          </w:tcPr>
          <w:p w14:paraId="394C5BD1" w14:textId="08E7628D" w:rsidR="00F11C86" w:rsidRPr="004342C6" w:rsidRDefault="00F11C86" w:rsidP="00F11C86">
            <w:pPr>
              <w:spacing w:before="60" w:after="60"/>
              <w:jc w:val="center"/>
              <w:rPr>
                <w:rStyle w:val="Hyperlink"/>
                <w:rFonts w:cs="Arial"/>
              </w:rPr>
            </w:pPr>
            <w:hyperlink r:id="rId82" w:history="1">
              <w:r w:rsidRPr="004342C6">
                <w:rPr>
                  <w:rStyle w:val="Hyperlink"/>
                  <w:rFonts w:cs="Arial"/>
                </w:rPr>
                <w:t>Link</w:t>
              </w:r>
            </w:hyperlink>
          </w:p>
          <w:p w14:paraId="1DF40782" w14:textId="77777777" w:rsidR="00F11C86" w:rsidRPr="004342C6" w:rsidRDefault="00F11C86" w:rsidP="00F11C86">
            <w:pPr>
              <w:spacing w:before="60" w:after="60"/>
              <w:jc w:val="center"/>
              <w:rPr>
                <w:rFonts w:cs="Arial"/>
              </w:rPr>
            </w:pPr>
          </w:p>
        </w:tc>
      </w:tr>
      <w:tr w:rsidR="00F11C86" w:rsidRPr="004342C6" w14:paraId="646A15A5"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center"/>
          </w:tcPr>
          <w:p w14:paraId="2EE123F2" w14:textId="1D51569A" w:rsidR="00F11C86" w:rsidRPr="004342C6" w:rsidRDefault="00F11C86" w:rsidP="00F11C86">
            <w:pPr>
              <w:spacing w:before="60" w:after="60"/>
              <w:jc w:val="center"/>
              <w:rPr>
                <w:rFonts w:cs="Arial"/>
              </w:rPr>
            </w:pPr>
            <w:r w:rsidRPr="004342C6">
              <w:rPr>
                <w:rFonts w:cs="Arial"/>
              </w:rPr>
              <w:t>MH Pend Scenario sheet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3446FF4A" w14:textId="2FBC74FE" w:rsidR="00F11C86" w:rsidRPr="004342C6" w:rsidRDefault="00F11C86" w:rsidP="00F11C86">
            <w:pPr>
              <w:spacing w:before="60" w:after="60"/>
              <w:jc w:val="center"/>
              <w:rPr>
                <w:rFonts w:cs="Arial"/>
                <w:b/>
                <w:color w:val="FFFFFF" w:themeColor="background1"/>
                <w:szCs w:val="24"/>
              </w:rPr>
            </w:pPr>
            <w:r w:rsidRPr="004342C6">
              <w:rPr>
                <w:rFonts w:cs="Arial"/>
                <w:szCs w:val="24"/>
              </w:rPr>
              <w:t xml:space="preserve">     </w:t>
            </w:r>
            <w:hyperlink w:anchor="_Use_Case_Id:_4" w:history="1">
              <w:r w:rsidRPr="004342C6">
                <w:rPr>
                  <w:rStyle w:val="Hyperlink"/>
                  <w:rFonts w:cs="Arial"/>
                  <w:szCs w:val="24"/>
                </w:rPr>
                <w:t>Use Case 13</w:t>
              </w:r>
            </w:hyperlink>
            <w:r w:rsidRPr="004342C6">
              <w:rPr>
                <w:rFonts w:cs="Arial"/>
                <w:b/>
                <w:color w:val="FFFFFF" w:themeColor="background1"/>
                <w:szCs w:val="24"/>
              </w:rPr>
              <w:t>13</w:t>
            </w:r>
          </w:p>
        </w:tc>
        <w:bookmarkStart w:id="4265" w:name="_MON_1592680405"/>
        <w:bookmarkEnd w:id="4265"/>
        <w:tc>
          <w:tcPr>
            <w:tcW w:w="2160" w:type="dxa"/>
            <w:tcBorders>
              <w:top w:val="single" w:sz="4" w:space="0" w:color="auto"/>
              <w:left w:val="single" w:sz="4" w:space="0" w:color="709494" w:themeColor="text1" w:themeTint="80"/>
              <w:bottom w:val="single" w:sz="4" w:space="0" w:color="auto"/>
              <w:right w:val="single" w:sz="8" w:space="0" w:color="000080"/>
            </w:tcBorders>
            <w:vAlign w:val="center"/>
          </w:tcPr>
          <w:p w14:paraId="0E2CB6B6" w14:textId="5B674C75" w:rsidR="00F11C86" w:rsidRPr="004342C6" w:rsidRDefault="005B0845" w:rsidP="00F11C86">
            <w:pPr>
              <w:spacing w:before="60" w:after="60"/>
              <w:jc w:val="center"/>
              <w:rPr>
                <w:rFonts w:cs="Arial"/>
              </w:rPr>
            </w:pPr>
            <w:r w:rsidRPr="005B0845">
              <w:rPr>
                <w:rFonts w:cs="Arial"/>
                <w:b/>
                <w:noProof/>
                <w:color w:val="FFFFFF" w:themeColor="background1"/>
                <w:szCs w:val="24"/>
              </w:rPr>
              <w:object w:dxaOrig="1311" w:dyaOrig="849" w14:anchorId="33F2EEBE">
                <v:shape id="_x0000_i1035" type="#_x0000_t75" alt="" style="width:67.3pt;height:46.05pt;mso-width-percent:0;mso-height-percent:0;mso-width-percent:0;mso-height-percent:0" o:ole="">
                  <v:imagedata r:id="rId83" o:title=""/>
                </v:shape>
                <o:OLEObject Type="Embed" ProgID="Excel.Sheet.12" ShapeID="_x0000_i1035" DrawAspect="Icon" ObjectID="_1843025979" r:id="rId84"/>
              </w:object>
            </w:r>
          </w:p>
        </w:tc>
      </w:tr>
      <w:tr w:rsidR="00F11C86" w:rsidRPr="004342C6" w14:paraId="53339B64"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241AD56C" w14:textId="2632CD1A" w:rsidR="00F11C86" w:rsidRPr="004342C6" w:rsidRDefault="00F11C86" w:rsidP="00F11C86">
            <w:pPr>
              <w:spacing w:before="60" w:after="60"/>
              <w:jc w:val="center"/>
              <w:rPr>
                <w:rFonts w:cs="Arial"/>
              </w:rPr>
            </w:pPr>
            <w:r w:rsidRPr="004342C6">
              <w:rPr>
                <w:rFonts w:cs="Arial"/>
              </w:rPr>
              <w:t>CCA Enrollment Changes for MH pend</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343497A5" w14:textId="6BE10FD5" w:rsidR="00F11C86" w:rsidRPr="004342C6" w:rsidRDefault="00F11C86" w:rsidP="00F11C86">
            <w:pPr>
              <w:spacing w:before="60" w:after="60"/>
              <w:jc w:val="center"/>
              <w:rPr>
                <w:rFonts w:cs="Arial"/>
              </w:rPr>
            </w:pPr>
            <w:hyperlink w:anchor="_Use_Case_Id:_4" w:history="1">
              <w:r w:rsidRPr="004342C6">
                <w:rPr>
                  <w:rStyle w:val="Hyperlink"/>
                  <w:rFonts w:cs="Arial"/>
                  <w:szCs w:val="24"/>
                </w:rPr>
                <w:t>Use Case 13</w:t>
              </w:r>
            </w:hyperlink>
            <w:r w:rsidRPr="004342C6">
              <w:rPr>
                <w:rFonts w:cs="Arial"/>
                <w:b/>
                <w:color w:val="FFFFFF" w:themeColor="background1"/>
                <w:szCs w:val="24"/>
              </w:rPr>
              <w:t>13</w:t>
            </w:r>
          </w:p>
        </w:tc>
        <w:bookmarkStart w:id="4266" w:name="_MON_1562052955"/>
        <w:bookmarkEnd w:id="4266"/>
        <w:tc>
          <w:tcPr>
            <w:tcW w:w="2160" w:type="dxa"/>
            <w:tcBorders>
              <w:top w:val="single" w:sz="4" w:space="0" w:color="auto"/>
              <w:left w:val="single" w:sz="4" w:space="0" w:color="709494" w:themeColor="text1" w:themeTint="80"/>
              <w:bottom w:val="single" w:sz="4" w:space="0" w:color="auto"/>
              <w:right w:val="single" w:sz="8" w:space="0" w:color="000080"/>
            </w:tcBorders>
          </w:tcPr>
          <w:p w14:paraId="347A4EF3" w14:textId="22BC7DD8" w:rsidR="00F11C86" w:rsidRPr="004342C6" w:rsidRDefault="005B0845" w:rsidP="00F11C86">
            <w:pPr>
              <w:spacing w:before="60" w:after="60"/>
              <w:jc w:val="center"/>
              <w:rPr>
                <w:rFonts w:cs="Arial"/>
              </w:rPr>
            </w:pPr>
            <w:r w:rsidRPr="004342C6">
              <w:rPr>
                <w:rFonts w:cs="Arial"/>
                <w:noProof/>
              </w:rPr>
              <w:object w:dxaOrig="1121" w:dyaOrig="726" w14:anchorId="5C288828">
                <v:shape id="_x0000_i1034" type="#_x0000_t75" alt="" style="width:53.1pt;height:37.2pt;mso-width-percent:0;mso-height-percent:0;mso-width-percent:0;mso-height-percent:0" o:ole="">
                  <v:imagedata r:id="rId85" o:title=""/>
                </v:shape>
                <o:OLEObject Type="Embed" ProgID="Word.Document.12" ShapeID="_x0000_i1034" DrawAspect="Icon" ObjectID="_1843025980" r:id="rId86">
                  <o:FieldCodes>\s</o:FieldCodes>
                </o:OLEObject>
              </w:object>
            </w:r>
          </w:p>
        </w:tc>
      </w:tr>
      <w:tr w:rsidR="00F11C86" w:rsidRPr="004342C6" w14:paraId="05A9E9F6"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3B9ED78E" w14:textId="1E74EB86" w:rsidR="00F11C86" w:rsidRPr="004342C6" w:rsidRDefault="00F11C86" w:rsidP="00F11C86">
            <w:pPr>
              <w:spacing w:before="60" w:after="60"/>
              <w:jc w:val="center"/>
              <w:rPr>
                <w:rFonts w:cs="Arial"/>
              </w:rPr>
            </w:pPr>
            <w:r w:rsidRPr="004342C6">
              <w:rPr>
                <w:rFonts w:cs="Arial"/>
              </w:rPr>
              <w:t>Use case 17- Pregnancy Postpartum Scenario Sheet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01B42B02" w14:textId="34295D3C" w:rsidR="00F11C86" w:rsidRPr="004342C6" w:rsidRDefault="00F11C86" w:rsidP="00F11C86">
            <w:pPr>
              <w:spacing w:before="60" w:after="60"/>
              <w:jc w:val="center"/>
              <w:rPr>
                <w:rFonts w:cs="Arial"/>
              </w:rPr>
            </w:pPr>
            <w:hyperlink w:anchor="_Use_Case_Id:_5" w:history="1">
              <w:r w:rsidRPr="004342C6">
                <w:rPr>
                  <w:rStyle w:val="Hyperlink"/>
                  <w:rFonts w:cs="Arial"/>
                </w:rPr>
                <w:t>Use case 24</w:t>
              </w:r>
            </w:hyperlink>
          </w:p>
        </w:tc>
        <w:bookmarkStart w:id="4267" w:name="_MON_1549892284"/>
        <w:bookmarkEnd w:id="4267"/>
        <w:tc>
          <w:tcPr>
            <w:tcW w:w="2160" w:type="dxa"/>
            <w:tcBorders>
              <w:top w:val="single" w:sz="4" w:space="0" w:color="auto"/>
              <w:left w:val="single" w:sz="4" w:space="0" w:color="709494" w:themeColor="text1" w:themeTint="80"/>
              <w:bottom w:val="single" w:sz="4" w:space="0" w:color="auto"/>
              <w:right w:val="single" w:sz="8" w:space="0" w:color="000080"/>
            </w:tcBorders>
          </w:tcPr>
          <w:p w14:paraId="57C041D2" w14:textId="60AA560D" w:rsidR="00F11C86" w:rsidRPr="004342C6" w:rsidRDefault="005B0845" w:rsidP="00F11C86">
            <w:pPr>
              <w:spacing w:before="60" w:after="60"/>
              <w:jc w:val="center"/>
              <w:rPr>
                <w:rFonts w:cs="Arial"/>
              </w:rPr>
            </w:pPr>
            <w:r w:rsidRPr="004342C6">
              <w:rPr>
                <w:rFonts w:cs="Arial"/>
                <w:i/>
                <w:noProof/>
              </w:rPr>
              <w:object w:dxaOrig="2069" w:dyaOrig="1339" w14:anchorId="0FF5A4F4">
                <v:shape id="_x0000_i1033" type="#_x0000_t75" alt="" style="width:96.8pt;height:61.95pt;mso-width-percent:0;mso-height-percent:0;mso-width-percent:0;mso-height-percent:0" o:ole="">
                  <v:imagedata r:id="rId87" o:title=""/>
                </v:shape>
                <o:OLEObject Type="Embed" ProgID="Excel.Sheet.12" ShapeID="_x0000_i1033" DrawAspect="Icon" ObjectID="_1843025981" r:id="rId88"/>
              </w:object>
            </w:r>
          </w:p>
        </w:tc>
      </w:tr>
      <w:tr w:rsidR="00F11C86" w:rsidRPr="004342C6" w14:paraId="675B4EDB"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1181F869" w14:textId="19E7F8D7" w:rsidR="00F11C86" w:rsidRPr="004342C6" w:rsidRDefault="00F11C86" w:rsidP="00F11C86">
            <w:pPr>
              <w:spacing w:before="60" w:after="60"/>
              <w:jc w:val="center"/>
              <w:rPr>
                <w:rFonts w:cs="Arial"/>
              </w:rPr>
            </w:pPr>
            <w:r w:rsidRPr="004342C6">
              <w:rPr>
                <w:rFonts w:cs="Arial"/>
              </w:rPr>
              <w:t>HSN Deductible Chart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4E864298" w14:textId="31EA8E34" w:rsidR="00F11C86" w:rsidRPr="004342C6" w:rsidRDefault="00F11C86" w:rsidP="00F11C86">
            <w:pPr>
              <w:spacing w:before="60" w:after="60"/>
              <w:jc w:val="center"/>
              <w:rPr>
                <w:rFonts w:cs="Arial"/>
              </w:rPr>
            </w:pPr>
            <w:hyperlink w:anchor="_Use_Case_Id:_6" w:history="1">
              <w:r w:rsidRPr="004342C6">
                <w:rPr>
                  <w:rStyle w:val="Hyperlink"/>
                  <w:rFonts w:cs="Arial"/>
                </w:rPr>
                <w:t>Use Case 31</w:t>
              </w:r>
            </w:hyperlink>
          </w:p>
        </w:tc>
        <w:bookmarkStart w:id="4268" w:name="_MON_1516196188"/>
        <w:bookmarkEnd w:id="4268"/>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422382BC" w14:textId="3B2B156B" w:rsidR="00F11C86" w:rsidRPr="004342C6" w:rsidRDefault="005B0845" w:rsidP="7002B805">
            <w:pPr>
              <w:spacing w:before="60" w:after="60"/>
              <w:jc w:val="center"/>
              <w:rPr>
                <w:rFonts w:cs="Arial"/>
                <w:i/>
                <w:iCs/>
              </w:rPr>
            </w:pPr>
            <w:r w:rsidRPr="004342C6">
              <w:rPr>
                <w:rFonts w:cs="Arial"/>
                <w:noProof/>
              </w:rPr>
              <w:object w:dxaOrig="1121" w:dyaOrig="726" w14:anchorId="2C4A42CF">
                <v:shape id="_x0000_i1032" type="#_x0000_t75" alt="" style="width:53.1pt;height:37.2pt;mso-width-percent:0;mso-height-percent:0;mso-width-percent:0;mso-height-percent:0" o:ole="">
                  <v:imagedata r:id="rId62" o:title=""/>
                </v:shape>
                <o:OLEObject Type="Embed" ProgID="Excel.Sheet.8" ShapeID="_x0000_i1032" DrawAspect="Icon" ObjectID="_1843025982" r:id="rId89"/>
              </w:object>
            </w:r>
          </w:p>
        </w:tc>
      </w:tr>
      <w:tr w:rsidR="00684BA7" w:rsidRPr="004342C6" w14:paraId="0F406B93"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24FFE10F" w14:textId="266D4248" w:rsidR="00684BA7" w:rsidRPr="004342C6" w:rsidRDefault="00684BA7" w:rsidP="00F11C86">
            <w:pPr>
              <w:spacing w:before="60" w:after="60"/>
              <w:jc w:val="center"/>
              <w:rPr>
                <w:rFonts w:cs="Arial"/>
              </w:rPr>
            </w:pPr>
            <w:r w:rsidRPr="004342C6">
              <w:rPr>
                <w:rFonts w:cs="Arial"/>
              </w:rPr>
              <w:t>MAGI IRS calculation Sheet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0769BBD8" w14:textId="61DB2E8E" w:rsidR="00684BA7" w:rsidRPr="004342C6" w:rsidRDefault="00684BA7" w:rsidP="00F11C86">
            <w:pPr>
              <w:spacing w:before="60" w:after="60"/>
              <w:jc w:val="center"/>
              <w:rPr>
                <w:rFonts w:cs="Arial"/>
              </w:rPr>
            </w:pPr>
            <w:r w:rsidRPr="004342C6">
              <w:rPr>
                <w:rFonts w:cs="Arial"/>
              </w:rPr>
              <w:t>Use C</w:t>
            </w:r>
            <w:r w:rsidR="00874851" w:rsidRPr="004342C6">
              <w:rPr>
                <w:rFonts w:cs="Arial"/>
              </w:rPr>
              <w:t>ase 4</w:t>
            </w:r>
          </w:p>
        </w:tc>
        <w:bookmarkStart w:id="4269" w:name="_MON_1624704467"/>
        <w:bookmarkEnd w:id="4269"/>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7E57F434" w14:textId="0BDDCA88" w:rsidR="00684BA7" w:rsidRPr="004342C6" w:rsidRDefault="005B0845" w:rsidP="00F11C86">
            <w:pPr>
              <w:spacing w:before="60" w:after="60"/>
              <w:jc w:val="center"/>
              <w:rPr>
                <w:rFonts w:cs="Arial"/>
              </w:rPr>
            </w:pPr>
            <w:r w:rsidRPr="004342C6">
              <w:rPr>
                <w:rFonts w:cs="Arial"/>
                <w:noProof/>
              </w:rPr>
              <w:object w:dxaOrig="1121" w:dyaOrig="726" w14:anchorId="20E12559">
                <v:shape id="_x0000_i1031" type="#_x0000_t75" alt="" style="width:53.1pt;height:37.2pt;mso-width-percent:0;mso-height-percent:0;mso-width-percent:0;mso-height-percent:0" o:ole="">
                  <v:imagedata r:id="rId90" o:title=""/>
                </v:shape>
                <o:OLEObject Type="Embed" ProgID="Excel.Sheet.12" ShapeID="_x0000_i1031" DrawAspect="Icon" ObjectID="_1843025983" r:id="rId91"/>
              </w:object>
            </w:r>
          </w:p>
        </w:tc>
      </w:tr>
      <w:tr w:rsidR="00EC4F16" w:rsidRPr="004342C6" w14:paraId="08C01FDB"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4525B61A" w14:textId="2438E5D0" w:rsidR="00EC4F16" w:rsidRPr="004342C6" w:rsidRDefault="00EC4F16" w:rsidP="00F11C86">
            <w:pPr>
              <w:spacing w:before="60" w:after="60"/>
              <w:jc w:val="center"/>
              <w:rPr>
                <w:rFonts w:cs="Arial"/>
              </w:rPr>
            </w:pPr>
            <w:r>
              <w:rPr>
                <w:rFonts w:cs="Arial"/>
              </w:rPr>
              <w:t>Closure Reason List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52C7EB38" w14:textId="0B3CBD7C" w:rsidR="00EC4F16" w:rsidRPr="004342C6" w:rsidRDefault="00EC4F16" w:rsidP="00F11C86">
            <w:pPr>
              <w:spacing w:before="60" w:after="60"/>
              <w:jc w:val="center"/>
              <w:rPr>
                <w:rFonts w:cs="Arial"/>
              </w:rPr>
            </w:pPr>
            <w:r w:rsidRPr="00BC0E4A">
              <w:rPr>
                <w:rFonts w:cs="Arial"/>
              </w:rPr>
              <w:t>Use Case 36</w:t>
            </w:r>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41E9BF42" w14:textId="18532581" w:rsidR="00EC4F16" w:rsidRDefault="00EC4F16" w:rsidP="00A50A7F">
            <w:pPr>
              <w:spacing w:before="60" w:after="60"/>
              <w:jc w:val="center"/>
              <w:rPr>
                <w:rFonts w:ascii="Calibri" w:hAnsi="Calibri" w:cs="Calibri"/>
                <w:noProof/>
              </w:rPr>
            </w:pPr>
          </w:p>
          <w:p w14:paraId="5A97B323" w14:textId="7DDDC7E6" w:rsidR="001A08D8" w:rsidRPr="004342C6" w:rsidRDefault="005B0845" w:rsidP="00A50A7F">
            <w:pPr>
              <w:spacing w:before="60" w:after="60"/>
              <w:jc w:val="center"/>
              <w:rPr>
                <w:rFonts w:cs="Arial"/>
              </w:rPr>
            </w:pPr>
            <w:r>
              <w:rPr>
                <w:rFonts w:cs="Arial"/>
                <w:noProof/>
              </w:rPr>
              <w:object w:dxaOrig="1508" w:dyaOrig="984" w14:anchorId="3121314C">
                <v:shape id="_x0000_i1030" type="#_x0000_t75" alt="" style="width:76.15pt;height:49pt;mso-width-percent:0;mso-height-percent:0;mso-width-percent:0;mso-height-percent:0" o:ole="">
                  <v:imagedata r:id="rId92" o:title=""/>
                </v:shape>
                <o:OLEObject Type="Embed" ProgID="Excel.Sheet.12" ShapeID="_x0000_i1030" DrawAspect="Icon" ObjectID="_1843025984" r:id="rId93"/>
              </w:object>
            </w:r>
          </w:p>
        </w:tc>
      </w:tr>
      <w:tr w:rsidR="00AB7DCB" w:rsidRPr="004342C6" w14:paraId="58023B6B"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43E7312B" w14:textId="7A814094" w:rsidR="00AB7DCB" w:rsidRDefault="009A5FF0" w:rsidP="00F11C86">
            <w:pPr>
              <w:spacing w:before="60" w:after="60"/>
              <w:jc w:val="center"/>
              <w:rPr>
                <w:rFonts w:cs="Arial"/>
              </w:rPr>
            </w:pPr>
            <w:bookmarkStart w:id="4270" w:name="TMA_Calc"/>
            <w:r w:rsidRPr="009A5FF0">
              <w:rPr>
                <w:rFonts w:eastAsia="Times New Roman"/>
              </w:rPr>
              <w:t xml:space="preserve">TMA </w:t>
            </w:r>
            <w:r w:rsidRPr="009A5FF0">
              <w:t>Period</w:t>
            </w:r>
            <w:r w:rsidRPr="009A5FF0">
              <w:rPr>
                <w:rFonts w:eastAsia="Times New Roman"/>
              </w:rPr>
              <w:t xml:space="preserve"> start date calculation</w:t>
            </w:r>
            <w:bookmarkEnd w:id="4270"/>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17562221" w14:textId="6C3C432D" w:rsidR="00AB7DCB" w:rsidRDefault="00AB7DCB" w:rsidP="00F11C86">
            <w:pPr>
              <w:spacing w:before="60" w:after="60"/>
              <w:jc w:val="center"/>
              <w:rPr>
                <w:rFonts w:cs="Arial"/>
              </w:rPr>
            </w:pPr>
            <w:hyperlink w:anchor="_Use_Case_Id:_8" w:tooltip="TMA" w:history="1">
              <w:r w:rsidRPr="000C1449">
                <w:rPr>
                  <w:rStyle w:val="Hyperlink"/>
                  <w:rFonts w:cs="Arial"/>
                </w:rPr>
                <w:t xml:space="preserve">Use Case </w:t>
              </w:r>
              <w:r w:rsidR="00A33B28" w:rsidRPr="000C1449">
                <w:rPr>
                  <w:rStyle w:val="Hyperlink"/>
                  <w:rFonts w:cs="Arial"/>
                </w:rPr>
                <w:t>19</w:t>
              </w:r>
            </w:hyperlink>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5E6807DB" w14:textId="055A7AC8" w:rsidR="00AB7DCB" w:rsidRDefault="008F433D" w:rsidP="00F11C86">
            <w:pPr>
              <w:spacing w:before="60" w:after="60"/>
              <w:jc w:val="center"/>
            </w:pPr>
            <w:bookmarkStart w:id="4271" w:name="_MON_1793439660"/>
            <w:bookmarkEnd w:id="4271"/>
            <w:ins w:id="4272" w:author="Author">
              <w:r>
                <w:t>￼</w:t>
              </w:r>
            </w:ins>
            <w:del w:id="4273" w:author="Author">
              <w:r w:rsidR="005B0845">
                <w:rPr>
                  <w:noProof/>
                </w:rPr>
                <w:pict w14:anchorId="437548F9">
                  <v:shape id="_x0000_i1029" type="#_x0000_t75" alt="" style="width:1in;height:53.1pt;mso-width-percent:0;mso-height-percent:0;mso-width-percent:0;mso-height-percent:0">
                    <v:imagedata r:id="rId94" o:title=""/>
                  </v:shape>
                </w:pict>
              </w:r>
            </w:del>
          </w:p>
        </w:tc>
      </w:tr>
      <w:tr w:rsidR="00EC51C6" w:rsidRPr="004342C6" w14:paraId="0F746387"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4F7FE3E8" w14:textId="5CDE0D63" w:rsidR="00EC51C6" w:rsidRPr="004D7E39" w:rsidRDefault="00EC51C6" w:rsidP="00F11C86">
            <w:pPr>
              <w:spacing w:before="60" w:after="60"/>
              <w:jc w:val="center"/>
              <w:rPr>
                <w:bCs/>
                <w:szCs w:val="24"/>
              </w:rPr>
            </w:pPr>
            <w:bookmarkStart w:id="4274" w:name="LotteryDistribution"/>
            <w:r>
              <w:rPr>
                <w:bCs/>
                <w:szCs w:val="24"/>
              </w:rPr>
              <w:t>Lottery and Gambling Income Distribution</w:t>
            </w:r>
            <w:bookmarkEnd w:id="4274"/>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78571A70" w14:textId="770CF558" w:rsidR="00EC51C6" w:rsidRDefault="00EC51C6" w:rsidP="00F11C86">
            <w:pPr>
              <w:spacing w:before="60" w:after="60"/>
              <w:jc w:val="center"/>
              <w:rPr>
                <w:rFonts w:cs="Arial"/>
              </w:rPr>
            </w:pPr>
            <w:hyperlink w:anchor="UC2" w:history="1">
              <w:r w:rsidRPr="00EC51C6">
                <w:rPr>
                  <w:rStyle w:val="Hyperlink"/>
                  <w:rFonts w:cs="Arial"/>
                </w:rPr>
                <w:t>Use Case 2</w:t>
              </w:r>
            </w:hyperlink>
          </w:p>
        </w:tc>
        <w:bookmarkStart w:id="4275" w:name="_MON_1678803130"/>
        <w:bookmarkEnd w:id="4275"/>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409E2EC0" w14:textId="0AC7A01D" w:rsidR="00EC51C6" w:rsidRDefault="005B0845" w:rsidP="00F11C86">
            <w:pPr>
              <w:spacing w:before="60" w:after="60"/>
              <w:jc w:val="center"/>
            </w:pPr>
            <w:r w:rsidRPr="006F330F">
              <w:rPr>
                <w:noProof/>
              </w:rPr>
              <w:object w:dxaOrig="1508" w:dyaOrig="984" w14:anchorId="7E1D793A">
                <v:shape id="_x0000_i1028" type="#_x0000_t75" alt="" style="width:51.95pt;height:40.7pt;mso-width-percent:0;mso-height-percent:0;mso-width-percent:0;mso-height-percent:0" o:ole="">
                  <v:imagedata r:id="rId95" o:title=""/>
                </v:shape>
                <o:OLEObject Type="Embed" ProgID="Excel.Sheet.12" ShapeID="_x0000_i1028" DrawAspect="Icon" ObjectID="_1843025985" r:id="rId96"/>
              </w:object>
            </w:r>
          </w:p>
        </w:tc>
      </w:tr>
      <w:tr w:rsidR="007D5F5D" w:rsidRPr="004342C6" w14:paraId="5EE4BD5A"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27D5CC0A" w14:textId="4DC21378" w:rsidR="007D5F5D" w:rsidRDefault="007D5F5D" w:rsidP="00F11C86">
            <w:pPr>
              <w:spacing w:before="60" w:after="60"/>
              <w:jc w:val="center"/>
              <w:rPr>
                <w:bCs/>
                <w:szCs w:val="24"/>
              </w:rPr>
            </w:pPr>
            <w:r>
              <w:rPr>
                <w:bCs/>
                <w:szCs w:val="24"/>
              </w:rPr>
              <w:lastRenderedPageBreak/>
              <w:t>Lottery and Gambling Income Distribution UISS</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50016403" w14:textId="54957BD6" w:rsidR="007D5F5D" w:rsidRDefault="007D5F5D" w:rsidP="00F11C86">
            <w:pPr>
              <w:spacing w:before="60" w:after="60"/>
              <w:jc w:val="center"/>
            </w:pPr>
            <w:hyperlink w:anchor="UC2" w:history="1">
              <w:r w:rsidRPr="00EC51C6">
                <w:rPr>
                  <w:rStyle w:val="Hyperlink"/>
                  <w:rFonts w:cs="Arial"/>
                </w:rPr>
                <w:t>Use Case 2</w:t>
              </w:r>
            </w:hyperlink>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6066B2C3" w14:textId="4A2CC279" w:rsidR="007D5F5D" w:rsidRPr="006F330F" w:rsidRDefault="00F8339B" w:rsidP="00EB4713">
            <w:pPr>
              <w:spacing w:before="60" w:after="60"/>
              <w:jc w:val="center"/>
              <w:rPr>
                <w:noProof/>
              </w:rPr>
            </w:pPr>
            <w:r>
              <w:rPr>
                <w:noProof/>
              </w:rPr>
              <w:fldChar w:fldCharType="begin"/>
            </w:r>
            <w:r>
              <w:rPr>
                <w:noProof/>
              </w:rPr>
              <w:fldChar w:fldCharType="separate"/>
            </w:r>
            <w:r>
              <w:rPr>
                <w:noProof/>
              </w:rPr>
              <w:fldChar w:fldCharType="end"/>
            </w:r>
          </w:p>
        </w:tc>
      </w:tr>
      <w:tr w:rsidR="004C4751" w:rsidRPr="004342C6" w14:paraId="11833AB6"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0873B559" w14:textId="55869AA4" w:rsidR="004C4751" w:rsidRDefault="004215CC" w:rsidP="00F11C86">
            <w:pPr>
              <w:spacing w:before="60" w:after="60"/>
              <w:jc w:val="center"/>
              <w:rPr>
                <w:bCs/>
                <w:szCs w:val="24"/>
              </w:rPr>
            </w:pPr>
            <w:r>
              <w:rPr>
                <w:bCs/>
                <w:szCs w:val="24"/>
              </w:rPr>
              <w:t>Retroactive Medicaid Coverage UISS</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5A00BB85" w14:textId="4AB4FB4B" w:rsidR="004C4751" w:rsidRDefault="004D6525" w:rsidP="00F11C86">
            <w:pPr>
              <w:spacing w:before="60" w:after="60"/>
              <w:jc w:val="center"/>
            </w:pPr>
            <w:r>
              <w:t>Use Case 38</w:t>
            </w:r>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6926D340" w14:textId="4D24010E" w:rsidR="004C4751" w:rsidRPr="006F330F" w:rsidRDefault="005B0845" w:rsidP="00F11C86">
            <w:pPr>
              <w:spacing w:before="60" w:after="60"/>
              <w:jc w:val="center"/>
              <w:rPr>
                <w:noProof/>
              </w:rPr>
            </w:pPr>
            <w:r>
              <w:rPr>
                <w:noProof/>
              </w:rPr>
              <w:object w:dxaOrig="760" w:dyaOrig="480" w14:anchorId="5A5606FB">
                <v:shape id="_x0000_i1027" type="#_x0000_t75" alt="" style="width:34.8pt;height:25.95pt;mso-width-percent:0;mso-height-percent:0;mso-width-percent:0;mso-height-percent:0" o:ole="">
                  <v:imagedata r:id="rId97" o:title=""/>
                </v:shape>
                <o:OLEObject Type="Embed" ProgID="Excel.Sheet.12" ShapeID="_x0000_i1027" DrawAspect="Icon" ObjectID="_1843025986" r:id="rId98"/>
              </w:object>
            </w:r>
          </w:p>
        </w:tc>
      </w:tr>
      <w:tr w:rsidR="007C4DC2" w:rsidRPr="004342C6" w14:paraId="77562525"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1FA5F3BD" w14:textId="0EDC04AE" w:rsidR="007C4DC2" w:rsidRDefault="007C4DC2" w:rsidP="007C4DC2">
            <w:pPr>
              <w:spacing w:before="60" w:after="60"/>
              <w:jc w:val="center"/>
              <w:rPr>
                <w:bCs/>
                <w:szCs w:val="24"/>
              </w:rPr>
            </w:pPr>
            <w:r>
              <w:t>Disability Rule catalogue Document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3C846543" w14:textId="2F3D6EE9" w:rsidR="007C4DC2" w:rsidRDefault="007C4DC2" w:rsidP="007C4DC2">
            <w:pPr>
              <w:spacing w:before="60" w:after="60"/>
              <w:jc w:val="center"/>
            </w:pPr>
            <w:r>
              <w:t>Generic</w:t>
            </w:r>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5DB4D8F8" w14:textId="0FC97F93" w:rsidR="007C4DC2" w:rsidRDefault="007C4DC2" w:rsidP="007C4DC2">
            <w:pPr>
              <w:spacing w:before="60" w:after="60"/>
              <w:jc w:val="center"/>
              <w:rPr>
                <w:noProof/>
              </w:rPr>
            </w:pPr>
          </w:p>
          <w:p w14:paraId="2A9ECAD4" w14:textId="77777777" w:rsidR="00F43BB4" w:rsidRDefault="00F43BB4" w:rsidP="007C4DC2">
            <w:pPr>
              <w:spacing w:before="60" w:after="60"/>
              <w:jc w:val="center"/>
              <w:rPr>
                <w:noProof/>
              </w:rPr>
            </w:pPr>
          </w:p>
          <w:p w14:paraId="0684B3EE" w14:textId="77777777" w:rsidR="00F43BB4" w:rsidRDefault="00F43BB4" w:rsidP="007C4DC2">
            <w:pPr>
              <w:spacing w:before="60" w:after="60"/>
              <w:jc w:val="center"/>
              <w:rPr>
                <w:noProof/>
              </w:rPr>
            </w:pPr>
          </w:p>
          <w:p w14:paraId="3E2D9FBF" w14:textId="402FE286" w:rsidR="00F43BB4" w:rsidRDefault="005B0845" w:rsidP="007C4DC2">
            <w:pPr>
              <w:spacing w:before="60" w:after="60"/>
              <w:jc w:val="center"/>
              <w:rPr>
                <w:noProof/>
              </w:rPr>
            </w:pPr>
            <w:r>
              <w:rPr>
                <w:noProof/>
              </w:rPr>
              <w:object w:dxaOrig="1420" w:dyaOrig="840" w14:anchorId="4ED14703">
                <v:shape id="_x0000_i1026" type="#_x0000_t75" alt="" style="width:1in;height:40.7pt;mso-width-percent:0;mso-height-percent:0;mso-width-percent:0;mso-height-percent:0" o:ole="">
                  <v:imagedata r:id="rId99" o:title=""/>
                </v:shape>
                <o:OLEObject Type="Embed" ProgID="Word.Document.12" ShapeID="_x0000_i1026" DrawAspect="Icon" ObjectID="_1843025987" r:id="rId100">
                  <o:FieldCodes>\s</o:FieldCodes>
                </o:OLEObject>
              </w:object>
            </w:r>
          </w:p>
        </w:tc>
      </w:tr>
      <w:tr w:rsidR="00995799" w:rsidRPr="004342C6" w14:paraId="3B374AF3"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2E568319" w14:textId="621CC56B" w:rsidR="00995799" w:rsidRDefault="00995799" w:rsidP="007C4DC2">
            <w:pPr>
              <w:spacing w:before="60" w:after="60"/>
              <w:jc w:val="center"/>
            </w:pPr>
            <w:r>
              <w:t>Anonymous Flow</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47F0267B" w14:textId="6CF684B5" w:rsidR="00995799" w:rsidRDefault="00995799" w:rsidP="007C4DC2">
            <w:pPr>
              <w:spacing w:before="60" w:after="60"/>
              <w:jc w:val="center"/>
            </w:pPr>
            <w:r>
              <w:t>Generic</w:t>
            </w:r>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630112B3" w14:textId="23F298EC" w:rsidR="00995799" w:rsidRDefault="005B0845" w:rsidP="007C4DC2">
            <w:pPr>
              <w:spacing w:before="60" w:after="60"/>
              <w:jc w:val="center"/>
              <w:rPr>
                <w:noProof/>
              </w:rPr>
            </w:pPr>
            <w:r>
              <w:rPr>
                <w:noProof/>
              </w:rPr>
              <w:object w:dxaOrig="1523" w:dyaOrig="959" w14:anchorId="703E7BD8">
                <v:shape id="_x0000_i1025" type="#_x0000_t75" alt="" style="width:1in;height:47.2pt;mso-width-percent:0;mso-height-percent:0;mso-width-percent:0;mso-height-percent:0" o:ole="">
                  <v:imagedata r:id="rId101" o:title=""/>
                </v:shape>
                <o:OLEObject Type="Embed" ProgID="Excel.Sheet.12" ShapeID="_x0000_i1025" DrawAspect="Icon" ObjectID="_1843025988" r:id="rId102"/>
              </w:object>
            </w:r>
          </w:p>
        </w:tc>
      </w:tr>
      <w:tr w:rsidR="00E84FEF" w:rsidRPr="004342C6" w14:paraId="49726CF7"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1B5EC075" w14:textId="03AC9673" w:rsidR="00E84FEF" w:rsidRDefault="00E84FEF" w:rsidP="007C4DC2">
            <w:pPr>
              <w:spacing w:before="60" w:after="60"/>
              <w:jc w:val="center"/>
            </w:pPr>
            <w:r>
              <w:t>Change Transaction Sheet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1D09FCA8" w14:textId="113C0B99" w:rsidR="00E84FEF" w:rsidRDefault="00E84FEF" w:rsidP="007C4DC2">
            <w:pPr>
              <w:spacing w:before="60" w:after="60"/>
              <w:jc w:val="center"/>
            </w:pPr>
            <w:r>
              <w:t>Generic</w:t>
            </w:r>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3F676251" w14:textId="5B08C513" w:rsidR="001E4B29" w:rsidRDefault="001E4B29" w:rsidP="007C4DC2">
            <w:pPr>
              <w:spacing w:before="60" w:after="60"/>
              <w:jc w:val="center"/>
              <w:rPr>
                <w:noProof/>
              </w:rPr>
            </w:pPr>
            <w:bookmarkStart w:id="4276" w:name="_MON_1755513276"/>
            <w:bookmarkEnd w:id="4276"/>
            <w:ins w:id="4277" w:author="Author">
              <w:r>
                <w:rPr>
                  <w:rFonts w:eastAsia="Times New Roman" w:cs="Calibri"/>
                  <w:noProof/>
                </w:rPr>
                <w:drawing>
                  <wp:inline distT="0" distB="0" distL="0" distR="0" wp14:anchorId="19147616" wp14:editId="54E0983C">
                    <wp:extent cx="685800" cy="447675"/>
                    <wp:effectExtent l="0" t="0" r="0" b="0"/>
                    <wp:docPr id="284118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85800" cy="447675"/>
                            </a:xfrm>
                            <a:prstGeom prst="rect">
                              <a:avLst/>
                            </a:prstGeom>
                            <a:noFill/>
                            <a:ln>
                              <a:noFill/>
                            </a:ln>
                          </pic:spPr>
                        </pic:pic>
                      </a:graphicData>
                    </a:graphic>
                  </wp:inline>
                </w:drawing>
              </w:r>
            </w:ins>
          </w:p>
          <w:p w14:paraId="232E7CB2" w14:textId="372584C2" w:rsidR="00E84FEF" w:rsidRDefault="00E84FEF" w:rsidP="007C4DC2">
            <w:pPr>
              <w:spacing w:before="60" w:after="60"/>
              <w:jc w:val="center"/>
              <w:rPr>
                <w:noProof/>
              </w:rPr>
            </w:pPr>
          </w:p>
        </w:tc>
      </w:tr>
    </w:tbl>
    <w:p w14:paraId="513DD2A7" w14:textId="77777777" w:rsidR="00B41689" w:rsidRPr="004342C6" w:rsidRDefault="00B41689" w:rsidP="002A5FFD">
      <w:pPr>
        <w:pStyle w:val="Heading1"/>
        <w:numPr>
          <w:ilvl w:val="0"/>
          <w:numId w:val="15"/>
        </w:numPr>
        <w:rPr>
          <w:rFonts w:ascii="Arial" w:hAnsi="Arial" w:cs="Arial"/>
        </w:rPr>
      </w:pPr>
      <w:bookmarkStart w:id="4278" w:name="_Acronyms"/>
      <w:bookmarkStart w:id="4279" w:name="_Toc94634996"/>
      <w:bookmarkEnd w:id="4278"/>
      <w:r w:rsidRPr="004342C6">
        <w:rPr>
          <w:rFonts w:ascii="Arial" w:hAnsi="Arial" w:cs="Arial"/>
        </w:rPr>
        <w:lastRenderedPageBreak/>
        <w:t>Acronyms/Terms</w:t>
      </w:r>
      <w:bookmarkEnd w:id="4279"/>
    </w:p>
    <w:p w14:paraId="4BC72509" w14:textId="5BEECB1B" w:rsidR="00B41689" w:rsidRPr="004342C6" w:rsidRDefault="00B41689" w:rsidP="001C691E">
      <w:pPr>
        <w:ind w:left="360"/>
        <w:rPr>
          <w:rFonts w:cs="Arial"/>
        </w:rPr>
      </w:pPr>
      <w:r w:rsidRPr="004342C6">
        <w:rPr>
          <w:rFonts w:cs="Arial"/>
        </w:rPr>
        <w:t xml:space="preserve">The acronyms and terms table </w:t>
      </w:r>
      <w:r w:rsidR="00F9678E" w:rsidRPr="004342C6">
        <w:rPr>
          <w:rFonts w:cs="Arial"/>
        </w:rPr>
        <w:t>provide</w:t>
      </w:r>
      <w:r w:rsidR="001C691E">
        <w:rPr>
          <w:rFonts w:cs="Arial"/>
        </w:rPr>
        <w:t>s</w:t>
      </w:r>
      <w:r w:rsidRPr="004342C6">
        <w:rPr>
          <w:rFonts w:cs="Arial"/>
        </w:rPr>
        <w:t xml:space="preserve"> a list of all acronyms and terms included in the deliverable, along with the literal translation and definition.</w:t>
      </w:r>
    </w:p>
    <w:p w14:paraId="31E4B857" w14:textId="77777777" w:rsidR="00B41689" w:rsidRPr="004342C6" w:rsidRDefault="00B41689" w:rsidP="00B41689">
      <w:pPr>
        <w:pStyle w:val="Caption"/>
        <w:rPr>
          <w:rFonts w:cs="Arial"/>
        </w:rPr>
      </w:pPr>
    </w:p>
    <w:p w14:paraId="2E80B4ED" w14:textId="65A4873C" w:rsidR="00B41689" w:rsidRPr="004342C6" w:rsidRDefault="00B41689" w:rsidP="001C691E">
      <w:pPr>
        <w:pStyle w:val="Caption"/>
        <w:keepNext/>
        <w:jc w:val="center"/>
        <w:rPr>
          <w:rFonts w:cs="Arial"/>
        </w:rPr>
      </w:pPr>
      <w:bookmarkStart w:id="4280" w:name="_Toc94635044"/>
      <w:r w:rsidRPr="004342C6">
        <w:rPr>
          <w:rFonts w:cs="Arial"/>
        </w:rPr>
        <w:t xml:space="preserve">Table </w:t>
      </w:r>
      <w:r w:rsidR="001B4955" w:rsidRPr="004342C6">
        <w:rPr>
          <w:rFonts w:cs="Arial"/>
          <w:noProof/>
        </w:rPr>
        <w:fldChar w:fldCharType="begin"/>
      </w:r>
      <w:r w:rsidR="001B4955" w:rsidRPr="004342C6">
        <w:rPr>
          <w:rFonts w:cs="Arial"/>
          <w:noProof/>
        </w:rPr>
        <w:instrText xml:space="preserve"> SEQ Table \* ARABIC </w:instrText>
      </w:r>
      <w:r w:rsidR="001B4955" w:rsidRPr="004342C6">
        <w:rPr>
          <w:rFonts w:cs="Arial"/>
          <w:noProof/>
        </w:rPr>
        <w:fldChar w:fldCharType="separate"/>
      </w:r>
      <w:r w:rsidR="00203D25">
        <w:rPr>
          <w:rFonts w:cs="Arial"/>
          <w:noProof/>
        </w:rPr>
        <w:t>48</w:t>
      </w:r>
      <w:r w:rsidR="001B4955" w:rsidRPr="004342C6">
        <w:rPr>
          <w:rFonts w:cs="Arial"/>
          <w:noProof/>
        </w:rPr>
        <w:fldChar w:fldCharType="end"/>
      </w:r>
      <w:r w:rsidRPr="004342C6">
        <w:rPr>
          <w:rFonts w:cs="Arial"/>
        </w:rPr>
        <w:t>. Acronyms and Terms</w:t>
      </w:r>
      <w:bookmarkEnd w:id="4280"/>
    </w:p>
    <w:tbl>
      <w:tblPr>
        <w:tblW w:w="9576"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420" w:firstRow="1" w:lastRow="0" w:firstColumn="0" w:lastColumn="0" w:noHBand="0" w:noVBand="1"/>
      </w:tblPr>
      <w:tblGrid>
        <w:gridCol w:w="1818"/>
        <w:gridCol w:w="7758"/>
      </w:tblGrid>
      <w:tr w:rsidR="00B41689" w:rsidRPr="004342C6" w14:paraId="796F03BD" w14:textId="77777777" w:rsidTr="00BB74F1">
        <w:trPr>
          <w:cantSplit/>
          <w:tblHeader/>
        </w:trPr>
        <w:tc>
          <w:tcPr>
            <w:tcW w:w="1818"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1AA9C157" w14:textId="77777777" w:rsidR="00B41689" w:rsidRPr="004342C6" w:rsidRDefault="00B41689" w:rsidP="00BB74F1">
            <w:pPr>
              <w:spacing w:before="40" w:after="40"/>
              <w:jc w:val="center"/>
              <w:rPr>
                <w:rFonts w:cs="Arial"/>
                <w:b/>
                <w:color w:val="FFFFFF" w:themeColor="background1"/>
                <w:szCs w:val="24"/>
              </w:rPr>
            </w:pPr>
            <w:r w:rsidRPr="004342C6">
              <w:rPr>
                <w:rFonts w:cs="Arial"/>
                <w:b/>
                <w:color w:val="FFFFFF" w:themeColor="background1"/>
                <w:szCs w:val="24"/>
              </w:rPr>
              <w:t>Acronym/</w:t>
            </w:r>
          </w:p>
          <w:p w14:paraId="7D6AE6E4" w14:textId="77777777" w:rsidR="00B41689" w:rsidRPr="004342C6" w:rsidRDefault="00B41689" w:rsidP="00BB74F1">
            <w:pPr>
              <w:spacing w:before="40" w:after="40"/>
              <w:jc w:val="center"/>
              <w:rPr>
                <w:rFonts w:cs="Arial"/>
                <w:b/>
                <w:color w:val="FFFFFF" w:themeColor="background1"/>
                <w:szCs w:val="24"/>
              </w:rPr>
            </w:pPr>
            <w:r w:rsidRPr="004342C6">
              <w:rPr>
                <w:rFonts w:cs="Arial"/>
                <w:b/>
                <w:color w:val="FFFFFF" w:themeColor="background1"/>
                <w:szCs w:val="24"/>
              </w:rPr>
              <w:t>Term</w:t>
            </w:r>
          </w:p>
        </w:tc>
        <w:tc>
          <w:tcPr>
            <w:tcW w:w="7758"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0928B331" w14:textId="77777777" w:rsidR="00B41689" w:rsidRPr="004342C6" w:rsidRDefault="00B41689" w:rsidP="00BB74F1">
            <w:pPr>
              <w:spacing w:before="40" w:after="40"/>
              <w:jc w:val="center"/>
              <w:rPr>
                <w:rFonts w:cs="Arial"/>
                <w:b/>
                <w:color w:val="FFFFFF" w:themeColor="background1"/>
                <w:szCs w:val="24"/>
              </w:rPr>
            </w:pPr>
            <w:r w:rsidRPr="004342C6">
              <w:rPr>
                <w:rFonts w:cs="Arial"/>
                <w:b/>
                <w:color w:val="FFFFFF" w:themeColor="background1"/>
                <w:szCs w:val="24"/>
              </w:rPr>
              <w:t>Definition</w:t>
            </w:r>
          </w:p>
        </w:tc>
      </w:tr>
      <w:tr w:rsidR="00B41689" w:rsidRPr="004342C6" w14:paraId="605047A6"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2EF588E" w14:textId="77777777" w:rsidR="00B41689" w:rsidRPr="004342C6" w:rsidRDefault="00B41689" w:rsidP="00BB74F1">
            <w:pPr>
              <w:spacing w:before="60" w:after="60"/>
              <w:rPr>
                <w:rFonts w:cs="Arial"/>
              </w:rPr>
            </w:pPr>
            <w:r w:rsidRPr="004342C6">
              <w:rPr>
                <w:rFonts w:cs="Arial"/>
              </w:rPr>
              <w:t>Account Holder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232512D5" w14:textId="77777777" w:rsidR="00B41689" w:rsidRPr="004342C6" w:rsidRDefault="00B41689" w:rsidP="00BB74F1">
            <w:pPr>
              <w:spacing w:before="60" w:after="60"/>
              <w:rPr>
                <w:rFonts w:cs="Arial"/>
              </w:rPr>
            </w:pPr>
            <w:r w:rsidRPr="004342C6">
              <w:rPr>
                <w:rFonts w:cs="Arial"/>
              </w:rPr>
              <w:t>An individual who initially creates an account through the UI (Individual or Agent Portal)</w:t>
            </w:r>
          </w:p>
        </w:tc>
      </w:tr>
      <w:tr w:rsidR="00B41689" w:rsidRPr="004342C6" w14:paraId="13AEE338"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2D99615" w14:textId="77777777" w:rsidR="00B41689" w:rsidRPr="004342C6" w:rsidRDefault="00B41689" w:rsidP="00BB74F1">
            <w:pPr>
              <w:spacing w:before="60" w:after="60"/>
              <w:rPr>
                <w:rFonts w:cs="Arial"/>
              </w:rPr>
            </w:pPr>
            <w:bookmarkStart w:id="4281" w:name="_Hlk508888404"/>
            <w:r w:rsidRPr="004342C6">
              <w:rPr>
                <w:rFonts w:cs="Arial"/>
              </w:rPr>
              <w:t>Applicant</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05F50E2" w14:textId="77777777" w:rsidR="00B41689" w:rsidRPr="004342C6" w:rsidRDefault="00B41689" w:rsidP="00BB74F1">
            <w:pPr>
              <w:spacing w:before="60" w:after="60"/>
              <w:rPr>
                <w:rFonts w:cs="Arial"/>
              </w:rPr>
            </w:pPr>
            <w:r w:rsidRPr="004342C6">
              <w:rPr>
                <w:rFonts w:cs="Arial"/>
              </w:rPr>
              <w:t>Any individual listed on an application</w:t>
            </w:r>
          </w:p>
        </w:tc>
      </w:tr>
      <w:tr w:rsidR="00B41689" w:rsidRPr="004342C6" w14:paraId="4B61718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74FA227" w14:textId="77777777" w:rsidR="00B41689" w:rsidRPr="004342C6" w:rsidRDefault="00B41689" w:rsidP="00BB74F1">
            <w:pPr>
              <w:spacing w:before="60" w:after="60"/>
              <w:rPr>
                <w:rFonts w:cs="Arial"/>
              </w:rPr>
            </w:pPr>
            <w:r w:rsidRPr="004342C6">
              <w:rPr>
                <w:rFonts w:cs="Arial"/>
              </w:rPr>
              <w:t>AGI</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50C7E99" w14:textId="77777777" w:rsidR="00B41689" w:rsidRPr="004342C6" w:rsidRDefault="00B41689" w:rsidP="00BB74F1">
            <w:pPr>
              <w:spacing w:before="60" w:after="60"/>
              <w:rPr>
                <w:rFonts w:cs="Arial"/>
              </w:rPr>
            </w:pPr>
            <w:r w:rsidRPr="004342C6">
              <w:rPr>
                <w:rFonts w:cs="Arial"/>
              </w:rPr>
              <w:t>Adjusted Gross Income</w:t>
            </w:r>
          </w:p>
        </w:tc>
      </w:tr>
      <w:tr w:rsidR="00B41689" w:rsidRPr="004342C6" w14:paraId="5AB0D35B"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44DEA03" w14:textId="77777777" w:rsidR="00B41689" w:rsidRPr="004342C6" w:rsidRDefault="00B41689" w:rsidP="00BB74F1">
            <w:pPr>
              <w:spacing w:before="60" w:after="60"/>
              <w:rPr>
                <w:rFonts w:cs="Arial"/>
              </w:rPr>
            </w:pPr>
            <w:r w:rsidRPr="004342C6">
              <w:rPr>
                <w:rFonts w:cs="Arial"/>
              </w:rPr>
              <w:t>ALM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C177357" w14:textId="77777777" w:rsidR="00B41689" w:rsidRPr="004342C6" w:rsidRDefault="00B41689" w:rsidP="00BB74F1">
            <w:pPr>
              <w:spacing w:before="60" w:after="60"/>
              <w:rPr>
                <w:rFonts w:cs="Arial"/>
              </w:rPr>
            </w:pPr>
            <w:r w:rsidRPr="004342C6">
              <w:rPr>
                <w:rFonts w:cs="Arial"/>
              </w:rPr>
              <w:t>Application Lifecycle Management</w:t>
            </w:r>
          </w:p>
        </w:tc>
      </w:tr>
      <w:tr w:rsidR="00B41689" w:rsidRPr="004342C6" w14:paraId="6BC9186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CA9228C" w14:textId="77777777" w:rsidR="00B41689" w:rsidRPr="004342C6" w:rsidRDefault="00B41689" w:rsidP="00BB74F1">
            <w:pPr>
              <w:spacing w:before="60" w:after="60"/>
              <w:rPr>
                <w:rFonts w:cs="Arial"/>
              </w:rPr>
            </w:pPr>
            <w:r w:rsidRPr="004342C6">
              <w:rPr>
                <w:rFonts w:cs="Arial"/>
              </w:rPr>
              <w:t>Applicant</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F9F428F" w14:textId="77777777" w:rsidR="00B41689" w:rsidRPr="004342C6" w:rsidRDefault="00B41689" w:rsidP="00BB74F1">
            <w:pPr>
              <w:spacing w:before="60" w:after="60"/>
              <w:rPr>
                <w:rFonts w:cs="Arial"/>
              </w:rPr>
            </w:pPr>
            <w:r w:rsidRPr="004342C6">
              <w:rPr>
                <w:rFonts w:cs="Arial"/>
              </w:rPr>
              <w:t>Any individual listed on an application</w:t>
            </w:r>
          </w:p>
        </w:tc>
      </w:tr>
      <w:tr w:rsidR="00B41689" w:rsidRPr="004342C6" w14:paraId="4178245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CBAFB72" w14:textId="77777777" w:rsidR="00B41689" w:rsidRPr="004342C6" w:rsidRDefault="00B41689" w:rsidP="00BB74F1">
            <w:pPr>
              <w:spacing w:before="60" w:after="60"/>
              <w:rPr>
                <w:rFonts w:cs="Arial"/>
              </w:rPr>
            </w:pPr>
            <w:r w:rsidRPr="004342C6">
              <w:rPr>
                <w:rFonts w:cs="Arial"/>
              </w:rPr>
              <w:t>APTC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C4D02FB" w14:textId="77777777" w:rsidR="00B41689" w:rsidRPr="004342C6" w:rsidRDefault="00B41689" w:rsidP="00BB74F1">
            <w:pPr>
              <w:spacing w:before="60" w:after="60"/>
              <w:rPr>
                <w:rFonts w:cs="Arial"/>
              </w:rPr>
            </w:pPr>
            <w:r w:rsidRPr="004342C6">
              <w:rPr>
                <w:rFonts w:cs="Arial"/>
              </w:rPr>
              <w:t>Advance Premium Tax Credit</w:t>
            </w:r>
          </w:p>
        </w:tc>
      </w:tr>
      <w:tr w:rsidR="00B41689" w:rsidRPr="004342C6" w14:paraId="0663EE74"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917BAB5" w14:textId="77777777" w:rsidR="00B41689" w:rsidRPr="004342C6" w:rsidRDefault="00B41689" w:rsidP="00BB74F1">
            <w:pPr>
              <w:spacing w:before="60" w:after="60"/>
              <w:rPr>
                <w:rFonts w:cs="Arial"/>
              </w:rPr>
            </w:pPr>
            <w:r w:rsidRPr="004342C6">
              <w:rPr>
                <w:rFonts w:cs="Arial"/>
              </w:rPr>
              <w:t>ARD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E629110" w14:textId="77777777" w:rsidR="00B41689" w:rsidRPr="004342C6" w:rsidRDefault="00B41689" w:rsidP="00BB74F1">
            <w:pPr>
              <w:spacing w:before="60" w:after="60"/>
              <w:rPr>
                <w:rFonts w:cs="Arial"/>
              </w:rPr>
            </w:pPr>
            <w:r w:rsidRPr="004342C6">
              <w:rPr>
                <w:rFonts w:cs="Arial"/>
              </w:rPr>
              <w:t>Authorized Representative</w:t>
            </w:r>
          </w:p>
        </w:tc>
      </w:tr>
      <w:tr w:rsidR="00B41689" w:rsidRPr="004342C6" w14:paraId="37CFD7BB"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2BF913C" w14:textId="77777777" w:rsidR="00B41689" w:rsidRPr="004342C6" w:rsidRDefault="00B41689" w:rsidP="00BB74F1">
            <w:pPr>
              <w:spacing w:before="60" w:after="60"/>
              <w:rPr>
                <w:rFonts w:cs="Arial"/>
              </w:rPr>
            </w:pPr>
            <w:r w:rsidRPr="004342C6">
              <w:rPr>
                <w:rFonts w:cs="Arial"/>
              </w:rPr>
              <w:t>BED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A33945F" w14:textId="77777777" w:rsidR="00B41689" w:rsidRPr="004342C6" w:rsidRDefault="00B41689" w:rsidP="00BB74F1">
            <w:pPr>
              <w:spacing w:before="60" w:after="60"/>
              <w:rPr>
                <w:rFonts w:cs="Arial"/>
              </w:rPr>
            </w:pPr>
            <w:r w:rsidRPr="004342C6">
              <w:rPr>
                <w:rFonts w:cs="Arial"/>
              </w:rPr>
              <w:t>Business Expectation Document.</w:t>
            </w:r>
          </w:p>
        </w:tc>
      </w:tr>
      <w:tr w:rsidR="00B41689" w:rsidRPr="004342C6" w14:paraId="0C91D844"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B93E4E5" w14:textId="77777777" w:rsidR="00B41689" w:rsidRPr="004342C6" w:rsidRDefault="00B41689" w:rsidP="00BB74F1">
            <w:pPr>
              <w:spacing w:before="60" w:after="60"/>
              <w:rPr>
                <w:rFonts w:cs="Arial"/>
              </w:rPr>
            </w:pPr>
            <w:r w:rsidRPr="004342C6">
              <w:rPr>
                <w:rFonts w:cs="Arial"/>
              </w:rPr>
              <w:t>BO</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33C0F55E" w14:textId="77777777" w:rsidR="00B41689" w:rsidRPr="004342C6" w:rsidRDefault="00B41689" w:rsidP="00BB74F1">
            <w:pPr>
              <w:spacing w:before="60" w:after="60"/>
              <w:rPr>
                <w:rFonts w:cs="Arial"/>
              </w:rPr>
            </w:pPr>
            <w:r w:rsidRPr="004342C6">
              <w:rPr>
                <w:rFonts w:cs="Arial"/>
              </w:rPr>
              <w:t>Back Office (Agent Portal Access)</w:t>
            </w:r>
          </w:p>
        </w:tc>
      </w:tr>
      <w:tr w:rsidR="00B41689" w:rsidRPr="004342C6" w14:paraId="557435A1"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2225642" w14:textId="77777777" w:rsidR="00B41689" w:rsidRPr="004342C6" w:rsidRDefault="00B41689" w:rsidP="00BB74F1">
            <w:pPr>
              <w:spacing w:before="60" w:after="60"/>
              <w:rPr>
                <w:rFonts w:cs="Arial"/>
              </w:rPr>
            </w:pPr>
            <w:r w:rsidRPr="004342C6">
              <w:rPr>
                <w:rFonts w:cs="Arial"/>
              </w:rPr>
              <w:t>BR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A540C9A" w14:textId="77777777" w:rsidR="00B41689" w:rsidRPr="004342C6" w:rsidRDefault="00B41689" w:rsidP="00BB74F1">
            <w:pPr>
              <w:spacing w:before="60" w:after="60"/>
              <w:rPr>
                <w:rFonts w:cs="Arial"/>
              </w:rPr>
            </w:pPr>
            <w:r w:rsidRPr="004342C6">
              <w:rPr>
                <w:rFonts w:cs="Arial"/>
              </w:rPr>
              <w:t>Business Requirement.</w:t>
            </w:r>
          </w:p>
        </w:tc>
      </w:tr>
      <w:tr w:rsidR="00B41689" w:rsidRPr="004342C6" w14:paraId="20926DF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63A387A" w14:textId="77777777" w:rsidR="00B41689" w:rsidRPr="004342C6" w:rsidRDefault="00B41689" w:rsidP="00BB74F1">
            <w:pPr>
              <w:spacing w:before="60" w:after="60"/>
              <w:rPr>
                <w:rFonts w:cs="Arial"/>
              </w:rPr>
            </w:pPr>
            <w:r w:rsidRPr="004342C6">
              <w:rPr>
                <w:rFonts w:cs="Arial"/>
              </w:rPr>
              <w:t>BRD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2959C1A" w14:textId="77777777" w:rsidR="00B41689" w:rsidRPr="004342C6" w:rsidRDefault="00B41689" w:rsidP="00BB74F1">
            <w:pPr>
              <w:spacing w:before="60" w:after="60"/>
              <w:rPr>
                <w:rFonts w:cs="Arial"/>
              </w:rPr>
            </w:pPr>
            <w:r w:rsidRPr="004342C6">
              <w:rPr>
                <w:rFonts w:cs="Arial"/>
              </w:rPr>
              <w:t>Business Requirements Document</w:t>
            </w:r>
          </w:p>
        </w:tc>
      </w:tr>
      <w:tr w:rsidR="00B41689" w:rsidRPr="004342C6" w14:paraId="2CC0A354"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C921C8A" w14:textId="77777777" w:rsidR="00B41689" w:rsidRPr="004342C6" w:rsidRDefault="00B41689" w:rsidP="00BB74F1">
            <w:pPr>
              <w:spacing w:before="60" w:after="60"/>
              <w:rPr>
                <w:rFonts w:cs="Arial"/>
              </w:rPr>
            </w:pPr>
            <w:r w:rsidRPr="004342C6">
              <w:rPr>
                <w:rFonts w:cs="Arial"/>
              </w:rPr>
              <w:t>CAC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C5D9240" w14:textId="77777777" w:rsidR="00B41689" w:rsidRPr="004342C6" w:rsidRDefault="00B41689" w:rsidP="00BB74F1">
            <w:pPr>
              <w:spacing w:before="60" w:after="60"/>
              <w:rPr>
                <w:rFonts w:cs="Arial"/>
              </w:rPr>
            </w:pPr>
            <w:r w:rsidRPr="004342C6">
              <w:rPr>
                <w:rFonts w:cs="Arial"/>
              </w:rPr>
              <w:t>Certified Application Counselor</w:t>
            </w:r>
          </w:p>
        </w:tc>
      </w:tr>
      <w:tr w:rsidR="00B41689" w:rsidRPr="004342C6" w14:paraId="0922D817"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5468D94" w14:textId="77777777" w:rsidR="00B41689" w:rsidRPr="004342C6" w:rsidRDefault="00B41689" w:rsidP="00BB74F1">
            <w:pPr>
              <w:spacing w:before="60" w:after="60"/>
              <w:rPr>
                <w:rFonts w:cs="Arial"/>
              </w:rPr>
            </w:pPr>
            <w:r w:rsidRPr="004342C6">
              <w:rPr>
                <w:rFonts w:cs="Arial"/>
              </w:rPr>
              <w:t>CCA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2EB24C38" w14:textId="77777777" w:rsidR="00B41689" w:rsidRPr="004342C6" w:rsidRDefault="00B41689" w:rsidP="00BB74F1">
            <w:pPr>
              <w:spacing w:before="60" w:after="60"/>
              <w:rPr>
                <w:rFonts w:cs="Arial"/>
              </w:rPr>
            </w:pPr>
            <w:r w:rsidRPr="004342C6">
              <w:rPr>
                <w:rFonts w:cs="Arial"/>
              </w:rPr>
              <w:t>Health Connector state entity (QHP program focused)</w:t>
            </w:r>
          </w:p>
        </w:tc>
      </w:tr>
      <w:tr w:rsidR="00B41689" w:rsidRPr="004342C6" w14:paraId="6AB470D7"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8C8925F" w14:textId="77777777" w:rsidR="00B41689" w:rsidRPr="004342C6" w:rsidRDefault="00B41689" w:rsidP="00BB74F1">
            <w:pPr>
              <w:spacing w:before="60" w:after="60"/>
              <w:rPr>
                <w:rFonts w:cs="Arial"/>
              </w:rPr>
            </w:pPr>
            <w:r w:rsidRPr="004342C6">
              <w:rPr>
                <w:rFonts w:cs="Arial"/>
              </w:rPr>
              <w:t>CCA Only Household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1A3F9D6" w14:textId="2C387760" w:rsidR="00B41689" w:rsidRPr="004342C6" w:rsidRDefault="00B41689" w:rsidP="00BB74F1">
            <w:pPr>
              <w:spacing w:before="60" w:after="60"/>
              <w:rPr>
                <w:rFonts w:cs="Arial"/>
              </w:rPr>
            </w:pPr>
            <w:r w:rsidRPr="004342C6">
              <w:rPr>
                <w:rFonts w:cs="Arial"/>
              </w:rPr>
              <w:t>A household will be considered a CCA only household if there are only CCA members in the application before renewal process starts. This includes partial MASSHEALTH as well</w:t>
            </w:r>
            <w:r w:rsidR="00B92CB2">
              <w:rPr>
                <w:rFonts w:cs="Arial"/>
              </w:rPr>
              <w:t>,</w:t>
            </w:r>
            <w:r w:rsidRPr="004342C6">
              <w:rPr>
                <w:rFonts w:cs="Arial"/>
              </w:rPr>
              <w:t xml:space="preserve"> i.e.</w:t>
            </w:r>
            <w:r w:rsidR="00B92CB2">
              <w:rPr>
                <w:rFonts w:cs="Arial"/>
              </w:rPr>
              <w:t>,</w:t>
            </w:r>
            <w:r w:rsidRPr="004342C6">
              <w:rPr>
                <w:rFonts w:cs="Arial"/>
              </w:rPr>
              <w:t xml:space="preserve"> the individuals who are eligible for Connector benefits and a wrapping MASSHEALTH benefit (Limited, HSN, or CMSP).</w:t>
            </w:r>
          </w:p>
        </w:tc>
      </w:tr>
      <w:tr w:rsidR="00B41689" w:rsidRPr="004342C6" w14:paraId="43E9AA6A"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759C9BD" w14:textId="77777777" w:rsidR="00B41689" w:rsidRPr="004342C6" w:rsidRDefault="00B41689" w:rsidP="00BB74F1">
            <w:pPr>
              <w:spacing w:before="60" w:after="60"/>
              <w:rPr>
                <w:rFonts w:cs="Arial"/>
              </w:rPr>
            </w:pPr>
            <w:r w:rsidRPr="004342C6">
              <w:rPr>
                <w:rFonts w:cs="Arial"/>
              </w:rPr>
              <w:t>CE</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3A9D2523" w14:textId="77777777" w:rsidR="00B41689" w:rsidRPr="004342C6" w:rsidRDefault="00B41689" w:rsidP="00BB74F1">
            <w:pPr>
              <w:spacing w:after="120" w:line="276" w:lineRule="auto"/>
              <w:rPr>
                <w:rFonts w:cs="Arial"/>
              </w:rPr>
            </w:pPr>
            <w:r w:rsidRPr="004342C6">
              <w:rPr>
                <w:rFonts w:cs="Arial"/>
              </w:rPr>
              <w:t>Closed Enrollment</w:t>
            </w:r>
          </w:p>
          <w:p w14:paraId="39A68283" w14:textId="77777777" w:rsidR="00B41689" w:rsidRPr="004342C6" w:rsidRDefault="00B41689" w:rsidP="00BB74F1">
            <w:pPr>
              <w:spacing w:before="60" w:after="60"/>
              <w:rPr>
                <w:rFonts w:cs="Arial"/>
              </w:rPr>
            </w:pPr>
            <w:r w:rsidRPr="004342C6">
              <w:rPr>
                <w:rFonts w:cs="Arial"/>
              </w:rPr>
              <w:t>Note: CCA allows enrollment if a qualifying event is submitted and documented. This does not apply to MassHealth programs.</w:t>
            </w:r>
          </w:p>
        </w:tc>
      </w:tr>
      <w:tr w:rsidR="00B41689" w:rsidRPr="004342C6" w14:paraId="0C53A918"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63B81A4" w14:textId="77777777" w:rsidR="00B41689" w:rsidRPr="004342C6" w:rsidRDefault="00B41689" w:rsidP="00BB74F1">
            <w:pPr>
              <w:spacing w:before="60" w:after="60"/>
              <w:rPr>
                <w:rFonts w:cs="Arial"/>
              </w:rPr>
            </w:pPr>
            <w:r w:rsidRPr="004342C6">
              <w:rPr>
                <w:rFonts w:cs="Arial"/>
              </w:rPr>
              <w:t>CMS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3E96850" w14:textId="77777777" w:rsidR="00B41689" w:rsidRPr="004342C6" w:rsidRDefault="00B41689" w:rsidP="00BB74F1">
            <w:pPr>
              <w:spacing w:before="60" w:after="60"/>
              <w:rPr>
                <w:rFonts w:cs="Arial"/>
              </w:rPr>
            </w:pPr>
            <w:r w:rsidRPr="004342C6">
              <w:rPr>
                <w:rFonts w:cs="Arial"/>
              </w:rPr>
              <w:t>Centers for Medicare &amp; Medicaid Services</w:t>
            </w:r>
          </w:p>
        </w:tc>
      </w:tr>
      <w:tr w:rsidR="00B41689" w:rsidRPr="004342C6" w14:paraId="74E369B0"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08AC401" w14:textId="77777777" w:rsidR="00B41689" w:rsidRPr="004342C6" w:rsidRDefault="00B41689" w:rsidP="00BB74F1">
            <w:pPr>
              <w:spacing w:before="60" w:after="60"/>
              <w:rPr>
                <w:rFonts w:cs="Arial"/>
              </w:rPr>
            </w:pPr>
            <w:r w:rsidRPr="004342C6">
              <w:rPr>
                <w:rFonts w:cs="Arial"/>
              </w:rPr>
              <w:br w:type="page"/>
              <w:t>Complex Household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68E1C60" w14:textId="77777777" w:rsidR="00B41689" w:rsidRPr="004342C6" w:rsidRDefault="00B41689" w:rsidP="00BB74F1">
            <w:pPr>
              <w:spacing w:before="60" w:after="60"/>
              <w:rPr>
                <w:rFonts w:cs="Arial"/>
              </w:rPr>
            </w:pPr>
            <w:r w:rsidRPr="004342C6">
              <w:rPr>
                <w:rFonts w:cs="Arial"/>
              </w:rPr>
              <w:t>An application that contains members who are eligible for more than one type of QHP and/or has multiple tax households</w:t>
            </w:r>
          </w:p>
        </w:tc>
      </w:tr>
      <w:tr w:rsidR="00B41689" w:rsidRPr="004342C6" w14:paraId="3E379B1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35A6FEF" w14:textId="77777777" w:rsidR="00B41689" w:rsidRPr="004342C6" w:rsidRDefault="00B41689" w:rsidP="00BB74F1">
            <w:pPr>
              <w:spacing w:before="60" w:after="60"/>
              <w:rPr>
                <w:rFonts w:cs="Arial"/>
              </w:rPr>
            </w:pPr>
            <w:r w:rsidRPr="004342C6">
              <w:rPr>
                <w:rFonts w:cs="Arial"/>
              </w:rPr>
              <w:t>CoM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F850C59" w14:textId="77777777" w:rsidR="00B41689" w:rsidRPr="004342C6" w:rsidRDefault="00B41689" w:rsidP="00BB74F1">
            <w:pPr>
              <w:spacing w:before="60" w:after="60"/>
              <w:rPr>
                <w:rFonts w:cs="Arial"/>
              </w:rPr>
            </w:pPr>
            <w:r w:rsidRPr="004342C6">
              <w:rPr>
                <w:rFonts w:cs="Arial"/>
              </w:rPr>
              <w:t>Commonwealth of Massachusetts.</w:t>
            </w:r>
          </w:p>
        </w:tc>
      </w:tr>
      <w:tr w:rsidR="00B41689" w:rsidRPr="004342C6" w14:paraId="1B5BB0D0"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6454BEB" w14:textId="77777777" w:rsidR="00B41689" w:rsidRPr="004342C6" w:rsidRDefault="00B41689" w:rsidP="00BB74F1">
            <w:pPr>
              <w:spacing w:before="60" w:after="60"/>
              <w:rPr>
                <w:rFonts w:cs="Arial"/>
              </w:rPr>
            </w:pPr>
            <w:r w:rsidRPr="004342C6">
              <w:rPr>
                <w:rFonts w:cs="Arial"/>
              </w:rPr>
              <w:t>CSR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B7E67A9" w14:textId="77777777" w:rsidR="00B41689" w:rsidRPr="004342C6" w:rsidRDefault="00B41689" w:rsidP="00BB74F1">
            <w:pPr>
              <w:spacing w:before="60" w:after="60"/>
              <w:rPr>
                <w:rFonts w:cs="Arial"/>
              </w:rPr>
            </w:pPr>
            <w:r w:rsidRPr="004342C6">
              <w:rPr>
                <w:rFonts w:cs="Arial"/>
              </w:rPr>
              <w:t>Customer Service Representative (Agent Portal Access)</w:t>
            </w:r>
          </w:p>
        </w:tc>
      </w:tr>
      <w:tr w:rsidR="00B41689" w:rsidRPr="004342C6" w14:paraId="7120D747"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79ADD0D" w14:textId="77777777" w:rsidR="00B41689" w:rsidRPr="004342C6" w:rsidRDefault="00B41689" w:rsidP="00BB74F1">
            <w:pPr>
              <w:spacing w:before="60" w:after="60"/>
              <w:rPr>
                <w:rFonts w:cs="Arial"/>
              </w:rPr>
            </w:pPr>
            <w:r w:rsidRPr="004342C6">
              <w:rPr>
                <w:rFonts w:cs="Arial"/>
              </w:rPr>
              <w:t>CMSP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B1F0C1E" w14:textId="77777777" w:rsidR="00B41689" w:rsidRPr="004342C6" w:rsidRDefault="00B41689" w:rsidP="00BB74F1">
            <w:pPr>
              <w:spacing w:before="60" w:after="60"/>
              <w:rPr>
                <w:rFonts w:cs="Arial"/>
              </w:rPr>
            </w:pPr>
            <w:r w:rsidRPr="004342C6">
              <w:rPr>
                <w:rFonts w:cs="Arial"/>
              </w:rPr>
              <w:t>Children's Medical Security Plan</w:t>
            </w:r>
          </w:p>
        </w:tc>
      </w:tr>
      <w:tr w:rsidR="00B41689" w:rsidRPr="004342C6" w14:paraId="549AF10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0CA2726" w14:textId="77777777" w:rsidR="00B41689" w:rsidRPr="004342C6" w:rsidRDefault="00B41689" w:rsidP="00BB74F1">
            <w:pPr>
              <w:spacing w:before="60" w:after="60"/>
              <w:rPr>
                <w:rFonts w:cs="Arial"/>
              </w:rPr>
            </w:pPr>
            <w:r w:rsidRPr="004342C6">
              <w:rPr>
                <w:rFonts w:cs="Arial"/>
              </w:rPr>
              <w:t>Dependent(s)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64C9FCA" w14:textId="77777777" w:rsidR="00B41689" w:rsidRPr="004342C6" w:rsidRDefault="00B41689" w:rsidP="00BB74F1">
            <w:pPr>
              <w:spacing w:before="60" w:after="60"/>
              <w:rPr>
                <w:rFonts w:cs="Arial"/>
              </w:rPr>
            </w:pPr>
            <w:r w:rsidRPr="004342C6">
              <w:rPr>
                <w:rFonts w:cs="Arial"/>
              </w:rPr>
              <w:t>Other individuals attached to the HOH/shopping group based on the application</w:t>
            </w:r>
          </w:p>
        </w:tc>
      </w:tr>
      <w:tr w:rsidR="00B41689" w:rsidRPr="004342C6" w14:paraId="2BF136D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71E9CC5" w14:textId="77777777" w:rsidR="00B41689" w:rsidRPr="004342C6" w:rsidRDefault="00B41689" w:rsidP="00BB74F1">
            <w:pPr>
              <w:spacing w:before="60" w:after="60"/>
              <w:rPr>
                <w:rFonts w:cs="Arial"/>
              </w:rPr>
            </w:pPr>
            <w:r w:rsidRPr="004342C6">
              <w:rPr>
                <w:rFonts w:cs="Arial"/>
              </w:rPr>
              <w:t>DMH</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C7126FB" w14:textId="77777777" w:rsidR="00B41689" w:rsidRPr="004342C6" w:rsidRDefault="00B41689" w:rsidP="00BB74F1">
            <w:pPr>
              <w:spacing w:before="60" w:after="60"/>
              <w:rPr>
                <w:rFonts w:cs="Arial"/>
              </w:rPr>
            </w:pPr>
            <w:r w:rsidRPr="004342C6">
              <w:rPr>
                <w:rFonts w:cs="Arial"/>
              </w:rPr>
              <w:t>Department of Mental Health</w:t>
            </w:r>
          </w:p>
        </w:tc>
      </w:tr>
      <w:tr w:rsidR="00B41689" w:rsidRPr="004342C6" w14:paraId="6C6B0E64"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FD2814B" w14:textId="77777777" w:rsidR="00B41689" w:rsidRPr="004342C6" w:rsidRDefault="00B41689" w:rsidP="00BB74F1">
            <w:pPr>
              <w:spacing w:before="60" w:after="60"/>
              <w:rPr>
                <w:rFonts w:cs="Arial"/>
              </w:rPr>
            </w:pPr>
            <w:r w:rsidRPr="004342C6">
              <w:rPr>
                <w:rFonts w:cs="Arial"/>
              </w:rPr>
              <w:t>DOB</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29B6FF40" w14:textId="77777777" w:rsidR="00B41689" w:rsidRPr="004342C6" w:rsidRDefault="00B41689" w:rsidP="00BB74F1">
            <w:pPr>
              <w:spacing w:before="60" w:after="60"/>
              <w:rPr>
                <w:rFonts w:cs="Arial"/>
              </w:rPr>
            </w:pPr>
            <w:r w:rsidRPr="004342C6">
              <w:rPr>
                <w:rFonts w:cs="Arial"/>
              </w:rPr>
              <w:t>An individual’s date of birth</w:t>
            </w:r>
          </w:p>
        </w:tc>
      </w:tr>
      <w:tr w:rsidR="00B41689" w:rsidRPr="004342C6" w14:paraId="44498861"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21411DB" w14:textId="77777777" w:rsidR="00B41689" w:rsidRPr="004342C6" w:rsidRDefault="00B41689" w:rsidP="00BB74F1">
            <w:pPr>
              <w:spacing w:before="60" w:after="60"/>
              <w:rPr>
                <w:rFonts w:cs="Arial"/>
              </w:rPr>
            </w:pPr>
            <w:r w:rsidRPr="004342C6">
              <w:rPr>
                <w:rFonts w:cs="Arial"/>
              </w:rPr>
              <w:t>DOR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36FDDE65" w14:textId="77777777" w:rsidR="00B41689" w:rsidRPr="004342C6" w:rsidRDefault="00B41689" w:rsidP="00BB74F1">
            <w:pPr>
              <w:spacing w:before="60" w:after="60"/>
              <w:rPr>
                <w:rFonts w:cs="Arial"/>
              </w:rPr>
            </w:pPr>
            <w:r w:rsidRPr="004342C6">
              <w:rPr>
                <w:rFonts w:cs="Arial"/>
              </w:rPr>
              <w:t>Department of Revenue</w:t>
            </w:r>
          </w:p>
        </w:tc>
      </w:tr>
      <w:tr w:rsidR="00B41689" w:rsidRPr="004342C6" w14:paraId="09A6517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401DA36" w14:textId="77777777" w:rsidR="00B41689" w:rsidRPr="004342C6" w:rsidRDefault="00B41689" w:rsidP="00BB74F1">
            <w:pPr>
              <w:spacing w:before="60" w:after="60"/>
              <w:rPr>
                <w:rFonts w:cs="Arial"/>
              </w:rPr>
            </w:pPr>
            <w:r w:rsidRPr="004342C6">
              <w:rPr>
                <w:rFonts w:cs="Arial"/>
              </w:rPr>
              <w:t>EOHHS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61D35D0" w14:textId="77777777" w:rsidR="00B41689" w:rsidRPr="004342C6" w:rsidRDefault="00B41689" w:rsidP="00BB74F1">
            <w:pPr>
              <w:spacing w:before="60" w:after="60"/>
              <w:rPr>
                <w:rFonts w:cs="Arial"/>
              </w:rPr>
            </w:pPr>
            <w:r w:rsidRPr="004342C6">
              <w:rPr>
                <w:rFonts w:cs="Arial"/>
              </w:rPr>
              <w:t>Executive Office of Health and Human Services.</w:t>
            </w:r>
          </w:p>
        </w:tc>
      </w:tr>
      <w:tr w:rsidR="00B41689" w:rsidRPr="004342C6" w14:paraId="3070719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C911BF3" w14:textId="77777777" w:rsidR="00B41689" w:rsidRPr="004342C6" w:rsidRDefault="00B41689" w:rsidP="00BB74F1">
            <w:pPr>
              <w:spacing w:before="60" w:after="60"/>
              <w:rPr>
                <w:rFonts w:cs="Arial"/>
              </w:rPr>
            </w:pPr>
            <w:r w:rsidRPr="004342C6">
              <w:rPr>
                <w:rFonts w:cs="Arial"/>
              </w:rPr>
              <w:t>EDM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5EA168F" w14:textId="77777777" w:rsidR="00B41689" w:rsidRPr="004342C6" w:rsidRDefault="00B41689" w:rsidP="00BB74F1">
            <w:pPr>
              <w:spacing w:before="60" w:after="60"/>
              <w:rPr>
                <w:rFonts w:cs="Arial"/>
              </w:rPr>
            </w:pPr>
            <w:r w:rsidRPr="004342C6">
              <w:rPr>
                <w:rFonts w:cs="Arial"/>
              </w:rPr>
              <w:t>Electronic Document Management system</w:t>
            </w:r>
          </w:p>
        </w:tc>
      </w:tr>
      <w:tr w:rsidR="00B41689" w:rsidRPr="004342C6" w14:paraId="05C5AF2B"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4C3BC66" w14:textId="77777777" w:rsidR="00B41689" w:rsidRPr="004342C6" w:rsidRDefault="00B41689" w:rsidP="00BB74F1">
            <w:pPr>
              <w:spacing w:before="60" w:after="60"/>
              <w:rPr>
                <w:rFonts w:cs="Arial"/>
              </w:rPr>
            </w:pPr>
            <w:r w:rsidRPr="004342C6">
              <w:rPr>
                <w:rFonts w:cs="Arial"/>
              </w:rPr>
              <w:t>ESI</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41F7483" w14:textId="77777777" w:rsidR="00B41689" w:rsidRPr="004342C6" w:rsidRDefault="00B41689" w:rsidP="00BB74F1">
            <w:pPr>
              <w:spacing w:before="60" w:after="60"/>
              <w:rPr>
                <w:rFonts w:cs="Arial"/>
              </w:rPr>
            </w:pPr>
            <w:r w:rsidRPr="004342C6">
              <w:rPr>
                <w:rFonts w:cs="Arial"/>
              </w:rPr>
              <w:t>Employer-Sponsored Insurance</w:t>
            </w:r>
          </w:p>
        </w:tc>
      </w:tr>
      <w:tr w:rsidR="00B41689" w:rsidRPr="004342C6" w14:paraId="1BDB135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BDDB57A" w14:textId="77777777" w:rsidR="00B41689" w:rsidRPr="004342C6" w:rsidRDefault="00B41689" w:rsidP="00BB74F1">
            <w:pPr>
              <w:spacing w:before="60" w:after="60"/>
              <w:rPr>
                <w:rFonts w:cs="Arial"/>
              </w:rPr>
            </w:pPr>
            <w:r w:rsidRPr="004342C6">
              <w:rPr>
                <w:rFonts w:cs="Arial"/>
              </w:rPr>
              <w:t>FMS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387CD48" w14:textId="77777777" w:rsidR="00B41689" w:rsidRPr="004342C6" w:rsidRDefault="00B41689" w:rsidP="00BB74F1">
            <w:pPr>
              <w:spacing w:before="60" w:after="60"/>
              <w:rPr>
                <w:rFonts w:cs="Arial"/>
              </w:rPr>
            </w:pPr>
            <w:r w:rsidRPr="004342C6">
              <w:rPr>
                <w:rFonts w:cs="Arial"/>
              </w:rPr>
              <w:t>Financial Management System</w:t>
            </w:r>
          </w:p>
        </w:tc>
      </w:tr>
      <w:tr w:rsidR="00B41689" w:rsidRPr="004342C6" w14:paraId="40D49A6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E8164FE" w14:textId="77777777" w:rsidR="00B41689" w:rsidRPr="004342C6" w:rsidRDefault="00B41689" w:rsidP="00BB74F1">
            <w:pPr>
              <w:spacing w:before="60" w:after="60"/>
              <w:rPr>
                <w:rFonts w:cs="Arial"/>
              </w:rPr>
            </w:pPr>
            <w:r w:rsidRPr="004342C6">
              <w:rPr>
                <w:rFonts w:cs="Arial"/>
              </w:rPr>
              <w:t>FSD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50C3832" w14:textId="77777777" w:rsidR="00B41689" w:rsidRPr="004342C6" w:rsidRDefault="00B41689" w:rsidP="00BB74F1">
            <w:pPr>
              <w:spacing w:after="120" w:line="276" w:lineRule="auto"/>
              <w:rPr>
                <w:rFonts w:cs="Arial"/>
              </w:rPr>
            </w:pPr>
            <w:r w:rsidRPr="004342C6">
              <w:rPr>
                <w:rFonts w:cs="Arial"/>
              </w:rPr>
              <w:t>Functional Specification Document</w:t>
            </w:r>
          </w:p>
        </w:tc>
      </w:tr>
      <w:tr w:rsidR="00B41689" w:rsidRPr="004342C6" w14:paraId="2ACE3939"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7350D48" w14:textId="77777777" w:rsidR="00B41689" w:rsidRPr="004342C6" w:rsidRDefault="00B41689" w:rsidP="00BB74F1">
            <w:pPr>
              <w:spacing w:before="60" w:after="60"/>
              <w:rPr>
                <w:rFonts w:cs="Arial"/>
              </w:rPr>
            </w:pPr>
            <w:r w:rsidRPr="004342C6">
              <w:rPr>
                <w:rFonts w:cs="Arial"/>
              </w:rPr>
              <w:t>FPL</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94B5A27" w14:textId="77777777" w:rsidR="00B41689" w:rsidRPr="004342C6" w:rsidRDefault="00B41689" w:rsidP="00BB74F1">
            <w:pPr>
              <w:spacing w:after="120" w:line="276" w:lineRule="auto"/>
              <w:rPr>
                <w:rFonts w:cs="Arial"/>
              </w:rPr>
            </w:pPr>
            <w:r w:rsidRPr="004342C6">
              <w:rPr>
                <w:rFonts w:cs="Arial"/>
              </w:rPr>
              <w:t>Federal Poverty Level Table</w:t>
            </w:r>
          </w:p>
        </w:tc>
      </w:tr>
      <w:tr w:rsidR="00B41689" w:rsidRPr="004342C6" w14:paraId="14C5DBD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4761C3E" w14:textId="77777777" w:rsidR="00B41689" w:rsidRPr="004342C6" w:rsidRDefault="00B41689" w:rsidP="00BB74F1">
            <w:pPr>
              <w:spacing w:before="60" w:after="60"/>
              <w:rPr>
                <w:rFonts w:cs="Arial"/>
              </w:rPr>
            </w:pPr>
            <w:r w:rsidRPr="004342C6">
              <w:rPr>
                <w:rFonts w:cs="Arial"/>
              </w:rPr>
              <w:t>HOH</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2265CE1" w14:textId="77777777" w:rsidR="00B41689" w:rsidRPr="004342C6" w:rsidRDefault="00B41689" w:rsidP="00BB74F1">
            <w:pPr>
              <w:spacing w:after="120" w:line="276" w:lineRule="auto"/>
              <w:rPr>
                <w:rFonts w:cs="Arial"/>
              </w:rPr>
            </w:pPr>
            <w:r w:rsidRPr="004342C6">
              <w:rPr>
                <w:rFonts w:cs="Arial"/>
              </w:rPr>
              <w:t>Head of Household</w:t>
            </w:r>
          </w:p>
        </w:tc>
      </w:tr>
      <w:tr w:rsidR="00B41689" w:rsidRPr="004342C6" w14:paraId="14704C8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59062A4" w14:textId="77777777" w:rsidR="00B41689" w:rsidRPr="004342C6" w:rsidRDefault="00B41689" w:rsidP="00BB74F1">
            <w:pPr>
              <w:spacing w:before="60" w:after="60"/>
              <w:rPr>
                <w:rFonts w:cs="Arial"/>
              </w:rPr>
            </w:pPr>
            <w:r w:rsidRPr="004342C6">
              <w:rPr>
                <w:rFonts w:cs="Arial"/>
              </w:rPr>
              <w:lastRenderedPageBreak/>
              <w:t>HSN</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F24DE49" w14:textId="77777777" w:rsidR="00B41689" w:rsidRPr="004342C6" w:rsidRDefault="00B41689" w:rsidP="00BB74F1">
            <w:pPr>
              <w:spacing w:after="120" w:line="276" w:lineRule="auto"/>
              <w:rPr>
                <w:rFonts w:cs="Arial"/>
              </w:rPr>
            </w:pPr>
            <w:r w:rsidRPr="004342C6">
              <w:rPr>
                <w:rFonts w:cs="Arial"/>
              </w:rPr>
              <w:t>Health Safety Net</w:t>
            </w:r>
          </w:p>
        </w:tc>
      </w:tr>
      <w:tr w:rsidR="00B41689" w:rsidRPr="004342C6" w14:paraId="577D8C79"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33548EA" w14:textId="77777777" w:rsidR="00B41689" w:rsidRPr="004342C6" w:rsidRDefault="00B41689" w:rsidP="00BB74F1">
            <w:pPr>
              <w:spacing w:before="60" w:after="60"/>
              <w:rPr>
                <w:rFonts w:cs="Arial"/>
              </w:rPr>
            </w:pPr>
            <w:r w:rsidRPr="004342C6">
              <w:rPr>
                <w:rFonts w:cs="Arial"/>
              </w:rPr>
              <w:t>hC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E3AF960" w14:textId="77777777" w:rsidR="00B41689" w:rsidRPr="004342C6" w:rsidRDefault="00B41689" w:rsidP="00BB74F1">
            <w:pPr>
              <w:spacing w:after="120" w:line="276" w:lineRule="auto"/>
              <w:rPr>
                <w:rFonts w:cs="Arial"/>
              </w:rPr>
            </w:pPr>
            <w:r w:rsidRPr="004342C6">
              <w:rPr>
                <w:rFonts w:cs="Arial"/>
              </w:rPr>
              <w:t>hCentive</w:t>
            </w:r>
          </w:p>
        </w:tc>
      </w:tr>
      <w:tr w:rsidR="00B41689" w:rsidRPr="004342C6" w14:paraId="6525F766"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682EB6E" w14:textId="77777777" w:rsidR="00B41689" w:rsidRPr="004342C6" w:rsidRDefault="00B41689" w:rsidP="00BB74F1">
            <w:pPr>
              <w:spacing w:before="60" w:after="60"/>
              <w:rPr>
                <w:rFonts w:cs="Arial"/>
              </w:rPr>
            </w:pPr>
            <w:r w:rsidRPr="004342C6">
              <w:rPr>
                <w:rFonts w:cs="Arial"/>
              </w:rPr>
              <w:t>HIX</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78E9CE5" w14:textId="77777777" w:rsidR="00B41689" w:rsidRPr="004342C6" w:rsidRDefault="00B41689" w:rsidP="00BB74F1">
            <w:pPr>
              <w:spacing w:after="120" w:line="276" w:lineRule="auto"/>
              <w:rPr>
                <w:rFonts w:cs="Arial"/>
              </w:rPr>
            </w:pPr>
            <w:r w:rsidRPr="004342C6">
              <w:rPr>
                <w:rFonts w:cs="Arial"/>
              </w:rPr>
              <w:t>Health Insurance Exchange</w:t>
            </w:r>
          </w:p>
        </w:tc>
      </w:tr>
      <w:tr w:rsidR="00B41689" w:rsidRPr="004342C6" w14:paraId="0C48066E"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C90E7B5" w14:textId="77777777" w:rsidR="00B41689" w:rsidRPr="004342C6" w:rsidRDefault="00B41689" w:rsidP="00BB74F1">
            <w:pPr>
              <w:spacing w:before="60" w:after="60"/>
              <w:rPr>
                <w:rFonts w:cs="Arial"/>
              </w:rPr>
            </w:pPr>
            <w:r w:rsidRPr="004342C6">
              <w:rPr>
                <w:rFonts w:cs="Arial"/>
              </w:rPr>
              <w:t>IES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E15FAEC" w14:textId="77777777" w:rsidR="00B41689" w:rsidRPr="004342C6" w:rsidRDefault="00B41689" w:rsidP="00BB74F1">
            <w:pPr>
              <w:spacing w:after="120" w:line="276" w:lineRule="auto"/>
              <w:rPr>
                <w:rFonts w:cs="Arial"/>
              </w:rPr>
            </w:pPr>
            <w:r w:rsidRPr="004342C6">
              <w:rPr>
                <w:rFonts w:cs="Arial"/>
              </w:rPr>
              <w:t>Integrated Eligibility System</w:t>
            </w:r>
          </w:p>
        </w:tc>
      </w:tr>
      <w:tr w:rsidR="00B41689" w:rsidRPr="004342C6" w14:paraId="18B41AF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22B6382" w14:textId="77777777" w:rsidR="00B41689" w:rsidRPr="004342C6" w:rsidRDefault="00B41689" w:rsidP="00BB74F1">
            <w:pPr>
              <w:spacing w:before="60" w:after="60"/>
              <w:rPr>
                <w:rFonts w:cs="Arial"/>
              </w:rPr>
            </w:pPr>
            <w:r w:rsidRPr="004342C6">
              <w:rPr>
                <w:rFonts w:cs="Arial"/>
              </w:rPr>
              <w:t>JAD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59538E3" w14:textId="77777777" w:rsidR="00B41689" w:rsidRPr="004342C6" w:rsidRDefault="00B41689" w:rsidP="00BB74F1">
            <w:pPr>
              <w:spacing w:after="120" w:line="276" w:lineRule="auto"/>
              <w:rPr>
                <w:rFonts w:cs="Arial"/>
              </w:rPr>
            </w:pPr>
            <w:r w:rsidRPr="004342C6">
              <w:rPr>
                <w:rFonts w:cs="Arial"/>
              </w:rPr>
              <w:t>Joint Application Design</w:t>
            </w:r>
          </w:p>
        </w:tc>
      </w:tr>
      <w:tr w:rsidR="00B41689" w:rsidRPr="004342C6" w14:paraId="529AE11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07AEF36" w14:textId="77777777" w:rsidR="00B41689" w:rsidRPr="004342C6" w:rsidRDefault="00B41689" w:rsidP="00BB74F1">
            <w:pPr>
              <w:spacing w:before="60" w:after="60"/>
              <w:rPr>
                <w:rFonts w:cs="Arial"/>
              </w:rPr>
            </w:pPr>
            <w:r w:rsidRPr="004342C6">
              <w:rPr>
                <w:rFonts w:cs="Arial"/>
              </w:rPr>
              <w:t>JRM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737CC07" w14:textId="77777777" w:rsidR="00B41689" w:rsidRPr="004342C6" w:rsidRDefault="00B41689" w:rsidP="00BB74F1">
            <w:pPr>
              <w:spacing w:after="120" w:line="276" w:lineRule="auto"/>
              <w:rPr>
                <w:rFonts w:cs="Arial"/>
              </w:rPr>
            </w:pPr>
            <w:r w:rsidRPr="004342C6">
              <w:rPr>
                <w:rFonts w:cs="Arial"/>
              </w:rPr>
              <w:t>Joint Requirement Meeting.</w:t>
            </w:r>
          </w:p>
        </w:tc>
      </w:tr>
      <w:tr w:rsidR="00B41689" w:rsidRPr="004342C6" w14:paraId="637BBD7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ABAF4B2" w14:textId="77777777" w:rsidR="00B41689" w:rsidRPr="004342C6" w:rsidRDefault="00B41689" w:rsidP="00BB74F1">
            <w:pPr>
              <w:spacing w:before="60" w:after="60"/>
              <w:rPr>
                <w:rFonts w:cs="Arial"/>
              </w:rPr>
            </w:pPr>
            <w:r w:rsidRPr="004342C6">
              <w:rPr>
                <w:rFonts w:cs="Arial"/>
              </w:rPr>
              <w:t>MAGI</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14A1E5E" w14:textId="77777777" w:rsidR="00B41689" w:rsidRPr="004342C6" w:rsidRDefault="00B41689" w:rsidP="00BB74F1">
            <w:pPr>
              <w:spacing w:after="120" w:line="276" w:lineRule="auto"/>
              <w:rPr>
                <w:rFonts w:cs="Arial"/>
              </w:rPr>
            </w:pPr>
            <w:r w:rsidRPr="004342C6">
              <w:rPr>
                <w:rFonts w:cs="Arial"/>
              </w:rPr>
              <w:t>Modified Adjusted Gross Income</w:t>
            </w:r>
          </w:p>
        </w:tc>
      </w:tr>
      <w:tr w:rsidR="00B41689" w:rsidRPr="004342C6" w14:paraId="0BD29F3E"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D2126E0" w14:textId="77777777" w:rsidR="00B41689" w:rsidRPr="004342C6" w:rsidRDefault="00B41689" w:rsidP="00BB74F1">
            <w:pPr>
              <w:spacing w:before="60" w:after="60"/>
              <w:rPr>
                <w:rFonts w:cs="Arial"/>
              </w:rPr>
            </w:pPr>
            <w:r w:rsidRPr="004342C6">
              <w:rPr>
                <w:rFonts w:cs="Arial"/>
              </w:rPr>
              <w:t>Member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BDD1746" w14:textId="77777777" w:rsidR="00B41689" w:rsidRPr="004342C6" w:rsidRDefault="00B41689" w:rsidP="00BB74F1">
            <w:pPr>
              <w:spacing w:after="120" w:line="276" w:lineRule="auto"/>
              <w:rPr>
                <w:rFonts w:cs="Arial"/>
              </w:rPr>
            </w:pPr>
            <w:r w:rsidRPr="004342C6">
              <w:rPr>
                <w:rFonts w:cs="Arial"/>
              </w:rPr>
              <w:t>Any individual that has successfully been enrolled in a plan</w:t>
            </w:r>
          </w:p>
        </w:tc>
      </w:tr>
      <w:tr w:rsidR="00B41689" w:rsidRPr="004342C6" w14:paraId="5C9BEC4E"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A33B397" w14:textId="77777777" w:rsidR="00B41689" w:rsidRPr="004342C6" w:rsidRDefault="00B41689" w:rsidP="00BB74F1">
            <w:pPr>
              <w:spacing w:before="60" w:after="60"/>
              <w:rPr>
                <w:rFonts w:cs="Arial"/>
              </w:rPr>
            </w:pPr>
            <w:r w:rsidRPr="004342C6">
              <w:rPr>
                <w:rFonts w:cs="Arial"/>
              </w:rPr>
              <w:t>MassHealth</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C7D65D3" w14:textId="77777777" w:rsidR="00B41689" w:rsidRPr="004342C6" w:rsidRDefault="00B41689" w:rsidP="00BB74F1">
            <w:pPr>
              <w:spacing w:after="120" w:line="276" w:lineRule="auto"/>
              <w:rPr>
                <w:rFonts w:cs="Arial"/>
              </w:rPr>
            </w:pPr>
            <w:r w:rsidRPr="004342C6">
              <w:rPr>
                <w:rFonts w:cs="Arial"/>
              </w:rPr>
              <w:t>MassHealth state entity</w:t>
            </w:r>
          </w:p>
          <w:p w14:paraId="11B80B73" w14:textId="77777777" w:rsidR="00B41689" w:rsidRPr="004342C6" w:rsidRDefault="00B41689" w:rsidP="00BB74F1">
            <w:pPr>
              <w:spacing w:after="120" w:line="276" w:lineRule="auto"/>
              <w:rPr>
                <w:rFonts w:cs="Arial"/>
              </w:rPr>
            </w:pPr>
            <w:r w:rsidRPr="004342C6">
              <w:rPr>
                <w:rFonts w:cs="Arial"/>
              </w:rPr>
              <w:t>Note: MassHealth is a program that administers Medicaid, CHIP, and other subsidized health insurance programs, such as CMSP and the Health Safety Net for eligible Massachusetts residents.</w:t>
            </w:r>
          </w:p>
        </w:tc>
      </w:tr>
      <w:tr w:rsidR="00B41689" w:rsidRPr="004342C6" w14:paraId="0D2E859A"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4C548A5" w14:textId="77777777" w:rsidR="00B41689" w:rsidRPr="004342C6" w:rsidRDefault="00B41689" w:rsidP="00BB74F1">
            <w:pPr>
              <w:spacing w:before="60" w:after="60"/>
              <w:rPr>
                <w:rFonts w:cs="Arial"/>
              </w:rPr>
            </w:pPr>
            <w:r w:rsidRPr="004342C6">
              <w:rPr>
                <w:rFonts w:cs="Arial"/>
              </w:rPr>
              <w:t>MassHealth only household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F80D9C0" w14:textId="77777777" w:rsidR="00B41689" w:rsidRPr="004342C6" w:rsidRDefault="00B41689" w:rsidP="00BB74F1">
            <w:pPr>
              <w:spacing w:after="120" w:line="276" w:lineRule="auto"/>
              <w:rPr>
                <w:rFonts w:cs="Arial"/>
              </w:rPr>
            </w:pPr>
            <w:r w:rsidRPr="004342C6">
              <w:rPr>
                <w:rFonts w:cs="Arial"/>
              </w:rPr>
              <w:t>A household will be considered as MassHealth only household if all the members in the household are full MassHealth eligible.</w:t>
            </w:r>
          </w:p>
        </w:tc>
      </w:tr>
      <w:tr w:rsidR="00B41689" w:rsidRPr="004342C6" w14:paraId="58D86C5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CC81952" w14:textId="77777777" w:rsidR="00B41689" w:rsidRPr="004342C6" w:rsidRDefault="00B41689" w:rsidP="00BB74F1">
            <w:pPr>
              <w:spacing w:before="60" w:after="60"/>
              <w:rPr>
                <w:rFonts w:cs="Arial"/>
              </w:rPr>
            </w:pPr>
            <w:r w:rsidRPr="004342C6">
              <w:rPr>
                <w:rFonts w:cs="Arial"/>
              </w:rPr>
              <w:t>Mixed Household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3380375B" w14:textId="77777777" w:rsidR="00B41689" w:rsidRPr="004342C6" w:rsidRDefault="00B41689" w:rsidP="00BB74F1">
            <w:pPr>
              <w:spacing w:after="120" w:line="276" w:lineRule="auto"/>
              <w:rPr>
                <w:rFonts w:cs="Arial"/>
              </w:rPr>
            </w:pPr>
            <w:r w:rsidRPr="004342C6">
              <w:rPr>
                <w:rFonts w:cs="Arial"/>
              </w:rPr>
              <w:t>Mixed HHs will be any applications where there are two or more than two members and one of them has a MassHealth benefit without a Connector determination (ex: Standard, CarePlus, Family Assistance, CommonHealth, or just MassHealth Limited/no CCA determination).</w:t>
            </w:r>
          </w:p>
        </w:tc>
      </w:tr>
      <w:tr w:rsidR="00B41689" w:rsidRPr="004342C6" w14:paraId="4EBD03DE"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1C1D826" w14:textId="77777777" w:rsidR="00B41689" w:rsidRPr="004342C6" w:rsidRDefault="00B41689" w:rsidP="00BB74F1">
            <w:pPr>
              <w:spacing w:before="60" w:after="60"/>
              <w:rPr>
                <w:rFonts w:cs="Arial"/>
              </w:rPr>
            </w:pPr>
            <w:r w:rsidRPr="004342C6">
              <w:rPr>
                <w:rFonts w:cs="Arial"/>
              </w:rPr>
              <w:t>MMIS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48DCB4D" w14:textId="77777777" w:rsidR="00B41689" w:rsidRPr="004342C6" w:rsidRDefault="00B41689" w:rsidP="00BB74F1">
            <w:pPr>
              <w:spacing w:after="120" w:line="276" w:lineRule="auto"/>
              <w:rPr>
                <w:rFonts w:cs="Arial"/>
              </w:rPr>
            </w:pPr>
            <w:r w:rsidRPr="004342C6">
              <w:rPr>
                <w:rFonts w:cs="Arial"/>
              </w:rPr>
              <w:t>Medicaid Management Information Systems</w:t>
            </w:r>
          </w:p>
        </w:tc>
      </w:tr>
      <w:tr w:rsidR="00B41689" w:rsidRPr="004342C6" w14:paraId="730B212A"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44A43A4" w14:textId="77777777" w:rsidR="00B41689" w:rsidRPr="004342C6" w:rsidRDefault="00B41689" w:rsidP="00BB74F1">
            <w:pPr>
              <w:spacing w:before="60" w:after="60"/>
              <w:rPr>
                <w:rFonts w:cs="Arial"/>
              </w:rPr>
            </w:pPr>
            <w:r w:rsidRPr="004342C6">
              <w:rPr>
                <w:rFonts w:cs="Arial"/>
              </w:rPr>
              <w:t>Non-ESI MEC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011B9A0" w14:textId="77777777" w:rsidR="00B41689" w:rsidRPr="004342C6" w:rsidRDefault="00B41689" w:rsidP="00BB74F1">
            <w:pPr>
              <w:spacing w:after="120" w:line="276" w:lineRule="auto"/>
              <w:rPr>
                <w:rFonts w:cs="Arial"/>
              </w:rPr>
            </w:pPr>
            <w:r w:rsidRPr="004342C6">
              <w:rPr>
                <w:rFonts w:cs="Arial"/>
              </w:rPr>
              <w:t>Non-Employer Sponsored Insurance Minimal Essential Coverage</w:t>
            </w:r>
          </w:p>
        </w:tc>
      </w:tr>
      <w:tr w:rsidR="00B41689" w:rsidRPr="004342C6" w14:paraId="31D34592"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D0433C9" w14:textId="77777777" w:rsidR="00B41689" w:rsidRPr="004342C6" w:rsidRDefault="00B41689" w:rsidP="00BB74F1">
            <w:pPr>
              <w:spacing w:before="60" w:after="60"/>
              <w:rPr>
                <w:rFonts w:cs="Arial"/>
              </w:rPr>
            </w:pPr>
            <w:r w:rsidRPr="004342C6">
              <w:rPr>
                <w:rFonts w:cs="Arial"/>
              </w:rPr>
              <w:t>NFR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5434C4E" w14:textId="77777777" w:rsidR="00B41689" w:rsidRPr="004342C6" w:rsidRDefault="00B41689" w:rsidP="00BB74F1">
            <w:pPr>
              <w:spacing w:after="120" w:line="276" w:lineRule="auto"/>
              <w:rPr>
                <w:rFonts w:cs="Arial"/>
              </w:rPr>
            </w:pPr>
            <w:r w:rsidRPr="004342C6">
              <w:rPr>
                <w:rFonts w:cs="Arial"/>
              </w:rPr>
              <w:t>Nonfunctional Requirement</w:t>
            </w:r>
          </w:p>
        </w:tc>
      </w:tr>
      <w:tr w:rsidR="00B41689" w:rsidRPr="004342C6" w14:paraId="1AAB3B39"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120C7FC" w14:textId="77777777" w:rsidR="00B41689" w:rsidRPr="004342C6" w:rsidRDefault="00B41689" w:rsidP="00BB74F1">
            <w:pPr>
              <w:spacing w:before="60" w:after="60"/>
              <w:rPr>
                <w:rFonts w:cs="Arial"/>
              </w:rPr>
            </w:pPr>
            <w:r w:rsidRPr="004342C6">
              <w:rPr>
                <w:rFonts w:cs="Arial"/>
              </w:rPr>
              <w:t>Non-FA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31A4CF23" w14:textId="77777777" w:rsidR="00B41689" w:rsidRPr="004342C6" w:rsidRDefault="00B41689" w:rsidP="00BB74F1">
            <w:pPr>
              <w:spacing w:after="120" w:line="276" w:lineRule="auto"/>
              <w:rPr>
                <w:rFonts w:cs="Arial"/>
              </w:rPr>
            </w:pPr>
            <w:r w:rsidRPr="004342C6">
              <w:rPr>
                <w:rFonts w:cs="Arial"/>
              </w:rPr>
              <w:t>Non- Financial Assistance</w:t>
            </w:r>
          </w:p>
        </w:tc>
      </w:tr>
      <w:tr w:rsidR="00B41689" w:rsidRPr="004342C6" w14:paraId="4D9A592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60BB474" w14:textId="77777777" w:rsidR="00B41689" w:rsidRPr="004342C6" w:rsidRDefault="00B41689" w:rsidP="00BB74F1">
            <w:pPr>
              <w:spacing w:before="60" w:after="60"/>
              <w:rPr>
                <w:rFonts w:cs="Arial"/>
              </w:rPr>
            </w:pPr>
            <w:r w:rsidRPr="004342C6">
              <w:rPr>
                <w:rFonts w:cs="Arial"/>
              </w:rPr>
              <w:t>NTT</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A168933" w14:textId="77777777" w:rsidR="00B41689" w:rsidRPr="004342C6" w:rsidRDefault="00B41689" w:rsidP="00BB74F1">
            <w:pPr>
              <w:spacing w:after="120" w:line="276" w:lineRule="auto"/>
              <w:rPr>
                <w:rFonts w:cs="Arial"/>
              </w:rPr>
            </w:pPr>
            <w:r w:rsidRPr="004342C6">
              <w:rPr>
                <w:rFonts w:cs="Arial"/>
              </w:rPr>
              <w:t>The vendor for QHP Call Center, Notice Generation, and Financial System Services</w:t>
            </w:r>
          </w:p>
        </w:tc>
      </w:tr>
      <w:tr w:rsidR="00B41689" w:rsidRPr="004342C6" w14:paraId="6997FB38"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55BB956" w14:textId="77777777" w:rsidR="00B41689" w:rsidRPr="004342C6" w:rsidRDefault="00B41689" w:rsidP="00BB74F1">
            <w:pPr>
              <w:spacing w:before="60" w:after="60"/>
              <w:rPr>
                <w:rFonts w:cs="Arial"/>
              </w:rPr>
            </w:pPr>
            <w:r w:rsidRPr="004342C6">
              <w:rPr>
                <w:rFonts w:cs="Arial"/>
              </w:rPr>
              <w:t>OE or OEP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AE1F59B" w14:textId="77777777" w:rsidR="00B41689" w:rsidRPr="004342C6" w:rsidRDefault="00B41689" w:rsidP="00BB74F1">
            <w:pPr>
              <w:autoSpaceDE w:val="0"/>
              <w:autoSpaceDN w:val="0"/>
              <w:spacing w:before="40" w:after="40" w:line="240" w:lineRule="atLeast"/>
              <w:rPr>
                <w:rFonts w:cs="Arial"/>
              </w:rPr>
            </w:pPr>
            <w:r w:rsidRPr="004342C6">
              <w:rPr>
                <w:rFonts w:cs="Arial"/>
              </w:rPr>
              <w:t>Open Enrollment Period (varies each year)</w:t>
            </w:r>
          </w:p>
        </w:tc>
      </w:tr>
      <w:tr w:rsidR="00B41689" w:rsidRPr="004342C6" w14:paraId="77D8EF2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68D913A" w14:textId="77777777" w:rsidR="00B41689" w:rsidRPr="004342C6" w:rsidRDefault="00B41689" w:rsidP="00BB74F1">
            <w:pPr>
              <w:spacing w:before="60" w:after="60"/>
              <w:rPr>
                <w:rFonts w:cs="Arial"/>
              </w:rPr>
            </w:pPr>
            <w:r w:rsidRPr="004342C6">
              <w:rPr>
                <w:rFonts w:cs="Arial"/>
              </w:rPr>
              <w:t>PD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009178B" w14:textId="77777777" w:rsidR="00B41689" w:rsidRPr="004342C6" w:rsidRDefault="00B41689" w:rsidP="00BB74F1">
            <w:pPr>
              <w:autoSpaceDE w:val="0"/>
              <w:autoSpaceDN w:val="0"/>
              <w:spacing w:before="40" w:after="40" w:line="240" w:lineRule="atLeast"/>
              <w:rPr>
                <w:rFonts w:cs="Arial"/>
              </w:rPr>
            </w:pPr>
            <w:r w:rsidRPr="004342C6">
              <w:rPr>
                <w:rFonts w:cs="Arial"/>
              </w:rPr>
              <w:t>Program Determination.</w:t>
            </w:r>
          </w:p>
        </w:tc>
      </w:tr>
      <w:tr w:rsidR="00B41689" w:rsidRPr="004342C6" w14:paraId="799C4BD8"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85CC70D" w14:textId="77777777" w:rsidR="00B41689" w:rsidRPr="004342C6" w:rsidRDefault="00B41689" w:rsidP="00BB74F1">
            <w:pPr>
              <w:spacing w:before="60" w:after="60"/>
              <w:rPr>
                <w:rFonts w:cs="Arial"/>
              </w:rPr>
            </w:pPr>
            <w:r w:rsidRPr="004342C6">
              <w:rPr>
                <w:rFonts w:cs="Arial"/>
              </w:rPr>
              <w:t>Partial MassHealth</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A4D1144" w14:textId="77777777" w:rsidR="00B41689" w:rsidRPr="004342C6" w:rsidRDefault="00B41689" w:rsidP="00BB74F1">
            <w:pPr>
              <w:autoSpaceDE w:val="0"/>
              <w:autoSpaceDN w:val="0"/>
              <w:spacing w:before="40" w:after="40" w:line="240" w:lineRule="atLeast"/>
              <w:rPr>
                <w:rFonts w:cs="Arial"/>
              </w:rPr>
            </w:pPr>
            <w:r w:rsidRPr="004342C6">
              <w:rPr>
                <w:rFonts w:cs="Arial"/>
              </w:rPr>
              <w:t>Partial MassHealth is an ‘emergency’ or ‘fill in the gap’ coverage provided by MassHealth to people who do not qualify for Full MassHealth but qualifies for the criteria set by MassHealth for getting Partial MassHealth. It’s not considered Minimum Essential Coverage (MEC) as it does not provide full coverage. Partial MassHealth can be given to people with or without a CCA benefit. Currently, HIX offers 3 programs which come under Partial MassHealth – Health Safety Net (HSN), Children’s Medical Security Plan (CMSP) and Limited.</w:t>
            </w:r>
          </w:p>
        </w:tc>
      </w:tr>
      <w:tr w:rsidR="00B41689" w:rsidRPr="004342C6" w14:paraId="678883F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C169E44" w14:textId="77777777" w:rsidR="00B41689" w:rsidRPr="004342C6" w:rsidRDefault="00B41689" w:rsidP="00BB74F1">
            <w:pPr>
              <w:spacing w:before="60" w:after="60"/>
              <w:rPr>
                <w:rFonts w:cs="Arial"/>
              </w:rPr>
            </w:pPr>
            <w:r w:rsidRPr="004342C6">
              <w:rPr>
                <w:rFonts w:cs="Arial"/>
              </w:rPr>
              <w:t>PRD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AC2A033" w14:textId="77777777" w:rsidR="00B41689" w:rsidRPr="004342C6" w:rsidRDefault="00B41689" w:rsidP="00BB74F1">
            <w:pPr>
              <w:autoSpaceDE w:val="0"/>
              <w:autoSpaceDN w:val="0"/>
              <w:spacing w:before="40" w:after="40" w:line="240" w:lineRule="atLeast"/>
              <w:rPr>
                <w:rFonts w:cs="Arial"/>
              </w:rPr>
            </w:pPr>
            <w:r w:rsidRPr="004342C6">
              <w:rPr>
                <w:rFonts w:cs="Arial"/>
              </w:rPr>
              <w:t>Product Requirement Document</w:t>
            </w:r>
          </w:p>
        </w:tc>
      </w:tr>
      <w:tr w:rsidR="00B41689" w:rsidRPr="004342C6" w14:paraId="7E1D7C22"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B3C7B57" w14:textId="77777777" w:rsidR="00B41689" w:rsidRPr="004342C6" w:rsidRDefault="00B41689" w:rsidP="00BB74F1">
            <w:pPr>
              <w:spacing w:before="60" w:after="60"/>
              <w:rPr>
                <w:rFonts w:cs="Arial"/>
              </w:rPr>
            </w:pPr>
            <w:r w:rsidRPr="004342C6">
              <w:rPr>
                <w:rFonts w:cs="Arial"/>
              </w:rPr>
              <w:t>PPACA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A54B12A" w14:textId="77777777" w:rsidR="00B41689" w:rsidRPr="004342C6" w:rsidRDefault="00B41689" w:rsidP="00BB74F1">
            <w:pPr>
              <w:autoSpaceDE w:val="0"/>
              <w:autoSpaceDN w:val="0"/>
              <w:spacing w:before="40" w:after="40" w:line="240" w:lineRule="atLeast"/>
              <w:rPr>
                <w:rFonts w:cs="Arial"/>
              </w:rPr>
            </w:pPr>
            <w:r w:rsidRPr="004342C6">
              <w:rPr>
                <w:rFonts w:cs="Arial"/>
              </w:rPr>
              <w:t>Patient Protection and Affordable Care Act</w:t>
            </w:r>
          </w:p>
        </w:tc>
      </w:tr>
      <w:tr w:rsidR="003342FF" w:rsidRPr="004342C6" w14:paraId="3670E24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6375E8A" w14:textId="4E65596B" w:rsidR="003342FF" w:rsidRPr="004342C6" w:rsidRDefault="00C839B9" w:rsidP="00BB74F1">
            <w:pPr>
              <w:spacing w:before="60" w:after="60"/>
              <w:rPr>
                <w:rFonts w:cs="Arial"/>
              </w:rPr>
            </w:pPr>
            <w:r>
              <w:rPr>
                <w:rFonts w:cs="Arial"/>
              </w:rPr>
              <w:t>FSD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532BC5B" w14:textId="691D0173" w:rsidR="003342FF" w:rsidRPr="004342C6" w:rsidRDefault="003342FF" w:rsidP="00BB74F1">
            <w:pPr>
              <w:autoSpaceDE w:val="0"/>
              <w:autoSpaceDN w:val="0"/>
              <w:spacing w:before="40" w:after="40" w:line="240" w:lineRule="atLeast"/>
              <w:rPr>
                <w:rFonts w:cs="Arial"/>
              </w:rPr>
            </w:pPr>
            <w:r w:rsidRPr="004342C6">
              <w:rPr>
                <w:rFonts w:cs="Arial"/>
              </w:rPr>
              <w:t>Product Specification Document</w:t>
            </w:r>
          </w:p>
        </w:tc>
      </w:tr>
      <w:tr w:rsidR="00B41689" w:rsidRPr="004342C6" w14:paraId="3E70F942"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C30296C" w14:textId="77777777" w:rsidR="00B41689" w:rsidRPr="004342C6" w:rsidRDefault="00B41689" w:rsidP="00BB74F1">
            <w:pPr>
              <w:spacing w:before="60" w:after="60"/>
              <w:rPr>
                <w:rFonts w:cs="Arial"/>
              </w:rPr>
            </w:pPr>
            <w:r w:rsidRPr="004342C6">
              <w:rPr>
                <w:rFonts w:cs="Arial"/>
              </w:rPr>
              <w:t>QHP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EB204D9" w14:textId="77777777" w:rsidR="00B41689" w:rsidRPr="004342C6" w:rsidRDefault="00B41689" w:rsidP="00BB74F1">
            <w:pPr>
              <w:autoSpaceDE w:val="0"/>
              <w:autoSpaceDN w:val="0"/>
              <w:spacing w:before="40" w:after="40" w:line="240" w:lineRule="atLeast"/>
              <w:rPr>
                <w:rFonts w:cs="Arial"/>
              </w:rPr>
            </w:pPr>
            <w:r w:rsidRPr="004342C6">
              <w:rPr>
                <w:rFonts w:cs="Arial"/>
              </w:rPr>
              <w:t>Qualified Health Plan</w:t>
            </w:r>
          </w:p>
        </w:tc>
      </w:tr>
      <w:tr w:rsidR="00B41689" w:rsidRPr="004342C6" w14:paraId="65CDE52A"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F173FB5" w14:textId="77777777" w:rsidR="00B41689" w:rsidRPr="004342C6" w:rsidRDefault="00B41689" w:rsidP="00BB74F1">
            <w:pPr>
              <w:spacing w:before="60" w:after="60"/>
              <w:rPr>
                <w:rFonts w:cs="Arial"/>
              </w:rPr>
            </w:pPr>
            <w:r w:rsidRPr="004342C6">
              <w:rPr>
                <w:rFonts w:cs="Arial"/>
              </w:rPr>
              <w:t>QDP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9F3B75B" w14:textId="77777777" w:rsidR="00B41689" w:rsidRPr="004342C6" w:rsidRDefault="00B41689" w:rsidP="00BB74F1">
            <w:pPr>
              <w:autoSpaceDE w:val="0"/>
              <w:autoSpaceDN w:val="0"/>
              <w:spacing w:before="40" w:after="40" w:line="240" w:lineRule="atLeast"/>
              <w:rPr>
                <w:rFonts w:cs="Arial"/>
              </w:rPr>
            </w:pPr>
            <w:r w:rsidRPr="004342C6">
              <w:rPr>
                <w:rFonts w:cs="Arial"/>
              </w:rPr>
              <w:t>Qualified Dental Plan</w:t>
            </w:r>
          </w:p>
        </w:tc>
      </w:tr>
      <w:tr w:rsidR="00B41689" w:rsidRPr="004342C6" w14:paraId="1EEA7067"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6DD648F" w14:textId="77777777" w:rsidR="00B41689" w:rsidRPr="004342C6" w:rsidRDefault="00B41689" w:rsidP="00BB74F1">
            <w:pPr>
              <w:spacing w:before="60" w:after="60"/>
              <w:rPr>
                <w:rFonts w:cs="Arial"/>
              </w:rPr>
            </w:pPr>
            <w:r w:rsidRPr="004342C6">
              <w:rPr>
                <w:rFonts w:cs="Arial"/>
              </w:rPr>
              <w:t>RAC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66795CC" w14:textId="77777777" w:rsidR="00B41689" w:rsidRPr="004342C6" w:rsidRDefault="00B41689" w:rsidP="00BB74F1">
            <w:pPr>
              <w:autoSpaceDE w:val="0"/>
              <w:autoSpaceDN w:val="0"/>
              <w:spacing w:before="40" w:after="40" w:line="240" w:lineRule="atLeast"/>
              <w:rPr>
                <w:rFonts w:cs="Arial"/>
              </w:rPr>
            </w:pPr>
            <w:r w:rsidRPr="004342C6">
              <w:rPr>
                <w:rFonts w:cs="Arial"/>
              </w:rPr>
              <w:t>Report a Change (now referred to as Life Event Change-LEC)</w:t>
            </w:r>
          </w:p>
        </w:tc>
      </w:tr>
      <w:tr w:rsidR="00B41689" w:rsidRPr="004342C6" w14:paraId="56957717"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2E6E939" w14:textId="77777777" w:rsidR="00B41689" w:rsidRPr="004342C6" w:rsidRDefault="00B41689" w:rsidP="00BB74F1">
            <w:pPr>
              <w:spacing w:before="60" w:after="60"/>
              <w:rPr>
                <w:rFonts w:cs="Arial"/>
              </w:rPr>
            </w:pPr>
            <w:r w:rsidRPr="004342C6">
              <w:rPr>
                <w:rFonts w:cs="Arial"/>
              </w:rPr>
              <w:t>RRV</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F8E0654" w14:textId="77777777" w:rsidR="00B41689" w:rsidRPr="004342C6" w:rsidRDefault="00B41689" w:rsidP="00BB74F1">
            <w:pPr>
              <w:autoSpaceDE w:val="0"/>
              <w:autoSpaceDN w:val="0"/>
              <w:spacing w:before="40" w:after="40" w:line="240" w:lineRule="atLeast"/>
              <w:rPr>
                <w:rFonts w:cs="Arial"/>
              </w:rPr>
            </w:pPr>
            <w:r w:rsidRPr="004342C6">
              <w:rPr>
                <w:rFonts w:cs="Arial"/>
              </w:rPr>
              <w:t>Renewal and Redetermination Verification</w:t>
            </w:r>
          </w:p>
        </w:tc>
      </w:tr>
      <w:tr w:rsidR="00B41689" w:rsidRPr="004342C6" w14:paraId="739D4120"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F069E7F" w14:textId="77777777" w:rsidR="00B41689" w:rsidRPr="004342C6" w:rsidRDefault="00B41689" w:rsidP="00BB74F1">
            <w:pPr>
              <w:spacing w:before="60" w:after="60"/>
              <w:rPr>
                <w:rFonts w:cs="Arial"/>
              </w:rPr>
            </w:pPr>
            <w:r w:rsidRPr="004342C6">
              <w:rPr>
                <w:rFonts w:cs="Arial"/>
              </w:rPr>
              <w:t>RTM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BFB529D" w14:textId="77777777" w:rsidR="00B41689" w:rsidRPr="004342C6" w:rsidRDefault="00B41689" w:rsidP="00BB74F1">
            <w:pPr>
              <w:autoSpaceDE w:val="0"/>
              <w:autoSpaceDN w:val="0"/>
              <w:spacing w:before="40" w:after="40" w:line="240" w:lineRule="atLeast"/>
              <w:rPr>
                <w:rFonts w:cs="Arial"/>
              </w:rPr>
            </w:pPr>
            <w:r w:rsidRPr="004342C6">
              <w:rPr>
                <w:rFonts w:cs="Arial"/>
              </w:rPr>
              <w:t>Requirements Traceability Matrix</w:t>
            </w:r>
          </w:p>
        </w:tc>
      </w:tr>
      <w:tr w:rsidR="00B41689" w:rsidRPr="004342C6" w14:paraId="0BE9FE2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2D85EA2" w14:textId="77777777" w:rsidR="00B41689" w:rsidRPr="004342C6" w:rsidRDefault="00B41689" w:rsidP="00BB74F1">
            <w:pPr>
              <w:spacing w:before="60" w:after="60"/>
              <w:rPr>
                <w:rFonts w:cs="Arial"/>
              </w:rPr>
            </w:pPr>
            <w:r w:rsidRPr="004342C6">
              <w:rPr>
                <w:rFonts w:cs="Arial"/>
              </w:rPr>
              <w:t>SDLC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1B37059" w14:textId="77777777" w:rsidR="00B41689" w:rsidRPr="004342C6" w:rsidRDefault="00B41689" w:rsidP="00BB74F1">
            <w:pPr>
              <w:autoSpaceDE w:val="0"/>
              <w:autoSpaceDN w:val="0"/>
              <w:spacing w:before="40" w:after="40" w:line="240" w:lineRule="atLeast"/>
              <w:rPr>
                <w:rFonts w:cs="Arial"/>
              </w:rPr>
            </w:pPr>
            <w:r w:rsidRPr="004342C6">
              <w:rPr>
                <w:rFonts w:cs="Arial"/>
              </w:rPr>
              <w:t>Software Development Life Cycle</w:t>
            </w:r>
          </w:p>
        </w:tc>
      </w:tr>
      <w:tr w:rsidR="00B41689" w:rsidRPr="004342C6" w14:paraId="32A8B77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AC79601" w14:textId="77777777" w:rsidR="00B41689" w:rsidRPr="004342C6" w:rsidRDefault="00B41689" w:rsidP="00BB74F1">
            <w:pPr>
              <w:spacing w:before="60" w:after="60"/>
              <w:rPr>
                <w:rFonts w:cs="Arial"/>
              </w:rPr>
            </w:pPr>
            <w:r w:rsidRPr="004342C6">
              <w:rPr>
                <w:rFonts w:cs="Arial"/>
              </w:rPr>
              <w:t>SEP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5D25F8E" w14:textId="77777777" w:rsidR="00B41689" w:rsidRPr="004342C6" w:rsidRDefault="00B41689" w:rsidP="00BB74F1">
            <w:pPr>
              <w:spacing w:before="60" w:after="60"/>
              <w:rPr>
                <w:rFonts w:cs="Arial"/>
              </w:rPr>
            </w:pPr>
            <w:r w:rsidRPr="004342C6">
              <w:rPr>
                <w:rFonts w:cs="Arial"/>
              </w:rPr>
              <w:t>Special Enrollment Period</w:t>
            </w:r>
          </w:p>
        </w:tc>
      </w:tr>
      <w:tr w:rsidR="00B41689" w:rsidRPr="004342C6" w14:paraId="7B7C2D3A"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D92DA6D" w14:textId="77777777" w:rsidR="00B41689" w:rsidRPr="004342C6" w:rsidRDefault="00B41689" w:rsidP="00BB74F1">
            <w:pPr>
              <w:spacing w:before="60" w:after="60"/>
              <w:rPr>
                <w:rFonts w:cs="Arial"/>
              </w:rPr>
            </w:pPr>
            <w:r w:rsidRPr="004342C6">
              <w:rPr>
                <w:rFonts w:cs="Arial"/>
              </w:rPr>
              <w:lastRenderedPageBreak/>
              <w:t>SSA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5D22FAF" w14:textId="77777777" w:rsidR="00B41689" w:rsidRPr="004342C6" w:rsidRDefault="00B41689" w:rsidP="00BB74F1">
            <w:pPr>
              <w:autoSpaceDE w:val="0"/>
              <w:autoSpaceDN w:val="0"/>
              <w:spacing w:before="40" w:after="40" w:line="240" w:lineRule="atLeast"/>
              <w:rPr>
                <w:rFonts w:cs="Arial"/>
              </w:rPr>
            </w:pPr>
            <w:r w:rsidRPr="004342C6">
              <w:rPr>
                <w:rFonts w:cs="Arial"/>
              </w:rPr>
              <w:t>Social Security Administration</w:t>
            </w:r>
          </w:p>
        </w:tc>
      </w:tr>
      <w:tr w:rsidR="00B41689" w:rsidRPr="004342C6" w14:paraId="0B1E2DF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5E01669" w14:textId="77777777" w:rsidR="00B41689" w:rsidRPr="004342C6" w:rsidRDefault="00B41689" w:rsidP="00BB74F1">
            <w:pPr>
              <w:spacing w:before="60" w:after="60"/>
              <w:rPr>
                <w:rFonts w:cs="Arial"/>
              </w:rPr>
            </w:pPr>
            <w:r w:rsidRPr="004342C6">
              <w:rPr>
                <w:rFonts w:cs="Arial"/>
              </w:rPr>
              <w:t>SSN</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0C89C39" w14:textId="77777777" w:rsidR="00B41689" w:rsidRPr="004342C6" w:rsidRDefault="00B41689" w:rsidP="00BB74F1">
            <w:pPr>
              <w:autoSpaceDE w:val="0"/>
              <w:autoSpaceDN w:val="0"/>
              <w:spacing w:before="40" w:after="40" w:line="240" w:lineRule="atLeast"/>
              <w:rPr>
                <w:rFonts w:cs="Arial"/>
              </w:rPr>
            </w:pPr>
            <w:r w:rsidRPr="004342C6">
              <w:rPr>
                <w:rFonts w:cs="Arial"/>
              </w:rPr>
              <w:t>Social Security Number</w:t>
            </w:r>
          </w:p>
        </w:tc>
      </w:tr>
      <w:tr w:rsidR="00B41689" w:rsidRPr="004342C6" w14:paraId="4E3C0E0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FD749B5" w14:textId="77777777" w:rsidR="00B41689" w:rsidRPr="004342C6" w:rsidRDefault="00B41689" w:rsidP="00BB74F1">
            <w:pPr>
              <w:spacing w:before="60" w:after="60"/>
              <w:rPr>
                <w:rFonts w:cs="Arial"/>
              </w:rPr>
            </w:pPr>
            <w:r w:rsidRPr="004342C6">
              <w:rPr>
                <w:rFonts w:cs="Arial"/>
              </w:rPr>
              <w:t>SSO</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213375D4" w14:textId="77777777" w:rsidR="00B41689" w:rsidRPr="004342C6" w:rsidRDefault="00B41689" w:rsidP="00BB74F1">
            <w:pPr>
              <w:autoSpaceDE w:val="0"/>
              <w:autoSpaceDN w:val="0"/>
              <w:spacing w:before="40" w:after="40" w:line="240" w:lineRule="atLeast"/>
              <w:rPr>
                <w:rFonts w:cs="Arial"/>
              </w:rPr>
            </w:pPr>
            <w:r w:rsidRPr="004342C6">
              <w:rPr>
                <w:rFonts w:cs="Arial"/>
              </w:rPr>
              <w:t>Single Sign-On</w:t>
            </w:r>
          </w:p>
        </w:tc>
      </w:tr>
      <w:tr w:rsidR="00B41689" w:rsidRPr="004342C6" w14:paraId="4ACB62B2"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0F2C502" w14:textId="77777777" w:rsidR="00B41689" w:rsidRPr="004342C6" w:rsidRDefault="00B41689" w:rsidP="00BB74F1">
            <w:pPr>
              <w:spacing w:before="60" w:after="60"/>
              <w:rPr>
                <w:rFonts w:cs="Arial"/>
              </w:rPr>
            </w:pPr>
            <w:r w:rsidRPr="004342C6">
              <w:rPr>
                <w:rFonts w:cs="Arial"/>
              </w:rPr>
              <w:t>TPL</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2C7CCCD9" w14:textId="77777777" w:rsidR="00B41689" w:rsidRPr="004342C6" w:rsidRDefault="00B41689" w:rsidP="00BB74F1">
            <w:pPr>
              <w:autoSpaceDE w:val="0"/>
              <w:autoSpaceDN w:val="0"/>
              <w:spacing w:before="40" w:after="40" w:line="240" w:lineRule="atLeast"/>
              <w:rPr>
                <w:rFonts w:cs="Arial"/>
              </w:rPr>
            </w:pPr>
            <w:r w:rsidRPr="004342C6">
              <w:rPr>
                <w:rFonts w:cs="Arial"/>
              </w:rPr>
              <w:t>Third Party Liability</w:t>
            </w:r>
          </w:p>
        </w:tc>
      </w:tr>
      <w:tr w:rsidR="00B41689" w:rsidRPr="004342C6" w14:paraId="505CC026"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796138A" w14:textId="77777777" w:rsidR="00B41689" w:rsidRPr="004342C6" w:rsidRDefault="00B41689" w:rsidP="00BB74F1">
            <w:pPr>
              <w:spacing w:before="60" w:after="60"/>
              <w:rPr>
                <w:rFonts w:cs="Arial"/>
              </w:rPr>
            </w:pPr>
            <w:r w:rsidRPr="004342C6">
              <w:rPr>
                <w:rFonts w:cs="Arial"/>
              </w:rPr>
              <w:t>TSD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3787CE8" w14:textId="77777777" w:rsidR="00B41689" w:rsidRPr="004342C6" w:rsidRDefault="00B41689" w:rsidP="00BB74F1">
            <w:pPr>
              <w:autoSpaceDE w:val="0"/>
              <w:autoSpaceDN w:val="0"/>
              <w:spacing w:before="40" w:after="40" w:line="240" w:lineRule="atLeast"/>
              <w:rPr>
                <w:rFonts w:cs="Arial"/>
              </w:rPr>
            </w:pPr>
            <w:r w:rsidRPr="004342C6">
              <w:rPr>
                <w:rFonts w:cs="Arial"/>
              </w:rPr>
              <w:t>Technical Specification Document.</w:t>
            </w:r>
          </w:p>
        </w:tc>
      </w:tr>
      <w:tr w:rsidR="00B41689" w:rsidRPr="004342C6" w14:paraId="4215E1D2"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14452EA" w14:textId="77777777" w:rsidR="00B41689" w:rsidRPr="004342C6" w:rsidRDefault="00B41689" w:rsidP="00BB74F1">
            <w:pPr>
              <w:spacing w:before="60" w:after="60"/>
              <w:rPr>
                <w:rFonts w:cs="Arial"/>
              </w:rPr>
            </w:pPr>
            <w:r w:rsidRPr="004342C6">
              <w:rPr>
                <w:rFonts w:cs="Arial"/>
              </w:rPr>
              <w:t>UI</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52D9E13" w14:textId="77777777" w:rsidR="00B41689" w:rsidRPr="004342C6" w:rsidRDefault="00B41689" w:rsidP="00BB74F1">
            <w:pPr>
              <w:spacing w:before="60" w:after="60"/>
              <w:rPr>
                <w:rFonts w:cs="Arial"/>
              </w:rPr>
            </w:pPr>
            <w:r w:rsidRPr="004342C6">
              <w:rPr>
                <w:rFonts w:cs="Arial"/>
              </w:rPr>
              <w:t>User Interface</w:t>
            </w:r>
          </w:p>
        </w:tc>
      </w:tr>
      <w:tr w:rsidR="00B41689" w:rsidRPr="004342C6" w14:paraId="3F0882A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C85017D" w14:textId="77777777" w:rsidR="00B41689" w:rsidRPr="004342C6" w:rsidRDefault="00B41689" w:rsidP="00BB74F1">
            <w:pPr>
              <w:spacing w:before="60" w:after="60"/>
              <w:rPr>
                <w:rFonts w:cs="Arial"/>
              </w:rPr>
            </w:pPr>
            <w:r w:rsidRPr="004342C6">
              <w:rPr>
                <w:rFonts w:cs="Arial"/>
              </w:rPr>
              <w:t>XML</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5970E32" w14:textId="77777777" w:rsidR="00B41689" w:rsidRPr="004342C6" w:rsidRDefault="00B41689" w:rsidP="00BB74F1">
            <w:pPr>
              <w:autoSpaceDE w:val="0"/>
              <w:autoSpaceDN w:val="0"/>
              <w:spacing w:before="40" w:after="40" w:line="240" w:lineRule="atLeast"/>
              <w:rPr>
                <w:rFonts w:cs="Arial"/>
              </w:rPr>
            </w:pPr>
            <w:r w:rsidRPr="004342C6">
              <w:rPr>
                <w:rFonts w:cs="Arial"/>
              </w:rPr>
              <w:t>Extensible Markup Language</w:t>
            </w:r>
          </w:p>
        </w:tc>
      </w:tr>
      <w:tr w:rsidR="00B41689" w:rsidRPr="004342C6" w14:paraId="5AA80B79"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48A4A6B" w14:textId="77777777" w:rsidR="00B41689" w:rsidRPr="004342C6" w:rsidRDefault="00B41689" w:rsidP="00BB74F1">
            <w:pPr>
              <w:spacing w:before="60" w:after="60"/>
              <w:rPr>
                <w:rFonts w:cs="Arial"/>
              </w:rPr>
            </w:pPr>
            <w:r w:rsidRPr="004342C6">
              <w:rPr>
                <w:rFonts w:cs="Arial"/>
              </w:rPr>
              <w:t>XSD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855B25B" w14:textId="77777777" w:rsidR="00B41689" w:rsidRPr="004342C6" w:rsidRDefault="00B41689" w:rsidP="00BB74F1">
            <w:pPr>
              <w:autoSpaceDE w:val="0"/>
              <w:autoSpaceDN w:val="0"/>
              <w:spacing w:before="40" w:after="40" w:line="240" w:lineRule="atLeast"/>
              <w:rPr>
                <w:rFonts w:cs="Arial"/>
              </w:rPr>
            </w:pPr>
            <w:r w:rsidRPr="004342C6">
              <w:rPr>
                <w:rFonts w:cs="Arial"/>
              </w:rPr>
              <w:t>XML Schema Definition</w:t>
            </w:r>
          </w:p>
        </w:tc>
      </w:tr>
    </w:tbl>
    <w:bookmarkEnd w:id="4281"/>
    <w:p w14:paraId="7BCD068E" w14:textId="77777777" w:rsidR="00B41689" w:rsidRPr="004342C6" w:rsidRDefault="00B41689" w:rsidP="00B41689">
      <w:pPr>
        <w:tabs>
          <w:tab w:val="left" w:pos="2985"/>
        </w:tabs>
        <w:rPr>
          <w:rFonts w:cs="Arial"/>
        </w:rPr>
      </w:pPr>
      <w:r w:rsidRPr="004342C6">
        <w:rPr>
          <w:rFonts w:cs="Arial"/>
        </w:rPr>
        <w:tab/>
      </w:r>
    </w:p>
    <w:p w14:paraId="48FF576D" w14:textId="3805992B" w:rsidR="00625EF4" w:rsidRPr="004342C6" w:rsidRDefault="00625EF4" w:rsidP="00B41689">
      <w:pPr>
        <w:rPr>
          <w:rFonts w:cs="Arial"/>
        </w:rPr>
      </w:pPr>
    </w:p>
    <w:sectPr w:rsidR="00625EF4" w:rsidRPr="004342C6" w:rsidSect="00EE7A34">
      <w:headerReference w:type="default" r:id="rId104"/>
      <w:footerReference w:type="default" r:id="rId10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062BF" w14:textId="77777777" w:rsidR="005B0845" w:rsidRDefault="005B0845" w:rsidP="00FD2AD1">
      <w:r>
        <w:separator/>
      </w:r>
    </w:p>
    <w:p w14:paraId="66E92043" w14:textId="77777777" w:rsidR="005B0845" w:rsidRDefault="005B0845"/>
  </w:endnote>
  <w:endnote w:type="continuationSeparator" w:id="0">
    <w:p w14:paraId="24287064" w14:textId="77777777" w:rsidR="005B0845" w:rsidRDefault="005B0845" w:rsidP="00FD2AD1">
      <w:r>
        <w:continuationSeparator/>
      </w:r>
    </w:p>
    <w:p w14:paraId="3E6C6F04" w14:textId="77777777" w:rsidR="005B0845" w:rsidRDefault="005B0845"/>
  </w:endnote>
  <w:endnote w:type="continuationNotice" w:id="1">
    <w:p w14:paraId="4E2ED36C" w14:textId="77777777" w:rsidR="005B0845" w:rsidRDefault="005B08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Eurostile">
    <w:altName w:val="Calibri"/>
    <w:panose1 w:val="020B0504020202050204"/>
    <w:charset w:val="4D"/>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Lucida Sans">
    <w:panose1 w:val="020B0602030504020204"/>
    <w:charset w:val="00"/>
    <w:family w:val="swiss"/>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Next">
    <w:altName w:val="Calibri"/>
    <w:panose1 w:val="020B0503020202020204"/>
    <w:charset w:val="00"/>
    <w:family w:val="swiss"/>
    <w:pitch w:val="variable"/>
    <w:sig w:usb0="8000002F" w:usb1="5000204A" w:usb2="00000000" w:usb3="00000000" w:csb0="0000009B" w:csb1="00000000"/>
  </w:font>
  <w:font w:name="-apple-system">
    <w:altName w:val="Cambri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BF3F" w14:textId="38A74E36" w:rsidR="007E1F63" w:rsidRDefault="007E1F63">
    <w:pPr>
      <w:pStyle w:val="Footer"/>
    </w:pPr>
  </w:p>
  <w:p w14:paraId="47610CFE" w14:textId="77777777" w:rsidR="007E1F63" w:rsidRDefault="007E1F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36E9" w14:textId="77777777" w:rsidR="007E1F63" w:rsidRDefault="007E1F63" w:rsidP="00FD2AD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009453"/>
      <w:docPartObj>
        <w:docPartGallery w:val="Page Numbers (Bottom of Page)"/>
        <w:docPartUnique/>
      </w:docPartObj>
    </w:sdtPr>
    <w:sdtEndPr>
      <w:rPr>
        <w:noProof/>
      </w:rPr>
    </w:sdtEndPr>
    <w:sdtContent>
      <w:p w14:paraId="68569674" w14:textId="3E293C1A" w:rsidR="007E1F63" w:rsidRDefault="007E1F63">
        <w:pPr>
          <w:pStyle w:val="Footer"/>
          <w:jc w:val="right"/>
        </w:pPr>
        <w:r>
          <w:fldChar w:fldCharType="begin"/>
        </w:r>
        <w:r>
          <w:instrText xml:space="preserve"> PAGE   \* MERGEFORMAT </w:instrText>
        </w:r>
        <w:r>
          <w:fldChar w:fldCharType="separate"/>
        </w:r>
        <w:r w:rsidR="00C77BF9">
          <w:rPr>
            <w:noProof/>
          </w:rPr>
          <w:t>16</w:t>
        </w:r>
        <w:r>
          <w:rPr>
            <w:noProof/>
          </w:rPr>
          <w:fldChar w:fldCharType="end"/>
        </w:r>
      </w:p>
    </w:sdtContent>
  </w:sdt>
  <w:p w14:paraId="5CD6CD9C" w14:textId="77777777" w:rsidR="007E1F63" w:rsidRDefault="007E1F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906221"/>
      <w:docPartObj>
        <w:docPartGallery w:val="Page Numbers (Bottom of Page)"/>
        <w:docPartUnique/>
      </w:docPartObj>
    </w:sdtPr>
    <w:sdtEndPr>
      <w:rPr>
        <w:noProof/>
      </w:rPr>
    </w:sdtEndPr>
    <w:sdtContent>
      <w:p w14:paraId="61145028" w14:textId="73EBB65F" w:rsidR="007E1F63" w:rsidRDefault="007E1F63">
        <w:pPr>
          <w:pStyle w:val="Footer"/>
          <w:jc w:val="right"/>
        </w:pPr>
        <w:r>
          <w:fldChar w:fldCharType="begin"/>
        </w:r>
        <w:r>
          <w:instrText xml:space="preserve"> PAGE   \* MERGEFORMAT </w:instrText>
        </w:r>
        <w:r>
          <w:fldChar w:fldCharType="separate"/>
        </w:r>
        <w:r w:rsidR="00C77BF9">
          <w:rPr>
            <w:noProof/>
          </w:rPr>
          <w:t>309</w:t>
        </w:r>
        <w:r>
          <w:rPr>
            <w:noProof/>
          </w:rPr>
          <w:fldChar w:fldCharType="end"/>
        </w:r>
      </w:p>
    </w:sdtContent>
  </w:sdt>
  <w:p w14:paraId="4BC0C0D3" w14:textId="77777777" w:rsidR="007E1F63" w:rsidRDefault="007E1F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0A6DA" w14:textId="77777777" w:rsidR="005B0845" w:rsidRDefault="005B0845" w:rsidP="00FD2AD1">
      <w:r>
        <w:separator/>
      </w:r>
    </w:p>
    <w:p w14:paraId="6B2DDFFF" w14:textId="77777777" w:rsidR="005B0845" w:rsidRDefault="005B0845"/>
  </w:footnote>
  <w:footnote w:type="continuationSeparator" w:id="0">
    <w:p w14:paraId="77E97319" w14:textId="77777777" w:rsidR="005B0845" w:rsidRDefault="005B0845" w:rsidP="00FD2AD1">
      <w:r>
        <w:continuationSeparator/>
      </w:r>
    </w:p>
    <w:p w14:paraId="51F175B9" w14:textId="77777777" w:rsidR="005B0845" w:rsidRDefault="005B0845"/>
  </w:footnote>
  <w:footnote w:type="continuationNotice" w:id="1">
    <w:p w14:paraId="6748775A" w14:textId="77777777" w:rsidR="005B0845" w:rsidRDefault="005B08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89E7" w14:textId="20055A58" w:rsidR="007E1F63" w:rsidRPr="00B65F4C" w:rsidRDefault="007E1F63" w:rsidP="008A7C0C">
    <w:pPr>
      <w:pStyle w:val="Header"/>
      <w:tabs>
        <w:tab w:val="right" w:pos="6480"/>
        <w:tab w:val="right" w:pos="9720"/>
      </w:tabs>
      <w:jc w:val="both"/>
    </w:pPr>
    <w:r>
      <w:rPr>
        <w:bCs/>
      </w:rPr>
      <w:t>MassHealth Eligibility Determination</w:t>
    </w:r>
    <w:r>
      <w:rPr>
        <w:bCs/>
      </w:rPr>
      <w:ptab w:relativeTo="margin" w:alignment="right" w:leader="none"/>
    </w:r>
    <w:r>
      <w:rPr>
        <w:bCs/>
      </w:rPr>
      <w:t>Product</w:t>
    </w:r>
    <w:r w:rsidRPr="00B65F4C">
      <w:rPr>
        <w:bCs/>
      </w:rPr>
      <w:t xml:space="preserve"> Specification Document</w:t>
    </w:r>
  </w:p>
  <w:p w14:paraId="5A2425FA" w14:textId="77777777" w:rsidR="007E1F63" w:rsidRDefault="007E1F63" w:rsidP="00FF752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BC70" w14:textId="77777777" w:rsidR="007E1F63" w:rsidRDefault="007E1F63" w:rsidP="00FD2AD1">
    <w:pPr>
      <w:pStyle w:val="Header"/>
      <w:ind w:left="-108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539C" w14:textId="32614595" w:rsidR="007E1F63" w:rsidRPr="00B65F4C" w:rsidRDefault="007E1F63" w:rsidP="00622642">
    <w:pPr>
      <w:pStyle w:val="Header"/>
      <w:tabs>
        <w:tab w:val="right" w:pos="6480"/>
        <w:tab w:val="right" w:pos="9720"/>
      </w:tabs>
      <w:jc w:val="both"/>
    </w:pPr>
    <w:r>
      <w:rPr>
        <w:bCs/>
      </w:rPr>
      <w:t>MassHealth Eligibility Determination</w:t>
    </w:r>
    <w:r>
      <w:rPr>
        <w:bCs/>
      </w:rPr>
      <w:ptab w:relativeTo="margin" w:alignment="right" w:leader="none"/>
    </w:r>
    <w:r>
      <w:rPr>
        <w:bCs/>
      </w:rPr>
      <w:t>Product</w:t>
    </w:r>
    <w:r w:rsidRPr="00B65F4C">
      <w:rPr>
        <w:bCs/>
      </w:rPr>
      <w:t xml:space="preserve"> Specification Document</w:t>
    </w:r>
  </w:p>
  <w:p w14:paraId="24A9D20E" w14:textId="33845F6F" w:rsidR="007E1F63" w:rsidRPr="00B65F4C" w:rsidRDefault="007E1F63" w:rsidP="002C3109">
    <w:pPr>
      <w:pStyle w:val="Header"/>
      <w:tabs>
        <w:tab w:val="right" w:pos="6480"/>
        <w:tab w:val="right" w:pos="9720"/>
      </w:tabs>
      <w:jc w:val="both"/>
    </w:pPr>
  </w:p>
  <w:p w14:paraId="6CAEF7AC" w14:textId="77777777" w:rsidR="007E1F63" w:rsidRDefault="007E1F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DC6B678"/>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03B0354"/>
    <w:multiLevelType w:val="multilevel"/>
    <w:tmpl w:val="C994A7EA"/>
    <w:lvl w:ilvl="0">
      <w:start w:val="1"/>
      <w:numFmt w:val="decimal"/>
      <w:lvlText w:val="%1."/>
      <w:lvlJc w:val="left"/>
      <w:pPr>
        <w:ind w:left="1350" w:hanging="360"/>
      </w:pPr>
      <w:rPr>
        <w:rFonts w:hint="default"/>
      </w:rPr>
    </w:lvl>
    <w:lvl w:ilvl="1">
      <w:start w:val="41"/>
      <w:numFmt w:val="decimal"/>
      <w:isLgl/>
      <w:lvlText w:val="%1.%2"/>
      <w:lvlJc w:val="left"/>
      <w:pPr>
        <w:ind w:left="1850" w:hanging="860"/>
      </w:pPr>
      <w:rPr>
        <w:rFonts w:hint="default"/>
      </w:rPr>
    </w:lvl>
    <w:lvl w:ilvl="2">
      <w:start w:val="7"/>
      <w:numFmt w:val="decimal"/>
      <w:isLgl/>
      <w:lvlText w:val="%1.%2.%3"/>
      <w:lvlJc w:val="left"/>
      <w:pPr>
        <w:ind w:left="1850" w:hanging="860"/>
      </w:pPr>
      <w:rPr>
        <w:rFonts w:hint="default"/>
      </w:rPr>
    </w:lvl>
    <w:lvl w:ilvl="3">
      <w:start w:val="1"/>
      <w:numFmt w:val="decimal"/>
      <w:isLgl/>
      <w:lvlText w:val="%1.%2.%3.%4"/>
      <w:lvlJc w:val="left"/>
      <w:pPr>
        <w:ind w:left="2070" w:hanging="108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790" w:hanging="1800"/>
      </w:pPr>
      <w:rPr>
        <w:rFonts w:hint="default"/>
      </w:rPr>
    </w:lvl>
    <w:lvl w:ilvl="8">
      <w:start w:val="1"/>
      <w:numFmt w:val="decimal"/>
      <w:isLgl/>
      <w:lvlText w:val="%1.%2.%3.%4.%5.%6.%7.%8.%9"/>
      <w:lvlJc w:val="left"/>
      <w:pPr>
        <w:ind w:left="2790" w:hanging="1800"/>
      </w:pPr>
      <w:rPr>
        <w:rFonts w:hint="default"/>
      </w:rPr>
    </w:lvl>
  </w:abstractNum>
  <w:abstractNum w:abstractNumId="2" w15:restartNumberingAfterBreak="0">
    <w:nsid w:val="00502ACD"/>
    <w:multiLevelType w:val="hybridMultilevel"/>
    <w:tmpl w:val="D396C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5E3DB0"/>
    <w:multiLevelType w:val="hybridMultilevel"/>
    <w:tmpl w:val="13E8289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00847549"/>
    <w:multiLevelType w:val="hybridMultilevel"/>
    <w:tmpl w:val="6B2AB2E4"/>
    <w:lvl w:ilvl="0" w:tplc="4B02F24A">
      <w:start w:val="1"/>
      <w:numFmt w:val="decimal"/>
      <w:lvlText w:val="%1."/>
      <w:lvlJc w:val="left"/>
      <w:pPr>
        <w:ind w:left="810" w:hanging="360"/>
      </w:pPr>
      <w:rPr>
        <w:rFonts w:asciiTheme="minorHAnsi" w:eastAsiaTheme="minorHAnsi" w:hAnsiTheme="minorHAnsi" w:cstheme="minorHAnsi"/>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5" w15:restartNumberingAfterBreak="0">
    <w:nsid w:val="008A4CE2"/>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08B0CF7"/>
    <w:multiLevelType w:val="hybridMultilevel"/>
    <w:tmpl w:val="D1460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23" w:hanging="360"/>
      </w:pPr>
      <w:rPr>
        <w:rFonts w:ascii="Courier New" w:hAnsi="Courier New" w:cs="Courier New" w:hint="default"/>
      </w:rPr>
    </w:lvl>
    <w:lvl w:ilvl="2" w:tplc="FFFFFFFF">
      <w:start w:val="1"/>
      <w:numFmt w:val="lowerRoman"/>
      <w:lvlText w:val="%3."/>
      <w:lvlJc w:val="right"/>
      <w:pPr>
        <w:ind w:left="697" w:hanging="180"/>
      </w:pPr>
    </w:lvl>
    <w:lvl w:ilvl="3" w:tplc="04090003">
      <w:start w:val="1"/>
      <w:numFmt w:val="bullet"/>
      <w:lvlText w:val="o"/>
      <w:lvlJc w:val="left"/>
      <w:pPr>
        <w:ind w:left="1417" w:hanging="360"/>
      </w:pPr>
      <w:rPr>
        <w:rFonts w:ascii="Courier New" w:hAnsi="Courier New" w:cs="Courier New" w:hint="default"/>
      </w:rPr>
    </w:lvl>
    <w:lvl w:ilvl="4" w:tplc="FFFFFFFF" w:tentative="1">
      <w:start w:val="1"/>
      <w:numFmt w:val="lowerLetter"/>
      <w:lvlText w:val="%5."/>
      <w:lvlJc w:val="left"/>
      <w:pPr>
        <w:ind w:left="2137" w:hanging="360"/>
      </w:pPr>
    </w:lvl>
    <w:lvl w:ilvl="5" w:tplc="FFFFFFFF" w:tentative="1">
      <w:start w:val="1"/>
      <w:numFmt w:val="lowerRoman"/>
      <w:lvlText w:val="%6."/>
      <w:lvlJc w:val="right"/>
      <w:pPr>
        <w:ind w:left="2857" w:hanging="180"/>
      </w:pPr>
    </w:lvl>
    <w:lvl w:ilvl="6" w:tplc="FFFFFFFF" w:tentative="1">
      <w:start w:val="1"/>
      <w:numFmt w:val="decimal"/>
      <w:lvlText w:val="%7."/>
      <w:lvlJc w:val="left"/>
      <w:pPr>
        <w:ind w:left="3577" w:hanging="360"/>
      </w:pPr>
    </w:lvl>
    <w:lvl w:ilvl="7" w:tplc="FFFFFFFF" w:tentative="1">
      <w:start w:val="1"/>
      <w:numFmt w:val="lowerLetter"/>
      <w:lvlText w:val="%8."/>
      <w:lvlJc w:val="left"/>
      <w:pPr>
        <w:ind w:left="4297" w:hanging="360"/>
      </w:pPr>
    </w:lvl>
    <w:lvl w:ilvl="8" w:tplc="FFFFFFFF" w:tentative="1">
      <w:start w:val="1"/>
      <w:numFmt w:val="lowerRoman"/>
      <w:lvlText w:val="%9."/>
      <w:lvlJc w:val="right"/>
      <w:pPr>
        <w:ind w:left="5017" w:hanging="180"/>
      </w:pPr>
    </w:lvl>
  </w:abstractNum>
  <w:abstractNum w:abstractNumId="7" w15:restartNumberingAfterBreak="0">
    <w:nsid w:val="00D62EE1"/>
    <w:multiLevelType w:val="hybridMultilevel"/>
    <w:tmpl w:val="CC1E3A0C"/>
    <w:lvl w:ilvl="0" w:tplc="4142E510">
      <w:start w:val="1"/>
      <w:numFmt w:val="decimal"/>
      <w:lvlText w:val="%1."/>
      <w:lvlJc w:val="left"/>
      <w:pPr>
        <w:ind w:left="243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00D8086B"/>
    <w:multiLevelType w:val="hybridMultilevel"/>
    <w:tmpl w:val="5D68D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E92A00"/>
    <w:multiLevelType w:val="hybridMultilevel"/>
    <w:tmpl w:val="D3D2AF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1135ADA"/>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1" w15:restartNumberingAfterBreak="0">
    <w:nsid w:val="01567C7C"/>
    <w:multiLevelType w:val="hybridMultilevel"/>
    <w:tmpl w:val="6F64ED8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15C6614"/>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3" w15:restartNumberingAfterBreak="0">
    <w:nsid w:val="01A11EF6"/>
    <w:multiLevelType w:val="hybridMultilevel"/>
    <w:tmpl w:val="5FBC1F2A"/>
    <w:lvl w:ilvl="0" w:tplc="0409000F">
      <w:start w:val="1"/>
      <w:numFmt w:val="decimal"/>
      <w:lvlText w:val="%1."/>
      <w:lvlJc w:val="left"/>
      <w:pPr>
        <w:ind w:left="126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4" w15:restartNumberingAfterBreak="0">
    <w:nsid w:val="01D869A0"/>
    <w:multiLevelType w:val="multilevel"/>
    <w:tmpl w:val="BAD2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216217"/>
    <w:multiLevelType w:val="multilevel"/>
    <w:tmpl w:val="A6DCF7E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2756341"/>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7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7" w15:restartNumberingAfterBreak="0">
    <w:nsid w:val="02923F32"/>
    <w:multiLevelType w:val="hybridMultilevel"/>
    <w:tmpl w:val="C45A2BC0"/>
    <w:lvl w:ilvl="0" w:tplc="7C2C28D4">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53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2FD4265"/>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032E2CB3"/>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88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0" w15:restartNumberingAfterBreak="0">
    <w:nsid w:val="03447832"/>
    <w:multiLevelType w:val="hybridMultilevel"/>
    <w:tmpl w:val="C20AAF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3697F1E"/>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3731010"/>
    <w:multiLevelType w:val="hybridMultilevel"/>
    <w:tmpl w:val="2686529E"/>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3C413DF"/>
    <w:multiLevelType w:val="hybridMultilevel"/>
    <w:tmpl w:val="223EE9D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5F4D91"/>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25" w15:restartNumberingAfterBreak="0">
    <w:nsid w:val="04782875"/>
    <w:multiLevelType w:val="hybridMultilevel"/>
    <w:tmpl w:val="712071BA"/>
    <w:lvl w:ilvl="0" w:tplc="7C2C28D4">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53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47A6ECF"/>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4A57061"/>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28" w15:restartNumberingAfterBreak="0">
    <w:nsid w:val="04B5383E"/>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04D467C1"/>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04DF0AB9"/>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051C36D2"/>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05287F3F"/>
    <w:multiLevelType w:val="hybridMultilevel"/>
    <w:tmpl w:val="961C24F2"/>
    <w:lvl w:ilvl="0" w:tplc="EFA658C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053736BF"/>
    <w:multiLevelType w:val="hybridMultilevel"/>
    <w:tmpl w:val="10E80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547210D"/>
    <w:multiLevelType w:val="hybridMultilevel"/>
    <w:tmpl w:val="26C493C2"/>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5524B65"/>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5E85038"/>
    <w:multiLevelType w:val="hybridMultilevel"/>
    <w:tmpl w:val="381ACE3A"/>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7" w15:restartNumberingAfterBreak="0">
    <w:nsid w:val="05F37D88"/>
    <w:multiLevelType w:val="hybridMultilevel"/>
    <w:tmpl w:val="2E68B4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06052726"/>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9" w15:restartNumberingAfterBreak="0">
    <w:nsid w:val="06550FC3"/>
    <w:multiLevelType w:val="hybridMultilevel"/>
    <w:tmpl w:val="9A5413DC"/>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065E6594"/>
    <w:multiLevelType w:val="hybridMultilevel"/>
    <w:tmpl w:val="759409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69C2D3B"/>
    <w:multiLevelType w:val="hybridMultilevel"/>
    <w:tmpl w:val="F55097A4"/>
    <w:lvl w:ilvl="0" w:tplc="04090001">
      <w:start w:val="1"/>
      <w:numFmt w:val="bullet"/>
      <w:lvlText w:val=""/>
      <w:lvlJc w:val="left"/>
      <w:pPr>
        <w:ind w:left="1602" w:hanging="360"/>
      </w:pPr>
      <w:rPr>
        <w:rFonts w:ascii="Symbol" w:hAnsi="Symbol" w:hint="default"/>
      </w:rPr>
    </w:lvl>
    <w:lvl w:ilvl="1" w:tplc="04090003" w:tentative="1">
      <w:start w:val="1"/>
      <w:numFmt w:val="bullet"/>
      <w:lvlText w:val="o"/>
      <w:lvlJc w:val="left"/>
      <w:pPr>
        <w:ind w:left="2322" w:hanging="360"/>
      </w:pPr>
      <w:rPr>
        <w:rFonts w:ascii="Courier New" w:hAnsi="Courier New" w:cs="Courier New" w:hint="default"/>
      </w:rPr>
    </w:lvl>
    <w:lvl w:ilvl="2" w:tplc="04090005" w:tentative="1">
      <w:start w:val="1"/>
      <w:numFmt w:val="bullet"/>
      <w:lvlText w:val=""/>
      <w:lvlJc w:val="left"/>
      <w:pPr>
        <w:ind w:left="3042" w:hanging="360"/>
      </w:pPr>
      <w:rPr>
        <w:rFonts w:ascii="Wingdings" w:hAnsi="Wingdings" w:hint="default"/>
      </w:rPr>
    </w:lvl>
    <w:lvl w:ilvl="3" w:tplc="04090001" w:tentative="1">
      <w:start w:val="1"/>
      <w:numFmt w:val="bullet"/>
      <w:lvlText w:val=""/>
      <w:lvlJc w:val="left"/>
      <w:pPr>
        <w:ind w:left="3762" w:hanging="360"/>
      </w:pPr>
      <w:rPr>
        <w:rFonts w:ascii="Symbol" w:hAnsi="Symbol" w:hint="default"/>
      </w:rPr>
    </w:lvl>
    <w:lvl w:ilvl="4" w:tplc="04090003" w:tentative="1">
      <w:start w:val="1"/>
      <w:numFmt w:val="bullet"/>
      <w:lvlText w:val="o"/>
      <w:lvlJc w:val="left"/>
      <w:pPr>
        <w:ind w:left="4482" w:hanging="360"/>
      </w:pPr>
      <w:rPr>
        <w:rFonts w:ascii="Courier New" w:hAnsi="Courier New" w:cs="Courier New" w:hint="default"/>
      </w:rPr>
    </w:lvl>
    <w:lvl w:ilvl="5" w:tplc="04090005" w:tentative="1">
      <w:start w:val="1"/>
      <w:numFmt w:val="bullet"/>
      <w:lvlText w:val=""/>
      <w:lvlJc w:val="left"/>
      <w:pPr>
        <w:ind w:left="5202" w:hanging="360"/>
      </w:pPr>
      <w:rPr>
        <w:rFonts w:ascii="Wingdings" w:hAnsi="Wingdings" w:hint="default"/>
      </w:rPr>
    </w:lvl>
    <w:lvl w:ilvl="6" w:tplc="04090001" w:tentative="1">
      <w:start w:val="1"/>
      <w:numFmt w:val="bullet"/>
      <w:lvlText w:val=""/>
      <w:lvlJc w:val="left"/>
      <w:pPr>
        <w:ind w:left="5922" w:hanging="360"/>
      </w:pPr>
      <w:rPr>
        <w:rFonts w:ascii="Symbol" w:hAnsi="Symbol" w:hint="default"/>
      </w:rPr>
    </w:lvl>
    <w:lvl w:ilvl="7" w:tplc="04090003" w:tentative="1">
      <w:start w:val="1"/>
      <w:numFmt w:val="bullet"/>
      <w:lvlText w:val="o"/>
      <w:lvlJc w:val="left"/>
      <w:pPr>
        <w:ind w:left="6642" w:hanging="360"/>
      </w:pPr>
      <w:rPr>
        <w:rFonts w:ascii="Courier New" w:hAnsi="Courier New" w:cs="Courier New" w:hint="default"/>
      </w:rPr>
    </w:lvl>
    <w:lvl w:ilvl="8" w:tplc="04090005" w:tentative="1">
      <w:start w:val="1"/>
      <w:numFmt w:val="bullet"/>
      <w:lvlText w:val=""/>
      <w:lvlJc w:val="left"/>
      <w:pPr>
        <w:ind w:left="7362" w:hanging="360"/>
      </w:pPr>
      <w:rPr>
        <w:rFonts w:ascii="Wingdings" w:hAnsi="Wingdings" w:hint="default"/>
      </w:rPr>
    </w:lvl>
  </w:abstractNum>
  <w:abstractNum w:abstractNumId="42" w15:restartNumberingAfterBreak="0">
    <w:nsid w:val="06C438B3"/>
    <w:multiLevelType w:val="hybridMultilevel"/>
    <w:tmpl w:val="B87CE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06C55E98"/>
    <w:multiLevelType w:val="hybridMultilevel"/>
    <w:tmpl w:val="FCEA54E8"/>
    <w:lvl w:ilvl="0" w:tplc="6DA49D3E">
      <w:start w:val="1"/>
      <w:numFmt w:val="decimal"/>
      <w:lvlText w:val="%1."/>
      <w:lvlJc w:val="left"/>
      <w:pPr>
        <w:ind w:left="1080" w:hanging="360"/>
      </w:pPr>
      <w:rPr>
        <w:rFonts w:hint="default"/>
      </w:rPr>
    </w:lvl>
    <w:lvl w:ilvl="1" w:tplc="B20E76F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06EC3756"/>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070F7D4E"/>
    <w:multiLevelType w:val="hybridMultilevel"/>
    <w:tmpl w:val="1E9E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7643DAA"/>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47" w15:restartNumberingAfterBreak="0">
    <w:nsid w:val="07737121"/>
    <w:multiLevelType w:val="multilevel"/>
    <w:tmpl w:val="3E50D7A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48" w15:restartNumberingAfterBreak="0">
    <w:nsid w:val="078D4D56"/>
    <w:multiLevelType w:val="hybridMultilevel"/>
    <w:tmpl w:val="66F409A2"/>
    <w:lvl w:ilvl="0" w:tplc="30CC63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7DA6C36"/>
    <w:multiLevelType w:val="hybridMultilevel"/>
    <w:tmpl w:val="424E30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85376C5"/>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086418AF"/>
    <w:multiLevelType w:val="hybridMultilevel"/>
    <w:tmpl w:val="3DE28D1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2" w15:restartNumberingAfterBreak="0">
    <w:nsid w:val="08A84B13"/>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3" w15:restartNumberingAfterBreak="0">
    <w:nsid w:val="08EF7522"/>
    <w:multiLevelType w:val="hybridMultilevel"/>
    <w:tmpl w:val="1D00F188"/>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1800" w:hanging="360"/>
      </w:pPr>
    </w:lvl>
    <w:lvl w:ilvl="4" w:tplc="04090017">
      <w:start w:val="1"/>
      <w:numFmt w:val="lowerLetter"/>
      <w:lvlText w:val="%5)"/>
      <w:lvlJc w:val="left"/>
      <w:pPr>
        <w:ind w:left="1440" w:hanging="360"/>
      </w:pPr>
    </w:lvl>
    <w:lvl w:ilvl="5" w:tplc="0409001B">
      <w:start w:val="1"/>
      <w:numFmt w:val="lowerRoman"/>
      <w:lvlText w:val="%6."/>
      <w:lvlJc w:val="right"/>
      <w:pPr>
        <w:ind w:left="5400" w:hanging="180"/>
      </w:pPr>
    </w:lvl>
    <w:lvl w:ilvl="6" w:tplc="0409000F">
      <w:start w:val="1"/>
      <w:numFmt w:val="decimal"/>
      <w:lvlText w:val="%7."/>
      <w:lvlJc w:val="left"/>
      <w:pPr>
        <w:ind w:left="180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4" w15:restartNumberingAfterBreak="0">
    <w:nsid w:val="08FB2DF1"/>
    <w:multiLevelType w:val="hybridMultilevel"/>
    <w:tmpl w:val="255A311A"/>
    <w:lvl w:ilvl="0" w:tplc="9EBC05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08FF4CB5"/>
    <w:multiLevelType w:val="hybridMultilevel"/>
    <w:tmpl w:val="533C9E82"/>
    <w:lvl w:ilvl="0" w:tplc="561C0492">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6" w15:restartNumberingAfterBreak="0">
    <w:nsid w:val="09110C6F"/>
    <w:multiLevelType w:val="hybridMultilevel"/>
    <w:tmpl w:val="553443C4"/>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7" w15:restartNumberingAfterBreak="0">
    <w:nsid w:val="091400C1"/>
    <w:multiLevelType w:val="hybridMultilevel"/>
    <w:tmpl w:val="27DED2DE"/>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8" w15:restartNumberingAfterBreak="0">
    <w:nsid w:val="091C1D3A"/>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9" w15:restartNumberingAfterBreak="0">
    <w:nsid w:val="097B73FC"/>
    <w:multiLevelType w:val="multilevel"/>
    <w:tmpl w:val="B20E5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9861C40"/>
    <w:multiLevelType w:val="hybridMultilevel"/>
    <w:tmpl w:val="A6941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9885F49"/>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62"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63" w15:restartNumberingAfterBreak="0">
    <w:nsid w:val="09D862B9"/>
    <w:multiLevelType w:val="hybridMultilevel"/>
    <w:tmpl w:val="4F8C3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0A25649C"/>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0A5A3F9E"/>
    <w:multiLevelType w:val="hybridMultilevel"/>
    <w:tmpl w:val="5FBC1F2A"/>
    <w:lvl w:ilvl="0" w:tplc="0409000F">
      <w:start w:val="1"/>
      <w:numFmt w:val="decimal"/>
      <w:lvlText w:val="%1."/>
      <w:lvlJc w:val="left"/>
      <w:pPr>
        <w:ind w:left="126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66" w15:restartNumberingAfterBreak="0">
    <w:nsid w:val="0A7553E1"/>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7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7" w15:restartNumberingAfterBreak="0">
    <w:nsid w:val="0A840AE9"/>
    <w:multiLevelType w:val="multilevel"/>
    <w:tmpl w:val="991C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8A0799"/>
    <w:multiLevelType w:val="hybridMultilevel"/>
    <w:tmpl w:val="9A5413D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0B0B5EDD"/>
    <w:multiLevelType w:val="hybridMultilevel"/>
    <w:tmpl w:val="578A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B2F39CC"/>
    <w:multiLevelType w:val="hybridMultilevel"/>
    <w:tmpl w:val="F46C9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B544005"/>
    <w:multiLevelType w:val="hybridMultilevel"/>
    <w:tmpl w:val="63263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0BA14982"/>
    <w:multiLevelType w:val="hybridMultilevel"/>
    <w:tmpl w:val="C2EEB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0BCE0A27"/>
    <w:multiLevelType w:val="multilevel"/>
    <w:tmpl w:val="640A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BDD437E"/>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0BDD5FEC"/>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6" w15:restartNumberingAfterBreak="0">
    <w:nsid w:val="0BE459F0"/>
    <w:multiLevelType w:val="hybridMultilevel"/>
    <w:tmpl w:val="37B69C60"/>
    <w:lvl w:ilvl="0" w:tplc="D9286A52">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7" w15:restartNumberingAfterBreak="0">
    <w:nsid w:val="0C041C72"/>
    <w:multiLevelType w:val="hybridMultilevel"/>
    <w:tmpl w:val="77F6A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C170B58"/>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79" w15:restartNumberingAfterBreak="0">
    <w:nsid w:val="0C387ABA"/>
    <w:multiLevelType w:val="hybridMultilevel"/>
    <w:tmpl w:val="18664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C595DF5"/>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81" w15:restartNumberingAfterBreak="0">
    <w:nsid w:val="0C776B4C"/>
    <w:multiLevelType w:val="hybridMultilevel"/>
    <w:tmpl w:val="BCF475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0CAE19FA"/>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83" w15:restartNumberingAfterBreak="0">
    <w:nsid w:val="0CB80EBD"/>
    <w:multiLevelType w:val="hybridMultilevel"/>
    <w:tmpl w:val="5A78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CD8A5C8"/>
    <w:multiLevelType w:val="hybridMultilevel"/>
    <w:tmpl w:val="10AE3238"/>
    <w:lvl w:ilvl="0" w:tplc="E7BC97E0">
      <w:start w:val="1"/>
      <w:numFmt w:val="decimal"/>
      <w:lvlText w:val="%1."/>
      <w:lvlJc w:val="left"/>
      <w:pPr>
        <w:ind w:left="720" w:hanging="360"/>
      </w:pPr>
    </w:lvl>
    <w:lvl w:ilvl="1" w:tplc="0B50691A">
      <w:start w:val="1"/>
      <w:numFmt w:val="lowerLetter"/>
      <w:lvlText w:val="%2."/>
      <w:lvlJc w:val="left"/>
      <w:pPr>
        <w:ind w:left="1440" w:hanging="360"/>
      </w:pPr>
    </w:lvl>
    <w:lvl w:ilvl="2" w:tplc="79C29D9A">
      <w:start w:val="1"/>
      <w:numFmt w:val="lowerRoman"/>
      <w:lvlText w:val="%3."/>
      <w:lvlJc w:val="right"/>
      <w:pPr>
        <w:ind w:left="2160" w:hanging="180"/>
      </w:pPr>
    </w:lvl>
    <w:lvl w:ilvl="3" w:tplc="B218D05E">
      <w:start w:val="1"/>
      <w:numFmt w:val="decimal"/>
      <w:lvlText w:val="%4."/>
      <w:lvlJc w:val="left"/>
      <w:pPr>
        <w:ind w:left="2880" w:hanging="360"/>
      </w:pPr>
    </w:lvl>
    <w:lvl w:ilvl="4" w:tplc="371C983C">
      <w:start w:val="1"/>
      <w:numFmt w:val="lowerLetter"/>
      <w:lvlText w:val="%5."/>
      <w:lvlJc w:val="left"/>
      <w:pPr>
        <w:ind w:left="3600" w:hanging="360"/>
      </w:pPr>
    </w:lvl>
    <w:lvl w:ilvl="5" w:tplc="ACCA44A4">
      <w:start w:val="1"/>
      <w:numFmt w:val="lowerRoman"/>
      <w:lvlText w:val="%6."/>
      <w:lvlJc w:val="right"/>
      <w:pPr>
        <w:ind w:left="4320" w:hanging="180"/>
      </w:pPr>
    </w:lvl>
    <w:lvl w:ilvl="6" w:tplc="DE563CAC">
      <w:start w:val="1"/>
      <w:numFmt w:val="decimal"/>
      <w:lvlText w:val="%7."/>
      <w:lvlJc w:val="left"/>
      <w:pPr>
        <w:ind w:left="5040" w:hanging="360"/>
      </w:pPr>
    </w:lvl>
    <w:lvl w:ilvl="7" w:tplc="17903BFE">
      <w:start w:val="1"/>
      <w:numFmt w:val="lowerLetter"/>
      <w:lvlText w:val="%8."/>
      <w:lvlJc w:val="left"/>
      <w:pPr>
        <w:ind w:left="5760" w:hanging="360"/>
      </w:pPr>
    </w:lvl>
    <w:lvl w:ilvl="8" w:tplc="037E4A0A">
      <w:start w:val="1"/>
      <w:numFmt w:val="lowerRoman"/>
      <w:lvlText w:val="%9."/>
      <w:lvlJc w:val="right"/>
      <w:pPr>
        <w:ind w:left="6480" w:hanging="180"/>
      </w:pPr>
    </w:lvl>
  </w:abstractNum>
  <w:abstractNum w:abstractNumId="85" w15:restartNumberingAfterBreak="0">
    <w:nsid w:val="0D0E7A00"/>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6" w15:restartNumberingAfterBreak="0">
    <w:nsid w:val="0D2A3265"/>
    <w:multiLevelType w:val="hybridMultilevel"/>
    <w:tmpl w:val="072EAC6A"/>
    <w:lvl w:ilvl="0" w:tplc="E7462C1E">
      <w:start w:val="1"/>
      <w:numFmt w:val="bullet"/>
      <w:pStyle w:val="Bullet"/>
      <w:lvlText w:val=""/>
      <w:lvlJc w:val="left"/>
      <w:pPr>
        <w:ind w:left="3960" w:hanging="360"/>
      </w:pPr>
      <w:rPr>
        <w:rFonts w:ascii="Symbol" w:hAnsi="Symbol" w:hint="default"/>
        <w:color w:val="000080"/>
      </w:rPr>
    </w:lvl>
    <w:lvl w:ilvl="1" w:tplc="04090003">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7" w15:restartNumberingAfterBreak="0">
    <w:nsid w:val="0D356D98"/>
    <w:multiLevelType w:val="hybridMultilevel"/>
    <w:tmpl w:val="173E28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0D650E38"/>
    <w:multiLevelType w:val="hybridMultilevel"/>
    <w:tmpl w:val="B204E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0D6E63FE"/>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90" w15:restartNumberingAfterBreak="0">
    <w:nsid w:val="0D9F35B4"/>
    <w:multiLevelType w:val="hybridMultilevel"/>
    <w:tmpl w:val="6D1AE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0DDD1753"/>
    <w:multiLevelType w:val="multilevel"/>
    <w:tmpl w:val="E58CC956"/>
    <w:lvl w:ilvl="0">
      <w:start w:val="1"/>
      <w:numFmt w:val="decimal"/>
      <w:lvlText w:val="%1."/>
      <w:lvlJc w:val="left"/>
      <w:pPr>
        <w:ind w:left="810" w:hanging="360"/>
      </w:pPr>
      <w:rPr>
        <w:rFonts w:asciiTheme="minorHAnsi" w:eastAsiaTheme="minorHAnsi" w:hAnsiTheme="minorHAnsi" w:cstheme="minorHAnsi" w:hint="default"/>
      </w:rPr>
    </w:lvl>
    <w:lvl w:ilvl="1">
      <w:start w:val="1"/>
      <w:numFmt w:val="decimal"/>
      <w:lvlText w:val="%1.%2"/>
      <w:lvlJc w:val="left"/>
      <w:pPr>
        <w:ind w:left="108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441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290" w:hanging="1800"/>
      </w:pPr>
      <w:rPr>
        <w:rFonts w:hint="default"/>
      </w:rPr>
    </w:lvl>
    <w:lvl w:ilvl="8">
      <w:start w:val="1"/>
      <w:numFmt w:val="decimal"/>
      <w:lvlText w:val="%1.%2.%3.%4.%5.%6.%7.%8.%9"/>
      <w:lvlJc w:val="left"/>
      <w:pPr>
        <w:ind w:left="8010" w:hanging="1800"/>
      </w:pPr>
      <w:rPr>
        <w:rFonts w:hint="default"/>
      </w:rPr>
    </w:lvl>
  </w:abstractNum>
  <w:abstractNum w:abstractNumId="92" w15:restartNumberingAfterBreak="0">
    <w:nsid w:val="0E451B33"/>
    <w:multiLevelType w:val="hybridMultilevel"/>
    <w:tmpl w:val="5FBC1F2A"/>
    <w:lvl w:ilvl="0" w:tplc="0409000F">
      <w:start w:val="1"/>
      <w:numFmt w:val="decimal"/>
      <w:lvlText w:val="%1."/>
      <w:lvlJc w:val="left"/>
      <w:pPr>
        <w:ind w:left="1260" w:hanging="360"/>
      </w:pPr>
    </w:lvl>
    <w:lvl w:ilvl="1" w:tplc="04090019">
      <w:start w:val="1"/>
      <w:numFmt w:val="lowerLetter"/>
      <w:lvlText w:val="%2."/>
      <w:lvlJc w:val="left"/>
      <w:pPr>
        <w:ind w:left="630" w:hanging="360"/>
      </w:pPr>
    </w:lvl>
    <w:lvl w:ilvl="2" w:tplc="0409001B">
      <w:start w:val="1"/>
      <w:numFmt w:val="lowerRoman"/>
      <w:lvlText w:val="%3."/>
      <w:lvlJc w:val="right"/>
      <w:pPr>
        <w:ind w:left="1350" w:hanging="180"/>
      </w:pPr>
    </w:lvl>
    <w:lvl w:ilvl="3" w:tplc="0409000F">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93" w15:restartNumberingAfterBreak="0">
    <w:nsid w:val="0E4C30CF"/>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153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94" w15:restartNumberingAfterBreak="0">
    <w:nsid w:val="0E644130"/>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0E906F94"/>
    <w:multiLevelType w:val="hybridMultilevel"/>
    <w:tmpl w:val="44A03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0EBE3BD8"/>
    <w:multiLevelType w:val="hybridMultilevel"/>
    <w:tmpl w:val="5FBC1F2A"/>
    <w:lvl w:ilvl="0" w:tplc="0409000F">
      <w:start w:val="1"/>
      <w:numFmt w:val="decimal"/>
      <w:lvlText w:val="%1."/>
      <w:lvlJc w:val="left"/>
      <w:pPr>
        <w:ind w:left="1260" w:hanging="360"/>
      </w:pPr>
    </w:lvl>
    <w:lvl w:ilvl="1" w:tplc="04090019">
      <w:start w:val="1"/>
      <w:numFmt w:val="lowerLetter"/>
      <w:lvlText w:val="%2."/>
      <w:lvlJc w:val="left"/>
      <w:pPr>
        <w:ind w:left="630" w:hanging="360"/>
      </w:pPr>
    </w:lvl>
    <w:lvl w:ilvl="2" w:tplc="0409001B">
      <w:start w:val="1"/>
      <w:numFmt w:val="lowerRoman"/>
      <w:lvlText w:val="%3."/>
      <w:lvlJc w:val="right"/>
      <w:pPr>
        <w:ind w:left="1350" w:hanging="180"/>
      </w:pPr>
    </w:lvl>
    <w:lvl w:ilvl="3" w:tplc="0409000F">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97" w15:restartNumberingAfterBreak="0">
    <w:nsid w:val="0EC836FA"/>
    <w:multiLevelType w:val="hybridMultilevel"/>
    <w:tmpl w:val="0FA0CB80"/>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0F0C0454"/>
    <w:multiLevelType w:val="hybridMultilevel"/>
    <w:tmpl w:val="E2D6DDB2"/>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9" w15:restartNumberingAfterBreak="0">
    <w:nsid w:val="0F5B587F"/>
    <w:multiLevelType w:val="hybridMultilevel"/>
    <w:tmpl w:val="947E2B42"/>
    <w:lvl w:ilvl="0" w:tplc="40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0F8807F3"/>
    <w:multiLevelType w:val="hybridMultilevel"/>
    <w:tmpl w:val="B1ACCAC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1" w15:restartNumberingAfterBreak="0">
    <w:nsid w:val="102632B2"/>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102C1106"/>
    <w:multiLevelType w:val="hybridMultilevel"/>
    <w:tmpl w:val="6C6CF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0443273"/>
    <w:multiLevelType w:val="hybridMultilevel"/>
    <w:tmpl w:val="B240C8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10AC5054"/>
    <w:multiLevelType w:val="hybridMultilevel"/>
    <w:tmpl w:val="FB62757C"/>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start w:val="1"/>
      <w:numFmt w:val="lowerRoman"/>
      <w:lvlText w:val="%3."/>
      <w:lvlJc w:val="right"/>
      <w:pPr>
        <w:ind w:left="2250" w:hanging="180"/>
      </w:pPr>
    </w:lvl>
    <w:lvl w:ilvl="3" w:tplc="04090001">
      <w:start w:val="1"/>
      <w:numFmt w:val="bullet"/>
      <w:lvlText w:val=""/>
      <w:lvlJc w:val="left"/>
      <w:pPr>
        <w:ind w:left="2970" w:hanging="360"/>
      </w:pPr>
      <w:rPr>
        <w:rFonts w:ascii="Symbol" w:hAnsi="Symbol" w:hint="default"/>
      </w:rPr>
    </w:lvl>
    <w:lvl w:ilvl="4" w:tplc="40090019">
      <w:start w:val="1"/>
      <w:numFmt w:val="lowerLetter"/>
      <w:lvlText w:val="%5."/>
      <w:lvlJc w:val="left"/>
      <w:pPr>
        <w:ind w:left="3690" w:hanging="360"/>
      </w:pPr>
    </w:lvl>
    <w:lvl w:ilvl="5" w:tplc="4009001B">
      <w:start w:val="1"/>
      <w:numFmt w:val="lowerRoman"/>
      <w:lvlText w:val="%6."/>
      <w:lvlJc w:val="right"/>
      <w:pPr>
        <w:ind w:left="4410" w:hanging="180"/>
      </w:pPr>
    </w:lvl>
    <w:lvl w:ilvl="6" w:tplc="4009000F">
      <w:start w:val="1"/>
      <w:numFmt w:val="decimal"/>
      <w:lvlText w:val="%7."/>
      <w:lvlJc w:val="left"/>
      <w:pPr>
        <w:ind w:left="5130" w:hanging="360"/>
      </w:pPr>
    </w:lvl>
    <w:lvl w:ilvl="7" w:tplc="40090019">
      <w:start w:val="1"/>
      <w:numFmt w:val="lowerLetter"/>
      <w:lvlText w:val="%8."/>
      <w:lvlJc w:val="left"/>
      <w:pPr>
        <w:ind w:left="5850" w:hanging="360"/>
      </w:pPr>
    </w:lvl>
    <w:lvl w:ilvl="8" w:tplc="4009001B">
      <w:start w:val="1"/>
      <w:numFmt w:val="lowerRoman"/>
      <w:lvlText w:val="%9."/>
      <w:lvlJc w:val="right"/>
      <w:pPr>
        <w:ind w:left="6570" w:hanging="180"/>
      </w:pPr>
    </w:lvl>
  </w:abstractNum>
  <w:abstractNum w:abstractNumId="105" w15:restartNumberingAfterBreak="0">
    <w:nsid w:val="10E54FE2"/>
    <w:multiLevelType w:val="hybridMultilevel"/>
    <w:tmpl w:val="BAEEC628"/>
    <w:lvl w:ilvl="0" w:tplc="098EE49C">
      <w:start w:val="1"/>
      <w:numFmt w:val="decimal"/>
      <w:lvlText w:val="%1."/>
      <w:lvlJc w:val="left"/>
      <w:pPr>
        <w:ind w:left="720" w:hanging="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1576545"/>
    <w:multiLevelType w:val="hybridMultilevel"/>
    <w:tmpl w:val="43822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16A42D0"/>
    <w:multiLevelType w:val="hybridMultilevel"/>
    <w:tmpl w:val="712071BA"/>
    <w:lvl w:ilvl="0" w:tplc="7C2C28D4">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53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11AA5643"/>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09" w15:restartNumberingAfterBreak="0">
    <w:nsid w:val="11BD3F5F"/>
    <w:multiLevelType w:val="hybridMultilevel"/>
    <w:tmpl w:val="540A6F3E"/>
    <w:lvl w:ilvl="0" w:tplc="37BEC16A">
      <w:start w:val="1"/>
      <w:numFmt w:val="decimal"/>
      <w:lvlText w:val="%1."/>
      <w:lvlJc w:val="left"/>
      <w:pPr>
        <w:ind w:left="720" w:hanging="360"/>
      </w:pPr>
      <w:rPr>
        <w:rFonts w:asciiTheme="minorHAnsi" w:eastAsiaTheme="minorHAnsi"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24A5B48"/>
    <w:multiLevelType w:val="multilevel"/>
    <w:tmpl w:val="5EBAA26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126031E8"/>
    <w:multiLevelType w:val="hybridMultilevel"/>
    <w:tmpl w:val="425E6578"/>
    <w:lvl w:ilvl="0" w:tplc="759A35FC">
      <w:start w:val="1"/>
      <w:numFmt w:val="decimal"/>
      <w:lvlText w:val="%1."/>
      <w:lvlJc w:val="left"/>
      <w:pPr>
        <w:ind w:left="78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2" w15:restartNumberingAfterBreak="0">
    <w:nsid w:val="12852DE5"/>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3" w15:restartNumberingAfterBreak="0">
    <w:nsid w:val="12B43A8F"/>
    <w:multiLevelType w:val="hybridMultilevel"/>
    <w:tmpl w:val="FDDEB9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30C5764"/>
    <w:multiLevelType w:val="hybridMultilevel"/>
    <w:tmpl w:val="C20CC56A"/>
    <w:lvl w:ilvl="0" w:tplc="40090019">
      <w:start w:val="1"/>
      <w:numFmt w:val="lowerLetter"/>
      <w:lvlText w:val="%1."/>
      <w:lvlJc w:val="left"/>
      <w:pPr>
        <w:ind w:left="144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5" w15:restartNumberingAfterBreak="0">
    <w:nsid w:val="13BA6CFF"/>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6" w15:restartNumberingAfterBreak="0">
    <w:nsid w:val="13EA2272"/>
    <w:multiLevelType w:val="hybridMultilevel"/>
    <w:tmpl w:val="4E28CE6E"/>
    <w:lvl w:ilvl="0" w:tplc="0409000F">
      <w:start w:val="1"/>
      <w:numFmt w:val="decimal"/>
      <w:lvlText w:val="%1."/>
      <w:lvlJc w:val="left"/>
      <w:pPr>
        <w:ind w:left="1260" w:hanging="360"/>
      </w:pPr>
      <w:rPr>
        <w:rFonts w:hint="default"/>
      </w:rPr>
    </w:lvl>
    <w:lvl w:ilvl="1" w:tplc="0409000F">
      <w:start w:val="1"/>
      <w:numFmt w:val="decimal"/>
      <w:lvlText w:val="%2."/>
      <w:lvlJc w:val="left"/>
      <w:pPr>
        <w:ind w:left="126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7" w15:restartNumberingAfterBreak="0">
    <w:nsid w:val="14263CAE"/>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97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8" w15:restartNumberingAfterBreak="0">
    <w:nsid w:val="14610EC5"/>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9" w15:restartNumberingAfterBreak="0">
    <w:nsid w:val="146E7155"/>
    <w:multiLevelType w:val="multilevel"/>
    <w:tmpl w:val="50DEE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4A0722A"/>
    <w:multiLevelType w:val="hybridMultilevel"/>
    <w:tmpl w:val="0414E76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1" w15:restartNumberingAfterBreak="0">
    <w:nsid w:val="14BF09C7"/>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14CA2B1B"/>
    <w:multiLevelType w:val="hybridMultilevel"/>
    <w:tmpl w:val="C95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4E84787"/>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153676D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25" w15:restartNumberingAfterBreak="0">
    <w:nsid w:val="15953599"/>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59F3693"/>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 w15:restartNumberingAfterBreak="0">
    <w:nsid w:val="15AB76D9"/>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28" w15:restartNumberingAfterBreak="0">
    <w:nsid w:val="15D53D61"/>
    <w:multiLevelType w:val="hybridMultilevel"/>
    <w:tmpl w:val="1D00F188"/>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7">
      <w:start w:val="1"/>
      <w:numFmt w:val="lowerLetter"/>
      <w:lvlText w:val="%5)"/>
      <w:lvlJc w:val="left"/>
      <w:pPr>
        <w:ind w:left="810" w:hanging="360"/>
      </w:pPr>
    </w:lvl>
    <w:lvl w:ilvl="5" w:tplc="0409001B">
      <w:start w:val="1"/>
      <w:numFmt w:val="lowerRoman"/>
      <w:lvlText w:val="%6."/>
      <w:lvlJc w:val="right"/>
      <w:pPr>
        <w:ind w:left="4770" w:hanging="180"/>
      </w:pPr>
    </w:lvl>
    <w:lvl w:ilvl="6" w:tplc="0409000F">
      <w:start w:val="1"/>
      <w:numFmt w:val="decimal"/>
      <w:lvlText w:val="%7."/>
      <w:lvlJc w:val="left"/>
      <w:pPr>
        <w:ind w:left="117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129" w15:restartNumberingAfterBreak="0">
    <w:nsid w:val="15D83FC9"/>
    <w:multiLevelType w:val="hybridMultilevel"/>
    <w:tmpl w:val="4F0E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5F4767F"/>
    <w:multiLevelType w:val="hybridMultilevel"/>
    <w:tmpl w:val="1D00F188"/>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7">
      <w:start w:val="1"/>
      <w:numFmt w:val="lowerLetter"/>
      <w:lvlText w:val="%5)"/>
      <w:lvlJc w:val="left"/>
      <w:pPr>
        <w:ind w:left="900" w:hanging="360"/>
      </w:pPr>
    </w:lvl>
    <w:lvl w:ilvl="5" w:tplc="0409001B">
      <w:start w:val="1"/>
      <w:numFmt w:val="lowerRoman"/>
      <w:lvlText w:val="%6."/>
      <w:lvlJc w:val="right"/>
      <w:pPr>
        <w:ind w:left="4860" w:hanging="180"/>
      </w:pPr>
    </w:lvl>
    <w:lvl w:ilvl="6" w:tplc="0409000F">
      <w:start w:val="1"/>
      <w:numFmt w:val="decimal"/>
      <w:lvlText w:val="%7."/>
      <w:lvlJc w:val="left"/>
      <w:pPr>
        <w:ind w:left="126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31" w15:restartNumberingAfterBreak="0">
    <w:nsid w:val="160A29D0"/>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161138D2"/>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33" w15:restartNumberingAfterBreak="0">
    <w:nsid w:val="165A3A14"/>
    <w:multiLevelType w:val="hybridMultilevel"/>
    <w:tmpl w:val="9370A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6A74BEB"/>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35" w15:restartNumberingAfterBreak="0">
    <w:nsid w:val="16AF6623"/>
    <w:multiLevelType w:val="hybridMultilevel"/>
    <w:tmpl w:val="540A6F3E"/>
    <w:lvl w:ilvl="0" w:tplc="37BEC16A">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16BD0E3D"/>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7" w15:restartNumberingAfterBreak="0">
    <w:nsid w:val="16DE6DB9"/>
    <w:multiLevelType w:val="hybridMultilevel"/>
    <w:tmpl w:val="2E361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6E46FA2"/>
    <w:multiLevelType w:val="hybridMultilevel"/>
    <w:tmpl w:val="DB7E126A"/>
    <w:lvl w:ilvl="0" w:tplc="40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7276F3F"/>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40" w15:restartNumberingAfterBreak="0">
    <w:nsid w:val="172E7CAB"/>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77E627A"/>
    <w:multiLevelType w:val="multilevel"/>
    <w:tmpl w:val="4F363A10"/>
    <w:lvl w:ilvl="0">
      <w:start w:val="1"/>
      <w:numFmt w:val="decimal"/>
      <w:lvlText w:val="%1."/>
      <w:lvlJc w:val="left"/>
      <w:pPr>
        <w:ind w:left="810" w:hanging="360"/>
      </w:pPr>
      <w:rPr>
        <w:rFonts w:hint="default"/>
      </w:rPr>
    </w:lvl>
    <w:lvl w:ilvl="1">
      <w:start w:val="1"/>
      <w:numFmt w:val="decimal"/>
      <w:lvlText w:val="%1.%2"/>
      <w:lvlJc w:val="left"/>
      <w:pPr>
        <w:ind w:left="1080" w:hanging="360"/>
      </w:pPr>
      <w:rPr>
        <w:rFonts w:hint="default"/>
      </w:rPr>
    </w:lvl>
    <w:lvl w:ilvl="2">
      <w:start w:val="1"/>
      <w:numFmt w:val="decimal"/>
      <w:lvlText w:val="6.3.%3"/>
      <w:lvlJc w:val="left"/>
      <w:pPr>
        <w:ind w:left="117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41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290" w:hanging="1800"/>
      </w:pPr>
      <w:rPr>
        <w:rFonts w:hint="default"/>
      </w:rPr>
    </w:lvl>
    <w:lvl w:ilvl="8">
      <w:start w:val="1"/>
      <w:numFmt w:val="decimal"/>
      <w:lvlText w:val="%1.%2.%3.%4.%5.%6.%7.%8.%9"/>
      <w:lvlJc w:val="left"/>
      <w:pPr>
        <w:ind w:left="8010" w:hanging="1800"/>
      </w:pPr>
      <w:rPr>
        <w:rFonts w:hint="default"/>
      </w:rPr>
    </w:lvl>
  </w:abstractNum>
  <w:abstractNum w:abstractNumId="142" w15:restartNumberingAfterBreak="0">
    <w:nsid w:val="178E56CE"/>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43" w15:restartNumberingAfterBreak="0">
    <w:nsid w:val="17FF563D"/>
    <w:multiLevelType w:val="hybridMultilevel"/>
    <w:tmpl w:val="44A03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1859510B"/>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 w15:restartNumberingAfterBreak="0">
    <w:nsid w:val="186C2742"/>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 w15:restartNumberingAfterBreak="0">
    <w:nsid w:val="188905E1"/>
    <w:multiLevelType w:val="hybridMultilevel"/>
    <w:tmpl w:val="4E2C7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8B9167B"/>
    <w:multiLevelType w:val="hybridMultilevel"/>
    <w:tmpl w:val="0FA0CB80"/>
    <w:lvl w:ilvl="0" w:tplc="0409001B">
      <w:start w:val="1"/>
      <w:numFmt w:val="lowerRoman"/>
      <w:lvlText w:val="%1."/>
      <w:lvlJc w:val="righ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8" w15:restartNumberingAfterBreak="0">
    <w:nsid w:val="1933D20F"/>
    <w:multiLevelType w:val="hybridMultilevel"/>
    <w:tmpl w:val="A87C4900"/>
    <w:lvl w:ilvl="0" w:tplc="D7FA53D6">
      <w:start w:val="1"/>
      <w:numFmt w:val="decimal"/>
      <w:lvlText w:val="%1."/>
      <w:lvlJc w:val="left"/>
      <w:pPr>
        <w:ind w:left="720" w:hanging="360"/>
      </w:pPr>
    </w:lvl>
    <w:lvl w:ilvl="1" w:tplc="D3761230">
      <w:start w:val="1"/>
      <w:numFmt w:val="lowerLetter"/>
      <w:lvlText w:val="%2."/>
      <w:lvlJc w:val="left"/>
      <w:pPr>
        <w:ind w:left="1440" w:hanging="360"/>
      </w:pPr>
    </w:lvl>
    <w:lvl w:ilvl="2" w:tplc="04B4ECEA">
      <w:start w:val="1"/>
      <w:numFmt w:val="lowerRoman"/>
      <w:lvlText w:val="%3."/>
      <w:lvlJc w:val="right"/>
      <w:pPr>
        <w:ind w:left="2160" w:hanging="180"/>
      </w:pPr>
    </w:lvl>
    <w:lvl w:ilvl="3" w:tplc="7D70BACA">
      <w:start w:val="1"/>
      <w:numFmt w:val="decimal"/>
      <w:lvlText w:val="%4."/>
      <w:lvlJc w:val="left"/>
      <w:pPr>
        <w:ind w:left="2880" w:hanging="360"/>
      </w:pPr>
    </w:lvl>
    <w:lvl w:ilvl="4" w:tplc="7CCAB82C">
      <w:start w:val="1"/>
      <w:numFmt w:val="lowerLetter"/>
      <w:lvlText w:val="%5."/>
      <w:lvlJc w:val="left"/>
      <w:pPr>
        <w:ind w:left="3600" w:hanging="360"/>
      </w:pPr>
    </w:lvl>
    <w:lvl w:ilvl="5" w:tplc="1084D31A">
      <w:start w:val="1"/>
      <w:numFmt w:val="lowerRoman"/>
      <w:lvlText w:val="%6."/>
      <w:lvlJc w:val="right"/>
      <w:pPr>
        <w:ind w:left="4320" w:hanging="180"/>
      </w:pPr>
    </w:lvl>
    <w:lvl w:ilvl="6" w:tplc="1A0226E0">
      <w:start w:val="1"/>
      <w:numFmt w:val="decimal"/>
      <w:lvlText w:val="%7."/>
      <w:lvlJc w:val="left"/>
      <w:pPr>
        <w:ind w:left="5040" w:hanging="360"/>
      </w:pPr>
    </w:lvl>
    <w:lvl w:ilvl="7" w:tplc="C3123B3E">
      <w:start w:val="1"/>
      <w:numFmt w:val="lowerLetter"/>
      <w:lvlText w:val="%8."/>
      <w:lvlJc w:val="left"/>
      <w:pPr>
        <w:ind w:left="5760" w:hanging="360"/>
      </w:pPr>
    </w:lvl>
    <w:lvl w:ilvl="8" w:tplc="068A4238">
      <w:start w:val="1"/>
      <w:numFmt w:val="lowerRoman"/>
      <w:lvlText w:val="%9."/>
      <w:lvlJc w:val="right"/>
      <w:pPr>
        <w:ind w:left="6480" w:hanging="180"/>
      </w:pPr>
    </w:lvl>
  </w:abstractNum>
  <w:abstractNum w:abstractNumId="149" w15:restartNumberingAfterBreak="0">
    <w:nsid w:val="198C3E4D"/>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 w15:restartNumberingAfterBreak="0">
    <w:nsid w:val="19975E11"/>
    <w:multiLevelType w:val="hybridMultilevel"/>
    <w:tmpl w:val="712071BA"/>
    <w:lvl w:ilvl="0" w:tplc="7C2C28D4">
      <w:start w:val="1"/>
      <w:numFmt w:val="decimal"/>
      <w:lvlText w:val="%1."/>
      <w:lvlJc w:val="left"/>
      <w:pPr>
        <w:ind w:left="1620" w:hanging="360"/>
      </w:pPr>
      <w:rPr>
        <w:rFonts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620" w:hanging="360"/>
      </w:pPr>
    </w:lvl>
    <w:lvl w:ilvl="4" w:tplc="04090019">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1" w15:restartNumberingAfterBreak="0">
    <w:nsid w:val="19AB584A"/>
    <w:multiLevelType w:val="hybridMultilevel"/>
    <w:tmpl w:val="3A78575E"/>
    <w:lvl w:ilvl="0" w:tplc="4009000F">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52" w15:restartNumberingAfterBreak="0">
    <w:nsid w:val="19C00476"/>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153" w15:restartNumberingAfterBreak="0">
    <w:nsid w:val="19C13D91"/>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 w15:restartNumberingAfterBreak="0">
    <w:nsid w:val="19CD0BD0"/>
    <w:multiLevelType w:val="hybridMultilevel"/>
    <w:tmpl w:val="53B6D116"/>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5" w15:restartNumberingAfterBreak="0">
    <w:nsid w:val="19F760B4"/>
    <w:multiLevelType w:val="multilevel"/>
    <w:tmpl w:val="7A70B0FC"/>
    <w:lvl w:ilvl="0">
      <w:start w:val="1"/>
      <w:numFmt w:val="decimal"/>
      <w:lvlText w:val="%1."/>
      <w:lvlJc w:val="left"/>
      <w:pPr>
        <w:ind w:left="-2502" w:hanging="360"/>
      </w:pPr>
      <w:rPr>
        <w:rFonts w:hint="default"/>
      </w:rPr>
    </w:lvl>
    <w:lvl w:ilvl="1">
      <w:start w:val="1"/>
      <w:numFmt w:val="decimal"/>
      <w:lvlText w:val="%1.%2"/>
      <w:lvlJc w:val="left"/>
      <w:pPr>
        <w:ind w:left="-2232" w:hanging="360"/>
      </w:pPr>
      <w:rPr>
        <w:rFonts w:hint="default"/>
      </w:rPr>
    </w:lvl>
    <w:lvl w:ilvl="2">
      <w:start w:val="1"/>
      <w:numFmt w:val="decimal"/>
      <w:lvlText w:val="%1.%2.%3"/>
      <w:lvlJc w:val="left"/>
      <w:pPr>
        <w:ind w:left="-1692" w:hanging="720"/>
      </w:pPr>
      <w:rPr>
        <w:rFonts w:hint="default"/>
      </w:rPr>
    </w:lvl>
    <w:lvl w:ilvl="3">
      <w:start w:val="1"/>
      <w:numFmt w:val="decimal"/>
      <w:lvlText w:val="%1.%2.%3.%4"/>
      <w:lvlJc w:val="left"/>
      <w:pPr>
        <w:ind w:left="378" w:hanging="1080"/>
      </w:pPr>
      <w:rPr>
        <w:rFonts w:hint="default"/>
      </w:rPr>
    </w:lvl>
    <w:lvl w:ilvl="4">
      <w:start w:val="1"/>
      <w:numFmt w:val="decimal"/>
      <w:lvlText w:val="%1.%2.%3.%4.%5"/>
      <w:lvlJc w:val="left"/>
      <w:pPr>
        <w:ind w:left="1098" w:hanging="1080"/>
      </w:pPr>
      <w:rPr>
        <w:rFonts w:hint="default"/>
      </w:rPr>
    </w:lvl>
    <w:lvl w:ilvl="5">
      <w:start w:val="1"/>
      <w:numFmt w:val="decimal"/>
      <w:lvlText w:val="%1.%2.%3.%4.%5.%6"/>
      <w:lvlJc w:val="left"/>
      <w:pPr>
        <w:ind w:left="2178" w:hanging="1440"/>
      </w:pPr>
      <w:rPr>
        <w:rFonts w:hint="default"/>
      </w:rPr>
    </w:lvl>
    <w:lvl w:ilvl="6">
      <w:start w:val="1"/>
      <w:numFmt w:val="decimal"/>
      <w:lvlText w:val="%1.%2.%3.%4.%5.%6.%7"/>
      <w:lvlJc w:val="left"/>
      <w:pPr>
        <w:ind w:left="2898" w:hanging="1440"/>
      </w:pPr>
      <w:rPr>
        <w:rFonts w:hint="default"/>
      </w:rPr>
    </w:lvl>
    <w:lvl w:ilvl="7">
      <w:start w:val="1"/>
      <w:numFmt w:val="decimal"/>
      <w:lvlText w:val="%1.%2.%3.%4.%5.%6.%7.%8"/>
      <w:lvlJc w:val="left"/>
      <w:pPr>
        <w:ind w:left="3978" w:hanging="1800"/>
      </w:pPr>
      <w:rPr>
        <w:rFonts w:hint="default"/>
      </w:rPr>
    </w:lvl>
    <w:lvl w:ilvl="8">
      <w:start w:val="1"/>
      <w:numFmt w:val="decimal"/>
      <w:lvlText w:val="%1.%2.%3.%4.%5.%6.%7.%8.%9"/>
      <w:lvlJc w:val="left"/>
      <w:pPr>
        <w:ind w:left="4698" w:hanging="1800"/>
      </w:pPr>
      <w:rPr>
        <w:rFonts w:hint="default"/>
      </w:rPr>
    </w:lvl>
  </w:abstractNum>
  <w:abstractNum w:abstractNumId="156" w15:restartNumberingAfterBreak="0">
    <w:nsid w:val="1A2A68BD"/>
    <w:multiLevelType w:val="hybridMultilevel"/>
    <w:tmpl w:val="162629F2"/>
    <w:lvl w:ilvl="0" w:tplc="580E9A3A">
      <w:numFmt w:val="bullet"/>
      <w:lvlText w:val="•"/>
      <w:lvlJc w:val="left"/>
      <w:pPr>
        <w:ind w:left="1120" w:hanging="7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1A625540"/>
    <w:multiLevelType w:val="hybridMultilevel"/>
    <w:tmpl w:val="38462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1AE874C9"/>
    <w:multiLevelType w:val="multilevel"/>
    <w:tmpl w:val="8F6A82FE"/>
    <w:lvl w:ilvl="0">
      <w:start w:val="1"/>
      <w:numFmt w:val="decimal"/>
      <w:lvlText w:val="%1."/>
      <w:lvlJc w:val="left"/>
      <w:pPr>
        <w:ind w:left="810" w:hanging="360"/>
      </w:pPr>
      <w:rPr>
        <w:rFonts w:hint="default"/>
      </w:rPr>
    </w:lvl>
    <w:lvl w:ilvl="1">
      <w:start w:val="1"/>
      <w:numFmt w:val="decimal"/>
      <w:lvlText w:val="%1.%2"/>
      <w:lvlJc w:val="left"/>
      <w:pPr>
        <w:ind w:left="1080" w:hanging="360"/>
      </w:pPr>
      <w:rPr>
        <w:rFonts w:hint="default"/>
      </w:rPr>
    </w:lvl>
    <w:lvl w:ilvl="2">
      <w:start w:val="1"/>
      <w:numFmt w:val="decimal"/>
      <w:lvlText w:val="6.%2.%3"/>
      <w:lvlJc w:val="left"/>
      <w:pPr>
        <w:ind w:left="72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41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290" w:hanging="1800"/>
      </w:pPr>
      <w:rPr>
        <w:rFonts w:hint="default"/>
      </w:rPr>
    </w:lvl>
    <w:lvl w:ilvl="8">
      <w:start w:val="1"/>
      <w:numFmt w:val="decimal"/>
      <w:lvlText w:val="%1.%2.%3.%4.%5.%6.%7.%8.%9"/>
      <w:lvlJc w:val="left"/>
      <w:pPr>
        <w:ind w:left="8010" w:hanging="1800"/>
      </w:pPr>
      <w:rPr>
        <w:rFonts w:hint="default"/>
      </w:rPr>
    </w:lvl>
  </w:abstractNum>
  <w:abstractNum w:abstractNumId="159" w15:restartNumberingAfterBreak="0">
    <w:nsid w:val="1B1413D6"/>
    <w:multiLevelType w:val="hybridMultilevel"/>
    <w:tmpl w:val="0DD8577C"/>
    <w:lvl w:ilvl="0" w:tplc="F8EE4B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1B9611AC"/>
    <w:multiLevelType w:val="hybridMultilevel"/>
    <w:tmpl w:val="3FC25E1A"/>
    <w:lvl w:ilvl="0" w:tplc="37BEC16A">
      <w:start w:val="1"/>
      <w:numFmt w:val="decimal"/>
      <w:lvlText w:val="%1."/>
      <w:lvlJc w:val="left"/>
      <w:pPr>
        <w:ind w:left="720" w:hanging="360"/>
      </w:pPr>
      <w:rPr>
        <w:rFonts w:asciiTheme="minorHAnsi" w:eastAsiaTheme="minorHAnsi"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1BCA5B84"/>
    <w:multiLevelType w:val="hybridMultilevel"/>
    <w:tmpl w:val="410033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1C0067A8"/>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63" w15:restartNumberingAfterBreak="0">
    <w:nsid w:val="1C2B4901"/>
    <w:multiLevelType w:val="hybridMultilevel"/>
    <w:tmpl w:val="7EDA057A"/>
    <w:lvl w:ilvl="0" w:tplc="40090019">
      <w:start w:val="1"/>
      <w:numFmt w:val="lowerLetter"/>
      <w:lvlText w:val="%1."/>
      <w:lvlJc w:val="left"/>
      <w:pPr>
        <w:ind w:left="135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4" w15:restartNumberingAfterBreak="0">
    <w:nsid w:val="1C9A03F4"/>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5" w15:restartNumberingAfterBreak="0">
    <w:nsid w:val="1CB875B7"/>
    <w:multiLevelType w:val="hybridMultilevel"/>
    <w:tmpl w:val="862CC398"/>
    <w:lvl w:ilvl="0" w:tplc="6832C08E">
      <w:start w:val="1"/>
      <w:numFmt w:val="upperLetter"/>
      <w:pStyle w:val="Appendix"/>
      <w:lvlText w:val="Appendix %1: "/>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pStyle w:val="Style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1D1B4162"/>
    <w:multiLevelType w:val="multilevel"/>
    <w:tmpl w:val="020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D1C66CC"/>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1D1C6C05"/>
    <w:multiLevelType w:val="hybridMultilevel"/>
    <w:tmpl w:val="9D4E42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1D631652"/>
    <w:multiLevelType w:val="multilevel"/>
    <w:tmpl w:val="FF9E0C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D935011"/>
    <w:multiLevelType w:val="hybridMultilevel"/>
    <w:tmpl w:val="D9DEBE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1D963A69"/>
    <w:multiLevelType w:val="hybridMultilevel"/>
    <w:tmpl w:val="3A78575E"/>
    <w:lvl w:ilvl="0" w:tplc="4009000F">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72" w15:restartNumberingAfterBreak="0">
    <w:nsid w:val="1DD22EBC"/>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15:restartNumberingAfterBreak="0">
    <w:nsid w:val="1DD248FC"/>
    <w:multiLevelType w:val="hybridMultilevel"/>
    <w:tmpl w:val="410033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1E49145B"/>
    <w:multiLevelType w:val="hybridMultilevel"/>
    <w:tmpl w:val="666EF9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1E6F3969"/>
    <w:multiLevelType w:val="hybridMultilevel"/>
    <w:tmpl w:val="EBEC5810"/>
    <w:lvl w:ilvl="0" w:tplc="0409000F">
      <w:start w:val="1"/>
      <w:numFmt w:val="decimal"/>
      <w:lvlText w:val="%1."/>
      <w:lvlJc w:val="left"/>
      <w:pPr>
        <w:ind w:left="1260" w:hanging="360"/>
      </w:pPr>
    </w:lvl>
    <w:lvl w:ilvl="1" w:tplc="04090019">
      <w:start w:val="1"/>
      <w:numFmt w:val="lowerLetter"/>
      <w:lvlText w:val="%2."/>
      <w:lvlJc w:val="left"/>
      <w:pPr>
        <w:ind w:left="630" w:hanging="360"/>
      </w:pPr>
    </w:lvl>
    <w:lvl w:ilvl="2" w:tplc="0409001B">
      <w:start w:val="1"/>
      <w:numFmt w:val="lowerRoman"/>
      <w:lvlText w:val="%3."/>
      <w:lvlJc w:val="right"/>
      <w:pPr>
        <w:ind w:left="1350" w:hanging="180"/>
      </w:pPr>
    </w:lvl>
    <w:lvl w:ilvl="3" w:tplc="0409000F">
      <w:start w:val="1"/>
      <w:numFmt w:val="decimal"/>
      <w:lvlText w:val="%4."/>
      <w:lvlJc w:val="left"/>
      <w:pPr>
        <w:ind w:left="2070" w:hanging="360"/>
      </w:pPr>
    </w:lvl>
    <w:lvl w:ilvl="4" w:tplc="04090019">
      <w:start w:val="1"/>
      <w:numFmt w:val="lowerLetter"/>
      <w:lvlText w:val="%5."/>
      <w:lvlJc w:val="left"/>
      <w:pPr>
        <w:ind w:left="2790" w:hanging="360"/>
      </w:pPr>
    </w:lvl>
    <w:lvl w:ilvl="5" w:tplc="AEC407BC">
      <w:start w:val="1"/>
      <w:numFmt w:val="decimal"/>
      <w:lvlText w:val="%6"/>
      <w:lvlJc w:val="left"/>
      <w:pPr>
        <w:ind w:left="3690" w:hanging="360"/>
      </w:pPr>
      <w:rPr>
        <w:rFonts w:hint="default"/>
      </w:r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76" w15:restartNumberingAfterBreak="0">
    <w:nsid w:val="1EA3004C"/>
    <w:multiLevelType w:val="hybridMultilevel"/>
    <w:tmpl w:val="1D8E1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7" w15:restartNumberingAfterBreak="0">
    <w:nsid w:val="1EB83D42"/>
    <w:multiLevelType w:val="hybridMultilevel"/>
    <w:tmpl w:val="9D4E42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1F052960"/>
    <w:multiLevelType w:val="hybridMultilevel"/>
    <w:tmpl w:val="31A61C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1F220D55"/>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1F7B704C"/>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1FB06365"/>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2" w15:restartNumberingAfterBreak="0">
    <w:nsid w:val="204B0CB7"/>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3" w15:restartNumberingAfterBreak="0">
    <w:nsid w:val="20882A2A"/>
    <w:multiLevelType w:val="hybridMultilevel"/>
    <w:tmpl w:val="918E8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0DE292F"/>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0F10648"/>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86" w15:restartNumberingAfterBreak="0">
    <w:nsid w:val="20F3495C"/>
    <w:multiLevelType w:val="multilevel"/>
    <w:tmpl w:val="1F52DA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13B0434"/>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8" w15:restartNumberingAfterBreak="0">
    <w:nsid w:val="218A6A22"/>
    <w:multiLevelType w:val="hybridMultilevel"/>
    <w:tmpl w:val="E50A6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1917F87"/>
    <w:multiLevelType w:val="multilevel"/>
    <w:tmpl w:val="4992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1B37C4D"/>
    <w:multiLevelType w:val="multilevel"/>
    <w:tmpl w:val="3E50D7A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191" w15:restartNumberingAfterBreak="0">
    <w:nsid w:val="21BA2650"/>
    <w:multiLevelType w:val="multilevel"/>
    <w:tmpl w:val="F638802E"/>
    <w:lvl w:ilvl="0">
      <w:start w:val="1"/>
      <w:numFmt w:val="decimal"/>
      <w:lvlText w:val="%1."/>
      <w:lvlJc w:val="left"/>
      <w:pPr>
        <w:ind w:left="1260" w:hanging="360"/>
      </w:pPr>
      <w:rPr>
        <w:rFonts w:asciiTheme="minorHAnsi" w:eastAsiaTheme="minorHAnsi" w:hAnsiTheme="minorHAnsi" w:cstheme="minorHAnsi" w:hint="default"/>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192" w15:restartNumberingAfterBreak="0">
    <w:nsid w:val="21D070DB"/>
    <w:multiLevelType w:val="hybridMultilevel"/>
    <w:tmpl w:val="8AE0304C"/>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04090001">
      <w:start w:val="1"/>
      <w:numFmt w:val="bullet"/>
      <w:lvlText w:val=""/>
      <w:lvlJc w:val="left"/>
      <w:pPr>
        <w:ind w:left="2250" w:hanging="180"/>
      </w:pPr>
      <w:rPr>
        <w:rFonts w:ascii="Symbol" w:hAnsi="Symbol" w:hint="default"/>
      </w:rPr>
    </w:lvl>
    <w:lvl w:ilvl="3" w:tplc="04090001">
      <w:start w:val="1"/>
      <w:numFmt w:val="bullet"/>
      <w:lvlText w:val=""/>
      <w:lvlJc w:val="left"/>
      <w:pPr>
        <w:ind w:left="2970" w:hanging="360"/>
      </w:pPr>
      <w:rPr>
        <w:rFonts w:ascii="Symbol" w:hAnsi="Symbol" w:hint="default"/>
      </w:rPr>
    </w:lvl>
    <w:lvl w:ilvl="4" w:tplc="40090019">
      <w:start w:val="1"/>
      <w:numFmt w:val="lowerLetter"/>
      <w:lvlText w:val="%5."/>
      <w:lvlJc w:val="left"/>
      <w:pPr>
        <w:ind w:left="3690" w:hanging="360"/>
      </w:pPr>
    </w:lvl>
    <w:lvl w:ilvl="5" w:tplc="4009001B">
      <w:start w:val="1"/>
      <w:numFmt w:val="lowerRoman"/>
      <w:lvlText w:val="%6."/>
      <w:lvlJc w:val="right"/>
      <w:pPr>
        <w:ind w:left="4410" w:hanging="180"/>
      </w:pPr>
    </w:lvl>
    <w:lvl w:ilvl="6" w:tplc="4009000F">
      <w:start w:val="1"/>
      <w:numFmt w:val="decimal"/>
      <w:lvlText w:val="%7."/>
      <w:lvlJc w:val="left"/>
      <w:pPr>
        <w:ind w:left="5130" w:hanging="360"/>
      </w:pPr>
    </w:lvl>
    <w:lvl w:ilvl="7" w:tplc="40090019">
      <w:start w:val="1"/>
      <w:numFmt w:val="lowerLetter"/>
      <w:lvlText w:val="%8."/>
      <w:lvlJc w:val="left"/>
      <w:pPr>
        <w:ind w:left="5850" w:hanging="360"/>
      </w:pPr>
    </w:lvl>
    <w:lvl w:ilvl="8" w:tplc="4009001B">
      <w:start w:val="1"/>
      <w:numFmt w:val="lowerRoman"/>
      <w:lvlText w:val="%9."/>
      <w:lvlJc w:val="right"/>
      <w:pPr>
        <w:ind w:left="6570" w:hanging="180"/>
      </w:pPr>
    </w:lvl>
  </w:abstractNum>
  <w:abstractNum w:abstractNumId="193" w15:restartNumberingAfterBreak="0">
    <w:nsid w:val="21DB0D14"/>
    <w:multiLevelType w:val="hybridMultilevel"/>
    <w:tmpl w:val="8ECEEF5A"/>
    <w:lvl w:ilvl="0" w:tplc="FFFFFFFF">
      <w:start w:val="1"/>
      <w:numFmt w:val="decimal"/>
      <w:lvlText w:val="%1."/>
      <w:lvlJc w:val="left"/>
      <w:pPr>
        <w:ind w:left="1350" w:hanging="360"/>
      </w:pPr>
      <w:rPr>
        <w:rFonts w:hint="default"/>
      </w:rPr>
    </w:lvl>
    <w:lvl w:ilvl="1" w:tplc="FFFFFFFF">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94" w15:restartNumberingAfterBreak="0">
    <w:nsid w:val="220A149F"/>
    <w:multiLevelType w:val="hybridMultilevel"/>
    <w:tmpl w:val="76B207EC"/>
    <w:lvl w:ilvl="0" w:tplc="0409000F">
      <w:start w:val="1"/>
      <w:numFmt w:val="decimal"/>
      <w:lvlText w:val="%1."/>
      <w:lvlJc w:val="left"/>
      <w:pPr>
        <w:ind w:left="126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5" w15:restartNumberingAfterBreak="0">
    <w:nsid w:val="22140B48"/>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96" w15:restartNumberingAfterBreak="0">
    <w:nsid w:val="224F7862"/>
    <w:multiLevelType w:val="hybridMultilevel"/>
    <w:tmpl w:val="8ECEEF5A"/>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7" w15:restartNumberingAfterBreak="0">
    <w:nsid w:val="225B443B"/>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8" w15:restartNumberingAfterBreak="0">
    <w:nsid w:val="227D4F2A"/>
    <w:multiLevelType w:val="hybridMultilevel"/>
    <w:tmpl w:val="6540B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2901B5B"/>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200" w15:restartNumberingAfterBreak="0">
    <w:nsid w:val="22C34168"/>
    <w:multiLevelType w:val="hybridMultilevel"/>
    <w:tmpl w:val="B1ACCAC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23524BE0"/>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2" w15:restartNumberingAfterBreak="0">
    <w:nsid w:val="23732C9A"/>
    <w:multiLevelType w:val="hybridMultilevel"/>
    <w:tmpl w:val="7A022458"/>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3" w15:restartNumberingAfterBreak="0">
    <w:nsid w:val="23B505DB"/>
    <w:multiLevelType w:val="hybridMultilevel"/>
    <w:tmpl w:val="E0800C36"/>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204" w15:restartNumberingAfterBreak="0">
    <w:nsid w:val="23BA5769"/>
    <w:multiLevelType w:val="hybridMultilevel"/>
    <w:tmpl w:val="540A6F3E"/>
    <w:lvl w:ilvl="0" w:tplc="37BEC16A">
      <w:start w:val="1"/>
      <w:numFmt w:val="decimal"/>
      <w:lvlText w:val="%1."/>
      <w:lvlJc w:val="left"/>
      <w:pPr>
        <w:ind w:left="1170" w:hanging="360"/>
      </w:pPr>
      <w:rPr>
        <w:rFonts w:asciiTheme="minorHAnsi" w:eastAsiaTheme="minorHAnsi" w:hAnsiTheme="minorHAnsi" w:cstheme="minorHAnsi"/>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5" w15:restartNumberingAfterBreak="0">
    <w:nsid w:val="23BC1D0D"/>
    <w:multiLevelType w:val="hybridMultilevel"/>
    <w:tmpl w:val="32A2F5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23E41B5C"/>
    <w:multiLevelType w:val="hybridMultilevel"/>
    <w:tmpl w:val="79B8E4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7" w15:restartNumberingAfterBreak="0">
    <w:nsid w:val="24377CDE"/>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246D178B"/>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24AA3C0D"/>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25155D46"/>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211" w15:restartNumberingAfterBreak="0">
    <w:nsid w:val="25294FE7"/>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257106A9"/>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13" w15:restartNumberingAfterBreak="0">
    <w:nsid w:val="25C0789B"/>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25DF100E"/>
    <w:multiLevelType w:val="hybridMultilevel"/>
    <w:tmpl w:val="3C62E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5" w15:restartNumberingAfterBreak="0">
    <w:nsid w:val="262A56D9"/>
    <w:multiLevelType w:val="hybridMultilevel"/>
    <w:tmpl w:val="0ADE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68B6ADB"/>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268E5AA6"/>
    <w:multiLevelType w:val="hybridMultilevel"/>
    <w:tmpl w:val="37B69C60"/>
    <w:lvl w:ilvl="0" w:tplc="D9286A5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26A429B8"/>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9" w15:restartNumberingAfterBreak="0">
    <w:nsid w:val="26C060C0"/>
    <w:multiLevelType w:val="hybridMultilevel"/>
    <w:tmpl w:val="3DF07B4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26C762D8"/>
    <w:multiLevelType w:val="multilevel"/>
    <w:tmpl w:val="8A9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6F11E6A"/>
    <w:multiLevelType w:val="singleLevel"/>
    <w:tmpl w:val="BDAE3FCE"/>
    <w:lvl w:ilvl="0">
      <w:numFmt w:val="decimal"/>
      <w:pStyle w:val="Bullet2over"/>
      <w:lvlText w:val=""/>
      <w:lvlJc w:val="left"/>
    </w:lvl>
  </w:abstractNum>
  <w:abstractNum w:abstractNumId="222" w15:restartNumberingAfterBreak="0">
    <w:nsid w:val="27245912"/>
    <w:multiLevelType w:val="hybridMultilevel"/>
    <w:tmpl w:val="9A5413DC"/>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28766B3A"/>
    <w:multiLevelType w:val="hybridMultilevel"/>
    <w:tmpl w:val="4B50CEC0"/>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4" w15:restartNumberingAfterBreak="0">
    <w:nsid w:val="288D6929"/>
    <w:multiLevelType w:val="hybridMultilevel"/>
    <w:tmpl w:val="EC4A5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28964480"/>
    <w:multiLevelType w:val="hybridMultilevel"/>
    <w:tmpl w:val="FD2C3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289817BE"/>
    <w:multiLevelType w:val="hybridMultilevel"/>
    <w:tmpl w:val="C3AAF8DE"/>
    <w:lvl w:ilvl="0" w:tplc="04090019">
      <w:start w:val="1"/>
      <w:numFmt w:val="lowerLetter"/>
      <w:lvlText w:val="%1."/>
      <w:lvlJc w:val="left"/>
      <w:pPr>
        <w:ind w:left="720" w:hanging="360"/>
      </w:pPr>
      <w:rPr>
        <w:rFonts w:hint="default"/>
      </w:rPr>
    </w:lvl>
    <w:lvl w:ilvl="1" w:tplc="2728A87C">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28991FD5"/>
    <w:multiLevelType w:val="multilevel"/>
    <w:tmpl w:val="3E606A30"/>
    <w:lvl w:ilvl="0">
      <w:start w:val="1"/>
      <w:numFmt w:val="decimal"/>
      <w:lvlText w:val="%1."/>
      <w:lvlJc w:val="left"/>
      <w:pPr>
        <w:ind w:left="810" w:hanging="360"/>
      </w:pPr>
      <w:rPr>
        <w:rFonts w:hint="default"/>
        <w:color w:val="auto"/>
      </w:rPr>
    </w:lvl>
    <w:lvl w:ilvl="1">
      <w:start w:val="1"/>
      <w:numFmt w:val="decimal"/>
      <w:lvlText w:val="%1.%2"/>
      <w:lvlJc w:val="left"/>
      <w:pPr>
        <w:ind w:left="1080" w:hanging="360"/>
      </w:pPr>
      <w:rPr>
        <w:rFonts w:hint="default"/>
      </w:rPr>
    </w:lvl>
    <w:lvl w:ilvl="2">
      <w:start w:val="1"/>
      <w:numFmt w:val="decimal"/>
      <w:lvlText w:val="6.3.%3"/>
      <w:lvlJc w:val="left"/>
      <w:pPr>
        <w:ind w:left="117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41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290" w:hanging="1800"/>
      </w:pPr>
      <w:rPr>
        <w:rFonts w:hint="default"/>
      </w:rPr>
    </w:lvl>
    <w:lvl w:ilvl="8">
      <w:start w:val="1"/>
      <w:numFmt w:val="decimal"/>
      <w:lvlText w:val="%1.%2.%3.%4.%5.%6.%7.%8.%9"/>
      <w:lvlJc w:val="left"/>
      <w:pPr>
        <w:ind w:left="8010" w:hanging="1800"/>
      </w:pPr>
      <w:rPr>
        <w:rFonts w:hint="default"/>
      </w:rPr>
    </w:lvl>
  </w:abstractNum>
  <w:abstractNum w:abstractNumId="228" w15:restartNumberingAfterBreak="0">
    <w:nsid w:val="28B5520A"/>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28C25953"/>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28C30090"/>
    <w:multiLevelType w:val="hybridMultilevel"/>
    <w:tmpl w:val="6544739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1" w15:restartNumberingAfterBreak="0">
    <w:nsid w:val="28CF3CD7"/>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2" w15:restartNumberingAfterBreak="0">
    <w:nsid w:val="28E3514A"/>
    <w:multiLevelType w:val="multilevel"/>
    <w:tmpl w:val="82D0FCEE"/>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92" w:hanging="432"/>
      </w:pPr>
      <w:rPr>
        <w:rFonts w:hint="default"/>
      </w:rPr>
    </w:lvl>
    <w:lvl w:ilvl="3">
      <w:start w:val="1"/>
      <w:numFmt w:val="decimal"/>
      <w:lvlText w:val="%1.%2.%3.%4"/>
      <w:lvlJc w:val="left"/>
      <w:pPr>
        <w:ind w:left="432" w:hanging="43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lvlText w:val=""/>
      <w:lvlJc w:val="left"/>
      <w:pPr>
        <w:ind w:left="882" w:hanging="432"/>
      </w:pPr>
      <w:rPr>
        <w:rFonts w:ascii="Symbol" w:hAnsi="Symbol" w:hint="default"/>
        <w:color w:val="auto"/>
      </w:rPr>
    </w:lvl>
    <w:lvl w:ilvl="5">
      <w:numFmt w:val="decimal"/>
      <w:lvlRestart w:val="0"/>
      <w:lvlText w:val="DAID.FR.%6"/>
      <w:lvlJc w:val="left"/>
      <w:pPr>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432" w:hanging="432"/>
      </w:pPr>
      <w:rPr>
        <w:rFonts w:hint="default"/>
      </w:rPr>
    </w:lvl>
    <w:lvl w:ilvl="7">
      <w:numFmt w:val="decimal"/>
      <w:lvlText w:val=""/>
      <w:lvlJc w:val="left"/>
      <w:pPr>
        <w:ind w:left="432" w:hanging="432"/>
      </w:pPr>
      <w:rPr>
        <w:rFonts w:hint="default"/>
      </w:rPr>
    </w:lvl>
    <w:lvl w:ilvl="8">
      <w:numFmt w:val="decimal"/>
      <w:lvlText w:val=""/>
      <w:lvlJc w:val="left"/>
      <w:pPr>
        <w:ind w:left="432" w:hanging="432"/>
      </w:pPr>
      <w:rPr>
        <w:rFonts w:hint="default"/>
      </w:rPr>
    </w:lvl>
  </w:abstractNum>
  <w:abstractNum w:abstractNumId="233" w15:restartNumberingAfterBreak="0">
    <w:nsid w:val="298E69D0"/>
    <w:multiLevelType w:val="multilevel"/>
    <w:tmpl w:val="61543CB0"/>
    <w:lvl w:ilvl="0">
      <w:start w:val="1"/>
      <w:numFmt w:val="decimal"/>
      <w:lvlText w:val="%1."/>
      <w:lvlJc w:val="left"/>
      <w:pPr>
        <w:ind w:left="1440" w:hanging="360"/>
      </w:pPr>
      <w:rPr>
        <w:rFonts w:hint="default"/>
      </w:rPr>
    </w:lvl>
    <w:lvl w:ilvl="1">
      <w:start w:val="41"/>
      <w:numFmt w:val="decimal"/>
      <w:isLgl/>
      <w:lvlText w:val="%1.%2"/>
      <w:lvlJc w:val="left"/>
      <w:pPr>
        <w:ind w:left="1740" w:hanging="66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34" w15:restartNumberingAfterBreak="0">
    <w:nsid w:val="2A0D74D7"/>
    <w:multiLevelType w:val="hybridMultilevel"/>
    <w:tmpl w:val="71EAAD5C"/>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5" w15:restartNumberingAfterBreak="0">
    <w:nsid w:val="2A1071A1"/>
    <w:multiLevelType w:val="hybridMultilevel"/>
    <w:tmpl w:val="173EE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A390680"/>
    <w:multiLevelType w:val="hybridMultilevel"/>
    <w:tmpl w:val="3B70CB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2A9E3598"/>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38" w15:restartNumberingAfterBreak="0">
    <w:nsid w:val="2AAE20FF"/>
    <w:multiLevelType w:val="multilevel"/>
    <w:tmpl w:val="7A70B0FC"/>
    <w:lvl w:ilvl="0">
      <w:start w:val="1"/>
      <w:numFmt w:val="decimal"/>
      <w:lvlText w:val="%1."/>
      <w:lvlJc w:val="left"/>
      <w:pPr>
        <w:ind w:left="-1296" w:hanging="360"/>
      </w:pPr>
      <w:rPr>
        <w:rFonts w:hint="default"/>
      </w:rPr>
    </w:lvl>
    <w:lvl w:ilvl="1">
      <w:start w:val="1"/>
      <w:numFmt w:val="decimal"/>
      <w:lvlText w:val="%1.%2"/>
      <w:lvlJc w:val="left"/>
      <w:pPr>
        <w:ind w:left="-1026" w:hanging="360"/>
      </w:pPr>
      <w:rPr>
        <w:rFonts w:hint="default"/>
      </w:rPr>
    </w:lvl>
    <w:lvl w:ilvl="2">
      <w:start w:val="1"/>
      <w:numFmt w:val="decimal"/>
      <w:lvlText w:val="%1.%2.%3"/>
      <w:lvlJc w:val="left"/>
      <w:pPr>
        <w:ind w:left="-486" w:hanging="720"/>
      </w:pPr>
      <w:rPr>
        <w:rFonts w:hint="default"/>
      </w:rPr>
    </w:lvl>
    <w:lvl w:ilvl="3">
      <w:start w:val="1"/>
      <w:numFmt w:val="decimal"/>
      <w:lvlText w:val="%1.%2.%3.%4"/>
      <w:lvlJc w:val="left"/>
      <w:pPr>
        <w:ind w:left="1584"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3384" w:hanging="144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5184" w:hanging="1800"/>
      </w:pPr>
      <w:rPr>
        <w:rFonts w:hint="default"/>
      </w:rPr>
    </w:lvl>
    <w:lvl w:ilvl="8">
      <w:start w:val="1"/>
      <w:numFmt w:val="decimal"/>
      <w:lvlText w:val="%1.%2.%3.%4.%5.%6.%7.%8.%9"/>
      <w:lvlJc w:val="left"/>
      <w:pPr>
        <w:ind w:left="5904" w:hanging="1800"/>
      </w:pPr>
      <w:rPr>
        <w:rFonts w:hint="default"/>
      </w:rPr>
    </w:lvl>
  </w:abstractNum>
  <w:abstractNum w:abstractNumId="239" w15:restartNumberingAfterBreak="0">
    <w:nsid w:val="2AF11F32"/>
    <w:multiLevelType w:val="hybridMultilevel"/>
    <w:tmpl w:val="A754DA72"/>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40" w15:restartNumberingAfterBreak="0">
    <w:nsid w:val="2B2D2AE2"/>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1" w15:restartNumberingAfterBreak="0">
    <w:nsid w:val="2B4D5223"/>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2B9641F1"/>
    <w:multiLevelType w:val="hybridMultilevel"/>
    <w:tmpl w:val="F89C31C4"/>
    <w:lvl w:ilvl="0" w:tplc="40090019">
      <w:start w:val="1"/>
      <w:numFmt w:val="lowerLetter"/>
      <w:lvlText w:val="%1."/>
      <w:lvlJc w:val="left"/>
      <w:pPr>
        <w:ind w:left="15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2BD419A0"/>
    <w:multiLevelType w:val="hybridMultilevel"/>
    <w:tmpl w:val="4E28CE6E"/>
    <w:lvl w:ilvl="0" w:tplc="0409000F">
      <w:start w:val="1"/>
      <w:numFmt w:val="decimal"/>
      <w:lvlText w:val="%1."/>
      <w:lvlJc w:val="left"/>
      <w:pPr>
        <w:ind w:left="1260" w:hanging="360"/>
      </w:pPr>
      <w:rPr>
        <w:rFonts w:hint="default"/>
      </w:rPr>
    </w:lvl>
    <w:lvl w:ilvl="1" w:tplc="0409000F">
      <w:start w:val="1"/>
      <w:numFmt w:val="decimal"/>
      <w:lvlText w:val="%2."/>
      <w:lvlJc w:val="left"/>
      <w:pPr>
        <w:ind w:left="126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4" w15:restartNumberingAfterBreak="0">
    <w:nsid w:val="2BD70A5D"/>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5" w15:restartNumberingAfterBreak="0">
    <w:nsid w:val="2BDC4D25"/>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6" w15:restartNumberingAfterBreak="0">
    <w:nsid w:val="2C3705A3"/>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247" w15:restartNumberingAfterBreak="0">
    <w:nsid w:val="2C3768F4"/>
    <w:multiLevelType w:val="hybridMultilevel"/>
    <w:tmpl w:val="6C600EB2"/>
    <w:lvl w:ilvl="0" w:tplc="FFFFFFFF">
      <w:start w:val="1"/>
      <w:numFmt w:val="decimal"/>
      <w:lvlText w:val="%1."/>
      <w:lvlJc w:val="left"/>
      <w:pPr>
        <w:ind w:left="1350" w:hanging="360"/>
      </w:pPr>
      <w:rPr>
        <w:rFonts w:hint="default"/>
      </w:rPr>
    </w:lvl>
    <w:lvl w:ilvl="1" w:tplc="FFFFFFFF">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48" w15:restartNumberingAfterBreak="0">
    <w:nsid w:val="2CB26DE1"/>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2D4F6614"/>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250" w15:restartNumberingAfterBreak="0">
    <w:nsid w:val="2E0D53DC"/>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51" w15:restartNumberingAfterBreak="0">
    <w:nsid w:val="2E233944"/>
    <w:multiLevelType w:val="hybridMultilevel"/>
    <w:tmpl w:val="1D00F188"/>
    <w:lvl w:ilvl="0" w:tplc="0409000F">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900" w:hanging="360"/>
      </w:pPr>
    </w:lvl>
    <w:lvl w:ilvl="4" w:tplc="04090017">
      <w:start w:val="1"/>
      <w:numFmt w:val="lowerLetter"/>
      <w:lvlText w:val="%5)"/>
      <w:lvlJc w:val="left"/>
      <w:pPr>
        <w:ind w:left="540" w:hanging="360"/>
      </w:pPr>
    </w:lvl>
    <w:lvl w:ilvl="5" w:tplc="0409001B">
      <w:start w:val="1"/>
      <w:numFmt w:val="lowerRoman"/>
      <w:lvlText w:val="%6."/>
      <w:lvlJc w:val="right"/>
      <w:pPr>
        <w:ind w:left="4500" w:hanging="180"/>
      </w:pPr>
    </w:lvl>
    <w:lvl w:ilvl="6" w:tplc="0409000F">
      <w:start w:val="1"/>
      <w:numFmt w:val="decimal"/>
      <w:lvlText w:val="%7."/>
      <w:lvlJc w:val="left"/>
      <w:pPr>
        <w:ind w:left="90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252" w15:restartNumberingAfterBreak="0">
    <w:nsid w:val="2F047A86"/>
    <w:multiLevelType w:val="hybridMultilevel"/>
    <w:tmpl w:val="FDDEB9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2F6A356A"/>
    <w:multiLevelType w:val="hybridMultilevel"/>
    <w:tmpl w:val="CCA8F6A0"/>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54" w15:restartNumberingAfterBreak="0">
    <w:nsid w:val="2F6A3B07"/>
    <w:multiLevelType w:val="multilevel"/>
    <w:tmpl w:val="6C70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F7D11B5"/>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2F7E26BC"/>
    <w:multiLevelType w:val="hybridMultilevel"/>
    <w:tmpl w:val="75E8EB42"/>
    <w:lvl w:ilvl="0" w:tplc="04090019">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7" w15:restartNumberingAfterBreak="0">
    <w:nsid w:val="2F88355E"/>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2FA503E9"/>
    <w:multiLevelType w:val="hybridMultilevel"/>
    <w:tmpl w:val="69CC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0126C79"/>
    <w:multiLevelType w:val="hybridMultilevel"/>
    <w:tmpl w:val="75E8EB42"/>
    <w:lvl w:ilvl="0" w:tplc="FFFFFFFF">
      <w:start w:val="1"/>
      <w:numFmt w:val="lowerLetter"/>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60" w15:restartNumberingAfterBreak="0">
    <w:nsid w:val="30310712"/>
    <w:multiLevelType w:val="hybridMultilevel"/>
    <w:tmpl w:val="EFB2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05206AB"/>
    <w:multiLevelType w:val="hybridMultilevel"/>
    <w:tmpl w:val="8DF6A834"/>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262" w15:restartNumberingAfterBreak="0">
    <w:nsid w:val="3093235B"/>
    <w:multiLevelType w:val="hybridMultilevel"/>
    <w:tmpl w:val="B3E011D8"/>
    <w:lvl w:ilvl="0" w:tplc="DD5CA6E2">
      <w:start w:val="1"/>
      <w:numFmt w:val="decimal"/>
      <w:lvlText w:val="%1."/>
      <w:lvlJc w:val="left"/>
      <w:pPr>
        <w:ind w:left="720" w:hanging="360"/>
      </w:pPr>
      <w:rPr>
        <w:rFonts w:asciiTheme="minorHAnsi" w:eastAsiaTheme="minorEastAsia"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0BA0EA3"/>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153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64" w15:restartNumberingAfterBreak="0">
    <w:nsid w:val="30C93CB7"/>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30F72617"/>
    <w:multiLevelType w:val="hybridMultilevel"/>
    <w:tmpl w:val="1D00F188"/>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7">
      <w:start w:val="1"/>
      <w:numFmt w:val="lowerLetter"/>
      <w:lvlText w:val="%5)"/>
      <w:lvlJc w:val="left"/>
      <w:pPr>
        <w:ind w:left="900" w:hanging="360"/>
      </w:pPr>
    </w:lvl>
    <w:lvl w:ilvl="5" w:tplc="0409001B">
      <w:start w:val="1"/>
      <w:numFmt w:val="lowerRoman"/>
      <w:lvlText w:val="%6."/>
      <w:lvlJc w:val="right"/>
      <w:pPr>
        <w:ind w:left="4860" w:hanging="180"/>
      </w:pPr>
    </w:lvl>
    <w:lvl w:ilvl="6" w:tplc="0409000F">
      <w:start w:val="1"/>
      <w:numFmt w:val="decimal"/>
      <w:lvlText w:val="%7."/>
      <w:lvlJc w:val="left"/>
      <w:pPr>
        <w:ind w:left="126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266" w15:restartNumberingAfterBreak="0">
    <w:nsid w:val="311125B1"/>
    <w:multiLevelType w:val="hybridMultilevel"/>
    <w:tmpl w:val="6AB4EE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112450B"/>
    <w:multiLevelType w:val="multilevel"/>
    <w:tmpl w:val="011CE4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124724B"/>
    <w:multiLevelType w:val="multilevel"/>
    <w:tmpl w:val="09B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1635CC6"/>
    <w:multiLevelType w:val="hybridMultilevel"/>
    <w:tmpl w:val="23E67C44"/>
    <w:lvl w:ilvl="0" w:tplc="DBF27F22">
      <w:start w:val="1"/>
      <w:numFmt w:val="decimal"/>
      <w:lvlText w:val="%1."/>
      <w:lvlJc w:val="left"/>
      <w:pPr>
        <w:ind w:left="1350" w:hanging="360"/>
      </w:pPr>
      <w:rPr>
        <w:rFonts w:hint="default"/>
        <w:color w:val="auto"/>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0" w15:restartNumberingAfterBreak="0">
    <w:nsid w:val="31677D1A"/>
    <w:multiLevelType w:val="hybridMultilevel"/>
    <w:tmpl w:val="24F2BA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316D55FB"/>
    <w:multiLevelType w:val="hybridMultilevel"/>
    <w:tmpl w:val="6A222B08"/>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start w:val="1"/>
      <w:numFmt w:val="lowerRoman"/>
      <w:lvlText w:val="%3."/>
      <w:lvlJc w:val="right"/>
      <w:pPr>
        <w:ind w:left="2250" w:hanging="180"/>
      </w:pPr>
    </w:lvl>
    <w:lvl w:ilvl="3" w:tplc="04090001">
      <w:start w:val="1"/>
      <w:numFmt w:val="bullet"/>
      <w:lvlText w:val=""/>
      <w:lvlJc w:val="left"/>
      <w:pPr>
        <w:ind w:left="2970" w:hanging="360"/>
      </w:pPr>
      <w:rPr>
        <w:rFonts w:ascii="Symbol" w:hAnsi="Symbol" w:hint="default"/>
      </w:rPr>
    </w:lvl>
    <w:lvl w:ilvl="4" w:tplc="40090019">
      <w:start w:val="1"/>
      <w:numFmt w:val="lowerLetter"/>
      <w:lvlText w:val="%5."/>
      <w:lvlJc w:val="left"/>
      <w:pPr>
        <w:ind w:left="3690" w:hanging="360"/>
      </w:pPr>
    </w:lvl>
    <w:lvl w:ilvl="5" w:tplc="4009001B">
      <w:start w:val="1"/>
      <w:numFmt w:val="lowerRoman"/>
      <w:lvlText w:val="%6."/>
      <w:lvlJc w:val="right"/>
      <w:pPr>
        <w:ind w:left="4410" w:hanging="180"/>
      </w:pPr>
    </w:lvl>
    <w:lvl w:ilvl="6" w:tplc="4009000F">
      <w:start w:val="1"/>
      <w:numFmt w:val="decimal"/>
      <w:lvlText w:val="%7."/>
      <w:lvlJc w:val="left"/>
      <w:pPr>
        <w:ind w:left="5130" w:hanging="360"/>
      </w:pPr>
    </w:lvl>
    <w:lvl w:ilvl="7" w:tplc="40090019">
      <w:start w:val="1"/>
      <w:numFmt w:val="lowerLetter"/>
      <w:lvlText w:val="%8."/>
      <w:lvlJc w:val="left"/>
      <w:pPr>
        <w:ind w:left="5850" w:hanging="360"/>
      </w:pPr>
    </w:lvl>
    <w:lvl w:ilvl="8" w:tplc="4009001B">
      <w:start w:val="1"/>
      <w:numFmt w:val="lowerRoman"/>
      <w:lvlText w:val="%9."/>
      <w:lvlJc w:val="right"/>
      <w:pPr>
        <w:ind w:left="6570" w:hanging="180"/>
      </w:pPr>
    </w:lvl>
  </w:abstractNum>
  <w:abstractNum w:abstractNumId="272" w15:restartNumberingAfterBreak="0">
    <w:nsid w:val="31752261"/>
    <w:multiLevelType w:val="hybridMultilevel"/>
    <w:tmpl w:val="8ECEEF5A"/>
    <w:lvl w:ilvl="0" w:tplc="561C0492">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3" w15:restartNumberingAfterBreak="0">
    <w:nsid w:val="31C6424D"/>
    <w:multiLevelType w:val="hybridMultilevel"/>
    <w:tmpl w:val="51F0DE76"/>
    <w:lvl w:ilvl="0" w:tplc="5262037E">
      <w:start w:val="1"/>
      <w:numFmt w:val="bullet"/>
      <w:pStyle w:val="BodyTextBullet"/>
      <w:lvlText w:val=""/>
      <w:lvlJc w:val="left"/>
      <w:pPr>
        <w:tabs>
          <w:tab w:val="num" w:pos="3672"/>
        </w:tabs>
        <w:ind w:left="3672" w:hanging="360"/>
      </w:pPr>
      <w:rPr>
        <w:rFonts w:ascii="Symbol" w:hAnsi="Symbol" w:hint="default"/>
      </w:rPr>
    </w:lvl>
    <w:lvl w:ilvl="1" w:tplc="04090003" w:tentative="1">
      <w:start w:val="1"/>
      <w:numFmt w:val="bullet"/>
      <w:lvlText w:val="o"/>
      <w:lvlJc w:val="left"/>
      <w:pPr>
        <w:tabs>
          <w:tab w:val="num" w:pos="4176"/>
        </w:tabs>
        <w:ind w:left="4176" w:hanging="360"/>
      </w:pPr>
      <w:rPr>
        <w:rFonts w:ascii="Courier New" w:hAnsi="Courier New" w:hint="default"/>
      </w:rPr>
    </w:lvl>
    <w:lvl w:ilvl="2" w:tplc="04090005" w:tentative="1">
      <w:start w:val="1"/>
      <w:numFmt w:val="bullet"/>
      <w:lvlText w:val=""/>
      <w:lvlJc w:val="left"/>
      <w:pPr>
        <w:tabs>
          <w:tab w:val="num" w:pos="4896"/>
        </w:tabs>
        <w:ind w:left="4896" w:hanging="360"/>
      </w:pPr>
      <w:rPr>
        <w:rFonts w:ascii="Wingdings" w:hAnsi="Wingdings" w:hint="default"/>
      </w:rPr>
    </w:lvl>
    <w:lvl w:ilvl="3" w:tplc="04090001" w:tentative="1">
      <w:start w:val="1"/>
      <w:numFmt w:val="bullet"/>
      <w:lvlText w:val=""/>
      <w:lvlJc w:val="left"/>
      <w:pPr>
        <w:tabs>
          <w:tab w:val="num" w:pos="5616"/>
        </w:tabs>
        <w:ind w:left="5616" w:hanging="360"/>
      </w:pPr>
      <w:rPr>
        <w:rFonts w:ascii="Symbol" w:hAnsi="Symbol" w:hint="default"/>
      </w:rPr>
    </w:lvl>
    <w:lvl w:ilvl="4" w:tplc="04090003" w:tentative="1">
      <w:start w:val="1"/>
      <w:numFmt w:val="bullet"/>
      <w:lvlText w:val="o"/>
      <w:lvlJc w:val="left"/>
      <w:pPr>
        <w:tabs>
          <w:tab w:val="num" w:pos="6336"/>
        </w:tabs>
        <w:ind w:left="6336" w:hanging="360"/>
      </w:pPr>
      <w:rPr>
        <w:rFonts w:ascii="Courier New" w:hAnsi="Courier New" w:hint="default"/>
      </w:rPr>
    </w:lvl>
    <w:lvl w:ilvl="5" w:tplc="04090005" w:tentative="1">
      <w:start w:val="1"/>
      <w:numFmt w:val="bullet"/>
      <w:lvlText w:val=""/>
      <w:lvlJc w:val="left"/>
      <w:pPr>
        <w:tabs>
          <w:tab w:val="num" w:pos="7056"/>
        </w:tabs>
        <w:ind w:left="7056" w:hanging="360"/>
      </w:pPr>
      <w:rPr>
        <w:rFonts w:ascii="Wingdings" w:hAnsi="Wingdings" w:hint="default"/>
      </w:rPr>
    </w:lvl>
    <w:lvl w:ilvl="6" w:tplc="04090001" w:tentative="1">
      <w:start w:val="1"/>
      <w:numFmt w:val="bullet"/>
      <w:lvlText w:val=""/>
      <w:lvlJc w:val="left"/>
      <w:pPr>
        <w:tabs>
          <w:tab w:val="num" w:pos="7776"/>
        </w:tabs>
        <w:ind w:left="7776" w:hanging="360"/>
      </w:pPr>
      <w:rPr>
        <w:rFonts w:ascii="Symbol" w:hAnsi="Symbol" w:hint="default"/>
      </w:rPr>
    </w:lvl>
    <w:lvl w:ilvl="7" w:tplc="04090003" w:tentative="1">
      <w:start w:val="1"/>
      <w:numFmt w:val="bullet"/>
      <w:lvlText w:val="o"/>
      <w:lvlJc w:val="left"/>
      <w:pPr>
        <w:tabs>
          <w:tab w:val="num" w:pos="8496"/>
        </w:tabs>
        <w:ind w:left="8496" w:hanging="360"/>
      </w:pPr>
      <w:rPr>
        <w:rFonts w:ascii="Courier New" w:hAnsi="Courier New" w:hint="default"/>
      </w:rPr>
    </w:lvl>
    <w:lvl w:ilvl="8" w:tplc="04090005" w:tentative="1">
      <w:start w:val="1"/>
      <w:numFmt w:val="bullet"/>
      <w:lvlText w:val=""/>
      <w:lvlJc w:val="left"/>
      <w:pPr>
        <w:tabs>
          <w:tab w:val="num" w:pos="9216"/>
        </w:tabs>
        <w:ind w:left="9216" w:hanging="360"/>
      </w:pPr>
      <w:rPr>
        <w:rFonts w:ascii="Wingdings" w:hAnsi="Wingdings" w:hint="default"/>
      </w:rPr>
    </w:lvl>
  </w:abstractNum>
  <w:abstractNum w:abstractNumId="274" w15:restartNumberingAfterBreak="0">
    <w:nsid w:val="31FF31B7"/>
    <w:multiLevelType w:val="hybridMultilevel"/>
    <w:tmpl w:val="445CE9A8"/>
    <w:lvl w:ilvl="0" w:tplc="0409000F">
      <w:start w:val="1"/>
      <w:numFmt w:val="decimal"/>
      <w:lvlText w:val="%1."/>
      <w:lvlJc w:val="left"/>
      <w:pPr>
        <w:ind w:left="810" w:hanging="360"/>
      </w:pPr>
      <w:rPr>
        <w:rFonts w:hint="default"/>
      </w:rPr>
    </w:lvl>
    <w:lvl w:ilvl="1" w:tplc="0409000F">
      <w:start w:val="1"/>
      <w:numFmt w:val="decimal"/>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135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75" w15:restartNumberingAfterBreak="0">
    <w:nsid w:val="324F4228"/>
    <w:multiLevelType w:val="hybridMultilevel"/>
    <w:tmpl w:val="10E80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32A4745A"/>
    <w:multiLevelType w:val="multilevel"/>
    <w:tmpl w:val="F04C50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2A533D2"/>
    <w:multiLevelType w:val="hybridMultilevel"/>
    <w:tmpl w:val="3348D1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32B57EBA"/>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79" w15:restartNumberingAfterBreak="0">
    <w:nsid w:val="33417270"/>
    <w:multiLevelType w:val="hybridMultilevel"/>
    <w:tmpl w:val="33964E58"/>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4142E510">
      <w:start w:val="1"/>
      <w:numFmt w:val="decimal"/>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0" w15:restartNumberingAfterBreak="0">
    <w:nsid w:val="338532C1"/>
    <w:multiLevelType w:val="hybridMultilevel"/>
    <w:tmpl w:val="A754DA72"/>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81" w15:restartNumberingAfterBreak="0">
    <w:nsid w:val="3389522B"/>
    <w:multiLevelType w:val="hybridMultilevel"/>
    <w:tmpl w:val="F3AE1E3A"/>
    <w:lvl w:ilvl="0" w:tplc="0409000F">
      <w:start w:val="1"/>
      <w:numFmt w:val="decimal"/>
      <w:lvlText w:val="%1."/>
      <w:lvlJc w:val="left"/>
      <w:pPr>
        <w:ind w:left="126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82" w15:restartNumberingAfterBreak="0">
    <w:nsid w:val="33FC7A43"/>
    <w:multiLevelType w:val="multilevel"/>
    <w:tmpl w:val="8FE4BA92"/>
    <w:lvl w:ilvl="0">
      <w:start w:val="6"/>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3" w15:restartNumberingAfterBreak="0">
    <w:nsid w:val="343929F2"/>
    <w:multiLevelType w:val="multilevel"/>
    <w:tmpl w:val="25C21028"/>
    <w:styleLink w:val="CurrentList1"/>
    <w:lvl w:ilvl="0">
      <w:start w:val="3"/>
      <w:numFmt w:val="decimal"/>
      <w:lvlText w:val="%1"/>
      <w:lvlJc w:val="left"/>
      <w:pPr>
        <w:ind w:left="360" w:hanging="360"/>
      </w:pPr>
      <w:rPr>
        <w:rFonts w:hint="default"/>
      </w:rPr>
    </w:lvl>
    <w:lvl w:ilvl="1">
      <w:start w:val="1"/>
      <w:numFmt w:val="decimal"/>
      <w:lvlText w:val="%1.%2"/>
      <w:lvlJc w:val="left"/>
      <w:pPr>
        <w:ind w:left="630" w:hanging="360"/>
      </w:pPr>
      <w:rPr>
        <w:rFonts w:hint="default"/>
        <w:sz w:val="24"/>
        <w:szCs w:val="20"/>
      </w:rPr>
    </w:lvl>
    <w:lvl w:ilvl="2">
      <w:start w:val="1"/>
      <w:numFmt w:val="decimal"/>
      <w:suff w:val="space"/>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4" w15:restartNumberingAfterBreak="0">
    <w:nsid w:val="344C78E4"/>
    <w:multiLevelType w:val="multilevel"/>
    <w:tmpl w:val="D6ECB2F0"/>
    <w:lvl w:ilvl="0">
      <w:start w:val="1"/>
      <w:numFmt w:val="decimal"/>
      <w:lvlText w:val="%1."/>
      <w:lvlJc w:val="left"/>
      <w:pPr>
        <w:ind w:left="1080" w:hanging="360"/>
      </w:pPr>
      <w:rPr>
        <w:rFonts w:hint="default"/>
      </w:rPr>
    </w:lvl>
    <w:lvl w:ilvl="1">
      <w:start w:val="43"/>
      <w:numFmt w:val="decimal"/>
      <w:isLgl/>
      <w:lvlText w:val="%1.%2"/>
      <w:lvlJc w:val="left"/>
      <w:pPr>
        <w:ind w:left="1380" w:hanging="66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85" w15:restartNumberingAfterBreak="0">
    <w:nsid w:val="34500BF8"/>
    <w:multiLevelType w:val="hybridMultilevel"/>
    <w:tmpl w:val="FD2C3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34E43A22"/>
    <w:multiLevelType w:val="hybridMultilevel"/>
    <w:tmpl w:val="8ECEEF5A"/>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87" w15:restartNumberingAfterBreak="0">
    <w:nsid w:val="351818DC"/>
    <w:multiLevelType w:val="hybridMultilevel"/>
    <w:tmpl w:val="2686529E"/>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353B519D"/>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89" w15:restartNumberingAfterBreak="0">
    <w:nsid w:val="356C322F"/>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90" w15:restartNumberingAfterBreak="0">
    <w:nsid w:val="35BF2EB5"/>
    <w:multiLevelType w:val="hybridMultilevel"/>
    <w:tmpl w:val="2138EDBC"/>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91" w15:restartNumberingAfterBreak="0">
    <w:nsid w:val="35DD1D1B"/>
    <w:multiLevelType w:val="hybridMultilevel"/>
    <w:tmpl w:val="F3AE1E3A"/>
    <w:lvl w:ilvl="0" w:tplc="FFFFFFFF">
      <w:start w:val="1"/>
      <w:numFmt w:val="decimal"/>
      <w:lvlText w:val="%1."/>
      <w:lvlJc w:val="left"/>
      <w:pPr>
        <w:ind w:left="1260" w:hanging="360"/>
      </w:pPr>
    </w:lvl>
    <w:lvl w:ilvl="1" w:tplc="FFFFFFFF">
      <w:start w:val="1"/>
      <w:numFmt w:val="lowerLetter"/>
      <w:lvlText w:val="%2."/>
      <w:lvlJc w:val="left"/>
      <w:pPr>
        <w:ind w:left="630" w:hanging="360"/>
      </w:pPr>
    </w:lvl>
    <w:lvl w:ilvl="2" w:tplc="FFFFFFFF">
      <w:start w:val="1"/>
      <w:numFmt w:val="lowerRoman"/>
      <w:lvlText w:val="%3."/>
      <w:lvlJc w:val="right"/>
      <w:pPr>
        <w:ind w:left="1350" w:hanging="180"/>
      </w:pPr>
    </w:lvl>
    <w:lvl w:ilvl="3" w:tplc="FFFFFFFF">
      <w:start w:val="1"/>
      <w:numFmt w:val="decimal"/>
      <w:lvlText w:val="%4."/>
      <w:lvlJc w:val="left"/>
      <w:pPr>
        <w:ind w:left="2070" w:hanging="360"/>
      </w:pPr>
    </w:lvl>
    <w:lvl w:ilvl="4" w:tplc="FFFFFFFF">
      <w:start w:val="1"/>
      <w:numFmt w:val="lowerLetter"/>
      <w:lvlText w:val="%5."/>
      <w:lvlJc w:val="left"/>
      <w:pPr>
        <w:ind w:left="2790" w:hanging="360"/>
      </w:pPr>
    </w:lvl>
    <w:lvl w:ilvl="5" w:tplc="FFFFFFFF" w:tentative="1">
      <w:start w:val="1"/>
      <w:numFmt w:val="lowerRoman"/>
      <w:lvlText w:val="%6."/>
      <w:lvlJc w:val="right"/>
      <w:pPr>
        <w:ind w:left="3510" w:hanging="180"/>
      </w:pPr>
    </w:lvl>
    <w:lvl w:ilvl="6" w:tplc="FFFFFFFF" w:tentative="1">
      <w:start w:val="1"/>
      <w:numFmt w:val="decimal"/>
      <w:lvlText w:val="%7."/>
      <w:lvlJc w:val="left"/>
      <w:pPr>
        <w:ind w:left="4230" w:hanging="360"/>
      </w:pPr>
    </w:lvl>
    <w:lvl w:ilvl="7" w:tplc="FFFFFFFF" w:tentative="1">
      <w:start w:val="1"/>
      <w:numFmt w:val="lowerLetter"/>
      <w:lvlText w:val="%8."/>
      <w:lvlJc w:val="left"/>
      <w:pPr>
        <w:ind w:left="4950" w:hanging="360"/>
      </w:pPr>
    </w:lvl>
    <w:lvl w:ilvl="8" w:tplc="FFFFFFFF" w:tentative="1">
      <w:start w:val="1"/>
      <w:numFmt w:val="lowerRoman"/>
      <w:lvlText w:val="%9."/>
      <w:lvlJc w:val="right"/>
      <w:pPr>
        <w:ind w:left="5670" w:hanging="180"/>
      </w:pPr>
    </w:lvl>
  </w:abstractNum>
  <w:abstractNum w:abstractNumId="292" w15:restartNumberingAfterBreak="0">
    <w:nsid w:val="35F25522"/>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3" w15:restartNumberingAfterBreak="0">
    <w:nsid w:val="3643583E"/>
    <w:multiLevelType w:val="hybridMultilevel"/>
    <w:tmpl w:val="0E1A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6465BEE"/>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5" w15:restartNumberingAfterBreak="0">
    <w:nsid w:val="364668A0"/>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6" w15:restartNumberingAfterBreak="0">
    <w:nsid w:val="366337B6"/>
    <w:multiLevelType w:val="hybridMultilevel"/>
    <w:tmpl w:val="10E80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36B9227A"/>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8" w15:restartNumberingAfterBreak="0">
    <w:nsid w:val="37045B00"/>
    <w:multiLevelType w:val="multilevel"/>
    <w:tmpl w:val="5448E71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color w:val="4C8B3F" w:themeColor="background2"/>
      </w:rPr>
    </w:lvl>
    <w:lvl w:ilvl="2">
      <w:start w:val="1"/>
      <w:numFmt w:val="decimal"/>
      <w:pStyle w:val="Heading3"/>
      <w:lvlText w:val="%1.%2.%3:"/>
      <w:lvlJc w:val="left"/>
      <w:pPr>
        <w:ind w:left="81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99" w15:restartNumberingAfterBreak="0">
    <w:nsid w:val="37091BC8"/>
    <w:multiLevelType w:val="hybridMultilevel"/>
    <w:tmpl w:val="D96CB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70D302A"/>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1" w15:restartNumberingAfterBreak="0">
    <w:nsid w:val="371436BD"/>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02" w15:restartNumberingAfterBreak="0">
    <w:nsid w:val="3719684B"/>
    <w:multiLevelType w:val="hybridMultilevel"/>
    <w:tmpl w:val="70BA121A"/>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3" w15:restartNumberingAfterBreak="0">
    <w:nsid w:val="371C62DE"/>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37C8395F"/>
    <w:multiLevelType w:val="hybridMultilevel"/>
    <w:tmpl w:val="B1FA328E"/>
    <w:lvl w:ilvl="0" w:tplc="A352334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5" w15:restartNumberingAfterBreak="0">
    <w:nsid w:val="3834676B"/>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6" w15:restartNumberingAfterBreak="0">
    <w:nsid w:val="38571820"/>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7" w15:restartNumberingAfterBreak="0">
    <w:nsid w:val="3888695A"/>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8" w15:restartNumberingAfterBreak="0">
    <w:nsid w:val="38AF5167"/>
    <w:multiLevelType w:val="hybridMultilevel"/>
    <w:tmpl w:val="3C5AB4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39327662"/>
    <w:multiLevelType w:val="hybridMultilevel"/>
    <w:tmpl w:val="44A03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393E4C15"/>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1" w15:restartNumberingAfterBreak="0">
    <w:nsid w:val="3952441E"/>
    <w:multiLevelType w:val="hybridMultilevel"/>
    <w:tmpl w:val="F8929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95B0AC1"/>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396E74CA"/>
    <w:multiLevelType w:val="hybridMultilevel"/>
    <w:tmpl w:val="87542C3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398139EA"/>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5" w15:restartNumberingAfterBreak="0">
    <w:nsid w:val="398F5260"/>
    <w:multiLevelType w:val="hybridMultilevel"/>
    <w:tmpl w:val="4FB8DD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6" w15:restartNumberingAfterBreak="0">
    <w:nsid w:val="39BE69B0"/>
    <w:multiLevelType w:val="hybridMultilevel"/>
    <w:tmpl w:val="1D00F188"/>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7">
      <w:start w:val="1"/>
      <w:numFmt w:val="lowerLetter"/>
      <w:lvlText w:val="%5)"/>
      <w:lvlJc w:val="left"/>
      <w:pPr>
        <w:ind w:left="810" w:hanging="360"/>
      </w:pPr>
    </w:lvl>
    <w:lvl w:ilvl="5" w:tplc="0409001B">
      <w:start w:val="1"/>
      <w:numFmt w:val="lowerRoman"/>
      <w:lvlText w:val="%6."/>
      <w:lvlJc w:val="right"/>
      <w:pPr>
        <w:ind w:left="4770" w:hanging="180"/>
      </w:pPr>
    </w:lvl>
    <w:lvl w:ilvl="6" w:tplc="0409000F">
      <w:start w:val="1"/>
      <w:numFmt w:val="decimal"/>
      <w:lvlText w:val="%7."/>
      <w:lvlJc w:val="left"/>
      <w:pPr>
        <w:ind w:left="117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317" w15:restartNumberingAfterBreak="0">
    <w:nsid w:val="39E957A9"/>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3A3F4AE2"/>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319" w15:restartNumberingAfterBreak="0">
    <w:nsid w:val="3A980A81"/>
    <w:multiLevelType w:val="multilevel"/>
    <w:tmpl w:val="1CA8DEDE"/>
    <w:lvl w:ilvl="0">
      <w:start w:val="1"/>
      <w:numFmt w:val="decimal"/>
      <w:lvlText w:val="%1."/>
      <w:lvlJc w:val="left"/>
      <w:pPr>
        <w:ind w:left="1080" w:hanging="360"/>
      </w:pPr>
      <w:rPr>
        <w:rFonts w:hint="default"/>
      </w:rPr>
    </w:lvl>
    <w:lvl w:ilvl="1">
      <w:start w:val="3"/>
      <w:numFmt w:val="decimal"/>
      <w:isLgl/>
      <w:lvlText w:val="%1.%2"/>
      <w:lvlJc w:val="left"/>
      <w:pPr>
        <w:ind w:left="1470" w:hanging="660"/>
      </w:pPr>
      <w:rPr>
        <w:rFonts w:hint="default"/>
      </w:rPr>
    </w:lvl>
    <w:lvl w:ilvl="2">
      <w:start w:val="7"/>
      <w:numFmt w:val="decimal"/>
      <w:isLgl/>
      <w:lvlText w:val="%1.%2.%3"/>
      <w:lvlJc w:val="left"/>
      <w:pPr>
        <w:ind w:left="1620" w:hanging="720"/>
      </w:pPr>
      <w:rPr>
        <w:rFonts w:hint="default"/>
      </w:rPr>
    </w:lvl>
    <w:lvl w:ilvl="3">
      <w:start w:val="6"/>
      <w:numFmt w:val="decimal"/>
      <w:isLgl/>
      <w:lvlText w:val="%1.%2.%3.%4"/>
      <w:lvlJc w:val="left"/>
      <w:pPr>
        <w:ind w:left="171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250" w:hanging="108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2790" w:hanging="1440"/>
      </w:pPr>
      <w:rPr>
        <w:rFonts w:hint="default"/>
      </w:rPr>
    </w:lvl>
    <w:lvl w:ilvl="8">
      <w:start w:val="1"/>
      <w:numFmt w:val="decimal"/>
      <w:isLgl/>
      <w:lvlText w:val="%1.%2.%3.%4.%5.%6.%7.%8.%9"/>
      <w:lvlJc w:val="left"/>
      <w:pPr>
        <w:ind w:left="3240" w:hanging="1800"/>
      </w:pPr>
      <w:rPr>
        <w:rFonts w:hint="default"/>
      </w:rPr>
    </w:lvl>
  </w:abstractNum>
  <w:abstractNum w:abstractNumId="320" w15:restartNumberingAfterBreak="0">
    <w:nsid w:val="3AC30128"/>
    <w:multiLevelType w:val="hybridMultilevel"/>
    <w:tmpl w:val="EB8A8D6E"/>
    <w:lvl w:ilvl="0" w:tplc="927055DA">
      <w:start w:val="1"/>
      <w:numFmt w:val="bullet"/>
      <w:pStyle w:val="TableText10Bullet"/>
      <w:lvlText w:val=""/>
      <w:lvlJc w:val="left"/>
      <w:pPr>
        <w:tabs>
          <w:tab w:val="num" w:pos="864"/>
        </w:tabs>
      </w:pPr>
      <w:rPr>
        <w:rFonts w:ascii="Symbol" w:hAnsi="Symbol" w:hint="default"/>
        <w:b w:val="0"/>
        <w:i w:val="0"/>
        <w:sz w:val="20"/>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321" w15:restartNumberingAfterBreak="0">
    <w:nsid w:val="3ACE1F8C"/>
    <w:multiLevelType w:val="hybridMultilevel"/>
    <w:tmpl w:val="7158CDAC"/>
    <w:lvl w:ilvl="0" w:tplc="DE26E4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2" w15:restartNumberingAfterBreak="0">
    <w:nsid w:val="3AFA59D7"/>
    <w:multiLevelType w:val="hybridMultilevel"/>
    <w:tmpl w:val="88CA391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3B5B60EF"/>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3B6A09F5"/>
    <w:multiLevelType w:val="hybridMultilevel"/>
    <w:tmpl w:val="AAE83582"/>
    <w:lvl w:ilvl="0" w:tplc="04090017">
      <w:start w:val="1"/>
      <w:numFmt w:val="lowerLetter"/>
      <w:lvlText w:val="%1)"/>
      <w:lvlJc w:val="left"/>
      <w:pPr>
        <w:ind w:left="720" w:hanging="360"/>
      </w:pPr>
      <w:rPr>
        <w:rFonts w:hint="default"/>
      </w:rPr>
    </w:lvl>
    <w:lvl w:ilvl="1" w:tplc="04090019">
      <w:start w:val="1"/>
      <w:numFmt w:val="lowerLetter"/>
      <w:lvlText w:val="%2."/>
      <w:lvlJc w:val="left"/>
      <w:pPr>
        <w:ind w:left="171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3BBF4D8F"/>
    <w:multiLevelType w:val="hybridMultilevel"/>
    <w:tmpl w:val="5596CB08"/>
    <w:lvl w:ilvl="0" w:tplc="0409000F">
      <w:start w:val="1"/>
      <w:numFmt w:val="decimal"/>
      <w:lvlText w:val="%1."/>
      <w:lvlJc w:val="left"/>
      <w:pPr>
        <w:ind w:left="81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26" w15:restartNumberingAfterBreak="0">
    <w:nsid w:val="3BFE4831"/>
    <w:multiLevelType w:val="hybridMultilevel"/>
    <w:tmpl w:val="D3588438"/>
    <w:lvl w:ilvl="0" w:tplc="0409001B">
      <w:start w:val="1"/>
      <w:numFmt w:val="lowerRoman"/>
      <w:lvlText w:val="%1."/>
      <w:lvlJc w:val="righ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340" w:hanging="180"/>
      </w:pPr>
    </w:lvl>
    <w:lvl w:ilvl="3" w:tplc="0409000F">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27" w15:restartNumberingAfterBreak="0">
    <w:nsid w:val="3C722D7F"/>
    <w:multiLevelType w:val="multilevel"/>
    <w:tmpl w:val="9E46711E"/>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Theme="minorHAnsi" w:eastAsiaTheme="minorHAnsi" w:hAnsiTheme="minorHAnsi" w:cstheme="minorHAnsi"/>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328" w15:restartNumberingAfterBreak="0">
    <w:nsid w:val="3C8B4E13"/>
    <w:multiLevelType w:val="multilevel"/>
    <w:tmpl w:val="90BE6B06"/>
    <w:lvl w:ilvl="0">
      <w:start w:val="1"/>
      <w:numFmt w:val="decimal"/>
      <w:lvlText w:val="%1."/>
      <w:lvlJc w:val="left"/>
      <w:pPr>
        <w:ind w:left="1400" w:hanging="360"/>
      </w:pPr>
      <w:rPr>
        <w:rFonts w:eastAsiaTheme="minorHAnsi" w:cs="Calibri" w:hint="default"/>
      </w:rPr>
    </w:lvl>
    <w:lvl w:ilvl="1">
      <w:start w:val="41"/>
      <w:numFmt w:val="decimal"/>
      <w:isLgl/>
      <w:lvlText w:val="%1.%2"/>
      <w:lvlJc w:val="left"/>
      <w:pPr>
        <w:ind w:left="1700" w:hanging="66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2120" w:hanging="108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480" w:hanging="144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840" w:hanging="1800"/>
      </w:pPr>
      <w:rPr>
        <w:rFonts w:hint="default"/>
      </w:rPr>
    </w:lvl>
    <w:lvl w:ilvl="8">
      <w:start w:val="1"/>
      <w:numFmt w:val="decimal"/>
      <w:isLgl/>
      <w:lvlText w:val="%1.%2.%3.%4.%5.%6.%7.%8.%9"/>
      <w:lvlJc w:val="left"/>
      <w:pPr>
        <w:ind w:left="2840" w:hanging="1800"/>
      </w:pPr>
      <w:rPr>
        <w:rFonts w:hint="default"/>
      </w:rPr>
    </w:lvl>
  </w:abstractNum>
  <w:abstractNum w:abstractNumId="329" w15:restartNumberingAfterBreak="0">
    <w:nsid w:val="3CD21172"/>
    <w:multiLevelType w:val="multilevel"/>
    <w:tmpl w:val="06E6FD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CD7316A"/>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1" w15:restartNumberingAfterBreak="0">
    <w:nsid w:val="3D3556FF"/>
    <w:multiLevelType w:val="hybridMultilevel"/>
    <w:tmpl w:val="712071BA"/>
    <w:lvl w:ilvl="0" w:tplc="7C2C28D4">
      <w:start w:val="1"/>
      <w:numFmt w:val="decimal"/>
      <w:lvlText w:val="%1."/>
      <w:lvlJc w:val="left"/>
      <w:pPr>
        <w:ind w:left="1620" w:hanging="360"/>
      </w:pPr>
      <w:rPr>
        <w:rFonts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620" w:hanging="360"/>
      </w:pPr>
    </w:lvl>
    <w:lvl w:ilvl="4" w:tplc="04090019">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2" w15:restartNumberingAfterBreak="0">
    <w:nsid w:val="3D52306B"/>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3" w15:restartNumberingAfterBreak="0">
    <w:nsid w:val="3D731D54"/>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334" w15:restartNumberingAfterBreak="0">
    <w:nsid w:val="3D7500CD"/>
    <w:multiLevelType w:val="hybridMultilevel"/>
    <w:tmpl w:val="B3425C9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5" w15:restartNumberingAfterBreak="0">
    <w:nsid w:val="3D7B4DBC"/>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3D8E36A4"/>
    <w:multiLevelType w:val="hybridMultilevel"/>
    <w:tmpl w:val="8ECEEF5A"/>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7" w15:restartNumberingAfterBreak="0">
    <w:nsid w:val="3D9A0C7B"/>
    <w:multiLevelType w:val="multilevel"/>
    <w:tmpl w:val="FE54A21E"/>
    <w:lvl w:ilvl="0">
      <w:start w:val="1"/>
      <w:numFmt w:val="decimal"/>
      <w:lvlText w:val="%1."/>
      <w:lvlJc w:val="left"/>
      <w:pPr>
        <w:tabs>
          <w:tab w:val="num" w:pos="540"/>
        </w:tabs>
        <w:ind w:left="5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DA363BA"/>
    <w:multiLevelType w:val="hybridMultilevel"/>
    <w:tmpl w:val="530ED17A"/>
    <w:lvl w:ilvl="0" w:tplc="04090003">
      <w:start w:val="1"/>
      <w:numFmt w:val="bullet"/>
      <w:lvlText w:val="o"/>
      <w:lvlJc w:val="left"/>
      <w:pPr>
        <w:ind w:left="2120" w:hanging="360"/>
      </w:pPr>
      <w:rPr>
        <w:rFonts w:ascii="Courier New" w:hAnsi="Courier New" w:cs="Courier New" w:hint="default"/>
      </w:rPr>
    </w:lvl>
    <w:lvl w:ilvl="1" w:tplc="04090003" w:tentative="1">
      <w:start w:val="1"/>
      <w:numFmt w:val="bullet"/>
      <w:lvlText w:val="o"/>
      <w:lvlJc w:val="left"/>
      <w:pPr>
        <w:ind w:left="2840" w:hanging="360"/>
      </w:pPr>
      <w:rPr>
        <w:rFonts w:ascii="Courier New" w:hAnsi="Courier New" w:cs="Courier New" w:hint="default"/>
      </w:rPr>
    </w:lvl>
    <w:lvl w:ilvl="2" w:tplc="04090005" w:tentative="1">
      <w:start w:val="1"/>
      <w:numFmt w:val="bullet"/>
      <w:lvlText w:val=""/>
      <w:lvlJc w:val="left"/>
      <w:pPr>
        <w:ind w:left="3560" w:hanging="360"/>
      </w:pPr>
      <w:rPr>
        <w:rFonts w:ascii="Wingdings" w:hAnsi="Wingdings" w:hint="default"/>
      </w:rPr>
    </w:lvl>
    <w:lvl w:ilvl="3" w:tplc="04090001" w:tentative="1">
      <w:start w:val="1"/>
      <w:numFmt w:val="bullet"/>
      <w:lvlText w:val=""/>
      <w:lvlJc w:val="left"/>
      <w:pPr>
        <w:ind w:left="4280" w:hanging="360"/>
      </w:pPr>
      <w:rPr>
        <w:rFonts w:ascii="Symbol" w:hAnsi="Symbol" w:hint="default"/>
      </w:rPr>
    </w:lvl>
    <w:lvl w:ilvl="4" w:tplc="04090003" w:tentative="1">
      <w:start w:val="1"/>
      <w:numFmt w:val="bullet"/>
      <w:lvlText w:val="o"/>
      <w:lvlJc w:val="left"/>
      <w:pPr>
        <w:ind w:left="5000" w:hanging="360"/>
      </w:pPr>
      <w:rPr>
        <w:rFonts w:ascii="Courier New" w:hAnsi="Courier New" w:cs="Courier New" w:hint="default"/>
      </w:rPr>
    </w:lvl>
    <w:lvl w:ilvl="5" w:tplc="04090005" w:tentative="1">
      <w:start w:val="1"/>
      <w:numFmt w:val="bullet"/>
      <w:lvlText w:val=""/>
      <w:lvlJc w:val="left"/>
      <w:pPr>
        <w:ind w:left="5720" w:hanging="360"/>
      </w:pPr>
      <w:rPr>
        <w:rFonts w:ascii="Wingdings" w:hAnsi="Wingdings" w:hint="default"/>
      </w:rPr>
    </w:lvl>
    <w:lvl w:ilvl="6" w:tplc="04090001" w:tentative="1">
      <w:start w:val="1"/>
      <w:numFmt w:val="bullet"/>
      <w:lvlText w:val=""/>
      <w:lvlJc w:val="left"/>
      <w:pPr>
        <w:ind w:left="6440" w:hanging="360"/>
      </w:pPr>
      <w:rPr>
        <w:rFonts w:ascii="Symbol" w:hAnsi="Symbol" w:hint="default"/>
      </w:rPr>
    </w:lvl>
    <w:lvl w:ilvl="7" w:tplc="04090003" w:tentative="1">
      <w:start w:val="1"/>
      <w:numFmt w:val="bullet"/>
      <w:lvlText w:val="o"/>
      <w:lvlJc w:val="left"/>
      <w:pPr>
        <w:ind w:left="7160" w:hanging="360"/>
      </w:pPr>
      <w:rPr>
        <w:rFonts w:ascii="Courier New" w:hAnsi="Courier New" w:cs="Courier New" w:hint="default"/>
      </w:rPr>
    </w:lvl>
    <w:lvl w:ilvl="8" w:tplc="04090005" w:tentative="1">
      <w:start w:val="1"/>
      <w:numFmt w:val="bullet"/>
      <w:lvlText w:val=""/>
      <w:lvlJc w:val="left"/>
      <w:pPr>
        <w:ind w:left="7880" w:hanging="360"/>
      </w:pPr>
      <w:rPr>
        <w:rFonts w:ascii="Wingdings" w:hAnsi="Wingdings" w:hint="default"/>
      </w:rPr>
    </w:lvl>
  </w:abstractNum>
  <w:abstractNum w:abstractNumId="339" w15:restartNumberingAfterBreak="0">
    <w:nsid w:val="3E2A1439"/>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3E993271"/>
    <w:multiLevelType w:val="multilevel"/>
    <w:tmpl w:val="DF74EA26"/>
    <w:lvl w:ilvl="0">
      <w:start w:val="1"/>
      <w:numFmt w:val="decimal"/>
      <w:lvlText w:val="%1."/>
      <w:lvlJc w:val="left"/>
      <w:pPr>
        <w:ind w:left="720" w:hanging="360"/>
      </w:pPr>
      <w:rPr>
        <w:rFonts w:cs="Arial" w:hint="default"/>
      </w:rPr>
    </w:lvl>
    <w:lvl w:ilvl="1">
      <w:start w:val="37"/>
      <w:numFmt w:val="decimal"/>
      <w:pStyle w:val="Heading2"/>
      <w:isLgl/>
      <w:lvlText w:val="%1.%2"/>
      <w:lvlJc w:val="left"/>
      <w:pPr>
        <w:ind w:left="1065" w:hanging="660"/>
      </w:pPr>
      <w:rPr>
        <w:rFonts w:hint="default"/>
      </w:rPr>
    </w:lvl>
    <w:lvl w:ilvl="2">
      <w:start w:val="6"/>
      <w:numFmt w:val="decimal"/>
      <w:isLgl/>
      <w:lvlText w:val="%1.%2.%3"/>
      <w:lvlJc w:val="left"/>
      <w:pPr>
        <w:ind w:left="1170" w:hanging="720"/>
      </w:pPr>
      <w:rPr>
        <w:rFonts w:hint="default"/>
      </w:rPr>
    </w:lvl>
    <w:lvl w:ilvl="3">
      <w:start w:val="1"/>
      <w:numFmt w:val="decimal"/>
      <w:isLgl/>
      <w:lvlText w:val="%1.%2.%3.%4"/>
      <w:lvlJc w:val="left"/>
      <w:pPr>
        <w:ind w:left="1575"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2025" w:hanging="144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475" w:hanging="1800"/>
      </w:pPr>
      <w:rPr>
        <w:rFonts w:hint="default"/>
      </w:rPr>
    </w:lvl>
    <w:lvl w:ilvl="8">
      <w:start w:val="1"/>
      <w:numFmt w:val="decimal"/>
      <w:isLgl/>
      <w:lvlText w:val="%1.%2.%3.%4.%5.%6.%7.%8.%9"/>
      <w:lvlJc w:val="left"/>
      <w:pPr>
        <w:ind w:left="2520" w:hanging="1800"/>
      </w:pPr>
      <w:rPr>
        <w:rFonts w:hint="default"/>
      </w:rPr>
    </w:lvl>
  </w:abstractNum>
  <w:abstractNum w:abstractNumId="341" w15:restartNumberingAfterBreak="0">
    <w:nsid w:val="3E9A4AA8"/>
    <w:multiLevelType w:val="hybridMultilevel"/>
    <w:tmpl w:val="90128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3E9B1273"/>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3" w15:restartNumberingAfterBreak="0">
    <w:nsid w:val="3EB61999"/>
    <w:multiLevelType w:val="hybridMultilevel"/>
    <w:tmpl w:val="737E4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EE10148"/>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45" w15:restartNumberingAfterBreak="0">
    <w:nsid w:val="3FAC5DD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346" w15:restartNumberingAfterBreak="0">
    <w:nsid w:val="4010730B"/>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4046081A"/>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48" w15:restartNumberingAfterBreak="0">
    <w:nsid w:val="407B7AB5"/>
    <w:multiLevelType w:val="hybridMultilevel"/>
    <w:tmpl w:val="9A5413D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9" w15:restartNumberingAfterBreak="0">
    <w:nsid w:val="4090238F"/>
    <w:multiLevelType w:val="hybridMultilevel"/>
    <w:tmpl w:val="BF6E7CB4"/>
    <w:lvl w:ilvl="0" w:tplc="0409000F">
      <w:start w:val="1"/>
      <w:numFmt w:val="decimal"/>
      <w:lvlText w:val="%1."/>
      <w:lvlJc w:val="left"/>
      <w:pPr>
        <w:ind w:left="360" w:hanging="360"/>
      </w:pPr>
      <w:rPr>
        <w:rFonts w:hint="default"/>
        <w:b w:val="0"/>
      </w:rPr>
    </w:lvl>
    <w:lvl w:ilvl="1" w:tplc="A5C2A664">
      <w:start w:val="1"/>
      <w:numFmt w:val="lowerLetter"/>
      <w:lvlText w:val="%2."/>
      <w:lvlJc w:val="left"/>
      <w:pPr>
        <w:ind w:left="-270" w:hanging="360"/>
      </w:pPr>
      <w:rPr>
        <w:rFonts w:asciiTheme="minorHAnsi" w:hAnsiTheme="minorHAnsi"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40CB69A9"/>
    <w:multiLevelType w:val="hybridMultilevel"/>
    <w:tmpl w:val="B1ACCAC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1" w15:restartNumberingAfterBreak="0">
    <w:nsid w:val="40DB44C1"/>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44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52" w15:restartNumberingAfterBreak="0">
    <w:nsid w:val="40DE5097"/>
    <w:multiLevelType w:val="multilevel"/>
    <w:tmpl w:val="FB8C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0DF703C"/>
    <w:multiLevelType w:val="hybridMultilevel"/>
    <w:tmpl w:val="381ACE3A"/>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54" w15:restartNumberingAfterBreak="0">
    <w:nsid w:val="40EB39CD"/>
    <w:multiLevelType w:val="hybridMultilevel"/>
    <w:tmpl w:val="6B2AB2E4"/>
    <w:lvl w:ilvl="0" w:tplc="4B02F24A">
      <w:start w:val="1"/>
      <w:numFmt w:val="decimal"/>
      <w:lvlText w:val="%1."/>
      <w:lvlJc w:val="left"/>
      <w:pPr>
        <w:ind w:left="810" w:hanging="360"/>
      </w:pPr>
      <w:rPr>
        <w:rFonts w:asciiTheme="minorHAnsi" w:eastAsiaTheme="minorHAnsi" w:hAnsiTheme="minorHAnsi" w:cstheme="minorHAnsi"/>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355" w15:restartNumberingAfterBreak="0">
    <w:nsid w:val="41312A7F"/>
    <w:multiLevelType w:val="multilevel"/>
    <w:tmpl w:val="7A70B0FC"/>
    <w:lvl w:ilvl="0">
      <w:start w:val="1"/>
      <w:numFmt w:val="decimal"/>
      <w:lvlText w:val="%1."/>
      <w:lvlJc w:val="left"/>
      <w:pPr>
        <w:ind w:left="126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4140" w:hanging="108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356" w15:restartNumberingAfterBreak="0">
    <w:nsid w:val="41731506"/>
    <w:multiLevelType w:val="hybridMultilevel"/>
    <w:tmpl w:val="C16A8730"/>
    <w:lvl w:ilvl="0" w:tplc="5D5034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7" w15:restartNumberingAfterBreak="0">
    <w:nsid w:val="41FF1599"/>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58" w15:restartNumberingAfterBreak="0">
    <w:nsid w:val="421A2AFD"/>
    <w:multiLevelType w:val="hybridMultilevel"/>
    <w:tmpl w:val="5336CB08"/>
    <w:lvl w:ilvl="0" w:tplc="AAF87828">
      <w:start w:val="1"/>
      <w:numFmt w:val="decimal"/>
      <w:lvlText w:val="%1."/>
      <w:lvlJc w:val="left"/>
      <w:pPr>
        <w:ind w:left="1260" w:hanging="360"/>
      </w:pPr>
      <w:rPr>
        <w:rFonts w:ascii="Arial" w:eastAsia="Times New Roman" w:hAnsi="Arial" w:cs="Arial"/>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359" w15:restartNumberingAfterBreak="0">
    <w:nsid w:val="422E12C6"/>
    <w:multiLevelType w:val="hybridMultilevel"/>
    <w:tmpl w:val="B7D2A0DC"/>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0" w15:restartNumberingAfterBreak="0">
    <w:nsid w:val="42544C94"/>
    <w:multiLevelType w:val="hybridMultilevel"/>
    <w:tmpl w:val="445CE9A8"/>
    <w:lvl w:ilvl="0" w:tplc="0409000F">
      <w:start w:val="1"/>
      <w:numFmt w:val="decimal"/>
      <w:lvlText w:val="%1."/>
      <w:lvlJc w:val="left"/>
      <w:pPr>
        <w:ind w:left="810" w:hanging="360"/>
      </w:pPr>
      <w:rPr>
        <w:rFonts w:hint="default"/>
      </w:rPr>
    </w:lvl>
    <w:lvl w:ilvl="1" w:tplc="0409000F">
      <w:start w:val="1"/>
      <w:numFmt w:val="decimal"/>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135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61" w15:restartNumberingAfterBreak="0">
    <w:nsid w:val="427129C4"/>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62" w15:restartNumberingAfterBreak="0">
    <w:nsid w:val="42823775"/>
    <w:multiLevelType w:val="hybridMultilevel"/>
    <w:tmpl w:val="4B50CEC0"/>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63" w15:restartNumberingAfterBreak="0">
    <w:nsid w:val="42D4721C"/>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4" w15:restartNumberingAfterBreak="0">
    <w:nsid w:val="42DC3AEA"/>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365" w15:restartNumberingAfterBreak="0">
    <w:nsid w:val="431A0E90"/>
    <w:multiLevelType w:val="multilevel"/>
    <w:tmpl w:val="9DD8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32D6813"/>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7" w15:restartNumberingAfterBreak="0">
    <w:nsid w:val="43554EFF"/>
    <w:multiLevelType w:val="hybridMultilevel"/>
    <w:tmpl w:val="BCF475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8" w15:restartNumberingAfterBreak="0">
    <w:nsid w:val="43891ADE"/>
    <w:multiLevelType w:val="hybridMultilevel"/>
    <w:tmpl w:val="8CD6948A"/>
    <w:lvl w:ilvl="0" w:tplc="0409001B">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9" w15:restartNumberingAfterBreak="0">
    <w:nsid w:val="43974CD5"/>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370" w15:restartNumberingAfterBreak="0">
    <w:nsid w:val="439B47A6"/>
    <w:multiLevelType w:val="multilevel"/>
    <w:tmpl w:val="9E884308"/>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71" w15:restartNumberingAfterBreak="0">
    <w:nsid w:val="43AA1BE0"/>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372" w15:restartNumberingAfterBreak="0">
    <w:nsid w:val="443C752F"/>
    <w:multiLevelType w:val="hybridMultilevel"/>
    <w:tmpl w:val="1D00F188"/>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7">
      <w:start w:val="1"/>
      <w:numFmt w:val="lowerLetter"/>
      <w:lvlText w:val="%5)"/>
      <w:lvlJc w:val="left"/>
      <w:pPr>
        <w:ind w:left="1980" w:hanging="360"/>
      </w:pPr>
    </w:lvl>
    <w:lvl w:ilvl="5" w:tplc="0409001B">
      <w:start w:val="1"/>
      <w:numFmt w:val="lowerRoman"/>
      <w:lvlText w:val="%6."/>
      <w:lvlJc w:val="right"/>
      <w:pPr>
        <w:ind w:left="4860" w:hanging="180"/>
      </w:pPr>
    </w:lvl>
    <w:lvl w:ilvl="6" w:tplc="0409000F">
      <w:start w:val="1"/>
      <w:numFmt w:val="decimal"/>
      <w:lvlText w:val="%7."/>
      <w:lvlJc w:val="left"/>
      <w:pPr>
        <w:ind w:left="126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373" w15:restartNumberingAfterBreak="0">
    <w:nsid w:val="44B76B27"/>
    <w:multiLevelType w:val="hybridMultilevel"/>
    <w:tmpl w:val="F07EC0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4" w15:restartNumberingAfterBreak="0">
    <w:nsid w:val="44EF4995"/>
    <w:multiLevelType w:val="multilevel"/>
    <w:tmpl w:val="2A067A1E"/>
    <w:lvl w:ilvl="0">
      <w:start w:val="1"/>
      <w:numFmt w:val="decimal"/>
      <w:lvlText w:val="%1."/>
      <w:lvlJc w:val="left"/>
      <w:pPr>
        <w:ind w:left="1400" w:hanging="360"/>
      </w:pPr>
      <w:rPr>
        <w:rFonts w:eastAsiaTheme="minorHAnsi" w:cs="Calibri" w:hint="default"/>
      </w:rPr>
    </w:lvl>
    <w:lvl w:ilvl="1">
      <w:start w:val="38"/>
      <w:numFmt w:val="decimal"/>
      <w:isLgl/>
      <w:lvlText w:val="%1.%2"/>
      <w:lvlJc w:val="left"/>
      <w:pPr>
        <w:ind w:left="1700" w:hanging="660"/>
      </w:pPr>
      <w:rPr>
        <w:rFonts w:hint="default"/>
      </w:rPr>
    </w:lvl>
    <w:lvl w:ilvl="2">
      <w:start w:val="2"/>
      <w:numFmt w:val="decimal"/>
      <w:isLgl/>
      <w:lvlText w:val="%1.%2.%3"/>
      <w:lvlJc w:val="left"/>
      <w:pPr>
        <w:ind w:left="1760" w:hanging="720"/>
      </w:pPr>
      <w:rPr>
        <w:rFonts w:hint="default"/>
      </w:rPr>
    </w:lvl>
    <w:lvl w:ilvl="3">
      <w:start w:val="1"/>
      <w:numFmt w:val="decimal"/>
      <w:isLgl/>
      <w:lvlText w:val="%1.%2.%3.%4"/>
      <w:lvlJc w:val="left"/>
      <w:pPr>
        <w:ind w:left="2120" w:hanging="108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480" w:hanging="144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840" w:hanging="1800"/>
      </w:pPr>
      <w:rPr>
        <w:rFonts w:hint="default"/>
      </w:rPr>
    </w:lvl>
    <w:lvl w:ilvl="8">
      <w:start w:val="1"/>
      <w:numFmt w:val="decimal"/>
      <w:isLgl/>
      <w:lvlText w:val="%1.%2.%3.%4.%5.%6.%7.%8.%9"/>
      <w:lvlJc w:val="left"/>
      <w:pPr>
        <w:ind w:left="2840" w:hanging="1800"/>
      </w:pPr>
      <w:rPr>
        <w:rFonts w:hint="default"/>
      </w:rPr>
    </w:lvl>
  </w:abstractNum>
  <w:abstractNum w:abstractNumId="375" w15:restartNumberingAfterBreak="0">
    <w:nsid w:val="45016752"/>
    <w:multiLevelType w:val="multilevel"/>
    <w:tmpl w:val="8F6A82FE"/>
    <w:lvl w:ilvl="0">
      <w:start w:val="1"/>
      <w:numFmt w:val="decimal"/>
      <w:lvlText w:val="%1."/>
      <w:lvlJc w:val="left"/>
      <w:pPr>
        <w:ind w:left="810" w:hanging="360"/>
      </w:pPr>
      <w:rPr>
        <w:rFonts w:hint="default"/>
      </w:rPr>
    </w:lvl>
    <w:lvl w:ilvl="1">
      <w:start w:val="1"/>
      <w:numFmt w:val="decimal"/>
      <w:lvlText w:val="%1.%2"/>
      <w:lvlJc w:val="left"/>
      <w:pPr>
        <w:ind w:left="1080" w:hanging="360"/>
      </w:pPr>
      <w:rPr>
        <w:rFonts w:hint="default"/>
      </w:rPr>
    </w:lvl>
    <w:lvl w:ilvl="2">
      <w:start w:val="1"/>
      <w:numFmt w:val="decimal"/>
      <w:lvlText w:val="6.%2.%3"/>
      <w:lvlJc w:val="left"/>
      <w:pPr>
        <w:ind w:left="72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41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290" w:hanging="1800"/>
      </w:pPr>
      <w:rPr>
        <w:rFonts w:hint="default"/>
      </w:rPr>
    </w:lvl>
    <w:lvl w:ilvl="8">
      <w:start w:val="1"/>
      <w:numFmt w:val="decimal"/>
      <w:lvlText w:val="%1.%2.%3.%4.%5.%6.%7.%8.%9"/>
      <w:lvlJc w:val="left"/>
      <w:pPr>
        <w:ind w:left="8010" w:hanging="1800"/>
      </w:pPr>
      <w:rPr>
        <w:rFonts w:hint="default"/>
      </w:rPr>
    </w:lvl>
  </w:abstractNum>
  <w:abstractNum w:abstractNumId="376" w15:restartNumberingAfterBreak="0">
    <w:nsid w:val="45104AA7"/>
    <w:multiLevelType w:val="singleLevel"/>
    <w:tmpl w:val="0409000F"/>
    <w:lvl w:ilvl="0">
      <w:start w:val="1"/>
      <w:numFmt w:val="decimal"/>
      <w:lvlText w:val="%1."/>
      <w:lvlJc w:val="left"/>
      <w:pPr>
        <w:ind w:left="720" w:hanging="360"/>
      </w:pPr>
      <w:rPr>
        <w:rFonts w:hint="default"/>
      </w:rPr>
    </w:lvl>
  </w:abstractNum>
  <w:abstractNum w:abstractNumId="377" w15:restartNumberingAfterBreak="0">
    <w:nsid w:val="459526A7"/>
    <w:multiLevelType w:val="hybridMultilevel"/>
    <w:tmpl w:val="FDDEB9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459DBCF0"/>
    <w:multiLevelType w:val="hybridMultilevel"/>
    <w:tmpl w:val="81EE289A"/>
    <w:lvl w:ilvl="0" w:tplc="FAF06568">
      <w:start w:val="1"/>
      <w:numFmt w:val="decimal"/>
      <w:lvlText w:val="%1."/>
      <w:lvlJc w:val="left"/>
      <w:pPr>
        <w:ind w:left="720" w:hanging="360"/>
      </w:pPr>
    </w:lvl>
    <w:lvl w:ilvl="1" w:tplc="A976B37C">
      <w:start w:val="1"/>
      <w:numFmt w:val="lowerLetter"/>
      <w:lvlText w:val="%2."/>
      <w:lvlJc w:val="left"/>
      <w:pPr>
        <w:ind w:left="1440" w:hanging="360"/>
      </w:pPr>
    </w:lvl>
    <w:lvl w:ilvl="2" w:tplc="4224EF60">
      <w:start w:val="1"/>
      <w:numFmt w:val="lowerRoman"/>
      <w:lvlText w:val="%3."/>
      <w:lvlJc w:val="right"/>
      <w:pPr>
        <w:ind w:left="2160" w:hanging="180"/>
      </w:pPr>
    </w:lvl>
    <w:lvl w:ilvl="3" w:tplc="B4280B90">
      <w:start w:val="1"/>
      <w:numFmt w:val="decimal"/>
      <w:lvlText w:val="%4."/>
      <w:lvlJc w:val="left"/>
      <w:pPr>
        <w:ind w:left="2880" w:hanging="360"/>
      </w:pPr>
    </w:lvl>
    <w:lvl w:ilvl="4" w:tplc="07524C56">
      <w:start w:val="1"/>
      <w:numFmt w:val="lowerLetter"/>
      <w:lvlText w:val="%5."/>
      <w:lvlJc w:val="left"/>
      <w:pPr>
        <w:ind w:left="3600" w:hanging="360"/>
      </w:pPr>
    </w:lvl>
    <w:lvl w:ilvl="5" w:tplc="ED3EF51C">
      <w:start w:val="1"/>
      <w:numFmt w:val="lowerRoman"/>
      <w:lvlText w:val="%6."/>
      <w:lvlJc w:val="right"/>
      <w:pPr>
        <w:ind w:left="4320" w:hanging="180"/>
      </w:pPr>
    </w:lvl>
    <w:lvl w:ilvl="6" w:tplc="C40CA314">
      <w:start w:val="1"/>
      <w:numFmt w:val="decimal"/>
      <w:lvlText w:val="%7."/>
      <w:lvlJc w:val="left"/>
      <w:pPr>
        <w:ind w:left="5040" w:hanging="360"/>
      </w:pPr>
    </w:lvl>
    <w:lvl w:ilvl="7" w:tplc="E5941164">
      <w:start w:val="1"/>
      <w:numFmt w:val="lowerLetter"/>
      <w:lvlText w:val="%8."/>
      <w:lvlJc w:val="left"/>
      <w:pPr>
        <w:ind w:left="5760" w:hanging="360"/>
      </w:pPr>
    </w:lvl>
    <w:lvl w:ilvl="8" w:tplc="A21CB354">
      <w:start w:val="1"/>
      <w:numFmt w:val="lowerRoman"/>
      <w:lvlText w:val="%9."/>
      <w:lvlJc w:val="right"/>
      <w:pPr>
        <w:ind w:left="6480" w:hanging="180"/>
      </w:pPr>
    </w:lvl>
  </w:abstractNum>
  <w:abstractNum w:abstractNumId="379" w15:restartNumberingAfterBreak="0">
    <w:nsid w:val="45EA7514"/>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0" w15:restartNumberingAfterBreak="0">
    <w:nsid w:val="4601685C"/>
    <w:multiLevelType w:val="hybridMultilevel"/>
    <w:tmpl w:val="410033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46284207"/>
    <w:multiLevelType w:val="hybridMultilevel"/>
    <w:tmpl w:val="533C9E82"/>
    <w:lvl w:ilvl="0" w:tplc="561C0492">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82" w15:restartNumberingAfterBreak="0">
    <w:nsid w:val="463E731C"/>
    <w:multiLevelType w:val="hybridMultilevel"/>
    <w:tmpl w:val="984ACF56"/>
    <w:lvl w:ilvl="0" w:tplc="7C2C28D4">
      <w:start w:val="1"/>
      <w:numFmt w:val="decimal"/>
      <w:lvlText w:val="%1."/>
      <w:lvlJc w:val="left"/>
      <w:pPr>
        <w:ind w:left="810" w:hanging="360"/>
      </w:pPr>
      <w:rPr>
        <w:rFonts w:hint="default"/>
      </w:rPr>
    </w:lvl>
    <w:lvl w:ilvl="1" w:tplc="A2C048AA">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46766499"/>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4" w15:restartNumberingAfterBreak="0">
    <w:nsid w:val="46DE00EA"/>
    <w:multiLevelType w:val="multilevel"/>
    <w:tmpl w:val="3E50D7A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385" w15:restartNumberingAfterBreak="0">
    <w:nsid w:val="46EB5E8B"/>
    <w:multiLevelType w:val="hybridMultilevel"/>
    <w:tmpl w:val="A4B2CF2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6" w15:restartNumberingAfterBreak="0">
    <w:nsid w:val="46F567C6"/>
    <w:multiLevelType w:val="hybridMultilevel"/>
    <w:tmpl w:val="0E24E53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7" w15:restartNumberingAfterBreak="0">
    <w:nsid w:val="46F86B8E"/>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88" w15:restartNumberingAfterBreak="0">
    <w:nsid w:val="474444BB"/>
    <w:multiLevelType w:val="hybridMultilevel"/>
    <w:tmpl w:val="E370E754"/>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1800" w:hanging="360"/>
      </w:pPr>
    </w:lvl>
    <w:lvl w:ilvl="4" w:tplc="04090017">
      <w:start w:val="1"/>
      <w:numFmt w:val="lowerLetter"/>
      <w:lvlText w:val="%5)"/>
      <w:lvlJc w:val="left"/>
      <w:pPr>
        <w:ind w:left="1440" w:hanging="360"/>
      </w:pPr>
    </w:lvl>
    <w:lvl w:ilvl="5" w:tplc="0409001B">
      <w:start w:val="1"/>
      <w:numFmt w:val="lowerRoman"/>
      <w:lvlText w:val="%6."/>
      <w:lvlJc w:val="right"/>
      <w:pPr>
        <w:ind w:left="5400" w:hanging="180"/>
      </w:pPr>
    </w:lvl>
    <w:lvl w:ilvl="6" w:tplc="0409000F">
      <w:start w:val="1"/>
      <w:numFmt w:val="decimal"/>
      <w:lvlText w:val="%7."/>
      <w:lvlJc w:val="left"/>
      <w:pPr>
        <w:ind w:left="180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89" w15:restartNumberingAfterBreak="0">
    <w:nsid w:val="47681B30"/>
    <w:multiLevelType w:val="hybridMultilevel"/>
    <w:tmpl w:val="84C05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476F3FBF"/>
    <w:multiLevelType w:val="hybridMultilevel"/>
    <w:tmpl w:val="DA627E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478F03D9"/>
    <w:multiLevelType w:val="hybridMultilevel"/>
    <w:tmpl w:val="BCF475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2" w15:restartNumberingAfterBreak="0">
    <w:nsid w:val="47C508AC"/>
    <w:multiLevelType w:val="hybridMultilevel"/>
    <w:tmpl w:val="9A5413DC"/>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3" w15:restartNumberingAfterBreak="0">
    <w:nsid w:val="47DB65B5"/>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4" w15:restartNumberingAfterBreak="0">
    <w:nsid w:val="481042FE"/>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5" w15:restartNumberingAfterBreak="0">
    <w:nsid w:val="488D1A63"/>
    <w:multiLevelType w:val="hybridMultilevel"/>
    <w:tmpl w:val="D8586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88E24AA"/>
    <w:multiLevelType w:val="hybridMultilevel"/>
    <w:tmpl w:val="79C052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7" w15:restartNumberingAfterBreak="0">
    <w:nsid w:val="48CC021A"/>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8" w15:restartNumberingAfterBreak="0">
    <w:nsid w:val="491D29F2"/>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99" w15:restartNumberingAfterBreak="0">
    <w:nsid w:val="4949406E"/>
    <w:multiLevelType w:val="hybridMultilevel"/>
    <w:tmpl w:val="D5B8AC60"/>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start w:val="1"/>
      <w:numFmt w:val="lowerRoman"/>
      <w:lvlText w:val="%3."/>
      <w:lvlJc w:val="right"/>
      <w:pPr>
        <w:ind w:left="2250" w:hanging="180"/>
      </w:pPr>
    </w:lvl>
    <w:lvl w:ilvl="3" w:tplc="04090001">
      <w:start w:val="1"/>
      <w:numFmt w:val="bullet"/>
      <w:lvlText w:val=""/>
      <w:lvlJc w:val="left"/>
      <w:pPr>
        <w:ind w:left="2970" w:hanging="360"/>
      </w:pPr>
      <w:rPr>
        <w:rFonts w:ascii="Symbol" w:hAnsi="Symbol" w:hint="default"/>
      </w:rPr>
    </w:lvl>
    <w:lvl w:ilvl="4" w:tplc="04090001">
      <w:start w:val="1"/>
      <w:numFmt w:val="bullet"/>
      <w:lvlText w:val=""/>
      <w:lvlJc w:val="left"/>
      <w:pPr>
        <w:ind w:left="3690" w:hanging="360"/>
      </w:pPr>
      <w:rPr>
        <w:rFonts w:ascii="Symbol" w:hAnsi="Symbol" w:hint="default"/>
      </w:rPr>
    </w:lvl>
    <w:lvl w:ilvl="5" w:tplc="4009001B">
      <w:start w:val="1"/>
      <w:numFmt w:val="lowerRoman"/>
      <w:lvlText w:val="%6."/>
      <w:lvlJc w:val="right"/>
      <w:pPr>
        <w:ind w:left="4410" w:hanging="180"/>
      </w:pPr>
    </w:lvl>
    <w:lvl w:ilvl="6" w:tplc="4009000F">
      <w:start w:val="1"/>
      <w:numFmt w:val="decimal"/>
      <w:lvlText w:val="%7."/>
      <w:lvlJc w:val="left"/>
      <w:pPr>
        <w:ind w:left="5130" w:hanging="360"/>
      </w:pPr>
    </w:lvl>
    <w:lvl w:ilvl="7" w:tplc="40090019">
      <w:start w:val="1"/>
      <w:numFmt w:val="lowerLetter"/>
      <w:lvlText w:val="%8."/>
      <w:lvlJc w:val="left"/>
      <w:pPr>
        <w:ind w:left="5850" w:hanging="360"/>
      </w:pPr>
    </w:lvl>
    <w:lvl w:ilvl="8" w:tplc="4009001B">
      <w:start w:val="1"/>
      <w:numFmt w:val="lowerRoman"/>
      <w:lvlText w:val="%9."/>
      <w:lvlJc w:val="right"/>
      <w:pPr>
        <w:ind w:left="6570" w:hanging="180"/>
      </w:pPr>
    </w:lvl>
  </w:abstractNum>
  <w:abstractNum w:abstractNumId="400" w15:restartNumberingAfterBreak="0">
    <w:nsid w:val="49550BAD"/>
    <w:multiLevelType w:val="hybridMultilevel"/>
    <w:tmpl w:val="10E80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49551502"/>
    <w:multiLevelType w:val="hybridMultilevel"/>
    <w:tmpl w:val="B618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49742506"/>
    <w:multiLevelType w:val="hybridMultilevel"/>
    <w:tmpl w:val="0EDE972A"/>
    <w:lvl w:ilvl="0" w:tplc="199CC594">
      <w:start w:val="1"/>
      <w:numFmt w:val="bullet"/>
      <w:pStyle w:val="Bullet1"/>
      <w:lvlText w:val=""/>
      <w:lvlJc w:val="left"/>
      <w:pPr>
        <w:tabs>
          <w:tab w:val="num" w:pos="720"/>
        </w:tabs>
        <w:ind w:left="720" w:hanging="360"/>
      </w:pPr>
      <w:rPr>
        <w:rFonts w:ascii="Symbol" w:hAnsi="Symbol" w:hint="default"/>
        <w:b w:val="0"/>
        <w:i w:val="0"/>
        <w:color w:val="auto"/>
        <w:sz w:val="19"/>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3" w15:restartNumberingAfterBreak="0">
    <w:nsid w:val="49881B22"/>
    <w:multiLevelType w:val="hybridMultilevel"/>
    <w:tmpl w:val="23B41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4" w15:restartNumberingAfterBreak="0">
    <w:nsid w:val="49BA38A7"/>
    <w:multiLevelType w:val="hybridMultilevel"/>
    <w:tmpl w:val="A2B2395E"/>
    <w:lvl w:ilvl="0" w:tplc="FFFFFFFF">
      <w:start w:val="1"/>
      <w:numFmt w:val="decimal"/>
      <w:lvlText w:val="%1."/>
      <w:lvlJc w:val="left"/>
      <w:pPr>
        <w:ind w:left="2070" w:hanging="360"/>
      </w:pPr>
    </w:lvl>
    <w:lvl w:ilvl="1" w:tplc="FFFFFFFF" w:tentative="1">
      <w:start w:val="1"/>
      <w:numFmt w:val="lowerLetter"/>
      <w:lvlText w:val="%2."/>
      <w:lvlJc w:val="left"/>
      <w:pPr>
        <w:ind w:left="2790" w:hanging="360"/>
      </w:pPr>
    </w:lvl>
    <w:lvl w:ilvl="2" w:tplc="FFFFFFFF" w:tentative="1">
      <w:start w:val="1"/>
      <w:numFmt w:val="lowerRoman"/>
      <w:lvlText w:val="%3."/>
      <w:lvlJc w:val="right"/>
      <w:pPr>
        <w:ind w:left="3510" w:hanging="180"/>
      </w:pPr>
    </w:lvl>
    <w:lvl w:ilvl="3" w:tplc="FFFFFFFF" w:tentative="1">
      <w:start w:val="1"/>
      <w:numFmt w:val="decimal"/>
      <w:lvlText w:val="%4."/>
      <w:lvlJc w:val="left"/>
      <w:pPr>
        <w:ind w:left="4230" w:hanging="360"/>
      </w:pPr>
    </w:lvl>
    <w:lvl w:ilvl="4" w:tplc="FFFFFFFF" w:tentative="1">
      <w:start w:val="1"/>
      <w:numFmt w:val="lowerLetter"/>
      <w:lvlText w:val="%5."/>
      <w:lvlJc w:val="left"/>
      <w:pPr>
        <w:ind w:left="4950" w:hanging="360"/>
      </w:pPr>
    </w:lvl>
    <w:lvl w:ilvl="5" w:tplc="FFFFFFFF" w:tentative="1">
      <w:start w:val="1"/>
      <w:numFmt w:val="lowerRoman"/>
      <w:lvlText w:val="%6."/>
      <w:lvlJc w:val="right"/>
      <w:pPr>
        <w:ind w:left="5670" w:hanging="180"/>
      </w:pPr>
    </w:lvl>
    <w:lvl w:ilvl="6" w:tplc="FFFFFFFF" w:tentative="1">
      <w:start w:val="1"/>
      <w:numFmt w:val="decimal"/>
      <w:lvlText w:val="%7."/>
      <w:lvlJc w:val="left"/>
      <w:pPr>
        <w:ind w:left="6390" w:hanging="360"/>
      </w:pPr>
    </w:lvl>
    <w:lvl w:ilvl="7" w:tplc="FFFFFFFF" w:tentative="1">
      <w:start w:val="1"/>
      <w:numFmt w:val="lowerLetter"/>
      <w:lvlText w:val="%8."/>
      <w:lvlJc w:val="left"/>
      <w:pPr>
        <w:ind w:left="7110" w:hanging="360"/>
      </w:pPr>
    </w:lvl>
    <w:lvl w:ilvl="8" w:tplc="FFFFFFFF" w:tentative="1">
      <w:start w:val="1"/>
      <w:numFmt w:val="lowerRoman"/>
      <w:lvlText w:val="%9."/>
      <w:lvlJc w:val="right"/>
      <w:pPr>
        <w:ind w:left="7830" w:hanging="180"/>
      </w:pPr>
    </w:lvl>
  </w:abstractNum>
  <w:abstractNum w:abstractNumId="405" w15:restartNumberingAfterBreak="0">
    <w:nsid w:val="49CA1BCC"/>
    <w:multiLevelType w:val="hybridMultilevel"/>
    <w:tmpl w:val="50AC4B26"/>
    <w:lvl w:ilvl="0" w:tplc="51467B30">
      <w:start w:val="1"/>
      <w:numFmt w:val="decimal"/>
      <w:pStyle w:val="Heading4"/>
      <w:lvlText w:val="%1.1.1.1"/>
      <w:lvlJc w:val="left"/>
      <w:pPr>
        <w:ind w:left="180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6" w15:restartNumberingAfterBreak="0">
    <w:nsid w:val="49F468D0"/>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7" w15:restartNumberingAfterBreak="0">
    <w:nsid w:val="4A1725BE"/>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08" w15:restartNumberingAfterBreak="0">
    <w:nsid w:val="4A2647D7"/>
    <w:multiLevelType w:val="hybridMultilevel"/>
    <w:tmpl w:val="7D6E45C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9" w15:restartNumberingAfterBreak="0">
    <w:nsid w:val="4A265AA8"/>
    <w:multiLevelType w:val="hybridMultilevel"/>
    <w:tmpl w:val="381ACE3A"/>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10" w15:restartNumberingAfterBreak="0">
    <w:nsid w:val="4A526FEB"/>
    <w:multiLevelType w:val="hybridMultilevel"/>
    <w:tmpl w:val="6B2AB2E4"/>
    <w:lvl w:ilvl="0" w:tplc="4B02F24A">
      <w:start w:val="1"/>
      <w:numFmt w:val="decimal"/>
      <w:lvlText w:val="%1."/>
      <w:lvlJc w:val="left"/>
      <w:pPr>
        <w:ind w:left="810" w:hanging="360"/>
      </w:pPr>
      <w:rPr>
        <w:rFonts w:asciiTheme="minorHAnsi" w:eastAsiaTheme="minorHAnsi" w:hAnsiTheme="minorHAnsi" w:cstheme="minorHAnsi"/>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411" w15:restartNumberingAfterBreak="0">
    <w:nsid w:val="4A55688C"/>
    <w:multiLevelType w:val="multilevel"/>
    <w:tmpl w:val="38962DB8"/>
    <w:lvl w:ilvl="0">
      <w:start w:val="1"/>
      <w:numFmt w:val="decimal"/>
      <w:lvlText w:val="%1."/>
      <w:lvlJc w:val="left"/>
      <w:pPr>
        <w:ind w:left="1080" w:hanging="360"/>
      </w:pPr>
      <w:rPr>
        <w:rFonts w:hint="default"/>
      </w:rPr>
    </w:lvl>
    <w:lvl w:ilvl="1">
      <w:start w:val="17"/>
      <w:numFmt w:val="decimal"/>
      <w:isLgl/>
      <w:lvlText w:val="%1.%2"/>
      <w:lvlJc w:val="left"/>
      <w:pPr>
        <w:ind w:left="1605" w:hanging="6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475" w:hanging="108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285" w:hanging="1440"/>
      </w:pPr>
      <w:rPr>
        <w:rFonts w:hint="default"/>
      </w:rPr>
    </w:lvl>
    <w:lvl w:ilvl="6">
      <w:start w:val="1"/>
      <w:numFmt w:val="decimal"/>
      <w:isLgl/>
      <w:lvlText w:val="%1.%2.%3.%4.%5.%6.%7"/>
      <w:lvlJc w:val="left"/>
      <w:pPr>
        <w:ind w:left="3510" w:hanging="1440"/>
      </w:pPr>
      <w:rPr>
        <w:rFonts w:hint="default"/>
      </w:rPr>
    </w:lvl>
    <w:lvl w:ilvl="7">
      <w:start w:val="1"/>
      <w:numFmt w:val="decimal"/>
      <w:isLgl/>
      <w:lvlText w:val="%1.%2.%3.%4.%5.%6.%7.%8"/>
      <w:lvlJc w:val="left"/>
      <w:pPr>
        <w:ind w:left="4095" w:hanging="1800"/>
      </w:pPr>
      <w:rPr>
        <w:rFonts w:hint="default"/>
      </w:rPr>
    </w:lvl>
    <w:lvl w:ilvl="8">
      <w:start w:val="1"/>
      <w:numFmt w:val="decimal"/>
      <w:isLgl/>
      <w:lvlText w:val="%1.%2.%3.%4.%5.%6.%7.%8.%9"/>
      <w:lvlJc w:val="left"/>
      <w:pPr>
        <w:ind w:left="4320" w:hanging="1800"/>
      </w:pPr>
      <w:rPr>
        <w:rFonts w:hint="default"/>
      </w:rPr>
    </w:lvl>
  </w:abstractNum>
  <w:abstractNum w:abstractNumId="412" w15:restartNumberingAfterBreak="0">
    <w:nsid w:val="4A8D54B2"/>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3" w15:restartNumberingAfterBreak="0">
    <w:nsid w:val="4A99205E"/>
    <w:multiLevelType w:val="multilevel"/>
    <w:tmpl w:val="27ECD2DA"/>
    <w:lvl w:ilvl="0">
      <w:start w:val="1"/>
      <w:numFmt w:val="decimal"/>
      <w:lvlText w:val="%1."/>
      <w:lvlJc w:val="left"/>
      <w:pPr>
        <w:ind w:left="720" w:hanging="360"/>
      </w:pPr>
      <w:rPr>
        <w:rFonts w:asciiTheme="minorHAnsi" w:eastAsiaTheme="majorEastAsia" w:hAnsiTheme="minorHAnsi" w:cstheme="minorHAns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4" w15:restartNumberingAfterBreak="0">
    <w:nsid w:val="4B1245AF"/>
    <w:multiLevelType w:val="multilevel"/>
    <w:tmpl w:val="3B2C5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B204F41"/>
    <w:multiLevelType w:val="hybridMultilevel"/>
    <w:tmpl w:val="71EAAD5C"/>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16" w15:restartNumberingAfterBreak="0">
    <w:nsid w:val="4B2A4086"/>
    <w:multiLevelType w:val="hybridMultilevel"/>
    <w:tmpl w:val="10E80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4B3A2D65"/>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18" w15:restartNumberingAfterBreak="0">
    <w:nsid w:val="4B3D24D6"/>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419" w15:restartNumberingAfterBreak="0">
    <w:nsid w:val="4B4D20B0"/>
    <w:multiLevelType w:val="hybridMultilevel"/>
    <w:tmpl w:val="8B3E5E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0" w15:restartNumberingAfterBreak="0">
    <w:nsid w:val="4BA1362A"/>
    <w:multiLevelType w:val="hybridMultilevel"/>
    <w:tmpl w:val="402E88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4BB940F2"/>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422" w15:restartNumberingAfterBreak="0">
    <w:nsid w:val="4BD863F8"/>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23" w15:restartNumberingAfterBreak="0">
    <w:nsid w:val="4BDB6108"/>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424" w15:restartNumberingAfterBreak="0">
    <w:nsid w:val="4BF673BD"/>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425" w15:restartNumberingAfterBreak="0">
    <w:nsid w:val="4C2C79A4"/>
    <w:multiLevelType w:val="hybridMultilevel"/>
    <w:tmpl w:val="A9CED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4C521C16"/>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27" w15:restartNumberingAfterBreak="0">
    <w:nsid w:val="4CD96640"/>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8" w15:restartNumberingAfterBreak="0">
    <w:nsid w:val="4CE82828"/>
    <w:multiLevelType w:val="hybridMultilevel"/>
    <w:tmpl w:val="10E80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4D020059"/>
    <w:multiLevelType w:val="hybridMultilevel"/>
    <w:tmpl w:val="6B2AB2E4"/>
    <w:lvl w:ilvl="0" w:tplc="4B02F24A">
      <w:start w:val="1"/>
      <w:numFmt w:val="decimal"/>
      <w:lvlText w:val="%1."/>
      <w:lvlJc w:val="left"/>
      <w:pPr>
        <w:ind w:left="810" w:hanging="360"/>
      </w:pPr>
      <w:rPr>
        <w:rFonts w:asciiTheme="minorHAnsi" w:eastAsiaTheme="minorHAnsi" w:hAnsiTheme="minorHAnsi" w:cstheme="minorHAnsi"/>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430" w15:restartNumberingAfterBreak="0">
    <w:nsid w:val="4D882376"/>
    <w:multiLevelType w:val="multilevel"/>
    <w:tmpl w:val="7A70B0FC"/>
    <w:lvl w:ilvl="0">
      <w:start w:val="1"/>
      <w:numFmt w:val="decimal"/>
      <w:lvlText w:val="%1."/>
      <w:lvlJc w:val="left"/>
      <w:pPr>
        <w:ind w:left="144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12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920" w:hanging="1800"/>
      </w:pPr>
      <w:rPr>
        <w:rFonts w:hint="default"/>
      </w:rPr>
    </w:lvl>
    <w:lvl w:ilvl="8">
      <w:start w:val="1"/>
      <w:numFmt w:val="decimal"/>
      <w:lvlText w:val="%1.%2.%3.%4.%5.%6.%7.%8.%9"/>
      <w:lvlJc w:val="left"/>
      <w:pPr>
        <w:ind w:left="8640" w:hanging="1800"/>
      </w:pPr>
      <w:rPr>
        <w:rFonts w:hint="default"/>
      </w:rPr>
    </w:lvl>
  </w:abstractNum>
  <w:abstractNum w:abstractNumId="431" w15:restartNumberingAfterBreak="0">
    <w:nsid w:val="4D992100"/>
    <w:multiLevelType w:val="multilevel"/>
    <w:tmpl w:val="6A303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4DA161A2"/>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33" w15:restartNumberingAfterBreak="0">
    <w:nsid w:val="4DE80BC3"/>
    <w:multiLevelType w:val="hybridMultilevel"/>
    <w:tmpl w:val="35D47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4E73458D"/>
    <w:multiLevelType w:val="multilevel"/>
    <w:tmpl w:val="FCFAC3F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Theme="minorHAnsi" w:eastAsiaTheme="minorHAnsi" w:hAnsiTheme="minorHAnsi" w:cstheme="minorHAnsi"/>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435" w15:restartNumberingAfterBreak="0">
    <w:nsid w:val="4EDB5A79"/>
    <w:multiLevelType w:val="multilevel"/>
    <w:tmpl w:val="131803A2"/>
    <w:lvl w:ilvl="0">
      <w:start w:val="1"/>
      <w:numFmt w:val="decimal"/>
      <w:lvlText w:val="%1."/>
      <w:lvlJc w:val="left"/>
      <w:pPr>
        <w:ind w:left="1260" w:hanging="360"/>
      </w:pPr>
      <w:rPr>
        <w:rFonts w:hint="default"/>
      </w:rPr>
    </w:lvl>
    <w:lvl w:ilvl="1">
      <w:start w:val="4"/>
      <w:numFmt w:val="decimal"/>
      <w:isLgl/>
      <w:lvlText w:val="%1.%2"/>
      <w:lvlJc w:val="left"/>
      <w:pPr>
        <w:ind w:left="1973" w:hanging="735"/>
      </w:pPr>
      <w:rPr>
        <w:rFonts w:hint="default"/>
      </w:rPr>
    </w:lvl>
    <w:lvl w:ilvl="2">
      <w:start w:val="7"/>
      <w:numFmt w:val="decimal"/>
      <w:isLgl/>
      <w:lvlText w:val="%1.%2.%3"/>
      <w:lvlJc w:val="left"/>
      <w:pPr>
        <w:ind w:left="2376" w:hanging="735"/>
      </w:pPr>
      <w:rPr>
        <w:rFonts w:hint="default"/>
      </w:rPr>
    </w:lvl>
    <w:lvl w:ilvl="3">
      <w:start w:val="4"/>
      <w:numFmt w:val="decimal"/>
      <w:isLgl/>
      <w:lvlText w:val="%1.%2.%3.%4"/>
      <w:lvlJc w:val="left"/>
      <w:pPr>
        <w:ind w:left="2779" w:hanging="735"/>
      </w:pPr>
      <w:rPr>
        <w:rFonts w:hint="default"/>
      </w:rPr>
    </w:lvl>
    <w:lvl w:ilvl="4">
      <w:start w:val="1"/>
      <w:numFmt w:val="decimal"/>
      <w:isLgl/>
      <w:lvlText w:val="%1.%2.%3.%4.%5"/>
      <w:lvlJc w:val="left"/>
      <w:pPr>
        <w:ind w:left="3527" w:hanging="1080"/>
      </w:pPr>
      <w:rPr>
        <w:rFonts w:hint="default"/>
      </w:rPr>
    </w:lvl>
    <w:lvl w:ilvl="5">
      <w:start w:val="1"/>
      <w:numFmt w:val="decimal"/>
      <w:isLgl/>
      <w:lvlText w:val="%1.%2.%3.%4.%5.%6"/>
      <w:lvlJc w:val="left"/>
      <w:pPr>
        <w:ind w:left="3930" w:hanging="1080"/>
      </w:pPr>
      <w:rPr>
        <w:rFonts w:hint="default"/>
      </w:rPr>
    </w:lvl>
    <w:lvl w:ilvl="6">
      <w:start w:val="1"/>
      <w:numFmt w:val="decimal"/>
      <w:isLgl/>
      <w:lvlText w:val="%1.%2.%3.%4.%5.%6.%7"/>
      <w:lvlJc w:val="left"/>
      <w:pPr>
        <w:ind w:left="4693" w:hanging="1440"/>
      </w:pPr>
      <w:rPr>
        <w:rFonts w:hint="default"/>
      </w:rPr>
    </w:lvl>
    <w:lvl w:ilvl="7">
      <w:start w:val="1"/>
      <w:numFmt w:val="decimal"/>
      <w:isLgl/>
      <w:lvlText w:val="%1.%2.%3.%4.%5.%6.%7.%8"/>
      <w:lvlJc w:val="left"/>
      <w:pPr>
        <w:ind w:left="5096" w:hanging="1440"/>
      </w:pPr>
      <w:rPr>
        <w:rFonts w:hint="default"/>
      </w:rPr>
    </w:lvl>
    <w:lvl w:ilvl="8">
      <w:start w:val="1"/>
      <w:numFmt w:val="decimal"/>
      <w:isLgl/>
      <w:lvlText w:val="%1.%2.%3.%4.%5.%6.%7.%8.%9"/>
      <w:lvlJc w:val="left"/>
      <w:pPr>
        <w:ind w:left="5859" w:hanging="1800"/>
      </w:pPr>
      <w:rPr>
        <w:rFonts w:hint="default"/>
      </w:rPr>
    </w:lvl>
  </w:abstractNum>
  <w:abstractNum w:abstractNumId="436" w15:restartNumberingAfterBreak="0">
    <w:nsid w:val="4EDC121A"/>
    <w:multiLevelType w:val="hybridMultilevel"/>
    <w:tmpl w:val="2890727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37" w15:restartNumberingAfterBreak="0">
    <w:nsid w:val="4EF84C9E"/>
    <w:multiLevelType w:val="hybridMultilevel"/>
    <w:tmpl w:val="540A6F3E"/>
    <w:lvl w:ilvl="0" w:tplc="37BEC16A">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4F330D4D"/>
    <w:multiLevelType w:val="multilevel"/>
    <w:tmpl w:val="3E50D7A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439" w15:restartNumberingAfterBreak="0">
    <w:nsid w:val="4F387039"/>
    <w:multiLevelType w:val="hybridMultilevel"/>
    <w:tmpl w:val="31A61C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0" w15:restartNumberingAfterBreak="0">
    <w:nsid w:val="4F413ABA"/>
    <w:multiLevelType w:val="hybridMultilevel"/>
    <w:tmpl w:val="36FCEE38"/>
    <w:lvl w:ilvl="0" w:tplc="A91404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1" w15:restartNumberingAfterBreak="0">
    <w:nsid w:val="4F570297"/>
    <w:multiLevelType w:val="hybridMultilevel"/>
    <w:tmpl w:val="3DF8B8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2" w15:restartNumberingAfterBreak="0">
    <w:nsid w:val="4F6D6181"/>
    <w:multiLevelType w:val="hybridMultilevel"/>
    <w:tmpl w:val="B1ACCAC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3" w15:restartNumberingAfterBreak="0">
    <w:nsid w:val="4F912E8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444" w15:restartNumberingAfterBreak="0">
    <w:nsid w:val="4FB23003"/>
    <w:multiLevelType w:val="hybridMultilevel"/>
    <w:tmpl w:val="47EC9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FC043D4"/>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6" w15:restartNumberingAfterBreak="0">
    <w:nsid w:val="4FDB588A"/>
    <w:multiLevelType w:val="hybridMultilevel"/>
    <w:tmpl w:val="F30A574E"/>
    <w:lvl w:ilvl="0" w:tplc="6DA49D3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47" w15:restartNumberingAfterBreak="0">
    <w:nsid w:val="4FE96A6E"/>
    <w:multiLevelType w:val="hybridMultilevel"/>
    <w:tmpl w:val="875A1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50064F91"/>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9" w15:restartNumberingAfterBreak="0">
    <w:nsid w:val="506036DB"/>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450" w15:restartNumberingAfterBreak="0">
    <w:nsid w:val="509706FF"/>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1" w15:restartNumberingAfterBreak="0">
    <w:nsid w:val="509C247F"/>
    <w:multiLevelType w:val="hybridMultilevel"/>
    <w:tmpl w:val="A0240870"/>
    <w:lvl w:ilvl="0" w:tplc="561C0492">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52" w15:restartNumberingAfterBreak="0">
    <w:nsid w:val="50A05428"/>
    <w:multiLevelType w:val="hybridMultilevel"/>
    <w:tmpl w:val="B93CC756"/>
    <w:lvl w:ilvl="0" w:tplc="04090001">
      <w:start w:val="1"/>
      <w:numFmt w:val="bullet"/>
      <w:lvlText w:val=""/>
      <w:lvlJc w:val="left"/>
      <w:pPr>
        <w:ind w:left="1530" w:hanging="360"/>
      </w:pPr>
      <w:rPr>
        <w:rFonts w:ascii="Symbol" w:hAnsi="Symbol" w:hint="default"/>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153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453" w15:restartNumberingAfterBreak="0">
    <w:nsid w:val="50CD167E"/>
    <w:multiLevelType w:val="multilevel"/>
    <w:tmpl w:val="4DDAF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1DE6DB2"/>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5" w15:restartNumberingAfterBreak="0">
    <w:nsid w:val="51EA497D"/>
    <w:multiLevelType w:val="hybridMultilevel"/>
    <w:tmpl w:val="1E5E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52710FCE"/>
    <w:multiLevelType w:val="hybridMultilevel"/>
    <w:tmpl w:val="A754DA72"/>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57" w15:restartNumberingAfterBreak="0">
    <w:nsid w:val="52F25D2D"/>
    <w:multiLevelType w:val="hybridMultilevel"/>
    <w:tmpl w:val="BA84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52F41B57"/>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9" w15:restartNumberingAfterBreak="0">
    <w:nsid w:val="53595300"/>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60" w15:restartNumberingAfterBreak="0">
    <w:nsid w:val="537212C2"/>
    <w:multiLevelType w:val="multilevel"/>
    <w:tmpl w:val="8B7474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538C6D52"/>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462" w15:restartNumberingAfterBreak="0">
    <w:nsid w:val="53AC2308"/>
    <w:multiLevelType w:val="hybridMultilevel"/>
    <w:tmpl w:val="445CE9A8"/>
    <w:lvl w:ilvl="0" w:tplc="FFFFFFFF">
      <w:start w:val="1"/>
      <w:numFmt w:val="decimal"/>
      <w:lvlText w:val="%1."/>
      <w:lvlJc w:val="left"/>
      <w:pPr>
        <w:ind w:left="810" w:hanging="360"/>
      </w:pPr>
      <w:rPr>
        <w:rFonts w:hint="default"/>
      </w:rPr>
    </w:lvl>
    <w:lvl w:ilvl="1" w:tplc="FFFFFFFF">
      <w:start w:val="1"/>
      <w:numFmt w:val="decimal"/>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135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63" w15:restartNumberingAfterBreak="0">
    <w:nsid w:val="53D02841"/>
    <w:multiLevelType w:val="hybridMultilevel"/>
    <w:tmpl w:val="88B865AE"/>
    <w:lvl w:ilvl="0" w:tplc="0409000F">
      <w:start w:val="1"/>
      <w:numFmt w:val="decimal"/>
      <w:lvlText w:val="%1."/>
      <w:lvlJc w:val="left"/>
      <w:pPr>
        <w:ind w:left="720" w:hanging="360"/>
      </w:pPr>
      <w:rPr>
        <w:rFonts w:hint="default"/>
      </w:rPr>
    </w:lvl>
    <w:lvl w:ilvl="1" w:tplc="0409001B">
      <w:start w:val="1"/>
      <w:numFmt w:val="lowerRoman"/>
      <w:lvlText w:val="%2."/>
      <w:lvlJc w:val="right"/>
      <w:pPr>
        <w:ind w:left="72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54992875"/>
    <w:multiLevelType w:val="hybridMultilevel"/>
    <w:tmpl w:val="540A6F3E"/>
    <w:lvl w:ilvl="0" w:tplc="37BEC16A">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54B032BD"/>
    <w:multiLevelType w:val="hybridMultilevel"/>
    <w:tmpl w:val="53B6D116"/>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66" w15:restartNumberingAfterBreak="0">
    <w:nsid w:val="54B30C6B"/>
    <w:multiLevelType w:val="hybridMultilevel"/>
    <w:tmpl w:val="19CAB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54B72669"/>
    <w:multiLevelType w:val="hybridMultilevel"/>
    <w:tmpl w:val="0088A814"/>
    <w:lvl w:ilvl="0" w:tplc="3A66C33A">
      <w:start w:val="1"/>
      <w:numFmt w:val="bullet"/>
      <w:pStyle w:val="hCentiveBullet3"/>
      <w:lvlText w:val=""/>
      <w:lvlJc w:val="left"/>
      <w:pPr>
        <w:ind w:left="1656" w:hanging="360"/>
      </w:pPr>
      <w:rPr>
        <w:rFonts w:ascii="Symbol" w:hAnsi="Symbol" w:hint="default"/>
        <w:color w:val="4C8B3F" w:themeColor="background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8" w15:restartNumberingAfterBreak="0">
    <w:nsid w:val="54D5410B"/>
    <w:multiLevelType w:val="hybridMultilevel"/>
    <w:tmpl w:val="1DB27768"/>
    <w:lvl w:ilvl="0" w:tplc="E310903A">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55067D06"/>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70" w15:restartNumberingAfterBreak="0">
    <w:nsid w:val="55124CB9"/>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71" w15:restartNumberingAfterBreak="0">
    <w:nsid w:val="554908C0"/>
    <w:multiLevelType w:val="hybridMultilevel"/>
    <w:tmpl w:val="41003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556964C5"/>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73" w15:restartNumberingAfterBreak="0">
    <w:nsid w:val="55AD28B4"/>
    <w:multiLevelType w:val="hybridMultilevel"/>
    <w:tmpl w:val="540A6F3E"/>
    <w:lvl w:ilvl="0" w:tplc="37BEC16A">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55F14C65"/>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75" w15:restartNumberingAfterBreak="0">
    <w:nsid w:val="560C5730"/>
    <w:multiLevelType w:val="hybridMultilevel"/>
    <w:tmpl w:val="F8B0122C"/>
    <w:lvl w:ilvl="0" w:tplc="7A56D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6" w15:restartNumberingAfterBreak="0">
    <w:nsid w:val="560F54F1"/>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7" w15:restartNumberingAfterBreak="0">
    <w:nsid w:val="5633352D"/>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8" w15:restartNumberingAfterBreak="0">
    <w:nsid w:val="564E2EF1"/>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56A2411B"/>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56AE2664"/>
    <w:multiLevelType w:val="hybridMultilevel"/>
    <w:tmpl w:val="5F581E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56DA3EC9"/>
    <w:multiLevelType w:val="hybridMultilevel"/>
    <w:tmpl w:val="06265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5707776C"/>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15:restartNumberingAfterBreak="0">
    <w:nsid w:val="57081FBF"/>
    <w:multiLevelType w:val="hybridMultilevel"/>
    <w:tmpl w:val="F30A574E"/>
    <w:lvl w:ilvl="0" w:tplc="6DA49D3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84" w15:restartNumberingAfterBreak="0">
    <w:nsid w:val="57132E98"/>
    <w:multiLevelType w:val="hybridMultilevel"/>
    <w:tmpl w:val="51A21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575D5B3D"/>
    <w:multiLevelType w:val="hybridMultilevel"/>
    <w:tmpl w:val="712071BA"/>
    <w:lvl w:ilvl="0" w:tplc="7C2C28D4">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53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6" w15:restartNumberingAfterBreak="0">
    <w:nsid w:val="5767480E"/>
    <w:multiLevelType w:val="hybridMultilevel"/>
    <w:tmpl w:val="D234A6A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7" w15:restartNumberingAfterBreak="0">
    <w:nsid w:val="57C01CA6"/>
    <w:multiLevelType w:val="hybridMultilevel"/>
    <w:tmpl w:val="A588C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8" w15:restartNumberingAfterBreak="0">
    <w:nsid w:val="57E0741F"/>
    <w:multiLevelType w:val="hybridMultilevel"/>
    <w:tmpl w:val="A3AC9C86"/>
    <w:lvl w:ilvl="0" w:tplc="C1B863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5813292A"/>
    <w:multiLevelType w:val="multilevel"/>
    <w:tmpl w:val="FBBAC232"/>
    <w:lvl w:ilvl="0">
      <w:start w:val="1"/>
      <w:numFmt w:val="decimal"/>
      <w:lvlText w:val="%1."/>
      <w:lvlJc w:val="left"/>
      <w:pPr>
        <w:ind w:left="1400" w:hanging="360"/>
      </w:pPr>
      <w:rPr>
        <w:rFonts w:eastAsiaTheme="minorHAnsi" w:cs="Calibri" w:hint="default"/>
      </w:rPr>
    </w:lvl>
    <w:lvl w:ilvl="1">
      <w:start w:val="41"/>
      <w:numFmt w:val="decimal"/>
      <w:isLgl/>
      <w:lvlText w:val="%1.%2"/>
      <w:lvlJc w:val="left"/>
      <w:pPr>
        <w:ind w:left="1900" w:hanging="860"/>
      </w:pPr>
      <w:rPr>
        <w:rFonts w:hint="default"/>
      </w:rPr>
    </w:lvl>
    <w:lvl w:ilvl="2">
      <w:start w:val="7"/>
      <w:numFmt w:val="decimal"/>
      <w:isLgl/>
      <w:lvlText w:val="%1.%2.%3"/>
      <w:lvlJc w:val="left"/>
      <w:pPr>
        <w:ind w:left="1900" w:hanging="860"/>
      </w:pPr>
      <w:rPr>
        <w:rFonts w:hint="default"/>
      </w:rPr>
    </w:lvl>
    <w:lvl w:ilvl="3">
      <w:start w:val="2"/>
      <w:numFmt w:val="decimal"/>
      <w:isLgl/>
      <w:lvlText w:val="%1.%2.%3.%4"/>
      <w:lvlJc w:val="left"/>
      <w:pPr>
        <w:ind w:left="2120" w:hanging="108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480" w:hanging="144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840" w:hanging="1800"/>
      </w:pPr>
      <w:rPr>
        <w:rFonts w:hint="default"/>
      </w:rPr>
    </w:lvl>
    <w:lvl w:ilvl="8">
      <w:start w:val="1"/>
      <w:numFmt w:val="decimal"/>
      <w:isLgl/>
      <w:lvlText w:val="%1.%2.%3.%4.%5.%6.%7.%8.%9"/>
      <w:lvlJc w:val="left"/>
      <w:pPr>
        <w:ind w:left="2840" w:hanging="1800"/>
      </w:pPr>
      <w:rPr>
        <w:rFonts w:hint="default"/>
      </w:rPr>
    </w:lvl>
  </w:abstractNum>
  <w:abstractNum w:abstractNumId="490" w15:restartNumberingAfterBreak="0">
    <w:nsid w:val="583D5B10"/>
    <w:multiLevelType w:val="hybridMultilevel"/>
    <w:tmpl w:val="BEB81CC0"/>
    <w:lvl w:ilvl="0" w:tplc="FFFFFFFF">
      <w:start w:val="1"/>
      <w:numFmt w:val="decimal"/>
      <w:lvlText w:val="%1."/>
      <w:lvlJc w:val="left"/>
      <w:pPr>
        <w:ind w:left="1350" w:hanging="36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491" w15:restartNumberingAfterBreak="0">
    <w:nsid w:val="584B0D9C"/>
    <w:multiLevelType w:val="hybridMultilevel"/>
    <w:tmpl w:val="5FBC1F2A"/>
    <w:lvl w:ilvl="0" w:tplc="0409000F">
      <w:start w:val="1"/>
      <w:numFmt w:val="decimal"/>
      <w:lvlText w:val="%1."/>
      <w:lvlJc w:val="left"/>
      <w:pPr>
        <w:ind w:left="126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492" w15:restartNumberingAfterBreak="0">
    <w:nsid w:val="58503F62"/>
    <w:multiLevelType w:val="hybridMultilevel"/>
    <w:tmpl w:val="4E28CE6E"/>
    <w:lvl w:ilvl="0" w:tplc="0409000F">
      <w:start w:val="1"/>
      <w:numFmt w:val="decimal"/>
      <w:lvlText w:val="%1."/>
      <w:lvlJc w:val="left"/>
      <w:pPr>
        <w:ind w:left="1260" w:hanging="360"/>
      </w:pPr>
      <w:rPr>
        <w:rFonts w:hint="default"/>
      </w:rPr>
    </w:lvl>
    <w:lvl w:ilvl="1" w:tplc="0409000F">
      <w:start w:val="1"/>
      <w:numFmt w:val="decimal"/>
      <w:lvlText w:val="%2."/>
      <w:lvlJc w:val="left"/>
      <w:pPr>
        <w:ind w:left="126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93" w15:restartNumberingAfterBreak="0">
    <w:nsid w:val="588C4D0B"/>
    <w:multiLevelType w:val="multilevel"/>
    <w:tmpl w:val="D2C201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58AB5916"/>
    <w:multiLevelType w:val="hybridMultilevel"/>
    <w:tmpl w:val="B782A346"/>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495" w15:restartNumberingAfterBreak="0">
    <w:nsid w:val="58C12624"/>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58EC278C"/>
    <w:multiLevelType w:val="hybridMultilevel"/>
    <w:tmpl w:val="B1F0B224"/>
    <w:lvl w:ilvl="0" w:tplc="8F0E8F36">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7" w15:restartNumberingAfterBreak="0">
    <w:nsid w:val="590F6D4E"/>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15:restartNumberingAfterBreak="0">
    <w:nsid w:val="59293772"/>
    <w:multiLevelType w:val="hybridMultilevel"/>
    <w:tmpl w:val="712071BA"/>
    <w:lvl w:ilvl="0" w:tplc="7C2C28D4">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53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9" w15:restartNumberingAfterBreak="0">
    <w:nsid w:val="59666488"/>
    <w:multiLevelType w:val="hybridMultilevel"/>
    <w:tmpl w:val="49EA2D42"/>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500" w15:restartNumberingAfterBreak="0">
    <w:nsid w:val="59915D61"/>
    <w:multiLevelType w:val="hybridMultilevel"/>
    <w:tmpl w:val="31004CE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1" w15:restartNumberingAfterBreak="0">
    <w:nsid w:val="59B37135"/>
    <w:multiLevelType w:val="hybridMultilevel"/>
    <w:tmpl w:val="76B207EC"/>
    <w:lvl w:ilvl="0" w:tplc="0409000F">
      <w:start w:val="1"/>
      <w:numFmt w:val="decimal"/>
      <w:lvlText w:val="%1."/>
      <w:lvlJc w:val="left"/>
      <w:pPr>
        <w:ind w:left="81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02" w15:restartNumberingAfterBreak="0">
    <w:nsid w:val="59C21E90"/>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03" w15:restartNumberingAfterBreak="0">
    <w:nsid w:val="5A4A0E7C"/>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04" w15:restartNumberingAfterBreak="0">
    <w:nsid w:val="5A4C6AB4"/>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5" w15:restartNumberingAfterBreak="0">
    <w:nsid w:val="5A606D58"/>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06" w15:restartNumberingAfterBreak="0">
    <w:nsid w:val="5ABF0960"/>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7" w15:restartNumberingAfterBreak="0">
    <w:nsid w:val="5AD2023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08" w15:restartNumberingAfterBreak="0">
    <w:nsid w:val="5AEE1F28"/>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09" w15:restartNumberingAfterBreak="0">
    <w:nsid w:val="5AFB1305"/>
    <w:multiLevelType w:val="hybridMultilevel"/>
    <w:tmpl w:val="AF1AF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0" w15:restartNumberingAfterBreak="0">
    <w:nsid w:val="5B1D24DE"/>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11" w15:restartNumberingAfterBreak="0">
    <w:nsid w:val="5B1E6400"/>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512" w15:restartNumberingAfterBreak="0">
    <w:nsid w:val="5B5B6D46"/>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3" w15:restartNumberingAfterBreak="0">
    <w:nsid w:val="5B6D3F5F"/>
    <w:multiLevelType w:val="hybridMultilevel"/>
    <w:tmpl w:val="CC1E3A0C"/>
    <w:lvl w:ilvl="0" w:tplc="4142E510">
      <w:start w:val="1"/>
      <w:numFmt w:val="decimal"/>
      <w:lvlText w:val="%1."/>
      <w:lvlJc w:val="left"/>
      <w:pPr>
        <w:ind w:left="630" w:hanging="360"/>
      </w:pPr>
    </w:lvl>
    <w:lvl w:ilvl="1" w:tplc="04090019">
      <w:start w:val="1"/>
      <w:numFmt w:val="lowerLetter"/>
      <w:lvlText w:val="%2."/>
      <w:lvlJc w:val="left"/>
      <w:pPr>
        <w:ind w:left="-270" w:hanging="360"/>
      </w:pPr>
    </w:lvl>
    <w:lvl w:ilvl="2" w:tplc="0409001B">
      <w:start w:val="1"/>
      <w:numFmt w:val="lowerRoman"/>
      <w:lvlText w:val="%3."/>
      <w:lvlJc w:val="right"/>
      <w:pPr>
        <w:ind w:left="450" w:hanging="180"/>
      </w:pPr>
    </w:lvl>
    <w:lvl w:ilvl="3" w:tplc="0409000F">
      <w:start w:val="1"/>
      <w:numFmt w:val="decimal"/>
      <w:lvlText w:val="%4."/>
      <w:lvlJc w:val="left"/>
      <w:pPr>
        <w:ind w:left="1170" w:hanging="360"/>
      </w:pPr>
    </w:lvl>
    <w:lvl w:ilvl="4" w:tplc="04090019">
      <w:start w:val="1"/>
      <w:numFmt w:val="lowerLetter"/>
      <w:lvlText w:val="%5."/>
      <w:lvlJc w:val="left"/>
      <w:pPr>
        <w:ind w:left="1890" w:hanging="360"/>
      </w:pPr>
    </w:lvl>
    <w:lvl w:ilvl="5" w:tplc="0409001B">
      <w:start w:val="1"/>
      <w:numFmt w:val="lowerRoman"/>
      <w:lvlText w:val="%6."/>
      <w:lvlJc w:val="right"/>
      <w:pPr>
        <w:ind w:left="2610" w:hanging="180"/>
      </w:pPr>
    </w:lvl>
    <w:lvl w:ilvl="6" w:tplc="0409000F">
      <w:start w:val="1"/>
      <w:numFmt w:val="decimal"/>
      <w:lvlText w:val="%7."/>
      <w:lvlJc w:val="left"/>
      <w:pPr>
        <w:ind w:left="3330" w:hanging="360"/>
      </w:pPr>
    </w:lvl>
    <w:lvl w:ilvl="7" w:tplc="04090019">
      <w:start w:val="1"/>
      <w:numFmt w:val="lowerLetter"/>
      <w:lvlText w:val="%8."/>
      <w:lvlJc w:val="left"/>
      <w:pPr>
        <w:ind w:left="4050" w:hanging="360"/>
      </w:pPr>
    </w:lvl>
    <w:lvl w:ilvl="8" w:tplc="0409001B">
      <w:start w:val="1"/>
      <w:numFmt w:val="lowerRoman"/>
      <w:lvlText w:val="%9."/>
      <w:lvlJc w:val="right"/>
      <w:pPr>
        <w:ind w:left="4770" w:hanging="180"/>
      </w:pPr>
    </w:lvl>
  </w:abstractNum>
  <w:abstractNum w:abstractNumId="514" w15:restartNumberingAfterBreak="0">
    <w:nsid w:val="5B7A0DEF"/>
    <w:multiLevelType w:val="hybridMultilevel"/>
    <w:tmpl w:val="402E88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15:restartNumberingAfterBreak="0">
    <w:nsid w:val="5BAD35A5"/>
    <w:multiLevelType w:val="hybridMultilevel"/>
    <w:tmpl w:val="54244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5BD42903"/>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7" w15:restartNumberingAfterBreak="0">
    <w:nsid w:val="5C091665"/>
    <w:multiLevelType w:val="multilevel"/>
    <w:tmpl w:val="9E884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C137C8B"/>
    <w:multiLevelType w:val="multilevel"/>
    <w:tmpl w:val="39CA79D4"/>
    <w:lvl w:ilvl="0">
      <w:start w:val="1"/>
      <w:numFmt w:val="decimal"/>
      <w:lvlText w:val="%1."/>
      <w:lvlJc w:val="left"/>
      <w:pPr>
        <w:tabs>
          <w:tab w:val="num" w:pos="432"/>
        </w:tabs>
        <w:ind w:left="432" w:hanging="432"/>
      </w:pPr>
      <w:rPr>
        <w:rFonts w:hint="default"/>
        <w:b/>
      </w:rPr>
    </w:lvl>
    <w:lvl w:ilvl="1">
      <w:start w:val="1"/>
      <w:numFmt w:val="decimal"/>
      <w:lvlText w:val="%1.%2"/>
      <w:lvlJc w:val="left"/>
      <w:pPr>
        <w:tabs>
          <w:tab w:val="num" w:pos="756"/>
        </w:tabs>
        <w:ind w:left="756" w:hanging="576"/>
      </w:pPr>
      <w:rPr>
        <w:rFonts w:hint="default"/>
        <w:color w:val="auto"/>
      </w:rPr>
    </w:lvl>
    <w:lvl w:ilvl="2">
      <w:start w:val="1"/>
      <w:numFmt w:val="decimal"/>
      <w:lvlText w:val="%1.%2.%3"/>
      <w:lvlJc w:val="left"/>
      <w:pPr>
        <w:tabs>
          <w:tab w:val="num" w:pos="720"/>
        </w:tabs>
        <w:ind w:left="1008" w:hanging="792"/>
      </w:pPr>
      <w:rPr>
        <w:rFonts w:hint="default"/>
        <w:color w:val="auto"/>
      </w:rPr>
    </w:lvl>
    <w:lvl w:ilvl="3">
      <w:start w:val="1"/>
      <w:numFmt w:val="decimal"/>
      <w:lvlText w:val="%1.%2.%3.%4"/>
      <w:lvlJc w:val="left"/>
      <w:pPr>
        <w:tabs>
          <w:tab w:val="num" w:pos="4266"/>
        </w:tabs>
        <w:ind w:left="1008" w:hanging="1008"/>
      </w:pPr>
      <w:rPr>
        <w:rFonts w:hint="default"/>
        <w:b/>
      </w:rPr>
    </w:lvl>
    <w:lvl w:ilvl="4">
      <w:start w:val="1"/>
      <w:numFmt w:val="decimal"/>
      <w:lvlText w:val="%1.%2.%3.%4.%5"/>
      <w:lvlJc w:val="left"/>
      <w:pPr>
        <w:tabs>
          <w:tab w:val="num" w:pos="1008"/>
        </w:tabs>
        <w:ind w:left="1008" w:firstLine="0"/>
      </w:pPr>
      <w:rPr>
        <w:rFonts w:hint="default"/>
      </w:rPr>
    </w:lvl>
    <w:lvl w:ilvl="5">
      <w:start w:val="1"/>
      <w:numFmt w:val="decimal"/>
      <w:lvlText w:val="%6."/>
      <w:lvlJc w:val="left"/>
      <w:pPr>
        <w:tabs>
          <w:tab w:val="num" w:pos="720"/>
        </w:tabs>
        <w:ind w:left="720" w:hanging="360"/>
      </w:pPr>
      <w:rPr>
        <w:rFonts w:hint="default"/>
      </w:rPr>
    </w:lvl>
    <w:lvl w:ilvl="6">
      <w:start w:val="1"/>
      <w:numFmt w:val="decimal"/>
      <w:lvlText w:val="%1.%2.%3.%4.%5.%6.%7"/>
      <w:lvlJc w:val="left"/>
      <w:pPr>
        <w:tabs>
          <w:tab w:val="num" w:pos="1296"/>
        </w:tabs>
        <w:ind w:left="1296" w:hanging="1296"/>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19" w15:restartNumberingAfterBreak="0">
    <w:nsid w:val="5C1E3E17"/>
    <w:multiLevelType w:val="hybridMultilevel"/>
    <w:tmpl w:val="976A4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5C4C2728"/>
    <w:multiLevelType w:val="hybridMultilevel"/>
    <w:tmpl w:val="A790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5C5A3424"/>
    <w:multiLevelType w:val="hybridMultilevel"/>
    <w:tmpl w:val="B1ACCAC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22" w15:restartNumberingAfterBreak="0">
    <w:nsid w:val="5CA4392B"/>
    <w:multiLevelType w:val="hybridMultilevel"/>
    <w:tmpl w:val="DDA24C3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23" w15:restartNumberingAfterBreak="0">
    <w:nsid w:val="5D281493"/>
    <w:multiLevelType w:val="hybridMultilevel"/>
    <w:tmpl w:val="EB721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4" w15:restartNumberingAfterBreak="0">
    <w:nsid w:val="5D31584F"/>
    <w:multiLevelType w:val="hybridMultilevel"/>
    <w:tmpl w:val="1D00F188"/>
    <w:lvl w:ilvl="0" w:tplc="0409000F">
      <w:start w:val="1"/>
      <w:numFmt w:val="decimal"/>
      <w:lvlText w:val="%1."/>
      <w:lvlJc w:val="lef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2340" w:hanging="360"/>
      </w:pPr>
    </w:lvl>
    <w:lvl w:ilvl="4" w:tplc="04090017">
      <w:start w:val="1"/>
      <w:numFmt w:val="lowerLetter"/>
      <w:lvlText w:val="%5)"/>
      <w:lvlJc w:val="left"/>
      <w:pPr>
        <w:ind w:left="1980" w:hanging="360"/>
      </w:pPr>
    </w:lvl>
    <w:lvl w:ilvl="5" w:tplc="0409001B">
      <w:start w:val="1"/>
      <w:numFmt w:val="lowerRoman"/>
      <w:lvlText w:val="%6."/>
      <w:lvlJc w:val="right"/>
      <w:pPr>
        <w:ind w:left="5940" w:hanging="180"/>
      </w:pPr>
    </w:lvl>
    <w:lvl w:ilvl="6" w:tplc="0409000F">
      <w:start w:val="1"/>
      <w:numFmt w:val="decimal"/>
      <w:lvlText w:val="%7."/>
      <w:lvlJc w:val="left"/>
      <w:pPr>
        <w:ind w:left="2340" w:hanging="360"/>
      </w:pPr>
    </w:lvl>
    <w:lvl w:ilvl="7" w:tplc="04090019">
      <w:start w:val="1"/>
      <w:numFmt w:val="lowerLetter"/>
      <w:lvlText w:val="%8."/>
      <w:lvlJc w:val="left"/>
      <w:pPr>
        <w:ind w:left="7380" w:hanging="360"/>
      </w:pPr>
    </w:lvl>
    <w:lvl w:ilvl="8" w:tplc="0409001B">
      <w:start w:val="1"/>
      <w:numFmt w:val="lowerRoman"/>
      <w:lvlText w:val="%9."/>
      <w:lvlJc w:val="right"/>
      <w:pPr>
        <w:ind w:left="8100" w:hanging="180"/>
      </w:pPr>
    </w:lvl>
  </w:abstractNum>
  <w:abstractNum w:abstractNumId="525" w15:restartNumberingAfterBreak="0">
    <w:nsid w:val="5D501FB8"/>
    <w:multiLevelType w:val="hybridMultilevel"/>
    <w:tmpl w:val="12720E64"/>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26" w15:restartNumberingAfterBreak="0">
    <w:nsid w:val="5DA9785E"/>
    <w:multiLevelType w:val="hybridMultilevel"/>
    <w:tmpl w:val="4DB8ED86"/>
    <w:lvl w:ilvl="0" w:tplc="783C137E">
      <w:start w:val="1"/>
      <w:numFmt w:val="bullet"/>
      <w:pStyle w:val="hcentivebullet2"/>
      <w:lvlText w:val=""/>
      <w:lvlJc w:val="left"/>
      <w:pPr>
        <w:ind w:left="1368" w:hanging="360"/>
      </w:pPr>
      <w:rPr>
        <w:rFonts w:ascii="Symbol" w:hAnsi="Symbol" w:hint="default"/>
        <w:b w:val="0"/>
        <w:bCs w:val="0"/>
        <w:i w:val="0"/>
        <w:iCs w:val="0"/>
        <w:caps w:val="0"/>
        <w:smallCaps w:val="0"/>
        <w:strike w:val="0"/>
        <w:dstrike w:val="0"/>
        <w:noProof w:val="0"/>
        <w:vanish w:val="0"/>
        <w:color w:val="F18B21" w:themeColor="accent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7" w15:restartNumberingAfterBreak="0">
    <w:nsid w:val="5E05398E"/>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7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28" w15:restartNumberingAfterBreak="0">
    <w:nsid w:val="5EBA5786"/>
    <w:multiLevelType w:val="hybridMultilevel"/>
    <w:tmpl w:val="27822B4E"/>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29" w15:restartNumberingAfterBreak="0">
    <w:nsid w:val="5EC500FF"/>
    <w:multiLevelType w:val="hybridMultilevel"/>
    <w:tmpl w:val="C6AA2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5EE6654B"/>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31" w15:restartNumberingAfterBreak="0">
    <w:nsid w:val="5F3965D9"/>
    <w:multiLevelType w:val="hybridMultilevel"/>
    <w:tmpl w:val="10E80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2" w15:restartNumberingAfterBreak="0">
    <w:nsid w:val="5F4E6D08"/>
    <w:multiLevelType w:val="hybridMultilevel"/>
    <w:tmpl w:val="10E80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5F690CAF"/>
    <w:multiLevelType w:val="hybridMultilevel"/>
    <w:tmpl w:val="8F3C863C"/>
    <w:lvl w:ilvl="0" w:tplc="4BC4F548">
      <w:start w:val="1"/>
      <w:numFmt w:val="decimal"/>
      <w:lvlText w:val="%1."/>
      <w:lvlJc w:val="left"/>
      <w:pPr>
        <w:ind w:left="153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534" w15:restartNumberingAfterBreak="0">
    <w:nsid w:val="5F905ACE"/>
    <w:multiLevelType w:val="hybridMultilevel"/>
    <w:tmpl w:val="061CB6D6"/>
    <w:lvl w:ilvl="0" w:tplc="2CBEF8E4">
      <w:start w:val="1"/>
      <w:numFmt w:val="decimal"/>
      <w:lvlText w:val="%1."/>
      <w:lvlJc w:val="left"/>
      <w:pPr>
        <w:ind w:left="81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35" w15:restartNumberingAfterBreak="0">
    <w:nsid w:val="5FD656C0"/>
    <w:multiLevelType w:val="hybridMultilevel"/>
    <w:tmpl w:val="1B68B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5FD9426E"/>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37" w15:restartNumberingAfterBreak="0">
    <w:nsid w:val="5FE11871"/>
    <w:multiLevelType w:val="multilevel"/>
    <w:tmpl w:val="CCB0157E"/>
    <w:lvl w:ilvl="0">
      <w:start w:val="6"/>
      <w:numFmt w:val="decimal"/>
      <w:lvlText w:val="%1."/>
      <w:lvlJc w:val="left"/>
      <w:pPr>
        <w:ind w:left="1400" w:hanging="360"/>
      </w:pPr>
      <w:rPr>
        <w:rFonts w:eastAsiaTheme="minorHAnsi" w:cs="Calibri" w:hint="default"/>
      </w:rPr>
    </w:lvl>
    <w:lvl w:ilvl="1">
      <w:start w:val="41"/>
      <w:numFmt w:val="decimal"/>
      <w:isLgl/>
      <w:lvlText w:val="%1.%2"/>
      <w:lvlJc w:val="left"/>
      <w:pPr>
        <w:ind w:left="1700" w:hanging="660"/>
      </w:pPr>
      <w:rPr>
        <w:rFonts w:hint="default"/>
      </w:rPr>
    </w:lvl>
    <w:lvl w:ilvl="2">
      <w:start w:val="1"/>
      <w:numFmt w:val="decimal"/>
      <w:isLgl/>
      <w:lvlText w:val="%1.42.%3"/>
      <w:lvlJc w:val="left"/>
      <w:pPr>
        <w:ind w:left="1760" w:hanging="720"/>
      </w:pPr>
      <w:rPr>
        <w:rFonts w:hint="default"/>
      </w:rPr>
    </w:lvl>
    <w:lvl w:ilvl="3">
      <w:start w:val="1"/>
      <w:numFmt w:val="decimal"/>
      <w:isLgl/>
      <w:lvlText w:val="%1.%2.%3.%4"/>
      <w:lvlJc w:val="left"/>
      <w:pPr>
        <w:ind w:left="2120" w:hanging="108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480" w:hanging="144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840" w:hanging="1800"/>
      </w:pPr>
      <w:rPr>
        <w:rFonts w:hint="default"/>
      </w:rPr>
    </w:lvl>
    <w:lvl w:ilvl="8">
      <w:start w:val="1"/>
      <w:numFmt w:val="decimal"/>
      <w:isLgl/>
      <w:lvlText w:val="%1.%2.%3.%4.%5.%6.%7.%8.%9"/>
      <w:lvlJc w:val="left"/>
      <w:pPr>
        <w:ind w:left="2840" w:hanging="1800"/>
      </w:pPr>
      <w:rPr>
        <w:rFonts w:hint="default"/>
      </w:rPr>
    </w:lvl>
  </w:abstractNum>
  <w:abstractNum w:abstractNumId="538" w15:restartNumberingAfterBreak="0">
    <w:nsid w:val="60072899"/>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539" w15:restartNumberingAfterBreak="0">
    <w:nsid w:val="60196B6D"/>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0" w15:restartNumberingAfterBreak="0">
    <w:nsid w:val="61511937"/>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6151258B"/>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2" w15:restartNumberingAfterBreak="0">
    <w:nsid w:val="6175066C"/>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619560F5"/>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544" w15:restartNumberingAfterBreak="0">
    <w:nsid w:val="6197287F"/>
    <w:multiLevelType w:val="hybridMultilevel"/>
    <w:tmpl w:val="B2C4B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61BC22DE"/>
    <w:multiLevelType w:val="hybridMultilevel"/>
    <w:tmpl w:val="EB081C3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6" w15:restartNumberingAfterBreak="0">
    <w:nsid w:val="61C4767D"/>
    <w:multiLevelType w:val="hybridMultilevel"/>
    <w:tmpl w:val="EB6A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1CA4A52"/>
    <w:multiLevelType w:val="hybridMultilevel"/>
    <w:tmpl w:val="BF9E9924"/>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1D32376"/>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549" w15:restartNumberingAfterBreak="0">
    <w:nsid w:val="621519C6"/>
    <w:multiLevelType w:val="hybridMultilevel"/>
    <w:tmpl w:val="F72C0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62226EA9"/>
    <w:multiLevelType w:val="hybridMultilevel"/>
    <w:tmpl w:val="EC3A1FCA"/>
    <w:lvl w:ilvl="0" w:tplc="1C00A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62D00C8C"/>
    <w:multiLevelType w:val="singleLevel"/>
    <w:tmpl w:val="0409000F"/>
    <w:lvl w:ilvl="0">
      <w:start w:val="1"/>
      <w:numFmt w:val="decimal"/>
      <w:lvlText w:val="%1."/>
      <w:lvlJc w:val="left"/>
      <w:pPr>
        <w:ind w:left="720" w:hanging="360"/>
      </w:pPr>
      <w:rPr>
        <w:rFonts w:hint="default"/>
      </w:rPr>
    </w:lvl>
  </w:abstractNum>
  <w:abstractNum w:abstractNumId="552" w15:restartNumberingAfterBreak="0">
    <w:nsid w:val="62F6453D"/>
    <w:multiLevelType w:val="multilevel"/>
    <w:tmpl w:val="DC042880"/>
    <w:lvl w:ilvl="0">
      <w:start w:val="1"/>
      <w:numFmt w:val="decimal"/>
      <w:lvlText w:val="%1."/>
      <w:lvlJc w:val="left"/>
      <w:pPr>
        <w:ind w:left="720" w:hanging="360"/>
      </w:pPr>
    </w:lvl>
    <w:lvl w:ilvl="1">
      <w:start w:val="41"/>
      <w:numFmt w:val="decimal"/>
      <w:isLgl/>
      <w:lvlText w:val="%1.%2"/>
      <w:lvlJc w:val="left"/>
      <w:pPr>
        <w:ind w:left="1360" w:hanging="660"/>
      </w:pPr>
      <w:rPr>
        <w:rFonts w:hint="default"/>
      </w:rPr>
    </w:lvl>
    <w:lvl w:ilvl="2">
      <w:start w:val="2"/>
      <w:numFmt w:val="decimal"/>
      <w:isLgl/>
      <w:lvlText w:val="%1.%2.%3"/>
      <w:lvlJc w:val="left"/>
      <w:pPr>
        <w:ind w:left="1760" w:hanging="720"/>
      </w:pPr>
      <w:rPr>
        <w:rFonts w:hint="default"/>
      </w:rPr>
    </w:lvl>
    <w:lvl w:ilvl="3">
      <w:start w:val="1"/>
      <w:numFmt w:val="decimal"/>
      <w:isLgl/>
      <w:lvlText w:val="%1.%2.%3.%4"/>
      <w:lvlJc w:val="left"/>
      <w:pPr>
        <w:ind w:left="2460" w:hanging="1080"/>
      </w:pPr>
      <w:rPr>
        <w:rFonts w:hint="default"/>
      </w:rPr>
    </w:lvl>
    <w:lvl w:ilvl="4">
      <w:start w:val="1"/>
      <w:numFmt w:val="decimal"/>
      <w:isLgl/>
      <w:lvlText w:val="%1.%2.%3.%4.%5"/>
      <w:lvlJc w:val="left"/>
      <w:pPr>
        <w:ind w:left="2800" w:hanging="1080"/>
      </w:pPr>
      <w:rPr>
        <w:rFonts w:hint="default"/>
      </w:rPr>
    </w:lvl>
    <w:lvl w:ilvl="5">
      <w:start w:val="1"/>
      <w:numFmt w:val="decimal"/>
      <w:isLgl/>
      <w:lvlText w:val="%1.%2.%3.%4.%5.%6"/>
      <w:lvlJc w:val="left"/>
      <w:pPr>
        <w:ind w:left="3500" w:hanging="144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540" w:hanging="1800"/>
      </w:pPr>
      <w:rPr>
        <w:rFonts w:hint="default"/>
      </w:rPr>
    </w:lvl>
    <w:lvl w:ilvl="8">
      <w:start w:val="1"/>
      <w:numFmt w:val="decimal"/>
      <w:isLgl/>
      <w:lvlText w:val="%1.%2.%3.%4.%5.%6.%7.%8.%9"/>
      <w:lvlJc w:val="left"/>
      <w:pPr>
        <w:ind w:left="4880" w:hanging="1800"/>
      </w:pPr>
      <w:rPr>
        <w:rFonts w:hint="default"/>
      </w:rPr>
    </w:lvl>
  </w:abstractNum>
  <w:abstractNum w:abstractNumId="553" w15:restartNumberingAfterBreak="0">
    <w:nsid w:val="6310313E"/>
    <w:multiLevelType w:val="hybridMultilevel"/>
    <w:tmpl w:val="31A61C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4" w15:restartNumberingAfterBreak="0">
    <w:nsid w:val="638238EB"/>
    <w:multiLevelType w:val="hybridMultilevel"/>
    <w:tmpl w:val="B4A47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638B26D6"/>
    <w:multiLevelType w:val="hybridMultilevel"/>
    <w:tmpl w:val="5330A79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56" w15:restartNumberingAfterBreak="0">
    <w:nsid w:val="63934E2D"/>
    <w:multiLevelType w:val="hybridMultilevel"/>
    <w:tmpl w:val="D11C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63935C96"/>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558" w15:restartNumberingAfterBreak="0">
    <w:nsid w:val="63C303EE"/>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559" w15:restartNumberingAfterBreak="0">
    <w:nsid w:val="63E1783A"/>
    <w:multiLevelType w:val="hybridMultilevel"/>
    <w:tmpl w:val="41003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63F5774B"/>
    <w:multiLevelType w:val="hybridMultilevel"/>
    <w:tmpl w:val="1CBE21BA"/>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start w:val="1"/>
      <w:numFmt w:val="lowerRoman"/>
      <w:lvlText w:val="%3."/>
      <w:lvlJc w:val="right"/>
      <w:pPr>
        <w:ind w:left="2250" w:hanging="180"/>
      </w:pPr>
    </w:lvl>
    <w:lvl w:ilvl="3" w:tplc="519EA6F8">
      <w:start w:val="1"/>
      <w:numFmt w:val="decimal"/>
      <w:lvlText w:val="%4."/>
      <w:lvlJc w:val="left"/>
      <w:pPr>
        <w:ind w:left="2970" w:hanging="360"/>
      </w:pPr>
      <w:rPr>
        <w:rFonts w:hint="default"/>
      </w:rPr>
    </w:lvl>
    <w:lvl w:ilvl="4" w:tplc="40090019">
      <w:start w:val="1"/>
      <w:numFmt w:val="lowerLetter"/>
      <w:lvlText w:val="%5."/>
      <w:lvlJc w:val="left"/>
      <w:pPr>
        <w:ind w:left="3690" w:hanging="360"/>
      </w:pPr>
    </w:lvl>
    <w:lvl w:ilvl="5" w:tplc="4009001B">
      <w:start w:val="1"/>
      <w:numFmt w:val="lowerRoman"/>
      <w:lvlText w:val="%6."/>
      <w:lvlJc w:val="right"/>
      <w:pPr>
        <w:ind w:left="4410" w:hanging="180"/>
      </w:pPr>
    </w:lvl>
    <w:lvl w:ilvl="6" w:tplc="4009000F">
      <w:start w:val="1"/>
      <w:numFmt w:val="decimal"/>
      <w:lvlText w:val="%7."/>
      <w:lvlJc w:val="left"/>
      <w:pPr>
        <w:ind w:left="5130" w:hanging="360"/>
      </w:pPr>
    </w:lvl>
    <w:lvl w:ilvl="7" w:tplc="40090019">
      <w:start w:val="1"/>
      <w:numFmt w:val="lowerLetter"/>
      <w:lvlText w:val="%8."/>
      <w:lvlJc w:val="left"/>
      <w:pPr>
        <w:ind w:left="5850" w:hanging="360"/>
      </w:pPr>
    </w:lvl>
    <w:lvl w:ilvl="8" w:tplc="4009001B">
      <w:start w:val="1"/>
      <w:numFmt w:val="lowerRoman"/>
      <w:lvlText w:val="%9."/>
      <w:lvlJc w:val="right"/>
      <w:pPr>
        <w:ind w:left="6570" w:hanging="180"/>
      </w:pPr>
    </w:lvl>
  </w:abstractNum>
  <w:abstractNum w:abstractNumId="561" w15:restartNumberingAfterBreak="0">
    <w:nsid w:val="64573658"/>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62" w15:restartNumberingAfterBreak="0">
    <w:nsid w:val="647A5B8F"/>
    <w:multiLevelType w:val="hybridMultilevel"/>
    <w:tmpl w:val="F73EC16C"/>
    <w:lvl w:ilvl="0" w:tplc="0776BC4A">
      <w:start w:val="1"/>
      <w:numFmt w:val="decimal"/>
      <w:lvlText w:val="%1."/>
      <w:lvlJc w:val="left"/>
      <w:pPr>
        <w:ind w:left="1400" w:hanging="360"/>
      </w:pPr>
      <w:rPr>
        <w:rFonts w:eastAsiaTheme="minorHAnsi" w:cs="Calibri"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563" w15:restartNumberingAfterBreak="0">
    <w:nsid w:val="648D328C"/>
    <w:multiLevelType w:val="multilevel"/>
    <w:tmpl w:val="B6685D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64C06EFB"/>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65" w15:restartNumberingAfterBreak="0">
    <w:nsid w:val="64C6512D"/>
    <w:multiLevelType w:val="multilevel"/>
    <w:tmpl w:val="F638802E"/>
    <w:lvl w:ilvl="0">
      <w:start w:val="1"/>
      <w:numFmt w:val="decimal"/>
      <w:lvlText w:val="%1."/>
      <w:lvlJc w:val="left"/>
      <w:pPr>
        <w:ind w:left="1260" w:hanging="360"/>
      </w:pPr>
      <w:rPr>
        <w:rFonts w:asciiTheme="minorHAnsi" w:eastAsiaTheme="minorHAnsi" w:hAnsiTheme="minorHAnsi" w:cstheme="minorHAnsi" w:hint="default"/>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566" w15:restartNumberingAfterBreak="0">
    <w:nsid w:val="64C65677"/>
    <w:multiLevelType w:val="hybridMultilevel"/>
    <w:tmpl w:val="7D70BAEC"/>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67" w15:restartNumberingAfterBreak="0">
    <w:nsid w:val="64F149B4"/>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650961C5"/>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9" w15:restartNumberingAfterBreak="0">
    <w:nsid w:val="655947DD"/>
    <w:multiLevelType w:val="hybridMultilevel"/>
    <w:tmpl w:val="1D00F188"/>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7">
      <w:start w:val="1"/>
      <w:numFmt w:val="lowerLetter"/>
      <w:lvlText w:val="%5)"/>
      <w:lvlJc w:val="left"/>
      <w:pPr>
        <w:ind w:left="810" w:hanging="360"/>
      </w:pPr>
    </w:lvl>
    <w:lvl w:ilvl="5" w:tplc="0409001B">
      <w:start w:val="1"/>
      <w:numFmt w:val="lowerRoman"/>
      <w:lvlText w:val="%6."/>
      <w:lvlJc w:val="right"/>
      <w:pPr>
        <w:ind w:left="4770" w:hanging="180"/>
      </w:pPr>
    </w:lvl>
    <w:lvl w:ilvl="6" w:tplc="0409000F">
      <w:start w:val="1"/>
      <w:numFmt w:val="decimal"/>
      <w:lvlText w:val="%7."/>
      <w:lvlJc w:val="left"/>
      <w:pPr>
        <w:ind w:left="117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570" w15:restartNumberingAfterBreak="0">
    <w:nsid w:val="65A115A3"/>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71" w15:restartNumberingAfterBreak="0">
    <w:nsid w:val="65D90EFE"/>
    <w:multiLevelType w:val="hybridMultilevel"/>
    <w:tmpl w:val="D46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65E975A8"/>
    <w:multiLevelType w:val="multilevel"/>
    <w:tmpl w:val="118A56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660402FC"/>
    <w:multiLevelType w:val="hybridMultilevel"/>
    <w:tmpl w:val="8ECEEF5A"/>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74" w15:restartNumberingAfterBreak="0">
    <w:nsid w:val="660C17EC"/>
    <w:multiLevelType w:val="multilevel"/>
    <w:tmpl w:val="FD2ABF36"/>
    <w:lvl w:ilvl="0">
      <w:start w:val="1"/>
      <w:numFmt w:val="decimal"/>
      <w:lvlText w:val="%1."/>
      <w:lvlJc w:val="left"/>
      <w:pPr>
        <w:ind w:left="1260" w:hanging="360"/>
      </w:pPr>
      <w:rPr>
        <w:rFonts w:hint="default"/>
        <w:i w:val="0"/>
      </w:rPr>
    </w:lvl>
    <w:lvl w:ilvl="1">
      <w:start w:val="42"/>
      <w:numFmt w:val="decimal"/>
      <w:isLgl/>
      <w:lvlText w:val="%1.%2"/>
      <w:lvlJc w:val="left"/>
      <w:pPr>
        <w:ind w:left="1630" w:hanging="66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2190" w:hanging="1080"/>
      </w:pPr>
      <w:rPr>
        <w:rFonts w:hint="default"/>
      </w:rPr>
    </w:lvl>
    <w:lvl w:ilvl="4">
      <w:start w:val="1"/>
      <w:numFmt w:val="decimal"/>
      <w:isLgl/>
      <w:lvlText w:val="%1.%2.%3.%4.%5"/>
      <w:lvlJc w:val="left"/>
      <w:pPr>
        <w:ind w:left="2260" w:hanging="1080"/>
      </w:pPr>
      <w:rPr>
        <w:rFonts w:hint="default"/>
      </w:rPr>
    </w:lvl>
    <w:lvl w:ilvl="5">
      <w:start w:val="1"/>
      <w:numFmt w:val="decimal"/>
      <w:isLgl/>
      <w:lvlText w:val="%1.%2.%3.%4.%5.%6"/>
      <w:lvlJc w:val="left"/>
      <w:pPr>
        <w:ind w:left="2690" w:hanging="144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3190" w:hanging="1800"/>
      </w:pPr>
      <w:rPr>
        <w:rFonts w:hint="default"/>
      </w:rPr>
    </w:lvl>
    <w:lvl w:ilvl="8">
      <w:start w:val="1"/>
      <w:numFmt w:val="decimal"/>
      <w:isLgl/>
      <w:lvlText w:val="%1.%2.%3.%4.%5.%6.%7.%8.%9"/>
      <w:lvlJc w:val="left"/>
      <w:pPr>
        <w:ind w:left="3260" w:hanging="1800"/>
      </w:pPr>
      <w:rPr>
        <w:rFonts w:hint="default"/>
      </w:rPr>
    </w:lvl>
  </w:abstractNum>
  <w:abstractNum w:abstractNumId="575" w15:restartNumberingAfterBreak="0">
    <w:nsid w:val="66947D9D"/>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76" w15:restartNumberingAfterBreak="0">
    <w:nsid w:val="66B94523"/>
    <w:multiLevelType w:val="hybridMultilevel"/>
    <w:tmpl w:val="597EBE34"/>
    <w:lvl w:ilvl="0" w:tplc="59BE353A">
      <w:start w:val="1"/>
      <w:numFmt w:val="decimal"/>
      <w:lvlText w:val="%1."/>
      <w:lvlJc w:val="left"/>
      <w:pPr>
        <w:ind w:left="720" w:hanging="360"/>
      </w:pPr>
    </w:lvl>
    <w:lvl w:ilvl="1" w:tplc="6C845C2E">
      <w:start w:val="1"/>
      <w:numFmt w:val="lowerLetter"/>
      <w:lvlText w:val="%2."/>
      <w:lvlJc w:val="left"/>
      <w:pPr>
        <w:ind w:left="1440" w:hanging="360"/>
      </w:pPr>
    </w:lvl>
    <w:lvl w:ilvl="2" w:tplc="BD8405C6">
      <w:start w:val="1"/>
      <w:numFmt w:val="lowerRoman"/>
      <w:lvlText w:val="%3."/>
      <w:lvlJc w:val="right"/>
      <w:pPr>
        <w:ind w:left="2160" w:hanging="180"/>
      </w:pPr>
    </w:lvl>
    <w:lvl w:ilvl="3" w:tplc="E7CC0FEE">
      <w:start w:val="1"/>
      <w:numFmt w:val="decimal"/>
      <w:lvlText w:val="%4."/>
      <w:lvlJc w:val="left"/>
      <w:pPr>
        <w:ind w:left="2880" w:hanging="360"/>
      </w:pPr>
    </w:lvl>
    <w:lvl w:ilvl="4" w:tplc="7C321A80">
      <w:start w:val="1"/>
      <w:numFmt w:val="lowerLetter"/>
      <w:lvlText w:val="%5."/>
      <w:lvlJc w:val="left"/>
      <w:pPr>
        <w:ind w:left="3600" w:hanging="360"/>
      </w:pPr>
    </w:lvl>
    <w:lvl w:ilvl="5" w:tplc="F7B09D92">
      <w:start w:val="1"/>
      <w:numFmt w:val="lowerRoman"/>
      <w:lvlText w:val="%6."/>
      <w:lvlJc w:val="right"/>
      <w:pPr>
        <w:ind w:left="4320" w:hanging="180"/>
      </w:pPr>
    </w:lvl>
    <w:lvl w:ilvl="6" w:tplc="5D98ED20">
      <w:start w:val="1"/>
      <w:numFmt w:val="decimal"/>
      <w:lvlText w:val="%7."/>
      <w:lvlJc w:val="left"/>
      <w:pPr>
        <w:ind w:left="5040" w:hanging="360"/>
      </w:pPr>
    </w:lvl>
    <w:lvl w:ilvl="7" w:tplc="6C18755A">
      <w:start w:val="1"/>
      <w:numFmt w:val="lowerLetter"/>
      <w:lvlText w:val="%8."/>
      <w:lvlJc w:val="left"/>
      <w:pPr>
        <w:ind w:left="5760" w:hanging="360"/>
      </w:pPr>
    </w:lvl>
    <w:lvl w:ilvl="8" w:tplc="6B72728A">
      <w:start w:val="1"/>
      <w:numFmt w:val="lowerRoman"/>
      <w:lvlText w:val="%9."/>
      <w:lvlJc w:val="right"/>
      <w:pPr>
        <w:ind w:left="6480" w:hanging="180"/>
      </w:pPr>
    </w:lvl>
  </w:abstractNum>
  <w:abstractNum w:abstractNumId="577" w15:restartNumberingAfterBreak="0">
    <w:nsid w:val="670278CF"/>
    <w:multiLevelType w:val="hybridMultilevel"/>
    <w:tmpl w:val="1D00F188"/>
    <w:lvl w:ilvl="0" w:tplc="0409000F">
      <w:start w:val="1"/>
      <w:numFmt w:val="decimal"/>
      <w:lvlText w:val="%1."/>
      <w:lvlJc w:val="lef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1350" w:hanging="360"/>
      </w:pPr>
    </w:lvl>
    <w:lvl w:ilvl="4" w:tplc="04090017">
      <w:start w:val="1"/>
      <w:numFmt w:val="lowerLetter"/>
      <w:lvlText w:val="%5)"/>
      <w:lvlJc w:val="left"/>
      <w:pPr>
        <w:ind w:left="990" w:hanging="360"/>
      </w:pPr>
    </w:lvl>
    <w:lvl w:ilvl="5" w:tplc="0409001B">
      <w:start w:val="1"/>
      <w:numFmt w:val="lowerRoman"/>
      <w:lvlText w:val="%6."/>
      <w:lvlJc w:val="right"/>
      <w:pPr>
        <w:ind w:left="4950" w:hanging="180"/>
      </w:pPr>
    </w:lvl>
    <w:lvl w:ilvl="6" w:tplc="0409000F">
      <w:start w:val="1"/>
      <w:numFmt w:val="decimal"/>
      <w:lvlText w:val="%7."/>
      <w:lvlJc w:val="left"/>
      <w:pPr>
        <w:ind w:left="135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578" w15:restartNumberingAfterBreak="0">
    <w:nsid w:val="676E27A5"/>
    <w:multiLevelType w:val="hybridMultilevel"/>
    <w:tmpl w:val="44A03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67A15606"/>
    <w:multiLevelType w:val="hybridMultilevel"/>
    <w:tmpl w:val="666EF99C"/>
    <w:lvl w:ilvl="0" w:tplc="0409000F">
      <w:start w:val="1"/>
      <w:numFmt w:val="decimal"/>
      <w:lvlText w:val="%1."/>
      <w:lvlJc w:val="left"/>
      <w:pPr>
        <w:ind w:left="1080" w:hanging="360"/>
      </w:pPr>
      <w:rPr>
        <w:rFonts w:hint="default"/>
      </w:rPr>
    </w:lvl>
    <w:lvl w:ilvl="1" w:tplc="04090019">
      <w:start w:val="1"/>
      <w:numFmt w:val="lowerLetter"/>
      <w:lvlText w:val="%2."/>
      <w:lvlJc w:val="left"/>
      <w:pPr>
        <w:ind w:left="81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0" w15:restartNumberingAfterBreak="0">
    <w:nsid w:val="67BC68FA"/>
    <w:multiLevelType w:val="multilevel"/>
    <w:tmpl w:val="324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7FE4FB7"/>
    <w:multiLevelType w:val="multilevel"/>
    <w:tmpl w:val="7A70B0FC"/>
    <w:lvl w:ilvl="0">
      <w:start w:val="1"/>
      <w:numFmt w:val="decimal"/>
      <w:lvlText w:val="%1."/>
      <w:lvlJc w:val="left"/>
      <w:pPr>
        <w:ind w:left="1296" w:hanging="360"/>
      </w:pPr>
      <w:rPr>
        <w:rFonts w:hint="default"/>
      </w:rPr>
    </w:lvl>
    <w:lvl w:ilvl="1">
      <w:start w:val="1"/>
      <w:numFmt w:val="decimal"/>
      <w:lvlText w:val="%1.%2"/>
      <w:lvlJc w:val="left"/>
      <w:pPr>
        <w:ind w:left="1566" w:hanging="360"/>
      </w:pPr>
      <w:rPr>
        <w:rFonts w:hint="default"/>
      </w:rPr>
    </w:lvl>
    <w:lvl w:ilvl="2">
      <w:start w:val="1"/>
      <w:numFmt w:val="decimal"/>
      <w:lvlText w:val="%1.%2.%3"/>
      <w:lvlJc w:val="left"/>
      <w:pPr>
        <w:ind w:left="2106" w:hanging="720"/>
      </w:pPr>
      <w:rPr>
        <w:rFonts w:hint="default"/>
      </w:rPr>
    </w:lvl>
    <w:lvl w:ilvl="3">
      <w:start w:val="1"/>
      <w:numFmt w:val="decimal"/>
      <w:lvlText w:val="%1.%2.%3.%4"/>
      <w:lvlJc w:val="left"/>
      <w:pPr>
        <w:ind w:left="4176" w:hanging="1080"/>
      </w:pPr>
      <w:rPr>
        <w:rFonts w:hint="default"/>
      </w:rPr>
    </w:lvl>
    <w:lvl w:ilvl="4">
      <w:start w:val="1"/>
      <w:numFmt w:val="decimal"/>
      <w:lvlText w:val="%1.%2.%3.%4.%5"/>
      <w:lvlJc w:val="left"/>
      <w:pPr>
        <w:ind w:left="4896" w:hanging="1080"/>
      </w:pPr>
      <w:rPr>
        <w:rFonts w:hint="default"/>
      </w:rPr>
    </w:lvl>
    <w:lvl w:ilvl="5">
      <w:start w:val="1"/>
      <w:numFmt w:val="decimal"/>
      <w:lvlText w:val="%1.%2.%3.%4.%5.%6"/>
      <w:lvlJc w:val="left"/>
      <w:pPr>
        <w:ind w:left="5976" w:hanging="1440"/>
      </w:pPr>
      <w:rPr>
        <w:rFonts w:hint="default"/>
      </w:rPr>
    </w:lvl>
    <w:lvl w:ilvl="6">
      <w:start w:val="1"/>
      <w:numFmt w:val="decimal"/>
      <w:lvlText w:val="%1.%2.%3.%4.%5.%6.%7"/>
      <w:lvlJc w:val="left"/>
      <w:pPr>
        <w:ind w:left="6696" w:hanging="1440"/>
      </w:pPr>
      <w:rPr>
        <w:rFonts w:hint="default"/>
      </w:rPr>
    </w:lvl>
    <w:lvl w:ilvl="7">
      <w:start w:val="1"/>
      <w:numFmt w:val="decimal"/>
      <w:lvlText w:val="%1.%2.%3.%4.%5.%6.%7.%8"/>
      <w:lvlJc w:val="left"/>
      <w:pPr>
        <w:ind w:left="7776" w:hanging="1800"/>
      </w:pPr>
      <w:rPr>
        <w:rFonts w:hint="default"/>
      </w:rPr>
    </w:lvl>
    <w:lvl w:ilvl="8">
      <w:start w:val="1"/>
      <w:numFmt w:val="decimal"/>
      <w:lvlText w:val="%1.%2.%3.%4.%5.%6.%7.%8.%9"/>
      <w:lvlJc w:val="left"/>
      <w:pPr>
        <w:ind w:left="8496" w:hanging="1800"/>
      </w:pPr>
      <w:rPr>
        <w:rFonts w:hint="default"/>
      </w:rPr>
    </w:lvl>
  </w:abstractNum>
  <w:abstractNum w:abstractNumId="582" w15:restartNumberingAfterBreak="0">
    <w:nsid w:val="680B4E21"/>
    <w:multiLevelType w:val="hybridMultilevel"/>
    <w:tmpl w:val="15BE6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3" w15:restartNumberingAfterBreak="0">
    <w:nsid w:val="683046C1"/>
    <w:multiLevelType w:val="hybridMultilevel"/>
    <w:tmpl w:val="50E4B9A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4" w15:restartNumberingAfterBreak="0">
    <w:nsid w:val="686117A2"/>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585" w15:restartNumberingAfterBreak="0">
    <w:nsid w:val="687E7293"/>
    <w:multiLevelType w:val="hybridMultilevel"/>
    <w:tmpl w:val="E72C33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15:restartNumberingAfterBreak="0">
    <w:nsid w:val="688A4304"/>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587" w15:restartNumberingAfterBreak="0">
    <w:nsid w:val="689A29CD"/>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8" w15:restartNumberingAfterBreak="0">
    <w:nsid w:val="691B02BE"/>
    <w:multiLevelType w:val="hybridMultilevel"/>
    <w:tmpl w:val="0A860414"/>
    <w:lvl w:ilvl="0" w:tplc="E38CF628">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89" w15:restartNumberingAfterBreak="0">
    <w:nsid w:val="69330659"/>
    <w:multiLevelType w:val="hybridMultilevel"/>
    <w:tmpl w:val="5B96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69813D7C"/>
    <w:multiLevelType w:val="hybridMultilevel"/>
    <w:tmpl w:val="84425A28"/>
    <w:lvl w:ilvl="0" w:tplc="6B68D3AE">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91" w15:restartNumberingAfterBreak="0">
    <w:nsid w:val="6A174FE2"/>
    <w:multiLevelType w:val="hybridMultilevel"/>
    <w:tmpl w:val="B8669D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2" w15:restartNumberingAfterBreak="0">
    <w:nsid w:val="6A4073E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93" w15:restartNumberingAfterBreak="0">
    <w:nsid w:val="6A5224AE"/>
    <w:multiLevelType w:val="hybridMultilevel"/>
    <w:tmpl w:val="B508A020"/>
    <w:lvl w:ilvl="0" w:tplc="0409000F">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94" w15:restartNumberingAfterBreak="0">
    <w:nsid w:val="6A5D459D"/>
    <w:multiLevelType w:val="hybridMultilevel"/>
    <w:tmpl w:val="A2B2395E"/>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95" w15:restartNumberingAfterBreak="0">
    <w:nsid w:val="6A691F13"/>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96" w15:restartNumberingAfterBreak="0">
    <w:nsid w:val="6AC27350"/>
    <w:multiLevelType w:val="hybridMultilevel"/>
    <w:tmpl w:val="041AD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7" w15:restartNumberingAfterBreak="0">
    <w:nsid w:val="6AE23D18"/>
    <w:multiLevelType w:val="hybridMultilevel"/>
    <w:tmpl w:val="FC86333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98" w15:restartNumberingAfterBreak="0">
    <w:nsid w:val="6B0856A8"/>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9" w15:restartNumberingAfterBreak="0">
    <w:nsid w:val="6BA0173B"/>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0" w15:restartNumberingAfterBreak="0">
    <w:nsid w:val="6BCB1478"/>
    <w:multiLevelType w:val="hybridMultilevel"/>
    <w:tmpl w:val="1D00F188"/>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7">
      <w:start w:val="1"/>
      <w:numFmt w:val="lowerLetter"/>
      <w:lvlText w:val="%5)"/>
      <w:lvlJc w:val="left"/>
      <w:pPr>
        <w:ind w:left="810" w:hanging="360"/>
      </w:pPr>
    </w:lvl>
    <w:lvl w:ilvl="5" w:tplc="0409001B">
      <w:start w:val="1"/>
      <w:numFmt w:val="lowerRoman"/>
      <w:lvlText w:val="%6."/>
      <w:lvlJc w:val="right"/>
      <w:pPr>
        <w:ind w:left="4770" w:hanging="180"/>
      </w:pPr>
    </w:lvl>
    <w:lvl w:ilvl="6" w:tplc="0409000F">
      <w:start w:val="1"/>
      <w:numFmt w:val="decimal"/>
      <w:lvlText w:val="%7."/>
      <w:lvlJc w:val="left"/>
      <w:pPr>
        <w:ind w:left="117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601" w15:restartNumberingAfterBreak="0">
    <w:nsid w:val="6C45524A"/>
    <w:multiLevelType w:val="hybridMultilevel"/>
    <w:tmpl w:val="4E28CE6E"/>
    <w:lvl w:ilvl="0" w:tplc="0409000F">
      <w:start w:val="1"/>
      <w:numFmt w:val="decimal"/>
      <w:lvlText w:val="%1."/>
      <w:lvlJc w:val="left"/>
      <w:pPr>
        <w:ind w:left="1260" w:hanging="360"/>
      </w:pPr>
      <w:rPr>
        <w:rFonts w:hint="default"/>
      </w:rPr>
    </w:lvl>
    <w:lvl w:ilvl="1" w:tplc="0409000F">
      <w:start w:val="1"/>
      <w:numFmt w:val="decimal"/>
      <w:lvlText w:val="%2."/>
      <w:lvlJc w:val="left"/>
      <w:pPr>
        <w:ind w:left="126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02" w15:restartNumberingAfterBreak="0">
    <w:nsid w:val="6C9A0D32"/>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03" w15:restartNumberingAfterBreak="0">
    <w:nsid w:val="6C9C7B7C"/>
    <w:multiLevelType w:val="hybridMultilevel"/>
    <w:tmpl w:val="7158CDAC"/>
    <w:lvl w:ilvl="0" w:tplc="DE26E4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4" w15:restartNumberingAfterBreak="0">
    <w:nsid w:val="6C9E4014"/>
    <w:multiLevelType w:val="hybridMultilevel"/>
    <w:tmpl w:val="060C3740"/>
    <w:lvl w:ilvl="0" w:tplc="098EE49C">
      <w:start w:val="1"/>
      <w:numFmt w:val="decimal"/>
      <w:lvlText w:val="%1."/>
      <w:lvlJc w:val="left"/>
      <w:pPr>
        <w:ind w:left="1260" w:hanging="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05" w15:restartNumberingAfterBreak="0">
    <w:nsid w:val="6CD45F8D"/>
    <w:multiLevelType w:val="hybridMultilevel"/>
    <w:tmpl w:val="B618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6" w15:restartNumberingAfterBreak="0">
    <w:nsid w:val="6CE7164F"/>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7" w15:restartNumberingAfterBreak="0">
    <w:nsid w:val="6D0D5DE9"/>
    <w:multiLevelType w:val="hybridMultilevel"/>
    <w:tmpl w:val="9D4E42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8" w15:restartNumberingAfterBreak="0">
    <w:nsid w:val="6D2D1EB5"/>
    <w:multiLevelType w:val="hybridMultilevel"/>
    <w:tmpl w:val="0E16D0C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15:restartNumberingAfterBreak="0">
    <w:nsid w:val="6D4955E2"/>
    <w:multiLevelType w:val="hybridMultilevel"/>
    <w:tmpl w:val="0450CB8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10" w15:restartNumberingAfterBreak="0">
    <w:nsid w:val="6DD0068B"/>
    <w:multiLevelType w:val="hybridMultilevel"/>
    <w:tmpl w:val="CC1E3A0C"/>
    <w:lvl w:ilvl="0" w:tplc="4142E510">
      <w:start w:val="1"/>
      <w:numFmt w:val="decimal"/>
      <w:lvlText w:val="%1."/>
      <w:lvlJc w:val="left"/>
      <w:pPr>
        <w:ind w:left="2610" w:hanging="360"/>
      </w:pPr>
      <w:rPr>
        <w:rFonts w:hint="default"/>
      </w:rPr>
    </w:lvl>
    <w:lvl w:ilvl="1" w:tplc="04090019" w:tentative="1">
      <w:start w:val="1"/>
      <w:numFmt w:val="lowerLetter"/>
      <w:lvlText w:val="%2."/>
      <w:lvlJc w:val="left"/>
      <w:pPr>
        <w:ind w:left="1710" w:hanging="360"/>
      </w:pPr>
    </w:lvl>
    <w:lvl w:ilvl="2" w:tplc="0409001B">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11" w15:restartNumberingAfterBreak="0">
    <w:nsid w:val="6E0E4D09"/>
    <w:multiLevelType w:val="hybridMultilevel"/>
    <w:tmpl w:val="A754DA72"/>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12" w15:restartNumberingAfterBreak="0">
    <w:nsid w:val="6E1204D2"/>
    <w:multiLevelType w:val="hybridMultilevel"/>
    <w:tmpl w:val="6F48BB32"/>
    <w:lvl w:ilvl="0" w:tplc="D63A2D90">
      <w:numFmt w:val="bullet"/>
      <w:lvlText w:val="-"/>
      <w:lvlJc w:val="left"/>
      <w:pPr>
        <w:ind w:left="540" w:hanging="360"/>
      </w:pPr>
      <w:rPr>
        <w:rFonts w:ascii="Calibri" w:eastAsia="Calibri" w:hAnsi="Calibri" w:cs="Calibri"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13" w15:restartNumberingAfterBreak="0">
    <w:nsid w:val="6E191140"/>
    <w:multiLevelType w:val="multilevel"/>
    <w:tmpl w:val="513CC22A"/>
    <w:lvl w:ilvl="0">
      <w:start w:val="1"/>
      <w:numFmt w:val="decimal"/>
      <w:pStyle w:val="Heading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14" w15:restartNumberingAfterBreak="0">
    <w:nsid w:val="6E574A75"/>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15" w15:restartNumberingAfterBreak="0">
    <w:nsid w:val="6E8F2412"/>
    <w:multiLevelType w:val="multilevel"/>
    <w:tmpl w:val="F638802E"/>
    <w:lvl w:ilvl="0">
      <w:start w:val="1"/>
      <w:numFmt w:val="decimal"/>
      <w:lvlText w:val="%1."/>
      <w:lvlJc w:val="left"/>
      <w:pPr>
        <w:ind w:left="1260" w:hanging="360"/>
      </w:pPr>
      <w:rPr>
        <w:rFonts w:asciiTheme="minorHAnsi" w:eastAsiaTheme="minorHAnsi" w:hAnsiTheme="minorHAnsi" w:cstheme="minorHAnsi" w:hint="default"/>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616" w15:restartNumberingAfterBreak="0">
    <w:nsid w:val="6E9F1B3B"/>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15:restartNumberingAfterBreak="0">
    <w:nsid w:val="6F212244"/>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18" w15:restartNumberingAfterBreak="0">
    <w:nsid w:val="6F3100F2"/>
    <w:multiLevelType w:val="multilevel"/>
    <w:tmpl w:val="D316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6FAA153F"/>
    <w:multiLevelType w:val="hybridMultilevel"/>
    <w:tmpl w:val="10E80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0" w15:restartNumberingAfterBreak="0">
    <w:nsid w:val="6FC9417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21" w15:restartNumberingAfterBreak="0">
    <w:nsid w:val="6FD46AF0"/>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622" w15:restartNumberingAfterBreak="0">
    <w:nsid w:val="6FE8703B"/>
    <w:multiLevelType w:val="hybridMultilevel"/>
    <w:tmpl w:val="7970494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23" w15:restartNumberingAfterBreak="0">
    <w:nsid w:val="70204AED"/>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4" w15:restartNumberingAfterBreak="0">
    <w:nsid w:val="704A079A"/>
    <w:multiLevelType w:val="hybridMultilevel"/>
    <w:tmpl w:val="B582E1A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5" w15:restartNumberingAfterBreak="0">
    <w:nsid w:val="70E0148A"/>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6" w15:restartNumberingAfterBreak="0">
    <w:nsid w:val="70E836B0"/>
    <w:multiLevelType w:val="hybridMultilevel"/>
    <w:tmpl w:val="535410B0"/>
    <w:lvl w:ilvl="0" w:tplc="8662D38C">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27" w15:restartNumberingAfterBreak="0">
    <w:nsid w:val="71047BAC"/>
    <w:multiLevelType w:val="hybridMultilevel"/>
    <w:tmpl w:val="9B9C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15:restartNumberingAfterBreak="0">
    <w:nsid w:val="713C64B4"/>
    <w:multiLevelType w:val="hybridMultilevel"/>
    <w:tmpl w:val="984ACF56"/>
    <w:lvl w:ilvl="0" w:tplc="7C2C28D4">
      <w:start w:val="1"/>
      <w:numFmt w:val="decimal"/>
      <w:lvlText w:val="%1."/>
      <w:lvlJc w:val="left"/>
      <w:pPr>
        <w:ind w:left="810" w:hanging="360"/>
      </w:pPr>
      <w:rPr>
        <w:rFonts w:hint="default"/>
      </w:rPr>
    </w:lvl>
    <w:lvl w:ilvl="1" w:tplc="A2C048AA">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9" w15:restartNumberingAfterBreak="0">
    <w:nsid w:val="721308AD"/>
    <w:multiLevelType w:val="hybridMultilevel"/>
    <w:tmpl w:val="9238F32E"/>
    <w:lvl w:ilvl="0" w:tplc="E88E127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21F62FF"/>
    <w:multiLevelType w:val="multilevel"/>
    <w:tmpl w:val="4BE286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1" w15:restartNumberingAfterBreak="0">
    <w:nsid w:val="72405AF5"/>
    <w:multiLevelType w:val="hybridMultilevel"/>
    <w:tmpl w:val="402E88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15:restartNumberingAfterBreak="0">
    <w:nsid w:val="728B1C5F"/>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33" w15:restartNumberingAfterBreak="0">
    <w:nsid w:val="72AB5415"/>
    <w:multiLevelType w:val="hybridMultilevel"/>
    <w:tmpl w:val="F30A574E"/>
    <w:lvl w:ilvl="0" w:tplc="6DA49D3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34" w15:restartNumberingAfterBreak="0">
    <w:nsid w:val="72C36C64"/>
    <w:multiLevelType w:val="hybridMultilevel"/>
    <w:tmpl w:val="5FBC1F2A"/>
    <w:lvl w:ilvl="0" w:tplc="0409000F">
      <w:start w:val="1"/>
      <w:numFmt w:val="decimal"/>
      <w:lvlText w:val="%1."/>
      <w:lvlJc w:val="left"/>
      <w:pPr>
        <w:ind w:left="126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635" w15:restartNumberingAfterBreak="0">
    <w:nsid w:val="72E45471"/>
    <w:multiLevelType w:val="hybridMultilevel"/>
    <w:tmpl w:val="00482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6" w15:restartNumberingAfterBreak="0">
    <w:nsid w:val="73294335"/>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7" w15:restartNumberingAfterBreak="0">
    <w:nsid w:val="737B1884"/>
    <w:multiLevelType w:val="hybridMultilevel"/>
    <w:tmpl w:val="2BE8E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8" w15:restartNumberingAfterBreak="0">
    <w:nsid w:val="73C229DC"/>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9" w15:restartNumberingAfterBreak="0">
    <w:nsid w:val="73CF13DB"/>
    <w:multiLevelType w:val="multilevel"/>
    <w:tmpl w:val="FEC0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73FE25A8"/>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641" w15:restartNumberingAfterBreak="0">
    <w:nsid w:val="74455AE9"/>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7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42" w15:restartNumberingAfterBreak="0">
    <w:nsid w:val="74471D57"/>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43" w15:restartNumberingAfterBreak="0">
    <w:nsid w:val="74873BBD"/>
    <w:multiLevelType w:val="hybridMultilevel"/>
    <w:tmpl w:val="14B48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74AB26E1"/>
    <w:multiLevelType w:val="hybridMultilevel"/>
    <w:tmpl w:val="5E72D7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5" w15:restartNumberingAfterBreak="0">
    <w:nsid w:val="756F7E58"/>
    <w:multiLevelType w:val="hybridMultilevel"/>
    <w:tmpl w:val="F30A574E"/>
    <w:lvl w:ilvl="0" w:tplc="6DA49D3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46" w15:restartNumberingAfterBreak="0">
    <w:nsid w:val="7570175E"/>
    <w:multiLevelType w:val="multilevel"/>
    <w:tmpl w:val="399807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75E776E4"/>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48" w15:restartNumberingAfterBreak="0">
    <w:nsid w:val="76155BD0"/>
    <w:multiLevelType w:val="multilevel"/>
    <w:tmpl w:val="022E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63527C8"/>
    <w:multiLevelType w:val="multilevel"/>
    <w:tmpl w:val="A80429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76375EBF"/>
    <w:multiLevelType w:val="multilevel"/>
    <w:tmpl w:val="13FCF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76945074"/>
    <w:multiLevelType w:val="hybridMultilevel"/>
    <w:tmpl w:val="AD9CBFA0"/>
    <w:lvl w:ilvl="0" w:tplc="EA229D78">
      <w:start w:val="1"/>
      <w:numFmt w:val="decimal"/>
      <w:lvlText w:val="%1."/>
      <w:lvlJc w:val="left"/>
      <w:pPr>
        <w:ind w:left="1370" w:hanging="360"/>
      </w:pPr>
      <w:rPr>
        <w:rFonts w:hint="default"/>
      </w:rPr>
    </w:lvl>
    <w:lvl w:ilvl="1" w:tplc="04090019">
      <w:start w:val="1"/>
      <w:numFmt w:val="lowerLetter"/>
      <w:lvlText w:val="%2."/>
      <w:lvlJc w:val="left"/>
      <w:pPr>
        <w:ind w:left="2090" w:hanging="360"/>
      </w:pPr>
    </w:lvl>
    <w:lvl w:ilvl="2" w:tplc="0409001B" w:tentative="1">
      <w:start w:val="1"/>
      <w:numFmt w:val="lowerRoman"/>
      <w:lvlText w:val="%3."/>
      <w:lvlJc w:val="right"/>
      <w:pPr>
        <w:ind w:left="2810" w:hanging="180"/>
      </w:pPr>
    </w:lvl>
    <w:lvl w:ilvl="3" w:tplc="0409000F" w:tentative="1">
      <w:start w:val="1"/>
      <w:numFmt w:val="decimal"/>
      <w:lvlText w:val="%4."/>
      <w:lvlJc w:val="left"/>
      <w:pPr>
        <w:ind w:left="3530" w:hanging="360"/>
      </w:pPr>
    </w:lvl>
    <w:lvl w:ilvl="4" w:tplc="04090019" w:tentative="1">
      <w:start w:val="1"/>
      <w:numFmt w:val="lowerLetter"/>
      <w:lvlText w:val="%5."/>
      <w:lvlJc w:val="left"/>
      <w:pPr>
        <w:ind w:left="4250" w:hanging="360"/>
      </w:pPr>
    </w:lvl>
    <w:lvl w:ilvl="5" w:tplc="0409001B" w:tentative="1">
      <w:start w:val="1"/>
      <w:numFmt w:val="lowerRoman"/>
      <w:lvlText w:val="%6."/>
      <w:lvlJc w:val="right"/>
      <w:pPr>
        <w:ind w:left="4970" w:hanging="180"/>
      </w:pPr>
    </w:lvl>
    <w:lvl w:ilvl="6" w:tplc="0409000F" w:tentative="1">
      <w:start w:val="1"/>
      <w:numFmt w:val="decimal"/>
      <w:lvlText w:val="%7."/>
      <w:lvlJc w:val="left"/>
      <w:pPr>
        <w:ind w:left="5690" w:hanging="360"/>
      </w:pPr>
    </w:lvl>
    <w:lvl w:ilvl="7" w:tplc="04090019" w:tentative="1">
      <w:start w:val="1"/>
      <w:numFmt w:val="lowerLetter"/>
      <w:lvlText w:val="%8."/>
      <w:lvlJc w:val="left"/>
      <w:pPr>
        <w:ind w:left="6410" w:hanging="360"/>
      </w:pPr>
    </w:lvl>
    <w:lvl w:ilvl="8" w:tplc="0409001B" w:tentative="1">
      <w:start w:val="1"/>
      <w:numFmt w:val="lowerRoman"/>
      <w:lvlText w:val="%9."/>
      <w:lvlJc w:val="right"/>
      <w:pPr>
        <w:ind w:left="7130" w:hanging="180"/>
      </w:pPr>
    </w:lvl>
  </w:abstractNum>
  <w:abstractNum w:abstractNumId="652" w15:restartNumberingAfterBreak="0">
    <w:nsid w:val="76AE3298"/>
    <w:multiLevelType w:val="multilevel"/>
    <w:tmpl w:val="0D20DAB8"/>
    <w:lvl w:ilvl="0">
      <w:start w:val="1"/>
      <w:numFmt w:val="decimal"/>
      <w:lvlText w:val="%1."/>
      <w:lvlJc w:val="left"/>
      <w:pPr>
        <w:ind w:left="720" w:hanging="360"/>
      </w:pPr>
      <w:rPr>
        <w:rFonts w:hint="default"/>
      </w:rPr>
    </w:lvl>
    <w:lvl w:ilvl="1">
      <w:start w:val="6"/>
      <w:numFmt w:val="decimal"/>
      <w:isLgl/>
      <w:lvlText w:val="%1.%2"/>
      <w:lvlJc w:val="left"/>
      <w:pPr>
        <w:ind w:left="1230" w:hanging="660"/>
      </w:pPr>
      <w:rPr>
        <w:rFonts w:hint="default"/>
      </w:rPr>
    </w:lvl>
    <w:lvl w:ilvl="2">
      <w:start w:val="7"/>
      <w:numFmt w:val="decimal"/>
      <w:isLgl/>
      <w:lvlText w:val="%1.%2.%3"/>
      <w:lvlJc w:val="left"/>
      <w:pPr>
        <w:ind w:left="150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490" w:hanging="108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270" w:hanging="1440"/>
      </w:pPr>
      <w:rPr>
        <w:rFonts w:hint="default"/>
      </w:rPr>
    </w:lvl>
    <w:lvl w:ilvl="8">
      <w:start w:val="1"/>
      <w:numFmt w:val="decimal"/>
      <w:isLgl/>
      <w:lvlText w:val="%1.%2.%3.%4.%5.%6.%7.%8.%9"/>
      <w:lvlJc w:val="left"/>
      <w:pPr>
        <w:ind w:left="3840" w:hanging="1800"/>
      </w:pPr>
      <w:rPr>
        <w:rFonts w:hint="default"/>
      </w:rPr>
    </w:lvl>
  </w:abstractNum>
  <w:abstractNum w:abstractNumId="653" w15:restartNumberingAfterBreak="0">
    <w:nsid w:val="76D509E8"/>
    <w:multiLevelType w:val="hybridMultilevel"/>
    <w:tmpl w:val="1472AAF2"/>
    <w:lvl w:ilvl="0" w:tplc="F730721A">
      <w:start w:val="1"/>
      <w:numFmt w:val="decimal"/>
      <w:lvlText w:val="%1."/>
      <w:lvlJc w:val="left"/>
      <w:pPr>
        <w:ind w:left="360" w:hanging="360"/>
      </w:pPr>
      <w:rPr>
        <w:rFonts w:ascii="Arial" w:eastAsiaTheme="minorHAnsi" w:hAnsi="Arial" w:cs="Calibri"/>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4" w15:restartNumberingAfterBreak="0">
    <w:nsid w:val="77247CAC"/>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5" w15:restartNumberingAfterBreak="0">
    <w:nsid w:val="77280781"/>
    <w:multiLevelType w:val="hybridMultilevel"/>
    <w:tmpl w:val="B11C00CA"/>
    <w:lvl w:ilvl="0" w:tplc="82D6CCC4">
      <w:start w:val="1"/>
      <w:numFmt w:val="lowerRoman"/>
      <w:lvlText w:val="%1."/>
      <w:lvlJc w:val="right"/>
      <w:pPr>
        <w:ind w:left="2520" w:hanging="360"/>
      </w:pPr>
      <w:rPr>
        <w:rFonts w:hint="default"/>
        <w:b w:val="0"/>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6" w15:restartNumberingAfterBreak="0">
    <w:nsid w:val="77C21B60"/>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7" w15:restartNumberingAfterBreak="0">
    <w:nsid w:val="77ED01C8"/>
    <w:multiLevelType w:val="hybridMultilevel"/>
    <w:tmpl w:val="2572D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8" w15:restartNumberingAfterBreak="0">
    <w:nsid w:val="78582812"/>
    <w:multiLevelType w:val="multilevel"/>
    <w:tmpl w:val="E7F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8B51844"/>
    <w:multiLevelType w:val="hybridMultilevel"/>
    <w:tmpl w:val="BCF475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0" w15:restartNumberingAfterBreak="0">
    <w:nsid w:val="78C322D0"/>
    <w:multiLevelType w:val="hybridMultilevel"/>
    <w:tmpl w:val="402E88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1" w15:restartNumberingAfterBreak="0">
    <w:nsid w:val="78D01457"/>
    <w:multiLevelType w:val="hybridMultilevel"/>
    <w:tmpl w:val="04FA401C"/>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662" w15:restartNumberingAfterBreak="0">
    <w:nsid w:val="78EF32CF"/>
    <w:multiLevelType w:val="hybridMultilevel"/>
    <w:tmpl w:val="BF42E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3" w15:restartNumberingAfterBreak="0">
    <w:nsid w:val="79271CBD"/>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4" w15:restartNumberingAfterBreak="0">
    <w:nsid w:val="793373BE"/>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65" w15:restartNumberingAfterBreak="0">
    <w:nsid w:val="79434C13"/>
    <w:multiLevelType w:val="hybridMultilevel"/>
    <w:tmpl w:val="78329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79767C34"/>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7" w15:restartNumberingAfterBreak="0">
    <w:nsid w:val="79865478"/>
    <w:multiLevelType w:val="hybridMultilevel"/>
    <w:tmpl w:val="04FA401C"/>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668" w15:restartNumberingAfterBreak="0">
    <w:nsid w:val="79A0410A"/>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669" w15:restartNumberingAfterBreak="0">
    <w:nsid w:val="79B60805"/>
    <w:multiLevelType w:val="hybridMultilevel"/>
    <w:tmpl w:val="5FD29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0" w15:restartNumberingAfterBreak="0">
    <w:nsid w:val="79F32A49"/>
    <w:multiLevelType w:val="hybridMultilevel"/>
    <w:tmpl w:val="FCC4B3C2"/>
    <w:lvl w:ilvl="0" w:tplc="04090019">
      <w:start w:val="1"/>
      <w:numFmt w:val="lowerLetter"/>
      <w:lvlText w:val="%1."/>
      <w:lvlJc w:val="left"/>
      <w:pPr>
        <w:ind w:left="720" w:hanging="360"/>
      </w:pPr>
      <w:rPr>
        <w:rFonts w:hint="default"/>
      </w:rPr>
    </w:lvl>
    <w:lvl w:ilvl="1" w:tplc="0409000F">
      <w:start w:val="1"/>
      <w:numFmt w:val="decimal"/>
      <w:lvlText w:val="%2."/>
      <w:lvlJc w:val="left"/>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1" w15:restartNumberingAfterBreak="0">
    <w:nsid w:val="7A3349D4"/>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72" w15:restartNumberingAfterBreak="0">
    <w:nsid w:val="7A55560A"/>
    <w:multiLevelType w:val="hybridMultilevel"/>
    <w:tmpl w:val="90163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3" w15:restartNumberingAfterBreak="0">
    <w:nsid w:val="7A6A0C45"/>
    <w:multiLevelType w:val="hybridMultilevel"/>
    <w:tmpl w:val="10E80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4" w15:restartNumberingAfterBreak="0">
    <w:nsid w:val="7A6E164D"/>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675" w15:restartNumberingAfterBreak="0">
    <w:nsid w:val="7A93297D"/>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676" w15:restartNumberingAfterBreak="0">
    <w:nsid w:val="7A944353"/>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7" w15:restartNumberingAfterBreak="0">
    <w:nsid w:val="7AB42175"/>
    <w:multiLevelType w:val="hybridMultilevel"/>
    <w:tmpl w:val="71EAAD5C"/>
    <w:lvl w:ilvl="0" w:tplc="0409000F">
      <w:start w:val="1"/>
      <w:numFmt w:val="decimal"/>
      <w:lvlText w:val="%1."/>
      <w:lvlJc w:val="left"/>
      <w:pPr>
        <w:ind w:left="1530" w:hanging="360"/>
      </w:pPr>
      <w:rPr>
        <w:rFonts w:hint="default"/>
      </w:rPr>
    </w:lvl>
    <w:lvl w:ilvl="1" w:tplc="0409000F">
      <w:start w:val="1"/>
      <w:numFmt w:val="decimal"/>
      <w:lvlText w:val="%2."/>
      <w:lvlJc w:val="left"/>
      <w:pPr>
        <w:ind w:left="450" w:hanging="360"/>
      </w:pPr>
    </w:lvl>
    <w:lvl w:ilvl="2" w:tplc="0409001B">
      <w:start w:val="1"/>
      <w:numFmt w:val="lowerRoman"/>
      <w:lvlText w:val="%3."/>
      <w:lvlJc w:val="right"/>
      <w:pPr>
        <w:ind w:left="2160" w:hanging="180"/>
      </w:pPr>
    </w:lvl>
    <w:lvl w:ilvl="3" w:tplc="0409000F">
      <w:start w:val="1"/>
      <w:numFmt w:val="decimal"/>
      <w:lvlText w:val="%4."/>
      <w:lvlJc w:val="left"/>
      <w:pPr>
        <w:ind w:left="207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8" w15:restartNumberingAfterBreak="0">
    <w:nsid w:val="7B386F06"/>
    <w:multiLevelType w:val="hybridMultilevel"/>
    <w:tmpl w:val="ABB6DD74"/>
    <w:lvl w:ilvl="0" w:tplc="37BEC16A">
      <w:start w:val="1"/>
      <w:numFmt w:val="decimal"/>
      <w:lvlText w:val="%1."/>
      <w:lvlJc w:val="left"/>
      <w:pPr>
        <w:ind w:left="1710" w:hanging="360"/>
      </w:pPr>
      <w:rPr>
        <w:rFonts w:asciiTheme="minorHAnsi" w:eastAsiaTheme="minorHAnsi" w:hAnsiTheme="minorHAnsi" w:cstheme="minorHAnsi"/>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679" w15:restartNumberingAfterBreak="0">
    <w:nsid w:val="7B5541AB"/>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80" w15:restartNumberingAfterBreak="0">
    <w:nsid w:val="7B565572"/>
    <w:multiLevelType w:val="multilevel"/>
    <w:tmpl w:val="63A8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B8329B1"/>
    <w:multiLevelType w:val="multilevel"/>
    <w:tmpl w:val="7A70B0FC"/>
    <w:lvl w:ilvl="0">
      <w:start w:val="1"/>
      <w:numFmt w:val="decimal"/>
      <w:lvlText w:val="%1."/>
      <w:lvlJc w:val="left"/>
      <w:pPr>
        <w:ind w:left="117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4770" w:hanging="1080"/>
      </w:pPr>
      <w:rPr>
        <w:rFonts w:hint="default"/>
      </w:rPr>
    </w:lvl>
    <w:lvl w:ilvl="5">
      <w:start w:val="1"/>
      <w:numFmt w:val="decimal"/>
      <w:lvlText w:val="%1.%2.%3.%4.%5.%6"/>
      <w:lvlJc w:val="left"/>
      <w:pPr>
        <w:ind w:left="5850" w:hanging="1440"/>
      </w:pPr>
      <w:rPr>
        <w:rFonts w:hint="default"/>
      </w:rPr>
    </w:lvl>
    <w:lvl w:ilvl="6">
      <w:start w:val="1"/>
      <w:numFmt w:val="decimal"/>
      <w:lvlText w:val="%1.%2.%3.%4.%5.%6.%7"/>
      <w:lvlJc w:val="left"/>
      <w:pPr>
        <w:ind w:left="6570" w:hanging="1440"/>
      </w:pPr>
      <w:rPr>
        <w:rFonts w:hint="default"/>
      </w:rPr>
    </w:lvl>
    <w:lvl w:ilvl="7">
      <w:start w:val="1"/>
      <w:numFmt w:val="decimal"/>
      <w:lvlText w:val="%1.%2.%3.%4.%5.%6.%7.%8"/>
      <w:lvlJc w:val="left"/>
      <w:pPr>
        <w:ind w:left="7650" w:hanging="1800"/>
      </w:pPr>
      <w:rPr>
        <w:rFonts w:hint="default"/>
      </w:rPr>
    </w:lvl>
    <w:lvl w:ilvl="8">
      <w:start w:val="1"/>
      <w:numFmt w:val="decimal"/>
      <w:lvlText w:val="%1.%2.%3.%4.%5.%6.%7.%8.%9"/>
      <w:lvlJc w:val="left"/>
      <w:pPr>
        <w:ind w:left="8370" w:hanging="1800"/>
      </w:pPr>
      <w:rPr>
        <w:rFonts w:hint="default"/>
      </w:rPr>
    </w:lvl>
  </w:abstractNum>
  <w:abstractNum w:abstractNumId="682" w15:restartNumberingAfterBreak="0">
    <w:nsid w:val="7B94371A"/>
    <w:multiLevelType w:val="hybridMultilevel"/>
    <w:tmpl w:val="18C0E418"/>
    <w:lvl w:ilvl="0" w:tplc="0409000F">
      <w:start w:val="1"/>
      <w:numFmt w:val="decimal"/>
      <w:lvlText w:val="%1."/>
      <w:lvlJc w:val="left"/>
      <w:pPr>
        <w:ind w:left="720" w:hanging="360"/>
      </w:pPr>
      <w:rPr>
        <w:rFont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3" w15:restartNumberingAfterBreak="0">
    <w:nsid w:val="7BBC3310"/>
    <w:multiLevelType w:val="hybridMultilevel"/>
    <w:tmpl w:val="602CEA30"/>
    <w:lvl w:ilvl="0" w:tplc="0409000F">
      <w:start w:val="1"/>
      <w:numFmt w:val="decimal"/>
      <w:lvlText w:val="%1."/>
      <w:lvlJc w:val="left"/>
      <w:pPr>
        <w:ind w:left="2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4" w15:restartNumberingAfterBreak="0">
    <w:nsid w:val="7BBD452B"/>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85" w15:restartNumberingAfterBreak="0">
    <w:nsid w:val="7C2082AD"/>
    <w:multiLevelType w:val="hybridMultilevel"/>
    <w:tmpl w:val="F050E346"/>
    <w:lvl w:ilvl="0" w:tplc="91DADE4E">
      <w:start w:val="1"/>
      <w:numFmt w:val="decimal"/>
      <w:lvlText w:val="%1."/>
      <w:lvlJc w:val="left"/>
      <w:pPr>
        <w:ind w:left="720" w:hanging="360"/>
      </w:pPr>
    </w:lvl>
    <w:lvl w:ilvl="1" w:tplc="DB165818">
      <w:start w:val="1"/>
      <w:numFmt w:val="lowerLetter"/>
      <w:lvlText w:val="%2."/>
      <w:lvlJc w:val="left"/>
      <w:pPr>
        <w:ind w:left="1440" w:hanging="360"/>
      </w:pPr>
    </w:lvl>
    <w:lvl w:ilvl="2" w:tplc="17184D40">
      <w:start w:val="1"/>
      <w:numFmt w:val="lowerRoman"/>
      <w:lvlText w:val="%3."/>
      <w:lvlJc w:val="right"/>
      <w:pPr>
        <w:ind w:left="2160" w:hanging="180"/>
      </w:pPr>
    </w:lvl>
    <w:lvl w:ilvl="3" w:tplc="237A6F46">
      <w:start w:val="1"/>
      <w:numFmt w:val="decimal"/>
      <w:lvlText w:val="%4."/>
      <w:lvlJc w:val="left"/>
      <w:pPr>
        <w:ind w:left="2880" w:hanging="360"/>
      </w:pPr>
    </w:lvl>
    <w:lvl w:ilvl="4" w:tplc="62607A0C">
      <w:start w:val="1"/>
      <w:numFmt w:val="lowerLetter"/>
      <w:lvlText w:val="%5."/>
      <w:lvlJc w:val="left"/>
      <w:pPr>
        <w:ind w:left="3600" w:hanging="360"/>
      </w:pPr>
    </w:lvl>
    <w:lvl w:ilvl="5" w:tplc="8B2A56E2">
      <w:start w:val="1"/>
      <w:numFmt w:val="lowerRoman"/>
      <w:lvlText w:val="%6."/>
      <w:lvlJc w:val="right"/>
      <w:pPr>
        <w:ind w:left="4320" w:hanging="180"/>
      </w:pPr>
    </w:lvl>
    <w:lvl w:ilvl="6" w:tplc="78585C8E">
      <w:start w:val="1"/>
      <w:numFmt w:val="decimal"/>
      <w:lvlText w:val="%7."/>
      <w:lvlJc w:val="left"/>
      <w:pPr>
        <w:ind w:left="5040" w:hanging="360"/>
      </w:pPr>
    </w:lvl>
    <w:lvl w:ilvl="7" w:tplc="4412EAAC">
      <w:start w:val="1"/>
      <w:numFmt w:val="lowerLetter"/>
      <w:lvlText w:val="%8."/>
      <w:lvlJc w:val="left"/>
      <w:pPr>
        <w:ind w:left="5760" w:hanging="360"/>
      </w:pPr>
    </w:lvl>
    <w:lvl w:ilvl="8" w:tplc="76D8C274">
      <w:start w:val="1"/>
      <w:numFmt w:val="lowerRoman"/>
      <w:lvlText w:val="%9."/>
      <w:lvlJc w:val="right"/>
      <w:pPr>
        <w:ind w:left="6480" w:hanging="180"/>
      </w:pPr>
    </w:lvl>
  </w:abstractNum>
  <w:abstractNum w:abstractNumId="686" w15:restartNumberingAfterBreak="0">
    <w:nsid w:val="7C645578"/>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87" w15:restartNumberingAfterBreak="0">
    <w:nsid w:val="7C8A1FC6"/>
    <w:multiLevelType w:val="hybridMultilevel"/>
    <w:tmpl w:val="BEA8E3E4"/>
    <w:lvl w:ilvl="0" w:tplc="9392C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8" w15:restartNumberingAfterBreak="0">
    <w:nsid w:val="7C91181A"/>
    <w:multiLevelType w:val="hybridMultilevel"/>
    <w:tmpl w:val="7EDA057A"/>
    <w:lvl w:ilvl="0" w:tplc="40090019">
      <w:start w:val="1"/>
      <w:numFmt w:val="lowerLetter"/>
      <w:lvlText w:val="%1."/>
      <w:lvlJc w:val="left"/>
      <w:pPr>
        <w:ind w:left="135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89" w15:restartNumberingAfterBreak="0">
    <w:nsid w:val="7C9E1D2E"/>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0" w15:restartNumberingAfterBreak="0">
    <w:nsid w:val="7CAC362C"/>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1" w15:restartNumberingAfterBreak="0">
    <w:nsid w:val="7CBD31FD"/>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692" w15:restartNumberingAfterBreak="0">
    <w:nsid w:val="7CE1138D"/>
    <w:multiLevelType w:val="hybridMultilevel"/>
    <w:tmpl w:val="1D00F188"/>
    <w:lvl w:ilvl="0" w:tplc="0409000F">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900" w:hanging="360"/>
      </w:pPr>
    </w:lvl>
    <w:lvl w:ilvl="4" w:tplc="04090017">
      <w:start w:val="1"/>
      <w:numFmt w:val="lowerLetter"/>
      <w:lvlText w:val="%5)"/>
      <w:lvlJc w:val="left"/>
      <w:pPr>
        <w:ind w:left="540" w:hanging="360"/>
      </w:pPr>
    </w:lvl>
    <w:lvl w:ilvl="5" w:tplc="0409001B">
      <w:start w:val="1"/>
      <w:numFmt w:val="lowerRoman"/>
      <w:lvlText w:val="%6."/>
      <w:lvlJc w:val="right"/>
      <w:pPr>
        <w:ind w:left="4500" w:hanging="180"/>
      </w:pPr>
    </w:lvl>
    <w:lvl w:ilvl="6" w:tplc="0409000F">
      <w:start w:val="1"/>
      <w:numFmt w:val="decimal"/>
      <w:lvlText w:val="%7."/>
      <w:lvlJc w:val="left"/>
      <w:pPr>
        <w:ind w:left="90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693" w15:restartNumberingAfterBreak="0">
    <w:nsid w:val="7D017007"/>
    <w:multiLevelType w:val="hybridMultilevel"/>
    <w:tmpl w:val="0ED8F72E"/>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94" w15:restartNumberingAfterBreak="0">
    <w:nsid w:val="7D0F797E"/>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95" w15:restartNumberingAfterBreak="0">
    <w:nsid w:val="7D142DFD"/>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96" w15:restartNumberingAfterBreak="0">
    <w:nsid w:val="7D3D62F0"/>
    <w:multiLevelType w:val="hybridMultilevel"/>
    <w:tmpl w:val="71EAAD5C"/>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97" w15:restartNumberingAfterBreak="0">
    <w:nsid w:val="7D6C63EB"/>
    <w:multiLevelType w:val="hybridMultilevel"/>
    <w:tmpl w:val="280E1F86"/>
    <w:lvl w:ilvl="0" w:tplc="0409000F">
      <w:start w:val="1"/>
      <w:numFmt w:val="decimal"/>
      <w:lvlText w:val="%1."/>
      <w:lvlJc w:val="left"/>
      <w:pPr>
        <w:ind w:left="81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98" w15:restartNumberingAfterBreak="0">
    <w:nsid w:val="7D7B1D02"/>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9" w15:restartNumberingAfterBreak="0">
    <w:nsid w:val="7D7D788A"/>
    <w:multiLevelType w:val="multilevel"/>
    <w:tmpl w:val="2B8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D917BB1"/>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1" w15:restartNumberingAfterBreak="0">
    <w:nsid w:val="7DB3115C"/>
    <w:multiLevelType w:val="multilevel"/>
    <w:tmpl w:val="6DB0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7DF90768"/>
    <w:multiLevelType w:val="hybridMultilevel"/>
    <w:tmpl w:val="31A61C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3" w15:restartNumberingAfterBreak="0">
    <w:nsid w:val="7DFE4874"/>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704" w15:restartNumberingAfterBreak="0">
    <w:nsid w:val="7E0140D5"/>
    <w:multiLevelType w:val="hybridMultilevel"/>
    <w:tmpl w:val="5D7A6C30"/>
    <w:lvl w:ilvl="0" w:tplc="6602BB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5" w15:restartNumberingAfterBreak="0">
    <w:nsid w:val="7E3C06F9"/>
    <w:multiLevelType w:val="hybridMultilevel"/>
    <w:tmpl w:val="52A621C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6" w15:restartNumberingAfterBreak="0">
    <w:nsid w:val="7E44508D"/>
    <w:multiLevelType w:val="hybridMultilevel"/>
    <w:tmpl w:val="EBBAE8F6"/>
    <w:lvl w:ilvl="0" w:tplc="37BEC16A">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7" w15:restartNumberingAfterBreak="0">
    <w:nsid w:val="7EB959E3"/>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8" w15:restartNumberingAfterBreak="0">
    <w:nsid w:val="7EBE1621"/>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709" w15:restartNumberingAfterBreak="0">
    <w:nsid w:val="7EDB6D96"/>
    <w:multiLevelType w:val="hybridMultilevel"/>
    <w:tmpl w:val="FD2C3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0" w15:restartNumberingAfterBreak="0">
    <w:nsid w:val="7EF56429"/>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1" w15:restartNumberingAfterBreak="0">
    <w:nsid w:val="7F066A17"/>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2" w15:restartNumberingAfterBreak="0">
    <w:nsid w:val="7F5B24EF"/>
    <w:multiLevelType w:val="hybridMultilevel"/>
    <w:tmpl w:val="509CD3D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13" w15:restartNumberingAfterBreak="0">
    <w:nsid w:val="7F8D295E"/>
    <w:multiLevelType w:val="hybridMultilevel"/>
    <w:tmpl w:val="FFB8D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4" w15:restartNumberingAfterBreak="0">
    <w:nsid w:val="7FC0328F"/>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5" w15:restartNumberingAfterBreak="0">
    <w:nsid w:val="7FEC5ED2"/>
    <w:multiLevelType w:val="multilevel"/>
    <w:tmpl w:val="FCFAC3F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Theme="minorHAnsi" w:eastAsiaTheme="minorHAnsi" w:hAnsiTheme="minorHAnsi" w:cstheme="minorHAnsi"/>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716" w15:restartNumberingAfterBreak="0">
    <w:nsid w:val="7FF24896"/>
    <w:multiLevelType w:val="multilevel"/>
    <w:tmpl w:val="28106E0A"/>
    <w:lvl w:ilvl="0">
      <w:start w:val="1"/>
      <w:numFmt w:val="decimal"/>
      <w:lvlText w:val="%1."/>
      <w:lvlJc w:val="left"/>
      <w:pPr>
        <w:tabs>
          <w:tab w:val="num" w:pos="1440"/>
        </w:tabs>
        <w:ind w:left="1440" w:hanging="720"/>
      </w:p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num w:numId="1" w16cid:durableId="879780755">
    <w:abstractNumId w:val="467"/>
  </w:num>
  <w:num w:numId="2" w16cid:durableId="457531922">
    <w:abstractNumId w:val="526"/>
  </w:num>
  <w:num w:numId="3" w16cid:durableId="1728871335">
    <w:abstractNumId w:val="165"/>
  </w:num>
  <w:num w:numId="4" w16cid:durableId="1122187090">
    <w:abstractNumId w:val="282"/>
  </w:num>
  <w:num w:numId="5" w16cid:durableId="1646354277">
    <w:abstractNumId w:val="402"/>
  </w:num>
  <w:num w:numId="6" w16cid:durableId="745691493">
    <w:abstractNumId w:val="405"/>
  </w:num>
  <w:num w:numId="7" w16cid:durableId="1600026210">
    <w:abstractNumId w:val="0"/>
  </w:num>
  <w:num w:numId="8" w16cid:durableId="1979607808">
    <w:abstractNumId w:val="547"/>
  </w:num>
  <w:num w:numId="9" w16cid:durableId="1025864096">
    <w:abstractNumId w:val="298"/>
  </w:num>
  <w:num w:numId="10" w16cid:durableId="1833137675">
    <w:abstractNumId w:val="15"/>
  </w:num>
  <w:num w:numId="11" w16cid:durableId="1989631501">
    <w:abstractNumId w:val="413"/>
  </w:num>
  <w:num w:numId="12" w16cid:durableId="604314035">
    <w:abstractNumId w:val="110"/>
  </w:num>
  <w:num w:numId="13" w16cid:durableId="1144085082">
    <w:abstractNumId w:val="282"/>
  </w:num>
  <w:num w:numId="14" w16cid:durableId="256061520">
    <w:abstractNumId w:val="613"/>
  </w:num>
  <w:num w:numId="15" w16cid:durableId="1158885343">
    <w:abstractNumId w:val="613"/>
    <w:lvlOverride w:ilvl="0">
      <w:startOverride w:val="8"/>
    </w:lvlOverride>
  </w:num>
  <w:num w:numId="16" w16cid:durableId="1146357147">
    <w:abstractNumId w:val="86"/>
  </w:num>
  <w:num w:numId="17" w16cid:durableId="698622262">
    <w:abstractNumId w:val="678"/>
  </w:num>
  <w:num w:numId="18" w16cid:durableId="1032849321">
    <w:abstractNumId w:val="351"/>
  </w:num>
  <w:num w:numId="19" w16cid:durableId="2110079897">
    <w:abstractNumId w:val="174"/>
  </w:num>
  <w:num w:numId="20" w16cid:durableId="1119110874">
    <w:abstractNumId w:val="51"/>
  </w:num>
  <w:num w:numId="21" w16cid:durableId="1980189165">
    <w:abstractNumId w:val="108"/>
  </w:num>
  <w:num w:numId="22" w16cid:durableId="1003824321">
    <w:abstractNumId w:val="38"/>
  </w:num>
  <w:num w:numId="23" w16cid:durableId="1562130648">
    <w:abstractNumId w:val="44"/>
  </w:num>
  <w:num w:numId="24" w16cid:durableId="449252526">
    <w:abstractNumId w:val="621"/>
  </w:num>
  <w:num w:numId="25" w16cid:durableId="2007593095">
    <w:abstractNumId w:val="325"/>
  </w:num>
  <w:num w:numId="26" w16cid:durableId="1663386137">
    <w:abstractNumId w:val="387"/>
  </w:num>
  <w:num w:numId="27" w16cid:durableId="1726682523">
    <w:abstractNumId w:val="317"/>
  </w:num>
  <w:num w:numId="28" w16cid:durableId="1345593257">
    <w:abstractNumId w:val="139"/>
  </w:num>
  <w:num w:numId="29" w16cid:durableId="1597131408">
    <w:abstractNumId w:val="9"/>
  </w:num>
  <w:num w:numId="30" w16cid:durableId="1399211086">
    <w:abstractNumId w:val="585"/>
  </w:num>
  <w:num w:numId="31" w16cid:durableId="1454129104">
    <w:abstractNumId w:val="94"/>
  </w:num>
  <w:num w:numId="32" w16cid:durableId="825820878">
    <w:abstractNumId w:val="320"/>
  </w:num>
  <w:num w:numId="33" w16cid:durableId="2042002330">
    <w:abstractNumId w:val="623"/>
  </w:num>
  <w:num w:numId="34" w16cid:durableId="477842176">
    <w:abstractNumId w:val="53"/>
  </w:num>
  <w:num w:numId="35" w16cid:durableId="1371611352">
    <w:abstractNumId w:val="640"/>
  </w:num>
  <w:num w:numId="36" w16cid:durableId="395711539">
    <w:abstractNumId w:val="293"/>
  </w:num>
  <w:num w:numId="37" w16cid:durableId="90783441">
    <w:abstractNumId w:val="397"/>
  </w:num>
  <w:num w:numId="38" w16cid:durableId="1912931187">
    <w:abstractNumId w:val="131"/>
  </w:num>
  <w:num w:numId="39" w16cid:durableId="1374305726">
    <w:abstractNumId w:val="237"/>
  </w:num>
  <w:num w:numId="40" w16cid:durableId="736585963">
    <w:abstractNumId w:val="260"/>
  </w:num>
  <w:num w:numId="41" w16cid:durableId="1790278939">
    <w:abstractNumId w:val="43"/>
  </w:num>
  <w:num w:numId="42" w16cid:durableId="922420221">
    <w:abstractNumId w:val="218"/>
  </w:num>
  <w:num w:numId="43" w16cid:durableId="2035230812">
    <w:abstractNumId w:val="424"/>
  </w:num>
  <w:num w:numId="44" w16cid:durableId="554464225">
    <w:abstractNumId w:val="550"/>
  </w:num>
  <w:num w:numId="45" w16cid:durableId="305282053">
    <w:abstractNumId w:val="366"/>
  </w:num>
  <w:num w:numId="46" w16cid:durableId="1310011633">
    <w:abstractNumId w:val="212"/>
  </w:num>
  <w:num w:numId="47" w16cid:durableId="1722553154">
    <w:abstractNumId w:val="371"/>
  </w:num>
  <w:num w:numId="48" w16cid:durableId="312561211">
    <w:abstractNumId w:val="273"/>
  </w:num>
  <w:num w:numId="49" w16cid:durableId="36897470">
    <w:abstractNumId w:val="445"/>
  </w:num>
  <w:num w:numId="50" w16cid:durableId="326713643">
    <w:abstractNumId w:val="216"/>
  </w:num>
  <w:num w:numId="51" w16cid:durableId="1271862101">
    <w:abstractNumId w:val="107"/>
  </w:num>
  <w:num w:numId="52" w16cid:durableId="1388601392">
    <w:abstractNumId w:val="305"/>
  </w:num>
  <w:num w:numId="53" w16cid:durableId="577788341">
    <w:abstractNumId w:val="383"/>
  </w:num>
  <w:num w:numId="54" w16cid:durableId="453980925">
    <w:abstractNumId w:val="199"/>
  </w:num>
  <w:num w:numId="55" w16cid:durableId="166484888">
    <w:abstractNumId w:val="172"/>
  </w:num>
  <w:num w:numId="56" w16cid:durableId="642275820">
    <w:abstractNumId w:val="488"/>
  </w:num>
  <w:num w:numId="57" w16cid:durableId="1797946938">
    <w:abstractNumId w:val="248"/>
  </w:num>
  <w:num w:numId="58" w16cid:durableId="2026250674">
    <w:abstractNumId w:val="42"/>
  </w:num>
  <w:num w:numId="59" w16cid:durableId="2068721445">
    <w:abstractNumId w:val="66"/>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lvlText w:val="%5."/>
        <w:lvlJc w:val="left"/>
        <w:pPr>
          <w:ind w:left="720" w:hanging="432"/>
        </w:pPr>
        <w:rPr>
          <w:rFonts w:hint="default"/>
          <w:b w:val="0"/>
          <w:color w:val="auto"/>
        </w:rPr>
      </w:lvl>
    </w:lvlOverride>
    <w:lvlOverride w:ilvl="5">
      <w:lvl w:ilvl="5">
        <mc:AlternateContent>
          <mc:Choice Requires="w14">
            <w:numFmt w:val="custom" w:format="001, 002, 003, ..."/>
          </mc:Choice>
          <mc:Fallback>
            <w:numFmt w:val="decimal"/>
          </mc:Fallback>
        </mc:AlternateContent>
        <w:lvlRestart w:val="0"/>
        <w:lvlText w:val="DAID.FR.%6"/>
        <w:lvlJc w:val="left"/>
        <w:pPr>
          <w:ind w:left="1584" w:hanging="1296"/>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60" w16cid:durableId="1284270040">
    <w:abstractNumId w:val="346"/>
  </w:num>
  <w:num w:numId="61" w16cid:durableId="434251489">
    <w:abstractNumId w:val="690"/>
  </w:num>
  <w:num w:numId="62" w16cid:durableId="1451389902">
    <w:abstractNumId w:val="577"/>
  </w:num>
  <w:num w:numId="63" w16cid:durableId="1775635221">
    <w:abstractNumId w:val="711"/>
  </w:num>
  <w:num w:numId="64" w16cid:durableId="1064835645">
    <w:abstractNumId w:val="700"/>
  </w:num>
  <w:num w:numId="65" w16cid:durableId="1343316501">
    <w:abstractNumId w:val="692"/>
  </w:num>
  <w:num w:numId="66" w16cid:durableId="231696899">
    <w:abstractNumId w:val="499"/>
  </w:num>
  <w:num w:numId="67" w16cid:durableId="914555018">
    <w:abstractNumId w:val="666"/>
  </w:num>
  <w:num w:numId="68" w16cid:durableId="71390558">
    <w:abstractNumId w:val="74"/>
  </w:num>
  <w:num w:numId="69" w16cid:durableId="1900365649">
    <w:abstractNumId w:val="600"/>
  </w:num>
  <w:num w:numId="70" w16cid:durableId="1788617657">
    <w:abstractNumId w:val="461"/>
  </w:num>
  <w:num w:numId="71" w16cid:durableId="1588075083">
    <w:abstractNumId w:val="667"/>
  </w:num>
  <w:num w:numId="72" w16cid:durableId="1119224628">
    <w:abstractNumId w:val="187"/>
  </w:num>
  <w:num w:numId="73" w16cid:durableId="312148140">
    <w:abstractNumId w:val="265"/>
  </w:num>
  <w:num w:numId="74" w16cid:durableId="902253693">
    <w:abstractNumId w:val="661"/>
  </w:num>
  <w:num w:numId="75" w16cid:durableId="169566558">
    <w:abstractNumId w:val="617"/>
  </w:num>
  <w:num w:numId="76" w16cid:durableId="930359175">
    <w:abstractNumId w:val="241"/>
  </w:num>
  <w:num w:numId="77" w16cid:durableId="1473404121">
    <w:abstractNumId w:val="221"/>
  </w:num>
  <w:num w:numId="78" w16cid:durableId="118110548">
    <w:abstractNumId w:val="363"/>
  </w:num>
  <w:num w:numId="79" w16cid:durableId="1707679652">
    <w:abstractNumId w:val="534"/>
  </w:num>
  <w:num w:numId="80" w16cid:durableId="1137603985">
    <w:abstractNumId w:val="441"/>
  </w:num>
  <w:num w:numId="81" w16cid:durableId="845831274">
    <w:abstractNumId w:val="342"/>
  </w:num>
  <w:num w:numId="82" w16cid:durableId="507866162">
    <w:abstractNumId w:val="454"/>
  </w:num>
  <w:num w:numId="83" w16cid:durableId="794828743">
    <w:abstractNumId w:val="614"/>
  </w:num>
  <w:num w:numId="84" w16cid:durableId="1284388716">
    <w:abstractNumId w:val="357"/>
  </w:num>
  <w:num w:numId="85" w16cid:durableId="1005980651">
    <w:abstractNumId w:val="409"/>
  </w:num>
  <w:num w:numId="86" w16cid:durableId="1897158152">
    <w:abstractNumId w:val="593"/>
  </w:num>
  <w:num w:numId="87" w16cid:durableId="1538080037">
    <w:abstractNumId w:val="75"/>
  </w:num>
  <w:num w:numId="88" w16cid:durableId="775446159">
    <w:abstractNumId w:val="17"/>
  </w:num>
  <w:num w:numId="89" w16cid:durableId="1664159799">
    <w:abstractNumId w:val="121"/>
  </w:num>
  <w:num w:numId="90" w16cid:durableId="1930692137">
    <w:abstractNumId w:val="306"/>
  </w:num>
  <w:num w:numId="91" w16cid:durableId="126508665">
    <w:abstractNumId w:val="295"/>
  </w:num>
  <w:num w:numId="92" w16cid:durableId="883641519">
    <w:abstractNumId w:val="630"/>
  </w:num>
  <w:num w:numId="93" w16cid:durableId="339817257">
    <w:abstractNumId w:val="307"/>
  </w:num>
  <w:num w:numId="94" w16cid:durableId="840630499">
    <w:abstractNumId w:val="684"/>
  </w:num>
  <w:num w:numId="95" w16cid:durableId="1291133679">
    <w:abstractNumId w:val="36"/>
  </w:num>
  <w:num w:numId="96" w16cid:durableId="2121760196">
    <w:abstractNumId w:val="506"/>
  </w:num>
  <w:num w:numId="97" w16cid:durableId="998535691">
    <w:abstractNumId w:val="612"/>
  </w:num>
  <w:num w:numId="98" w16cid:durableId="1938365437">
    <w:abstractNumId w:val="202"/>
  </w:num>
  <w:num w:numId="99" w16cid:durableId="2028435265">
    <w:abstractNumId w:val="230"/>
  </w:num>
  <w:num w:numId="100" w16cid:durableId="528034287">
    <w:abstractNumId w:val="653"/>
  </w:num>
  <w:num w:numId="101" w16cid:durableId="711081099">
    <w:abstractNumId w:val="171"/>
  </w:num>
  <w:num w:numId="102" w16cid:durableId="1686859492">
    <w:abstractNumId w:val="244"/>
  </w:num>
  <w:num w:numId="103" w16cid:durableId="825709124">
    <w:abstractNumId w:val="398"/>
  </w:num>
  <w:num w:numId="104" w16cid:durableId="1570925149">
    <w:abstractNumId w:val="472"/>
  </w:num>
  <w:num w:numId="105" w16cid:durableId="507331156">
    <w:abstractNumId w:val="304"/>
  </w:num>
  <w:num w:numId="106" w16cid:durableId="679770594">
    <w:abstractNumId w:val="496"/>
  </w:num>
  <w:num w:numId="107" w16cid:durableId="207181184">
    <w:abstractNumId w:val="435"/>
  </w:num>
  <w:num w:numId="108" w16cid:durableId="2033918373">
    <w:abstractNumId w:val="468"/>
  </w:num>
  <w:num w:numId="109" w16cid:durableId="1852866145">
    <w:abstractNumId w:val="2"/>
  </w:num>
  <w:num w:numId="110" w16cid:durableId="633406687">
    <w:abstractNumId w:val="340"/>
  </w:num>
  <w:num w:numId="111" w16cid:durableId="663319076">
    <w:abstractNumId w:val="535"/>
  </w:num>
  <w:num w:numId="112" w16cid:durableId="1907033337">
    <w:abstractNumId w:val="560"/>
  </w:num>
  <w:num w:numId="113" w16cid:durableId="999314140">
    <w:abstractNumId w:val="399"/>
  </w:num>
  <w:num w:numId="114" w16cid:durableId="841815527">
    <w:abstractNumId w:val="104"/>
  </w:num>
  <w:num w:numId="115" w16cid:durableId="1583178350">
    <w:abstractNumId w:val="192"/>
  </w:num>
  <w:num w:numId="116" w16cid:durableId="1774327432">
    <w:abstractNumId w:val="271"/>
  </w:num>
  <w:num w:numId="117" w16cid:durableId="1899507810">
    <w:abstractNumId w:val="111"/>
  </w:num>
  <w:num w:numId="118" w16cid:durableId="711736169">
    <w:abstractNumId w:val="693"/>
  </w:num>
  <w:num w:numId="119" w16cid:durableId="802699405">
    <w:abstractNumId w:val="555"/>
  </w:num>
  <w:num w:numId="120" w16cid:durableId="786241895">
    <w:abstractNumId w:val="571"/>
  </w:num>
  <w:num w:numId="121" w16cid:durableId="894270315">
    <w:abstractNumId w:val="203"/>
  </w:num>
  <w:num w:numId="122" w16cid:durableId="238102065">
    <w:abstractNumId w:val="242"/>
  </w:num>
  <w:num w:numId="123" w16cid:durableId="285549435">
    <w:abstractNumId w:val="114"/>
  </w:num>
  <w:num w:numId="124" w16cid:durableId="419763398">
    <w:abstractNumId w:val="163"/>
  </w:num>
  <w:num w:numId="125" w16cid:durableId="196088990">
    <w:abstractNumId w:val="688"/>
  </w:num>
  <w:num w:numId="126" w16cid:durableId="84228048">
    <w:abstractNumId w:val="40"/>
  </w:num>
  <w:num w:numId="127" w16cid:durableId="293368346">
    <w:abstractNumId w:val="261"/>
  </w:num>
  <w:num w:numId="128" w16cid:durableId="108941433">
    <w:abstractNumId w:val="31"/>
  </w:num>
  <w:num w:numId="129" w16cid:durableId="1697655663">
    <w:abstractNumId w:val="3"/>
  </w:num>
  <w:num w:numId="130" w16cid:durableId="2073768567">
    <w:abstractNumId w:val="597"/>
  </w:num>
  <w:num w:numId="131" w16cid:durableId="741025044">
    <w:abstractNumId w:val="452"/>
  </w:num>
  <w:num w:numId="132" w16cid:durableId="255528859">
    <w:abstractNumId w:val="310"/>
  </w:num>
  <w:num w:numId="133" w16cid:durableId="1055158952">
    <w:abstractNumId w:val="647"/>
  </w:num>
  <w:num w:numId="134" w16cid:durableId="1932615246">
    <w:abstractNumId w:val="511"/>
  </w:num>
  <w:num w:numId="135" w16cid:durableId="354964078">
    <w:abstractNumId w:val="151"/>
  </w:num>
  <w:num w:numId="136" w16cid:durableId="1387266262">
    <w:abstractNumId w:val="300"/>
  </w:num>
  <w:num w:numId="137" w16cid:durableId="312878807">
    <w:abstractNumId w:val="288"/>
  </w:num>
  <w:num w:numId="138" w16cid:durableId="1364021305">
    <w:abstractNumId w:val="158"/>
  </w:num>
  <w:num w:numId="139" w16cid:durableId="1613511985">
    <w:abstractNumId w:val="581"/>
  </w:num>
  <w:num w:numId="140" w16cid:durableId="462626304">
    <w:abstractNumId w:val="155"/>
  </w:num>
  <w:num w:numId="141" w16cid:durableId="1824227210">
    <w:abstractNumId w:val="238"/>
  </w:num>
  <w:num w:numId="142" w16cid:durableId="964770484">
    <w:abstractNumId w:val="41"/>
  </w:num>
  <w:num w:numId="143" w16cid:durableId="1168792452">
    <w:abstractNumId w:val="469"/>
  </w:num>
  <w:num w:numId="144" w16cid:durableId="2031565533">
    <w:abstractNumId w:val="388"/>
  </w:num>
  <w:num w:numId="145" w16cid:durableId="1824664236">
    <w:abstractNumId w:val="339"/>
  </w:num>
  <w:num w:numId="146" w16cid:durableId="398405299">
    <w:abstractNumId w:val="246"/>
  </w:num>
  <w:num w:numId="147" w16cid:durableId="54621421">
    <w:abstractNumId w:val="583"/>
  </w:num>
  <w:num w:numId="148" w16cid:durableId="541747618">
    <w:abstractNumId w:val="528"/>
  </w:num>
  <w:num w:numId="149" w16cid:durableId="1627543397">
    <w:abstractNumId w:val="561"/>
  </w:num>
  <w:num w:numId="150" w16cid:durableId="371685858">
    <w:abstractNumId w:val="35"/>
  </w:num>
  <w:num w:numId="151" w16cid:durableId="1802772007">
    <w:abstractNumId w:val="419"/>
  </w:num>
  <w:num w:numId="152" w16cid:durableId="2075813911">
    <w:abstractNumId w:val="676"/>
  </w:num>
  <w:num w:numId="153" w16cid:durableId="1504978803">
    <w:abstractNumId w:val="150"/>
  </w:num>
  <w:num w:numId="154" w16cid:durableId="1435708759">
    <w:abstractNumId w:val="331"/>
  </w:num>
  <w:num w:numId="155" w16cid:durableId="269091610">
    <w:abstractNumId w:val="498"/>
  </w:num>
  <w:num w:numId="156" w16cid:durableId="1960335850">
    <w:abstractNumId w:val="477"/>
  </w:num>
  <w:num w:numId="157" w16cid:durableId="561719375">
    <w:abstractNumId w:val="64"/>
  </w:num>
  <w:num w:numId="158" w16cid:durableId="1051345619">
    <w:abstractNumId w:val="707"/>
  </w:num>
  <w:num w:numId="159" w16cid:durableId="90589806">
    <w:abstractNumId w:val="301"/>
  </w:num>
  <w:num w:numId="160" w16cid:durableId="1856729866">
    <w:abstractNumId w:val="456"/>
  </w:num>
  <w:num w:numId="161" w16cid:durableId="313992201">
    <w:abstractNumId w:val="508"/>
  </w:num>
  <w:num w:numId="162" w16cid:durableId="172036074">
    <w:abstractNumId w:val="164"/>
  </w:num>
  <w:num w:numId="163" w16cid:durableId="1339233769">
    <w:abstractNumId w:val="182"/>
  </w:num>
  <w:num w:numId="164" w16cid:durableId="1539470723">
    <w:abstractNumId w:val="347"/>
  </w:num>
  <w:num w:numId="165" w16cid:durableId="1742556267">
    <w:abstractNumId w:val="18"/>
  </w:num>
  <w:num w:numId="166" w16cid:durableId="1270433292">
    <w:abstractNumId w:val="201"/>
  </w:num>
  <w:num w:numId="167" w16cid:durableId="555048859">
    <w:abstractNumId w:val="359"/>
  </w:num>
  <w:num w:numId="168" w16cid:durableId="432895571">
    <w:abstractNumId w:val="393"/>
  </w:num>
  <w:num w:numId="169" w16cid:durableId="2055277408">
    <w:abstractNumId w:val="264"/>
  </w:num>
  <w:num w:numId="170" w16cid:durableId="1963531424">
    <w:abstractNumId w:val="570"/>
  </w:num>
  <w:num w:numId="171" w16cid:durableId="1558930583">
    <w:abstractNumId w:val="710"/>
  </w:num>
  <w:num w:numId="172" w16cid:durableId="598179713">
    <w:abstractNumId w:val="200"/>
  </w:num>
  <w:num w:numId="173" w16cid:durableId="1898853763">
    <w:abstractNumId w:val="269"/>
  </w:num>
  <w:num w:numId="174" w16cid:durableId="1067848238">
    <w:abstractNumId w:val="510"/>
  </w:num>
  <w:num w:numId="175" w16cid:durableId="353190392">
    <w:abstractNumId w:val="355"/>
  </w:num>
  <w:num w:numId="176" w16cid:durableId="917447708">
    <w:abstractNumId w:val="548"/>
  </w:num>
  <w:num w:numId="177" w16cid:durableId="1370960113">
    <w:abstractNumId w:val="586"/>
  </w:num>
  <w:num w:numId="178" w16cid:durableId="1831826532">
    <w:abstractNumId w:val="24"/>
  </w:num>
  <w:num w:numId="179" w16cid:durableId="1213663028">
    <w:abstractNumId w:val="162"/>
  </w:num>
  <w:num w:numId="180" w16cid:durableId="47533781">
    <w:abstractNumId w:val="61"/>
  </w:num>
  <w:num w:numId="181" w16cid:durableId="2135439718">
    <w:abstractNumId w:val="308"/>
  </w:num>
  <w:num w:numId="182" w16cid:durableId="1522232997">
    <w:abstractNumId w:val="605"/>
  </w:num>
  <w:num w:numId="183" w16cid:durableId="161050280">
    <w:abstractNumId w:val="401"/>
  </w:num>
  <w:num w:numId="184" w16cid:durableId="1968732376">
    <w:abstractNumId w:val="517"/>
    <w:lvlOverride w:ilvl="0">
      <w:startOverride w:val="1"/>
    </w:lvlOverride>
  </w:num>
  <w:num w:numId="185" w16cid:durableId="1379744030">
    <w:abstractNumId w:val="701"/>
    <w:lvlOverride w:ilvl="0">
      <w:startOverride w:val="2"/>
    </w:lvlOverride>
  </w:num>
  <w:num w:numId="186" w16cid:durableId="1588074153">
    <w:abstractNumId w:val="337"/>
    <w:lvlOverride w:ilvl="0">
      <w:startOverride w:val="3"/>
    </w:lvlOverride>
  </w:num>
  <w:num w:numId="187" w16cid:durableId="309020948">
    <w:abstractNumId w:val="639"/>
    <w:lvlOverride w:ilvl="0">
      <w:startOverride w:val="4"/>
    </w:lvlOverride>
  </w:num>
  <w:num w:numId="188" w16cid:durableId="1528904418">
    <w:abstractNumId w:val="176"/>
  </w:num>
  <w:num w:numId="189" w16cid:durableId="1404599358">
    <w:abstractNumId w:val="408"/>
  </w:num>
  <w:num w:numId="190" w16cid:durableId="1334069784">
    <w:abstractNumId w:val="394"/>
  </w:num>
  <w:num w:numId="191" w16cid:durableId="1219515903">
    <w:abstractNumId w:val="316"/>
  </w:num>
  <w:num w:numId="192" w16cid:durableId="1078863712">
    <w:abstractNumId w:val="442"/>
  </w:num>
  <w:num w:numId="193" w16cid:durableId="706833807">
    <w:abstractNumId w:val="227"/>
  </w:num>
  <w:num w:numId="194" w16cid:durableId="1160391942">
    <w:abstractNumId w:val="141"/>
  </w:num>
  <w:num w:numId="195" w16cid:durableId="35587887">
    <w:abstractNumId w:val="368"/>
  </w:num>
  <w:num w:numId="196" w16cid:durableId="650599620">
    <w:abstractNumId w:val="157"/>
  </w:num>
  <w:num w:numId="197" w16cid:durableId="609357754">
    <w:abstractNumId w:val="669"/>
  </w:num>
  <w:num w:numId="198" w16cid:durableId="536086989">
    <w:abstractNumId w:val="629"/>
  </w:num>
  <w:num w:numId="199" w16cid:durableId="1552813551">
    <w:abstractNumId w:val="341"/>
  </w:num>
  <w:num w:numId="200" w16cid:durableId="2144807770">
    <w:abstractNumId w:val="370"/>
  </w:num>
  <w:num w:numId="201" w16cid:durableId="205262587">
    <w:abstractNumId w:val="323"/>
  </w:num>
  <w:num w:numId="202" w16cid:durableId="833255327">
    <w:abstractNumId w:val="30"/>
  </w:num>
  <w:num w:numId="203" w16cid:durableId="1291011213">
    <w:abstractNumId w:val="128"/>
  </w:num>
  <w:num w:numId="204" w16cid:durableId="1841700739">
    <w:abstractNumId w:val="411"/>
  </w:num>
  <w:num w:numId="205" w16cid:durableId="1399935294">
    <w:abstractNumId w:val="574"/>
  </w:num>
  <w:num w:numId="206" w16cid:durableId="519897443">
    <w:abstractNumId w:val="430"/>
  </w:num>
  <w:num w:numId="207" w16cid:durableId="84153138">
    <w:abstractNumId w:val="421"/>
  </w:num>
  <w:num w:numId="208" w16cid:durableId="1784807528">
    <w:abstractNumId w:val="681"/>
  </w:num>
  <w:num w:numId="209" w16cid:durableId="303976091">
    <w:abstractNumId w:val="703"/>
  </w:num>
  <w:num w:numId="210" w16cid:durableId="136142354">
    <w:abstractNumId w:val="541"/>
  </w:num>
  <w:num w:numId="211" w16cid:durableId="1966815787">
    <w:abstractNumId w:val="122"/>
  </w:num>
  <w:num w:numId="212" w16cid:durableId="465701294">
    <w:abstractNumId w:val="395"/>
  </w:num>
  <w:num w:numId="213" w16cid:durableId="2127894127">
    <w:abstractNumId w:val="98"/>
  </w:num>
  <w:num w:numId="214" w16cid:durableId="1676106220">
    <w:abstractNumId w:val="465"/>
  </w:num>
  <w:num w:numId="215" w16cid:durableId="1196774097">
    <w:abstractNumId w:val="82"/>
  </w:num>
  <w:num w:numId="216" w16cid:durableId="1068385229">
    <w:abstractNumId w:val="71"/>
  </w:num>
  <w:num w:numId="217" w16cid:durableId="41752271">
    <w:abstractNumId w:val="5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700592133">
    <w:abstractNumId w:val="713"/>
  </w:num>
  <w:num w:numId="219" w16cid:durableId="137378957">
    <w:abstractNumId w:val="239"/>
  </w:num>
  <w:num w:numId="220" w16cid:durableId="2033068544">
    <w:abstractNumId w:val="672"/>
  </w:num>
  <w:num w:numId="221" w16cid:durableId="493300050">
    <w:abstractNumId w:val="426"/>
  </w:num>
  <w:num w:numId="222" w16cid:durableId="661664220">
    <w:abstractNumId w:val="136"/>
  </w:num>
  <w:num w:numId="223" w16cid:durableId="1232274106">
    <w:abstractNumId w:val="8"/>
  </w:num>
  <w:num w:numId="224" w16cid:durableId="1661156192">
    <w:abstractNumId w:val="37"/>
  </w:num>
  <w:num w:numId="225" w16cid:durableId="1474985300">
    <w:abstractNumId w:val="539"/>
  </w:num>
  <w:num w:numId="226" w16cid:durableId="442652301">
    <w:abstractNumId w:val="5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501092472">
    <w:abstractNumId w:val="655"/>
  </w:num>
  <w:num w:numId="228" w16cid:durableId="1685982822">
    <w:abstractNumId w:val="326"/>
  </w:num>
  <w:num w:numId="229" w16cid:durableId="819997546">
    <w:abstractNumId w:val="500"/>
  </w:num>
  <w:num w:numId="230" w16cid:durableId="1058434527">
    <w:abstractNumId w:val="32"/>
  </w:num>
  <w:num w:numId="231" w16cid:durableId="716275547">
    <w:abstractNumId w:val="324"/>
  </w:num>
  <w:num w:numId="232" w16cid:durableId="506751795">
    <w:abstractNumId w:val="97"/>
  </w:num>
  <w:num w:numId="233" w16cid:durableId="619842702">
    <w:abstractNumId w:val="79"/>
  </w:num>
  <w:num w:numId="234" w16cid:durableId="110516740">
    <w:abstractNumId w:val="349"/>
  </w:num>
  <w:num w:numId="235" w16cid:durableId="1192112528">
    <w:abstractNumId w:val="556"/>
  </w:num>
  <w:num w:numId="236" w16cid:durableId="1142037963">
    <w:abstractNumId w:val="138"/>
  </w:num>
  <w:num w:numId="237" w16cid:durableId="171989910">
    <w:abstractNumId w:val="484"/>
  </w:num>
  <w:num w:numId="238" w16cid:durableId="1696733974">
    <w:abstractNumId w:val="569"/>
  </w:num>
  <w:num w:numId="239" w16cid:durableId="1626961952">
    <w:abstractNumId w:val="118"/>
  </w:num>
  <w:num w:numId="240" w16cid:durableId="2059235687">
    <w:abstractNumId w:val="568"/>
  </w:num>
  <w:num w:numId="241" w16cid:durableId="551504935">
    <w:abstractNumId w:val="274"/>
  </w:num>
  <w:num w:numId="242" w16cid:durableId="32197410">
    <w:abstractNumId w:val="16"/>
  </w:num>
  <w:num w:numId="243" w16cid:durableId="614794729">
    <w:abstractNumId w:val="130"/>
  </w:num>
  <w:num w:numId="244" w16cid:durableId="460077279">
    <w:abstractNumId w:val="335"/>
  </w:num>
  <w:num w:numId="245" w16cid:durableId="1368261655">
    <w:abstractNumId w:val="117"/>
  </w:num>
  <w:num w:numId="246" w16cid:durableId="1131482861">
    <w:abstractNumId w:val="476"/>
  </w:num>
  <w:num w:numId="247" w16cid:durableId="1693339018">
    <w:abstractNumId w:val="516"/>
  </w:num>
  <w:num w:numId="248" w16cid:durableId="815218437">
    <w:abstractNumId w:val="251"/>
  </w:num>
  <w:num w:numId="249" w16cid:durableId="658650868">
    <w:abstractNumId w:val="557"/>
  </w:num>
  <w:num w:numId="250" w16cid:durableId="1499660911">
    <w:abstractNumId w:val="641"/>
  </w:num>
  <w:num w:numId="251" w16cid:durableId="856652551">
    <w:abstractNumId w:val="19"/>
  </w:num>
  <w:num w:numId="252" w16cid:durableId="1277758474">
    <w:abstractNumId w:val="625"/>
  </w:num>
  <w:num w:numId="253" w16cid:durableId="1670136945">
    <w:abstractNumId w:val="422"/>
  </w:num>
  <w:num w:numId="254" w16cid:durableId="617031310">
    <w:abstractNumId w:val="632"/>
  </w:num>
  <w:num w:numId="255" w16cid:durableId="374014199">
    <w:abstractNumId w:val="134"/>
  </w:num>
  <w:num w:numId="256" w16cid:durableId="950166085">
    <w:abstractNumId w:val="344"/>
  </w:num>
  <w:num w:numId="257" w16cid:durableId="601691025">
    <w:abstractNumId w:val="598"/>
  </w:num>
  <w:num w:numId="258" w16cid:durableId="201132852">
    <w:abstractNumId w:val="231"/>
  </w:num>
  <w:num w:numId="259" w16cid:durableId="821046952">
    <w:abstractNumId w:val="432"/>
  </w:num>
  <w:num w:numId="260" w16cid:durableId="1920015608">
    <w:abstractNumId w:val="358"/>
  </w:num>
  <w:num w:numId="261" w16cid:durableId="1517384392">
    <w:abstractNumId w:val="314"/>
  </w:num>
  <w:num w:numId="262" w16cid:durableId="820728447">
    <w:abstractNumId w:val="258"/>
  </w:num>
  <w:num w:numId="263" w16cid:durableId="836382123">
    <w:abstractNumId w:val="101"/>
  </w:num>
  <w:num w:numId="264" w16cid:durableId="1941177593">
    <w:abstractNumId w:val="427"/>
  </w:num>
  <w:num w:numId="265" w16cid:durableId="918636039">
    <w:abstractNumId w:val="714"/>
  </w:num>
  <w:num w:numId="266" w16cid:durableId="1056969571">
    <w:abstractNumId w:val="353"/>
  </w:num>
  <w:num w:numId="267" w16cid:durableId="1167286577">
    <w:abstractNumId w:val="470"/>
  </w:num>
  <w:num w:numId="268" w16cid:durableId="904145307">
    <w:abstractNumId w:val="167"/>
  </w:num>
  <w:num w:numId="269" w16cid:durableId="785927767">
    <w:abstractNumId w:val="689"/>
  </w:num>
  <w:num w:numId="270" w16cid:durableId="951133709">
    <w:abstractNumId w:val="20"/>
  </w:num>
  <w:num w:numId="271" w16cid:durableId="812983764">
    <w:abstractNumId w:val="263"/>
  </w:num>
  <w:num w:numId="272" w16cid:durableId="2098402647">
    <w:abstractNumId w:val="372"/>
  </w:num>
  <w:num w:numId="273" w16cid:durableId="1919174220">
    <w:abstractNumId w:val="297"/>
  </w:num>
  <w:num w:numId="274" w16cid:durableId="562065285">
    <w:abstractNumId w:val="505"/>
  </w:num>
  <w:num w:numId="275" w16cid:durableId="1329287523">
    <w:abstractNumId w:val="415"/>
  </w:num>
  <w:num w:numId="276" w16cid:durableId="698353712">
    <w:abstractNumId w:val="696"/>
  </w:num>
  <w:num w:numId="277" w16cid:durableId="1108310329">
    <w:abstractNumId w:val="234"/>
  </w:num>
  <w:num w:numId="278" w16cid:durableId="1831479083">
    <w:abstractNumId w:val="303"/>
  </w:num>
  <w:num w:numId="279" w16cid:durableId="895243934">
    <w:abstractNumId w:val="228"/>
  </w:num>
  <w:num w:numId="280" w16cid:durableId="538205500">
    <w:abstractNumId w:val="93"/>
  </w:num>
  <w:num w:numId="281" w16cid:durableId="380710430">
    <w:abstractNumId w:val="677"/>
  </w:num>
  <w:num w:numId="282" w16cid:durableId="627703831">
    <w:abstractNumId w:val="447"/>
  </w:num>
  <w:num w:numId="283" w16cid:durableId="2054848001">
    <w:abstractNumId w:val="334"/>
  </w:num>
  <w:num w:numId="284" w16cid:durableId="733938097">
    <w:abstractNumId w:val="103"/>
  </w:num>
  <w:num w:numId="285" w16cid:durableId="1029378956">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51269437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39006965">
    <w:abstractNumId w:val="2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45517150">
    <w:abstractNumId w:val="5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453136634">
    <w:abstractNumId w:val="105"/>
  </w:num>
  <w:num w:numId="290" w16cid:durableId="1353611940">
    <w:abstractNumId w:val="494"/>
  </w:num>
  <w:num w:numId="291" w16cid:durableId="234751852">
    <w:abstractNumId w:val="327"/>
  </w:num>
  <w:num w:numId="292" w16cid:durableId="1332223543">
    <w:abstractNumId w:val="715"/>
  </w:num>
  <w:num w:numId="293" w16cid:durableId="1151140292">
    <w:abstractNumId w:val="434"/>
  </w:num>
  <w:num w:numId="294" w16cid:durableId="1270965475">
    <w:abstractNumId w:val="160"/>
  </w:num>
  <w:num w:numId="295" w16cid:durableId="546449902">
    <w:abstractNumId w:val="91"/>
  </w:num>
  <w:num w:numId="296" w16cid:durableId="1153989479">
    <w:abstractNumId w:val="610"/>
  </w:num>
  <w:num w:numId="297" w16cid:durableId="2115008552">
    <w:abstractNumId w:val="204"/>
  </w:num>
  <w:num w:numId="298" w16cid:durableId="520779468">
    <w:abstractNumId w:val="464"/>
  </w:num>
  <w:num w:numId="299" w16cid:durableId="138613852">
    <w:abstractNumId w:val="473"/>
  </w:num>
  <w:num w:numId="300" w16cid:durableId="142553416">
    <w:abstractNumId w:val="135"/>
  </w:num>
  <w:num w:numId="301" w16cid:durableId="1044403582">
    <w:abstractNumId w:val="437"/>
  </w:num>
  <w:num w:numId="302" w16cid:durableId="779491163">
    <w:abstractNumId w:val="7"/>
  </w:num>
  <w:num w:numId="303" w16cid:durableId="1928539188">
    <w:abstractNumId w:val="706"/>
  </w:num>
  <w:num w:numId="304" w16cid:durableId="1008369606">
    <w:abstractNumId w:val="210"/>
  </w:num>
  <w:num w:numId="305" w16cid:durableId="627854103">
    <w:abstractNumId w:val="543"/>
  </w:num>
  <w:num w:numId="306" w16cid:durableId="2033147853">
    <w:abstractNumId w:val="418"/>
  </w:num>
  <w:num w:numId="307" w16cid:durableId="706412850">
    <w:abstractNumId w:val="668"/>
  </w:num>
  <w:num w:numId="308" w16cid:durableId="782530824">
    <w:abstractNumId w:val="674"/>
  </w:num>
  <w:num w:numId="309" w16cid:durableId="1248660356">
    <w:abstractNumId w:val="333"/>
  </w:num>
  <w:num w:numId="310" w16cid:durableId="55014278">
    <w:abstractNumId w:val="364"/>
  </w:num>
  <w:num w:numId="311" w16cid:durableId="2038383670">
    <w:abstractNumId w:val="152"/>
  </w:num>
  <w:num w:numId="312" w16cid:durableId="1336957493">
    <w:abstractNumId w:val="675"/>
  </w:num>
  <w:num w:numId="313" w16cid:durableId="1432238541">
    <w:abstractNumId w:val="354"/>
  </w:num>
  <w:num w:numId="314" w16cid:durableId="892934865">
    <w:abstractNumId w:val="604"/>
  </w:num>
  <w:num w:numId="315" w16cid:durableId="1138184022">
    <w:abstractNumId w:val="47"/>
  </w:num>
  <w:num w:numId="316" w16cid:durableId="116917498">
    <w:abstractNumId w:val="384"/>
  </w:num>
  <w:num w:numId="317" w16cid:durableId="1067922202">
    <w:abstractNumId w:val="438"/>
  </w:num>
  <w:num w:numId="318" w16cid:durableId="161169325">
    <w:abstractNumId w:val="190"/>
  </w:num>
  <w:num w:numId="319" w16cid:durableId="2097706042">
    <w:abstractNumId w:val="664"/>
  </w:num>
  <w:num w:numId="320" w16cid:durableId="1986006456">
    <w:abstractNumId w:val="154"/>
  </w:num>
  <w:num w:numId="321" w16cid:durableId="1849784135">
    <w:abstractNumId w:val="615"/>
  </w:num>
  <w:num w:numId="322" w16cid:durableId="166214155">
    <w:abstractNumId w:val="565"/>
  </w:num>
  <w:num w:numId="323" w16cid:durableId="408579135">
    <w:abstractNumId w:val="191"/>
  </w:num>
  <w:num w:numId="324" w16cid:durableId="1572740638">
    <w:abstractNumId w:val="407"/>
  </w:num>
  <w:num w:numId="325" w16cid:durableId="563952136">
    <w:abstractNumId w:val="549"/>
  </w:num>
  <w:num w:numId="326" w16cid:durableId="479033942">
    <w:abstractNumId w:val="361"/>
  </w:num>
  <w:num w:numId="327" w16cid:durableId="1274095961">
    <w:abstractNumId w:val="180"/>
  </w:num>
  <w:num w:numId="328" w16cid:durableId="421071524">
    <w:abstractNumId w:val="611"/>
  </w:num>
  <w:num w:numId="329" w16cid:durableId="1583906606">
    <w:abstractNumId w:val="280"/>
  </w:num>
  <w:num w:numId="330" w16cid:durableId="545529613">
    <w:abstractNumId w:val="518"/>
  </w:num>
  <w:num w:numId="331" w16cid:durableId="455563661">
    <w:abstractNumId w:val="492"/>
  </w:num>
  <w:num w:numId="332" w16cid:durableId="646594334">
    <w:abstractNumId w:val="243"/>
  </w:num>
  <w:num w:numId="333" w16cid:durableId="791675510">
    <w:abstractNumId w:val="601"/>
  </w:num>
  <w:num w:numId="334" w16cid:durableId="77874783">
    <w:abstractNumId w:val="21"/>
  </w:num>
  <w:num w:numId="335" w16cid:durableId="1342049619">
    <w:abstractNumId w:val="683"/>
  </w:num>
  <w:num w:numId="336" w16cid:durableId="564268109">
    <w:abstractNumId w:val="278"/>
  </w:num>
  <w:num w:numId="337" w16cid:durableId="1847667907">
    <w:abstractNumId w:val="691"/>
  </w:num>
  <w:num w:numId="338" w16cid:durableId="1910188824">
    <w:abstractNumId w:val="281"/>
  </w:num>
  <w:num w:numId="339" w16cid:durableId="887453787">
    <w:abstractNumId w:val="92"/>
  </w:num>
  <w:num w:numId="340" w16cid:durableId="1407457879">
    <w:abstractNumId w:val="262"/>
  </w:num>
  <w:num w:numId="341" w16cid:durableId="424040747">
    <w:abstractNumId w:val="6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66079407">
    <w:abstractNumId w:val="527"/>
  </w:num>
  <w:num w:numId="343" w16cid:durableId="1815444378">
    <w:abstractNumId w:val="232"/>
  </w:num>
  <w:num w:numId="344" w16cid:durableId="1599946931">
    <w:abstractNumId w:val="350"/>
  </w:num>
  <w:num w:numId="345" w16cid:durableId="1090851221">
    <w:abstractNumId w:val="385"/>
  </w:num>
  <w:num w:numId="346" w16cid:durableId="176966129">
    <w:abstractNumId w:val="100"/>
  </w:num>
  <w:num w:numId="347" w16cid:durableId="378364620">
    <w:abstractNumId w:val="290"/>
  </w:num>
  <w:num w:numId="348" w16cid:durableId="104082961">
    <w:abstractNumId w:val="115"/>
  </w:num>
  <w:num w:numId="349" w16cid:durableId="1623610397">
    <w:abstractNumId w:val="302"/>
  </w:num>
  <w:num w:numId="350" w16cid:durableId="1823885109">
    <w:abstractNumId w:val="521"/>
  </w:num>
  <w:num w:numId="351" w16cid:durableId="1960065270">
    <w:abstractNumId w:val="85"/>
  </w:num>
  <w:num w:numId="352" w16cid:durableId="648555297">
    <w:abstractNumId w:val="52"/>
  </w:num>
  <w:num w:numId="353" w16cid:durableId="1049036043">
    <w:abstractNumId w:val="197"/>
  </w:num>
  <w:num w:numId="354" w16cid:durableId="1443652293">
    <w:abstractNumId w:val="181"/>
  </w:num>
  <w:num w:numId="355" w16cid:durableId="1009678917">
    <w:abstractNumId w:val="332"/>
  </w:num>
  <w:num w:numId="356" w16cid:durableId="654840482">
    <w:abstractNumId w:val="694"/>
  </w:num>
  <w:num w:numId="357" w16cid:durableId="631864470">
    <w:abstractNumId w:val="682"/>
  </w:num>
  <w:num w:numId="358" w16cid:durableId="2145657565">
    <w:abstractNumId w:val="446"/>
  </w:num>
  <w:num w:numId="359" w16cid:durableId="280579617">
    <w:abstractNumId w:val="211"/>
  </w:num>
  <w:num w:numId="360" w16cid:durableId="1401444239">
    <w:abstractNumId w:val="410"/>
  </w:num>
  <w:num w:numId="361" w16cid:durableId="1100838329">
    <w:abstractNumId w:val="4"/>
  </w:num>
  <w:num w:numId="362" w16cid:durableId="180777382">
    <w:abstractNumId w:val="595"/>
  </w:num>
  <w:num w:numId="363" w16cid:durableId="1748183544">
    <w:abstractNumId w:val="112"/>
  </w:num>
  <w:num w:numId="364" w16cid:durableId="56708803">
    <w:abstractNumId w:val="147"/>
  </w:num>
  <w:num w:numId="365" w16cid:durableId="449084395">
    <w:abstractNumId w:val="235"/>
  </w:num>
  <w:num w:numId="366" w16cid:durableId="489712987">
    <w:abstractNumId w:val="524"/>
  </w:num>
  <w:num w:numId="367" w16cid:durableId="86270530">
    <w:abstractNumId w:val="205"/>
  </w:num>
  <w:num w:numId="368" w16cid:durableId="1656183057">
    <w:abstractNumId w:val="206"/>
  </w:num>
  <w:num w:numId="369" w16cid:durableId="1059592759">
    <w:abstractNumId w:val="530"/>
  </w:num>
  <w:num w:numId="370" w16cid:durableId="217322533">
    <w:abstractNumId w:val="417"/>
  </w:num>
  <w:num w:numId="371" w16cid:durableId="346173797">
    <w:abstractNumId w:val="289"/>
  </w:num>
  <w:num w:numId="372" w16cid:durableId="1401753925">
    <w:abstractNumId w:val="501"/>
  </w:num>
  <w:num w:numId="373" w16cid:durableId="2041739258">
    <w:abstractNumId w:val="194"/>
  </w:num>
  <w:num w:numId="374" w16cid:durableId="1023508472">
    <w:abstractNumId w:val="132"/>
  </w:num>
  <w:num w:numId="375" w16cid:durableId="1091317621">
    <w:abstractNumId w:val="250"/>
  </w:num>
  <w:num w:numId="376" w16cid:durableId="1713338772">
    <w:abstractNumId w:val="558"/>
  </w:num>
  <w:num w:numId="377" w16cid:durableId="1948654025">
    <w:abstractNumId w:val="584"/>
  </w:num>
  <w:num w:numId="378" w16cid:durableId="1552382504">
    <w:abstractNumId w:val="459"/>
  </w:num>
  <w:num w:numId="379" w16cid:durableId="1661807015">
    <w:abstractNumId w:val="10"/>
  </w:num>
  <w:num w:numId="380" w16cid:durableId="201865552">
    <w:abstractNumId w:val="483"/>
  </w:num>
  <w:num w:numId="381" w16cid:durableId="1791820955">
    <w:abstractNumId w:val="645"/>
  </w:num>
  <w:num w:numId="382" w16cid:durableId="115492822">
    <w:abstractNumId w:val="633"/>
  </w:num>
  <w:num w:numId="383" w16cid:durableId="489098152">
    <w:abstractNumId w:val="485"/>
  </w:num>
  <w:num w:numId="384" w16cid:durableId="236525141">
    <w:abstractNumId w:val="25"/>
  </w:num>
  <w:num w:numId="385" w16cid:durableId="1497647130">
    <w:abstractNumId w:val="429"/>
  </w:num>
  <w:num w:numId="386" w16cid:durableId="997269865">
    <w:abstractNumId w:val="49"/>
  </w:num>
  <w:num w:numId="387" w16cid:durableId="804158168">
    <w:abstractNumId w:val="257"/>
  </w:num>
  <w:num w:numId="388" w16cid:durableId="124783495">
    <w:abstractNumId w:val="116"/>
  </w:num>
  <w:num w:numId="389" w16cid:durableId="1534150996">
    <w:abstractNumId w:val="375"/>
  </w:num>
  <w:num w:numId="390" w16cid:durableId="177933832">
    <w:abstractNumId w:val="229"/>
  </w:num>
  <w:num w:numId="391" w16cid:durableId="1698654234">
    <w:abstractNumId w:val="665"/>
  </w:num>
  <w:num w:numId="392" w16cid:durableId="370111937">
    <w:abstractNumId w:val="538"/>
  </w:num>
  <w:num w:numId="393" w16cid:durableId="2125804938">
    <w:abstractNumId w:val="188"/>
  </w:num>
  <w:num w:numId="394" w16cid:durableId="1522433772">
    <w:abstractNumId w:val="520"/>
  </w:num>
  <w:num w:numId="395" w16cid:durableId="1041054759">
    <w:abstractNumId w:val="656"/>
  </w:num>
  <w:num w:numId="396" w16cid:durableId="674891148">
    <w:abstractNumId w:val="628"/>
  </w:num>
  <w:num w:numId="397" w16cid:durableId="1671978499">
    <w:abstractNumId w:val="109"/>
  </w:num>
  <w:num w:numId="398" w16cid:durableId="1216352344">
    <w:abstractNumId w:val="487"/>
  </w:num>
  <w:num w:numId="399" w16cid:durableId="778140525">
    <w:abstractNumId w:val="389"/>
  </w:num>
  <w:num w:numId="400" w16cid:durableId="1615866650">
    <w:abstractNumId w:val="106"/>
  </w:num>
  <w:num w:numId="401" w16cid:durableId="53164633">
    <w:abstractNumId w:val="315"/>
  </w:num>
  <w:num w:numId="402" w16cid:durableId="479080208">
    <w:abstractNumId w:val="403"/>
  </w:num>
  <w:num w:numId="403" w16cid:durableId="876621179">
    <w:abstractNumId w:val="396"/>
  </w:num>
  <w:num w:numId="404" w16cid:durableId="767653846">
    <w:abstractNumId w:val="102"/>
  </w:num>
  <w:num w:numId="405" w16cid:durableId="575867426">
    <w:abstractNumId w:val="48"/>
  </w:num>
  <w:num w:numId="406" w16cid:durableId="1060245892">
    <w:abstractNumId w:val="11"/>
  </w:num>
  <w:num w:numId="407" w16cid:durableId="719943317">
    <w:abstractNumId w:val="662"/>
  </w:num>
  <w:num w:numId="408" w16cid:durableId="283510040">
    <w:abstractNumId w:val="531"/>
  </w:num>
  <w:num w:numId="409" w16cid:durableId="1676150593">
    <w:abstractNumId w:val="532"/>
  </w:num>
  <w:num w:numId="410" w16cid:durableId="2129157264">
    <w:abstractNumId w:val="400"/>
  </w:num>
  <w:num w:numId="411" w16cid:durableId="2035500445">
    <w:abstractNumId w:val="33"/>
  </w:num>
  <w:num w:numId="412" w16cid:durableId="94055893">
    <w:abstractNumId w:val="619"/>
  </w:num>
  <w:num w:numId="413" w16cid:durableId="1019549985">
    <w:abstractNumId w:val="673"/>
  </w:num>
  <w:num w:numId="414" w16cid:durableId="983242431">
    <w:abstractNumId w:val="296"/>
  </w:num>
  <w:num w:numId="415" w16cid:durableId="1023438269">
    <w:abstractNumId w:val="275"/>
  </w:num>
  <w:num w:numId="416" w16cid:durableId="147213810">
    <w:abstractNumId w:val="416"/>
  </w:num>
  <w:num w:numId="417" w16cid:durableId="1261377704">
    <w:abstractNumId w:val="428"/>
  </w:num>
  <w:num w:numId="418" w16cid:durableId="1026180316">
    <w:abstractNumId w:val="390"/>
  </w:num>
  <w:num w:numId="419" w16cid:durableId="1980382648">
    <w:abstractNumId w:val="637"/>
  </w:num>
  <w:num w:numId="420" w16cid:durableId="1606157862">
    <w:abstractNumId w:val="552"/>
  </w:num>
  <w:num w:numId="421" w16cid:durableId="1783723629">
    <w:abstractNumId w:val="627"/>
  </w:num>
  <w:num w:numId="422" w16cid:durableId="1267156965">
    <w:abstractNumId w:val="96"/>
  </w:num>
  <w:num w:numId="423" w16cid:durableId="444082181">
    <w:abstractNumId w:val="13"/>
  </w:num>
  <w:num w:numId="424" w16cid:durableId="1896550449">
    <w:abstractNumId w:val="634"/>
  </w:num>
  <w:num w:numId="425" w16cid:durableId="172186234">
    <w:abstractNumId w:val="65"/>
  </w:num>
  <w:num w:numId="426" w16cid:durableId="1444347944">
    <w:abstractNumId w:val="491"/>
  </w:num>
  <w:num w:numId="427" w16cid:durableId="642349603">
    <w:abstractNumId w:val="503"/>
  </w:num>
  <w:num w:numId="428" w16cid:durableId="376588051">
    <w:abstractNumId w:val="489"/>
  </w:num>
  <w:num w:numId="429" w16cid:durableId="1054357465">
    <w:abstractNumId w:val="562"/>
  </w:num>
  <w:num w:numId="430" w16cid:durableId="449126446">
    <w:abstractNumId w:val="266"/>
  </w:num>
  <w:num w:numId="431" w16cid:durableId="38434314">
    <w:abstractNumId w:val="313"/>
  </w:num>
  <w:num w:numId="432" w16cid:durableId="2079473692">
    <w:abstractNumId w:val="592"/>
  </w:num>
  <w:num w:numId="433" w16cid:durableId="1434126323">
    <w:abstractNumId w:val="345"/>
  </w:num>
  <w:num w:numId="434" w16cid:durableId="530647944">
    <w:abstractNumId w:val="195"/>
  </w:num>
  <w:num w:numId="435" w16cid:durableId="1042249241">
    <w:abstractNumId w:val="27"/>
  </w:num>
  <w:num w:numId="436" w16cid:durableId="1948809534">
    <w:abstractNumId w:val="564"/>
  </w:num>
  <w:num w:numId="437" w16cid:durableId="1598638064">
    <w:abstractNumId w:val="695"/>
  </w:num>
  <w:num w:numId="438" w16cid:durableId="2134403688">
    <w:abstractNumId w:val="708"/>
  </w:num>
  <w:num w:numId="439" w16cid:durableId="533035053">
    <w:abstractNumId w:val="474"/>
  </w:num>
  <w:num w:numId="440" w16cid:durableId="1895772549">
    <w:abstractNumId w:val="522"/>
  </w:num>
  <w:num w:numId="441" w16cid:durableId="1041518191">
    <w:abstractNumId w:val="62"/>
  </w:num>
  <w:num w:numId="442" w16cid:durableId="1738357929">
    <w:abstractNumId w:val="328"/>
  </w:num>
  <w:num w:numId="443" w16cid:durableId="630742670">
    <w:abstractNumId w:val="554"/>
  </w:num>
  <w:num w:numId="444" w16cid:durableId="1086344639">
    <w:abstractNumId w:val="519"/>
  </w:num>
  <w:num w:numId="445" w16cid:durableId="1208420266">
    <w:abstractNumId w:val="578"/>
  </w:num>
  <w:num w:numId="446" w16cid:durableId="2028214961">
    <w:abstractNumId w:val="143"/>
  </w:num>
  <w:num w:numId="447" w16cid:durableId="264191898">
    <w:abstractNumId w:val="95"/>
  </w:num>
  <w:num w:numId="448" w16cid:durableId="300770410">
    <w:abstractNumId w:val="309"/>
  </w:num>
  <w:num w:numId="449" w16cid:durableId="1812818853">
    <w:abstractNumId w:val="529"/>
  </w:num>
  <w:num w:numId="450" w16cid:durableId="726685776">
    <w:abstractNumId w:val="373"/>
  </w:num>
  <w:num w:numId="451" w16cid:durableId="1982344653">
    <w:abstractNumId w:val="360"/>
  </w:num>
  <w:num w:numId="452" w16cid:durableId="479158232">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7146861">
    <w:abstractNumId w:val="175"/>
  </w:num>
  <w:num w:numId="454" w16cid:durableId="921180470">
    <w:abstractNumId w:val="189"/>
  </w:num>
  <w:num w:numId="455" w16cid:durableId="771050385">
    <w:abstractNumId w:val="650"/>
  </w:num>
  <w:num w:numId="456" w16cid:durableId="1574117220">
    <w:abstractNumId w:val="67"/>
  </w:num>
  <w:num w:numId="457" w16cid:durableId="1430855896">
    <w:abstractNumId w:val="563"/>
  </w:num>
  <w:num w:numId="458" w16cid:durableId="1594048817">
    <w:abstractNumId w:val="166"/>
  </w:num>
  <w:num w:numId="459" w16cid:durableId="1641619494">
    <w:abstractNumId w:val="572"/>
  </w:num>
  <w:num w:numId="460" w16cid:durableId="1102460886">
    <w:abstractNumId w:val="618"/>
  </w:num>
  <w:num w:numId="461" w16cid:durableId="1458255872">
    <w:abstractNumId w:val="580"/>
  </w:num>
  <w:num w:numId="462" w16cid:durableId="667053568">
    <w:abstractNumId w:val="186"/>
  </w:num>
  <w:num w:numId="463" w16cid:durableId="1054543843">
    <w:abstractNumId w:val="699"/>
  </w:num>
  <w:num w:numId="464" w16cid:durableId="438140866">
    <w:abstractNumId w:val="276"/>
  </w:num>
  <w:num w:numId="465" w16cid:durableId="920527444">
    <w:abstractNumId w:val="59"/>
  </w:num>
  <w:num w:numId="466" w16cid:durableId="794828643">
    <w:abstractNumId w:val="658"/>
  </w:num>
  <w:num w:numId="467" w16cid:durableId="567300162">
    <w:abstractNumId w:val="649"/>
  </w:num>
  <w:num w:numId="468" w16cid:durableId="52431645">
    <w:abstractNumId w:val="254"/>
  </w:num>
  <w:num w:numId="469" w16cid:durableId="448402479">
    <w:abstractNumId w:val="329"/>
  </w:num>
  <w:num w:numId="470" w16cid:durableId="1957714545">
    <w:abstractNumId w:val="256"/>
  </w:num>
  <w:num w:numId="471" w16cid:durableId="1231421989">
    <w:abstractNumId w:val="431"/>
  </w:num>
  <w:num w:numId="472" w16cid:durableId="104930721">
    <w:abstractNumId w:val="352"/>
  </w:num>
  <w:num w:numId="473" w16cid:durableId="111287354">
    <w:abstractNumId w:val="169"/>
  </w:num>
  <w:num w:numId="474" w16cid:durableId="697437300">
    <w:abstractNumId w:val="648"/>
  </w:num>
  <w:num w:numId="475" w16cid:durableId="1968076472">
    <w:abstractNumId w:val="453"/>
  </w:num>
  <w:num w:numId="476" w16cid:durableId="1592591271">
    <w:abstractNumId w:val="73"/>
  </w:num>
  <w:num w:numId="477" w16cid:durableId="1227572821">
    <w:abstractNumId w:val="220"/>
  </w:num>
  <w:num w:numId="478" w16cid:durableId="337117922">
    <w:abstractNumId w:val="267"/>
  </w:num>
  <w:num w:numId="479" w16cid:durableId="1288779409">
    <w:abstractNumId w:val="268"/>
  </w:num>
  <w:num w:numId="480" w16cid:durableId="1955674113">
    <w:abstractNumId w:val="493"/>
  </w:num>
  <w:num w:numId="481" w16cid:durableId="175309128">
    <w:abstractNumId w:val="119"/>
  </w:num>
  <w:num w:numId="482" w16cid:durableId="2088116543">
    <w:abstractNumId w:val="365"/>
  </w:num>
  <w:num w:numId="483" w16cid:durableId="1360279760">
    <w:abstractNumId w:val="414"/>
  </w:num>
  <w:num w:numId="484" w16cid:durableId="1915235796">
    <w:abstractNumId w:val="14"/>
  </w:num>
  <w:num w:numId="485" w16cid:durableId="525022714">
    <w:abstractNumId w:val="460"/>
  </w:num>
  <w:num w:numId="486" w16cid:durableId="1867330312">
    <w:abstractNumId w:val="680"/>
  </w:num>
  <w:num w:numId="487" w16cid:durableId="517741815">
    <w:abstractNumId w:val="646"/>
  </w:num>
  <w:num w:numId="488" w16cid:durableId="763300701">
    <w:abstractNumId w:val="161"/>
  </w:num>
  <w:num w:numId="489" w16cid:durableId="1565066806">
    <w:abstractNumId w:val="471"/>
  </w:num>
  <w:num w:numId="490" w16cid:durableId="1547135112">
    <w:abstractNumId w:val="173"/>
  </w:num>
  <w:num w:numId="491" w16cid:durableId="368456003">
    <w:abstractNumId w:val="652"/>
  </w:num>
  <w:num w:numId="492" w16cid:durableId="440612916">
    <w:abstractNumId w:val="380"/>
  </w:num>
  <w:num w:numId="493" w16cid:durableId="403573272">
    <w:abstractNumId w:val="236"/>
  </w:num>
  <w:num w:numId="494" w16cid:durableId="1764908724">
    <w:abstractNumId w:val="480"/>
  </w:num>
  <w:num w:numId="495" w16cid:durableId="326592169">
    <w:abstractNumId w:val="559"/>
  </w:num>
  <w:num w:numId="496" w16cid:durableId="998114344">
    <w:abstractNumId w:val="270"/>
  </w:num>
  <w:num w:numId="497" w16cid:durableId="1296449728">
    <w:abstractNumId w:val="252"/>
  </w:num>
  <w:num w:numId="498" w16cid:durableId="1408112192">
    <w:abstractNumId w:val="113"/>
  </w:num>
  <w:num w:numId="499" w16cid:durableId="1142773964">
    <w:abstractNumId w:val="377"/>
  </w:num>
  <w:num w:numId="500" w16cid:durableId="1828088113">
    <w:abstractNumId w:val="594"/>
  </w:num>
  <w:num w:numId="501" w16cid:durableId="1566836687">
    <w:abstractNumId w:val="436"/>
  </w:num>
  <w:num w:numId="502" w16cid:durableId="2003311408">
    <w:abstractNumId w:val="374"/>
  </w:num>
  <w:num w:numId="503" w16cid:durableId="792093987">
    <w:abstractNumId w:val="338"/>
  </w:num>
  <w:num w:numId="504" w16cid:durableId="1388602102">
    <w:abstractNumId w:val="58"/>
  </w:num>
  <w:num w:numId="505" w16cid:durableId="1648582799">
    <w:abstractNumId w:val="224"/>
  </w:num>
  <w:num w:numId="506" w16cid:durableId="465245432">
    <w:abstractNumId w:val="590"/>
  </w:num>
  <w:num w:numId="507" w16cid:durableId="938097245">
    <w:abstractNumId w:val="651"/>
  </w:num>
  <w:num w:numId="508" w16cid:durableId="693921636">
    <w:abstractNumId w:val="607"/>
  </w:num>
  <w:num w:numId="509" w16cid:durableId="508913870">
    <w:abstractNumId w:val="177"/>
  </w:num>
  <w:num w:numId="510" w16cid:durableId="1700667519">
    <w:abstractNumId w:val="168"/>
  </w:num>
  <w:num w:numId="511" w16cid:durableId="609506662">
    <w:abstractNumId w:val="83"/>
  </w:num>
  <w:num w:numId="512" w16cid:durableId="1269971161">
    <w:abstractNumId w:val="287"/>
  </w:num>
  <w:num w:numId="513" w16cid:durableId="526263230">
    <w:abstractNumId w:val="22"/>
  </w:num>
  <w:num w:numId="514" w16cid:durableId="301353157">
    <w:abstractNumId w:val="462"/>
  </w:num>
  <w:num w:numId="515" w16cid:durableId="1326519244">
    <w:abstractNumId w:val="311"/>
  </w:num>
  <w:num w:numId="516" w16cid:durableId="817304023">
    <w:abstractNumId w:val="608"/>
  </w:num>
  <w:num w:numId="517" w16cid:durableId="1729452638">
    <w:abstractNumId w:val="705"/>
  </w:num>
  <w:num w:numId="518" w16cid:durableId="805318093">
    <w:abstractNumId w:val="697"/>
  </w:num>
  <w:num w:numId="519" w16cid:durableId="442893126">
    <w:abstractNumId w:val="481"/>
  </w:num>
  <w:num w:numId="520" w16cid:durableId="617372671">
    <w:abstractNumId w:val="463"/>
  </w:num>
  <w:num w:numId="521" w16cid:durableId="1749569196">
    <w:abstractNumId w:val="322"/>
  </w:num>
  <w:num w:numId="522" w16cid:durableId="287397292">
    <w:abstractNumId w:val="23"/>
  </w:num>
  <w:num w:numId="523" w16cid:durableId="632563377">
    <w:abstractNumId w:val="170"/>
  </w:num>
  <w:num w:numId="524" w16cid:durableId="1635254617">
    <w:abstractNumId w:val="133"/>
  </w:num>
  <w:num w:numId="525" w16cid:durableId="83113428">
    <w:abstractNumId w:val="120"/>
  </w:num>
  <w:num w:numId="526" w16cid:durableId="1920946798">
    <w:abstractNumId w:val="291"/>
  </w:num>
  <w:num w:numId="527" w16cid:durableId="1542396695">
    <w:abstractNumId w:val="259"/>
  </w:num>
  <w:num w:numId="528" w16cid:durableId="897087271">
    <w:abstractNumId w:val="404"/>
  </w:num>
  <w:num w:numId="529" w16cid:durableId="1553807877">
    <w:abstractNumId w:val="382"/>
  </w:num>
  <w:num w:numId="530" w16cid:durableId="1294289594">
    <w:abstractNumId w:val="444"/>
  </w:num>
  <w:num w:numId="531" w16cid:durableId="1055281481">
    <w:abstractNumId w:val="343"/>
  </w:num>
  <w:num w:numId="532" w16cid:durableId="1056974593">
    <w:abstractNumId w:val="69"/>
  </w:num>
  <w:num w:numId="533" w16cid:durableId="147477350">
    <w:abstractNumId w:val="253"/>
  </w:num>
  <w:num w:numId="534" w16cid:durableId="2099592310">
    <w:abstractNumId w:val="336"/>
  </w:num>
  <w:num w:numId="535" w16cid:durableId="919020699">
    <w:abstractNumId w:val="588"/>
  </w:num>
  <w:num w:numId="536" w16cid:durableId="291253220">
    <w:abstractNumId w:val="272"/>
  </w:num>
  <w:num w:numId="537" w16cid:durableId="1249271457">
    <w:abstractNumId w:val="87"/>
  </w:num>
  <w:num w:numId="538" w16cid:durableId="1729766949">
    <w:abstractNumId w:val="451"/>
  </w:num>
  <w:num w:numId="539" w16cid:durableId="1118524451">
    <w:abstractNumId w:val="55"/>
  </w:num>
  <w:num w:numId="540" w16cid:durableId="1897425376">
    <w:abstractNumId w:val="381"/>
  </w:num>
  <w:num w:numId="541" w16cid:durableId="298153681">
    <w:abstractNumId w:val="137"/>
  </w:num>
  <w:num w:numId="542" w16cid:durableId="859508812">
    <w:abstractNumId w:val="215"/>
  </w:num>
  <w:num w:numId="543" w16cid:durableId="285085307">
    <w:abstractNumId w:val="6"/>
  </w:num>
  <w:num w:numId="544" w16cid:durableId="2069836307">
    <w:abstractNumId w:val="440"/>
  </w:num>
  <w:num w:numId="545" w16cid:durableId="1921675686">
    <w:abstractNumId w:val="704"/>
  </w:num>
  <w:num w:numId="546" w16cid:durableId="300817410">
    <w:abstractNumId w:val="54"/>
  </w:num>
  <w:num w:numId="547" w16cid:durableId="2105101927">
    <w:abstractNumId w:val="475"/>
  </w:num>
  <w:num w:numId="548" w16cid:durableId="1997954179">
    <w:abstractNumId w:val="292"/>
  </w:num>
  <w:num w:numId="549" w16cid:durableId="556401011">
    <w:abstractNumId w:val="644"/>
  </w:num>
  <w:num w:numId="550" w16cid:durableId="1976595091">
    <w:abstractNumId w:val="77"/>
  </w:num>
  <w:num w:numId="551" w16cid:durableId="1342977439">
    <w:abstractNumId w:val="129"/>
  </w:num>
  <w:num w:numId="552" w16cid:durableId="1977947224">
    <w:abstractNumId w:val="146"/>
  </w:num>
  <w:num w:numId="553" w16cid:durableId="1425147573">
    <w:abstractNumId w:val="643"/>
  </w:num>
  <w:num w:numId="554" w16cid:durableId="630982860">
    <w:abstractNumId w:val="198"/>
  </w:num>
  <w:num w:numId="555" w16cid:durableId="1941909453">
    <w:abstractNumId w:val="589"/>
  </w:num>
  <w:num w:numId="556" w16cid:durableId="2024939334">
    <w:abstractNumId w:val="622"/>
  </w:num>
  <w:num w:numId="557" w16cid:durableId="992371126">
    <w:abstractNumId w:val="635"/>
  </w:num>
  <w:num w:numId="558" w16cid:durableId="1562136144">
    <w:abstractNumId w:val="219"/>
  </w:num>
  <w:num w:numId="559" w16cid:durableId="1291474837">
    <w:abstractNumId w:val="544"/>
  </w:num>
  <w:num w:numId="560" w16cid:durableId="1878270602">
    <w:abstractNumId w:val="63"/>
  </w:num>
  <w:num w:numId="561" w16cid:durableId="261377914">
    <w:abstractNumId w:val="282"/>
    <w:lvlOverride w:ilvl="0">
      <w:lvl w:ilvl="0">
        <w:start w:val="6"/>
        <w:numFmt w:val="decimal"/>
        <w:lvlText w:val="%1"/>
        <w:lvlJc w:val="left"/>
        <w:pPr>
          <w:ind w:left="360" w:hanging="360"/>
        </w:pPr>
        <w:rPr>
          <w:rFonts w:hint="default"/>
        </w:rPr>
      </w:lvl>
    </w:lvlOverride>
    <w:lvlOverride w:ilvl="1">
      <w:lvl w:ilvl="1">
        <w:start w:val="1"/>
        <w:numFmt w:val="decimal"/>
        <w:lvlText w:val="%1.%2"/>
        <w:lvlJc w:val="left"/>
        <w:pPr>
          <w:ind w:left="630" w:hanging="360"/>
        </w:pPr>
        <w:rPr>
          <w:rFonts w:hint="default"/>
        </w:rPr>
      </w:lvl>
    </w:lvlOverride>
    <w:lvlOverride w:ilvl="2">
      <w:lvl w:ilvl="2">
        <w:start w:val="1"/>
        <w:numFmt w:val="decimal"/>
        <w:lvlText w:val="%1.%2.%3"/>
        <w:lvlJc w:val="left"/>
        <w:pPr>
          <w:ind w:left="1170" w:hanging="720"/>
        </w:pPr>
        <w:rPr>
          <w:rFonts w:hint="default"/>
        </w:rPr>
      </w:lvl>
    </w:lvlOverride>
    <w:lvlOverride w:ilvl="3">
      <w:lvl w:ilvl="3">
        <w:start w:val="1"/>
        <w:numFmt w:val="decimal"/>
        <w:lvlText w:val="6.42.7.%4"/>
        <w:lvlJc w:val="left"/>
        <w:pPr>
          <w:ind w:left="2070" w:hanging="108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5040" w:hanging="144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840" w:hanging="1800"/>
        </w:pPr>
        <w:rPr>
          <w:rFonts w:hint="default"/>
        </w:rPr>
      </w:lvl>
    </w:lvlOverride>
    <w:lvlOverride w:ilvl="8">
      <w:lvl w:ilvl="8">
        <w:start w:val="1"/>
        <w:numFmt w:val="decimal"/>
        <w:lvlText w:val="%1.%2.%3.%4.%5.%6.%7.%8.%9"/>
        <w:lvlJc w:val="left"/>
        <w:pPr>
          <w:ind w:left="7560" w:hanging="1800"/>
        </w:pPr>
        <w:rPr>
          <w:rFonts w:hint="default"/>
        </w:rPr>
      </w:lvl>
    </w:lvlOverride>
  </w:num>
  <w:num w:numId="562" w16cid:durableId="924844706">
    <w:abstractNumId w:val="603"/>
  </w:num>
  <w:num w:numId="563" w16cid:durableId="173157133">
    <w:abstractNumId w:val="579"/>
  </w:num>
  <w:num w:numId="564" w16cid:durableId="1719475255">
    <w:abstractNumId w:val="60"/>
  </w:num>
  <w:num w:numId="565" w16cid:durableId="1252393333">
    <w:abstractNumId w:val="425"/>
  </w:num>
  <w:num w:numId="566" w16cid:durableId="660356685">
    <w:abstractNumId w:val="72"/>
  </w:num>
  <w:num w:numId="567" w16cid:durableId="218976993">
    <w:abstractNumId w:val="1"/>
  </w:num>
  <w:num w:numId="568" w16cid:durableId="1453328012">
    <w:abstractNumId w:val="247"/>
  </w:num>
  <w:num w:numId="569" w16cid:durableId="710884077">
    <w:abstractNumId w:val="299"/>
  </w:num>
  <w:num w:numId="570" w16cid:durableId="935596728">
    <w:abstractNumId w:val="490"/>
  </w:num>
  <w:num w:numId="571" w16cid:durableId="919633321">
    <w:abstractNumId w:val="657"/>
  </w:num>
  <w:num w:numId="572" w16cid:durableId="357777894">
    <w:abstractNumId w:val="356"/>
  </w:num>
  <w:num w:numId="573" w16cid:durableId="1443299798">
    <w:abstractNumId w:val="545"/>
  </w:num>
  <w:num w:numId="574" w16cid:durableId="1847668277">
    <w:abstractNumId w:val="537"/>
  </w:num>
  <w:num w:numId="575" w16cid:durableId="1678733604">
    <w:abstractNumId w:val="193"/>
  </w:num>
  <w:num w:numId="576" w16cid:durableId="1130898206">
    <w:abstractNumId w:val="70"/>
  </w:num>
  <w:num w:numId="577" w16cid:durableId="1712144844">
    <w:abstractNumId w:val="507"/>
  </w:num>
  <w:num w:numId="578" w16cid:durableId="1854419306">
    <w:abstractNumId w:val="686"/>
  </w:num>
  <w:num w:numId="579" w16cid:durableId="1553537335">
    <w:abstractNumId w:val="78"/>
  </w:num>
  <w:num w:numId="580" w16cid:durableId="1239754685">
    <w:abstractNumId w:val="602"/>
  </w:num>
  <w:num w:numId="581" w16cid:durableId="946230540">
    <w:abstractNumId w:val="449"/>
  </w:num>
  <w:num w:numId="582" w16cid:durableId="1355497574">
    <w:abstractNumId w:val="185"/>
  </w:num>
  <w:num w:numId="583" w16cid:durableId="1240021422">
    <w:abstractNumId w:val="620"/>
  </w:num>
  <w:num w:numId="584" w16cid:durableId="143282239">
    <w:abstractNumId w:val="423"/>
  </w:num>
  <w:num w:numId="585" w16cid:durableId="1097409739">
    <w:abstractNumId w:val="80"/>
  </w:num>
  <w:num w:numId="586" w16cid:durableId="614674984">
    <w:abstractNumId w:val="249"/>
  </w:num>
  <w:num w:numId="587" w16cid:durableId="1009679612">
    <w:abstractNumId w:val="142"/>
  </w:num>
  <w:num w:numId="588" w16cid:durableId="1136263702">
    <w:abstractNumId w:val="502"/>
  </w:num>
  <w:num w:numId="589" w16cid:durableId="297496056">
    <w:abstractNumId w:val="642"/>
  </w:num>
  <w:num w:numId="590" w16cid:durableId="1616018744">
    <w:abstractNumId w:val="318"/>
  </w:num>
  <w:num w:numId="591" w16cid:durableId="2065371992">
    <w:abstractNumId w:val="127"/>
  </w:num>
  <w:num w:numId="592" w16cid:durableId="991716054">
    <w:abstractNumId w:val="631"/>
  </w:num>
  <w:num w:numId="593" w16cid:durableId="1782917173">
    <w:abstractNumId w:val="420"/>
  </w:num>
  <w:num w:numId="594" w16cid:durableId="1926108491">
    <w:abstractNumId w:val="514"/>
  </w:num>
  <w:num w:numId="595" w16cid:durableId="871772860">
    <w:abstractNumId w:val="660"/>
  </w:num>
  <w:num w:numId="596" w16cid:durableId="1391608609">
    <w:abstractNumId w:val="525"/>
  </w:num>
  <w:num w:numId="597" w16cid:durableId="350498733">
    <w:abstractNumId w:val="609"/>
  </w:num>
  <w:num w:numId="598" w16cid:durableId="959382368">
    <w:abstractNumId w:val="712"/>
  </w:num>
  <w:num w:numId="599" w16cid:durableId="74479219">
    <w:abstractNumId w:val="687"/>
  </w:num>
  <w:num w:numId="600" w16cid:durableId="504904471">
    <w:abstractNumId w:val="455"/>
  </w:num>
  <w:num w:numId="601" w16cid:durableId="571162006">
    <w:abstractNumId w:val="515"/>
  </w:num>
  <w:num w:numId="602" w16cid:durableId="16781345">
    <w:abstractNumId w:val="546"/>
  </w:num>
  <w:num w:numId="603" w16cid:durableId="950891437">
    <w:abstractNumId w:val="376"/>
  </w:num>
  <w:num w:numId="604" w16cid:durableId="1212040073">
    <w:abstractNumId w:val="39"/>
  </w:num>
  <w:num w:numId="605" w16cid:durableId="112754345">
    <w:abstractNumId w:val="222"/>
  </w:num>
  <w:num w:numId="606" w16cid:durableId="712846747">
    <w:abstractNumId w:val="392"/>
  </w:num>
  <w:num w:numId="607" w16cid:durableId="488131448">
    <w:abstractNumId w:val="88"/>
  </w:num>
  <w:num w:numId="608" w16cid:durableId="1138914054">
    <w:abstractNumId w:val="709"/>
  </w:num>
  <w:num w:numId="609" w16cid:durableId="1031106311">
    <w:abstractNumId w:val="225"/>
  </w:num>
  <w:num w:numId="610" w16cid:durableId="1848205830">
    <w:abstractNumId w:val="285"/>
  </w:num>
  <w:num w:numId="611" w16cid:durableId="1336879602">
    <w:abstractNumId w:val="144"/>
  </w:num>
  <w:num w:numId="612" w16cid:durableId="2047289200">
    <w:abstractNumId w:val="654"/>
  </w:num>
  <w:num w:numId="613" w16cid:durableId="1721512571">
    <w:abstractNumId w:val="406"/>
  </w:num>
  <w:num w:numId="614" w16cid:durableId="18360448">
    <w:abstractNumId w:val="638"/>
  </w:num>
  <w:num w:numId="615" w16cid:durableId="563179885">
    <w:abstractNumId w:val="233"/>
  </w:num>
  <w:num w:numId="616" w16cid:durableId="30107930">
    <w:abstractNumId w:val="149"/>
  </w:num>
  <w:num w:numId="617" w16cid:durableId="1200625497">
    <w:abstractNumId w:val="504"/>
  </w:num>
  <w:num w:numId="618" w16cid:durableId="134179405">
    <w:abstractNumId w:val="283"/>
  </w:num>
  <w:num w:numId="619" w16cid:durableId="1414162369">
    <w:abstractNumId w:val="606"/>
  </w:num>
  <w:num w:numId="620" w16cid:durableId="1793286800">
    <w:abstractNumId w:val="536"/>
  </w:num>
  <w:num w:numId="621" w16cid:durableId="1645161630">
    <w:abstractNumId w:val="46"/>
  </w:num>
  <w:num w:numId="622" w16cid:durableId="926840467">
    <w:abstractNumId w:val="478"/>
  </w:num>
  <w:num w:numId="623" w16cid:durableId="1019695118">
    <w:abstractNumId w:val="575"/>
  </w:num>
  <w:num w:numId="624" w16cid:durableId="670332611">
    <w:abstractNumId w:val="68"/>
  </w:num>
  <w:num w:numId="625" w16cid:durableId="656423550">
    <w:abstractNumId w:val="34"/>
  </w:num>
  <w:num w:numId="626" w16cid:durableId="910391191">
    <w:abstractNumId w:val="348"/>
  </w:num>
  <w:num w:numId="627" w16cid:durableId="323240161">
    <w:abstractNumId w:val="702"/>
  </w:num>
  <w:num w:numId="628" w16cid:durableId="162622375">
    <w:abstractNumId w:val="433"/>
  </w:num>
  <w:num w:numId="629" w16cid:durableId="1967617566">
    <w:abstractNumId w:val="12"/>
  </w:num>
  <w:num w:numId="630" w16cid:durableId="1542207921">
    <w:abstractNumId w:val="551"/>
  </w:num>
  <w:num w:numId="631" w16cid:durableId="1929537158">
    <w:abstractNumId w:val="439"/>
  </w:num>
  <w:num w:numId="632" w16cid:durableId="865950551">
    <w:abstractNumId w:val="184"/>
  </w:num>
  <w:num w:numId="633" w16cid:durableId="560555102">
    <w:abstractNumId w:val="482"/>
  </w:num>
  <w:num w:numId="634" w16cid:durableId="205335802">
    <w:abstractNumId w:val="125"/>
  </w:num>
  <w:num w:numId="635" w16cid:durableId="320961244">
    <w:abstractNumId w:val="567"/>
  </w:num>
  <w:num w:numId="636" w16cid:durableId="1436246280">
    <w:abstractNumId w:val="179"/>
  </w:num>
  <w:num w:numId="637" w16cid:durableId="2117170864">
    <w:abstractNumId w:val="479"/>
  </w:num>
  <w:num w:numId="638" w16cid:durableId="1381440659">
    <w:abstractNumId w:val="312"/>
  </w:num>
  <w:num w:numId="639" w16cid:durableId="1623490396">
    <w:abstractNumId w:val="319"/>
  </w:num>
  <w:num w:numId="640" w16cid:durableId="480999502">
    <w:abstractNumId w:val="321"/>
  </w:num>
  <w:num w:numId="641" w16cid:durableId="1326976744">
    <w:abstractNumId w:val="159"/>
  </w:num>
  <w:num w:numId="642" w16cid:durableId="2056850106">
    <w:abstractNumId w:val="284"/>
  </w:num>
  <w:num w:numId="643" w16cid:durableId="1568027639">
    <w:abstractNumId w:val="196"/>
  </w:num>
  <w:num w:numId="644" w16cid:durableId="2074423546">
    <w:abstractNumId w:val="57"/>
  </w:num>
  <w:num w:numId="645" w16cid:durableId="452674477">
    <w:abstractNumId w:val="286"/>
  </w:num>
  <w:num w:numId="646" w16cid:durableId="277756049">
    <w:abstractNumId w:val="223"/>
  </w:num>
  <w:num w:numId="647" w16cid:durableId="957176528">
    <w:abstractNumId w:val="362"/>
  </w:num>
  <w:num w:numId="648" w16cid:durableId="1309213493">
    <w:abstractNumId w:val="56"/>
  </w:num>
  <w:num w:numId="649" w16cid:durableId="1540892027">
    <w:abstractNumId w:val="573"/>
  </w:num>
  <w:num w:numId="650" w16cid:durableId="1335301209">
    <w:abstractNumId w:val="566"/>
  </w:num>
  <w:num w:numId="651" w16cid:durableId="1839803699">
    <w:abstractNumId w:val="29"/>
  </w:num>
  <w:num w:numId="652" w16cid:durableId="640575043">
    <w:abstractNumId w:val="599"/>
  </w:num>
  <w:num w:numId="653" w16cid:durableId="437409728">
    <w:abstractNumId w:val="659"/>
  </w:num>
  <w:num w:numId="654" w16cid:durableId="825558307">
    <w:abstractNumId w:val="81"/>
  </w:num>
  <w:num w:numId="655" w16cid:durableId="1754355317">
    <w:abstractNumId w:val="450"/>
  </w:num>
  <w:num w:numId="656" w16cid:durableId="1655067796">
    <w:abstractNumId w:val="50"/>
  </w:num>
  <w:num w:numId="657" w16cid:durableId="36900173">
    <w:abstractNumId w:val="391"/>
  </w:num>
  <w:num w:numId="658" w16cid:durableId="763110914">
    <w:abstractNumId w:val="367"/>
  </w:num>
  <w:num w:numId="659" w16cid:durableId="1100099684">
    <w:abstractNumId w:val="553"/>
  </w:num>
  <w:num w:numId="660" w16cid:durableId="65349251">
    <w:abstractNumId w:val="240"/>
  </w:num>
  <w:num w:numId="661" w16cid:durableId="603339631">
    <w:abstractNumId w:val="636"/>
  </w:num>
  <w:num w:numId="662" w16cid:durableId="973868141">
    <w:abstractNumId w:val="126"/>
  </w:num>
  <w:num w:numId="663" w16cid:durableId="1249460307">
    <w:abstractNumId w:val="412"/>
  </w:num>
  <w:num w:numId="664" w16cid:durableId="425225645">
    <w:abstractNumId w:val="5"/>
  </w:num>
  <w:num w:numId="665" w16cid:durableId="903684905">
    <w:abstractNumId w:val="663"/>
  </w:num>
  <w:num w:numId="666" w16cid:durableId="401636838">
    <w:abstractNumId w:val="28"/>
  </w:num>
  <w:num w:numId="667" w16cid:durableId="1266769070">
    <w:abstractNumId w:val="145"/>
  </w:num>
  <w:num w:numId="668" w16cid:durableId="958486567">
    <w:abstractNumId w:val="245"/>
  </w:num>
  <w:num w:numId="669" w16cid:durableId="1489439251">
    <w:abstractNumId w:val="330"/>
  </w:num>
  <w:num w:numId="670" w16cid:durableId="1629823974">
    <w:abstractNumId w:val="448"/>
  </w:num>
  <w:num w:numId="671" w16cid:durableId="1721435914">
    <w:abstractNumId w:val="153"/>
  </w:num>
  <w:num w:numId="672" w16cid:durableId="1724520898">
    <w:abstractNumId w:val="294"/>
  </w:num>
  <w:num w:numId="673" w16cid:durableId="1332873013">
    <w:abstractNumId w:val="512"/>
  </w:num>
  <w:num w:numId="674" w16cid:durableId="1844582662">
    <w:abstractNumId w:val="123"/>
  </w:num>
  <w:num w:numId="675" w16cid:durableId="1842886738">
    <w:abstractNumId w:val="208"/>
  </w:num>
  <w:num w:numId="676" w16cid:durableId="1649437365">
    <w:abstractNumId w:val="497"/>
  </w:num>
  <w:num w:numId="677" w16cid:durableId="812908928">
    <w:abstractNumId w:val="26"/>
  </w:num>
  <w:num w:numId="678" w16cid:durableId="1840270028">
    <w:abstractNumId w:val="213"/>
  </w:num>
  <w:num w:numId="679" w16cid:durableId="1756631833">
    <w:abstractNumId w:val="458"/>
  </w:num>
  <w:num w:numId="680" w16cid:durableId="1079405447">
    <w:abstractNumId w:val="679"/>
  </w:num>
  <w:num w:numId="681" w16cid:durableId="1307665958">
    <w:abstractNumId w:val="671"/>
  </w:num>
  <w:num w:numId="682" w16cid:durableId="566452044">
    <w:abstractNumId w:val="540"/>
  </w:num>
  <w:num w:numId="683" w16cid:durableId="425535352">
    <w:abstractNumId w:val="443"/>
  </w:num>
  <w:num w:numId="684" w16cid:durableId="1413702739">
    <w:abstractNumId w:val="124"/>
  </w:num>
  <w:num w:numId="685" w16cid:durableId="180822397">
    <w:abstractNumId w:val="369"/>
  </w:num>
  <w:num w:numId="686" w16cid:durableId="2092046575">
    <w:abstractNumId w:val="624"/>
  </w:num>
  <w:num w:numId="687" w16cid:durableId="1381703926">
    <w:abstractNumId w:val="207"/>
  </w:num>
  <w:num w:numId="688" w16cid:durableId="912013215">
    <w:abstractNumId w:val="178"/>
  </w:num>
  <w:num w:numId="689" w16cid:durableId="1053502590">
    <w:abstractNumId w:val="379"/>
  </w:num>
  <w:num w:numId="690" w16cid:durableId="1800487501">
    <w:abstractNumId w:val="587"/>
  </w:num>
  <w:num w:numId="691" w16cid:durableId="433595798">
    <w:abstractNumId w:val="45"/>
  </w:num>
  <w:num w:numId="692" w16cid:durableId="1477720548">
    <w:abstractNumId w:val="576"/>
  </w:num>
  <w:num w:numId="693" w16cid:durableId="1815877364">
    <w:abstractNumId w:val="378"/>
  </w:num>
  <w:num w:numId="694" w16cid:durableId="937561544">
    <w:abstractNumId w:val="84"/>
  </w:num>
  <w:num w:numId="695" w16cid:durableId="1174880207">
    <w:abstractNumId w:val="148"/>
  </w:num>
  <w:num w:numId="696" w16cid:durableId="541865617">
    <w:abstractNumId w:val="486"/>
  </w:num>
  <w:num w:numId="697" w16cid:durableId="664630326">
    <w:abstractNumId w:val="156"/>
  </w:num>
  <w:num w:numId="698" w16cid:durableId="1102191901">
    <w:abstractNumId w:val="542"/>
  </w:num>
  <w:num w:numId="699" w16cid:durableId="1019045439">
    <w:abstractNumId w:val="495"/>
  </w:num>
  <w:num w:numId="700" w16cid:durableId="1449738220">
    <w:abstractNumId w:val="255"/>
  </w:num>
  <w:num w:numId="701" w16cid:durableId="1067341518">
    <w:abstractNumId w:val="616"/>
  </w:num>
  <w:num w:numId="702" w16cid:durableId="1400207394">
    <w:abstractNumId w:val="509"/>
  </w:num>
  <w:num w:numId="703" w16cid:durableId="984044493">
    <w:abstractNumId w:val="99"/>
  </w:num>
  <w:num w:numId="704" w16cid:durableId="831798770">
    <w:abstractNumId w:val="140"/>
  </w:num>
  <w:num w:numId="705" w16cid:durableId="55475149">
    <w:abstractNumId w:val="698"/>
  </w:num>
  <w:num w:numId="706" w16cid:durableId="1253473675">
    <w:abstractNumId w:val="209"/>
  </w:num>
  <w:num w:numId="707" w16cid:durableId="583413017">
    <w:abstractNumId w:val="716"/>
  </w:num>
  <w:num w:numId="708" w16cid:durableId="835221920">
    <w:abstractNumId w:val="596"/>
  </w:num>
  <w:num w:numId="709" w16cid:durableId="1095328188">
    <w:abstractNumId w:val="466"/>
  </w:num>
  <w:num w:numId="710" w16cid:durableId="965312088">
    <w:abstractNumId w:val="591"/>
  </w:num>
  <w:num w:numId="711" w16cid:durableId="1155803733">
    <w:abstractNumId w:val="90"/>
  </w:num>
  <w:num w:numId="712" w16cid:durableId="1179077271">
    <w:abstractNumId w:val="685"/>
  </w:num>
  <w:num w:numId="713" w16cid:durableId="1473912542">
    <w:abstractNumId w:val="183"/>
  </w:num>
  <w:num w:numId="714" w16cid:durableId="658506290">
    <w:abstractNumId w:val="670"/>
  </w:num>
  <w:num w:numId="715" w16cid:durableId="1155337942">
    <w:abstractNumId w:val="582"/>
  </w:num>
  <w:num w:numId="716" w16cid:durableId="1340038181">
    <w:abstractNumId w:val="277"/>
  </w:num>
  <w:num w:numId="717" w16cid:durableId="21446764">
    <w:abstractNumId w:val="214"/>
  </w:num>
  <w:num w:numId="718" w16cid:durableId="199782191">
    <w:abstractNumId w:val="226"/>
  </w:num>
  <w:num w:numId="719" w16cid:durableId="188570655">
    <w:abstractNumId w:val="386"/>
  </w:num>
  <w:num w:numId="720" w16cid:durableId="1316226573">
    <w:abstractNumId w:val="457"/>
  </w:num>
  <w:num w:numId="721" w16cid:durableId="1697580953">
    <w:abstractNumId w:val="89"/>
  </w:num>
  <w:numIdMacAtCleanup w:val="7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trackRevision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LM0MTW3MDE1MLc0MDdR0lEKTi0uzszPAykwMjSqBQCBck/LLgAAAA=="/>
  </w:docVars>
  <w:rsids>
    <w:rsidRoot w:val="00231991"/>
    <w:rsid w:val="00000036"/>
    <w:rsid w:val="000000D7"/>
    <w:rsid w:val="000002FA"/>
    <w:rsid w:val="000013EA"/>
    <w:rsid w:val="00001DA9"/>
    <w:rsid w:val="00002900"/>
    <w:rsid w:val="00002C14"/>
    <w:rsid w:val="000032EA"/>
    <w:rsid w:val="00003F52"/>
    <w:rsid w:val="00004265"/>
    <w:rsid w:val="000050BA"/>
    <w:rsid w:val="00005649"/>
    <w:rsid w:val="000057FA"/>
    <w:rsid w:val="00005E51"/>
    <w:rsid w:val="000069E2"/>
    <w:rsid w:val="00006E37"/>
    <w:rsid w:val="000071E4"/>
    <w:rsid w:val="00007581"/>
    <w:rsid w:val="00007A13"/>
    <w:rsid w:val="00007D06"/>
    <w:rsid w:val="00007D13"/>
    <w:rsid w:val="0001060A"/>
    <w:rsid w:val="00010BF4"/>
    <w:rsid w:val="00011066"/>
    <w:rsid w:val="000117D5"/>
    <w:rsid w:val="00011D17"/>
    <w:rsid w:val="00012A8D"/>
    <w:rsid w:val="0001438E"/>
    <w:rsid w:val="0001441F"/>
    <w:rsid w:val="0001514F"/>
    <w:rsid w:val="00015827"/>
    <w:rsid w:val="000162CA"/>
    <w:rsid w:val="00016473"/>
    <w:rsid w:val="0001655C"/>
    <w:rsid w:val="00016FB5"/>
    <w:rsid w:val="00017328"/>
    <w:rsid w:val="0002092C"/>
    <w:rsid w:val="000213A2"/>
    <w:rsid w:val="0002149D"/>
    <w:rsid w:val="0002204A"/>
    <w:rsid w:val="0002353B"/>
    <w:rsid w:val="0002359C"/>
    <w:rsid w:val="00023D93"/>
    <w:rsid w:val="0002418B"/>
    <w:rsid w:val="00024AB8"/>
    <w:rsid w:val="0002679F"/>
    <w:rsid w:val="00026ACB"/>
    <w:rsid w:val="000274F7"/>
    <w:rsid w:val="00027EEE"/>
    <w:rsid w:val="00030304"/>
    <w:rsid w:val="00030C48"/>
    <w:rsid w:val="0003100B"/>
    <w:rsid w:val="000311C2"/>
    <w:rsid w:val="000313C3"/>
    <w:rsid w:val="00031520"/>
    <w:rsid w:val="00032113"/>
    <w:rsid w:val="00032836"/>
    <w:rsid w:val="00032FBA"/>
    <w:rsid w:val="0003308C"/>
    <w:rsid w:val="000334EE"/>
    <w:rsid w:val="00033CFD"/>
    <w:rsid w:val="00033DA4"/>
    <w:rsid w:val="0003466D"/>
    <w:rsid w:val="00034E52"/>
    <w:rsid w:val="000362B8"/>
    <w:rsid w:val="00036951"/>
    <w:rsid w:val="00037540"/>
    <w:rsid w:val="00037AD8"/>
    <w:rsid w:val="00037F13"/>
    <w:rsid w:val="00040603"/>
    <w:rsid w:val="00040C31"/>
    <w:rsid w:val="000411E3"/>
    <w:rsid w:val="00042579"/>
    <w:rsid w:val="000427E7"/>
    <w:rsid w:val="00042E8A"/>
    <w:rsid w:val="0004390C"/>
    <w:rsid w:val="0004407F"/>
    <w:rsid w:val="000441ED"/>
    <w:rsid w:val="000442CD"/>
    <w:rsid w:val="00044342"/>
    <w:rsid w:val="00044F7A"/>
    <w:rsid w:val="000452D9"/>
    <w:rsid w:val="000454D8"/>
    <w:rsid w:val="00046BED"/>
    <w:rsid w:val="000473CC"/>
    <w:rsid w:val="000510CC"/>
    <w:rsid w:val="000513EF"/>
    <w:rsid w:val="00052077"/>
    <w:rsid w:val="000538EF"/>
    <w:rsid w:val="000541C5"/>
    <w:rsid w:val="00054375"/>
    <w:rsid w:val="00054AA2"/>
    <w:rsid w:val="00055166"/>
    <w:rsid w:val="00055322"/>
    <w:rsid w:val="000557E1"/>
    <w:rsid w:val="000558F0"/>
    <w:rsid w:val="00057B40"/>
    <w:rsid w:val="00057DE8"/>
    <w:rsid w:val="0006008C"/>
    <w:rsid w:val="00060AB8"/>
    <w:rsid w:val="00060C05"/>
    <w:rsid w:val="00061365"/>
    <w:rsid w:val="00062A9B"/>
    <w:rsid w:val="00063559"/>
    <w:rsid w:val="000640F5"/>
    <w:rsid w:val="0006412C"/>
    <w:rsid w:val="00064987"/>
    <w:rsid w:val="000651DC"/>
    <w:rsid w:val="000652F4"/>
    <w:rsid w:val="000656BD"/>
    <w:rsid w:val="000657A0"/>
    <w:rsid w:val="000659FB"/>
    <w:rsid w:val="00065A14"/>
    <w:rsid w:val="00066F25"/>
    <w:rsid w:val="000670F2"/>
    <w:rsid w:val="000673C7"/>
    <w:rsid w:val="00067B96"/>
    <w:rsid w:val="00067CF6"/>
    <w:rsid w:val="00071418"/>
    <w:rsid w:val="000716DC"/>
    <w:rsid w:val="00071F91"/>
    <w:rsid w:val="00071F9B"/>
    <w:rsid w:val="000724F8"/>
    <w:rsid w:val="000729B6"/>
    <w:rsid w:val="00072AF2"/>
    <w:rsid w:val="0007393A"/>
    <w:rsid w:val="00073C4A"/>
    <w:rsid w:val="00074471"/>
    <w:rsid w:val="000748A4"/>
    <w:rsid w:val="00074FD0"/>
    <w:rsid w:val="00075F60"/>
    <w:rsid w:val="000763BF"/>
    <w:rsid w:val="00076572"/>
    <w:rsid w:val="000766F8"/>
    <w:rsid w:val="00076830"/>
    <w:rsid w:val="00076872"/>
    <w:rsid w:val="000772E9"/>
    <w:rsid w:val="00077BA9"/>
    <w:rsid w:val="00080097"/>
    <w:rsid w:val="00081931"/>
    <w:rsid w:val="00081D41"/>
    <w:rsid w:val="00082795"/>
    <w:rsid w:val="00083130"/>
    <w:rsid w:val="0008351C"/>
    <w:rsid w:val="000835EB"/>
    <w:rsid w:val="00084579"/>
    <w:rsid w:val="000845AA"/>
    <w:rsid w:val="0008525C"/>
    <w:rsid w:val="00085385"/>
    <w:rsid w:val="0008548B"/>
    <w:rsid w:val="000855A5"/>
    <w:rsid w:val="000859DF"/>
    <w:rsid w:val="00085EB6"/>
    <w:rsid w:val="000860A5"/>
    <w:rsid w:val="00086441"/>
    <w:rsid w:val="00086F03"/>
    <w:rsid w:val="00090155"/>
    <w:rsid w:val="00090510"/>
    <w:rsid w:val="00091539"/>
    <w:rsid w:val="00091B77"/>
    <w:rsid w:val="00092251"/>
    <w:rsid w:val="000926A4"/>
    <w:rsid w:val="00093BA8"/>
    <w:rsid w:val="00094373"/>
    <w:rsid w:val="000943A5"/>
    <w:rsid w:val="00094619"/>
    <w:rsid w:val="0009524C"/>
    <w:rsid w:val="000969CF"/>
    <w:rsid w:val="00096AA6"/>
    <w:rsid w:val="0009766C"/>
    <w:rsid w:val="000A0B43"/>
    <w:rsid w:val="000A10A2"/>
    <w:rsid w:val="000A1ACC"/>
    <w:rsid w:val="000A1FBF"/>
    <w:rsid w:val="000A22C5"/>
    <w:rsid w:val="000A24D3"/>
    <w:rsid w:val="000A28C9"/>
    <w:rsid w:val="000A291B"/>
    <w:rsid w:val="000A29B5"/>
    <w:rsid w:val="000A3690"/>
    <w:rsid w:val="000A397D"/>
    <w:rsid w:val="000A3A87"/>
    <w:rsid w:val="000A41EE"/>
    <w:rsid w:val="000A44C1"/>
    <w:rsid w:val="000A480B"/>
    <w:rsid w:val="000A7891"/>
    <w:rsid w:val="000A7DB6"/>
    <w:rsid w:val="000B19DF"/>
    <w:rsid w:val="000B1EEA"/>
    <w:rsid w:val="000B1F31"/>
    <w:rsid w:val="000B216B"/>
    <w:rsid w:val="000B2909"/>
    <w:rsid w:val="000B29BF"/>
    <w:rsid w:val="000B2F76"/>
    <w:rsid w:val="000B366C"/>
    <w:rsid w:val="000B4119"/>
    <w:rsid w:val="000B4789"/>
    <w:rsid w:val="000B4C3D"/>
    <w:rsid w:val="000B5192"/>
    <w:rsid w:val="000B5234"/>
    <w:rsid w:val="000B5ABB"/>
    <w:rsid w:val="000B636F"/>
    <w:rsid w:val="000B6C7A"/>
    <w:rsid w:val="000B6F00"/>
    <w:rsid w:val="000B7473"/>
    <w:rsid w:val="000C03B0"/>
    <w:rsid w:val="000C0789"/>
    <w:rsid w:val="000C0C37"/>
    <w:rsid w:val="000C1449"/>
    <w:rsid w:val="000C14D8"/>
    <w:rsid w:val="000C1C1F"/>
    <w:rsid w:val="000C1E4F"/>
    <w:rsid w:val="000C2817"/>
    <w:rsid w:val="000C2B0E"/>
    <w:rsid w:val="000C2BF2"/>
    <w:rsid w:val="000C2DF4"/>
    <w:rsid w:val="000C2E01"/>
    <w:rsid w:val="000C2F6C"/>
    <w:rsid w:val="000C3435"/>
    <w:rsid w:val="000C36CD"/>
    <w:rsid w:val="000C40E4"/>
    <w:rsid w:val="000C434F"/>
    <w:rsid w:val="000C504E"/>
    <w:rsid w:val="000C5192"/>
    <w:rsid w:val="000C5CEE"/>
    <w:rsid w:val="000C5D27"/>
    <w:rsid w:val="000C5E45"/>
    <w:rsid w:val="000C5E9E"/>
    <w:rsid w:val="000C634B"/>
    <w:rsid w:val="000C63A6"/>
    <w:rsid w:val="000C674F"/>
    <w:rsid w:val="000C6EA2"/>
    <w:rsid w:val="000C74C3"/>
    <w:rsid w:val="000C7C93"/>
    <w:rsid w:val="000D0235"/>
    <w:rsid w:val="000D0A5C"/>
    <w:rsid w:val="000D1098"/>
    <w:rsid w:val="000D2504"/>
    <w:rsid w:val="000D3120"/>
    <w:rsid w:val="000D4CF8"/>
    <w:rsid w:val="000D5912"/>
    <w:rsid w:val="000D638B"/>
    <w:rsid w:val="000D64A2"/>
    <w:rsid w:val="000D6DAF"/>
    <w:rsid w:val="000D7B29"/>
    <w:rsid w:val="000D7FB2"/>
    <w:rsid w:val="000E0415"/>
    <w:rsid w:val="000E04E5"/>
    <w:rsid w:val="000E160C"/>
    <w:rsid w:val="000E19EE"/>
    <w:rsid w:val="000E240A"/>
    <w:rsid w:val="000E26F3"/>
    <w:rsid w:val="000E3069"/>
    <w:rsid w:val="000E3E09"/>
    <w:rsid w:val="000E4298"/>
    <w:rsid w:val="000E43E9"/>
    <w:rsid w:val="000E506F"/>
    <w:rsid w:val="000E54D8"/>
    <w:rsid w:val="000E68D8"/>
    <w:rsid w:val="000E6F59"/>
    <w:rsid w:val="000E73A5"/>
    <w:rsid w:val="000E7D52"/>
    <w:rsid w:val="000E7F87"/>
    <w:rsid w:val="000F19D7"/>
    <w:rsid w:val="000F2136"/>
    <w:rsid w:val="000F2517"/>
    <w:rsid w:val="000F27B6"/>
    <w:rsid w:val="000F4775"/>
    <w:rsid w:val="000F4F0F"/>
    <w:rsid w:val="000F4F20"/>
    <w:rsid w:val="000F554B"/>
    <w:rsid w:val="000F58DA"/>
    <w:rsid w:val="000F624B"/>
    <w:rsid w:val="000F6619"/>
    <w:rsid w:val="000F6B4D"/>
    <w:rsid w:val="000F71EE"/>
    <w:rsid w:val="000F7762"/>
    <w:rsid w:val="000F787B"/>
    <w:rsid w:val="000F7A52"/>
    <w:rsid w:val="000F7FC3"/>
    <w:rsid w:val="001006D4"/>
    <w:rsid w:val="00100AA5"/>
    <w:rsid w:val="00101839"/>
    <w:rsid w:val="001030EB"/>
    <w:rsid w:val="00103192"/>
    <w:rsid w:val="0010339A"/>
    <w:rsid w:val="001033CA"/>
    <w:rsid w:val="00103634"/>
    <w:rsid w:val="001048EC"/>
    <w:rsid w:val="001053CE"/>
    <w:rsid w:val="001056C6"/>
    <w:rsid w:val="00105B83"/>
    <w:rsid w:val="00106227"/>
    <w:rsid w:val="001062E8"/>
    <w:rsid w:val="00106464"/>
    <w:rsid w:val="00106771"/>
    <w:rsid w:val="00106922"/>
    <w:rsid w:val="001071F4"/>
    <w:rsid w:val="0010778D"/>
    <w:rsid w:val="001077AD"/>
    <w:rsid w:val="00107AC4"/>
    <w:rsid w:val="00111461"/>
    <w:rsid w:val="001122B4"/>
    <w:rsid w:val="0011293F"/>
    <w:rsid w:val="00112FB8"/>
    <w:rsid w:val="00113C62"/>
    <w:rsid w:val="00114643"/>
    <w:rsid w:val="00114BC0"/>
    <w:rsid w:val="00117C41"/>
    <w:rsid w:val="00121613"/>
    <w:rsid w:val="0012287F"/>
    <w:rsid w:val="00122D9F"/>
    <w:rsid w:val="0012302A"/>
    <w:rsid w:val="0012394A"/>
    <w:rsid w:val="00123A48"/>
    <w:rsid w:val="00124274"/>
    <w:rsid w:val="0012493F"/>
    <w:rsid w:val="00124FBD"/>
    <w:rsid w:val="00126118"/>
    <w:rsid w:val="00126D7D"/>
    <w:rsid w:val="0012759E"/>
    <w:rsid w:val="0013074F"/>
    <w:rsid w:val="0013167C"/>
    <w:rsid w:val="00131C5E"/>
    <w:rsid w:val="00131D08"/>
    <w:rsid w:val="001324AD"/>
    <w:rsid w:val="00133372"/>
    <w:rsid w:val="001345DC"/>
    <w:rsid w:val="0013538B"/>
    <w:rsid w:val="0013552B"/>
    <w:rsid w:val="00135769"/>
    <w:rsid w:val="00135AA8"/>
    <w:rsid w:val="00135EA9"/>
    <w:rsid w:val="00136188"/>
    <w:rsid w:val="001369AF"/>
    <w:rsid w:val="00137150"/>
    <w:rsid w:val="00137184"/>
    <w:rsid w:val="001377BC"/>
    <w:rsid w:val="00137BAE"/>
    <w:rsid w:val="00137CF0"/>
    <w:rsid w:val="00141124"/>
    <w:rsid w:val="00142980"/>
    <w:rsid w:val="0014312D"/>
    <w:rsid w:val="001431E1"/>
    <w:rsid w:val="001443DB"/>
    <w:rsid w:val="001444D9"/>
    <w:rsid w:val="00146444"/>
    <w:rsid w:val="001466B2"/>
    <w:rsid w:val="001502D2"/>
    <w:rsid w:val="00150DDC"/>
    <w:rsid w:val="00150E1C"/>
    <w:rsid w:val="00151E70"/>
    <w:rsid w:val="0015282C"/>
    <w:rsid w:val="00153150"/>
    <w:rsid w:val="0015415A"/>
    <w:rsid w:val="00154556"/>
    <w:rsid w:val="001545A3"/>
    <w:rsid w:val="0015601C"/>
    <w:rsid w:val="001561F5"/>
    <w:rsid w:val="001562CD"/>
    <w:rsid w:val="0015648F"/>
    <w:rsid w:val="001564A8"/>
    <w:rsid w:val="001571FD"/>
    <w:rsid w:val="00160051"/>
    <w:rsid w:val="0016005A"/>
    <w:rsid w:val="001606CF"/>
    <w:rsid w:val="00160C5B"/>
    <w:rsid w:val="0016165E"/>
    <w:rsid w:val="0016208C"/>
    <w:rsid w:val="001628A4"/>
    <w:rsid w:val="001634A2"/>
    <w:rsid w:val="00163AA7"/>
    <w:rsid w:val="00164307"/>
    <w:rsid w:val="001651C0"/>
    <w:rsid w:val="00165323"/>
    <w:rsid w:val="00165DBC"/>
    <w:rsid w:val="0016616F"/>
    <w:rsid w:val="00166C7C"/>
    <w:rsid w:val="001670AA"/>
    <w:rsid w:val="001673FB"/>
    <w:rsid w:val="001675C2"/>
    <w:rsid w:val="00170478"/>
    <w:rsid w:val="0017194B"/>
    <w:rsid w:val="00171BFF"/>
    <w:rsid w:val="00172506"/>
    <w:rsid w:val="0017298F"/>
    <w:rsid w:val="001733A9"/>
    <w:rsid w:val="001740CE"/>
    <w:rsid w:val="001740E1"/>
    <w:rsid w:val="001747CC"/>
    <w:rsid w:val="00174B1F"/>
    <w:rsid w:val="00174BB3"/>
    <w:rsid w:val="00174EBA"/>
    <w:rsid w:val="00175765"/>
    <w:rsid w:val="00175BFB"/>
    <w:rsid w:val="00175F60"/>
    <w:rsid w:val="00175FD6"/>
    <w:rsid w:val="00176712"/>
    <w:rsid w:val="00176B65"/>
    <w:rsid w:val="0017701F"/>
    <w:rsid w:val="0017774F"/>
    <w:rsid w:val="00180190"/>
    <w:rsid w:val="00180FDF"/>
    <w:rsid w:val="00181B38"/>
    <w:rsid w:val="00181D06"/>
    <w:rsid w:val="00182736"/>
    <w:rsid w:val="001834AC"/>
    <w:rsid w:val="00183F86"/>
    <w:rsid w:val="00184095"/>
    <w:rsid w:val="001856E3"/>
    <w:rsid w:val="0018607F"/>
    <w:rsid w:val="0018618A"/>
    <w:rsid w:val="0018725D"/>
    <w:rsid w:val="00187355"/>
    <w:rsid w:val="00187EE9"/>
    <w:rsid w:val="0019086A"/>
    <w:rsid w:val="001909E8"/>
    <w:rsid w:val="001914ED"/>
    <w:rsid w:val="00191F24"/>
    <w:rsid w:val="001929EA"/>
    <w:rsid w:val="00192CE2"/>
    <w:rsid w:val="00193047"/>
    <w:rsid w:val="00193406"/>
    <w:rsid w:val="00193804"/>
    <w:rsid w:val="00194116"/>
    <w:rsid w:val="00194AE8"/>
    <w:rsid w:val="00194B4D"/>
    <w:rsid w:val="0019515D"/>
    <w:rsid w:val="0019717F"/>
    <w:rsid w:val="00197245"/>
    <w:rsid w:val="00197552"/>
    <w:rsid w:val="00197820"/>
    <w:rsid w:val="001979C3"/>
    <w:rsid w:val="001A0677"/>
    <w:rsid w:val="001A08D8"/>
    <w:rsid w:val="001A0A3B"/>
    <w:rsid w:val="001A1A13"/>
    <w:rsid w:val="001A1EEB"/>
    <w:rsid w:val="001A2BE0"/>
    <w:rsid w:val="001A2DF1"/>
    <w:rsid w:val="001A3460"/>
    <w:rsid w:val="001A3747"/>
    <w:rsid w:val="001A3B39"/>
    <w:rsid w:val="001A40FD"/>
    <w:rsid w:val="001A4B91"/>
    <w:rsid w:val="001A6446"/>
    <w:rsid w:val="001A6ACC"/>
    <w:rsid w:val="001A6C4C"/>
    <w:rsid w:val="001A6F2F"/>
    <w:rsid w:val="001A6F3B"/>
    <w:rsid w:val="001A7B5E"/>
    <w:rsid w:val="001B102E"/>
    <w:rsid w:val="001B193D"/>
    <w:rsid w:val="001B19D3"/>
    <w:rsid w:val="001B2079"/>
    <w:rsid w:val="001B2222"/>
    <w:rsid w:val="001B2B6A"/>
    <w:rsid w:val="001B349F"/>
    <w:rsid w:val="001B36EE"/>
    <w:rsid w:val="001B3B41"/>
    <w:rsid w:val="001B4955"/>
    <w:rsid w:val="001B4F90"/>
    <w:rsid w:val="001B77FB"/>
    <w:rsid w:val="001C06A1"/>
    <w:rsid w:val="001C0957"/>
    <w:rsid w:val="001C095B"/>
    <w:rsid w:val="001C098F"/>
    <w:rsid w:val="001C09D8"/>
    <w:rsid w:val="001C1D38"/>
    <w:rsid w:val="001C1D81"/>
    <w:rsid w:val="001C2299"/>
    <w:rsid w:val="001C23E8"/>
    <w:rsid w:val="001C36E0"/>
    <w:rsid w:val="001C430C"/>
    <w:rsid w:val="001C4416"/>
    <w:rsid w:val="001C4524"/>
    <w:rsid w:val="001C47AB"/>
    <w:rsid w:val="001C490F"/>
    <w:rsid w:val="001C58CB"/>
    <w:rsid w:val="001C5FAF"/>
    <w:rsid w:val="001C691E"/>
    <w:rsid w:val="001C6C54"/>
    <w:rsid w:val="001C7ACF"/>
    <w:rsid w:val="001C7F3C"/>
    <w:rsid w:val="001D0332"/>
    <w:rsid w:val="001D0618"/>
    <w:rsid w:val="001D0867"/>
    <w:rsid w:val="001D0C36"/>
    <w:rsid w:val="001D0D9E"/>
    <w:rsid w:val="001D0E57"/>
    <w:rsid w:val="001D14F3"/>
    <w:rsid w:val="001D1E00"/>
    <w:rsid w:val="001D2BC4"/>
    <w:rsid w:val="001D2DB3"/>
    <w:rsid w:val="001D302B"/>
    <w:rsid w:val="001D361C"/>
    <w:rsid w:val="001D3A6F"/>
    <w:rsid w:val="001D43EC"/>
    <w:rsid w:val="001D4668"/>
    <w:rsid w:val="001D4C75"/>
    <w:rsid w:val="001D5238"/>
    <w:rsid w:val="001D5324"/>
    <w:rsid w:val="001D59D1"/>
    <w:rsid w:val="001D66A5"/>
    <w:rsid w:val="001D7543"/>
    <w:rsid w:val="001D75B7"/>
    <w:rsid w:val="001D7CB1"/>
    <w:rsid w:val="001E0E99"/>
    <w:rsid w:val="001E0F6B"/>
    <w:rsid w:val="001E1C09"/>
    <w:rsid w:val="001E1CEC"/>
    <w:rsid w:val="001E2B59"/>
    <w:rsid w:val="001E2F46"/>
    <w:rsid w:val="001E31F7"/>
    <w:rsid w:val="001E3FD7"/>
    <w:rsid w:val="001E4563"/>
    <w:rsid w:val="001E4672"/>
    <w:rsid w:val="001E49F5"/>
    <w:rsid w:val="001E4B0A"/>
    <w:rsid w:val="001E4B29"/>
    <w:rsid w:val="001E6182"/>
    <w:rsid w:val="001E67BB"/>
    <w:rsid w:val="001E6BFF"/>
    <w:rsid w:val="001E7535"/>
    <w:rsid w:val="001E7C06"/>
    <w:rsid w:val="001F0622"/>
    <w:rsid w:val="001F1169"/>
    <w:rsid w:val="001F1AAC"/>
    <w:rsid w:val="001F2701"/>
    <w:rsid w:val="001F2CC7"/>
    <w:rsid w:val="001F3223"/>
    <w:rsid w:val="001F3866"/>
    <w:rsid w:val="001F43B9"/>
    <w:rsid w:val="001F48AD"/>
    <w:rsid w:val="001F48CA"/>
    <w:rsid w:val="001F5824"/>
    <w:rsid w:val="001F5DBF"/>
    <w:rsid w:val="001F635B"/>
    <w:rsid w:val="001F7A76"/>
    <w:rsid w:val="002003AC"/>
    <w:rsid w:val="002005EE"/>
    <w:rsid w:val="00201C09"/>
    <w:rsid w:val="00201C8B"/>
    <w:rsid w:val="002020F7"/>
    <w:rsid w:val="002022FB"/>
    <w:rsid w:val="002026A9"/>
    <w:rsid w:val="00203343"/>
    <w:rsid w:val="002035EE"/>
    <w:rsid w:val="00203D25"/>
    <w:rsid w:val="0020676C"/>
    <w:rsid w:val="002073B9"/>
    <w:rsid w:val="00207994"/>
    <w:rsid w:val="002108FF"/>
    <w:rsid w:val="00210BFB"/>
    <w:rsid w:val="00211D33"/>
    <w:rsid w:val="00212002"/>
    <w:rsid w:val="00212381"/>
    <w:rsid w:val="0021268C"/>
    <w:rsid w:val="00212A08"/>
    <w:rsid w:val="0021397D"/>
    <w:rsid w:val="0021579D"/>
    <w:rsid w:val="00215CA3"/>
    <w:rsid w:val="00216A2F"/>
    <w:rsid w:val="00216A38"/>
    <w:rsid w:val="00216D1D"/>
    <w:rsid w:val="00217A99"/>
    <w:rsid w:val="0022008F"/>
    <w:rsid w:val="00220121"/>
    <w:rsid w:val="002205C5"/>
    <w:rsid w:val="002206A7"/>
    <w:rsid w:val="0022107F"/>
    <w:rsid w:val="002212BC"/>
    <w:rsid w:val="00221DDF"/>
    <w:rsid w:val="00223747"/>
    <w:rsid w:val="00224135"/>
    <w:rsid w:val="00224992"/>
    <w:rsid w:val="00224E60"/>
    <w:rsid w:val="0022503F"/>
    <w:rsid w:val="00225374"/>
    <w:rsid w:val="0022585D"/>
    <w:rsid w:val="00226001"/>
    <w:rsid w:val="00226026"/>
    <w:rsid w:val="00226EF1"/>
    <w:rsid w:val="002270A4"/>
    <w:rsid w:val="002274A8"/>
    <w:rsid w:val="00227624"/>
    <w:rsid w:val="002279A5"/>
    <w:rsid w:val="00230442"/>
    <w:rsid w:val="0023172E"/>
    <w:rsid w:val="00231991"/>
    <w:rsid w:val="00231A9B"/>
    <w:rsid w:val="00231B1B"/>
    <w:rsid w:val="0023218A"/>
    <w:rsid w:val="0023287F"/>
    <w:rsid w:val="0023292D"/>
    <w:rsid w:val="00232C1C"/>
    <w:rsid w:val="00232CDA"/>
    <w:rsid w:val="00232F13"/>
    <w:rsid w:val="00233209"/>
    <w:rsid w:val="00233395"/>
    <w:rsid w:val="00233919"/>
    <w:rsid w:val="00236587"/>
    <w:rsid w:val="00236B79"/>
    <w:rsid w:val="00237182"/>
    <w:rsid w:val="00237ED4"/>
    <w:rsid w:val="00240057"/>
    <w:rsid w:val="002403B1"/>
    <w:rsid w:val="00240751"/>
    <w:rsid w:val="00240F70"/>
    <w:rsid w:val="00241906"/>
    <w:rsid w:val="00241BC7"/>
    <w:rsid w:val="00243FFE"/>
    <w:rsid w:val="0024488A"/>
    <w:rsid w:val="0024543C"/>
    <w:rsid w:val="0024623F"/>
    <w:rsid w:val="0024662D"/>
    <w:rsid w:val="00246D3B"/>
    <w:rsid w:val="0024744C"/>
    <w:rsid w:val="00250008"/>
    <w:rsid w:val="002505D7"/>
    <w:rsid w:val="002506CB"/>
    <w:rsid w:val="00250E27"/>
    <w:rsid w:val="00251A8A"/>
    <w:rsid w:val="00251E03"/>
    <w:rsid w:val="00251F29"/>
    <w:rsid w:val="00252195"/>
    <w:rsid w:val="002522CB"/>
    <w:rsid w:val="002536D9"/>
    <w:rsid w:val="00253956"/>
    <w:rsid w:val="00254AB4"/>
    <w:rsid w:val="00254C4B"/>
    <w:rsid w:val="0025565F"/>
    <w:rsid w:val="00256924"/>
    <w:rsid w:val="00257E56"/>
    <w:rsid w:val="002604CC"/>
    <w:rsid w:val="00261823"/>
    <w:rsid w:val="00262133"/>
    <w:rsid w:val="0026385A"/>
    <w:rsid w:val="002639A7"/>
    <w:rsid w:val="0026423E"/>
    <w:rsid w:val="00264798"/>
    <w:rsid w:val="00264B5E"/>
    <w:rsid w:val="002658B3"/>
    <w:rsid w:val="00265FB9"/>
    <w:rsid w:val="00266ADB"/>
    <w:rsid w:val="00266B7B"/>
    <w:rsid w:val="00266F39"/>
    <w:rsid w:val="00267584"/>
    <w:rsid w:val="0027159B"/>
    <w:rsid w:val="00271E01"/>
    <w:rsid w:val="00271F15"/>
    <w:rsid w:val="002727ED"/>
    <w:rsid w:val="002728CF"/>
    <w:rsid w:val="00272D3E"/>
    <w:rsid w:val="0027311B"/>
    <w:rsid w:val="00274E1E"/>
    <w:rsid w:val="00275462"/>
    <w:rsid w:val="0027576C"/>
    <w:rsid w:val="00276DFE"/>
    <w:rsid w:val="0027724B"/>
    <w:rsid w:val="002773B1"/>
    <w:rsid w:val="0027758C"/>
    <w:rsid w:val="00277E7D"/>
    <w:rsid w:val="0028019E"/>
    <w:rsid w:val="0028046B"/>
    <w:rsid w:val="00281194"/>
    <w:rsid w:val="0028120B"/>
    <w:rsid w:val="002815CA"/>
    <w:rsid w:val="00283060"/>
    <w:rsid w:val="002832DC"/>
    <w:rsid w:val="00284214"/>
    <w:rsid w:val="00284CE9"/>
    <w:rsid w:val="00285450"/>
    <w:rsid w:val="00285F27"/>
    <w:rsid w:val="002864A1"/>
    <w:rsid w:val="00286BF3"/>
    <w:rsid w:val="00286F91"/>
    <w:rsid w:val="00287396"/>
    <w:rsid w:val="0029099C"/>
    <w:rsid w:val="00291321"/>
    <w:rsid w:val="0029171D"/>
    <w:rsid w:val="00291913"/>
    <w:rsid w:val="00291A2A"/>
    <w:rsid w:val="00292FA8"/>
    <w:rsid w:val="0029349A"/>
    <w:rsid w:val="002935A6"/>
    <w:rsid w:val="00294567"/>
    <w:rsid w:val="00296088"/>
    <w:rsid w:val="002961B1"/>
    <w:rsid w:val="002964F0"/>
    <w:rsid w:val="002971D2"/>
    <w:rsid w:val="002973B4"/>
    <w:rsid w:val="002977D0"/>
    <w:rsid w:val="002A026E"/>
    <w:rsid w:val="002A0381"/>
    <w:rsid w:val="002A06D1"/>
    <w:rsid w:val="002A098F"/>
    <w:rsid w:val="002A0B44"/>
    <w:rsid w:val="002A1386"/>
    <w:rsid w:val="002A1FB5"/>
    <w:rsid w:val="002A28B7"/>
    <w:rsid w:val="002A41A5"/>
    <w:rsid w:val="002A4772"/>
    <w:rsid w:val="002A56DE"/>
    <w:rsid w:val="002A5DEC"/>
    <w:rsid w:val="002A5FFD"/>
    <w:rsid w:val="002A70EB"/>
    <w:rsid w:val="002A7577"/>
    <w:rsid w:val="002A75BF"/>
    <w:rsid w:val="002A7A78"/>
    <w:rsid w:val="002B00C3"/>
    <w:rsid w:val="002B02B1"/>
    <w:rsid w:val="002B0E81"/>
    <w:rsid w:val="002B2B68"/>
    <w:rsid w:val="002B3C3E"/>
    <w:rsid w:val="002B3C72"/>
    <w:rsid w:val="002B43DF"/>
    <w:rsid w:val="002B66B3"/>
    <w:rsid w:val="002B6A7D"/>
    <w:rsid w:val="002B6C73"/>
    <w:rsid w:val="002B6F35"/>
    <w:rsid w:val="002B787A"/>
    <w:rsid w:val="002B7E7C"/>
    <w:rsid w:val="002C00A3"/>
    <w:rsid w:val="002C041B"/>
    <w:rsid w:val="002C08AA"/>
    <w:rsid w:val="002C0ADA"/>
    <w:rsid w:val="002C1299"/>
    <w:rsid w:val="002C12D4"/>
    <w:rsid w:val="002C172B"/>
    <w:rsid w:val="002C1D62"/>
    <w:rsid w:val="002C2790"/>
    <w:rsid w:val="002C297D"/>
    <w:rsid w:val="002C2FA2"/>
    <w:rsid w:val="002C3109"/>
    <w:rsid w:val="002C4C4B"/>
    <w:rsid w:val="002C4F4C"/>
    <w:rsid w:val="002C4F92"/>
    <w:rsid w:val="002C519A"/>
    <w:rsid w:val="002C587E"/>
    <w:rsid w:val="002C5C3D"/>
    <w:rsid w:val="002C69BC"/>
    <w:rsid w:val="002C6E26"/>
    <w:rsid w:val="002C70E2"/>
    <w:rsid w:val="002C7751"/>
    <w:rsid w:val="002C7981"/>
    <w:rsid w:val="002C7C3D"/>
    <w:rsid w:val="002C7C9A"/>
    <w:rsid w:val="002C7F93"/>
    <w:rsid w:val="002D02A0"/>
    <w:rsid w:val="002D06E4"/>
    <w:rsid w:val="002D08D9"/>
    <w:rsid w:val="002D0A4C"/>
    <w:rsid w:val="002D14EB"/>
    <w:rsid w:val="002D16FD"/>
    <w:rsid w:val="002D1740"/>
    <w:rsid w:val="002D1851"/>
    <w:rsid w:val="002D2527"/>
    <w:rsid w:val="002D2770"/>
    <w:rsid w:val="002D38EB"/>
    <w:rsid w:val="002D4C44"/>
    <w:rsid w:val="002D50D8"/>
    <w:rsid w:val="002D53DA"/>
    <w:rsid w:val="002D5A1F"/>
    <w:rsid w:val="002D5F14"/>
    <w:rsid w:val="002D6C59"/>
    <w:rsid w:val="002D6E6A"/>
    <w:rsid w:val="002D7AB0"/>
    <w:rsid w:val="002E001C"/>
    <w:rsid w:val="002E0F3D"/>
    <w:rsid w:val="002E0FC8"/>
    <w:rsid w:val="002E18C4"/>
    <w:rsid w:val="002E1A24"/>
    <w:rsid w:val="002E1D62"/>
    <w:rsid w:val="002E2E3D"/>
    <w:rsid w:val="002E2ED5"/>
    <w:rsid w:val="002E31E7"/>
    <w:rsid w:val="002E3DB4"/>
    <w:rsid w:val="002E5055"/>
    <w:rsid w:val="002E6DCB"/>
    <w:rsid w:val="002E7181"/>
    <w:rsid w:val="002E78DE"/>
    <w:rsid w:val="002F0DE4"/>
    <w:rsid w:val="002F126E"/>
    <w:rsid w:val="002F20A6"/>
    <w:rsid w:val="002F29DD"/>
    <w:rsid w:val="002F2B54"/>
    <w:rsid w:val="002F3CC6"/>
    <w:rsid w:val="002F4073"/>
    <w:rsid w:val="002F4177"/>
    <w:rsid w:val="002F432B"/>
    <w:rsid w:val="002F5AD7"/>
    <w:rsid w:val="002F5D9F"/>
    <w:rsid w:val="002F6168"/>
    <w:rsid w:val="002F651A"/>
    <w:rsid w:val="002F79BB"/>
    <w:rsid w:val="003003A9"/>
    <w:rsid w:val="00300673"/>
    <w:rsid w:val="00300D72"/>
    <w:rsid w:val="0030107D"/>
    <w:rsid w:val="0030145C"/>
    <w:rsid w:val="00301E02"/>
    <w:rsid w:val="00302B79"/>
    <w:rsid w:val="00302C04"/>
    <w:rsid w:val="00302F04"/>
    <w:rsid w:val="003030BB"/>
    <w:rsid w:val="00303494"/>
    <w:rsid w:val="0030407C"/>
    <w:rsid w:val="003045F2"/>
    <w:rsid w:val="00304F14"/>
    <w:rsid w:val="00304F4D"/>
    <w:rsid w:val="0030561B"/>
    <w:rsid w:val="00305CD5"/>
    <w:rsid w:val="00306213"/>
    <w:rsid w:val="003064C7"/>
    <w:rsid w:val="00306ACC"/>
    <w:rsid w:val="00306C31"/>
    <w:rsid w:val="00307258"/>
    <w:rsid w:val="003078D6"/>
    <w:rsid w:val="003079BA"/>
    <w:rsid w:val="0031169D"/>
    <w:rsid w:val="00312438"/>
    <w:rsid w:val="003133C8"/>
    <w:rsid w:val="003153B8"/>
    <w:rsid w:val="00315CD5"/>
    <w:rsid w:val="00316A72"/>
    <w:rsid w:val="0031711F"/>
    <w:rsid w:val="003171C0"/>
    <w:rsid w:val="0031744E"/>
    <w:rsid w:val="00317A91"/>
    <w:rsid w:val="00320B54"/>
    <w:rsid w:val="00321369"/>
    <w:rsid w:val="003222F1"/>
    <w:rsid w:val="0032279D"/>
    <w:rsid w:val="00322B8C"/>
    <w:rsid w:val="00322CC8"/>
    <w:rsid w:val="00322CEF"/>
    <w:rsid w:val="00322E5B"/>
    <w:rsid w:val="0032326A"/>
    <w:rsid w:val="00323CD3"/>
    <w:rsid w:val="00323E19"/>
    <w:rsid w:val="00325B8B"/>
    <w:rsid w:val="00325EA9"/>
    <w:rsid w:val="00326252"/>
    <w:rsid w:val="00326A30"/>
    <w:rsid w:val="00326C93"/>
    <w:rsid w:val="00327DBD"/>
    <w:rsid w:val="003308E7"/>
    <w:rsid w:val="0033107F"/>
    <w:rsid w:val="0033251D"/>
    <w:rsid w:val="00332C30"/>
    <w:rsid w:val="00332DEC"/>
    <w:rsid w:val="00333708"/>
    <w:rsid w:val="003342FF"/>
    <w:rsid w:val="00334723"/>
    <w:rsid w:val="00334DA8"/>
    <w:rsid w:val="00334EB7"/>
    <w:rsid w:val="00335AAE"/>
    <w:rsid w:val="00335F2F"/>
    <w:rsid w:val="0033679C"/>
    <w:rsid w:val="00336C2A"/>
    <w:rsid w:val="003376A2"/>
    <w:rsid w:val="00337FC9"/>
    <w:rsid w:val="00340032"/>
    <w:rsid w:val="0034075B"/>
    <w:rsid w:val="00341120"/>
    <w:rsid w:val="003417D2"/>
    <w:rsid w:val="0034188A"/>
    <w:rsid w:val="00341CA3"/>
    <w:rsid w:val="003424BB"/>
    <w:rsid w:val="00343539"/>
    <w:rsid w:val="00343D24"/>
    <w:rsid w:val="0034416B"/>
    <w:rsid w:val="003445CA"/>
    <w:rsid w:val="003447CE"/>
    <w:rsid w:val="003447D1"/>
    <w:rsid w:val="003461FD"/>
    <w:rsid w:val="00346393"/>
    <w:rsid w:val="00346E4A"/>
    <w:rsid w:val="00346E8D"/>
    <w:rsid w:val="003470CE"/>
    <w:rsid w:val="0034726D"/>
    <w:rsid w:val="003477B2"/>
    <w:rsid w:val="00347DCF"/>
    <w:rsid w:val="003506EF"/>
    <w:rsid w:val="003513B5"/>
    <w:rsid w:val="00351979"/>
    <w:rsid w:val="00352097"/>
    <w:rsid w:val="00352365"/>
    <w:rsid w:val="0035248B"/>
    <w:rsid w:val="00353C57"/>
    <w:rsid w:val="0035479B"/>
    <w:rsid w:val="00355743"/>
    <w:rsid w:val="003562E3"/>
    <w:rsid w:val="003567C3"/>
    <w:rsid w:val="00356AFE"/>
    <w:rsid w:val="00356D84"/>
    <w:rsid w:val="0035730C"/>
    <w:rsid w:val="00357376"/>
    <w:rsid w:val="00357BFC"/>
    <w:rsid w:val="0036149A"/>
    <w:rsid w:val="003619F1"/>
    <w:rsid w:val="00361CBE"/>
    <w:rsid w:val="00362410"/>
    <w:rsid w:val="00362999"/>
    <w:rsid w:val="003635E0"/>
    <w:rsid w:val="00363C69"/>
    <w:rsid w:val="00364ABC"/>
    <w:rsid w:val="00364CB8"/>
    <w:rsid w:val="003653AC"/>
    <w:rsid w:val="00365BA2"/>
    <w:rsid w:val="0036602E"/>
    <w:rsid w:val="003660CD"/>
    <w:rsid w:val="00367027"/>
    <w:rsid w:val="00367032"/>
    <w:rsid w:val="003701A0"/>
    <w:rsid w:val="003708D2"/>
    <w:rsid w:val="00371331"/>
    <w:rsid w:val="00371BF8"/>
    <w:rsid w:val="0037218B"/>
    <w:rsid w:val="003729A1"/>
    <w:rsid w:val="00372B6A"/>
    <w:rsid w:val="003747B1"/>
    <w:rsid w:val="00375B2C"/>
    <w:rsid w:val="003765F5"/>
    <w:rsid w:val="00377088"/>
    <w:rsid w:val="003774C0"/>
    <w:rsid w:val="00377B29"/>
    <w:rsid w:val="00377DBB"/>
    <w:rsid w:val="0038013C"/>
    <w:rsid w:val="00381117"/>
    <w:rsid w:val="00381AD8"/>
    <w:rsid w:val="00382D39"/>
    <w:rsid w:val="00383309"/>
    <w:rsid w:val="003839D6"/>
    <w:rsid w:val="003847FD"/>
    <w:rsid w:val="00384E9A"/>
    <w:rsid w:val="00385626"/>
    <w:rsid w:val="0038596D"/>
    <w:rsid w:val="00385D22"/>
    <w:rsid w:val="00386FED"/>
    <w:rsid w:val="00390415"/>
    <w:rsid w:val="003907F3"/>
    <w:rsid w:val="00390A98"/>
    <w:rsid w:val="00390ADB"/>
    <w:rsid w:val="00390CA5"/>
    <w:rsid w:val="00390D00"/>
    <w:rsid w:val="00390E16"/>
    <w:rsid w:val="00391129"/>
    <w:rsid w:val="00391503"/>
    <w:rsid w:val="00391518"/>
    <w:rsid w:val="0039158F"/>
    <w:rsid w:val="00391A17"/>
    <w:rsid w:val="00391D33"/>
    <w:rsid w:val="00391FF2"/>
    <w:rsid w:val="00392EA2"/>
    <w:rsid w:val="00393F49"/>
    <w:rsid w:val="0039463E"/>
    <w:rsid w:val="00394864"/>
    <w:rsid w:val="00395D43"/>
    <w:rsid w:val="0039605F"/>
    <w:rsid w:val="0039691E"/>
    <w:rsid w:val="00397346"/>
    <w:rsid w:val="00397935"/>
    <w:rsid w:val="00397F67"/>
    <w:rsid w:val="003A012E"/>
    <w:rsid w:val="003A0211"/>
    <w:rsid w:val="003A1C08"/>
    <w:rsid w:val="003A1DBF"/>
    <w:rsid w:val="003A276E"/>
    <w:rsid w:val="003A2A93"/>
    <w:rsid w:val="003A35C0"/>
    <w:rsid w:val="003A385C"/>
    <w:rsid w:val="003A3871"/>
    <w:rsid w:val="003A4511"/>
    <w:rsid w:val="003A4DA1"/>
    <w:rsid w:val="003A6201"/>
    <w:rsid w:val="003A66AF"/>
    <w:rsid w:val="003A6E7B"/>
    <w:rsid w:val="003A78BE"/>
    <w:rsid w:val="003A7FF1"/>
    <w:rsid w:val="003B16AA"/>
    <w:rsid w:val="003B18D0"/>
    <w:rsid w:val="003B2BCF"/>
    <w:rsid w:val="003B52BA"/>
    <w:rsid w:val="003B561C"/>
    <w:rsid w:val="003B5F3B"/>
    <w:rsid w:val="003B6874"/>
    <w:rsid w:val="003B7445"/>
    <w:rsid w:val="003B7C3C"/>
    <w:rsid w:val="003B7D5A"/>
    <w:rsid w:val="003B7F69"/>
    <w:rsid w:val="003B7FC1"/>
    <w:rsid w:val="003C008B"/>
    <w:rsid w:val="003C0B59"/>
    <w:rsid w:val="003C0BD7"/>
    <w:rsid w:val="003C3D61"/>
    <w:rsid w:val="003C3DCE"/>
    <w:rsid w:val="003C4704"/>
    <w:rsid w:val="003C5639"/>
    <w:rsid w:val="003C5914"/>
    <w:rsid w:val="003C5BD3"/>
    <w:rsid w:val="003C5FA4"/>
    <w:rsid w:val="003C634F"/>
    <w:rsid w:val="003C6785"/>
    <w:rsid w:val="003C6C7C"/>
    <w:rsid w:val="003C7061"/>
    <w:rsid w:val="003C7479"/>
    <w:rsid w:val="003D1373"/>
    <w:rsid w:val="003D149C"/>
    <w:rsid w:val="003D176B"/>
    <w:rsid w:val="003D19AD"/>
    <w:rsid w:val="003D2D15"/>
    <w:rsid w:val="003D2DE1"/>
    <w:rsid w:val="003D3A35"/>
    <w:rsid w:val="003D40A2"/>
    <w:rsid w:val="003D4200"/>
    <w:rsid w:val="003D43FA"/>
    <w:rsid w:val="003D45DA"/>
    <w:rsid w:val="003D4937"/>
    <w:rsid w:val="003D4EA3"/>
    <w:rsid w:val="003D5480"/>
    <w:rsid w:val="003D5B39"/>
    <w:rsid w:val="003D5E5A"/>
    <w:rsid w:val="003D6A79"/>
    <w:rsid w:val="003E0192"/>
    <w:rsid w:val="003E07EE"/>
    <w:rsid w:val="003E0C4B"/>
    <w:rsid w:val="003E10C2"/>
    <w:rsid w:val="003E11FE"/>
    <w:rsid w:val="003E139B"/>
    <w:rsid w:val="003E13D6"/>
    <w:rsid w:val="003E186B"/>
    <w:rsid w:val="003E1A1E"/>
    <w:rsid w:val="003E1B2A"/>
    <w:rsid w:val="003E2394"/>
    <w:rsid w:val="003E278A"/>
    <w:rsid w:val="003E2D0B"/>
    <w:rsid w:val="003E39F9"/>
    <w:rsid w:val="003E3BA9"/>
    <w:rsid w:val="003E3BEA"/>
    <w:rsid w:val="003E4C46"/>
    <w:rsid w:val="003E7367"/>
    <w:rsid w:val="003F00ED"/>
    <w:rsid w:val="003F18D0"/>
    <w:rsid w:val="003F1BDA"/>
    <w:rsid w:val="003F1C70"/>
    <w:rsid w:val="003F23E0"/>
    <w:rsid w:val="003F26A1"/>
    <w:rsid w:val="003F26EF"/>
    <w:rsid w:val="003F396F"/>
    <w:rsid w:val="003F4555"/>
    <w:rsid w:val="003F4580"/>
    <w:rsid w:val="003F4B0D"/>
    <w:rsid w:val="003F5466"/>
    <w:rsid w:val="003F57FB"/>
    <w:rsid w:val="003F5ACB"/>
    <w:rsid w:val="003F6CE1"/>
    <w:rsid w:val="003F70B0"/>
    <w:rsid w:val="003F765D"/>
    <w:rsid w:val="003F7673"/>
    <w:rsid w:val="003F7F3C"/>
    <w:rsid w:val="00400541"/>
    <w:rsid w:val="00401122"/>
    <w:rsid w:val="004018C3"/>
    <w:rsid w:val="00402957"/>
    <w:rsid w:val="0040365B"/>
    <w:rsid w:val="004038DA"/>
    <w:rsid w:val="00403C66"/>
    <w:rsid w:val="00403E60"/>
    <w:rsid w:val="004047D1"/>
    <w:rsid w:val="00404EB5"/>
    <w:rsid w:val="004055E0"/>
    <w:rsid w:val="00405F6E"/>
    <w:rsid w:val="004061E1"/>
    <w:rsid w:val="004068CB"/>
    <w:rsid w:val="00406A8A"/>
    <w:rsid w:val="00406FBF"/>
    <w:rsid w:val="004070A9"/>
    <w:rsid w:val="00407C61"/>
    <w:rsid w:val="00410954"/>
    <w:rsid w:val="00410F45"/>
    <w:rsid w:val="00410F58"/>
    <w:rsid w:val="00410FD2"/>
    <w:rsid w:val="00411523"/>
    <w:rsid w:val="00411549"/>
    <w:rsid w:val="00411768"/>
    <w:rsid w:val="00411B57"/>
    <w:rsid w:val="00412260"/>
    <w:rsid w:val="004127B6"/>
    <w:rsid w:val="004131AB"/>
    <w:rsid w:val="00415504"/>
    <w:rsid w:val="00415789"/>
    <w:rsid w:val="0041628A"/>
    <w:rsid w:val="004164B2"/>
    <w:rsid w:val="00416C2D"/>
    <w:rsid w:val="00416FF8"/>
    <w:rsid w:val="004175DF"/>
    <w:rsid w:val="00417CA0"/>
    <w:rsid w:val="00420160"/>
    <w:rsid w:val="004215CC"/>
    <w:rsid w:val="0042192F"/>
    <w:rsid w:val="00422938"/>
    <w:rsid w:val="00423116"/>
    <w:rsid w:val="00423EC3"/>
    <w:rsid w:val="00423EF2"/>
    <w:rsid w:val="0042462D"/>
    <w:rsid w:val="00424723"/>
    <w:rsid w:val="004249EC"/>
    <w:rsid w:val="0042644B"/>
    <w:rsid w:val="00426686"/>
    <w:rsid w:val="00427B4E"/>
    <w:rsid w:val="00427EEF"/>
    <w:rsid w:val="00430A90"/>
    <w:rsid w:val="00430DED"/>
    <w:rsid w:val="004312C8"/>
    <w:rsid w:val="0043213C"/>
    <w:rsid w:val="0043375E"/>
    <w:rsid w:val="004342C6"/>
    <w:rsid w:val="00434591"/>
    <w:rsid w:val="00434981"/>
    <w:rsid w:val="00435235"/>
    <w:rsid w:val="00435555"/>
    <w:rsid w:val="004401A9"/>
    <w:rsid w:val="004403C1"/>
    <w:rsid w:val="004409EC"/>
    <w:rsid w:val="00440B1C"/>
    <w:rsid w:val="00441FA1"/>
    <w:rsid w:val="00442764"/>
    <w:rsid w:val="0044459A"/>
    <w:rsid w:val="00444A25"/>
    <w:rsid w:val="0044550F"/>
    <w:rsid w:val="0044671B"/>
    <w:rsid w:val="00446CE5"/>
    <w:rsid w:val="00447A62"/>
    <w:rsid w:val="004500BF"/>
    <w:rsid w:val="004508BC"/>
    <w:rsid w:val="0045093D"/>
    <w:rsid w:val="00450C81"/>
    <w:rsid w:val="00451A42"/>
    <w:rsid w:val="00453C23"/>
    <w:rsid w:val="00453C67"/>
    <w:rsid w:val="0045404A"/>
    <w:rsid w:val="0045443E"/>
    <w:rsid w:val="00454990"/>
    <w:rsid w:val="00454D29"/>
    <w:rsid w:val="0045504C"/>
    <w:rsid w:val="00455E83"/>
    <w:rsid w:val="00456013"/>
    <w:rsid w:val="004568A1"/>
    <w:rsid w:val="00456A46"/>
    <w:rsid w:val="00456DA2"/>
    <w:rsid w:val="0045731B"/>
    <w:rsid w:val="004577D9"/>
    <w:rsid w:val="0045792D"/>
    <w:rsid w:val="00457B24"/>
    <w:rsid w:val="004607E7"/>
    <w:rsid w:val="004607ED"/>
    <w:rsid w:val="00460938"/>
    <w:rsid w:val="0046097A"/>
    <w:rsid w:val="004619F5"/>
    <w:rsid w:val="0046249B"/>
    <w:rsid w:val="00462D06"/>
    <w:rsid w:val="00463188"/>
    <w:rsid w:val="00463F9E"/>
    <w:rsid w:val="00464351"/>
    <w:rsid w:val="004646F4"/>
    <w:rsid w:val="00464A04"/>
    <w:rsid w:val="00464AF8"/>
    <w:rsid w:val="00464B1C"/>
    <w:rsid w:val="00466091"/>
    <w:rsid w:val="00466F1C"/>
    <w:rsid w:val="004673B9"/>
    <w:rsid w:val="00467504"/>
    <w:rsid w:val="00470421"/>
    <w:rsid w:val="00470605"/>
    <w:rsid w:val="00470E63"/>
    <w:rsid w:val="00470F61"/>
    <w:rsid w:val="0047109B"/>
    <w:rsid w:val="00471678"/>
    <w:rsid w:val="0047182C"/>
    <w:rsid w:val="00471A57"/>
    <w:rsid w:val="00471BC6"/>
    <w:rsid w:val="00472051"/>
    <w:rsid w:val="00472A81"/>
    <w:rsid w:val="00472CD5"/>
    <w:rsid w:val="00473B85"/>
    <w:rsid w:val="00473FA6"/>
    <w:rsid w:val="004754D6"/>
    <w:rsid w:val="004761F0"/>
    <w:rsid w:val="004765B3"/>
    <w:rsid w:val="00476E64"/>
    <w:rsid w:val="00476ED8"/>
    <w:rsid w:val="00476FB9"/>
    <w:rsid w:val="004804FD"/>
    <w:rsid w:val="004806BE"/>
    <w:rsid w:val="00480C97"/>
    <w:rsid w:val="00481F51"/>
    <w:rsid w:val="00482F2E"/>
    <w:rsid w:val="004830EC"/>
    <w:rsid w:val="00483A78"/>
    <w:rsid w:val="00483C3E"/>
    <w:rsid w:val="00484130"/>
    <w:rsid w:val="00484424"/>
    <w:rsid w:val="00484BE7"/>
    <w:rsid w:val="00484C54"/>
    <w:rsid w:val="00484D38"/>
    <w:rsid w:val="0048529B"/>
    <w:rsid w:val="0048534C"/>
    <w:rsid w:val="00485685"/>
    <w:rsid w:val="00485CB2"/>
    <w:rsid w:val="00486C13"/>
    <w:rsid w:val="00487FA1"/>
    <w:rsid w:val="00491CBC"/>
    <w:rsid w:val="00492343"/>
    <w:rsid w:val="004936D4"/>
    <w:rsid w:val="00493793"/>
    <w:rsid w:val="004938B6"/>
    <w:rsid w:val="00493A27"/>
    <w:rsid w:val="004947E1"/>
    <w:rsid w:val="004949D1"/>
    <w:rsid w:val="00494CE4"/>
    <w:rsid w:val="00494F62"/>
    <w:rsid w:val="00495A5A"/>
    <w:rsid w:val="00495E42"/>
    <w:rsid w:val="00496542"/>
    <w:rsid w:val="00496FC6"/>
    <w:rsid w:val="00497BF1"/>
    <w:rsid w:val="004A1E29"/>
    <w:rsid w:val="004A20E0"/>
    <w:rsid w:val="004A2D8C"/>
    <w:rsid w:val="004A35D6"/>
    <w:rsid w:val="004A3AAA"/>
    <w:rsid w:val="004A4449"/>
    <w:rsid w:val="004A4489"/>
    <w:rsid w:val="004A574D"/>
    <w:rsid w:val="004A5B0C"/>
    <w:rsid w:val="004A655E"/>
    <w:rsid w:val="004A6B05"/>
    <w:rsid w:val="004A6F6E"/>
    <w:rsid w:val="004A701D"/>
    <w:rsid w:val="004A7065"/>
    <w:rsid w:val="004A744B"/>
    <w:rsid w:val="004B0942"/>
    <w:rsid w:val="004B0AFB"/>
    <w:rsid w:val="004B13FD"/>
    <w:rsid w:val="004B204C"/>
    <w:rsid w:val="004B21E4"/>
    <w:rsid w:val="004B27BE"/>
    <w:rsid w:val="004B27CE"/>
    <w:rsid w:val="004B2CAB"/>
    <w:rsid w:val="004B4A20"/>
    <w:rsid w:val="004B4B76"/>
    <w:rsid w:val="004B5E9F"/>
    <w:rsid w:val="004B6CD6"/>
    <w:rsid w:val="004B7B2D"/>
    <w:rsid w:val="004C1B98"/>
    <w:rsid w:val="004C1CAA"/>
    <w:rsid w:val="004C1CAE"/>
    <w:rsid w:val="004C23EA"/>
    <w:rsid w:val="004C2637"/>
    <w:rsid w:val="004C2906"/>
    <w:rsid w:val="004C36E9"/>
    <w:rsid w:val="004C3E80"/>
    <w:rsid w:val="004C4751"/>
    <w:rsid w:val="004C49C3"/>
    <w:rsid w:val="004C4D09"/>
    <w:rsid w:val="004C4D6F"/>
    <w:rsid w:val="004C5008"/>
    <w:rsid w:val="004C5796"/>
    <w:rsid w:val="004C59E3"/>
    <w:rsid w:val="004C696A"/>
    <w:rsid w:val="004C6BB2"/>
    <w:rsid w:val="004C6CD5"/>
    <w:rsid w:val="004C7689"/>
    <w:rsid w:val="004C7BA9"/>
    <w:rsid w:val="004D0659"/>
    <w:rsid w:val="004D11F1"/>
    <w:rsid w:val="004D169C"/>
    <w:rsid w:val="004D1AAE"/>
    <w:rsid w:val="004D1B0F"/>
    <w:rsid w:val="004D1DF4"/>
    <w:rsid w:val="004D260B"/>
    <w:rsid w:val="004D2F2D"/>
    <w:rsid w:val="004D2FBB"/>
    <w:rsid w:val="004D3705"/>
    <w:rsid w:val="004D37B5"/>
    <w:rsid w:val="004D3A3F"/>
    <w:rsid w:val="004D40A1"/>
    <w:rsid w:val="004D46A1"/>
    <w:rsid w:val="004D48B8"/>
    <w:rsid w:val="004D55B4"/>
    <w:rsid w:val="004D6525"/>
    <w:rsid w:val="004D6D2A"/>
    <w:rsid w:val="004D6DB9"/>
    <w:rsid w:val="004D6E93"/>
    <w:rsid w:val="004D7B23"/>
    <w:rsid w:val="004D7E70"/>
    <w:rsid w:val="004E0B71"/>
    <w:rsid w:val="004E1516"/>
    <w:rsid w:val="004E1A8B"/>
    <w:rsid w:val="004E24E4"/>
    <w:rsid w:val="004E2B75"/>
    <w:rsid w:val="004E321F"/>
    <w:rsid w:val="004E3AC5"/>
    <w:rsid w:val="004E4D39"/>
    <w:rsid w:val="004E4D51"/>
    <w:rsid w:val="004E507D"/>
    <w:rsid w:val="004E53E6"/>
    <w:rsid w:val="004E5688"/>
    <w:rsid w:val="004E59A8"/>
    <w:rsid w:val="004F22CC"/>
    <w:rsid w:val="004F3DFE"/>
    <w:rsid w:val="004F4676"/>
    <w:rsid w:val="004F46DB"/>
    <w:rsid w:val="004F482E"/>
    <w:rsid w:val="004F625B"/>
    <w:rsid w:val="004F68E2"/>
    <w:rsid w:val="004F6A5F"/>
    <w:rsid w:val="004F719E"/>
    <w:rsid w:val="004F7D98"/>
    <w:rsid w:val="0050090E"/>
    <w:rsid w:val="005018BF"/>
    <w:rsid w:val="005029EF"/>
    <w:rsid w:val="00502C5B"/>
    <w:rsid w:val="00503130"/>
    <w:rsid w:val="00503B1C"/>
    <w:rsid w:val="00503C98"/>
    <w:rsid w:val="0050496D"/>
    <w:rsid w:val="005060D0"/>
    <w:rsid w:val="00506103"/>
    <w:rsid w:val="00506592"/>
    <w:rsid w:val="005068BF"/>
    <w:rsid w:val="00506F83"/>
    <w:rsid w:val="0050752E"/>
    <w:rsid w:val="00507CC4"/>
    <w:rsid w:val="00510F00"/>
    <w:rsid w:val="00511545"/>
    <w:rsid w:val="00512A39"/>
    <w:rsid w:val="005141D5"/>
    <w:rsid w:val="00514504"/>
    <w:rsid w:val="00514BAA"/>
    <w:rsid w:val="00514C26"/>
    <w:rsid w:val="00514C32"/>
    <w:rsid w:val="005155F8"/>
    <w:rsid w:val="00515783"/>
    <w:rsid w:val="00516DDE"/>
    <w:rsid w:val="00517233"/>
    <w:rsid w:val="00517AD5"/>
    <w:rsid w:val="00517B17"/>
    <w:rsid w:val="0052077E"/>
    <w:rsid w:val="00521B98"/>
    <w:rsid w:val="005224D7"/>
    <w:rsid w:val="005224F7"/>
    <w:rsid w:val="005228C1"/>
    <w:rsid w:val="005229CB"/>
    <w:rsid w:val="00522B87"/>
    <w:rsid w:val="00522BC4"/>
    <w:rsid w:val="00522F21"/>
    <w:rsid w:val="00523C2E"/>
    <w:rsid w:val="00523D99"/>
    <w:rsid w:val="00523DE2"/>
    <w:rsid w:val="005241DA"/>
    <w:rsid w:val="0052538A"/>
    <w:rsid w:val="00525CE0"/>
    <w:rsid w:val="0052656A"/>
    <w:rsid w:val="00526AA2"/>
    <w:rsid w:val="005271C7"/>
    <w:rsid w:val="0052730E"/>
    <w:rsid w:val="005301AB"/>
    <w:rsid w:val="0053080C"/>
    <w:rsid w:val="00530A8C"/>
    <w:rsid w:val="0053108D"/>
    <w:rsid w:val="00531F91"/>
    <w:rsid w:val="00532022"/>
    <w:rsid w:val="0053256B"/>
    <w:rsid w:val="00532F27"/>
    <w:rsid w:val="00533857"/>
    <w:rsid w:val="00533B9B"/>
    <w:rsid w:val="00534BF2"/>
    <w:rsid w:val="0053530F"/>
    <w:rsid w:val="005353DC"/>
    <w:rsid w:val="00535709"/>
    <w:rsid w:val="00536DA0"/>
    <w:rsid w:val="00537B53"/>
    <w:rsid w:val="00540078"/>
    <w:rsid w:val="0054031A"/>
    <w:rsid w:val="0054043B"/>
    <w:rsid w:val="005413A1"/>
    <w:rsid w:val="00541F13"/>
    <w:rsid w:val="00542554"/>
    <w:rsid w:val="00542614"/>
    <w:rsid w:val="0054512C"/>
    <w:rsid w:val="00545AEA"/>
    <w:rsid w:val="00545AED"/>
    <w:rsid w:val="00546218"/>
    <w:rsid w:val="00546F07"/>
    <w:rsid w:val="00547D0F"/>
    <w:rsid w:val="00547D60"/>
    <w:rsid w:val="00547FC8"/>
    <w:rsid w:val="00550482"/>
    <w:rsid w:val="0055107F"/>
    <w:rsid w:val="00551CC7"/>
    <w:rsid w:val="00551CC8"/>
    <w:rsid w:val="00551F38"/>
    <w:rsid w:val="00552231"/>
    <w:rsid w:val="0055223B"/>
    <w:rsid w:val="00552652"/>
    <w:rsid w:val="0055280F"/>
    <w:rsid w:val="005530FB"/>
    <w:rsid w:val="005534A4"/>
    <w:rsid w:val="00553C32"/>
    <w:rsid w:val="00553C4C"/>
    <w:rsid w:val="00553DAE"/>
    <w:rsid w:val="0055411D"/>
    <w:rsid w:val="005544C7"/>
    <w:rsid w:val="00554621"/>
    <w:rsid w:val="00554AB4"/>
    <w:rsid w:val="005553F1"/>
    <w:rsid w:val="005569F0"/>
    <w:rsid w:val="00556D08"/>
    <w:rsid w:val="00556D65"/>
    <w:rsid w:val="0055732C"/>
    <w:rsid w:val="00557EA4"/>
    <w:rsid w:val="005607E9"/>
    <w:rsid w:val="00560D8B"/>
    <w:rsid w:val="005610F0"/>
    <w:rsid w:val="0056132C"/>
    <w:rsid w:val="005619AD"/>
    <w:rsid w:val="00562120"/>
    <w:rsid w:val="005623E6"/>
    <w:rsid w:val="00562FC3"/>
    <w:rsid w:val="00563157"/>
    <w:rsid w:val="00563DE3"/>
    <w:rsid w:val="00564065"/>
    <w:rsid w:val="0056471F"/>
    <w:rsid w:val="00565015"/>
    <w:rsid w:val="00565130"/>
    <w:rsid w:val="00565C3A"/>
    <w:rsid w:val="005669E3"/>
    <w:rsid w:val="00567D52"/>
    <w:rsid w:val="00567DE9"/>
    <w:rsid w:val="00570739"/>
    <w:rsid w:val="00570C30"/>
    <w:rsid w:val="00570CE8"/>
    <w:rsid w:val="00570DF1"/>
    <w:rsid w:val="00570FF2"/>
    <w:rsid w:val="005710C1"/>
    <w:rsid w:val="005712D0"/>
    <w:rsid w:val="005713E8"/>
    <w:rsid w:val="005716EF"/>
    <w:rsid w:val="0057221E"/>
    <w:rsid w:val="00572C44"/>
    <w:rsid w:val="00574180"/>
    <w:rsid w:val="0057447B"/>
    <w:rsid w:val="0057473A"/>
    <w:rsid w:val="00574914"/>
    <w:rsid w:val="0057522D"/>
    <w:rsid w:val="005763F4"/>
    <w:rsid w:val="00576DC8"/>
    <w:rsid w:val="00577474"/>
    <w:rsid w:val="00577C5A"/>
    <w:rsid w:val="005800A5"/>
    <w:rsid w:val="005803A4"/>
    <w:rsid w:val="005807DE"/>
    <w:rsid w:val="005809DB"/>
    <w:rsid w:val="00581B39"/>
    <w:rsid w:val="00581CD8"/>
    <w:rsid w:val="00581D87"/>
    <w:rsid w:val="0058283F"/>
    <w:rsid w:val="0058318F"/>
    <w:rsid w:val="005841E4"/>
    <w:rsid w:val="00585339"/>
    <w:rsid w:val="00585976"/>
    <w:rsid w:val="00585BFC"/>
    <w:rsid w:val="00585D2F"/>
    <w:rsid w:val="0058611A"/>
    <w:rsid w:val="00587280"/>
    <w:rsid w:val="005878FA"/>
    <w:rsid w:val="00590003"/>
    <w:rsid w:val="005903EC"/>
    <w:rsid w:val="00590AB4"/>
    <w:rsid w:val="00591073"/>
    <w:rsid w:val="00591206"/>
    <w:rsid w:val="00592029"/>
    <w:rsid w:val="00592867"/>
    <w:rsid w:val="00592A48"/>
    <w:rsid w:val="00592AF5"/>
    <w:rsid w:val="0059322F"/>
    <w:rsid w:val="005949A2"/>
    <w:rsid w:val="00596AB3"/>
    <w:rsid w:val="0059774E"/>
    <w:rsid w:val="005A0061"/>
    <w:rsid w:val="005A07B1"/>
    <w:rsid w:val="005A0A25"/>
    <w:rsid w:val="005A128C"/>
    <w:rsid w:val="005A16A0"/>
    <w:rsid w:val="005A2883"/>
    <w:rsid w:val="005A3B34"/>
    <w:rsid w:val="005A48FC"/>
    <w:rsid w:val="005A50C6"/>
    <w:rsid w:val="005A537D"/>
    <w:rsid w:val="005A5436"/>
    <w:rsid w:val="005A57F0"/>
    <w:rsid w:val="005A5901"/>
    <w:rsid w:val="005A5AAA"/>
    <w:rsid w:val="005A5F82"/>
    <w:rsid w:val="005A6469"/>
    <w:rsid w:val="005A6720"/>
    <w:rsid w:val="005A692A"/>
    <w:rsid w:val="005A6B29"/>
    <w:rsid w:val="005A6FFE"/>
    <w:rsid w:val="005A7177"/>
    <w:rsid w:val="005A7675"/>
    <w:rsid w:val="005A7883"/>
    <w:rsid w:val="005A7891"/>
    <w:rsid w:val="005B0845"/>
    <w:rsid w:val="005B09BA"/>
    <w:rsid w:val="005B121B"/>
    <w:rsid w:val="005B20D2"/>
    <w:rsid w:val="005B25BB"/>
    <w:rsid w:val="005B3B8B"/>
    <w:rsid w:val="005B3BEE"/>
    <w:rsid w:val="005B3FCE"/>
    <w:rsid w:val="005B426A"/>
    <w:rsid w:val="005B48AD"/>
    <w:rsid w:val="005B543F"/>
    <w:rsid w:val="005B55AB"/>
    <w:rsid w:val="005B564B"/>
    <w:rsid w:val="005B56BE"/>
    <w:rsid w:val="005B6383"/>
    <w:rsid w:val="005B645B"/>
    <w:rsid w:val="005B647C"/>
    <w:rsid w:val="005B7491"/>
    <w:rsid w:val="005B772F"/>
    <w:rsid w:val="005B7908"/>
    <w:rsid w:val="005B7AE7"/>
    <w:rsid w:val="005C04BC"/>
    <w:rsid w:val="005C0682"/>
    <w:rsid w:val="005C1201"/>
    <w:rsid w:val="005C153D"/>
    <w:rsid w:val="005C198E"/>
    <w:rsid w:val="005C21E8"/>
    <w:rsid w:val="005C291D"/>
    <w:rsid w:val="005C2939"/>
    <w:rsid w:val="005C3F42"/>
    <w:rsid w:val="005C5670"/>
    <w:rsid w:val="005C6232"/>
    <w:rsid w:val="005C63B2"/>
    <w:rsid w:val="005C6A0B"/>
    <w:rsid w:val="005C6ACB"/>
    <w:rsid w:val="005D02CD"/>
    <w:rsid w:val="005D08A6"/>
    <w:rsid w:val="005D0AE7"/>
    <w:rsid w:val="005D1005"/>
    <w:rsid w:val="005D15D0"/>
    <w:rsid w:val="005D1DA9"/>
    <w:rsid w:val="005D2604"/>
    <w:rsid w:val="005D2A7D"/>
    <w:rsid w:val="005D33EE"/>
    <w:rsid w:val="005D4204"/>
    <w:rsid w:val="005D47BB"/>
    <w:rsid w:val="005D504E"/>
    <w:rsid w:val="005D57B0"/>
    <w:rsid w:val="005D5FD5"/>
    <w:rsid w:val="005D78BC"/>
    <w:rsid w:val="005D7F16"/>
    <w:rsid w:val="005E035D"/>
    <w:rsid w:val="005E053E"/>
    <w:rsid w:val="005E0688"/>
    <w:rsid w:val="005E078F"/>
    <w:rsid w:val="005E0AC3"/>
    <w:rsid w:val="005E1AA7"/>
    <w:rsid w:val="005E2A80"/>
    <w:rsid w:val="005E2BDD"/>
    <w:rsid w:val="005E2CCF"/>
    <w:rsid w:val="005E3FDA"/>
    <w:rsid w:val="005E49E8"/>
    <w:rsid w:val="005E50D8"/>
    <w:rsid w:val="005E51EA"/>
    <w:rsid w:val="005E676A"/>
    <w:rsid w:val="005E67BC"/>
    <w:rsid w:val="005E78DB"/>
    <w:rsid w:val="005E7E75"/>
    <w:rsid w:val="005F0E2D"/>
    <w:rsid w:val="005F1181"/>
    <w:rsid w:val="005F1F25"/>
    <w:rsid w:val="005F2404"/>
    <w:rsid w:val="005F24BD"/>
    <w:rsid w:val="005F36E0"/>
    <w:rsid w:val="005F3BF8"/>
    <w:rsid w:val="005F4649"/>
    <w:rsid w:val="005F4972"/>
    <w:rsid w:val="005F4CD2"/>
    <w:rsid w:val="005F5033"/>
    <w:rsid w:val="005F693A"/>
    <w:rsid w:val="005F6A68"/>
    <w:rsid w:val="005F6FE4"/>
    <w:rsid w:val="005F760E"/>
    <w:rsid w:val="005F78FA"/>
    <w:rsid w:val="00600E6B"/>
    <w:rsid w:val="00601D21"/>
    <w:rsid w:val="00602353"/>
    <w:rsid w:val="00602737"/>
    <w:rsid w:val="00602F50"/>
    <w:rsid w:val="006035EE"/>
    <w:rsid w:val="00603D7D"/>
    <w:rsid w:val="006044B5"/>
    <w:rsid w:val="006049F9"/>
    <w:rsid w:val="00605046"/>
    <w:rsid w:val="006064B8"/>
    <w:rsid w:val="00606B7A"/>
    <w:rsid w:val="00606BC4"/>
    <w:rsid w:val="006076B5"/>
    <w:rsid w:val="00607928"/>
    <w:rsid w:val="00607AAD"/>
    <w:rsid w:val="0061007A"/>
    <w:rsid w:val="006103BE"/>
    <w:rsid w:val="0061090C"/>
    <w:rsid w:val="00610AF6"/>
    <w:rsid w:val="00610D70"/>
    <w:rsid w:val="0061133B"/>
    <w:rsid w:val="00611610"/>
    <w:rsid w:val="0061183B"/>
    <w:rsid w:val="00613763"/>
    <w:rsid w:val="006152D3"/>
    <w:rsid w:val="00615DE5"/>
    <w:rsid w:val="006173D3"/>
    <w:rsid w:val="00617EFD"/>
    <w:rsid w:val="00620A3D"/>
    <w:rsid w:val="00621DDE"/>
    <w:rsid w:val="00621E5E"/>
    <w:rsid w:val="00622343"/>
    <w:rsid w:val="006223A2"/>
    <w:rsid w:val="0062249D"/>
    <w:rsid w:val="00622642"/>
    <w:rsid w:val="00622682"/>
    <w:rsid w:val="0062275C"/>
    <w:rsid w:val="00622E24"/>
    <w:rsid w:val="006234A5"/>
    <w:rsid w:val="0062394C"/>
    <w:rsid w:val="00623DC4"/>
    <w:rsid w:val="00624721"/>
    <w:rsid w:val="006248D4"/>
    <w:rsid w:val="00624E44"/>
    <w:rsid w:val="00625263"/>
    <w:rsid w:val="006256D1"/>
    <w:rsid w:val="00625AFF"/>
    <w:rsid w:val="00625D61"/>
    <w:rsid w:val="00625EF4"/>
    <w:rsid w:val="00625F76"/>
    <w:rsid w:val="00626332"/>
    <w:rsid w:val="006270E1"/>
    <w:rsid w:val="00627CB6"/>
    <w:rsid w:val="006300E6"/>
    <w:rsid w:val="0063082A"/>
    <w:rsid w:val="006313BB"/>
    <w:rsid w:val="006318D7"/>
    <w:rsid w:val="00631DF6"/>
    <w:rsid w:val="00632171"/>
    <w:rsid w:val="00633428"/>
    <w:rsid w:val="00633979"/>
    <w:rsid w:val="0063464A"/>
    <w:rsid w:val="00634DCD"/>
    <w:rsid w:val="00634F08"/>
    <w:rsid w:val="00634F46"/>
    <w:rsid w:val="00635031"/>
    <w:rsid w:val="006351D8"/>
    <w:rsid w:val="00635968"/>
    <w:rsid w:val="006365D8"/>
    <w:rsid w:val="0063681B"/>
    <w:rsid w:val="00637230"/>
    <w:rsid w:val="00637A31"/>
    <w:rsid w:val="00637AF9"/>
    <w:rsid w:val="006407EB"/>
    <w:rsid w:val="00640B9C"/>
    <w:rsid w:val="00640CE7"/>
    <w:rsid w:val="00640EB1"/>
    <w:rsid w:val="006410C4"/>
    <w:rsid w:val="006410EA"/>
    <w:rsid w:val="00641801"/>
    <w:rsid w:val="00641C4E"/>
    <w:rsid w:val="00641C66"/>
    <w:rsid w:val="00642D1B"/>
    <w:rsid w:val="00643835"/>
    <w:rsid w:val="00644BEA"/>
    <w:rsid w:val="00644F02"/>
    <w:rsid w:val="00645303"/>
    <w:rsid w:val="0064534B"/>
    <w:rsid w:val="00645489"/>
    <w:rsid w:val="00646669"/>
    <w:rsid w:val="00646983"/>
    <w:rsid w:val="00647536"/>
    <w:rsid w:val="006475EE"/>
    <w:rsid w:val="00647F22"/>
    <w:rsid w:val="00647FA7"/>
    <w:rsid w:val="00650663"/>
    <w:rsid w:val="00650878"/>
    <w:rsid w:val="00650D1C"/>
    <w:rsid w:val="00650F54"/>
    <w:rsid w:val="0065100B"/>
    <w:rsid w:val="00651A61"/>
    <w:rsid w:val="00651C53"/>
    <w:rsid w:val="006527AB"/>
    <w:rsid w:val="006535E6"/>
    <w:rsid w:val="00654323"/>
    <w:rsid w:val="006543FE"/>
    <w:rsid w:val="00654E9B"/>
    <w:rsid w:val="006550A1"/>
    <w:rsid w:val="006555E3"/>
    <w:rsid w:val="00655C22"/>
    <w:rsid w:val="00655F08"/>
    <w:rsid w:val="006569A2"/>
    <w:rsid w:val="00656BD8"/>
    <w:rsid w:val="00657DBB"/>
    <w:rsid w:val="006601AD"/>
    <w:rsid w:val="00660A55"/>
    <w:rsid w:val="00660A67"/>
    <w:rsid w:val="00660C54"/>
    <w:rsid w:val="00660EAB"/>
    <w:rsid w:val="00661C67"/>
    <w:rsid w:val="00661E37"/>
    <w:rsid w:val="006622D4"/>
    <w:rsid w:val="00663058"/>
    <w:rsid w:val="0066346D"/>
    <w:rsid w:val="00663629"/>
    <w:rsid w:val="00663B03"/>
    <w:rsid w:val="00663EC8"/>
    <w:rsid w:val="006640DC"/>
    <w:rsid w:val="00664747"/>
    <w:rsid w:val="006649C2"/>
    <w:rsid w:val="00664A0A"/>
    <w:rsid w:val="00664D2D"/>
    <w:rsid w:val="00665110"/>
    <w:rsid w:val="006652E6"/>
    <w:rsid w:val="006653D8"/>
    <w:rsid w:val="00665688"/>
    <w:rsid w:val="00665A80"/>
    <w:rsid w:val="00665C07"/>
    <w:rsid w:val="006660AB"/>
    <w:rsid w:val="00666189"/>
    <w:rsid w:val="006666C2"/>
    <w:rsid w:val="00666858"/>
    <w:rsid w:val="00667DED"/>
    <w:rsid w:val="00670214"/>
    <w:rsid w:val="0067039F"/>
    <w:rsid w:val="006716E9"/>
    <w:rsid w:val="00671F30"/>
    <w:rsid w:val="00673513"/>
    <w:rsid w:val="00673A1F"/>
    <w:rsid w:val="0067447A"/>
    <w:rsid w:val="00674B7C"/>
    <w:rsid w:val="006750F9"/>
    <w:rsid w:val="006758C8"/>
    <w:rsid w:val="00675B36"/>
    <w:rsid w:val="0067604B"/>
    <w:rsid w:val="00676255"/>
    <w:rsid w:val="00677D0B"/>
    <w:rsid w:val="00680348"/>
    <w:rsid w:val="00680EB3"/>
    <w:rsid w:val="00681061"/>
    <w:rsid w:val="00681A71"/>
    <w:rsid w:val="00681DE8"/>
    <w:rsid w:val="00681FFA"/>
    <w:rsid w:val="00682936"/>
    <w:rsid w:val="00682AE8"/>
    <w:rsid w:val="006832AE"/>
    <w:rsid w:val="006832F5"/>
    <w:rsid w:val="006837B3"/>
    <w:rsid w:val="00683D26"/>
    <w:rsid w:val="00684295"/>
    <w:rsid w:val="00684739"/>
    <w:rsid w:val="00684BA7"/>
    <w:rsid w:val="0068500F"/>
    <w:rsid w:val="0068597C"/>
    <w:rsid w:val="006859EB"/>
    <w:rsid w:val="00685B3B"/>
    <w:rsid w:val="00685D1E"/>
    <w:rsid w:val="00685D5E"/>
    <w:rsid w:val="00685E87"/>
    <w:rsid w:val="00685FFE"/>
    <w:rsid w:val="00687768"/>
    <w:rsid w:val="00687DB8"/>
    <w:rsid w:val="006910AC"/>
    <w:rsid w:val="006911F8"/>
    <w:rsid w:val="006919F9"/>
    <w:rsid w:val="00691E8A"/>
    <w:rsid w:val="00691F9D"/>
    <w:rsid w:val="0069201E"/>
    <w:rsid w:val="0069202B"/>
    <w:rsid w:val="00692051"/>
    <w:rsid w:val="00692497"/>
    <w:rsid w:val="00692563"/>
    <w:rsid w:val="00692F26"/>
    <w:rsid w:val="0069528D"/>
    <w:rsid w:val="006957D6"/>
    <w:rsid w:val="00695AB1"/>
    <w:rsid w:val="00696168"/>
    <w:rsid w:val="00696B2E"/>
    <w:rsid w:val="006972CD"/>
    <w:rsid w:val="00697D62"/>
    <w:rsid w:val="006A01FE"/>
    <w:rsid w:val="006A0448"/>
    <w:rsid w:val="006A07AC"/>
    <w:rsid w:val="006A07F0"/>
    <w:rsid w:val="006A0ADE"/>
    <w:rsid w:val="006A0E2E"/>
    <w:rsid w:val="006A102B"/>
    <w:rsid w:val="006A135D"/>
    <w:rsid w:val="006A155A"/>
    <w:rsid w:val="006A1726"/>
    <w:rsid w:val="006A1D1E"/>
    <w:rsid w:val="006A2D22"/>
    <w:rsid w:val="006A3752"/>
    <w:rsid w:val="006A395D"/>
    <w:rsid w:val="006A5806"/>
    <w:rsid w:val="006A5B38"/>
    <w:rsid w:val="006A61E2"/>
    <w:rsid w:val="006A6BE0"/>
    <w:rsid w:val="006A6F2B"/>
    <w:rsid w:val="006B0551"/>
    <w:rsid w:val="006B12AB"/>
    <w:rsid w:val="006B12B3"/>
    <w:rsid w:val="006B18E1"/>
    <w:rsid w:val="006B1C80"/>
    <w:rsid w:val="006B1CBB"/>
    <w:rsid w:val="006B21F6"/>
    <w:rsid w:val="006B2DD0"/>
    <w:rsid w:val="006B387C"/>
    <w:rsid w:val="006B5073"/>
    <w:rsid w:val="006B586A"/>
    <w:rsid w:val="006B5DCC"/>
    <w:rsid w:val="006B6E15"/>
    <w:rsid w:val="006B72D5"/>
    <w:rsid w:val="006B7323"/>
    <w:rsid w:val="006C13ED"/>
    <w:rsid w:val="006C2AA6"/>
    <w:rsid w:val="006C2B5A"/>
    <w:rsid w:val="006C3085"/>
    <w:rsid w:val="006C3A6E"/>
    <w:rsid w:val="006C46BC"/>
    <w:rsid w:val="006C52A0"/>
    <w:rsid w:val="006C5885"/>
    <w:rsid w:val="006C6622"/>
    <w:rsid w:val="006C6E29"/>
    <w:rsid w:val="006C6EC3"/>
    <w:rsid w:val="006C71FE"/>
    <w:rsid w:val="006C7519"/>
    <w:rsid w:val="006D164B"/>
    <w:rsid w:val="006D178F"/>
    <w:rsid w:val="006D41E0"/>
    <w:rsid w:val="006D4D00"/>
    <w:rsid w:val="006D4F2E"/>
    <w:rsid w:val="006D57FB"/>
    <w:rsid w:val="006D6C07"/>
    <w:rsid w:val="006D6E2C"/>
    <w:rsid w:val="006D7134"/>
    <w:rsid w:val="006D7BA0"/>
    <w:rsid w:val="006D7E32"/>
    <w:rsid w:val="006E0425"/>
    <w:rsid w:val="006E04D5"/>
    <w:rsid w:val="006E0B94"/>
    <w:rsid w:val="006E0EF9"/>
    <w:rsid w:val="006E12C1"/>
    <w:rsid w:val="006E179C"/>
    <w:rsid w:val="006E1CD2"/>
    <w:rsid w:val="006E2D9A"/>
    <w:rsid w:val="006E3734"/>
    <w:rsid w:val="006E4654"/>
    <w:rsid w:val="006E4F86"/>
    <w:rsid w:val="006E52B4"/>
    <w:rsid w:val="006E5440"/>
    <w:rsid w:val="006E5442"/>
    <w:rsid w:val="006E56FB"/>
    <w:rsid w:val="006E5D84"/>
    <w:rsid w:val="006E5F8A"/>
    <w:rsid w:val="006E61BF"/>
    <w:rsid w:val="006E7687"/>
    <w:rsid w:val="006E7B46"/>
    <w:rsid w:val="006E7FC9"/>
    <w:rsid w:val="006F0071"/>
    <w:rsid w:val="006F069D"/>
    <w:rsid w:val="006F21F6"/>
    <w:rsid w:val="006F273A"/>
    <w:rsid w:val="006F2BF1"/>
    <w:rsid w:val="006F4A3C"/>
    <w:rsid w:val="006F50BF"/>
    <w:rsid w:val="006F59E4"/>
    <w:rsid w:val="006F59E8"/>
    <w:rsid w:val="006F5B6D"/>
    <w:rsid w:val="006F67BC"/>
    <w:rsid w:val="00700605"/>
    <w:rsid w:val="007010D8"/>
    <w:rsid w:val="0070170A"/>
    <w:rsid w:val="00701DA4"/>
    <w:rsid w:val="007025E3"/>
    <w:rsid w:val="00702A41"/>
    <w:rsid w:val="0070315E"/>
    <w:rsid w:val="00703744"/>
    <w:rsid w:val="00703D95"/>
    <w:rsid w:val="00703DFE"/>
    <w:rsid w:val="007048B5"/>
    <w:rsid w:val="00704B62"/>
    <w:rsid w:val="007051FF"/>
    <w:rsid w:val="007059C9"/>
    <w:rsid w:val="00705A6A"/>
    <w:rsid w:val="00705A90"/>
    <w:rsid w:val="00705CA3"/>
    <w:rsid w:val="00706886"/>
    <w:rsid w:val="00706C4A"/>
    <w:rsid w:val="00706D95"/>
    <w:rsid w:val="00706FA8"/>
    <w:rsid w:val="007070CF"/>
    <w:rsid w:val="00707595"/>
    <w:rsid w:val="00707678"/>
    <w:rsid w:val="00711494"/>
    <w:rsid w:val="007138CF"/>
    <w:rsid w:val="00713A66"/>
    <w:rsid w:val="007142D3"/>
    <w:rsid w:val="007150E7"/>
    <w:rsid w:val="00715BCC"/>
    <w:rsid w:val="00715CB9"/>
    <w:rsid w:val="00715E91"/>
    <w:rsid w:val="00716589"/>
    <w:rsid w:val="007165EF"/>
    <w:rsid w:val="0071790F"/>
    <w:rsid w:val="00717A09"/>
    <w:rsid w:val="00720037"/>
    <w:rsid w:val="00720A04"/>
    <w:rsid w:val="00720F64"/>
    <w:rsid w:val="00721BD2"/>
    <w:rsid w:val="00722BCB"/>
    <w:rsid w:val="00722C24"/>
    <w:rsid w:val="00724115"/>
    <w:rsid w:val="007245BC"/>
    <w:rsid w:val="00724784"/>
    <w:rsid w:val="00725352"/>
    <w:rsid w:val="0072595B"/>
    <w:rsid w:val="00725D5F"/>
    <w:rsid w:val="00726A7B"/>
    <w:rsid w:val="00726BBB"/>
    <w:rsid w:val="0072740A"/>
    <w:rsid w:val="007304BE"/>
    <w:rsid w:val="007306AE"/>
    <w:rsid w:val="00730D17"/>
    <w:rsid w:val="0073190F"/>
    <w:rsid w:val="00731C08"/>
    <w:rsid w:val="00732493"/>
    <w:rsid w:val="007326FD"/>
    <w:rsid w:val="0073288E"/>
    <w:rsid w:val="00732C52"/>
    <w:rsid w:val="007331DF"/>
    <w:rsid w:val="00733212"/>
    <w:rsid w:val="007335EF"/>
    <w:rsid w:val="00733837"/>
    <w:rsid w:val="007352BF"/>
    <w:rsid w:val="00735699"/>
    <w:rsid w:val="00735A66"/>
    <w:rsid w:val="00735CE7"/>
    <w:rsid w:val="00736C4E"/>
    <w:rsid w:val="00736FBF"/>
    <w:rsid w:val="0073727E"/>
    <w:rsid w:val="007372FF"/>
    <w:rsid w:val="007413A0"/>
    <w:rsid w:val="00742058"/>
    <w:rsid w:val="00742A6B"/>
    <w:rsid w:val="00743DE0"/>
    <w:rsid w:val="0074532C"/>
    <w:rsid w:val="0074545A"/>
    <w:rsid w:val="00745E5B"/>
    <w:rsid w:val="00747482"/>
    <w:rsid w:val="00751679"/>
    <w:rsid w:val="00751E63"/>
    <w:rsid w:val="0075460B"/>
    <w:rsid w:val="00754FDF"/>
    <w:rsid w:val="00755832"/>
    <w:rsid w:val="00755F65"/>
    <w:rsid w:val="007563AD"/>
    <w:rsid w:val="00756FB9"/>
    <w:rsid w:val="00757853"/>
    <w:rsid w:val="00757AC0"/>
    <w:rsid w:val="00760125"/>
    <w:rsid w:val="00760A9F"/>
    <w:rsid w:val="00760DCC"/>
    <w:rsid w:val="007617D0"/>
    <w:rsid w:val="007623B6"/>
    <w:rsid w:val="0076291D"/>
    <w:rsid w:val="007629DA"/>
    <w:rsid w:val="00762C0D"/>
    <w:rsid w:val="00762DC8"/>
    <w:rsid w:val="00763129"/>
    <w:rsid w:val="00763A29"/>
    <w:rsid w:val="00763C95"/>
    <w:rsid w:val="00764559"/>
    <w:rsid w:val="0076460A"/>
    <w:rsid w:val="00764773"/>
    <w:rsid w:val="007647DC"/>
    <w:rsid w:val="0076489D"/>
    <w:rsid w:val="00764FE7"/>
    <w:rsid w:val="007657C3"/>
    <w:rsid w:val="00765BBD"/>
    <w:rsid w:val="00766820"/>
    <w:rsid w:val="00766DAE"/>
    <w:rsid w:val="007677F4"/>
    <w:rsid w:val="00767FB9"/>
    <w:rsid w:val="00770076"/>
    <w:rsid w:val="007702D1"/>
    <w:rsid w:val="00771263"/>
    <w:rsid w:val="00771983"/>
    <w:rsid w:val="00771A21"/>
    <w:rsid w:val="0077211F"/>
    <w:rsid w:val="00772782"/>
    <w:rsid w:val="007737B4"/>
    <w:rsid w:val="0077434A"/>
    <w:rsid w:val="0077442B"/>
    <w:rsid w:val="0077450B"/>
    <w:rsid w:val="00774916"/>
    <w:rsid w:val="0077632E"/>
    <w:rsid w:val="00776444"/>
    <w:rsid w:val="007768B5"/>
    <w:rsid w:val="00776EC7"/>
    <w:rsid w:val="0077721E"/>
    <w:rsid w:val="00777CF9"/>
    <w:rsid w:val="00780A86"/>
    <w:rsid w:val="00780DDE"/>
    <w:rsid w:val="00781626"/>
    <w:rsid w:val="00781DD8"/>
    <w:rsid w:val="0078206A"/>
    <w:rsid w:val="0078213D"/>
    <w:rsid w:val="007829FA"/>
    <w:rsid w:val="00782C89"/>
    <w:rsid w:val="00783690"/>
    <w:rsid w:val="00783AD8"/>
    <w:rsid w:val="00783CEE"/>
    <w:rsid w:val="00784210"/>
    <w:rsid w:val="00784610"/>
    <w:rsid w:val="00784815"/>
    <w:rsid w:val="007849FB"/>
    <w:rsid w:val="00785293"/>
    <w:rsid w:val="00785540"/>
    <w:rsid w:val="007861AC"/>
    <w:rsid w:val="00786499"/>
    <w:rsid w:val="0079056B"/>
    <w:rsid w:val="007914CC"/>
    <w:rsid w:val="00792544"/>
    <w:rsid w:val="00792843"/>
    <w:rsid w:val="00792A65"/>
    <w:rsid w:val="00792C34"/>
    <w:rsid w:val="00792E62"/>
    <w:rsid w:val="00793635"/>
    <w:rsid w:val="00793D09"/>
    <w:rsid w:val="0079429D"/>
    <w:rsid w:val="007945F3"/>
    <w:rsid w:val="00794916"/>
    <w:rsid w:val="0079493E"/>
    <w:rsid w:val="00794B4A"/>
    <w:rsid w:val="00794FCE"/>
    <w:rsid w:val="0079576E"/>
    <w:rsid w:val="007960D8"/>
    <w:rsid w:val="00796F0E"/>
    <w:rsid w:val="0079763E"/>
    <w:rsid w:val="007A160C"/>
    <w:rsid w:val="007A250B"/>
    <w:rsid w:val="007A293F"/>
    <w:rsid w:val="007A3844"/>
    <w:rsid w:val="007A3B03"/>
    <w:rsid w:val="007A4283"/>
    <w:rsid w:val="007A47F0"/>
    <w:rsid w:val="007A4E81"/>
    <w:rsid w:val="007A50B9"/>
    <w:rsid w:val="007A5219"/>
    <w:rsid w:val="007A6273"/>
    <w:rsid w:val="007A6700"/>
    <w:rsid w:val="007A69B3"/>
    <w:rsid w:val="007A7520"/>
    <w:rsid w:val="007A792B"/>
    <w:rsid w:val="007A7972"/>
    <w:rsid w:val="007B03DF"/>
    <w:rsid w:val="007B1F3C"/>
    <w:rsid w:val="007B2226"/>
    <w:rsid w:val="007B25D8"/>
    <w:rsid w:val="007B3448"/>
    <w:rsid w:val="007B4992"/>
    <w:rsid w:val="007B52A6"/>
    <w:rsid w:val="007B5300"/>
    <w:rsid w:val="007B6BDD"/>
    <w:rsid w:val="007B6C2B"/>
    <w:rsid w:val="007B6E13"/>
    <w:rsid w:val="007B7065"/>
    <w:rsid w:val="007B72E8"/>
    <w:rsid w:val="007C0472"/>
    <w:rsid w:val="007C07FA"/>
    <w:rsid w:val="007C094E"/>
    <w:rsid w:val="007C0A6C"/>
    <w:rsid w:val="007C24EE"/>
    <w:rsid w:val="007C26FC"/>
    <w:rsid w:val="007C2A04"/>
    <w:rsid w:val="007C2AC5"/>
    <w:rsid w:val="007C3A16"/>
    <w:rsid w:val="007C3A9A"/>
    <w:rsid w:val="007C3C99"/>
    <w:rsid w:val="007C4092"/>
    <w:rsid w:val="007C45CA"/>
    <w:rsid w:val="007C4761"/>
    <w:rsid w:val="007C4DC2"/>
    <w:rsid w:val="007C5829"/>
    <w:rsid w:val="007C5AA1"/>
    <w:rsid w:val="007C5E1F"/>
    <w:rsid w:val="007C5FF9"/>
    <w:rsid w:val="007C61CD"/>
    <w:rsid w:val="007C6294"/>
    <w:rsid w:val="007C687D"/>
    <w:rsid w:val="007C701C"/>
    <w:rsid w:val="007C7A72"/>
    <w:rsid w:val="007C7DE8"/>
    <w:rsid w:val="007D0E2A"/>
    <w:rsid w:val="007D12B4"/>
    <w:rsid w:val="007D198C"/>
    <w:rsid w:val="007D2C0A"/>
    <w:rsid w:val="007D3B05"/>
    <w:rsid w:val="007D3BC2"/>
    <w:rsid w:val="007D4103"/>
    <w:rsid w:val="007D42A5"/>
    <w:rsid w:val="007D4B74"/>
    <w:rsid w:val="007D50BD"/>
    <w:rsid w:val="007D5F5D"/>
    <w:rsid w:val="007D6006"/>
    <w:rsid w:val="007D6C43"/>
    <w:rsid w:val="007D73A9"/>
    <w:rsid w:val="007D7438"/>
    <w:rsid w:val="007D776E"/>
    <w:rsid w:val="007D777C"/>
    <w:rsid w:val="007D7A48"/>
    <w:rsid w:val="007D7BF6"/>
    <w:rsid w:val="007D7C65"/>
    <w:rsid w:val="007D7F3A"/>
    <w:rsid w:val="007E062B"/>
    <w:rsid w:val="007E09CF"/>
    <w:rsid w:val="007E0AC8"/>
    <w:rsid w:val="007E0E9F"/>
    <w:rsid w:val="007E16E4"/>
    <w:rsid w:val="007E1F63"/>
    <w:rsid w:val="007E228A"/>
    <w:rsid w:val="007E22F4"/>
    <w:rsid w:val="007E4853"/>
    <w:rsid w:val="007E4D5F"/>
    <w:rsid w:val="007E5833"/>
    <w:rsid w:val="007E5A0A"/>
    <w:rsid w:val="007E5A93"/>
    <w:rsid w:val="007E64EC"/>
    <w:rsid w:val="007E6D39"/>
    <w:rsid w:val="007E6DB0"/>
    <w:rsid w:val="007E7820"/>
    <w:rsid w:val="007E7B65"/>
    <w:rsid w:val="007F0302"/>
    <w:rsid w:val="007F0FD4"/>
    <w:rsid w:val="007F162F"/>
    <w:rsid w:val="007F165C"/>
    <w:rsid w:val="007F1A9E"/>
    <w:rsid w:val="007F1B48"/>
    <w:rsid w:val="007F1F20"/>
    <w:rsid w:val="007F24AC"/>
    <w:rsid w:val="007F28A2"/>
    <w:rsid w:val="007F29D9"/>
    <w:rsid w:val="007F3014"/>
    <w:rsid w:val="007F358E"/>
    <w:rsid w:val="007F35E6"/>
    <w:rsid w:val="007F41BC"/>
    <w:rsid w:val="007F4456"/>
    <w:rsid w:val="007F7715"/>
    <w:rsid w:val="007F7992"/>
    <w:rsid w:val="0080048C"/>
    <w:rsid w:val="008018C2"/>
    <w:rsid w:val="00802EF6"/>
    <w:rsid w:val="008031CB"/>
    <w:rsid w:val="008032B6"/>
    <w:rsid w:val="008034BD"/>
    <w:rsid w:val="008036C4"/>
    <w:rsid w:val="00803C2F"/>
    <w:rsid w:val="00803D8A"/>
    <w:rsid w:val="00805271"/>
    <w:rsid w:val="00805AFB"/>
    <w:rsid w:val="008071D4"/>
    <w:rsid w:val="00807FDB"/>
    <w:rsid w:val="00810267"/>
    <w:rsid w:val="00810613"/>
    <w:rsid w:val="0081062C"/>
    <w:rsid w:val="00811004"/>
    <w:rsid w:val="00811233"/>
    <w:rsid w:val="0081141B"/>
    <w:rsid w:val="008115A1"/>
    <w:rsid w:val="00812446"/>
    <w:rsid w:val="0081255C"/>
    <w:rsid w:val="008128FF"/>
    <w:rsid w:val="00813E83"/>
    <w:rsid w:val="00814275"/>
    <w:rsid w:val="00814820"/>
    <w:rsid w:val="00814BE4"/>
    <w:rsid w:val="00815E51"/>
    <w:rsid w:val="00816315"/>
    <w:rsid w:val="00816CE5"/>
    <w:rsid w:val="008174B9"/>
    <w:rsid w:val="0082166A"/>
    <w:rsid w:val="00821A93"/>
    <w:rsid w:val="00821E8A"/>
    <w:rsid w:val="00822511"/>
    <w:rsid w:val="00822684"/>
    <w:rsid w:val="00822BED"/>
    <w:rsid w:val="00822D77"/>
    <w:rsid w:val="00823714"/>
    <w:rsid w:val="0082398D"/>
    <w:rsid w:val="00824998"/>
    <w:rsid w:val="00824C0B"/>
    <w:rsid w:val="00824D7D"/>
    <w:rsid w:val="00825789"/>
    <w:rsid w:val="00825D3F"/>
    <w:rsid w:val="0082668F"/>
    <w:rsid w:val="008269D5"/>
    <w:rsid w:val="00827188"/>
    <w:rsid w:val="00827243"/>
    <w:rsid w:val="00827908"/>
    <w:rsid w:val="00827D3F"/>
    <w:rsid w:val="00827EFE"/>
    <w:rsid w:val="00830C14"/>
    <w:rsid w:val="008316AA"/>
    <w:rsid w:val="008317F3"/>
    <w:rsid w:val="00832AC4"/>
    <w:rsid w:val="0083338D"/>
    <w:rsid w:val="0083398D"/>
    <w:rsid w:val="00833BFD"/>
    <w:rsid w:val="0083433D"/>
    <w:rsid w:val="008346AA"/>
    <w:rsid w:val="008349A8"/>
    <w:rsid w:val="00834DEF"/>
    <w:rsid w:val="00835633"/>
    <w:rsid w:val="00837DED"/>
    <w:rsid w:val="008400B6"/>
    <w:rsid w:val="0084034F"/>
    <w:rsid w:val="008423EC"/>
    <w:rsid w:val="00842794"/>
    <w:rsid w:val="008443B4"/>
    <w:rsid w:val="00844740"/>
    <w:rsid w:val="00844DA5"/>
    <w:rsid w:val="008451C3"/>
    <w:rsid w:val="00845AD5"/>
    <w:rsid w:val="00845D12"/>
    <w:rsid w:val="00846095"/>
    <w:rsid w:val="008467AA"/>
    <w:rsid w:val="00846D77"/>
    <w:rsid w:val="00846DEB"/>
    <w:rsid w:val="00847450"/>
    <w:rsid w:val="00847465"/>
    <w:rsid w:val="00850E65"/>
    <w:rsid w:val="008513BC"/>
    <w:rsid w:val="008516F2"/>
    <w:rsid w:val="00851D93"/>
    <w:rsid w:val="008525B9"/>
    <w:rsid w:val="008529FE"/>
    <w:rsid w:val="00853E80"/>
    <w:rsid w:val="00853FF7"/>
    <w:rsid w:val="0085418A"/>
    <w:rsid w:val="008549AE"/>
    <w:rsid w:val="00855321"/>
    <w:rsid w:val="008553A2"/>
    <w:rsid w:val="00855B2B"/>
    <w:rsid w:val="00855E48"/>
    <w:rsid w:val="0085669B"/>
    <w:rsid w:val="00857D41"/>
    <w:rsid w:val="008605C4"/>
    <w:rsid w:val="00860FB4"/>
    <w:rsid w:val="008612EA"/>
    <w:rsid w:val="00861559"/>
    <w:rsid w:val="00861A89"/>
    <w:rsid w:val="00862702"/>
    <w:rsid w:val="00862FCA"/>
    <w:rsid w:val="008631B3"/>
    <w:rsid w:val="00863311"/>
    <w:rsid w:val="00863E32"/>
    <w:rsid w:val="008644A4"/>
    <w:rsid w:val="00864567"/>
    <w:rsid w:val="00865D5E"/>
    <w:rsid w:val="0086702E"/>
    <w:rsid w:val="00867192"/>
    <w:rsid w:val="0086763D"/>
    <w:rsid w:val="0086798B"/>
    <w:rsid w:val="00867CAD"/>
    <w:rsid w:val="00870653"/>
    <w:rsid w:val="0087086A"/>
    <w:rsid w:val="00870B21"/>
    <w:rsid w:val="008715BF"/>
    <w:rsid w:val="00871FD9"/>
    <w:rsid w:val="00872536"/>
    <w:rsid w:val="008737CD"/>
    <w:rsid w:val="0087436D"/>
    <w:rsid w:val="00874851"/>
    <w:rsid w:val="00874B65"/>
    <w:rsid w:val="00874D8D"/>
    <w:rsid w:val="00876052"/>
    <w:rsid w:val="00877198"/>
    <w:rsid w:val="00877406"/>
    <w:rsid w:val="00877B70"/>
    <w:rsid w:val="008804BE"/>
    <w:rsid w:val="0088054E"/>
    <w:rsid w:val="00880F9F"/>
    <w:rsid w:val="00882D8C"/>
    <w:rsid w:val="00882FC6"/>
    <w:rsid w:val="00883C49"/>
    <w:rsid w:val="00884163"/>
    <w:rsid w:val="00884228"/>
    <w:rsid w:val="008844B0"/>
    <w:rsid w:val="00884564"/>
    <w:rsid w:val="00884B15"/>
    <w:rsid w:val="00885341"/>
    <w:rsid w:val="008856B8"/>
    <w:rsid w:val="00885D82"/>
    <w:rsid w:val="00885E05"/>
    <w:rsid w:val="008864B5"/>
    <w:rsid w:val="008866BC"/>
    <w:rsid w:val="008866E1"/>
    <w:rsid w:val="00886920"/>
    <w:rsid w:val="008869AF"/>
    <w:rsid w:val="00886D94"/>
    <w:rsid w:val="008907F1"/>
    <w:rsid w:val="008910D9"/>
    <w:rsid w:val="008910F0"/>
    <w:rsid w:val="00891265"/>
    <w:rsid w:val="00891E16"/>
    <w:rsid w:val="00892045"/>
    <w:rsid w:val="00892823"/>
    <w:rsid w:val="00892D37"/>
    <w:rsid w:val="00893269"/>
    <w:rsid w:val="00893385"/>
    <w:rsid w:val="00893C51"/>
    <w:rsid w:val="008944F8"/>
    <w:rsid w:val="00894C02"/>
    <w:rsid w:val="00895891"/>
    <w:rsid w:val="00895A87"/>
    <w:rsid w:val="00895D84"/>
    <w:rsid w:val="008961B4"/>
    <w:rsid w:val="00896B36"/>
    <w:rsid w:val="00896BA5"/>
    <w:rsid w:val="008971BC"/>
    <w:rsid w:val="008976D7"/>
    <w:rsid w:val="00897B84"/>
    <w:rsid w:val="008A011C"/>
    <w:rsid w:val="008A050D"/>
    <w:rsid w:val="008A0591"/>
    <w:rsid w:val="008A064B"/>
    <w:rsid w:val="008A0D94"/>
    <w:rsid w:val="008A0E60"/>
    <w:rsid w:val="008A1250"/>
    <w:rsid w:val="008A129D"/>
    <w:rsid w:val="008A1913"/>
    <w:rsid w:val="008A2498"/>
    <w:rsid w:val="008A29F5"/>
    <w:rsid w:val="008A2AB2"/>
    <w:rsid w:val="008A374F"/>
    <w:rsid w:val="008A3782"/>
    <w:rsid w:val="008A3F5E"/>
    <w:rsid w:val="008A5177"/>
    <w:rsid w:val="008A52A1"/>
    <w:rsid w:val="008A56A3"/>
    <w:rsid w:val="008A6699"/>
    <w:rsid w:val="008A6A79"/>
    <w:rsid w:val="008A7472"/>
    <w:rsid w:val="008A7C0C"/>
    <w:rsid w:val="008B001C"/>
    <w:rsid w:val="008B0D2C"/>
    <w:rsid w:val="008B177E"/>
    <w:rsid w:val="008B248A"/>
    <w:rsid w:val="008B3A14"/>
    <w:rsid w:val="008B3A4B"/>
    <w:rsid w:val="008B3B1C"/>
    <w:rsid w:val="008B4103"/>
    <w:rsid w:val="008B49B6"/>
    <w:rsid w:val="008B558F"/>
    <w:rsid w:val="008B5758"/>
    <w:rsid w:val="008B5A21"/>
    <w:rsid w:val="008B6C28"/>
    <w:rsid w:val="008B7467"/>
    <w:rsid w:val="008B7E3E"/>
    <w:rsid w:val="008B7F4B"/>
    <w:rsid w:val="008C0DDE"/>
    <w:rsid w:val="008C1D64"/>
    <w:rsid w:val="008C1D9C"/>
    <w:rsid w:val="008C3152"/>
    <w:rsid w:val="008C3174"/>
    <w:rsid w:val="008C41C2"/>
    <w:rsid w:val="008C4209"/>
    <w:rsid w:val="008C4F18"/>
    <w:rsid w:val="008C58FC"/>
    <w:rsid w:val="008C6AE5"/>
    <w:rsid w:val="008C7AD8"/>
    <w:rsid w:val="008D06B2"/>
    <w:rsid w:val="008D0DE0"/>
    <w:rsid w:val="008D1453"/>
    <w:rsid w:val="008D15DF"/>
    <w:rsid w:val="008D1A45"/>
    <w:rsid w:val="008D1CA8"/>
    <w:rsid w:val="008D1D49"/>
    <w:rsid w:val="008D289D"/>
    <w:rsid w:val="008D2943"/>
    <w:rsid w:val="008D2CD0"/>
    <w:rsid w:val="008D30EC"/>
    <w:rsid w:val="008D37B2"/>
    <w:rsid w:val="008D3860"/>
    <w:rsid w:val="008D538B"/>
    <w:rsid w:val="008D5E9A"/>
    <w:rsid w:val="008D60DB"/>
    <w:rsid w:val="008D65DD"/>
    <w:rsid w:val="008D6E44"/>
    <w:rsid w:val="008D6E7A"/>
    <w:rsid w:val="008E002C"/>
    <w:rsid w:val="008E0098"/>
    <w:rsid w:val="008E0371"/>
    <w:rsid w:val="008E0FC8"/>
    <w:rsid w:val="008E17A9"/>
    <w:rsid w:val="008E18FD"/>
    <w:rsid w:val="008E1DAA"/>
    <w:rsid w:val="008E24E9"/>
    <w:rsid w:val="008E343C"/>
    <w:rsid w:val="008E39C1"/>
    <w:rsid w:val="008E408D"/>
    <w:rsid w:val="008E4156"/>
    <w:rsid w:val="008E42CC"/>
    <w:rsid w:val="008E4E0F"/>
    <w:rsid w:val="008E5470"/>
    <w:rsid w:val="008E5683"/>
    <w:rsid w:val="008E5E8F"/>
    <w:rsid w:val="008E6894"/>
    <w:rsid w:val="008E692F"/>
    <w:rsid w:val="008E70C1"/>
    <w:rsid w:val="008F0547"/>
    <w:rsid w:val="008F05AC"/>
    <w:rsid w:val="008F0E8A"/>
    <w:rsid w:val="008F152C"/>
    <w:rsid w:val="008F15C1"/>
    <w:rsid w:val="008F1EEC"/>
    <w:rsid w:val="008F2BDA"/>
    <w:rsid w:val="008F2D91"/>
    <w:rsid w:val="008F42B3"/>
    <w:rsid w:val="008F433D"/>
    <w:rsid w:val="008F55D9"/>
    <w:rsid w:val="008F5BFD"/>
    <w:rsid w:val="008F675A"/>
    <w:rsid w:val="008F6C08"/>
    <w:rsid w:val="008F72D4"/>
    <w:rsid w:val="008F7CE4"/>
    <w:rsid w:val="008F7E6E"/>
    <w:rsid w:val="009001B5"/>
    <w:rsid w:val="0090069C"/>
    <w:rsid w:val="0090111F"/>
    <w:rsid w:val="009013F1"/>
    <w:rsid w:val="00901603"/>
    <w:rsid w:val="00901A04"/>
    <w:rsid w:val="00902118"/>
    <w:rsid w:val="0090279E"/>
    <w:rsid w:val="00902AFB"/>
    <w:rsid w:val="00903B2C"/>
    <w:rsid w:val="00903D98"/>
    <w:rsid w:val="00903ED6"/>
    <w:rsid w:val="00903FCC"/>
    <w:rsid w:val="00904546"/>
    <w:rsid w:val="00904B98"/>
    <w:rsid w:val="00904CDD"/>
    <w:rsid w:val="00904EC4"/>
    <w:rsid w:val="00905436"/>
    <w:rsid w:val="00905744"/>
    <w:rsid w:val="00905ED6"/>
    <w:rsid w:val="009060DC"/>
    <w:rsid w:val="0090649A"/>
    <w:rsid w:val="00906FF1"/>
    <w:rsid w:val="00907C62"/>
    <w:rsid w:val="00907F2E"/>
    <w:rsid w:val="009102F8"/>
    <w:rsid w:val="0091069B"/>
    <w:rsid w:val="009109C6"/>
    <w:rsid w:val="00911186"/>
    <w:rsid w:val="00911683"/>
    <w:rsid w:val="0091190B"/>
    <w:rsid w:val="00912646"/>
    <w:rsid w:val="00912829"/>
    <w:rsid w:val="00912D95"/>
    <w:rsid w:val="009130F4"/>
    <w:rsid w:val="009132F0"/>
    <w:rsid w:val="00915710"/>
    <w:rsid w:val="009157B4"/>
    <w:rsid w:val="009157D7"/>
    <w:rsid w:val="0091605C"/>
    <w:rsid w:val="00916F92"/>
    <w:rsid w:val="0091743C"/>
    <w:rsid w:val="00917F19"/>
    <w:rsid w:val="00920714"/>
    <w:rsid w:val="00920D66"/>
    <w:rsid w:val="00920E93"/>
    <w:rsid w:val="00921180"/>
    <w:rsid w:val="0092198B"/>
    <w:rsid w:val="00921A7B"/>
    <w:rsid w:val="0092289A"/>
    <w:rsid w:val="00922DE6"/>
    <w:rsid w:val="00923839"/>
    <w:rsid w:val="00924DF3"/>
    <w:rsid w:val="009250A0"/>
    <w:rsid w:val="009260EE"/>
    <w:rsid w:val="009261F3"/>
    <w:rsid w:val="00926F5B"/>
    <w:rsid w:val="009303ED"/>
    <w:rsid w:val="009319FF"/>
    <w:rsid w:val="00931C02"/>
    <w:rsid w:val="00932206"/>
    <w:rsid w:val="00932D2E"/>
    <w:rsid w:val="00932F1C"/>
    <w:rsid w:val="0093311C"/>
    <w:rsid w:val="009346D1"/>
    <w:rsid w:val="0093512F"/>
    <w:rsid w:val="009351D7"/>
    <w:rsid w:val="00935F4A"/>
    <w:rsid w:val="009368DC"/>
    <w:rsid w:val="00936B43"/>
    <w:rsid w:val="009374C5"/>
    <w:rsid w:val="00940D5F"/>
    <w:rsid w:val="009426F8"/>
    <w:rsid w:val="00942A0E"/>
    <w:rsid w:val="009434FD"/>
    <w:rsid w:val="0094408F"/>
    <w:rsid w:val="00944405"/>
    <w:rsid w:val="00944B20"/>
    <w:rsid w:val="009452F7"/>
    <w:rsid w:val="00945730"/>
    <w:rsid w:val="00946920"/>
    <w:rsid w:val="009471E4"/>
    <w:rsid w:val="00947E69"/>
    <w:rsid w:val="00950AC3"/>
    <w:rsid w:val="0095150C"/>
    <w:rsid w:val="0095256D"/>
    <w:rsid w:val="009530D3"/>
    <w:rsid w:val="009537F8"/>
    <w:rsid w:val="009544A9"/>
    <w:rsid w:val="00955334"/>
    <w:rsid w:val="0095657D"/>
    <w:rsid w:val="009569D8"/>
    <w:rsid w:val="00957152"/>
    <w:rsid w:val="0095745D"/>
    <w:rsid w:val="0096022F"/>
    <w:rsid w:val="0096066C"/>
    <w:rsid w:val="00961082"/>
    <w:rsid w:val="009615E1"/>
    <w:rsid w:val="00961F67"/>
    <w:rsid w:val="00962111"/>
    <w:rsid w:val="0096233D"/>
    <w:rsid w:val="00962CF5"/>
    <w:rsid w:val="009630EF"/>
    <w:rsid w:val="00963489"/>
    <w:rsid w:val="00965180"/>
    <w:rsid w:val="009661CD"/>
    <w:rsid w:val="0096633A"/>
    <w:rsid w:val="009702A5"/>
    <w:rsid w:val="009708EA"/>
    <w:rsid w:val="00970A67"/>
    <w:rsid w:val="00970CAA"/>
    <w:rsid w:val="00970DF2"/>
    <w:rsid w:val="0097155C"/>
    <w:rsid w:val="0097183C"/>
    <w:rsid w:val="00971C6A"/>
    <w:rsid w:val="00973305"/>
    <w:rsid w:val="009742CC"/>
    <w:rsid w:val="00974340"/>
    <w:rsid w:val="0097436F"/>
    <w:rsid w:val="00974A65"/>
    <w:rsid w:val="00975037"/>
    <w:rsid w:val="009756BA"/>
    <w:rsid w:val="009762C9"/>
    <w:rsid w:val="009766E3"/>
    <w:rsid w:val="009767B3"/>
    <w:rsid w:val="00976A81"/>
    <w:rsid w:val="00976FEE"/>
    <w:rsid w:val="0097716B"/>
    <w:rsid w:val="00977C9A"/>
    <w:rsid w:val="00977DE4"/>
    <w:rsid w:val="009811BF"/>
    <w:rsid w:val="009811F0"/>
    <w:rsid w:val="00981421"/>
    <w:rsid w:val="0098172B"/>
    <w:rsid w:val="00982204"/>
    <w:rsid w:val="00982400"/>
    <w:rsid w:val="009833B4"/>
    <w:rsid w:val="009833C0"/>
    <w:rsid w:val="00983492"/>
    <w:rsid w:val="00983B81"/>
    <w:rsid w:val="009841D4"/>
    <w:rsid w:val="00984374"/>
    <w:rsid w:val="009849B4"/>
    <w:rsid w:val="00984DD6"/>
    <w:rsid w:val="00985395"/>
    <w:rsid w:val="00985635"/>
    <w:rsid w:val="00985753"/>
    <w:rsid w:val="00985A73"/>
    <w:rsid w:val="00985FBD"/>
    <w:rsid w:val="00986E42"/>
    <w:rsid w:val="00987224"/>
    <w:rsid w:val="00987464"/>
    <w:rsid w:val="00990032"/>
    <w:rsid w:val="0099038F"/>
    <w:rsid w:val="00991446"/>
    <w:rsid w:val="00991B0A"/>
    <w:rsid w:val="00991BB1"/>
    <w:rsid w:val="009922F8"/>
    <w:rsid w:val="0099252E"/>
    <w:rsid w:val="00993470"/>
    <w:rsid w:val="00993CFF"/>
    <w:rsid w:val="00993D21"/>
    <w:rsid w:val="009941CD"/>
    <w:rsid w:val="00994354"/>
    <w:rsid w:val="00994441"/>
    <w:rsid w:val="00995219"/>
    <w:rsid w:val="009955EE"/>
    <w:rsid w:val="00995799"/>
    <w:rsid w:val="009969CD"/>
    <w:rsid w:val="00996CA1"/>
    <w:rsid w:val="00997871"/>
    <w:rsid w:val="00997D43"/>
    <w:rsid w:val="00997E00"/>
    <w:rsid w:val="009A0395"/>
    <w:rsid w:val="009A0E0A"/>
    <w:rsid w:val="009A11C6"/>
    <w:rsid w:val="009A1647"/>
    <w:rsid w:val="009A179A"/>
    <w:rsid w:val="009A232D"/>
    <w:rsid w:val="009A390C"/>
    <w:rsid w:val="009A39AF"/>
    <w:rsid w:val="009A3DE1"/>
    <w:rsid w:val="009A4315"/>
    <w:rsid w:val="009A4C33"/>
    <w:rsid w:val="009A5134"/>
    <w:rsid w:val="009A57BD"/>
    <w:rsid w:val="009A5D52"/>
    <w:rsid w:val="009A5FF0"/>
    <w:rsid w:val="009A6878"/>
    <w:rsid w:val="009B0034"/>
    <w:rsid w:val="009B063C"/>
    <w:rsid w:val="009B0725"/>
    <w:rsid w:val="009B0754"/>
    <w:rsid w:val="009B0AE2"/>
    <w:rsid w:val="009B2FED"/>
    <w:rsid w:val="009B3B53"/>
    <w:rsid w:val="009B3E55"/>
    <w:rsid w:val="009B3E95"/>
    <w:rsid w:val="009B4378"/>
    <w:rsid w:val="009B4CC4"/>
    <w:rsid w:val="009B4EA7"/>
    <w:rsid w:val="009B4FAB"/>
    <w:rsid w:val="009B748A"/>
    <w:rsid w:val="009B7E89"/>
    <w:rsid w:val="009B7F7D"/>
    <w:rsid w:val="009C091F"/>
    <w:rsid w:val="009C0A5F"/>
    <w:rsid w:val="009C11CF"/>
    <w:rsid w:val="009C3102"/>
    <w:rsid w:val="009C336D"/>
    <w:rsid w:val="009C3863"/>
    <w:rsid w:val="009C3E20"/>
    <w:rsid w:val="009C4589"/>
    <w:rsid w:val="009C45F8"/>
    <w:rsid w:val="009C499D"/>
    <w:rsid w:val="009C5EB6"/>
    <w:rsid w:val="009C632B"/>
    <w:rsid w:val="009C6438"/>
    <w:rsid w:val="009C7931"/>
    <w:rsid w:val="009D034A"/>
    <w:rsid w:val="009D0AD4"/>
    <w:rsid w:val="009D27D9"/>
    <w:rsid w:val="009D30DA"/>
    <w:rsid w:val="009D3671"/>
    <w:rsid w:val="009D3B72"/>
    <w:rsid w:val="009D3CD6"/>
    <w:rsid w:val="009D3D04"/>
    <w:rsid w:val="009D40E5"/>
    <w:rsid w:val="009D4459"/>
    <w:rsid w:val="009D465D"/>
    <w:rsid w:val="009D4666"/>
    <w:rsid w:val="009D4C56"/>
    <w:rsid w:val="009D519A"/>
    <w:rsid w:val="009D5787"/>
    <w:rsid w:val="009D643B"/>
    <w:rsid w:val="009D6656"/>
    <w:rsid w:val="009D6723"/>
    <w:rsid w:val="009D6DF9"/>
    <w:rsid w:val="009D71C2"/>
    <w:rsid w:val="009D7B07"/>
    <w:rsid w:val="009E0362"/>
    <w:rsid w:val="009E04A0"/>
    <w:rsid w:val="009E0534"/>
    <w:rsid w:val="009E24A6"/>
    <w:rsid w:val="009E2CA8"/>
    <w:rsid w:val="009E2DE9"/>
    <w:rsid w:val="009E2EF2"/>
    <w:rsid w:val="009E3707"/>
    <w:rsid w:val="009E4206"/>
    <w:rsid w:val="009E460A"/>
    <w:rsid w:val="009E4966"/>
    <w:rsid w:val="009E4C0E"/>
    <w:rsid w:val="009E51B4"/>
    <w:rsid w:val="009E52E1"/>
    <w:rsid w:val="009E544B"/>
    <w:rsid w:val="009E5DCF"/>
    <w:rsid w:val="009E6D1B"/>
    <w:rsid w:val="009E6D1F"/>
    <w:rsid w:val="009E6F11"/>
    <w:rsid w:val="009E7887"/>
    <w:rsid w:val="009E7E75"/>
    <w:rsid w:val="009F01F4"/>
    <w:rsid w:val="009F0B7B"/>
    <w:rsid w:val="009F0BFA"/>
    <w:rsid w:val="009F20D4"/>
    <w:rsid w:val="009F2155"/>
    <w:rsid w:val="009F23A9"/>
    <w:rsid w:val="009F2445"/>
    <w:rsid w:val="009F3794"/>
    <w:rsid w:val="009F3C69"/>
    <w:rsid w:val="009F3F65"/>
    <w:rsid w:val="009F40C4"/>
    <w:rsid w:val="009F4717"/>
    <w:rsid w:val="009F5015"/>
    <w:rsid w:val="009F56A6"/>
    <w:rsid w:val="009F658A"/>
    <w:rsid w:val="009F666B"/>
    <w:rsid w:val="009F7701"/>
    <w:rsid w:val="009F7DE3"/>
    <w:rsid w:val="00A004A0"/>
    <w:rsid w:val="00A0086C"/>
    <w:rsid w:val="00A00915"/>
    <w:rsid w:val="00A01B3F"/>
    <w:rsid w:val="00A021F3"/>
    <w:rsid w:val="00A02C26"/>
    <w:rsid w:val="00A03775"/>
    <w:rsid w:val="00A048FD"/>
    <w:rsid w:val="00A04A48"/>
    <w:rsid w:val="00A04B31"/>
    <w:rsid w:val="00A062EF"/>
    <w:rsid w:val="00A06DBC"/>
    <w:rsid w:val="00A07039"/>
    <w:rsid w:val="00A10541"/>
    <w:rsid w:val="00A11346"/>
    <w:rsid w:val="00A114CE"/>
    <w:rsid w:val="00A11699"/>
    <w:rsid w:val="00A11789"/>
    <w:rsid w:val="00A11E69"/>
    <w:rsid w:val="00A12623"/>
    <w:rsid w:val="00A12985"/>
    <w:rsid w:val="00A12E34"/>
    <w:rsid w:val="00A13551"/>
    <w:rsid w:val="00A13BB4"/>
    <w:rsid w:val="00A13FC9"/>
    <w:rsid w:val="00A13FD0"/>
    <w:rsid w:val="00A1424C"/>
    <w:rsid w:val="00A144BD"/>
    <w:rsid w:val="00A1485F"/>
    <w:rsid w:val="00A14D6B"/>
    <w:rsid w:val="00A162C4"/>
    <w:rsid w:val="00A165B8"/>
    <w:rsid w:val="00A16DCA"/>
    <w:rsid w:val="00A17C14"/>
    <w:rsid w:val="00A201DB"/>
    <w:rsid w:val="00A202CE"/>
    <w:rsid w:val="00A20F5F"/>
    <w:rsid w:val="00A21206"/>
    <w:rsid w:val="00A21246"/>
    <w:rsid w:val="00A21943"/>
    <w:rsid w:val="00A2267A"/>
    <w:rsid w:val="00A2279E"/>
    <w:rsid w:val="00A22931"/>
    <w:rsid w:val="00A22DB9"/>
    <w:rsid w:val="00A2354A"/>
    <w:rsid w:val="00A24F6E"/>
    <w:rsid w:val="00A25A3B"/>
    <w:rsid w:val="00A25BF4"/>
    <w:rsid w:val="00A26881"/>
    <w:rsid w:val="00A273EE"/>
    <w:rsid w:val="00A274AC"/>
    <w:rsid w:val="00A27F39"/>
    <w:rsid w:val="00A3013A"/>
    <w:rsid w:val="00A30726"/>
    <w:rsid w:val="00A3084C"/>
    <w:rsid w:val="00A30BB1"/>
    <w:rsid w:val="00A3161B"/>
    <w:rsid w:val="00A32904"/>
    <w:rsid w:val="00A33B28"/>
    <w:rsid w:val="00A33B71"/>
    <w:rsid w:val="00A33FE5"/>
    <w:rsid w:val="00A34EF0"/>
    <w:rsid w:val="00A35EA7"/>
    <w:rsid w:val="00A35FB5"/>
    <w:rsid w:val="00A36306"/>
    <w:rsid w:val="00A36539"/>
    <w:rsid w:val="00A36987"/>
    <w:rsid w:val="00A36BDD"/>
    <w:rsid w:val="00A36C7F"/>
    <w:rsid w:val="00A375CE"/>
    <w:rsid w:val="00A375E2"/>
    <w:rsid w:val="00A376D5"/>
    <w:rsid w:val="00A40F35"/>
    <w:rsid w:val="00A423E2"/>
    <w:rsid w:val="00A42647"/>
    <w:rsid w:val="00A4323C"/>
    <w:rsid w:val="00A43371"/>
    <w:rsid w:val="00A43475"/>
    <w:rsid w:val="00A438EE"/>
    <w:rsid w:val="00A43CBE"/>
    <w:rsid w:val="00A4439B"/>
    <w:rsid w:val="00A44DF8"/>
    <w:rsid w:val="00A45484"/>
    <w:rsid w:val="00A45538"/>
    <w:rsid w:val="00A46ACF"/>
    <w:rsid w:val="00A47A42"/>
    <w:rsid w:val="00A47B43"/>
    <w:rsid w:val="00A502F7"/>
    <w:rsid w:val="00A5072E"/>
    <w:rsid w:val="00A50A7F"/>
    <w:rsid w:val="00A50E77"/>
    <w:rsid w:val="00A517C8"/>
    <w:rsid w:val="00A518DB"/>
    <w:rsid w:val="00A520D0"/>
    <w:rsid w:val="00A523E5"/>
    <w:rsid w:val="00A52B74"/>
    <w:rsid w:val="00A5434E"/>
    <w:rsid w:val="00A54E4E"/>
    <w:rsid w:val="00A55065"/>
    <w:rsid w:val="00A55112"/>
    <w:rsid w:val="00A563E0"/>
    <w:rsid w:val="00A56A64"/>
    <w:rsid w:val="00A60CFF"/>
    <w:rsid w:val="00A61360"/>
    <w:rsid w:val="00A61900"/>
    <w:rsid w:val="00A61A01"/>
    <w:rsid w:val="00A61C84"/>
    <w:rsid w:val="00A621A3"/>
    <w:rsid w:val="00A62D5C"/>
    <w:rsid w:val="00A62EC5"/>
    <w:rsid w:val="00A62F1F"/>
    <w:rsid w:val="00A634D9"/>
    <w:rsid w:val="00A63AFE"/>
    <w:rsid w:val="00A64ADE"/>
    <w:rsid w:val="00A64B15"/>
    <w:rsid w:val="00A65794"/>
    <w:rsid w:val="00A65FB5"/>
    <w:rsid w:val="00A65FDC"/>
    <w:rsid w:val="00A66101"/>
    <w:rsid w:val="00A6645A"/>
    <w:rsid w:val="00A66B27"/>
    <w:rsid w:val="00A67882"/>
    <w:rsid w:val="00A67F3C"/>
    <w:rsid w:val="00A70100"/>
    <w:rsid w:val="00A70548"/>
    <w:rsid w:val="00A70690"/>
    <w:rsid w:val="00A706AF"/>
    <w:rsid w:val="00A70C4C"/>
    <w:rsid w:val="00A70D5E"/>
    <w:rsid w:val="00A71847"/>
    <w:rsid w:val="00A7227A"/>
    <w:rsid w:val="00A73E35"/>
    <w:rsid w:val="00A748F2"/>
    <w:rsid w:val="00A749AA"/>
    <w:rsid w:val="00A74F49"/>
    <w:rsid w:val="00A750AF"/>
    <w:rsid w:val="00A75227"/>
    <w:rsid w:val="00A7579C"/>
    <w:rsid w:val="00A764F9"/>
    <w:rsid w:val="00A76F7C"/>
    <w:rsid w:val="00A778EC"/>
    <w:rsid w:val="00A77D46"/>
    <w:rsid w:val="00A803A1"/>
    <w:rsid w:val="00A816E0"/>
    <w:rsid w:val="00A822CF"/>
    <w:rsid w:val="00A83572"/>
    <w:rsid w:val="00A85131"/>
    <w:rsid w:val="00A85B90"/>
    <w:rsid w:val="00A85D6B"/>
    <w:rsid w:val="00A85DCD"/>
    <w:rsid w:val="00A85FBC"/>
    <w:rsid w:val="00A863BE"/>
    <w:rsid w:val="00A8659D"/>
    <w:rsid w:val="00A870E3"/>
    <w:rsid w:val="00A8763B"/>
    <w:rsid w:val="00A87677"/>
    <w:rsid w:val="00A87728"/>
    <w:rsid w:val="00A8798C"/>
    <w:rsid w:val="00A879F7"/>
    <w:rsid w:val="00A87C40"/>
    <w:rsid w:val="00A91E74"/>
    <w:rsid w:val="00A9257F"/>
    <w:rsid w:val="00A9281E"/>
    <w:rsid w:val="00A9334D"/>
    <w:rsid w:val="00A93576"/>
    <w:rsid w:val="00A93B75"/>
    <w:rsid w:val="00A95325"/>
    <w:rsid w:val="00A9548B"/>
    <w:rsid w:val="00A95602"/>
    <w:rsid w:val="00A95AA6"/>
    <w:rsid w:val="00A95AE5"/>
    <w:rsid w:val="00A95B29"/>
    <w:rsid w:val="00A95B63"/>
    <w:rsid w:val="00A95B9F"/>
    <w:rsid w:val="00A95E60"/>
    <w:rsid w:val="00A96380"/>
    <w:rsid w:val="00A966B4"/>
    <w:rsid w:val="00A96B7F"/>
    <w:rsid w:val="00A96DE4"/>
    <w:rsid w:val="00A9744B"/>
    <w:rsid w:val="00A97CEF"/>
    <w:rsid w:val="00AA00C5"/>
    <w:rsid w:val="00AA04BD"/>
    <w:rsid w:val="00AA06D5"/>
    <w:rsid w:val="00AA06E0"/>
    <w:rsid w:val="00AA0F8C"/>
    <w:rsid w:val="00AA1DC1"/>
    <w:rsid w:val="00AA1EF6"/>
    <w:rsid w:val="00AA2693"/>
    <w:rsid w:val="00AA26F8"/>
    <w:rsid w:val="00AA2A02"/>
    <w:rsid w:val="00AA2A47"/>
    <w:rsid w:val="00AA2B4F"/>
    <w:rsid w:val="00AA3802"/>
    <w:rsid w:val="00AA3BFD"/>
    <w:rsid w:val="00AA3EDA"/>
    <w:rsid w:val="00AA419C"/>
    <w:rsid w:val="00AA475C"/>
    <w:rsid w:val="00AA4EAB"/>
    <w:rsid w:val="00AA5177"/>
    <w:rsid w:val="00AA538C"/>
    <w:rsid w:val="00AA7470"/>
    <w:rsid w:val="00AA754A"/>
    <w:rsid w:val="00AA767A"/>
    <w:rsid w:val="00AA7803"/>
    <w:rsid w:val="00AA7B83"/>
    <w:rsid w:val="00AA7E0D"/>
    <w:rsid w:val="00AB01DD"/>
    <w:rsid w:val="00AB05E4"/>
    <w:rsid w:val="00AB2045"/>
    <w:rsid w:val="00AB2992"/>
    <w:rsid w:val="00AB2B74"/>
    <w:rsid w:val="00AB347B"/>
    <w:rsid w:val="00AB357F"/>
    <w:rsid w:val="00AB373B"/>
    <w:rsid w:val="00AB3C94"/>
    <w:rsid w:val="00AB3EB3"/>
    <w:rsid w:val="00AB3ED6"/>
    <w:rsid w:val="00AB40B6"/>
    <w:rsid w:val="00AB4587"/>
    <w:rsid w:val="00AB46C0"/>
    <w:rsid w:val="00AB4D20"/>
    <w:rsid w:val="00AB5549"/>
    <w:rsid w:val="00AB5CFE"/>
    <w:rsid w:val="00AB67EE"/>
    <w:rsid w:val="00AB6BE6"/>
    <w:rsid w:val="00AB77DD"/>
    <w:rsid w:val="00AB7DCB"/>
    <w:rsid w:val="00AC0869"/>
    <w:rsid w:val="00AC08F3"/>
    <w:rsid w:val="00AC1033"/>
    <w:rsid w:val="00AC20E6"/>
    <w:rsid w:val="00AC29F0"/>
    <w:rsid w:val="00AC2B2E"/>
    <w:rsid w:val="00AC3E25"/>
    <w:rsid w:val="00AC46A2"/>
    <w:rsid w:val="00AC58F6"/>
    <w:rsid w:val="00AC59B6"/>
    <w:rsid w:val="00AC6870"/>
    <w:rsid w:val="00AC746B"/>
    <w:rsid w:val="00AC759A"/>
    <w:rsid w:val="00AD059D"/>
    <w:rsid w:val="00AD11D0"/>
    <w:rsid w:val="00AD1487"/>
    <w:rsid w:val="00AD18DE"/>
    <w:rsid w:val="00AD1E2D"/>
    <w:rsid w:val="00AD2648"/>
    <w:rsid w:val="00AD2745"/>
    <w:rsid w:val="00AD334B"/>
    <w:rsid w:val="00AD345C"/>
    <w:rsid w:val="00AD3BCE"/>
    <w:rsid w:val="00AD41BC"/>
    <w:rsid w:val="00AD42AE"/>
    <w:rsid w:val="00AD44EA"/>
    <w:rsid w:val="00AD4603"/>
    <w:rsid w:val="00AD4A98"/>
    <w:rsid w:val="00AD5156"/>
    <w:rsid w:val="00AD6386"/>
    <w:rsid w:val="00AD63B1"/>
    <w:rsid w:val="00AD63E5"/>
    <w:rsid w:val="00AD640E"/>
    <w:rsid w:val="00AD6485"/>
    <w:rsid w:val="00AD6CDC"/>
    <w:rsid w:val="00AD6DEC"/>
    <w:rsid w:val="00AE0178"/>
    <w:rsid w:val="00AE02CB"/>
    <w:rsid w:val="00AE02E6"/>
    <w:rsid w:val="00AE0F00"/>
    <w:rsid w:val="00AE14ED"/>
    <w:rsid w:val="00AE1513"/>
    <w:rsid w:val="00AE17ED"/>
    <w:rsid w:val="00AE1DFE"/>
    <w:rsid w:val="00AE2364"/>
    <w:rsid w:val="00AE24F5"/>
    <w:rsid w:val="00AE4119"/>
    <w:rsid w:val="00AE5925"/>
    <w:rsid w:val="00AE5D5B"/>
    <w:rsid w:val="00AE5F77"/>
    <w:rsid w:val="00AE68FE"/>
    <w:rsid w:val="00AE6C98"/>
    <w:rsid w:val="00AE73B9"/>
    <w:rsid w:val="00AE7FD4"/>
    <w:rsid w:val="00AF00EE"/>
    <w:rsid w:val="00AF01D3"/>
    <w:rsid w:val="00AF0A90"/>
    <w:rsid w:val="00AF0ED2"/>
    <w:rsid w:val="00AF15EC"/>
    <w:rsid w:val="00AF1BE2"/>
    <w:rsid w:val="00AF1E74"/>
    <w:rsid w:val="00AF233C"/>
    <w:rsid w:val="00AF3364"/>
    <w:rsid w:val="00AF3406"/>
    <w:rsid w:val="00AF3B81"/>
    <w:rsid w:val="00AF4F0B"/>
    <w:rsid w:val="00AF51C9"/>
    <w:rsid w:val="00AF5352"/>
    <w:rsid w:val="00AF573E"/>
    <w:rsid w:val="00AF5A17"/>
    <w:rsid w:val="00AF67C0"/>
    <w:rsid w:val="00AF699B"/>
    <w:rsid w:val="00AF78F8"/>
    <w:rsid w:val="00AF799B"/>
    <w:rsid w:val="00AF7C94"/>
    <w:rsid w:val="00B009CE"/>
    <w:rsid w:val="00B0140D"/>
    <w:rsid w:val="00B01E2C"/>
    <w:rsid w:val="00B02357"/>
    <w:rsid w:val="00B0253B"/>
    <w:rsid w:val="00B02B3C"/>
    <w:rsid w:val="00B02BC4"/>
    <w:rsid w:val="00B034C6"/>
    <w:rsid w:val="00B038DE"/>
    <w:rsid w:val="00B03F2D"/>
    <w:rsid w:val="00B03F48"/>
    <w:rsid w:val="00B045D8"/>
    <w:rsid w:val="00B049F7"/>
    <w:rsid w:val="00B04C0F"/>
    <w:rsid w:val="00B05129"/>
    <w:rsid w:val="00B052EF"/>
    <w:rsid w:val="00B054B7"/>
    <w:rsid w:val="00B05A2D"/>
    <w:rsid w:val="00B06136"/>
    <w:rsid w:val="00B0619F"/>
    <w:rsid w:val="00B072C7"/>
    <w:rsid w:val="00B07730"/>
    <w:rsid w:val="00B07D99"/>
    <w:rsid w:val="00B117F5"/>
    <w:rsid w:val="00B12807"/>
    <w:rsid w:val="00B1297B"/>
    <w:rsid w:val="00B12CEE"/>
    <w:rsid w:val="00B1363E"/>
    <w:rsid w:val="00B14733"/>
    <w:rsid w:val="00B15505"/>
    <w:rsid w:val="00B15F1C"/>
    <w:rsid w:val="00B16312"/>
    <w:rsid w:val="00B16BB5"/>
    <w:rsid w:val="00B17E7D"/>
    <w:rsid w:val="00B2092F"/>
    <w:rsid w:val="00B20BD9"/>
    <w:rsid w:val="00B20CC7"/>
    <w:rsid w:val="00B2159B"/>
    <w:rsid w:val="00B22168"/>
    <w:rsid w:val="00B2277E"/>
    <w:rsid w:val="00B22871"/>
    <w:rsid w:val="00B229DF"/>
    <w:rsid w:val="00B23A02"/>
    <w:rsid w:val="00B23D38"/>
    <w:rsid w:val="00B24679"/>
    <w:rsid w:val="00B248E2"/>
    <w:rsid w:val="00B254C2"/>
    <w:rsid w:val="00B25722"/>
    <w:rsid w:val="00B25AD2"/>
    <w:rsid w:val="00B261B9"/>
    <w:rsid w:val="00B2691E"/>
    <w:rsid w:val="00B26971"/>
    <w:rsid w:val="00B26C2C"/>
    <w:rsid w:val="00B27092"/>
    <w:rsid w:val="00B27275"/>
    <w:rsid w:val="00B2731C"/>
    <w:rsid w:val="00B27A09"/>
    <w:rsid w:val="00B3000D"/>
    <w:rsid w:val="00B3090A"/>
    <w:rsid w:val="00B30C85"/>
    <w:rsid w:val="00B31250"/>
    <w:rsid w:val="00B31342"/>
    <w:rsid w:val="00B31FA6"/>
    <w:rsid w:val="00B322B0"/>
    <w:rsid w:val="00B34171"/>
    <w:rsid w:val="00B35119"/>
    <w:rsid w:val="00B35EF3"/>
    <w:rsid w:val="00B361A5"/>
    <w:rsid w:val="00B361C6"/>
    <w:rsid w:val="00B36D10"/>
    <w:rsid w:val="00B36DE6"/>
    <w:rsid w:val="00B370BA"/>
    <w:rsid w:val="00B374DB"/>
    <w:rsid w:val="00B379DC"/>
    <w:rsid w:val="00B37B54"/>
    <w:rsid w:val="00B4003E"/>
    <w:rsid w:val="00B400EC"/>
    <w:rsid w:val="00B408CB"/>
    <w:rsid w:val="00B4120F"/>
    <w:rsid w:val="00B415DC"/>
    <w:rsid w:val="00B41689"/>
    <w:rsid w:val="00B41914"/>
    <w:rsid w:val="00B42221"/>
    <w:rsid w:val="00B4278A"/>
    <w:rsid w:val="00B42DBC"/>
    <w:rsid w:val="00B433CD"/>
    <w:rsid w:val="00B44E26"/>
    <w:rsid w:val="00B44EE3"/>
    <w:rsid w:val="00B45352"/>
    <w:rsid w:val="00B45751"/>
    <w:rsid w:val="00B4585D"/>
    <w:rsid w:val="00B45E71"/>
    <w:rsid w:val="00B470B2"/>
    <w:rsid w:val="00B471C6"/>
    <w:rsid w:val="00B4781D"/>
    <w:rsid w:val="00B478FC"/>
    <w:rsid w:val="00B47BD8"/>
    <w:rsid w:val="00B50923"/>
    <w:rsid w:val="00B5092F"/>
    <w:rsid w:val="00B51396"/>
    <w:rsid w:val="00B51397"/>
    <w:rsid w:val="00B51409"/>
    <w:rsid w:val="00B524E2"/>
    <w:rsid w:val="00B52712"/>
    <w:rsid w:val="00B52C20"/>
    <w:rsid w:val="00B52CF2"/>
    <w:rsid w:val="00B52D30"/>
    <w:rsid w:val="00B5446A"/>
    <w:rsid w:val="00B54713"/>
    <w:rsid w:val="00B54FB3"/>
    <w:rsid w:val="00B550AD"/>
    <w:rsid w:val="00B55BBC"/>
    <w:rsid w:val="00B55FAA"/>
    <w:rsid w:val="00B56349"/>
    <w:rsid w:val="00B57078"/>
    <w:rsid w:val="00B57C12"/>
    <w:rsid w:val="00B6167B"/>
    <w:rsid w:val="00B61DA4"/>
    <w:rsid w:val="00B62018"/>
    <w:rsid w:val="00B62B81"/>
    <w:rsid w:val="00B635EA"/>
    <w:rsid w:val="00B63AEC"/>
    <w:rsid w:val="00B641CB"/>
    <w:rsid w:val="00B64322"/>
    <w:rsid w:val="00B64609"/>
    <w:rsid w:val="00B64D27"/>
    <w:rsid w:val="00B6657E"/>
    <w:rsid w:val="00B6659F"/>
    <w:rsid w:val="00B6661B"/>
    <w:rsid w:val="00B66E14"/>
    <w:rsid w:val="00B66F74"/>
    <w:rsid w:val="00B67162"/>
    <w:rsid w:val="00B67322"/>
    <w:rsid w:val="00B67910"/>
    <w:rsid w:val="00B67E14"/>
    <w:rsid w:val="00B705C8"/>
    <w:rsid w:val="00B7102C"/>
    <w:rsid w:val="00B71660"/>
    <w:rsid w:val="00B71FF5"/>
    <w:rsid w:val="00B72096"/>
    <w:rsid w:val="00B739A6"/>
    <w:rsid w:val="00B73DE6"/>
    <w:rsid w:val="00B73E5A"/>
    <w:rsid w:val="00B7473C"/>
    <w:rsid w:val="00B748B9"/>
    <w:rsid w:val="00B74A5F"/>
    <w:rsid w:val="00B75615"/>
    <w:rsid w:val="00B75F40"/>
    <w:rsid w:val="00B76675"/>
    <w:rsid w:val="00B769AB"/>
    <w:rsid w:val="00B76BCC"/>
    <w:rsid w:val="00B7713F"/>
    <w:rsid w:val="00B80E51"/>
    <w:rsid w:val="00B81231"/>
    <w:rsid w:val="00B81B5C"/>
    <w:rsid w:val="00B81F3B"/>
    <w:rsid w:val="00B8260C"/>
    <w:rsid w:val="00B82EB4"/>
    <w:rsid w:val="00B83D44"/>
    <w:rsid w:val="00B84526"/>
    <w:rsid w:val="00B84D23"/>
    <w:rsid w:val="00B85329"/>
    <w:rsid w:val="00B86369"/>
    <w:rsid w:val="00B8654F"/>
    <w:rsid w:val="00B866D3"/>
    <w:rsid w:val="00B86827"/>
    <w:rsid w:val="00B86F33"/>
    <w:rsid w:val="00B87128"/>
    <w:rsid w:val="00B87777"/>
    <w:rsid w:val="00B87AA3"/>
    <w:rsid w:val="00B87DD8"/>
    <w:rsid w:val="00B90246"/>
    <w:rsid w:val="00B903BF"/>
    <w:rsid w:val="00B90E8A"/>
    <w:rsid w:val="00B9113D"/>
    <w:rsid w:val="00B91D9B"/>
    <w:rsid w:val="00B92B9B"/>
    <w:rsid w:val="00B92CB2"/>
    <w:rsid w:val="00B93003"/>
    <w:rsid w:val="00B93169"/>
    <w:rsid w:val="00B931FB"/>
    <w:rsid w:val="00B93427"/>
    <w:rsid w:val="00B93EDB"/>
    <w:rsid w:val="00B94018"/>
    <w:rsid w:val="00B942D2"/>
    <w:rsid w:val="00B942DF"/>
    <w:rsid w:val="00B94455"/>
    <w:rsid w:val="00B94C12"/>
    <w:rsid w:val="00B95776"/>
    <w:rsid w:val="00B961C3"/>
    <w:rsid w:val="00B96DD7"/>
    <w:rsid w:val="00B972D8"/>
    <w:rsid w:val="00BA17CA"/>
    <w:rsid w:val="00BA21FF"/>
    <w:rsid w:val="00BA2C35"/>
    <w:rsid w:val="00BA37FC"/>
    <w:rsid w:val="00BA3809"/>
    <w:rsid w:val="00BA38CE"/>
    <w:rsid w:val="00BA3D0F"/>
    <w:rsid w:val="00BA4051"/>
    <w:rsid w:val="00BA57E0"/>
    <w:rsid w:val="00BA5EF9"/>
    <w:rsid w:val="00BA6D67"/>
    <w:rsid w:val="00BA7144"/>
    <w:rsid w:val="00BA73D0"/>
    <w:rsid w:val="00BA784E"/>
    <w:rsid w:val="00BA7DF0"/>
    <w:rsid w:val="00BA7F0F"/>
    <w:rsid w:val="00BA7F27"/>
    <w:rsid w:val="00BB0566"/>
    <w:rsid w:val="00BB0B24"/>
    <w:rsid w:val="00BB169B"/>
    <w:rsid w:val="00BB1C8A"/>
    <w:rsid w:val="00BB2A87"/>
    <w:rsid w:val="00BB2BA6"/>
    <w:rsid w:val="00BB2DD2"/>
    <w:rsid w:val="00BB2F9B"/>
    <w:rsid w:val="00BB3AC0"/>
    <w:rsid w:val="00BB4B61"/>
    <w:rsid w:val="00BB4C24"/>
    <w:rsid w:val="00BB51AD"/>
    <w:rsid w:val="00BB5523"/>
    <w:rsid w:val="00BB6AB0"/>
    <w:rsid w:val="00BB6D24"/>
    <w:rsid w:val="00BB6EE3"/>
    <w:rsid w:val="00BB74F1"/>
    <w:rsid w:val="00BB78E5"/>
    <w:rsid w:val="00BC0E4A"/>
    <w:rsid w:val="00BC164A"/>
    <w:rsid w:val="00BC3C62"/>
    <w:rsid w:val="00BC3C92"/>
    <w:rsid w:val="00BC3F33"/>
    <w:rsid w:val="00BC4183"/>
    <w:rsid w:val="00BC48C1"/>
    <w:rsid w:val="00BC54FA"/>
    <w:rsid w:val="00BC5DBD"/>
    <w:rsid w:val="00BC6429"/>
    <w:rsid w:val="00BC67BF"/>
    <w:rsid w:val="00BC6964"/>
    <w:rsid w:val="00BC7427"/>
    <w:rsid w:val="00BC7767"/>
    <w:rsid w:val="00BC7AC0"/>
    <w:rsid w:val="00BC7F11"/>
    <w:rsid w:val="00BD0032"/>
    <w:rsid w:val="00BD0FBB"/>
    <w:rsid w:val="00BD1C62"/>
    <w:rsid w:val="00BD2043"/>
    <w:rsid w:val="00BD2903"/>
    <w:rsid w:val="00BD3862"/>
    <w:rsid w:val="00BD38EC"/>
    <w:rsid w:val="00BD3E4F"/>
    <w:rsid w:val="00BD3FDA"/>
    <w:rsid w:val="00BD446B"/>
    <w:rsid w:val="00BD5765"/>
    <w:rsid w:val="00BD61BB"/>
    <w:rsid w:val="00BD65A3"/>
    <w:rsid w:val="00BD77D0"/>
    <w:rsid w:val="00BE0009"/>
    <w:rsid w:val="00BE1132"/>
    <w:rsid w:val="00BE1A32"/>
    <w:rsid w:val="00BE29F3"/>
    <w:rsid w:val="00BE2B94"/>
    <w:rsid w:val="00BE30D9"/>
    <w:rsid w:val="00BE38D3"/>
    <w:rsid w:val="00BE4172"/>
    <w:rsid w:val="00BE4783"/>
    <w:rsid w:val="00BE4F13"/>
    <w:rsid w:val="00BE53E0"/>
    <w:rsid w:val="00BE649F"/>
    <w:rsid w:val="00BE71C2"/>
    <w:rsid w:val="00BE7625"/>
    <w:rsid w:val="00BE7BD9"/>
    <w:rsid w:val="00BE7E43"/>
    <w:rsid w:val="00BF0073"/>
    <w:rsid w:val="00BF0436"/>
    <w:rsid w:val="00BF0B2B"/>
    <w:rsid w:val="00BF0BA1"/>
    <w:rsid w:val="00BF1086"/>
    <w:rsid w:val="00BF1D73"/>
    <w:rsid w:val="00BF3E40"/>
    <w:rsid w:val="00BF3ECF"/>
    <w:rsid w:val="00BF51F9"/>
    <w:rsid w:val="00BF533A"/>
    <w:rsid w:val="00BF5982"/>
    <w:rsid w:val="00BF5C48"/>
    <w:rsid w:val="00BF5CD7"/>
    <w:rsid w:val="00BF5F95"/>
    <w:rsid w:val="00BF65DE"/>
    <w:rsid w:val="00BF6851"/>
    <w:rsid w:val="00BF75D3"/>
    <w:rsid w:val="00BF78E1"/>
    <w:rsid w:val="00BF7BD7"/>
    <w:rsid w:val="00C015AE"/>
    <w:rsid w:val="00C01917"/>
    <w:rsid w:val="00C01D02"/>
    <w:rsid w:val="00C02296"/>
    <w:rsid w:val="00C02E78"/>
    <w:rsid w:val="00C02FC5"/>
    <w:rsid w:val="00C0300F"/>
    <w:rsid w:val="00C03B3F"/>
    <w:rsid w:val="00C04820"/>
    <w:rsid w:val="00C0486B"/>
    <w:rsid w:val="00C051DA"/>
    <w:rsid w:val="00C0548E"/>
    <w:rsid w:val="00C05C0B"/>
    <w:rsid w:val="00C0638B"/>
    <w:rsid w:val="00C06750"/>
    <w:rsid w:val="00C06F8E"/>
    <w:rsid w:val="00C0725E"/>
    <w:rsid w:val="00C07553"/>
    <w:rsid w:val="00C10075"/>
    <w:rsid w:val="00C115CF"/>
    <w:rsid w:val="00C11767"/>
    <w:rsid w:val="00C123D6"/>
    <w:rsid w:val="00C1244E"/>
    <w:rsid w:val="00C13528"/>
    <w:rsid w:val="00C13A6E"/>
    <w:rsid w:val="00C144FC"/>
    <w:rsid w:val="00C149E6"/>
    <w:rsid w:val="00C15A93"/>
    <w:rsid w:val="00C15AB9"/>
    <w:rsid w:val="00C16330"/>
    <w:rsid w:val="00C17601"/>
    <w:rsid w:val="00C209E8"/>
    <w:rsid w:val="00C20CA6"/>
    <w:rsid w:val="00C219EA"/>
    <w:rsid w:val="00C23171"/>
    <w:rsid w:val="00C237CE"/>
    <w:rsid w:val="00C2385D"/>
    <w:rsid w:val="00C24CB3"/>
    <w:rsid w:val="00C25312"/>
    <w:rsid w:val="00C25D5D"/>
    <w:rsid w:val="00C25E47"/>
    <w:rsid w:val="00C26804"/>
    <w:rsid w:val="00C26E1F"/>
    <w:rsid w:val="00C2722E"/>
    <w:rsid w:val="00C274F3"/>
    <w:rsid w:val="00C27B83"/>
    <w:rsid w:val="00C27BCA"/>
    <w:rsid w:val="00C30C43"/>
    <w:rsid w:val="00C30CB8"/>
    <w:rsid w:val="00C313E8"/>
    <w:rsid w:val="00C31999"/>
    <w:rsid w:val="00C31B45"/>
    <w:rsid w:val="00C32110"/>
    <w:rsid w:val="00C324D2"/>
    <w:rsid w:val="00C34154"/>
    <w:rsid w:val="00C34AE5"/>
    <w:rsid w:val="00C34C85"/>
    <w:rsid w:val="00C35189"/>
    <w:rsid w:val="00C35B35"/>
    <w:rsid w:val="00C35C81"/>
    <w:rsid w:val="00C36472"/>
    <w:rsid w:val="00C36D15"/>
    <w:rsid w:val="00C37EA3"/>
    <w:rsid w:val="00C40911"/>
    <w:rsid w:val="00C40A9B"/>
    <w:rsid w:val="00C40CCE"/>
    <w:rsid w:val="00C41404"/>
    <w:rsid w:val="00C41E3F"/>
    <w:rsid w:val="00C4228A"/>
    <w:rsid w:val="00C42993"/>
    <w:rsid w:val="00C4413F"/>
    <w:rsid w:val="00C44A31"/>
    <w:rsid w:val="00C44DA8"/>
    <w:rsid w:val="00C44DD0"/>
    <w:rsid w:val="00C47011"/>
    <w:rsid w:val="00C470A0"/>
    <w:rsid w:val="00C479C8"/>
    <w:rsid w:val="00C5065E"/>
    <w:rsid w:val="00C507E0"/>
    <w:rsid w:val="00C50859"/>
    <w:rsid w:val="00C51AA8"/>
    <w:rsid w:val="00C51F1C"/>
    <w:rsid w:val="00C522C7"/>
    <w:rsid w:val="00C525C9"/>
    <w:rsid w:val="00C5320C"/>
    <w:rsid w:val="00C534B4"/>
    <w:rsid w:val="00C5384B"/>
    <w:rsid w:val="00C541D6"/>
    <w:rsid w:val="00C54E40"/>
    <w:rsid w:val="00C5531F"/>
    <w:rsid w:val="00C5584B"/>
    <w:rsid w:val="00C55BCC"/>
    <w:rsid w:val="00C561A7"/>
    <w:rsid w:val="00C569A4"/>
    <w:rsid w:val="00C56FE6"/>
    <w:rsid w:val="00C5729A"/>
    <w:rsid w:val="00C57357"/>
    <w:rsid w:val="00C579A9"/>
    <w:rsid w:val="00C57D35"/>
    <w:rsid w:val="00C60412"/>
    <w:rsid w:val="00C61681"/>
    <w:rsid w:val="00C61826"/>
    <w:rsid w:val="00C61867"/>
    <w:rsid w:val="00C61880"/>
    <w:rsid w:val="00C6219D"/>
    <w:rsid w:val="00C62546"/>
    <w:rsid w:val="00C62620"/>
    <w:rsid w:val="00C6289B"/>
    <w:rsid w:val="00C629C2"/>
    <w:rsid w:val="00C63053"/>
    <w:rsid w:val="00C63585"/>
    <w:rsid w:val="00C639CF"/>
    <w:rsid w:val="00C63FF6"/>
    <w:rsid w:val="00C643E7"/>
    <w:rsid w:val="00C646F8"/>
    <w:rsid w:val="00C64761"/>
    <w:rsid w:val="00C648B8"/>
    <w:rsid w:val="00C64AD6"/>
    <w:rsid w:val="00C64E8A"/>
    <w:rsid w:val="00C654B0"/>
    <w:rsid w:val="00C658D8"/>
    <w:rsid w:val="00C65C0E"/>
    <w:rsid w:val="00C664C1"/>
    <w:rsid w:val="00C66532"/>
    <w:rsid w:val="00C66D6C"/>
    <w:rsid w:val="00C67B3C"/>
    <w:rsid w:val="00C67F09"/>
    <w:rsid w:val="00C70180"/>
    <w:rsid w:val="00C703D7"/>
    <w:rsid w:val="00C70F1B"/>
    <w:rsid w:val="00C714D0"/>
    <w:rsid w:val="00C714E9"/>
    <w:rsid w:val="00C71516"/>
    <w:rsid w:val="00C71597"/>
    <w:rsid w:val="00C71809"/>
    <w:rsid w:val="00C71B79"/>
    <w:rsid w:val="00C730A7"/>
    <w:rsid w:val="00C730C1"/>
    <w:rsid w:val="00C733C5"/>
    <w:rsid w:val="00C73861"/>
    <w:rsid w:val="00C73B22"/>
    <w:rsid w:val="00C73ECB"/>
    <w:rsid w:val="00C745D1"/>
    <w:rsid w:val="00C74D35"/>
    <w:rsid w:val="00C75CE2"/>
    <w:rsid w:val="00C76B4E"/>
    <w:rsid w:val="00C77BF9"/>
    <w:rsid w:val="00C80005"/>
    <w:rsid w:val="00C80068"/>
    <w:rsid w:val="00C804E7"/>
    <w:rsid w:val="00C80553"/>
    <w:rsid w:val="00C811AF"/>
    <w:rsid w:val="00C81529"/>
    <w:rsid w:val="00C82118"/>
    <w:rsid w:val="00C82B53"/>
    <w:rsid w:val="00C82C1E"/>
    <w:rsid w:val="00C839B9"/>
    <w:rsid w:val="00C8429B"/>
    <w:rsid w:val="00C84B4E"/>
    <w:rsid w:val="00C84B91"/>
    <w:rsid w:val="00C85671"/>
    <w:rsid w:val="00C86044"/>
    <w:rsid w:val="00C8644B"/>
    <w:rsid w:val="00C8655E"/>
    <w:rsid w:val="00C86584"/>
    <w:rsid w:val="00C868F2"/>
    <w:rsid w:val="00C86B33"/>
    <w:rsid w:val="00C86F66"/>
    <w:rsid w:val="00C871B7"/>
    <w:rsid w:val="00C871F2"/>
    <w:rsid w:val="00C87B5F"/>
    <w:rsid w:val="00C911C4"/>
    <w:rsid w:val="00C915DA"/>
    <w:rsid w:val="00C91766"/>
    <w:rsid w:val="00C917DA"/>
    <w:rsid w:val="00C918C4"/>
    <w:rsid w:val="00C93C17"/>
    <w:rsid w:val="00C9436A"/>
    <w:rsid w:val="00C94655"/>
    <w:rsid w:val="00C9512D"/>
    <w:rsid w:val="00C9550C"/>
    <w:rsid w:val="00C95BED"/>
    <w:rsid w:val="00C96100"/>
    <w:rsid w:val="00C97C28"/>
    <w:rsid w:val="00C97C83"/>
    <w:rsid w:val="00CA0635"/>
    <w:rsid w:val="00CA065A"/>
    <w:rsid w:val="00CA0951"/>
    <w:rsid w:val="00CA1649"/>
    <w:rsid w:val="00CA1E96"/>
    <w:rsid w:val="00CA227A"/>
    <w:rsid w:val="00CA2599"/>
    <w:rsid w:val="00CA25DC"/>
    <w:rsid w:val="00CA2F69"/>
    <w:rsid w:val="00CA3104"/>
    <w:rsid w:val="00CA3189"/>
    <w:rsid w:val="00CA34A1"/>
    <w:rsid w:val="00CA3843"/>
    <w:rsid w:val="00CA3C31"/>
    <w:rsid w:val="00CA4AFF"/>
    <w:rsid w:val="00CA52D9"/>
    <w:rsid w:val="00CA64F2"/>
    <w:rsid w:val="00CA6DB6"/>
    <w:rsid w:val="00CA6FDC"/>
    <w:rsid w:val="00CA7A91"/>
    <w:rsid w:val="00CB00FF"/>
    <w:rsid w:val="00CB027E"/>
    <w:rsid w:val="00CB13E0"/>
    <w:rsid w:val="00CB158F"/>
    <w:rsid w:val="00CB1C11"/>
    <w:rsid w:val="00CB2A47"/>
    <w:rsid w:val="00CB2E2D"/>
    <w:rsid w:val="00CB3CCE"/>
    <w:rsid w:val="00CB4313"/>
    <w:rsid w:val="00CB47DE"/>
    <w:rsid w:val="00CB49FE"/>
    <w:rsid w:val="00CB591B"/>
    <w:rsid w:val="00CB5D6E"/>
    <w:rsid w:val="00CB622B"/>
    <w:rsid w:val="00CB62F3"/>
    <w:rsid w:val="00CB70A8"/>
    <w:rsid w:val="00CB729F"/>
    <w:rsid w:val="00CB731C"/>
    <w:rsid w:val="00CB7411"/>
    <w:rsid w:val="00CB7D7F"/>
    <w:rsid w:val="00CC0E06"/>
    <w:rsid w:val="00CC12C4"/>
    <w:rsid w:val="00CC1647"/>
    <w:rsid w:val="00CC1BFC"/>
    <w:rsid w:val="00CC1E55"/>
    <w:rsid w:val="00CC20FE"/>
    <w:rsid w:val="00CC229B"/>
    <w:rsid w:val="00CC2AE7"/>
    <w:rsid w:val="00CC327A"/>
    <w:rsid w:val="00CC3A6B"/>
    <w:rsid w:val="00CC4095"/>
    <w:rsid w:val="00CC43EE"/>
    <w:rsid w:val="00CC4541"/>
    <w:rsid w:val="00CC4681"/>
    <w:rsid w:val="00CC492E"/>
    <w:rsid w:val="00CC52A5"/>
    <w:rsid w:val="00CC5B1D"/>
    <w:rsid w:val="00CC5D59"/>
    <w:rsid w:val="00CC5DDD"/>
    <w:rsid w:val="00CC60C2"/>
    <w:rsid w:val="00CC6BB7"/>
    <w:rsid w:val="00CC76E8"/>
    <w:rsid w:val="00CC7ABC"/>
    <w:rsid w:val="00CC7EC1"/>
    <w:rsid w:val="00CD01C2"/>
    <w:rsid w:val="00CD0381"/>
    <w:rsid w:val="00CD069E"/>
    <w:rsid w:val="00CD0CC6"/>
    <w:rsid w:val="00CD1247"/>
    <w:rsid w:val="00CD153C"/>
    <w:rsid w:val="00CD1784"/>
    <w:rsid w:val="00CD1B4D"/>
    <w:rsid w:val="00CD1C74"/>
    <w:rsid w:val="00CD221A"/>
    <w:rsid w:val="00CD2A7F"/>
    <w:rsid w:val="00CD3115"/>
    <w:rsid w:val="00CD38AD"/>
    <w:rsid w:val="00CD3EC8"/>
    <w:rsid w:val="00CD48D1"/>
    <w:rsid w:val="00CD54FA"/>
    <w:rsid w:val="00CD638D"/>
    <w:rsid w:val="00CD64CA"/>
    <w:rsid w:val="00CD6797"/>
    <w:rsid w:val="00CD6A43"/>
    <w:rsid w:val="00CD72C7"/>
    <w:rsid w:val="00CD7A2A"/>
    <w:rsid w:val="00CE0C1A"/>
    <w:rsid w:val="00CE0C73"/>
    <w:rsid w:val="00CE0D27"/>
    <w:rsid w:val="00CE0DBA"/>
    <w:rsid w:val="00CE12D9"/>
    <w:rsid w:val="00CE1764"/>
    <w:rsid w:val="00CE190F"/>
    <w:rsid w:val="00CE1BB6"/>
    <w:rsid w:val="00CE2396"/>
    <w:rsid w:val="00CE26F2"/>
    <w:rsid w:val="00CE361D"/>
    <w:rsid w:val="00CE448E"/>
    <w:rsid w:val="00CE4586"/>
    <w:rsid w:val="00CE500D"/>
    <w:rsid w:val="00CE560E"/>
    <w:rsid w:val="00CE5628"/>
    <w:rsid w:val="00CE5A5E"/>
    <w:rsid w:val="00CE61DA"/>
    <w:rsid w:val="00CE63B1"/>
    <w:rsid w:val="00CE651F"/>
    <w:rsid w:val="00CE768C"/>
    <w:rsid w:val="00CE7ADE"/>
    <w:rsid w:val="00CF0140"/>
    <w:rsid w:val="00CF113A"/>
    <w:rsid w:val="00CF146C"/>
    <w:rsid w:val="00CF215D"/>
    <w:rsid w:val="00CF2184"/>
    <w:rsid w:val="00CF29F5"/>
    <w:rsid w:val="00CF32E8"/>
    <w:rsid w:val="00CF4599"/>
    <w:rsid w:val="00CF476C"/>
    <w:rsid w:val="00CF53ED"/>
    <w:rsid w:val="00CF5751"/>
    <w:rsid w:val="00CF5CFA"/>
    <w:rsid w:val="00CF617F"/>
    <w:rsid w:val="00CF62BD"/>
    <w:rsid w:val="00CF6307"/>
    <w:rsid w:val="00CF792F"/>
    <w:rsid w:val="00D0041F"/>
    <w:rsid w:val="00D00719"/>
    <w:rsid w:val="00D00809"/>
    <w:rsid w:val="00D009E0"/>
    <w:rsid w:val="00D00E0F"/>
    <w:rsid w:val="00D0125D"/>
    <w:rsid w:val="00D01951"/>
    <w:rsid w:val="00D0244C"/>
    <w:rsid w:val="00D02487"/>
    <w:rsid w:val="00D02A10"/>
    <w:rsid w:val="00D02AA9"/>
    <w:rsid w:val="00D0519D"/>
    <w:rsid w:val="00D056A3"/>
    <w:rsid w:val="00D067A1"/>
    <w:rsid w:val="00D06DC6"/>
    <w:rsid w:val="00D073B3"/>
    <w:rsid w:val="00D07A63"/>
    <w:rsid w:val="00D07E41"/>
    <w:rsid w:val="00D104CD"/>
    <w:rsid w:val="00D1189C"/>
    <w:rsid w:val="00D11A1F"/>
    <w:rsid w:val="00D129DF"/>
    <w:rsid w:val="00D12ABE"/>
    <w:rsid w:val="00D13608"/>
    <w:rsid w:val="00D1361C"/>
    <w:rsid w:val="00D13B0B"/>
    <w:rsid w:val="00D13E59"/>
    <w:rsid w:val="00D13F83"/>
    <w:rsid w:val="00D1447E"/>
    <w:rsid w:val="00D147E4"/>
    <w:rsid w:val="00D15B30"/>
    <w:rsid w:val="00D16486"/>
    <w:rsid w:val="00D16D7D"/>
    <w:rsid w:val="00D16E83"/>
    <w:rsid w:val="00D1727A"/>
    <w:rsid w:val="00D17559"/>
    <w:rsid w:val="00D17AC3"/>
    <w:rsid w:val="00D203CC"/>
    <w:rsid w:val="00D20BB1"/>
    <w:rsid w:val="00D20C13"/>
    <w:rsid w:val="00D212D4"/>
    <w:rsid w:val="00D2170F"/>
    <w:rsid w:val="00D21FD2"/>
    <w:rsid w:val="00D22326"/>
    <w:rsid w:val="00D2237F"/>
    <w:rsid w:val="00D223E7"/>
    <w:rsid w:val="00D23733"/>
    <w:rsid w:val="00D23A8F"/>
    <w:rsid w:val="00D23BF7"/>
    <w:rsid w:val="00D23C14"/>
    <w:rsid w:val="00D23F7C"/>
    <w:rsid w:val="00D2531B"/>
    <w:rsid w:val="00D25F9B"/>
    <w:rsid w:val="00D2653F"/>
    <w:rsid w:val="00D269B1"/>
    <w:rsid w:val="00D26BE0"/>
    <w:rsid w:val="00D26C7D"/>
    <w:rsid w:val="00D26D5B"/>
    <w:rsid w:val="00D279B2"/>
    <w:rsid w:val="00D304F4"/>
    <w:rsid w:val="00D30C39"/>
    <w:rsid w:val="00D30F07"/>
    <w:rsid w:val="00D31011"/>
    <w:rsid w:val="00D312D6"/>
    <w:rsid w:val="00D31D0E"/>
    <w:rsid w:val="00D32310"/>
    <w:rsid w:val="00D32AE2"/>
    <w:rsid w:val="00D33FE1"/>
    <w:rsid w:val="00D3401B"/>
    <w:rsid w:val="00D344FE"/>
    <w:rsid w:val="00D34933"/>
    <w:rsid w:val="00D35F4F"/>
    <w:rsid w:val="00D362D4"/>
    <w:rsid w:val="00D36352"/>
    <w:rsid w:val="00D36647"/>
    <w:rsid w:val="00D366AD"/>
    <w:rsid w:val="00D369E0"/>
    <w:rsid w:val="00D3728B"/>
    <w:rsid w:val="00D373F0"/>
    <w:rsid w:val="00D37BF5"/>
    <w:rsid w:val="00D37C86"/>
    <w:rsid w:val="00D4003F"/>
    <w:rsid w:val="00D402C6"/>
    <w:rsid w:val="00D4036C"/>
    <w:rsid w:val="00D40F8B"/>
    <w:rsid w:val="00D4122C"/>
    <w:rsid w:val="00D41369"/>
    <w:rsid w:val="00D41376"/>
    <w:rsid w:val="00D41B11"/>
    <w:rsid w:val="00D41B73"/>
    <w:rsid w:val="00D438D7"/>
    <w:rsid w:val="00D43998"/>
    <w:rsid w:val="00D449FD"/>
    <w:rsid w:val="00D454B9"/>
    <w:rsid w:val="00D459D9"/>
    <w:rsid w:val="00D45BA9"/>
    <w:rsid w:val="00D45E76"/>
    <w:rsid w:val="00D45F28"/>
    <w:rsid w:val="00D476EE"/>
    <w:rsid w:val="00D478CB"/>
    <w:rsid w:val="00D47A45"/>
    <w:rsid w:val="00D47DDD"/>
    <w:rsid w:val="00D508B8"/>
    <w:rsid w:val="00D50B7A"/>
    <w:rsid w:val="00D51419"/>
    <w:rsid w:val="00D517ED"/>
    <w:rsid w:val="00D51EEC"/>
    <w:rsid w:val="00D5235F"/>
    <w:rsid w:val="00D526F1"/>
    <w:rsid w:val="00D52D2F"/>
    <w:rsid w:val="00D52EC4"/>
    <w:rsid w:val="00D534F6"/>
    <w:rsid w:val="00D53E18"/>
    <w:rsid w:val="00D53EF5"/>
    <w:rsid w:val="00D543F7"/>
    <w:rsid w:val="00D549C1"/>
    <w:rsid w:val="00D54DC5"/>
    <w:rsid w:val="00D54E15"/>
    <w:rsid w:val="00D55129"/>
    <w:rsid w:val="00D55233"/>
    <w:rsid w:val="00D55389"/>
    <w:rsid w:val="00D5592D"/>
    <w:rsid w:val="00D55DED"/>
    <w:rsid w:val="00D567ED"/>
    <w:rsid w:val="00D56CDB"/>
    <w:rsid w:val="00D570A5"/>
    <w:rsid w:val="00D5725B"/>
    <w:rsid w:val="00D57B21"/>
    <w:rsid w:val="00D57C4D"/>
    <w:rsid w:val="00D57CBC"/>
    <w:rsid w:val="00D6052B"/>
    <w:rsid w:val="00D6138F"/>
    <w:rsid w:val="00D61A3A"/>
    <w:rsid w:val="00D61AFD"/>
    <w:rsid w:val="00D61D44"/>
    <w:rsid w:val="00D62994"/>
    <w:rsid w:val="00D62F50"/>
    <w:rsid w:val="00D63A3C"/>
    <w:rsid w:val="00D63C4C"/>
    <w:rsid w:val="00D64470"/>
    <w:rsid w:val="00D64A1B"/>
    <w:rsid w:val="00D64FD2"/>
    <w:rsid w:val="00D65827"/>
    <w:rsid w:val="00D65998"/>
    <w:rsid w:val="00D65A30"/>
    <w:rsid w:val="00D663C4"/>
    <w:rsid w:val="00D66602"/>
    <w:rsid w:val="00D66F6A"/>
    <w:rsid w:val="00D67565"/>
    <w:rsid w:val="00D6757B"/>
    <w:rsid w:val="00D679EE"/>
    <w:rsid w:val="00D70B69"/>
    <w:rsid w:val="00D70F7A"/>
    <w:rsid w:val="00D715A2"/>
    <w:rsid w:val="00D71789"/>
    <w:rsid w:val="00D72447"/>
    <w:rsid w:val="00D7312B"/>
    <w:rsid w:val="00D73AA3"/>
    <w:rsid w:val="00D73BC6"/>
    <w:rsid w:val="00D73DC7"/>
    <w:rsid w:val="00D73EDA"/>
    <w:rsid w:val="00D74049"/>
    <w:rsid w:val="00D751A3"/>
    <w:rsid w:val="00D754B1"/>
    <w:rsid w:val="00D759F0"/>
    <w:rsid w:val="00D75F24"/>
    <w:rsid w:val="00D76047"/>
    <w:rsid w:val="00D7787E"/>
    <w:rsid w:val="00D77BF7"/>
    <w:rsid w:val="00D77F1C"/>
    <w:rsid w:val="00D80051"/>
    <w:rsid w:val="00D80998"/>
    <w:rsid w:val="00D8359A"/>
    <w:rsid w:val="00D83B06"/>
    <w:rsid w:val="00D84349"/>
    <w:rsid w:val="00D85264"/>
    <w:rsid w:val="00D8672B"/>
    <w:rsid w:val="00D86CD3"/>
    <w:rsid w:val="00D9061A"/>
    <w:rsid w:val="00D9063E"/>
    <w:rsid w:val="00D90BE6"/>
    <w:rsid w:val="00D91612"/>
    <w:rsid w:val="00D928E1"/>
    <w:rsid w:val="00D92F21"/>
    <w:rsid w:val="00D9311A"/>
    <w:rsid w:val="00D93B58"/>
    <w:rsid w:val="00D9428A"/>
    <w:rsid w:val="00D9472B"/>
    <w:rsid w:val="00D948BD"/>
    <w:rsid w:val="00D94AA6"/>
    <w:rsid w:val="00D953C4"/>
    <w:rsid w:val="00D95B84"/>
    <w:rsid w:val="00D96E6B"/>
    <w:rsid w:val="00D974D0"/>
    <w:rsid w:val="00DA003F"/>
    <w:rsid w:val="00DA2844"/>
    <w:rsid w:val="00DA3ABE"/>
    <w:rsid w:val="00DA42DF"/>
    <w:rsid w:val="00DA45E4"/>
    <w:rsid w:val="00DA4E67"/>
    <w:rsid w:val="00DA50E3"/>
    <w:rsid w:val="00DA5206"/>
    <w:rsid w:val="00DA5C5C"/>
    <w:rsid w:val="00DA6516"/>
    <w:rsid w:val="00DA785F"/>
    <w:rsid w:val="00DB0537"/>
    <w:rsid w:val="00DB07AE"/>
    <w:rsid w:val="00DB2754"/>
    <w:rsid w:val="00DB2C55"/>
    <w:rsid w:val="00DB3556"/>
    <w:rsid w:val="00DB390A"/>
    <w:rsid w:val="00DB42B5"/>
    <w:rsid w:val="00DB46F2"/>
    <w:rsid w:val="00DB5BF9"/>
    <w:rsid w:val="00DB5C39"/>
    <w:rsid w:val="00DB5D93"/>
    <w:rsid w:val="00DB6AEE"/>
    <w:rsid w:val="00DB74E6"/>
    <w:rsid w:val="00DC017B"/>
    <w:rsid w:val="00DC07A3"/>
    <w:rsid w:val="00DC0FA4"/>
    <w:rsid w:val="00DC165F"/>
    <w:rsid w:val="00DC20E1"/>
    <w:rsid w:val="00DC2E56"/>
    <w:rsid w:val="00DC2F9C"/>
    <w:rsid w:val="00DC3583"/>
    <w:rsid w:val="00DC36BB"/>
    <w:rsid w:val="00DC3965"/>
    <w:rsid w:val="00DC39F1"/>
    <w:rsid w:val="00DC3AFB"/>
    <w:rsid w:val="00DC3B0B"/>
    <w:rsid w:val="00DC3F13"/>
    <w:rsid w:val="00DC4C23"/>
    <w:rsid w:val="00DC4EE8"/>
    <w:rsid w:val="00DC5C35"/>
    <w:rsid w:val="00DC5CEB"/>
    <w:rsid w:val="00DC678F"/>
    <w:rsid w:val="00DC6AEE"/>
    <w:rsid w:val="00DD0157"/>
    <w:rsid w:val="00DD057E"/>
    <w:rsid w:val="00DD2BE8"/>
    <w:rsid w:val="00DD2C7F"/>
    <w:rsid w:val="00DD30D5"/>
    <w:rsid w:val="00DD3379"/>
    <w:rsid w:val="00DD3D1C"/>
    <w:rsid w:val="00DD452F"/>
    <w:rsid w:val="00DD502F"/>
    <w:rsid w:val="00DD574A"/>
    <w:rsid w:val="00DD5E22"/>
    <w:rsid w:val="00DD6608"/>
    <w:rsid w:val="00DD66DB"/>
    <w:rsid w:val="00DD6A63"/>
    <w:rsid w:val="00DD7083"/>
    <w:rsid w:val="00DD71E0"/>
    <w:rsid w:val="00DD750E"/>
    <w:rsid w:val="00DD78A5"/>
    <w:rsid w:val="00DE0CE4"/>
    <w:rsid w:val="00DE1394"/>
    <w:rsid w:val="00DE1F29"/>
    <w:rsid w:val="00DE2B95"/>
    <w:rsid w:val="00DE2F72"/>
    <w:rsid w:val="00DE2F73"/>
    <w:rsid w:val="00DE3781"/>
    <w:rsid w:val="00DE3A1B"/>
    <w:rsid w:val="00DE45EE"/>
    <w:rsid w:val="00DE49D0"/>
    <w:rsid w:val="00DE4F3A"/>
    <w:rsid w:val="00DE6C2D"/>
    <w:rsid w:val="00DE7D61"/>
    <w:rsid w:val="00DE7F5F"/>
    <w:rsid w:val="00DF12A5"/>
    <w:rsid w:val="00DF13C5"/>
    <w:rsid w:val="00DF280A"/>
    <w:rsid w:val="00DF2A97"/>
    <w:rsid w:val="00DF2CD2"/>
    <w:rsid w:val="00DF3358"/>
    <w:rsid w:val="00DF4C23"/>
    <w:rsid w:val="00DF4F3D"/>
    <w:rsid w:val="00DF60F4"/>
    <w:rsid w:val="00DF652A"/>
    <w:rsid w:val="00DF6741"/>
    <w:rsid w:val="00DF67FB"/>
    <w:rsid w:val="00DF68AE"/>
    <w:rsid w:val="00DF6B50"/>
    <w:rsid w:val="00DF6D5F"/>
    <w:rsid w:val="00DF728E"/>
    <w:rsid w:val="00DF7466"/>
    <w:rsid w:val="00DF792E"/>
    <w:rsid w:val="00E001D9"/>
    <w:rsid w:val="00E002EC"/>
    <w:rsid w:val="00E0042D"/>
    <w:rsid w:val="00E00E22"/>
    <w:rsid w:val="00E01397"/>
    <w:rsid w:val="00E01BEF"/>
    <w:rsid w:val="00E01E04"/>
    <w:rsid w:val="00E02017"/>
    <w:rsid w:val="00E02259"/>
    <w:rsid w:val="00E02361"/>
    <w:rsid w:val="00E026EF"/>
    <w:rsid w:val="00E02BEF"/>
    <w:rsid w:val="00E0322E"/>
    <w:rsid w:val="00E03DAF"/>
    <w:rsid w:val="00E04785"/>
    <w:rsid w:val="00E047A7"/>
    <w:rsid w:val="00E04FD1"/>
    <w:rsid w:val="00E0565F"/>
    <w:rsid w:val="00E0659A"/>
    <w:rsid w:val="00E070BB"/>
    <w:rsid w:val="00E0714C"/>
    <w:rsid w:val="00E0794B"/>
    <w:rsid w:val="00E07D85"/>
    <w:rsid w:val="00E10293"/>
    <w:rsid w:val="00E1043D"/>
    <w:rsid w:val="00E10636"/>
    <w:rsid w:val="00E10B97"/>
    <w:rsid w:val="00E10C6B"/>
    <w:rsid w:val="00E11064"/>
    <w:rsid w:val="00E11164"/>
    <w:rsid w:val="00E11C6E"/>
    <w:rsid w:val="00E11CE0"/>
    <w:rsid w:val="00E11EE0"/>
    <w:rsid w:val="00E12A31"/>
    <w:rsid w:val="00E12FCB"/>
    <w:rsid w:val="00E137F4"/>
    <w:rsid w:val="00E149B8"/>
    <w:rsid w:val="00E14F87"/>
    <w:rsid w:val="00E1643A"/>
    <w:rsid w:val="00E1647B"/>
    <w:rsid w:val="00E16C2B"/>
    <w:rsid w:val="00E16ED6"/>
    <w:rsid w:val="00E17547"/>
    <w:rsid w:val="00E17B5E"/>
    <w:rsid w:val="00E17FC0"/>
    <w:rsid w:val="00E20052"/>
    <w:rsid w:val="00E201F1"/>
    <w:rsid w:val="00E20FFD"/>
    <w:rsid w:val="00E228BE"/>
    <w:rsid w:val="00E23CC1"/>
    <w:rsid w:val="00E24946"/>
    <w:rsid w:val="00E24F8B"/>
    <w:rsid w:val="00E25E95"/>
    <w:rsid w:val="00E26931"/>
    <w:rsid w:val="00E27584"/>
    <w:rsid w:val="00E276E1"/>
    <w:rsid w:val="00E279E1"/>
    <w:rsid w:val="00E306F9"/>
    <w:rsid w:val="00E31255"/>
    <w:rsid w:val="00E3179E"/>
    <w:rsid w:val="00E32164"/>
    <w:rsid w:val="00E326AB"/>
    <w:rsid w:val="00E32AFE"/>
    <w:rsid w:val="00E33089"/>
    <w:rsid w:val="00E331A0"/>
    <w:rsid w:val="00E3539A"/>
    <w:rsid w:val="00E35767"/>
    <w:rsid w:val="00E35C1E"/>
    <w:rsid w:val="00E35F8C"/>
    <w:rsid w:val="00E36178"/>
    <w:rsid w:val="00E36B85"/>
    <w:rsid w:val="00E37681"/>
    <w:rsid w:val="00E403D9"/>
    <w:rsid w:val="00E40F41"/>
    <w:rsid w:val="00E41464"/>
    <w:rsid w:val="00E4152B"/>
    <w:rsid w:val="00E418CC"/>
    <w:rsid w:val="00E4242E"/>
    <w:rsid w:val="00E42F9C"/>
    <w:rsid w:val="00E438BC"/>
    <w:rsid w:val="00E43A78"/>
    <w:rsid w:val="00E43C02"/>
    <w:rsid w:val="00E44051"/>
    <w:rsid w:val="00E441CF"/>
    <w:rsid w:val="00E44BA0"/>
    <w:rsid w:val="00E455D2"/>
    <w:rsid w:val="00E45934"/>
    <w:rsid w:val="00E46284"/>
    <w:rsid w:val="00E466F1"/>
    <w:rsid w:val="00E50094"/>
    <w:rsid w:val="00E5022A"/>
    <w:rsid w:val="00E50335"/>
    <w:rsid w:val="00E50F8F"/>
    <w:rsid w:val="00E510B8"/>
    <w:rsid w:val="00E514A0"/>
    <w:rsid w:val="00E514BF"/>
    <w:rsid w:val="00E51ECC"/>
    <w:rsid w:val="00E5308E"/>
    <w:rsid w:val="00E536EA"/>
    <w:rsid w:val="00E537F1"/>
    <w:rsid w:val="00E53A31"/>
    <w:rsid w:val="00E53DF9"/>
    <w:rsid w:val="00E53E09"/>
    <w:rsid w:val="00E5454E"/>
    <w:rsid w:val="00E551BC"/>
    <w:rsid w:val="00E55AC5"/>
    <w:rsid w:val="00E5604F"/>
    <w:rsid w:val="00E57362"/>
    <w:rsid w:val="00E57B2C"/>
    <w:rsid w:val="00E57CA5"/>
    <w:rsid w:val="00E60065"/>
    <w:rsid w:val="00E60274"/>
    <w:rsid w:val="00E607E0"/>
    <w:rsid w:val="00E61002"/>
    <w:rsid w:val="00E61296"/>
    <w:rsid w:val="00E619B2"/>
    <w:rsid w:val="00E62F56"/>
    <w:rsid w:val="00E6322C"/>
    <w:rsid w:val="00E63886"/>
    <w:rsid w:val="00E6472D"/>
    <w:rsid w:val="00E64BDA"/>
    <w:rsid w:val="00E651CD"/>
    <w:rsid w:val="00E651F6"/>
    <w:rsid w:val="00E65611"/>
    <w:rsid w:val="00E65E52"/>
    <w:rsid w:val="00E66270"/>
    <w:rsid w:val="00E66BD1"/>
    <w:rsid w:val="00E66D8D"/>
    <w:rsid w:val="00E66ED2"/>
    <w:rsid w:val="00E67458"/>
    <w:rsid w:val="00E67A01"/>
    <w:rsid w:val="00E7004D"/>
    <w:rsid w:val="00E709A5"/>
    <w:rsid w:val="00E71EFB"/>
    <w:rsid w:val="00E72232"/>
    <w:rsid w:val="00E72611"/>
    <w:rsid w:val="00E73081"/>
    <w:rsid w:val="00E73A32"/>
    <w:rsid w:val="00E74903"/>
    <w:rsid w:val="00E74DAA"/>
    <w:rsid w:val="00E75009"/>
    <w:rsid w:val="00E76EC1"/>
    <w:rsid w:val="00E7709B"/>
    <w:rsid w:val="00E776C0"/>
    <w:rsid w:val="00E8241C"/>
    <w:rsid w:val="00E828A7"/>
    <w:rsid w:val="00E82AC1"/>
    <w:rsid w:val="00E82AEF"/>
    <w:rsid w:val="00E84543"/>
    <w:rsid w:val="00E84B35"/>
    <w:rsid w:val="00E84FEF"/>
    <w:rsid w:val="00E85762"/>
    <w:rsid w:val="00E85DEB"/>
    <w:rsid w:val="00E865B7"/>
    <w:rsid w:val="00E86E14"/>
    <w:rsid w:val="00E86F58"/>
    <w:rsid w:val="00E872C1"/>
    <w:rsid w:val="00E87681"/>
    <w:rsid w:val="00E87D53"/>
    <w:rsid w:val="00E9020D"/>
    <w:rsid w:val="00E9096A"/>
    <w:rsid w:val="00E90BE2"/>
    <w:rsid w:val="00E92724"/>
    <w:rsid w:val="00E9295C"/>
    <w:rsid w:val="00E92CDA"/>
    <w:rsid w:val="00E93588"/>
    <w:rsid w:val="00E9382E"/>
    <w:rsid w:val="00E939EE"/>
    <w:rsid w:val="00E940A1"/>
    <w:rsid w:val="00E94C4D"/>
    <w:rsid w:val="00E956E4"/>
    <w:rsid w:val="00E962CD"/>
    <w:rsid w:val="00EA02EC"/>
    <w:rsid w:val="00EA0604"/>
    <w:rsid w:val="00EA17E9"/>
    <w:rsid w:val="00EA1874"/>
    <w:rsid w:val="00EA2683"/>
    <w:rsid w:val="00EA2B27"/>
    <w:rsid w:val="00EA2D44"/>
    <w:rsid w:val="00EA2EE6"/>
    <w:rsid w:val="00EA32FE"/>
    <w:rsid w:val="00EA3422"/>
    <w:rsid w:val="00EA42CA"/>
    <w:rsid w:val="00EA451B"/>
    <w:rsid w:val="00EA462A"/>
    <w:rsid w:val="00EA477F"/>
    <w:rsid w:val="00EA47D4"/>
    <w:rsid w:val="00EA4CDF"/>
    <w:rsid w:val="00EA6A33"/>
    <w:rsid w:val="00EA73D3"/>
    <w:rsid w:val="00EA7A1D"/>
    <w:rsid w:val="00EB006B"/>
    <w:rsid w:val="00EB0386"/>
    <w:rsid w:val="00EB03F2"/>
    <w:rsid w:val="00EB0542"/>
    <w:rsid w:val="00EB0B03"/>
    <w:rsid w:val="00EB1327"/>
    <w:rsid w:val="00EB1A82"/>
    <w:rsid w:val="00EB1CA4"/>
    <w:rsid w:val="00EB3011"/>
    <w:rsid w:val="00EB4713"/>
    <w:rsid w:val="00EB5252"/>
    <w:rsid w:val="00EB552D"/>
    <w:rsid w:val="00EB5889"/>
    <w:rsid w:val="00EB5DBC"/>
    <w:rsid w:val="00EB6493"/>
    <w:rsid w:val="00EB7019"/>
    <w:rsid w:val="00EB7098"/>
    <w:rsid w:val="00EB7B27"/>
    <w:rsid w:val="00EB7E2E"/>
    <w:rsid w:val="00EB7E51"/>
    <w:rsid w:val="00EC083C"/>
    <w:rsid w:val="00EC0AFE"/>
    <w:rsid w:val="00EC0C63"/>
    <w:rsid w:val="00EC0F41"/>
    <w:rsid w:val="00EC11B2"/>
    <w:rsid w:val="00EC2A25"/>
    <w:rsid w:val="00EC2E79"/>
    <w:rsid w:val="00EC3D56"/>
    <w:rsid w:val="00EC3EDD"/>
    <w:rsid w:val="00EC45B5"/>
    <w:rsid w:val="00EC4F16"/>
    <w:rsid w:val="00EC51C6"/>
    <w:rsid w:val="00EC52AE"/>
    <w:rsid w:val="00EC63E5"/>
    <w:rsid w:val="00EC6849"/>
    <w:rsid w:val="00EC6E85"/>
    <w:rsid w:val="00EC6E9D"/>
    <w:rsid w:val="00EC7398"/>
    <w:rsid w:val="00ED01BB"/>
    <w:rsid w:val="00ED028D"/>
    <w:rsid w:val="00ED0380"/>
    <w:rsid w:val="00ED04CA"/>
    <w:rsid w:val="00ED0A46"/>
    <w:rsid w:val="00ED0CDB"/>
    <w:rsid w:val="00ED2614"/>
    <w:rsid w:val="00ED3F81"/>
    <w:rsid w:val="00ED4B33"/>
    <w:rsid w:val="00ED5271"/>
    <w:rsid w:val="00ED56AF"/>
    <w:rsid w:val="00ED65E1"/>
    <w:rsid w:val="00ED6AD8"/>
    <w:rsid w:val="00ED6FB7"/>
    <w:rsid w:val="00ED7019"/>
    <w:rsid w:val="00ED730C"/>
    <w:rsid w:val="00ED7998"/>
    <w:rsid w:val="00ED7BC0"/>
    <w:rsid w:val="00ED7FF9"/>
    <w:rsid w:val="00EE0AF6"/>
    <w:rsid w:val="00EE17C6"/>
    <w:rsid w:val="00EE1915"/>
    <w:rsid w:val="00EE19F8"/>
    <w:rsid w:val="00EE2D26"/>
    <w:rsid w:val="00EE2FF5"/>
    <w:rsid w:val="00EE3D9E"/>
    <w:rsid w:val="00EE421F"/>
    <w:rsid w:val="00EE46E9"/>
    <w:rsid w:val="00EE4C6F"/>
    <w:rsid w:val="00EE4DE4"/>
    <w:rsid w:val="00EE55A7"/>
    <w:rsid w:val="00EE5AF7"/>
    <w:rsid w:val="00EE6663"/>
    <w:rsid w:val="00EE6AB6"/>
    <w:rsid w:val="00EE728C"/>
    <w:rsid w:val="00EE7621"/>
    <w:rsid w:val="00EE7699"/>
    <w:rsid w:val="00EE7A34"/>
    <w:rsid w:val="00EF0E07"/>
    <w:rsid w:val="00EF0E7B"/>
    <w:rsid w:val="00EF19C0"/>
    <w:rsid w:val="00EF22C9"/>
    <w:rsid w:val="00EF254E"/>
    <w:rsid w:val="00EF3CC0"/>
    <w:rsid w:val="00EF4135"/>
    <w:rsid w:val="00EF541C"/>
    <w:rsid w:val="00EF579F"/>
    <w:rsid w:val="00EF5BFE"/>
    <w:rsid w:val="00EF64E0"/>
    <w:rsid w:val="00EF73CD"/>
    <w:rsid w:val="00F003EF"/>
    <w:rsid w:val="00F00A78"/>
    <w:rsid w:val="00F00F3E"/>
    <w:rsid w:val="00F01B61"/>
    <w:rsid w:val="00F023BD"/>
    <w:rsid w:val="00F041A8"/>
    <w:rsid w:val="00F05207"/>
    <w:rsid w:val="00F0597E"/>
    <w:rsid w:val="00F059BA"/>
    <w:rsid w:val="00F05A64"/>
    <w:rsid w:val="00F05D17"/>
    <w:rsid w:val="00F06948"/>
    <w:rsid w:val="00F06FF8"/>
    <w:rsid w:val="00F07000"/>
    <w:rsid w:val="00F0707B"/>
    <w:rsid w:val="00F070D6"/>
    <w:rsid w:val="00F077F5"/>
    <w:rsid w:val="00F07DAC"/>
    <w:rsid w:val="00F10324"/>
    <w:rsid w:val="00F10815"/>
    <w:rsid w:val="00F11266"/>
    <w:rsid w:val="00F11C86"/>
    <w:rsid w:val="00F11C9F"/>
    <w:rsid w:val="00F11EDE"/>
    <w:rsid w:val="00F1224D"/>
    <w:rsid w:val="00F12961"/>
    <w:rsid w:val="00F12A9A"/>
    <w:rsid w:val="00F12DAA"/>
    <w:rsid w:val="00F14CED"/>
    <w:rsid w:val="00F152CC"/>
    <w:rsid w:val="00F155D4"/>
    <w:rsid w:val="00F155F1"/>
    <w:rsid w:val="00F15844"/>
    <w:rsid w:val="00F16A5D"/>
    <w:rsid w:val="00F16AAF"/>
    <w:rsid w:val="00F202A3"/>
    <w:rsid w:val="00F202F5"/>
    <w:rsid w:val="00F21002"/>
    <w:rsid w:val="00F211C9"/>
    <w:rsid w:val="00F21F4C"/>
    <w:rsid w:val="00F22594"/>
    <w:rsid w:val="00F232DB"/>
    <w:rsid w:val="00F236C1"/>
    <w:rsid w:val="00F23960"/>
    <w:rsid w:val="00F24570"/>
    <w:rsid w:val="00F26125"/>
    <w:rsid w:val="00F2635E"/>
    <w:rsid w:val="00F268E8"/>
    <w:rsid w:val="00F26D51"/>
    <w:rsid w:val="00F300B7"/>
    <w:rsid w:val="00F3063C"/>
    <w:rsid w:val="00F3097E"/>
    <w:rsid w:val="00F309EE"/>
    <w:rsid w:val="00F30B50"/>
    <w:rsid w:val="00F30DEE"/>
    <w:rsid w:val="00F32404"/>
    <w:rsid w:val="00F32B39"/>
    <w:rsid w:val="00F32E63"/>
    <w:rsid w:val="00F3311B"/>
    <w:rsid w:val="00F333F7"/>
    <w:rsid w:val="00F33928"/>
    <w:rsid w:val="00F34E98"/>
    <w:rsid w:val="00F35541"/>
    <w:rsid w:val="00F35762"/>
    <w:rsid w:val="00F35BCE"/>
    <w:rsid w:val="00F36FF5"/>
    <w:rsid w:val="00F37046"/>
    <w:rsid w:val="00F3768A"/>
    <w:rsid w:val="00F37805"/>
    <w:rsid w:val="00F379D5"/>
    <w:rsid w:val="00F37A79"/>
    <w:rsid w:val="00F401DB"/>
    <w:rsid w:val="00F40AD8"/>
    <w:rsid w:val="00F40B47"/>
    <w:rsid w:val="00F42249"/>
    <w:rsid w:val="00F42511"/>
    <w:rsid w:val="00F4321E"/>
    <w:rsid w:val="00F4323A"/>
    <w:rsid w:val="00F434A7"/>
    <w:rsid w:val="00F43670"/>
    <w:rsid w:val="00F43BB4"/>
    <w:rsid w:val="00F440B2"/>
    <w:rsid w:val="00F45133"/>
    <w:rsid w:val="00F4539F"/>
    <w:rsid w:val="00F459FF"/>
    <w:rsid w:val="00F45E82"/>
    <w:rsid w:val="00F472DD"/>
    <w:rsid w:val="00F47EF2"/>
    <w:rsid w:val="00F513E4"/>
    <w:rsid w:val="00F51415"/>
    <w:rsid w:val="00F5150F"/>
    <w:rsid w:val="00F519D1"/>
    <w:rsid w:val="00F51D50"/>
    <w:rsid w:val="00F53753"/>
    <w:rsid w:val="00F539FE"/>
    <w:rsid w:val="00F544B6"/>
    <w:rsid w:val="00F5514B"/>
    <w:rsid w:val="00F5581D"/>
    <w:rsid w:val="00F55C96"/>
    <w:rsid w:val="00F56733"/>
    <w:rsid w:val="00F5776A"/>
    <w:rsid w:val="00F605C9"/>
    <w:rsid w:val="00F605E2"/>
    <w:rsid w:val="00F606A0"/>
    <w:rsid w:val="00F60B18"/>
    <w:rsid w:val="00F6186F"/>
    <w:rsid w:val="00F618F2"/>
    <w:rsid w:val="00F61BA2"/>
    <w:rsid w:val="00F61D71"/>
    <w:rsid w:val="00F630B6"/>
    <w:rsid w:val="00F64E02"/>
    <w:rsid w:val="00F65362"/>
    <w:rsid w:val="00F6596B"/>
    <w:rsid w:val="00F659D9"/>
    <w:rsid w:val="00F6624A"/>
    <w:rsid w:val="00F66838"/>
    <w:rsid w:val="00F668EB"/>
    <w:rsid w:val="00F66B25"/>
    <w:rsid w:val="00F671C0"/>
    <w:rsid w:val="00F67665"/>
    <w:rsid w:val="00F67B45"/>
    <w:rsid w:val="00F704D3"/>
    <w:rsid w:val="00F71454"/>
    <w:rsid w:val="00F718AD"/>
    <w:rsid w:val="00F720E7"/>
    <w:rsid w:val="00F72507"/>
    <w:rsid w:val="00F725DA"/>
    <w:rsid w:val="00F729F6"/>
    <w:rsid w:val="00F7308C"/>
    <w:rsid w:val="00F731F6"/>
    <w:rsid w:val="00F73B12"/>
    <w:rsid w:val="00F74BCF"/>
    <w:rsid w:val="00F75378"/>
    <w:rsid w:val="00F7593A"/>
    <w:rsid w:val="00F765A3"/>
    <w:rsid w:val="00F769B5"/>
    <w:rsid w:val="00F774BB"/>
    <w:rsid w:val="00F7775C"/>
    <w:rsid w:val="00F813EA"/>
    <w:rsid w:val="00F814D4"/>
    <w:rsid w:val="00F81A94"/>
    <w:rsid w:val="00F8339B"/>
    <w:rsid w:val="00F83571"/>
    <w:rsid w:val="00F83D18"/>
    <w:rsid w:val="00F84DF2"/>
    <w:rsid w:val="00F85401"/>
    <w:rsid w:val="00F85781"/>
    <w:rsid w:val="00F858B7"/>
    <w:rsid w:val="00F86A75"/>
    <w:rsid w:val="00F87097"/>
    <w:rsid w:val="00F8743C"/>
    <w:rsid w:val="00F87915"/>
    <w:rsid w:val="00F90E85"/>
    <w:rsid w:val="00F91877"/>
    <w:rsid w:val="00F91F20"/>
    <w:rsid w:val="00F91FB6"/>
    <w:rsid w:val="00F920FE"/>
    <w:rsid w:val="00F927DD"/>
    <w:rsid w:val="00F92DD4"/>
    <w:rsid w:val="00F92DF9"/>
    <w:rsid w:val="00F93104"/>
    <w:rsid w:val="00F94D26"/>
    <w:rsid w:val="00F94DAB"/>
    <w:rsid w:val="00F95496"/>
    <w:rsid w:val="00F95531"/>
    <w:rsid w:val="00F955DC"/>
    <w:rsid w:val="00F95784"/>
    <w:rsid w:val="00F95E66"/>
    <w:rsid w:val="00F95F2E"/>
    <w:rsid w:val="00F9614A"/>
    <w:rsid w:val="00F96429"/>
    <w:rsid w:val="00F9658D"/>
    <w:rsid w:val="00F9678E"/>
    <w:rsid w:val="00F96DEF"/>
    <w:rsid w:val="00F97C49"/>
    <w:rsid w:val="00FA024C"/>
    <w:rsid w:val="00FA05B0"/>
    <w:rsid w:val="00FA1273"/>
    <w:rsid w:val="00FA139B"/>
    <w:rsid w:val="00FA148E"/>
    <w:rsid w:val="00FA14AC"/>
    <w:rsid w:val="00FA15F0"/>
    <w:rsid w:val="00FA16CE"/>
    <w:rsid w:val="00FA1EBC"/>
    <w:rsid w:val="00FA2CF6"/>
    <w:rsid w:val="00FA2EE9"/>
    <w:rsid w:val="00FA2F56"/>
    <w:rsid w:val="00FA4187"/>
    <w:rsid w:val="00FA422A"/>
    <w:rsid w:val="00FA4831"/>
    <w:rsid w:val="00FA4A56"/>
    <w:rsid w:val="00FA4DAA"/>
    <w:rsid w:val="00FA515E"/>
    <w:rsid w:val="00FA60DA"/>
    <w:rsid w:val="00FA66DE"/>
    <w:rsid w:val="00FA6844"/>
    <w:rsid w:val="00FA6C06"/>
    <w:rsid w:val="00FA746D"/>
    <w:rsid w:val="00FA7494"/>
    <w:rsid w:val="00FB0041"/>
    <w:rsid w:val="00FB0332"/>
    <w:rsid w:val="00FB06D1"/>
    <w:rsid w:val="00FB0B8B"/>
    <w:rsid w:val="00FB0D4D"/>
    <w:rsid w:val="00FB0FCD"/>
    <w:rsid w:val="00FB138B"/>
    <w:rsid w:val="00FB16B0"/>
    <w:rsid w:val="00FB170B"/>
    <w:rsid w:val="00FB18EF"/>
    <w:rsid w:val="00FB1D5D"/>
    <w:rsid w:val="00FB273E"/>
    <w:rsid w:val="00FB422B"/>
    <w:rsid w:val="00FB4332"/>
    <w:rsid w:val="00FB463E"/>
    <w:rsid w:val="00FB4911"/>
    <w:rsid w:val="00FB4AFC"/>
    <w:rsid w:val="00FB4BD8"/>
    <w:rsid w:val="00FB663C"/>
    <w:rsid w:val="00FB6C73"/>
    <w:rsid w:val="00FB6F86"/>
    <w:rsid w:val="00FB7340"/>
    <w:rsid w:val="00FB777F"/>
    <w:rsid w:val="00FB787C"/>
    <w:rsid w:val="00FB79D5"/>
    <w:rsid w:val="00FC0080"/>
    <w:rsid w:val="00FC0944"/>
    <w:rsid w:val="00FC149F"/>
    <w:rsid w:val="00FC22C9"/>
    <w:rsid w:val="00FC38E7"/>
    <w:rsid w:val="00FC539D"/>
    <w:rsid w:val="00FC5749"/>
    <w:rsid w:val="00FC6386"/>
    <w:rsid w:val="00FC64DA"/>
    <w:rsid w:val="00FC6B78"/>
    <w:rsid w:val="00FC7BAB"/>
    <w:rsid w:val="00FC7D09"/>
    <w:rsid w:val="00FD02FD"/>
    <w:rsid w:val="00FD05E7"/>
    <w:rsid w:val="00FD0DC7"/>
    <w:rsid w:val="00FD24B7"/>
    <w:rsid w:val="00FD2907"/>
    <w:rsid w:val="00FD2AD1"/>
    <w:rsid w:val="00FD3094"/>
    <w:rsid w:val="00FD3099"/>
    <w:rsid w:val="00FD32DA"/>
    <w:rsid w:val="00FD385C"/>
    <w:rsid w:val="00FD3AAE"/>
    <w:rsid w:val="00FD42C7"/>
    <w:rsid w:val="00FD46F0"/>
    <w:rsid w:val="00FD5B8A"/>
    <w:rsid w:val="00FD66BC"/>
    <w:rsid w:val="00FD7F36"/>
    <w:rsid w:val="00FE0A9C"/>
    <w:rsid w:val="00FE0CCC"/>
    <w:rsid w:val="00FE22FE"/>
    <w:rsid w:val="00FE27AC"/>
    <w:rsid w:val="00FE3756"/>
    <w:rsid w:val="00FE4493"/>
    <w:rsid w:val="00FE4C0F"/>
    <w:rsid w:val="00FE4F07"/>
    <w:rsid w:val="00FE672D"/>
    <w:rsid w:val="00FE6FB3"/>
    <w:rsid w:val="00FE7515"/>
    <w:rsid w:val="00FE7A17"/>
    <w:rsid w:val="00FE7D3C"/>
    <w:rsid w:val="00FE7E87"/>
    <w:rsid w:val="00FF0347"/>
    <w:rsid w:val="00FF0746"/>
    <w:rsid w:val="00FF1275"/>
    <w:rsid w:val="00FF131E"/>
    <w:rsid w:val="00FF173C"/>
    <w:rsid w:val="00FF1B4B"/>
    <w:rsid w:val="00FF1B69"/>
    <w:rsid w:val="00FF238D"/>
    <w:rsid w:val="00FF2F8D"/>
    <w:rsid w:val="00FF3207"/>
    <w:rsid w:val="00FF3B2A"/>
    <w:rsid w:val="00FF483E"/>
    <w:rsid w:val="00FF485C"/>
    <w:rsid w:val="00FF5779"/>
    <w:rsid w:val="00FF57E4"/>
    <w:rsid w:val="00FF6C90"/>
    <w:rsid w:val="00FF7400"/>
    <w:rsid w:val="00FF7521"/>
    <w:rsid w:val="00FF7EC2"/>
    <w:rsid w:val="0EE2E825"/>
    <w:rsid w:val="1D8AFE0D"/>
    <w:rsid w:val="22EE693A"/>
    <w:rsid w:val="4DAC6939"/>
    <w:rsid w:val="4DBCE2E4"/>
    <w:rsid w:val="5BF7CE20"/>
    <w:rsid w:val="7002B805"/>
    <w:rsid w:val="745FA3F6"/>
    <w:rsid w:val="76B4E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9C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HAns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00D"/>
    <w:pPr>
      <w:contextualSpacing/>
    </w:pPr>
  </w:style>
  <w:style w:type="paragraph" w:styleId="Heading1">
    <w:name w:val="heading 1"/>
    <w:aliases w:val="1 heading"/>
    <w:basedOn w:val="Normal"/>
    <w:next w:val="Normal"/>
    <w:link w:val="Heading1Char1"/>
    <w:autoRedefine/>
    <w:uiPriority w:val="9"/>
    <w:qFormat/>
    <w:rsid w:val="002A5FFD"/>
    <w:pPr>
      <w:keepNext/>
      <w:keepLines/>
      <w:pageBreakBefore/>
      <w:numPr>
        <w:numId w:val="14"/>
      </w:numPr>
      <w:pBdr>
        <w:bottom w:val="single" w:sz="12" w:space="1" w:color="4C8B3F" w:themeColor="background2"/>
      </w:pBdr>
      <w:spacing w:after="240"/>
      <w:ind w:left="360"/>
      <w:outlineLvl w:val="0"/>
    </w:pPr>
    <w:rPr>
      <w:rFonts w:asciiTheme="minorHAnsi" w:eastAsiaTheme="majorEastAsia" w:hAnsiTheme="minorHAnsi"/>
      <w:b/>
      <w:bCs/>
      <w:sz w:val="28"/>
      <w:szCs w:val="26"/>
    </w:rPr>
  </w:style>
  <w:style w:type="paragraph" w:styleId="Heading2">
    <w:name w:val="heading 2"/>
    <w:basedOn w:val="Normal"/>
    <w:next w:val="Normal"/>
    <w:link w:val="Heading2Char"/>
    <w:autoRedefine/>
    <w:unhideWhenUsed/>
    <w:qFormat/>
    <w:rsid w:val="00DB6AEE"/>
    <w:pPr>
      <w:keepNext/>
      <w:keepLines/>
      <w:pageBreakBefore/>
      <w:numPr>
        <w:ilvl w:val="1"/>
        <w:numId w:val="110"/>
      </w:numPr>
      <w:spacing w:before="360" w:after="240"/>
      <w:outlineLvl w:val="1"/>
    </w:pPr>
    <w:rPr>
      <w:rFonts w:eastAsiaTheme="majorEastAsia" w:cstheme="majorBidi"/>
      <w:b/>
      <w:bCs/>
      <w:sz w:val="24"/>
      <w:szCs w:val="26"/>
    </w:rPr>
  </w:style>
  <w:style w:type="paragraph" w:styleId="Heading3">
    <w:name w:val="heading 3"/>
    <w:next w:val="Normal"/>
    <w:link w:val="Heading3Char"/>
    <w:uiPriority w:val="9"/>
    <w:unhideWhenUsed/>
    <w:qFormat/>
    <w:rsid w:val="002A1386"/>
    <w:pPr>
      <w:numPr>
        <w:ilvl w:val="2"/>
        <w:numId w:val="9"/>
      </w:numPr>
      <w:pBdr>
        <w:bottom w:val="single" w:sz="12" w:space="6" w:color="4C8B3F"/>
      </w:pBdr>
      <w:spacing w:after="120" w:line="276" w:lineRule="auto"/>
      <w:outlineLvl w:val="2"/>
    </w:pPr>
    <w:rPr>
      <w:rFonts w:asciiTheme="minorHAnsi" w:eastAsiaTheme="majorEastAsia" w:hAnsiTheme="minorHAnsi"/>
      <w:b/>
      <w:noProof/>
      <w:sz w:val="24"/>
      <w:szCs w:val="24"/>
    </w:rPr>
  </w:style>
  <w:style w:type="paragraph" w:styleId="Heading4">
    <w:name w:val="heading 4"/>
    <w:next w:val="Heading1"/>
    <w:link w:val="Heading4Char"/>
    <w:uiPriority w:val="9"/>
    <w:unhideWhenUsed/>
    <w:qFormat/>
    <w:rsid w:val="00397346"/>
    <w:pPr>
      <w:numPr>
        <w:numId w:val="6"/>
      </w:numPr>
      <w:spacing w:before="200" w:line="276" w:lineRule="auto"/>
      <w:outlineLvl w:val="3"/>
    </w:pPr>
    <w:rPr>
      <w:rFonts w:asciiTheme="minorHAnsi" w:eastAsiaTheme="majorEastAsia" w:hAnsiTheme="minorHAnsi"/>
      <w:b/>
      <w:i/>
      <w:iCs/>
      <w:caps/>
      <w:color w:val="81BD41" w:themeColor="text2"/>
      <w:sz w:val="24"/>
    </w:rPr>
  </w:style>
  <w:style w:type="paragraph" w:styleId="Heading5">
    <w:name w:val="heading 5"/>
    <w:basedOn w:val="Heading1"/>
    <w:next w:val="Normal"/>
    <w:link w:val="Heading5Char"/>
    <w:uiPriority w:val="9"/>
    <w:unhideWhenUsed/>
    <w:qFormat/>
    <w:rsid w:val="00B92B9B"/>
    <w:pPr>
      <w:spacing w:before="200"/>
      <w:outlineLvl w:val="4"/>
    </w:pPr>
    <w:rPr>
      <w:rFonts w:asciiTheme="majorHAnsi" w:hAnsiTheme="majorHAnsi"/>
      <w:color w:val="F18B21" w:themeColor="accent2"/>
      <w:szCs w:val="20"/>
    </w:rPr>
  </w:style>
  <w:style w:type="paragraph" w:styleId="Heading6">
    <w:name w:val="heading 6"/>
    <w:basedOn w:val="Heading1"/>
    <w:next w:val="Normal"/>
    <w:link w:val="Heading6Char"/>
    <w:uiPriority w:val="9"/>
    <w:unhideWhenUsed/>
    <w:rsid w:val="0026423E"/>
    <w:pPr>
      <w:spacing w:before="200"/>
      <w:outlineLvl w:val="5"/>
    </w:pPr>
    <w:rPr>
      <w:rFonts w:asciiTheme="majorHAnsi" w:hAnsiTheme="majorHAnsi"/>
      <w:i/>
      <w:iCs/>
      <w:color w:val="142D26" w:themeColor="accent1" w:themeShade="7F"/>
      <w:szCs w:val="20"/>
    </w:rPr>
  </w:style>
  <w:style w:type="paragraph" w:styleId="Heading7">
    <w:name w:val="heading 7"/>
    <w:basedOn w:val="Normal"/>
    <w:next w:val="Normal"/>
    <w:link w:val="Heading7Char"/>
    <w:uiPriority w:val="9"/>
    <w:unhideWhenUsed/>
    <w:qFormat/>
    <w:rsid w:val="00C5584B"/>
    <w:pPr>
      <w:keepNext/>
      <w:keepLines/>
      <w:spacing w:before="200"/>
      <w:outlineLvl w:val="6"/>
    </w:pPr>
    <w:rPr>
      <w:rFonts w:asciiTheme="majorHAnsi" w:eastAsiaTheme="majorEastAsia" w:hAnsiTheme="majorHAnsi" w:cstheme="majorBidi"/>
      <w:i/>
      <w:iCs/>
      <w:color w:val="3B4F4F" w:themeColor="text1" w:themeTint="BF"/>
    </w:rPr>
  </w:style>
  <w:style w:type="paragraph" w:styleId="Heading8">
    <w:name w:val="heading 8"/>
    <w:basedOn w:val="Normal"/>
    <w:next w:val="Normal"/>
    <w:link w:val="Heading8Char"/>
    <w:uiPriority w:val="9"/>
    <w:unhideWhenUsed/>
    <w:qFormat/>
    <w:rsid w:val="00C5584B"/>
    <w:pPr>
      <w:keepNext/>
      <w:keepLines/>
      <w:spacing w:before="200"/>
      <w:outlineLvl w:val="7"/>
    </w:pPr>
    <w:rPr>
      <w:rFonts w:asciiTheme="majorHAnsi" w:eastAsiaTheme="majorEastAsia" w:hAnsiTheme="majorHAnsi" w:cstheme="majorBidi"/>
      <w:color w:val="3B4F4F" w:themeColor="text1" w:themeTint="BF"/>
      <w:sz w:val="20"/>
    </w:rPr>
  </w:style>
  <w:style w:type="paragraph" w:styleId="Heading9">
    <w:name w:val="heading 9"/>
    <w:basedOn w:val="Normal"/>
    <w:next w:val="Normal"/>
    <w:link w:val="Heading9Char"/>
    <w:uiPriority w:val="9"/>
    <w:unhideWhenUsed/>
    <w:qFormat/>
    <w:rsid w:val="00C5584B"/>
    <w:pPr>
      <w:keepNext/>
      <w:keepLines/>
      <w:spacing w:before="200"/>
      <w:outlineLvl w:val="8"/>
    </w:pPr>
    <w:rPr>
      <w:rFonts w:asciiTheme="majorHAnsi" w:eastAsiaTheme="majorEastAsia" w:hAnsiTheme="majorHAnsi" w:cstheme="majorBidi"/>
      <w:i/>
      <w:iCs/>
      <w:color w:val="3B4F4F"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aliases w:val="1 heading Char"/>
    <w:basedOn w:val="DefaultParagraphFont"/>
    <w:link w:val="Heading1"/>
    <w:uiPriority w:val="9"/>
    <w:rsid w:val="002A5FFD"/>
    <w:rPr>
      <w:rFonts w:asciiTheme="minorHAnsi" w:eastAsiaTheme="majorEastAsia" w:hAnsiTheme="minorHAnsi"/>
      <w:b/>
      <w:bCs/>
      <w:sz w:val="28"/>
      <w:szCs w:val="26"/>
    </w:rPr>
  </w:style>
  <w:style w:type="character" w:customStyle="1" w:styleId="Heading2Char">
    <w:name w:val="Heading 2 Char"/>
    <w:basedOn w:val="DefaultParagraphFont"/>
    <w:link w:val="Heading2"/>
    <w:rsid w:val="00DB6AEE"/>
    <w:rPr>
      <w:rFonts w:eastAsiaTheme="majorEastAsia" w:cstheme="majorBidi"/>
      <w:b/>
      <w:bCs/>
      <w:sz w:val="24"/>
      <w:szCs w:val="26"/>
    </w:rPr>
  </w:style>
  <w:style w:type="character" w:customStyle="1" w:styleId="Heading3Char">
    <w:name w:val="Heading 3 Char"/>
    <w:basedOn w:val="DefaultParagraphFont"/>
    <w:link w:val="Heading3"/>
    <w:uiPriority w:val="9"/>
    <w:rsid w:val="002A1386"/>
    <w:rPr>
      <w:rFonts w:asciiTheme="minorHAnsi" w:eastAsiaTheme="majorEastAsia" w:hAnsiTheme="minorHAnsi"/>
      <w:b/>
      <w:noProof/>
      <w:sz w:val="24"/>
      <w:szCs w:val="24"/>
    </w:rPr>
  </w:style>
  <w:style w:type="character" w:customStyle="1" w:styleId="Heading4Char">
    <w:name w:val="Heading 4 Char"/>
    <w:basedOn w:val="DefaultParagraphFont"/>
    <w:link w:val="Heading4"/>
    <w:uiPriority w:val="9"/>
    <w:rsid w:val="00397346"/>
    <w:rPr>
      <w:rFonts w:asciiTheme="minorHAnsi" w:eastAsiaTheme="majorEastAsia" w:hAnsiTheme="minorHAnsi"/>
      <w:b/>
      <w:i/>
      <w:iCs/>
      <w:caps/>
      <w:color w:val="81BD41" w:themeColor="text2"/>
      <w:sz w:val="24"/>
    </w:rPr>
  </w:style>
  <w:style w:type="character" w:customStyle="1" w:styleId="Heading5Char">
    <w:name w:val="Heading 5 Char"/>
    <w:basedOn w:val="DefaultParagraphFont"/>
    <w:link w:val="Heading5"/>
    <w:uiPriority w:val="9"/>
    <w:rsid w:val="00B92B9B"/>
    <w:rPr>
      <w:rFonts w:asciiTheme="majorHAnsi" w:eastAsiaTheme="majorEastAsia" w:hAnsiTheme="majorHAnsi"/>
      <w:b/>
      <w:bCs/>
      <w:color w:val="F18B21" w:themeColor="accent2"/>
      <w:sz w:val="28"/>
      <w:szCs w:val="20"/>
    </w:rPr>
  </w:style>
  <w:style w:type="character" w:customStyle="1" w:styleId="Heading6Char">
    <w:name w:val="Heading 6 Char"/>
    <w:basedOn w:val="DefaultParagraphFont"/>
    <w:link w:val="Heading6"/>
    <w:uiPriority w:val="9"/>
    <w:rsid w:val="0026423E"/>
    <w:rPr>
      <w:rFonts w:asciiTheme="majorHAnsi" w:eastAsiaTheme="majorEastAsia" w:hAnsiTheme="majorHAnsi"/>
      <w:b/>
      <w:bCs/>
      <w:i/>
      <w:iCs/>
      <w:color w:val="142D26" w:themeColor="accent1" w:themeShade="7F"/>
      <w:sz w:val="28"/>
      <w:szCs w:val="20"/>
    </w:rPr>
  </w:style>
  <w:style w:type="character" w:customStyle="1" w:styleId="Heading7Char">
    <w:name w:val="Heading 7 Char"/>
    <w:basedOn w:val="DefaultParagraphFont"/>
    <w:link w:val="Heading7"/>
    <w:uiPriority w:val="9"/>
    <w:rsid w:val="00C5584B"/>
    <w:rPr>
      <w:rFonts w:asciiTheme="majorHAnsi" w:eastAsiaTheme="majorEastAsia" w:hAnsiTheme="majorHAnsi" w:cstheme="majorBidi"/>
      <w:i/>
      <w:iCs/>
      <w:color w:val="3B4F4F" w:themeColor="text1" w:themeTint="BF"/>
    </w:rPr>
  </w:style>
  <w:style w:type="character" w:customStyle="1" w:styleId="Heading8Char">
    <w:name w:val="Heading 8 Char"/>
    <w:basedOn w:val="DefaultParagraphFont"/>
    <w:link w:val="Heading8"/>
    <w:uiPriority w:val="9"/>
    <w:semiHidden/>
    <w:rsid w:val="00C5584B"/>
    <w:rPr>
      <w:rFonts w:asciiTheme="majorHAnsi" w:eastAsiaTheme="majorEastAsia" w:hAnsiTheme="majorHAnsi" w:cstheme="majorBidi"/>
      <w:color w:val="3B4F4F" w:themeColor="text1" w:themeTint="BF"/>
      <w:sz w:val="20"/>
    </w:rPr>
  </w:style>
  <w:style w:type="character" w:customStyle="1" w:styleId="Heading9Char">
    <w:name w:val="Heading 9 Char"/>
    <w:basedOn w:val="DefaultParagraphFont"/>
    <w:link w:val="Heading9"/>
    <w:uiPriority w:val="9"/>
    <w:semiHidden/>
    <w:rsid w:val="00C5584B"/>
    <w:rPr>
      <w:rFonts w:asciiTheme="majorHAnsi" w:eastAsiaTheme="majorEastAsia" w:hAnsiTheme="majorHAnsi" w:cstheme="majorBidi"/>
      <w:i/>
      <w:iCs/>
      <w:color w:val="3B4F4F" w:themeColor="text1" w:themeTint="BF"/>
      <w:sz w:val="20"/>
    </w:rPr>
  </w:style>
  <w:style w:type="character" w:customStyle="1" w:styleId="Heading1Char">
    <w:name w:val="Heading 1 Char"/>
    <w:basedOn w:val="DefaultParagraphFont"/>
    <w:uiPriority w:val="9"/>
    <w:rsid w:val="00735699"/>
    <w:rPr>
      <w:rFonts w:asciiTheme="minorHAnsi" w:eastAsiaTheme="majorEastAsia" w:hAnsiTheme="minorHAnsi"/>
      <w:b/>
      <w:bCs/>
      <w:caps/>
      <w:color w:val="285C4E" w:themeColor="accent1"/>
      <w:sz w:val="24"/>
      <w:szCs w:val="26"/>
    </w:rPr>
  </w:style>
  <w:style w:type="paragraph" w:customStyle="1" w:styleId="RFPQuestion">
    <w:name w:val="RFP Question"/>
    <w:basedOn w:val="Normal"/>
    <w:link w:val="RFPQuestionChar"/>
    <w:autoRedefine/>
    <w:qFormat/>
    <w:rsid w:val="00D6138F"/>
    <w:pPr>
      <w:spacing w:before="120"/>
    </w:pPr>
    <w:rPr>
      <w:rFonts w:eastAsia="Times New Roman" w:cs="Arial"/>
      <w:bCs/>
      <w:i/>
      <w:color w:val="4C8B3F" w:themeColor="background2"/>
    </w:rPr>
  </w:style>
  <w:style w:type="character" w:customStyle="1" w:styleId="RFPQuestionChar">
    <w:name w:val="RFP Question Char"/>
    <w:basedOn w:val="DefaultParagraphFont"/>
    <w:link w:val="RFPQuestion"/>
    <w:rsid w:val="00D6138F"/>
    <w:rPr>
      <w:rFonts w:ascii="Eurostile" w:eastAsia="Times New Roman" w:hAnsi="Eurostile" w:cs="Arial"/>
      <w:bCs/>
      <w:i/>
      <w:color w:val="4C8B3F" w:themeColor="background2"/>
    </w:rPr>
  </w:style>
  <w:style w:type="paragraph" w:customStyle="1" w:styleId="RFPAnswer">
    <w:name w:val="RFP Answer"/>
    <w:basedOn w:val="Normal"/>
    <w:link w:val="RFPAnswerChar"/>
    <w:autoRedefine/>
    <w:qFormat/>
    <w:rsid w:val="00A201DB"/>
    <w:pPr>
      <w:spacing w:before="120"/>
    </w:pPr>
    <w:rPr>
      <w:rFonts w:eastAsia="Times New Roman" w:cs="Arial"/>
      <w:bCs/>
    </w:rPr>
  </w:style>
  <w:style w:type="character" w:customStyle="1" w:styleId="RFPAnswerChar">
    <w:name w:val="RFP Answer Char"/>
    <w:basedOn w:val="DefaultParagraphFont"/>
    <w:link w:val="RFPAnswer"/>
    <w:rsid w:val="00A201DB"/>
    <w:rPr>
      <w:rFonts w:eastAsia="Times New Roman" w:cs="Arial"/>
      <w:b/>
      <w:bCs/>
      <w:szCs w:val="22"/>
    </w:rPr>
  </w:style>
  <w:style w:type="character" w:styleId="IntenseEmphasis">
    <w:name w:val="Intense Emphasis"/>
    <w:basedOn w:val="DefaultParagraphFont"/>
    <w:uiPriority w:val="21"/>
    <w:rsid w:val="0026423E"/>
    <w:rPr>
      <w:b w:val="0"/>
      <w:bCs w:val="0"/>
      <w:i/>
      <w:iCs/>
      <w:color w:val="285C4E" w:themeColor="accent1"/>
    </w:rPr>
  </w:style>
  <w:style w:type="character" w:styleId="Emphasis">
    <w:name w:val="Emphasis"/>
    <w:basedOn w:val="DefaultParagraphFont"/>
    <w:uiPriority w:val="20"/>
    <w:qFormat/>
    <w:rsid w:val="0026423E"/>
    <w:rPr>
      <w:i/>
      <w:iCs/>
    </w:rPr>
  </w:style>
  <w:style w:type="paragraph" w:styleId="Caption">
    <w:name w:val="caption"/>
    <w:basedOn w:val="Normal"/>
    <w:next w:val="Normal"/>
    <w:unhideWhenUsed/>
    <w:qFormat/>
    <w:rsid w:val="00C5584B"/>
    <w:rPr>
      <w:b/>
      <w:bCs/>
      <w:color w:val="285C4E" w:themeColor="accent1"/>
      <w:sz w:val="18"/>
      <w:szCs w:val="18"/>
    </w:rPr>
  </w:style>
  <w:style w:type="character" w:styleId="Strong">
    <w:name w:val="Strong"/>
    <w:uiPriority w:val="22"/>
    <w:qFormat/>
    <w:rsid w:val="00C5584B"/>
    <w:rPr>
      <w:b w:val="0"/>
      <w:bCs w:val="0"/>
    </w:rPr>
  </w:style>
  <w:style w:type="paragraph" w:styleId="TOCHeading">
    <w:name w:val="TOC Heading"/>
    <w:basedOn w:val="Heading1"/>
    <w:next w:val="Normal"/>
    <w:uiPriority w:val="39"/>
    <w:unhideWhenUsed/>
    <w:qFormat/>
    <w:rsid w:val="00EE7A34"/>
    <w:pPr>
      <w:numPr>
        <w:numId w:val="0"/>
      </w:numPr>
      <w:spacing w:before="480"/>
      <w:outlineLvl w:val="9"/>
    </w:pPr>
    <w:rPr>
      <w:rFonts w:asciiTheme="majorHAnsi" w:hAnsiTheme="majorHAnsi"/>
      <w:b w:val="0"/>
      <w:bCs w:val="0"/>
      <w:color w:val="1E443A" w:themeColor="accent1" w:themeShade="BF"/>
    </w:rPr>
  </w:style>
  <w:style w:type="paragraph" w:styleId="ListParagraph">
    <w:name w:val="List Paragraph"/>
    <w:aliases w:val="Alpha List Paragraph"/>
    <w:basedOn w:val="Normal"/>
    <w:link w:val="ListParagraphChar"/>
    <w:uiPriority w:val="34"/>
    <w:qFormat/>
    <w:rsid w:val="0026423E"/>
    <w:pPr>
      <w:ind w:left="720"/>
    </w:pPr>
  </w:style>
  <w:style w:type="character" w:customStyle="1" w:styleId="ListParagraphChar">
    <w:name w:val="List Paragraph Char"/>
    <w:aliases w:val="Alpha List Paragraph Char"/>
    <w:basedOn w:val="DefaultParagraphFont"/>
    <w:link w:val="ListParagraph"/>
    <w:uiPriority w:val="34"/>
    <w:qFormat/>
    <w:rsid w:val="00AE68FE"/>
  </w:style>
  <w:style w:type="paragraph" w:styleId="Quote">
    <w:name w:val="Quote"/>
    <w:basedOn w:val="Normal"/>
    <w:next w:val="Normal"/>
    <w:link w:val="QuoteChar"/>
    <w:uiPriority w:val="29"/>
    <w:rsid w:val="0026423E"/>
    <w:rPr>
      <w:i/>
      <w:iCs/>
      <w:color w:val="060808" w:themeColor="text1"/>
    </w:rPr>
  </w:style>
  <w:style w:type="character" w:customStyle="1" w:styleId="QuoteChar">
    <w:name w:val="Quote Char"/>
    <w:basedOn w:val="DefaultParagraphFont"/>
    <w:link w:val="Quote"/>
    <w:uiPriority w:val="29"/>
    <w:rsid w:val="0026423E"/>
    <w:rPr>
      <w:i/>
      <w:iCs/>
      <w:color w:val="060808" w:themeColor="text1"/>
    </w:rPr>
  </w:style>
  <w:style w:type="paragraph" w:styleId="IntenseQuote">
    <w:name w:val="Intense Quote"/>
    <w:basedOn w:val="Normal"/>
    <w:next w:val="Normal"/>
    <w:link w:val="IntenseQuoteChar"/>
    <w:uiPriority w:val="30"/>
    <w:rsid w:val="00C5584B"/>
    <w:pPr>
      <w:pBdr>
        <w:bottom w:val="single" w:sz="4" w:space="4" w:color="285C4E" w:themeColor="accent1"/>
      </w:pBdr>
      <w:spacing w:before="200" w:after="280"/>
      <w:ind w:left="936" w:right="936"/>
    </w:pPr>
    <w:rPr>
      <w:b/>
      <w:bCs/>
      <w:i/>
      <w:iCs/>
      <w:color w:val="285C4E" w:themeColor="accent1"/>
    </w:rPr>
  </w:style>
  <w:style w:type="character" w:customStyle="1" w:styleId="IntenseQuoteChar">
    <w:name w:val="Intense Quote Char"/>
    <w:basedOn w:val="DefaultParagraphFont"/>
    <w:link w:val="IntenseQuote"/>
    <w:uiPriority w:val="30"/>
    <w:rsid w:val="00C5584B"/>
    <w:rPr>
      <w:b/>
      <w:bCs/>
      <w:i/>
      <w:iCs/>
      <w:color w:val="285C4E" w:themeColor="accent1"/>
    </w:rPr>
  </w:style>
  <w:style w:type="character" w:styleId="SubtleReference">
    <w:name w:val="Subtle Reference"/>
    <w:uiPriority w:val="31"/>
    <w:rsid w:val="00C5584B"/>
    <w:rPr>
      <w:smallCaps/>
      <w:color w:val="F18B21" w:themeColor="accent2"/>
      <w:u w:val="single"/>
    </w:rPr>
  </w:style>
  <w:style w:type="character" w:styleId="IntenseReference">
    <w:name w:val="Intense Reference"/>
    <w:uiPriority w:val="32"/>
    <w:rsid w:val="00C5584B"/>
    <w:rPr>
      <w:b w:val="0"/>
      <w:bCs w:val="0"/>
      <w:smallCaps/>
      <w:color w:val="F18B21" w:themeColor="accent2"/>
      <w:spacing w:val="5"/>
      <w:u w:val="single"/>
    </w:rPr>
  </w:style>
  <w:style w:type="character" w:styleId="BookTitle">
    <w:name w:val="Book Title"/>
    <w:uiPriority w:val="33"/>
    <w:qFormat/>
    <w:rsid w:val="00C5584B"/>
    <w:rPr>
      <w:b w:val="0"/>
      <w:bCs w:val="0"/>
      <w:smallCaps/>
      <w:spacing w:val="5"/>
    </w:rPr>
  </w:style>
  <w:style w:type="paragraph" w:customStyle="1" w:styleId="hcentivebullet1">
    <w:name w:val="hcentive bullet 1"/>
    <w:basedOn w:val="Normal"/>
    <w:autoRedefine/>
    <w:qFormat/>
    <w:rsid w:val="00B31FA6"/>
    <w:pPr>
      <w:spacing w:before="120" w:after="120"/>
    </w:pPr>
    <w:rPr>
      <w:rFonts w:asciiTheme="minorHAnsi" w:hAnsiTheme="minorHAnsi"/>
      <w:bCs/>
    </w:rPr>
  </w:style>
  <w:style w:type="paragraph" w:customStyle="1" w:styleId="hcentivebullet2">
    <w:name w:val="hcentive bullet 2"/>
    <w:basedOn w:val="ListParagraph"/>
    <w:autoRedefine/>
    <w:qFormat/>
    <w:rsid w:val="00B92B9B"/>
    <w:pPr>
      <w:numPr>
        <w:numId w:val="2"/>
      </w:numPr>
    </w:pPr>
  </w:style>
  <w:style w:type="paragraph" w:customStyle="1" w:styleId="hCentiveBullet3">
    <w:name w:val="hCentive Bullet 3"/>
    <w:basedOn w:val="hcentivebullet2"/>
    <w:qFormat/>
    <w:rsid w:val="00B92B9B"/>
    <w:pPr>
      <w:numPr>
        <w:numId w:val="1"/>
      </w:numPr>
    </w:pPr>
  </w:style>
  <w:style w:type="paragraph" w:styleId="Header">
    <w:name w:val="header"/>
    <w:basedOn w:val="Normal"/>
    <w:link w:val="HeaderChar"/>
    <w:uiPriority w:val="99"/>
    <w:unhideWhenUsed/>
    <w:rsid w:val="00FD2AD1"/>
    <w:pPr>
      <w:tabs>
        <w:tab w:val="center" w:pos="4680"/>
        <w:tab w:val="right" w:pos="9360"/>
      </w:tabs>
    </w:pPr>
  </w:style>
  <w:style w:type="character" w:customStyle="1" w:styleId="HeaderChar">
    <w:name w:val="Header Char"/>
    <w:basedOn w:val="DefaultParagraphFont"/>
    <w:link w:val="Header"/>
    <w:uiPriority w:val="99"/>
    <w:rsid w:val="00FD2AD1"/>
    <w:rPr>
      <w:rFonts w:ascii="Eurostile" w:hAnsi="Eurostile"/>
    </w:rPr>
  </w:style>
  <w:style w:type="paragraph" w:styleId="Footer">
    <w:name w:val="footer"/>
    <w:basedOn w:val="Normal"/>
    <w:link w:val="FooterChar"/>
    <w:uiPriority w:val="99"/>
    <w:unhideWhenUsed/>
    <w:rsid w:val="00FD2AD1"/>
    <w:pPr>
      <w:tabs>
        <w:tab w:val="center" w:pos="4680"/>
        <w:tab w:val="right" w:pos="9360"/>
      </w:tabs>
    </w:pPr>
  </w:style>
  <w:style w:type="character" w:customStyle="1" w:styleId="FooterChar">
    <w:name w:val="Footer Char"/>
    <w:basedOn w:val="DefaultParagraphFont"/>
    <w:link w:val="Footer"/>
    <w:uiPriority w:val="99"/>
    <w:rsid w:val="00FD2AD1"/>
    <w:rPr>
      <w:rFonts w:ascii="Eurostile" w:hAnsi="Eurostile"/>
    </w:rPr>
  </w:style>
  <w:style w:type="paragraph" w:styleId="BalloonText">
    <w:name w:val="Balloon Text"/>
    <w:basedOn w:val="Normal"/>
    <w:link w:val="BalloonTextChar"/>
    <w:uiPriority w:val="99"/>
    <w:semiHidden/>
    <w:unhideWhenUsed/>
    <w:rsid w:val="00FD2AD1"/>
    <w:rPr>
      <w:rFonts w:ascii="Tahoma" w:hAnsi="Tahoma" w:cs="Tahoma"/>
      <w:sz w:val="16"/>
      <w:szCs w:val="16"/>
    </w:rPr>
  </w:style>
  <w:style w:type="character" w:customStyle="1" w:styleId="BalloonTextChar">
    <w:name w:val="Balloon Text Char"/>
    <w:basedOn w:val="DefaultParagraphFont"/>
    <w:link w:val="BalloonText"/>
    <w:uiPriority w:val="99"/>
    <w:semiHidden/>
    <w:rsid w:val="00FD2AD1"/>
    <w:rPr>
      <w:rFonts w:ascii="Tahoma" w:hAnsi="Tahoma" w:cs="Tahoma"/>
      <w:sz w:val="16"/>
      <w:szCs w:val="16"/>
    </w:rPr>
  </w:style>
  <w:style w:type="paragraph" w:customStyle="1" w:styleId="DocumentTitle">
    <w:name w:val="Document Title"/>
    <w:basedOn w:val="Heading1"/>
    <w:link w:val="DocumentTitleChar"/>
    <w:qFormat/>
    <w:rsid w:val="009E5DCF"/>
    <w:pPr>
      <w:numPr>
        <w:numId w:val="0"/>
      </w:numPr>
      <w:jc w:val="right"/>
    </w:pPr>
    <w:rPr>
      <w:sz w:val="52"/>
      <w:szCs w:val="52"/>
    </w:rPr>
  </w:style>
  <w:style w:type="character" w:customStyle="1" w:styleId="DocumentTitleChar">
    <w:name w:val="Document Title Char"/>
    <w:basedOn w:val="Heading1Char"/>
    <w:link w:val="DocumentTitle"/>
    <w:rsid w:val="00A162C4"/>
    <w:rPr>
      <w:rFonts w:ascii="Eurostile" w:eastAsiaTheme="majorEastAsia" w:hAnsi="Eurostile" w:cstheme="majorBidi"/>
      <w:b/>
      <w:bCs/>
      <w:caps/>
      <w:color w:val="285C4E" w:themeColor="accent1"/>
      <w:sz w:val="52"/>
      <w:szCs w:val="52"/>
    </w:rPr>
  </w:style>
  <w:style w:type="paragraph" w:customStyle="1" w:styleId="DocumentSubtitle">
    <w:name w:val="Document Subtitle"/>
    <w:basedOn w:val="Heading2"/>
    <w:link w:val="DocumentSubtitleChar"/>
    <w:qFormat/>
    <w:rsid w:val="00A162C4"/>
    <w:pPr>
      <w:ind w:left="0" w:firstLine="0"/>
      <w:contextualSpacing w:val="0"/>
      <w:jc w:val="right"/>
    </w:pPr>
    <w:rPr>
      <w:sz w:val="28"/>
      <w:szCs w:val="28"/>
    </w:rPr>
  </w:style>
  <w:style w:type="character" w:customStyle="1" w:styleId="DocumentSubtitleChar">
    <w:name w:val="Document Subtitle Char"/>
    <w:basedOn w:val="Heading2Char"/>
    <w:link w:val="DocumentSubtitle"/>
    <w:rsid w:val="00A162C4"/>
    <w:rPr>
      <w:rFonts w:eastAsiaTheme="majorEastAsia" w:cstheme="majorBidi"/>
      <w:b/>
      <w:bCs/>
      <w:sz w:val="28"/>
      <w:szCs w:val="28"/>
    </w:rPr>
  </w:style>
  <w:style w:type="table" w:customStyle="1" w:styleId="TableGrid2">
    <w:name w:val="Table Grid2"/>
    <w:basedOn w:val="TableNormal"/>
    <w:next w:val="TableGrid"/>
    <w:uiPriority w:val="59"/>
    <w:rsid w:val="002206A7"/>
    <w:rPr>
      <w:rFonts w:ascii="Calibri" w:hAnsi="Calibri" w:cs="Times New Roman"/>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20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2206A7"/>
    <w:pPr>
      <w:spacing w:after="100"/>
    </w:pPr>
  </w:style>
  <w:style w:type="paragraph" w:styleId="TOC2">
    <w:name w:val="toc 2"/>
    <w:basedOn w:val="Normal"/>
    <w:next w:val="Normal"/>
    <w:autoRedefine/>
    <w:uiPriority w:val="39"/>
    <w:unhideWhenUsed/>
    <w:qFormat/>
    <w:rsid w:val="002206A7"/>
    <w:pPr>
      <w:spacing w:after="100"/>
      <w:ind w:left="220"/>
    </w:pPr>
  </w:style>
  <w:style w:type="character" w:styleId="Hyperlink">
    <w:name w:val="Hyperlink"/>
    <w:basedOn w:val="DefaultParagraphFont"/>
    <w:uiPriority w:val="99"/>
    <w:unhideWhenUsed/>
    <w:rsid w:val="002206A7"/>
    <w:rPr>
      <w:color w:val="0079C1" w:themeColor="hyperlink"/>
      <w:u w:val="single"/>
    </w:rPr>
  </w:style>
  <w:style w:type="paragraph" w:styleId="TOC3">
    <w:name w:val="toc 3"/>
    <w:basedOn w:val="Normal"/>
    <w:next w:val="Normal"/>
    <w:autoRedefine/>
    <w:uiPriority w:val="39"/>
    <w:unhideWhenUsed/>
    <w:qFormat/>
    <w:rsid w:val="00EE7A34"/>
    <w:pPr>
      <w:spacing w:after="100"/>
      <w:ind w:left="440"/>
    </w:pPr>
  </w:style>
  <w:style w:type="paragraph" w:customStyle="1" w:styleId="Appendix">
    <w:name w:val="Appendix"/>
    <w:basedOn w:val="Heading1"/>
    <w:next w:val="Normal"/>
    <w:qFormat/>
    <w:rsid w:val="00BA57E0"/>
    <w:pPr>
      <w:numPr>
        <w:numId w:val="3"/>
      </w:numPr>
    </w:pPr>
  </w:style>
  <w:style w:type="paragraph" w:customStyle="1" w:styleId="BoldHeader">
    <w:name w:val="Bold Header"/>
    <w:basedOn w:val="DocumentSubtitle"/>
    <w:qFormat/>
    <w:rsid w:val="00B92B9B"/>
    <w:pPr>
      <w:numPr>
        <w:numId w:val="0"/>
      </w:numPr>
      <w:pBdr>
        <w:bottom w:val="single" w:sz="12" w:space="1" w:color="4C8B3F" w:themeColor="background2"/>
      </w:pBdr>
      <w:jc w:val="left"/>
    </w:pPr>
  </w:style>
  <w:style w:type="paragraph" w:customStyle="1" w:styleId="FigureStyle">
    <w:name w:val="Figure Style"/>
    <w:basedOn w:val="Normal"/>
    <w:link w:val="FigureStyleChar"/>
    <w:qFormat/>
    <w:rsid w:val="00B92B9B"/>
    <w:rPr>
      <w:b/>
      <w:caps/>
      <w:color w:val="F18B21" w:themeColor="accent2"/>
      <w:sz w:val="18"/>
      <w:szCs w:val="18"/>
    </w:rPr>
  </w:style>
  <w:style w:type="character" w:customStyle="1" w:styleId="FigureStyleChar">
    <w:name w:val="Figure Style Char"/>
    <w:basedOn w:val="DefaultParagraphFont"/>
    <w:link w:val="FigureStyle"/>
    <w:rsid w:val="00B92B9B"/>
    <w:rPr>
      <w:b/>
      <w:caps/>
      <w:color w:val="F18B21" w:themeColor="accent2"/>
      <w:sz w:val="18"/>
      <w:szCs w:val="18"/>
    </w:rPr>
  </w:style>
  <w:style w:type="paragraph" w:customStyle="1" w:styleId="TableTitle">
    <w:name w:val="Table Title"/>
    <w:basedOn w:val="FigureStyle"/>
    <w:link w:val="TableTitleChar"/>
    <w:qFormat/>
    <w:rsid w:val="00C71809"/>
  </w:style>
  <w:style w:type="character" w:customStyle="1" w:styleId="TableTitleChar">
    <w:name w:val="Table Title Char"/>
    <w:basedOn w:val="FigureStyleChar"/>
    <w:link w:val="TableTitle"/>
    <w:rsid w:val="00C71809"/>
    <w:rPr>
      <w:b/>
      <w:caps/>
      <w:color w:val="F18B21" w:themeColor="accent2"/>
      <w:sz w:val="18"/>
      <w:szCs w:val="18"/>
    </w:rPr>
  </w:style>
  <w:style w:type="table" w:customStyle="1" w:styleId="TableGrid1">
    <w:name w:val="Table Grid1"/>
    <w:basedOn w:val="TableNormal"/>
    <w:next w:val="TableGrid"/>
    <w:uiPriority w:val="59"/>
    <w:rsid w:val="00C71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71809"/>
  </w:style>
  <w:style w:type="table" w:customStyle="1" w:styleId="TableGrid3">
    <w:name w:val="Table Grid3"/>
    <w:basedOn w:val="TableNormal"/>
    <w:uiPriority w:val="59"/>
    <w:rsid w:val="005A5901"/>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
    <w:name w:val="Numbered"/>
    <w:basedOn w:val="ListParagraph"/>
    <w:link w:val="NumberedChar"/>
    <w:qFormat/>
    <w:rsid w:val="00674B7C"/>
    <w:pPr>
      <w:ind w:left="0"/>
    </w:pPr>
  </w:style>
  <w:style w:type="character" w:customStyle="1" w:styleId="NumberedChar">
    <w:name w:val="Numbered Char"/>
    <w:basedOn w:val="ListParagraphChar"/>
    <w:link w:val="Numbered"/>
    <w:rsid w:val="00674B7C"/>
  </w:style>
  <w:style w:type="paragraph" w:styleId="TOC4">
    <w:name w:val="toc 4"/>
    <w:basedOn w:val="Normal"/>
    <w:next w:val="Normal"/>
    <w:autoRedefine/>
    <w:uiPriority w:val="39"/>
    <w:unhideWhenUsed/>
    <w:rsid w:val="008A0E60"/>
    <w:pPr>
      <w:spacing w:after="100" w:line="259" w:lineRule="auto"/>
      <w:ind w:left="660"/>
      <w:contextualSpacing w:val="0"/>
    </w:pPr>
    <w:rPr>
      <w:rFonts w:asciiTheme="minorHAnsi" w:eastAsiaTheme="minorEastAsia" w:hAnsiTheme="minorHAnsi" w:cstheme="minorBidi"/>
    </w:rPr>
  </w:style>
  <w:style w:type="paragraph" w:styleId="TOC5">
    <w:name w:val="toc 5"/>
    <w:basedOn w:val="Normal"/>
    <w:next w:val="Normal"/>
    <w:autoRedefine/>
    <w:uiPriority w:val="39"/>
    <w:unhideWhenUsed/>
    <w:rsid w:val="008A0E60"/>
    <w:pPr>
      <w:spacing w:after="100" w:line="259" w:lineRule="auto"/>
      <w:ind w:left="880"/>
      <w:contextualSpacing w:val="0"/>
    </w:pPr>
    <w:rPr>
      <w:rFonts w:asciiTheme="minorHAnsi" w:eastAsiaTheme="minorEastAsia" w:hAnsiTheme="minorHAnsi" w:cstheme="minorBidi"/>
    </w:rPr>
  </w:style>
  <w:style w:type="paragraph" w:styleId="TOC6">
    <w:name w:val="toc 6"/>
    <w:basedOn w:val="Normal"/>
    <w:next w:val="Normal"/>
    <w:autoRedefine/>
    <w:uiPriority w:val="39"/>
    <w:unhideWhenUsed/>
    <w:rsid w:val="008A0E60"/>
    <w:pPr>
      <w:spacing w:after="100" w:line="259" w:lineRule="auto"/>
      <w:ind w:left="1100"/>
      <w:contextualSpacing w:val="0"/>
    </w:pPr>
    <w:rPr>
      <w:rFonts w:asciiTheme="minorHAnsi" w:eastAsiaTheme="minorEastAsia" w:hAnsiTheme="minorHAnsi" w:cstheme="minorBidi"/>
    </w:rPr>
  </w:style>
  <w:style w:type="paragraph" w:styleId="TOC7">
    <w:name w:val="toc 7"/>
    <w:basedOn w:val="Normal"/>
    <w:next w:val="Normal"/>
    <w:autoRedefine/>
    <w:uiPriority w:val="39"/>
    <w:unhideWhenUsed/>
    <w:rsid w:val="008A0E60"/>
    <w:pPr>
      <w:spacing w:after="100" w:line="259" w:lineRule="auto"/>
      <w:ind w:left="1320"/>
      <w:contextualSpacing w:val="0"/>
    </w:pPr>
    <w:rPr>
      <w:rFonts w:asciiTheme="minorHAnsi" w:eastAsiaTheme="minorEastAsia" w:hAnsiTheme="minorHAnsi" w:cstheme="minorBidi"/>
    </w:rPr>
  </w:style>
  <w:style w:type="paragraph" w:styleId="TOC8">
    <w:name w:val="toc 8"/>
    <w:basedOn w:val="Normal"/>
    <w:next w:val="Normal"/>
    <w:autoRedefine/>
    <w:uiPriority w:val="39"/>
    <w:unhideWhenUsed/>
    <w:rsid w:val="008A0E60"/>
    <w:pPr>
      <w:spacing w:after="100" w:line="259" w:lineRule="auto"/>
      <w:ind w:left="1540"/>
      <w:contextualSpacing w:val="0"/>
    </w:pPr>
    <w:rPr>
      <w:rFonts w:asciiTheme="minorHAnsi" w:eastAsiaTheme="minorEastAsia" w:hAnsiTheme="minorHAnsi" w:cstheme="minorBidi"/>
    </w:rPr>
  </w:style>
  <w:style w:type="paragraph" w:styleId="TOC9">
    <w:name w:val="toc 9"/>
    <w:basedOn w:val="Normal"/>
    <w:next w:val="Normal"/>
    <w:autoRedefine/>
    <w:uiPriority w:val="39"/>
    <w:unhideWhenUsed/>
    <w:rsid w:val="008A0E60"/>
    <w:pPr>
      <w:spacing w:after="100" w:line="259" w:lineRule="auto"/>
      <w:ind w:left="1760"/>
      <w:contextualSpacing w:val="0"/>
    </w:pPr>
    <w:rPr>
      <w:rFonts w:asciiTheme="minorHAnsi" w:eastAsiaTheme="minorEastAsia" w:hAnsiTheme="minorHAnsi" w:cstheme="minorBidi"/>
    </w:rPr>
  </w:style>
  <w:style w:type="character" w:styleId="CommentReference">
    <w:name w:val="annotation reference"/>
    <w:basedOn w:val="DefaultParagraphFont"/>
    <w:uiPriority w:val="99"/>
    <w:semiHidden/>
    <w:unhideWhenUsed/>
    <w:rsid w:val="00570CE8"/>
    <w:rPr>
      <w:sz w:val="16"/>
      <w:szCs w:val="16"/>
    </w:rPr>
  </w:style>
  <w:style w:type="paragraph" w:styleId="CommentText">
    <w:name w:val="annotation text"/>
    <w:basedOn w:val="Normal"/>
    <w:link w:val="CommentTextChar"/>
    <w:uiPriority w:val="99"/>
    <w:unhideWhenUsed/>
    <w:rsid w:val="00570CE8"/>
    <w:rPr>
      <w:sz w:val="20"/>
      <w:szCs w:val="20"/>
    </w:rPr>
  </w:style>
  <w:style w:type="character" w:customStyle="1" w:styleId="CommentTextChar">
    <w:name w:val="Comment Text Char"/>
    <w:basedOn w:val="DefaultParagraphFont"/>
    <w:link w:val="CommentText"/>
    <w:uiPriority w:val="99"/>
    <w:rsid w:val="00570CE8"/>
    <w:rPr>
      <w:sz w:val="20"/>
      <w:szCs w:val="20"/>
    </w:rPr>
  </w:style>
  <w:style w:type="paragraph" w:styleId="CommentSubject">
    <w:name w:val="annotation subject"/>
    <w:basedOn w:val="CommentText"/>
    <w:next w:val="CommentText"/>
    <w:link w:val="CommentSubjectChar"/>
    <w:uiPriority w:val="99"/>
    <w:semiHidden/>
    <w:unhideWhenUsed/>
    <w:rsid w:val="00570CE8"/>
    <w:rPr>
      <w:b/>
      <w:bCs/>
    </w:rPr>
  </w:style>
  <w:style w:type="character" w:customStyle="1" w:styleId="CommentSubjectChar">
    <w:name w:val="Comment Subject Char"/>
    <w:basedOn w:val="CommentTextChar"/>
    <w:link w:val="CommentSubject"/>
    <w:uiPriority w:val="99"/>
    <w:semiHidden/>
    <w:rsid w:val="00570CE8"/>
    <w:rPr>
      <w:b/>
      <w:bCs/>
      <w:sz w:val="20"/>
      <w:szCs w:val="20"/>
    </w:rPr>
  </w:style>
  <w:style w:type="paragraph" w:styleId="Revision">
    <w:name w:val="Revision"/>
    <w:hidden/>
    <w:uiPriority w:val="99"/>
    <w:semiHidden/>
    <w:rsid w:val="00A67F3C"/>
  </w:style>
  <w:style w:type="paragraph" w:customStyle="1" w:styleId="TemplateInstructions">
    <w:name w:val="Template Instructions"/>
    <w:basedOn w:val="NoSpacing"/>
    <w:qFormat/>
    <w:rsid w:val="005E2BDD"/>
    <w:pPr>
      <w:spacing w:before="120"/>
      <w:ind w:left="720" w:right="720"/>
      <w:contextualSpacing w:val="0"/>
    </w:pPr>
    <w:rPr>
      <w:rFonts w:asciiTheme="majorHAnsi" w:hAnsiTheme="majorHAnsi" w:cs="Tw Cen MT"/>
      <w:i/>
      <w:color w:val="000000"/>
      <w:szCs w:val="23"/>
    </w:rPr>
  </w:style>
  <w:style w:type="paragraph" w:styleId="NoSpacing">
    <w:name w:val="No Spacing"/>
    <w:uiPriority w:val="1"/>
    <w:rsid w:val="005E2BDD"/>
    <w:pPr>
      <w:contextualSpacing/>
    </w:pPr>
  </w:style>
  <w:style w:type="paragraph" w:customStyle="1" w:styleId="Table">
    <w:name w:val="Table"/>
    <w:basedOn w:val="Normal"/>
    <w:qFormat/>
    <w:rsid w:val="00AF0ED2"/>
    <w:pPr>
      <w:spacing w:before="120"/>
    </w:pPr>
    <w:rPr>
      <w:rFonts w:ascii="Lucida Sans" w:eastAsia="Times New Roman" w:hAnsi="Lucida Sans" w:cs="Times New Roman"/>
      <w:b/>
      <w:iCs/>
      <w:color w:val="60BAA1" w:themeColor="accent1" w:themeTint="99"/>
      <w:sz w:val="18"/>
      <w:szCs w:val="20"/>
    </w:rPr>
  </w:style>
  <w:style w:type="paragraph" w:styleId="NormalWeb">
    <w:name w:val="Normal (Web)"/>
    <w:basedOn w:val="Normal"/>
    <w:uiPriority w:val="99"/>
    <w:unhideWhenUsed/>
    <w:rsid w:val="00AD4603"/>
    <w:pPr>
      <w:spacing w:before="100" w:beforeAutospacing="1" w:after="100" w:afterAutospacing="1"/>
      <w:contextualSpacing w:val="0"/>
    </w:pPr>
    <w:rPr>
      <w:rFonts w:ascii="Times New Roman" w:eastAsia="Times New Roman" w:hAnsi="Times New Roman" w:cs="Times New Roman"/>
      <w:sz w:val="24"/>
      <w:szCs w:val="24"/>
    </w:rPr>
  </w:style>
  <w:style w:type="paragraph" w:customStyle="1" w:styleId="Bullet1">
    <w:name w:val="Bullet 1"/>
    <w:basedOn w:val="Normal"/>
    <w:rsid w:val="00F30B50"/>
    <w:pPr>
      <w:numPr>
        <w:numId w:val="5"/>
      </w:numPr>
      <w:contextualSpacing w:val="0"/>
    </w:pPr>
    <w:rPr>
      <w:rFonts w:ascii="Times New Roman" w:eastAsia="Times New Roman" w:hAnsi="Times New Roman" w:cs="Times New Roman"/>
      <w:color w:val="000000"/>
      <w:sz w:val="24"/>
      <w:szCs w:val="20"/>
    </w:rPr>
  </w:style>
  <w:style w:type="paragraph" w:styleId="BodyText">
    <w:name w:val="Body Text"/>
    <w:basedOn w:val="Normal"/>
    <w:link w:val="BodyTextChar"/>
    <w:uiPriority w:val="99"/>
    <w:rsid w:val="00ED7019"/>
    <w:pPr>
      <w:contextualSpacing w:val="0"/>
    </w:pPr>
    <w:rPr>
      <w:rFonts w:ascii="Times New Roman" w:eastAsia="Times New Roman" w:hAnsi="Times New Roman" w:cs="Times New Roman"/>
      <w:sz w:val="28"/>
      <w:szCs w:val="20"/>
    </w:rPr>
  </w:style>
  <w:style w:type="character" w:customStyle="1" w:styleId="BodyTextChar">
    <w:name w:val="Body Text Char"/>
    <w:basedOn w:val="DefaultParagraphFont"/>
    <w:link w:val="BodyText"/>
    <w:uiPriority w:val="99"/>
    <w:rsid w:val="00ED7019"/>
    <w:rPr>
      <w:rFonts w:ascii="Times New Roman" w:eastAsia="Times New Roman" w:hAnsi="Times New Roman" w:cs="Times New Roman"/>
      <w:sz w:val="28"/>
      <w:szCs w:val="20"/>
    </w:rPr>
  </w:style>
  <w:style w:type="paragraph" w:customStyle="1" w:styleId="Style1">
    <w:name w:val="Style1"/>
    <w:basedOn w:val="BodyText"/>
    <w:next w:val="Heading2"/>
    <w:link w:val="Style1Char"/>
    <w:qFormat/>
    <w:rsid w:val="000F19D7"/>
    <w:rPr>
      <w:rFonts w:ascii="Arial" w:eastAsiaTheme="minorHAnsi" w:hAnsi="Arial" w:cstheme="minorHAnsi"/>
      <w:sz w:val="22"/>
      <w:szCs w:val="22"/>
    </w:rPr>
  </w:style>
  <w:style w:type="character" w:customStyle="1" w:styleId="Style1Char">
    <w:name w:val="Style1 Char"/>
    <w:basedOn w:val="BodyTextChar"/>
    <w:link w:val="Style1"/>
    <w:rsid w:val="000F19D7"/>
    <w:rPr>
      <w:rFonts w:ascii="Times New Roman" w:eastAsia="Times New Roman" w:hAnsi="Times New Roman" w:cs="Times New Roman"/>
      <w:sz w:val="28"/>
      <w:szCs w:val="20"/>
    </w:rPr>
  </w:style>
  <w:style w:type="paragraph" w:styleId="ListBullet">
    <w:name w:val="List Bullet"/>
    <w:basedOn w:val="Normal"/>
    <w:uiPriority w:val="99"/>
    <w:unhideWhenUsed/>
    <w:rsid w:val="0056132C"/>
    <w:pPr>
      <w:numPr>
        <w:numId w:val="7"/>
      </w:numPr>
      <w:spacing w:before="120" w:after="120"/>
    </w:pPr>
    <w:rPr>
      <w:rFonts w:ascii="Calibri" w:hAnsi="Calibri" w:cstheme="minorBidi"/>
    </w:rPr>
  </w:style>
  <w:style w:type="paragraph" w:styleId="BodyTextIndent">
    <w:name w:val="Body Text Indent"/>
    <w:basedOn w:val="Normal"/>
    <w:link w:val="BodyTextIndentChar"/>
    <w:uiPriority w:val="99"/>
    <w:unhideWhenUsed/>
    <w:rsid w:val="00E047A7"/>
    <w:pPr>
      <w:spacing w:after="120"/>
      <w:ind w:left="360"/>
    </w:pPr>
  </w:style>
  <w:style w:type="character" w:customStyle="1" w:styleId="BodyTextIndentChar">
    <w:name w:val="Body Text Indent Char"/>
    <w:basedOn w:val="DefaultParagraphFont"/>
    <w:link w:val="BodyTextIndent"/>
    <w:uiPriority w:val="99"/>
    <w:rsid w:val="00E047A7"/>
  </w:style>
  <w:style w:type="paragraph" w:customStyle="1" w:styleId="Instructions">
    <w:name w:val="Instructions"/>
    <w:basedOn w:val="Normal"/>
    <w:autoRedefine/>
    <w:rsid w:val="00E047A7"/>
    <w:pPr>
      <w:shd w:val="clear" w:color="auto" w:fill="FFFFFF"/>
      <w:ind w:left="360"/>
      <w:contextualSpacing w:val="0"/>
    </w:pPr>
    <w:rPr>
      <w:rFonts w:ascii="Times New Roman" w:eastAsia="Times New Roman" w:hAnsi="Times New Roman" w:cs="Times New Roman"/>
      <w:i/>
      <w:color w:val="0000FF"/>
      <w:sz w:val="24"/>
      <w:szCs w:val="20"/>
    </w:rPr>
  </w:style>
  <w:style w:type="paragraph" w:customStyle="1" w:styleId="InfoBlue">
    <w:name w:val="InfoBlue"/>
    <w:basedOn w:val="Normal"/>
    <w:next w:val="BodyText"/>
    <w:rsid w:val="00BF0B2B"/>
    <w:pPr>
      <w:widowControl w:val="0"/>
      <w:spacing w:after="120" w:line="240" w:lineRule="atLeast"/>
      <w:ind w:left="576"/>
      <w:contextualSpacing w:val="0"/>
      <w:jc w:val="both"/>
    </w:pPr>
    <w:rPr>
      <w:rFonts w:ascii="Times New Roman" w:eastAsia="Times New Roman" w:hAnsi="Times New Roman" w:cs="Times New Roman"/>
      <w:i/>
      <w:color w:val="0000FF"/>
      <w:sz w:val="24"/>
      <w:szCs w:val="20"/>
    </w:rPr>
  </w:style>
  <w:style w:type="character" w:customStyle="1" w:styleId="apple-converted-space">
    <w:name w:val="apple-converted-space"/>
    <w:basedOn w:val="DefaultParagraphFont"/>
    <w:rsid w:val="004619F5"/>
  </w:style>
  <w:style w:type="paragraph" w:customStyle="1" w:styleId="Hints">
    <w:name w:val="Hints"/>
    <w:basedOn w:val="Normal"/>
    <w:rsid w:val="003E3BA9"/>
    <w:pPr>
      <w:contextualSpacing w:val="0"/>
    </w:pPr>
    <w:rPr>
      <w:rFonts w:eastAsia="Times New Roman" w:cs="Times New Roman"/>
      <w:color w:val="5F5F5F"/>
      <w:sz w:val="20"/>
      <w:szCs w:val="20"/>
    </w:rPr>
  </w:style>
  <w:style w:type="paragraph" w:styleId="DocumentMap">
    <w:name w:val="Document Map"/>
    <w:basedOn w:val="Normal"/>
    <w:link w:val="DocumentMapChar"/>
    <w:uiPriority w:val="99"/>
    <w:semiHidden/>
    <w:unhideWhenUsed/>
    <w:rsid w:val="00ED56AF"/>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ED56AF"/>
    <w:rPr>
      <w:rFonts w:ascii="Times New Roman" w:hAnsi="Times New Roman" w:cs="Times New Roman"/>
      <w:sz w:val="24"/>
      <w:szCs w:val="24"/>
    </w:rPr>
  </w:style>
  <w:style w:type="paragraph" w:customStyle="1" w:styleId="Bullet">
    <w:name w:val="Bullet"/>
    <w:basedOn w:val="Normal"/>
    <w:qFormat/>
    <w:rsid w:val="00ED56AF"/>
    <w:pPr>
      <w:numPr>
        <w:numId w:val="16"/>
      </w:numPr>
      <w:spacing w:before="40" w:after="40"/>
      <w:contextualSpacing w:val="0"/>
    </w:pPr>
    <w:rPr>
      <w:rFonts w:ascii="Times New Roman" w:eastAsia="Times New Roman" w:hAnsi="Times New Roman" w:cs="Arial"/>
      <w:sz w:val="20"/>
      <w:szCs w:val="20"/>
      <w:lang w:eastAsia="ja-JP"/>
    </w:rPr>
  </w:style>
  <w:style w:type="paragraph" w:customStyle="1" w:styleId="p1">
    <w:name w:val="p1"/>
    <w:basedOn w:val="Normal"/>
    <w:rsid w:val="00CB00FF"/>
    <w:pPr>
      <w:contextualSpacing w:val="0"/>
    </w:pPr>
    <w:rPr>
      <w:rFonts w:ascii="Helvetica Neue" w:hAnsi="Helvetica Neue" w:cs="Times New Roman"/>
      <w:color w:val="454545"/>
      <w:sz w:val="18"/>
      <w:szCs w:val="18"/>
    </w:rPr>
  </w:style>
  <w:style w:type="character" w:customStyle="1" w:styleId="UnresolvedMention1">
    <w:name w:val="Unresolved Mention1"/>
    <w:basedOn w:val="DefaultParagraphFont"/>
    <w:uiPriority w:val="99"/>
    <w:unhideWhenUsed/>
    <w:rsid w:val="00CC4681"/>
    <w:rPr>
      <w:color w:val="808080"/>
      <w:shd w:val="clear" w:color="auto" w:fill="E6E6E6"/>
    </w:rPr>
  </w:style>
  <w:style w:type="character" w:styleId="FollowedHyperlink">
    <w:name w:val="FollowedHyperlink"/>
    <w:basedOn w:val="DefaultParagraphFont"/>
    <w:uiPriority w:val="99"/>
    <w:semiHidden/>
    <w:unhideWhenUsed/>
    <w:rsid w:val="00803D8A"/>
    <w:rPr>
      <w:color w:val="97005E" w:themeColor="followedHyperlink"/>
      <w:u w:val="single"/>
    </w:rPr>
  </w:style>
  <w:style w:type="character" w:customStyle="1" w:styleId="UnresolvedMention2">
    <w:name w:val="Unresolved Mention2"/>
    <w:basedOn w:val="DefaultParagraphFont"/>
    <w:uiPriority w:val="99"/>
    <w:semiHidden/>
    <w:unhideWhenUsed/>
    <w:rsid w:val="00991446"/>
    <w:rPr>
      <w:color w:val="808080"/>
      <w:shd w:val="clear" w:color="auto" w:fill="E6E6E6"/>
    </w:rPr>
  </w:style>
  <w:style w:type="character" w:customStyle="1" w:styleId="UnresolvedMention3">
    <w:name w:val="Unresolved Mention3"/>
    <w:basedOn w:val="DefaultParagraphFont"/>
    <w:uiPriority w:val="99"/>
    <w:semiHidden/>
    <w:unhideWhenUsed/>
    <w:rsid w:val="00DA45E4"/>
    <w:rPr>
      <w:color w:val="808080"/>
      <w:shd w:val="clear" w:color="auto" w:fill="E6E6E6"/>
    </w:rPr>
  </w:style>
  <w:style w:type="paragraph" w:customStyle="1" w:styleId="xxmsonormal">
    <w:name w:val="x_xmsonormal"/>
    <w:basedOn w:val="Normal"/>
    <w:rsid w:val="00BB2F9B"/>
    <w:pPr>
      <w:contextualSpacing w:val="0"/>
    </w:pPr>
    <w:rPr>
      <w:rFonts w:ascii="Calibri" w:hAnsi="Calibri" w:cs="Calibri"/>
    </w:rPr>
  </w:style>
  <w:style w:type="character" w:customStyle="1" w:styleId="UnresolvedMention4">
    <w:name w:val="Unresolved Mention4"/>
    <w:basedOn w:val="DefaultParagraphFont"/>
    <w:uiPriority w:val="99"/>
    <w:semiHidden/>
    <w:unhideWhenUsed/>
    <w:rsid w:val="001F2CC7"/>
    <w:rPr>
      <w:color w:val="808080"/>
      <w:shd w:val="clear" w:color="auto" w:fill="E6E6E6"/>
    </w:rPr>
  </w:style>
  <w:style w:type="paragraph" w:customStyle="1" w:styleId="NumberedNormal">
    <w:name w:val="Numbered Normal"/>
    <w:basedOn w:val="Normal"/>
    <w:link w:val="NumberedNormalChar"/>
    <w:qFormat/>
    <w:rsid w:val="000A0B43"/>
    <w:pPr>
      <w:ind w:left="702" w:hanging="432"/>
      <w:contextualSpacing w:val="0"/>
    </w:pPr>
    <w:rPr>
      <w:rFonts w:ascii="Times New Roman" w:eastAsia="Times New Roman" w:hAnsi="Times New Roman" w:cs="Times New Roman"/>
      <w:sz w:val="24"/>
      <w:szCs w:val="24"/>
    </w:rPr>
  </w:style>
  <w:style w:type="character" w:customStyle="1" w:styleId="NumberedNormalChar">
    <w:name w:val="Numbered Normal Char"/>
    <w:link w:val="NumberedNormal"/>
    <w:rsid w:val="000A0B43"/>
    <w:rPr>
      <w:rFonts w:ascii="Times New Roman" w:eastAsia="Times New Roman" w:hAnsi="Times New Roman" w:cs="Times New Roman"/>
      <w:sz w:val="24"/>
      <w:szCs w:val="24"/>
    </w:rPr>
  </w:style>
  <w:style w:type="character" w:customStyle="1" w:styleId="required">
    <w:name w:val="required"/>
    <w:basedOn w:val="DefaultParagraphFont"/>
    <w:rsid w:val="008869AF"/>
  </w:style>
  <w:style w:type="character" w:customStyle="1" w:styleId="sr-only">
    <w:name w:val="sr-only"/>
    <w:basedOn w:val="DefaultParagraphFont"/>
    <w:rsid w:val="008869AF"/>
  </w:style>
  <w:style w:type="character" w:customStyle="1" w:styleId="ssaptaxhousehold">
    <w:name w:val="ssaptaxhousehold"/>
    <w:basedOn w:val="DefaultParagraphFont"/>
    <w:rsid w:val="008869AF"/>
  </w:style>
  <w:style w:type="character" w:customStyle="1" w:styleId="UnresolvedMention5">
    <w:name w:val="Unresolved Mention5"/>
    <w:basedOn w:val="DefaultParagraphFont"/>
    <w:uiPriority w:val="99"/>
    <w:semiHidden/>
    <w:unhideWhenUsed/>
    <w:rsid w:val="00CD3EC8"/>
    <w:rPr>
      <w:color w:val="808080"/>
      <w:shd w:val="clear" w:color="auto" w:fill="E6E6E6"/>
    </w:rPr>
  </w:style>
  <w:style w:type="paragraph" w:customStyle="1" w:styleId="xmsonormal">
    <w:name w:val="x_msonormal"/>
    <w:basedOn w:val="Normal"/>
    <w:rsid w:val="005D5FD5"/>
    <w:pPr>
      <w:contextualSpacing w:val="0"/>
    </w:pPr>
    <w:rPr>
      <w:rFonts w:ascii="Calibri" w:hAnsi="Calibri" w:cs="Calibri"/>
    </w:rPr>
  </w:style>
  <w:style w:type="paragraph" w:customStyle="1" w:styleId="xxmsonormal0">
    <w:name w:val="xxmsonormal"/>
    <w:basedOn w:val="Normal"/>
    <w:rsid w:val="009955EE"/>
    <w:pPr>
      <w:contextualSpacing w:val="0"/>
    </w:pPr>
    <w:rPr>
      <w:rFonts w:ascii="Calibri" w:hAnsi="Calibri" w:cs="Calibri"/>
    </w:rPr>
  </w:style>
  <w:style w:type="character" w:customStyle="1" w:styleId="UnresolvedMention6">
    <w:name w:val="Unresolved Mention6"/>
    <w:basedOn w:val="DefaultParagraphFont"/>
    <w:uiPriority w:val="99"/>
    <w:semiHidden/>
    <w:unhideWhenUsed/>
    <w:rsid w:val="00751E63"/>
    <w:rPr>
      <w:color w:val="605E5C"/>
      <w:shd w:val="clear" w:color="auto" w:fill="E1DFDD"/>
    </w:rPr>
  </w:style>
  <w:style w:type="character" w:customStyle="1" w:styleId="UnresolvedMention7">
    <w:name w:val="Unresolved Mention7"/>
    <w:basedOn w:val="DefaultParagraphFont"/>
    <w:uiPriority w:val="99"/>
    <w:semiHidden/>
    <w:unhideWhenUsed/>
    <w:rsid w:val="00A13551"/>
    <w:rPr>
      <w:color w:val="605E5C"/>
      <w:shd w:val="clear" w:color="auto" w:fill="E1DFDD"/>
    </w:rPr>
  </w:style>
  <w:style w:type="character" w:customStyle="1" w:styleId="normaltextrun">
    <w:name w:val="normaltextrun"/>
    <w:basedOn w:val="DefaultParagraphFont"/>
    <w:rsid w:val="008B3B1C"/>
  </w:style>
  <w:style w:type="character" w:customStyle="1" w:styleId="eop">
    <w:name w:val="eop"/>
    <w:basedOn w:val="DefaultParagraphFont"/>
    <w:rsid w:val="008B3B1C"/>
  </w:style>
  <w:style w:type="paragraph" w:customStyle="1" w:styleId="TableText10Bullet">
    <w:name w:val="Table Text 10 Bullet"/>
    <w:basedOn w:val="Normal"/>
    <w:link w:val="TableText10BulletChar"/>
    <w:uiPriority w:val="99"/>
    <w:rsid w:val="0062394C"/>
    <w:pPr>
      <w:numPr>
        <w:numId w:val="32"/>
      </w:numPr>
      <w:tabs>
        <w:tab w:val="num" w:pos="346"/>
      </w:tabs>
      <w:spacing w:before="20" w:after="120"/>
      <w:ind w:left="216" w:hanging="216"/>
      <w:contextualSpacing w:val="0"/>
    </w:pPr>
    <w:rPr>
      <w:rFonts w:eastAsia="Times New Roman" w:cs="Times New Roman"/>
      <w:sz w:val="20"/>
      <w:szCs w:val="24"/>
    </w:rPr>
  </w:style>
  <w:style w:type="character" w:customStyle="1" w:styleId="TableText10BulletChar">
    <w:name w:val="Table Text 10 Bullet Char"/>
    <w:basedOn w:val="DefaultParagraphFont"/>
    <w:link w:val="TableText10Bullet"/>
    <w:uiPriority w:val="99"/>
    <w:locked/>
    <w:rsid w:val="0062394C"/>
    <w:rPr>
      <w:rFonts w:eastAsia="Times New Roman" w:cs="Times New Roman"/>
      <w:sz w:val="20"/>
      <w:szCs w:val="24"/>
    </w:rPr>
  </w:style>
  <w:style w:type="paragraph" w:customStyle="1" w:styleId="TableContent">
    <w:name w:val="Table Content"/>
    <w:basedOn w:val="Normal"/>
    <w:qFormat/>
    <w:rsid w:val="0034188A"/>
    <w:pPr>
      <w:tabs>
        <w:tab w:val="left" w:pos="1213"/>
      </w:tabs>
      <w:spacing w:before="60" w:after="60"/>
      <w:contextualSpacing w:val="0"/>
    </w:pPr>
    <w:rPr>
      <w:rFonts w:ascii="Calibri" w:eastAsiaTheme="minorEastAsia" w:hAnsi="Calibri" w:cstheme="minorBidi"/>
    </w:rPr>
  </w:style>
  <w:style w:type="paragraph" w:customStyle="1" w:styleId="BodyTextBullet">
    <w:name w:val="Body Text Bullet"/>
    <w:basedOn w:val="BodyText"/>
    <w:link w:val="BodyTextBulletChar"/>
    <w:uiPriority w:val="99"/>
    <w:rsid w:val="00BF51F9"/>
    <w:pPr>
      <w:numPr>
        <w:numId w:val="48"/>
      </w:numPr>
      <w:ind w:left="648"/>
    </w:pPr>
    <w:rPr>
      <w:rFonts w:ascii="Arial" w:hAnsi="Arial"/>
      <w:sz w:val="22"/>
      <w:szCs w:val="24"/>
    </w:rPr>
  </w:style>
  <w:style w:type="character" w:customStyle="1" w:styleId="BodyTextBulletChar">
    <w:name w:val="Body Text Bullet Char"/>
    <w:basedOn w:val="DefaultParagraphFont"/>
    <w:link w:val="BodyTextBullet"/>
    <w:uiPriority w:val="99"/>
    <w:locked/>
    <w:rsid w:val="00BF51F9"/>
    <w:rPr>
      <w:rFonts w:eastAsia="Times New Roman" w:cs="Times New Roman"/>
      <w:szCs w:val="24"/>
    </w:rPr>
  </w:style>
  <w:style w:type="paragraph" w:customStyle="1" w:styleId="BodyTextGlossary">
    <w:name w:val="Body Text Glossary"/>
    <w:basedOn w:val="BodyText"/>
    <w:next w:val="BodyText"/>
    <w:link w:val="BodyTextGlossaryChar"/>
    <w:qFormat/>
    <w:rsid w:val="007D12B4"/>
    <w:pPr>
      <w:spacing w:after="120"/>
    </w:pPr>
    <w:rPr>
      <w:szCs w:val="24"/>
    </w:rPr>
  </w:style>
  <w:style w:type="character" w:customStyle="1" w:styleId="BodyTextGlossaryChar">
    <w:name w:val="Body Text Glossary Char"/>
    <w:basedOn w:val="BodyTextChar"/>
    <w:link w:val="BodyTextGlossary"/>
    <w:rsid w:val="007D12B4"/>
    <w:rPr>
      <w:rFonts w:ascii="Times New Roman" w:eastAsia="Times New Roman" w:hAnsi="Times New Roman" w:cs="Times New Roman"/>
      <w:sz w:val="28"/>
      <w:szCs w:val="24"/>
    </w:rPr>
  </w:style>
  <w:style w:type="paragraph" w:customStyle="1" w:styleId="paragraph">
    <w:name w:val="paragraph"/>
    <w:basedOn w:val="Normal"/>
    <w:rsid w:val="00BE4172"/>
    <w:pPr>
      <w:spacing w:before="100" w:beforeAutospacing="1" w:after="100" w:afterAutospacing="1"/>
      <w:contextualSpacing w:val="0"/>
    </w:pPr>
    <w:rPr>
      <w:rFonts w:ascii="Times New Roman" w:eastAsia="Times New Roman" w:hAnsi="Times New Roman" w:cs="Times New Roman"/>
      <w:sz w:val="24"/>
      <w:szCs w:val="24"/>
    </w:rPr>
  </w:style>
  <w:style w:type="character" w:customStyle="1" w:styleId="scxw49110207">
    <w:name w:val="scxw49110207"/>
    <w:basedOn w:val="DefaultParagraphFont"/>
    <w:rsid w:val="00946920"/>
  </w:style>
  <w:style w:type="paragraph" w:customStyle="1" w:styleId="Bullet2over">
    <w:name w:val="Bullet2 over"/>
    <w:basedOn w:val="Normal"/>
    <w:rsid w:val="00451A42"/>
    <w:pPr>
      <w:numPr>
        <w:numId w:val="77"/>
      </w:numPr>
      <w:tabs>
        <w:tab w:val="left" w:pos="36"/>
      </w:tabs>
      <w:spacing w:before="120"/>
    </w:pPr>
    <w:rPr>
      <w:rFonts w:eastAsia="Calibri" w:cs="Times New Roman"/>
      <w:sz w:val="24"/>
    </w:rPr>
  </w:style>
  <w:style w:type="paragraph" w:customStyle="1" w:styleId="FunctionalReq">
    <w:name w:val="Functional Req."/>
    <w:basedOn w:val="NumberedNormal"/>
    <w:qFormat/>
    <w:rsid w:val="009D0AD4"/>
    <w:pPr>
      <w:ind w:left="432"/>
      <w:contextualSpacing/>
    </w:pPr>
    <w:rPr>
      <w:rFonts w:ascii="Arial" w:eastAsia="Calibri" w:hAnsi="Arial"/>
      <w:sz w:val="22"/>
      <w:szCs w:val="22"/>
    </w:rPr>
  </w:style>
  <w:style w:type="character" w:customStyle="1" w:styleId="Numbers1Char">
    <w:name w:val="Numbers1 Char"/>
    <w:basedOn w:val="DefaultParagraphFont"/>
    <w:link w:val="Numbers1"/>
    <w:locked/>
    <w:rsid w:val="00691F9D"/>
    <w:rPr>
      <w:rFonts w:ascii="Times New Roman" w:eastAsia="Times New Roman" w:hAnsi="Times New Roman" w:cs="Times New Roman"/>
      <w:b/>
      <w:color w:val="285C4E" w:themeColor="accent1"/>
      <w:sz w:val="24"/>
      <w:szCs w:val="26"/>
    </w:rPr>
  </w:style>
  <w:style w:type="paragraph" w:customStyle="1" w:styleId="Numbers1">
    <w:name w:val="Numbers1"/>
    <w:basedOn w:val="BodyText2"/>
    <w:link w:val="Numbers1Char"/>
    <w:autoRedefine/>
    <w:qFormat/>
    <w:rsid w:val="00691F9D"/>
    <w:pPr>
      <w:spacing w:after="0" w:line="240" w:lineRule="auto"/>
      <w:ind w:left="720"/>
      <w:contextualSpacing w:val="0"/>
    </w:pPr>
    <w:rPr>
      <w:rFonts w:ascii="Times New Roman" w:eastAsia="Times New Roman" w:hAnsi="Times New Roman" w:cs="Times New Roman"/>
      <w:b/>
      <w:color w:val="285C4E" w:themeColor="accent1"/>
      <w:sz w:val="24"/>
      <w:szCs w:val="26"/>
    </w:rPr>
  </w:style>
  <w:style w:type="paragraph" w:styleId="BodyText2">
    <w:name w:val="Body Text 2"/>
    <w:basedOn w:val="Normal"/>
    <w:link w:val="BodyText2Char"/>
    <w:uiPriority w:val="99"/>
    <w:semiHidden/>
    <w:unhideWhenUsed/>
    <w:rsid w:val="00691F9D"/>
    <w:pPr>
      <w:spacing w:after="120" w:line="480" w:lineRule="auto"/>
    </w:pPr>
  </w:style>
  <w:style w:type="character" w:customStyle="1" w:styleId="BodyText2Char">
    <w:name w:val="Body Text 2 Char"/>
    <w:basedOn w:val="DefaultParagraphFont"/>
    <w:link w:val="BodyText2"/>
    <w:uiPriority w:val="99"/>
    <w:semiHidden/>
    <w:rsid w:val="00691F9D"/>
  </w:style>
  <w:style w:type="character" w:customStyle="1" w:styleId="TableText10Char">
    <w:name w:val="Table Text 10 Char"/>
    <w:basedOn w:val="DefaultParagraphFont"/>
    <w:link w:val="TableText10"/>
    <w:locked/>
    <w:rsid w:val="004D40A1"/>
    <w:rPr>
      <w:rFonts w:ascii="Times New Roman" w:eastAsia="Times New Roman" w:hAnsi="Times New Roman" w:cs="Times New Roman"/>
      <w:sz w:val="20"/>
      <w:szCs w:val="24"/>
    </w:rPr>
  </w:style>
  <w:style w:type="paragraph" w:customStyle="1" w:styleId="TableText10">
    <w:name w:val="Table Text 10"/>
    <w:basedOn w:val="Normal"/>
    <w:link w:val="TableText10Char"/>
    <w:rsid w:val="004D40A1"/>
    <w:pPr>
      <w:spacing w:before="20" w:after="120"/>
      <w:contextualSpacing w:val="0"/>
    </w:pPr>
    <w:rPr>
      <w:rFonts w:ascii="Times New Roman" w:eastAsia="Times New Roman" w:hAnsi="Times New Roman" w:cs="Times New Roman"/>
      <w:sz w:val="20"/>
      <w:szCs w:val="24"/>
    </w:rPr>
  </w:style>
  <w:style w:type="paragraph" w:customStyle="1" w:styleId="TableText10Number">
    <w:name w:val="Table Text 10 Number"/>
    <w:basedOn w:val="Normal"/>
    <w:uiPriority w:val="99"/>
    <w:rsid w:val="00002900"/>
    <w:pPr>
      <w:numPr>
        <w:numId w:val="441"/>
      </w:numPr>
      <w:tabs>
        <w:tab w:val="left" w:pos="432"/>
      </w:tabs>
      <w:spacing w:before="20" w:after="120"/>
      <w:ind w:left="288" w:hanging="288"/>
      <w:contextualSpacing w:val="0"/>
    </w:pPr>
    <w:rPr>
      <w:rFonts w:eastAsia="Times New Roman" w:cs="Times New Roman"/>
      <w:sz w:val="20"/>
      <w:szCs w:val="24"/>
    </w:rPr>
  </w:style>
  <w:style w:type="character" w:customStyle="1" w:styleId="UnresolvedMention8">
    <w:name w:val="Unresolved Mention8"/>
    <w:basedOn w:val="DefaultParagraphFont"/>
    <w:uiPriority w:val="99"/>
    <w:semiHidden/>
    <w:unhideWhenUsed/>
    <w:rsid w:val="00932F1C"/>
    <w:rPr>
      <w:color w:val="605E5C"/>
      <w:shd w:val="clear" w:color="auto" w:fill="E1DFDD"/>
    </w:rPr>
  </w:style>
  <w:style w:type="paragraph" w:styleId="BodyTextIndent2">
    <w:name w:val="Body Text Indent 2"/>
    <w:basedOn w:val="Normal"/>
    <w:link w:val="BodyTextIndent2Char"/>
    <w:uiPriority w:val="99"/>
    <w:semiHidden/>
    <w:unhideWhenUsed/>
    <w:rsid w:val="00654E9B"/>
    <w:pPr>
      <w:spacing w:after="120" w:line="480" w:lineRule="auto"/>
      <w:ind w:left="360"/>
      <w:contextualSpacing w:val="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654E9B"/>
    <w:rPr>
      <w:rFonts w:ascii="Times New Roman" w:eastAsia="Times New Roman" w:hAnsi="Times New Roman" w:cs="Times New Roman"/>
      <w:sz w:val="24"/>
      <w:szCs w:val="24"/>
    </w:rPr>
  </w:style>
  <w:style w:type="paragraph" w:customStyle="1" w:styleId="TableText">
    <w:name w:val="Table Text"/>
    <w:basedOn w:val="Normal"/>
    <w:link w:val="TableTextChar"/>
    <w:qFormat/>
    <w:rsid w:val="00654E9B"/>
    <w:pPr>
      <w:spacing w:before="40" w:after="40"/>
    </w:pPr>
    <w:rPr>
      <w:rFonts w:eastAsia="Calibri" w:cs="Times New Roman"/>
      <w:sz w:val="24"/>
      <w:szCs w:val="24"/>
    </w:rPr>
  </w:style>
  <w:style w:type="character" w:customStyle="1" w:styleId="TableTextChar">
    <w:name w:val="Table Text Char"/>
    <w:link w:val="TableText"/>
    <w:rsid w:val="00654E9B"/>
    <w:rPr>
      <w:rFonts w:eastAsia="Calibri" w:cs="Times New Roman"/>
      <w:sz w:val="24"/>
      <w:szCs w:val="24"/>
    </w:rPr>
  </w:style>
  <w:style w:type="paragraph" w:customStyle="1" w:styleId="xxmsolistparagraph">
    <w:name w:val="x_x_msolistparagraph"/>
    <w:basedOn w:val="Normal"/>
    <w:rsid w:val="00654E9B"/>
    <w:pPr>
      <w:spacing w:before="100" w:beforeAutospacing="1" w:after="100" w:afterAutospacing="1"/>
      <w:contextualSpacing w:val="0"/>
    </w:pPr>
    <w:rPr>
      <w:rFonts w:ascii="Times New Roman" w:eastAsia="Times New Roman" w:hAnsi="Times New Roman" w:cs="Times New Roman"/>
      <w:sz w:val="24"/>
      <w:szCs w:val="24"/>
    </w:rPr>
  </w:style>
  <w:style w:type="paragraph" w:customStyle="1" w:styleId="Style2">
    <w:name w:val="Style2"/>
    <w:basedOn w:val="Heading3"/>
    <w:next w:val="Heading3"/>
    <w:link w:val="Style2Char"/>
    <w:qFormat/>
    <w:rsid w:val="00654E9B"/>
    <w:pPr>
      <w:numPr>
        <w:numId w:val="3"/>
      </w:numPr>
    </w:pPr>
    <w:rPr>
      <w:rFonts w:ascii="Calibri" w:hAnsi="Calibri" w:cs="Calibri"/>
    </w:rPr>
  </w:style>
  <w:style w:type="character" w:customStyle="1" w:styleId="Style2Char">
    <w:name w:val="Style2 Char"/>
    <w:basedOn w:val="Heading3Char"/>
    <w:link w:val="Style2"/>
    <w:rsid w:val="00654E9B"/>
    <w:rPr>
      <w:rFonts w:ascii="Calibri" w:eastAsiaTheme="majorEastAsia" w:hAnsi="Calibri" w:cs="Calibri"/>
      <w:b/>
      <w:noProof/>
      <w:sz w:val="24"/>
      <w:szCs w:val="24"/>
    </w:rPr>
  </w:style>
  <w:style w:type="numbering" w:customStyle="1" w:styleId="CurrentList1">
    <w:name w:val="Current List1"/>
    <w:uiPriority w:val="99"/>
    <w:rsid w:val="00654E9B"/>
    <w:pPr>
      <w:numPr>
        <w:numId w:val="618"/>
      </w:numPr>
    </w:pPr>
  </w:style>
  <w:style w:type="character" w:customStyle="1" w:styleId="UnresolvedMention9">
    <w:name w:val="Unresolved Mention9"/>
    <w:basedOn w:val="DefaultParagraphFont"/>
    <w:uiPriority w:val="99"/>
    <w:semiHidden/>
    <w:unhideWhenUsed/>
    <w:rsid w:val="00654E9B"/>
    <w:rPr>
      <w:color w:val="605E5C"/>
      <w:shd w:val="clear" w:color="auto" w:fill="E1DFDD"/>
    </w:rPr>
  </w:style>
  <w:style w:type="character" w:customStyle="1" w:styleId="UnresolvedMention10">
    <w:name w:val="Unresolved Mention10"/>
    <w:basedOn w:val="DefaultParagraphFont"/>
    <w:uiPriority w:val="99"/>
    <w:semiHidden/>
    <w:unhideWhenUsed/>
    <w:rsid w:val="00654E9B"/>
    <w:rPr>
      <w:color w:val="605E5C"/>
      <w:shd w:val="clear" w:color="auto" w:fill="E1DFDD"/>
    </w:rPr>
  </w:style>
  <w:style w:type="character" w:customStyle="1" w:styleId="UnresolvedMention11">
    <w:name w:val="Unresolved Mention11"/>
    <w:basedOn w:val="DefaultParagraphFont"/>
    <w:uiPriority w:val="99"/>
    <w:semiHidden/>
    <w:unhideWhenUsed/>
    <w:rsid w:val="00654E9B"/>
    <w:rPr>
      <w:color w:val="605E5C"/>
      <w:shd w:val="clear" w:color="auto" w:fill="E1DFDD"/>
    </w:rPr>
  </w:style>
  <w:style w:type="character" w:customStyle="1" w:styleId="UnresolvedMention12">
    <w:name w:val="Unresolved Mention12"/>
    <w:basedOn w:val="DefaultParagraphFont"/>
    <w:uiPriority w:val="99"/>
    <w:semiHidden/>
    <w:unhideWhenUsed/>
    <w:rsid w:val="00654E9B"/>
    <w:rPr>
      <w:color w:val="605E5C"/>
      <w:shd w:val="clear" w:color="auto" w:fill="E1DFDD"/>
    </w:rPr>
  </w:style>
  <w:style w:type="character" w:customStyle="1" w:styleId="UnresolvedMention13">
    <w:name w:val="Unresolved Mention13"/>
    <w:basedOn w:val="DefaultParagraphFont"/>
    <w:uiPriority w:val="99"/>
    <w:semiHidden/>
    <w:unhideWhenUsed/>
    <w:rsid w:val="00654E9B"/>
    <w:rPr>
      <w:color w:val="605E5C"/>
      <w:shd w:val="clear" w:color="auto" w:fill="E1DFDD"/>
    </w:rPr>
  </w:style>
  <w:style w:type="character" w:customStyle="1" w:styleId="ui-provider">
    <w:name w:val="ui-provider"/>
    <w:basedOn w:val="DefaultParagraphFont"/>
    <w:rsid w:val="00654E9B"/>
  </w:style>
  <w:style w:type="character" w:customStyle="1" w:styleId="UnresolvedMention14">
    <w:name w:val="Unresolved Mention14"/>
    <w:basedOn w:val="DefaultParagraphFont"/>
    <w:uiPriority w:val="99"/>
    <w:semiHidden/>
    <w:unhideWhenUsed/>
    <w:rsid w:val="00654E9B"/>
    <w:rPr>
      <w:color w:val="605E5C"/>
      <w:shd w:val="clear" w:color="auto" w:fill="E1DFDD"/>
    </w:rPr>
  </w:style>
  <w:style w:type="character" w:customStyle="1" w:styleId="UnresolvedMention15">
    <w:name w:val="Unresolved Mention15"/>
    <w:basedOn w:val="DefaultParagraphFont"/>
    <w:uiPriority w:val="99"/>
    <w:semiHidden/>
    <w:unhideWhenUsed/>
    <w:rsid w:val="00654E9B"/>
    <w:rPr>
      <w:color w:val="605E5C"/>
      <w:shd w:val="clear" w:color="auto" w:fill="E1DFDD"/>
    </w:rPr>
  </w:style>
  <w:style w:type="character" w:customStyle="1" w:styleId="UnresolvedMention16">
    <w:name w:val="Unresolved Mention16"/>
    <w:basedOn w:val="DefaultParagraphFont"/>
    <w:uiPriority w:val="99"/>
    <w:semiHidden/>
    <w:unhideWhenUsed/>
    <w:rsid w:val="00654E9B"/>
    <w:rPr>
      <w:color w:val="605E5C"/>
      <w:shd w:val="clear" w:color="auto" w:fill="E1DFDD"/>
    </w:rPr>
  </w:style>
  <w:style w:type="character" w:customStyle="1" w:styleId="UnresolvedMention17">
    <w:name w:val="Unresolved Mention17"/>
    <w:basedOn w:val="DefaultParagraphFont"/>
    <w:uiPriority w:val="99"/>
    <w:semiHidden/>
    <w:unhideWhenUsed/>
    <w:rsid w:val="00654E9B"/>
    <w:rPr>
      <w:color w:val="605E5C"/>
      <w:shd w:val="clear" w:color="auto" w:fill="E1DFDD"/>
    </w:rPr>
  </w:style>
  <w:style w:type="character" w:customStyle="1" w:styleId="UnresolvedMention18">
    <w:name w:val="Unresolved Mention18"/>
    <w:basedOn w:val="DefaultParagraphFont"/>
    <w:uiPriority w:val="99"/>
    <w:semiHidden/>
    <w:unhideWhenUsed/>
    <w:rsid w:val="00654E9B"/>
    <w:rPr>
      <w:color w:val="605E5C"/>
      <w:shd w:val="clear" w:color="auto" w:fill="E1DFDD"/>
    </w:rPr>
  </w:style>
  <w:style w:type="character" w:customStyle="1" w:styleId="UnresolvedMention19">
    <w:name w:val="Unresolved Mention19"/>
    <w:basedOn w:val="DefaultParagraphFont"/>
    <w:uiPriority w:val="99"/>
    <w:semiHidden/>
    <w:unhideWhenUsed/>
    <w:rsid w:val="00593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7672">
      <w:bodyDiv w:val="1"/>
      <w:marLeft w:val="0"/>
      <w:marRight w:val="0"/>
      <w:marTop w:val="0"/>
      <w:marBottom w:val="0"/>
      <w:divBdr>
        <w:top w:val="none" w:sz="0" w:space="0" w:color="auto"/>
        <w:left w:val="none" w:sz="0" w:space="0" w:color="auto"/>
        <w:bottom w:val="none" w:sz="0" w:space="0" w:color="auto"/>
        <w:right w:val="none" w:sz="0" w:space="0" w:color="auto"/>
      </w:divBdr>
      <w:divsChild>
        <w:div w:id="720371835">
          <w:marLeft w:val="0"/>
          <w:marRight w:val="0"/>
          <w:marTop w:val="0"/>
          <w:marBottom w:val="0"/>
          <w:divBdr>
            <w:top w:val="none" w:sz="0" w:space="0" w:color="auto"/>
            <w:left w:val="none" w:sz="0" w:space="0" w:color="auto"/>
            <w:bottom w:val="none" w:sz="0" w:space="0" w:color="auto"/>
            <w:right w:val="none" w:sz="0" w:space="0" w:color="auto"/>
          </w:divBdr>
          <w:divsChild>
            <w:div w:id="649675515">
              <w:marLeft w:val="0"/>
              <w:marRight w:val="0"/>
              <w:marTop w:val="0"/>
              <w:marBottom w:val="0"/>
              <w:divBdr>
                <w:top w:val="none" w:sz="0" w:space="0" w:color="auto"/>
                <w:left w:val="none" w:sz="0" w:space="0" w:color="auto"/>
                <w:bottom w:val="none" w:sz="0" w:space="0" w:color="auto"/>
                <w:right w:val="none" w:sz="0" w:space="0" w:color="auto"/>
              </w:divBdr>
              <w:divsChild>
                <w:div w:id="282500">
                  <w:marLeft w:val="0"/>
                  <w:marRight w:val="0"/>
                  <w:marTop w:val="0"/>
                  <w:marBottom w:val="0"/>
                  <w:divBdr>
                    <w:top w:val="none" w:sz="0" w:space="0" w:color="auto"/>
                    <w:left w:val="none" w:sz="0" w:space="0" w:color="auto"/>
                    <w:bottom w:val="none" w:sz="0" w:space="0" w:color="auto"/>
                    <w:right w:val="none" w:sz="0" w:space="0" w:color="auto"/>
                  </w:divBdr>
                  <w:divsChild>
                    <w:div w:id="720522936">
                      <w:marLeft w:val="0"/>
                      <w:marRight w:val="0"/>
                      <w:marTop w:val="0"/>
                      <w:marBottom w:val="0"/>
                      <w:divBdr>
                        <w:top w:val="none" w:sz="0" w:space="0" w:color="auto"/>
                        <w:left w:val="none" w:sz="0" w:space="0" w:color="auto"/>
                        <w:bottom w:val="none" w:sz="0" w:space="0" w:color="auto"/>
                        <w:right w:val="none" w:sz="0" w:space="0" w:color="auto"/>
                      </w:divBdr>
                      <w:divsChild>
                        <w:div w:id="981275390">
                          <w:marLeft w:val="0"/>
                          <w:marRight w:val="0"/>
                          <w:marTop w:val="0"/>
                          <w:marBottom w:val="0"/>
                          <w:divBdr>
                            <w:top w:val="none" w:sz="0" w:space="0" w:color="auto"/>
                            <w:left w:val="none" w:sz="0" w:space="0" w:color="auto"/>
                            <w:bottom w:val="none" w:sz="0" w:space="0" w:color="auto"/>
                            <w:right w:val="none" w:sz="0" w:space="0" w:color="auto"/>
                          </w:divBdr>
                          <w:divsChild>
                            <w:div w:id="1812164570">
                              <w:marLeft w:val="0"/>
                              <w:marRight w:val="0"/>
                              <w:marTop w:val="0"/>
                              <w:marBottom w:val="0"/>
                              <w:divBdr>
                                <w:top w:val="none" w:sz="0" w:space="0" w:color="auto"/>
                                <w:left w:val="none" w:sz="0" w:space="0" w:color="auto"/>
                                <w:bottom w:val="none" w:sz="0" w:space="0" w:color="auto"/>
                                <w:right w:val="none" w:sz="0" w:space="0" w:color="auto"/>
                              </w:divBdr>
                              <w:divsChild>
                                <w:div w:id="559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098610">
      <w:bodyDiv w:val="1"/>
      <w:marLeft w:val="0"/>
      <w:marRight w:val="0"/>
      <w:marTop w:val="0"/>
      <w:marBottom w:val="0"/>
      <w:divBdr>
        <w:top w:val="none" w:sz="0" w:space="0" w:color="auto"/>
        <w:left w:val="none" w:sz="0" w:space="0" w:color="auto"/>
        <w:bottom w:val="none" w:sz="0" w:space="0" w:color="auto"/>
        <w:right w:val="none" w:sz="0" w:space="0" w:color="auto"/>
      </w:divBdr>
      <w:divsChild>
        <w:div w:id="43992252">
          <w:marLeft w:val="0"/>
          <w:marRight w:val="0"/>
          <w:marTop w:val="0"/>
          <w:marBottom w:val="0"/>
          <w:divBdr>
            <w:top w:val="none" w:sz="0" w:space="0" w:color="auto"/>
            <w:left w:val="none" w:sz="0" w:space="0" w:color="auto"/>
            <w:bottom w:val="none" w:sz="0" w:space="0" w:color="auto"/>
            <w:right w:val="none" w:sz="0" w:space="0" w:color="auto"/>
          </w:divBdr>
          <w:divsChild>
            <w:div w:id="46345235">
              <w:marLeft w:val="0"/>
              <w:marRight w:val="0"/>
              <w:marTop w:val="0"/>
              <w:marBottom w:val="0"/>
              <w:divBdr>
                <w:top w:val="none" w:sz="0" w:space="0" w:color="auto"/>
                <w:left w:val="none" w:sz="0" w:space="0" w:color="auto"/>
                <w:bottom w:val="none" w:sz="0" w:space="0" w:color="auto"/>
                <w:right w:val="none" w:sz="0" w:space="0" w:color="auto"/>
              </w:divBdr>
            </w:div>
            <w:div w:id="539778541">
              <w:marLeft w:val="0"/>
              <w:marRight w:val="0"/>
              <w:marTop w:val="0"/>
              <w:marBottom w:val="0"/>
              <w:divBdr>
                <w:top w:val="none" w:sz="0" w:space="0" w:color="auto"/>
                <w:left w:val="none" w:sz="0" w:space="0" w:color="auto"/>
                <w:bottom w:val="none" w:sz="0" w:space="0" w:color="auto"/>
                <w:right w:val="none" w:sz="0" w:space="0" w:color="auto"/>
              </w:divBdr>
            </w:div>
            <w:div w:id="694382489">
              <w:marLeft w:val="0"/>
              <w:marRight w:val="0"/>
              <w:marTop w:val="0"/>
              <w:marBottom w:val="0"/>
              <w:divBdr>
                <w:top w:val="none" w:sz="0" w:space="0" w:color="auto"/>
                <w:left w:val="none" w:sz="0" w:space="0" w:color="auto"/>
                <w:bottom w:val="none" w:sz="0" w:space="0" w:color="auto"/>
                <w:right w:val="none" w:sz="0" w:space="0" w:color="auto"/>
              </w:divBdr>
            </w:div>
            <w:div w:id="1172837298">
              <w:marLeft w:val="0"/>
              <w:marRight w:val="0"/>
              <w:marTop w:val="0"/>
              <w:marBottom w:val="0"/>
              <w:divBdr>
                <w:top w:val="none" w:sz="0" w:space="0" w:color="auto"/>
                <w:left w:val="none" w:sz="0" w:space="0" w:color="auto"/>
                <w:bottom w:val="none" w:sz="0" w:space="0" w:color="auto"/>
                <w:right w:val="none" w:sz="0" w:space="0" w:color="auto"/>
              </w:divBdr>
            </w:div>
            <w:div w:id="1556309725">
              <w:marLeft w:val="0"/>
              <w:marRight w:val="0"/>
              <w:marTop w:val="0"/>
              <w:marBottom w:val="0"/>
              <w:divBdr>
                <w:top w:val="none" w:sz="0" w:space="0" w:color="auto"/>
                <w:left w:val="none" w:sz="0" w:space="0" w:color="auto"/>
                <w:bottom w:val="none" w:sz="0" w:space="0" w:color="auto"/>
                <w:right w:val="none" w:sz="0" w:space="0" w:color="auto"/>
              </w:divBdr>
            </w:div>
            <w:div w:id="1606884612">
              <w:marLeft w:val="0"/>
              <w:marRight w:val="0"/>
              <w:marTop w:val="0"/>
              <w:marBottom w:val="0"/>
              <w:divBdr>
                <w:top w:val="none" w:sz="0" w:space="0" w:color="auto"/>
                <w:left w:val="none" w:sz="0" w:space="0" w:color="auto"/>
                <w:bottom w:val="none" w:sz="0" w:space="0" w:color="auto"/>
                <w:right w:val="none" w:sz="0" w:space="0" w:color="auto"/>
              </w:divBdr>
            </w:div>
            <w:div w:id="1689597010">
              <w:marLeft w:val="0"/>
              <w:marRight w:val="0"/>
              <w:marTop w:val="0"/>
              <w:marBottom w:val="0"/>
              <w:divBdr>
                <w:top w:val="none" w:sz="0" w:space="0" w:color="auto"/>
                <w:left w:val="none" w:sz="0" w:space="0" w:color="auto"/>
                <w:bottom w:val="none" w:sz="0" w:space="0" w:color="auto"/>
                <w:right w:val="none" w:sz="0" w:space="0" w:color="auto"/>
              </w:divBdr>
            </w:div>
            <w:div w:id="1778015477">
              <w:marLeft w:val="0"/>
              <w:marRight w:val="0"/>
              <w:marTop w:val="0"/>
              <w:marBottom w:val="0"/>
              <w:divBdr>
                <w:top w:val="none" w:sz="0" w:space="0" w:color="auto"/>
                <w:left w:val="none" w:sz="0" w:space="0" w:color="auto"/>
                <w:bottom w:val="none" w:sz="0" w:space="0" w:color="auto"/>
                <w:right w:val="none" w:sz="0" w:space="0" w:color="auto"/>
              </w:divBdr>
            </w:div>
            <w:div w:id="1832484759">
              <w:marLeft w:val="0"/>
              <w:marRight w:val="0"/>
              <w:marTop w:val="0"/>
              <w:marBottom w:val="0"/>
              <w:divBdr>
                <w:top w:val="none" w:sz="0" w:space="0" w:color="auto"/>
                <w:left w:val="none" w:sz="0" w:space="0" w:color="auto"/>
                <w:bottom w:val="none" w:sz="0" w:space="0" w:color="auto"/>
                <w:right w:val="none" w:sz="0" w:space="0" w:color="auto"/>
              </w:divBdr>
            </w:div>
            <w:div w:id="2123189646">
              <w:marLeft w:val="0"/>
              <w:marRight w:val="0"/>
              <w:marTop w:val="0"/>
              <w:marBottom w:val="0"/>
              <w:divBdr>
                <w:top w:val="none" w:sz="0" w:space="0" w:color="auto"/>
                <w:left w:val="none" w:sz="0" w:space="0" w:color="auto"/>
                <w:bottom w:val="none" w:sz="0" w:space="0" w:color="auto"/>
                <w:right w:val="none" w:sz="0" w:space="0" w:color="auto"/>
              </w:divBdr>
            </w:div>
          </w:divsChild>
        </w:div>
        <w:div w:id="45765470">
          <w:marLeft w:val="0"/>
          <w:marRight w:val="0"/>
          <w:marTop w:val="0"/>
          <w:marBottom w:val="0"/>
          <w:divBdr>
            <w:top w:val="none" w:sz="0" w:space="0" w:color="auto"/>
            <w:left w:val="none" w:sz="0" w:space="0" w:color="auto"/>
            <w:bottom w:val="none" w:sz="0" w:space="0" w:color="auto"/>
            <w:right w:val="none" w:sz="0" w:space="0" w:color="auto"/>
          </w:divBdr>
          <w:divsChild>
            <w:div w:id="1104567892">
              <w:marLeft w:val="0"/>
              <w:marRight w:val="0"/>
              <w:marTop w:val="0"/>
              <w:marBottom w:val="0"/>
              <w:divBdr>
                <w:top w:val="none" w:sz="0" w:space="0" w:color="auto"/>
                <w:left w:val="none" w:sz="0" w:space="0" w:color="auto"/>
                <w:bottom w:val="none" w:sz="0" w:space="0" w:color="auto"/>
                <w:right w:val="none" w:sz="0" w:space="0" w:color="auto"/>
              </w:divBdr>
            </w:div>
            <w:div w:id="1728601786">
              <w:marLeft w:val="0"/>
              <w:marRight w:val="0"/>
              <w:marTop w:val="0"/>
              <w:marBottom w:val="0"/>
              <w:divBdr>
                <w:top w:val="none" w:sz="0" w:space="0" w:color="auto"/>
                <w:left w:val="none" w:sz="0" w:space="0" w:color="auto"/>
                <w:bottom w:val="none" w:sz="0" w:space="0" w:color="auto"/>
                <w:right w:val="none" w:sz="0" w:space="0" w:color="auto"/>
              </w:divBdr>
            </w:div>
          </w:divsChild>
        </w:div>
        <w:div w:id="53626174">
          <w:marLeft w:val="0"/>
          <w:marRight w:val="0"/>
          <w:marTop w:val="0"/>
          <w:marBottom w:val="0"/>
          <w:divBdr>
            <w:top w:val="none" w:sz="0" w:space="0" w:color="auto"/>
            <w:left w:val="none" w:sz="0" w:space="0" w:color="auto"/>
            <w:bottom w:val="none" w:sz="0" w:space="0" w:color="auto"/>
            <w:right w:val="none" w:sz="0" w:space="0" w:color="auto"/>
          </w:divBdr>
          <w:divsChild>
            <w:div w:id="120148916">
              <w:marLeft w:val="0"/>
              <w:marRight w:val="0"/>
              <w:marTop w:val="0"/>
              <w:marBottom w:val="0"/>
              <w:divBdr>
                <w:top w:val="none" w:sz="0" w:space="0" w:color="auto"/>
                <w:left w:val="none" w:sz="0" w:space="0" w:color="auto"/>
                <w:bottom w:val="none" w:sz="0" w:space="0" w:color="auto"/>
                <w:right w:val="none" w:sz="0" w:space="0" w:color="auto"/>
              </w:divBdr>
            </w:div>
            <w:div w:id="1346786152">
              <w:marLeft w:val="0"/>
              <w:marRight w:val="0"/>
              <w:marTop w:val="0"/>
              <w:marBottom w:val="0"/>
              <w:divBdr>
                <w:top w:val="none" w:sz="0" w:space="0" w:color="auto"/>
                <w:left w:val="none" w:sz="0" w:space="0" w:color="auto"/>
                <w:bottom w:val="none" w:sz="0" w:space="0" w:color="auto"/>
                <w:right w:val="none" w:sz="0" w:space="0" w:color="auto"/>
              </w:divBdr>
            </w:div>
            <w:div w:id="1601331413">
              <w:marLeft w:val="0"/>
              <w:marRight w:val="0"/>
              <w:marTop w:val="0"/>
              <w:marBottom w:val="0"/>
              <w:divBdr>
                <w:top w:val="none" w:sz="0" w:space="0" w:color="auto"/>
                <w:left w:val="none" w:sz="0" w:space="0" w:color="auto"/>
                <w:bottom w:val="none" w:sz="0" w:space="0" w:color="auto"/>
                <w:right w:val="none" w:sz="0" w:space="0" w:color="auto"/>
              </w:divBdr>
            </w:div>
          </w:divsChild>
        </w:div>
        <w:div w:id="302735971">
          <w:marLeft w:val="0"/>
          <w:marRight w:val="0"/>
          <w:marTop w:val="0"/>
          <w:marBottom w:val="0"/>
          <w:divBdr>
            <w:top w:val="none" w:sz="0" w:space="0" w:color="auto"/>
            <w:left w:val="none" w:sz="0" w:space="0" w:color="auto"/>
            <w:bottom w:val="none" w:sz="0" w:space="0" w:color="auto"/>
            <w:right w:val="none" w:sz="0" w:space="0" w:color="auto"/>
          </w:divBdr>
          <w:divsChild>
            <w:div w:id="1212770065">
              <w:marLeft w:val="0"/>
              <w:marRight w:val="0"/>
              <w:marTop w:val="0"/>
              <w:marBottom w:val="0"/>
              <w:divBdr>
                <w:top w:val="none" w:sz="0" w:space="0" w:color="auto"/>
                <w:left w:val="none" w:sz="0" w:space="0" w:color="auto"/>
                <w:bottom w:val="none" w:sz="0" w:space="0" w:color="auto"/>
                <w:right w:val="none" w:sz="0" w:space="0" w:color="auto"/>
              </w:divBdr>
            </w:div>
          </w:divsChild>
        </w:div>
        <w:div w:id="384716279">
          <w:marLeft w:val="0"/>
          <w:marRight w:val="0"/>
          <w:marTop w:val="0"/>
          <w:marBottom w:val="0"/>
          <w:divBdr>
            <w:top w:val="none" w:sz="0" w:space="0" w:color="auto"/>
            <w:left w:val="none" w:sz="0" w:space="0" w:color="auto"/>
            <w:bottom w:val="none" w:sz="0" w:space="0" w:color="auto"/>
            <w:right w:val="none" w:sz="0" w:space="0" w:color="auto"/>
          </w:divBdr>
          <w:divsChild>
            <w:div w:id="324476315">
              <w:marLeft w:val="0"/>
              <w:marRight w:val="0"/>
              <w:marTop w:val="0"/>
              <w:marBottom w:val="0"/>
              <w:divBdr>
                <w:top w:val="none" w:sz="0" w:space="0" w:color="auto"/>
                <w:left w:val="none" w:sz="0" w:space="0" w:color="auto"/>
                <w:bottom w:val="none" w:sz="0" w:space="0" w:color="auto"/>
                <w:right w:val="none" w:sz="0" w:space="0" w:color="auto"/>
              </w:divBdr>
            </w:div>
            <w:div w:id="430201164">
              <w:marLeft w:val="0"/>
              <w:marRight w:val="0"/>
              <w:marTop w:val="0"/>
              <w:marBottom w:val="0"/>
              <w:divBdr>
                <w:top w:val="none" w:sz="0" w:space="0" w:color="auto"/>
                <w:left w:val="none" w:sz="0" w:space="0" w:color="auto"/>
                <w:bottom w:val="none" w:sz="0" w:space="0" w:color="auto"/>
                <w:right w:val="none" w:sz="0" w:space="0" w:color="auto"/>
              </w:divBdr>
            </w:div>
            <w:div w:id="487944995">
              <w:marLeft w:val="0"/>
              <w:marRight w:val="0"/>
              <w:marTop w:val="0"/>
              <w:marBottom w:val="0"/>
              <w:divBdr>
                <w:top w:val="none" w:sz="0" w:space="0" w:color="auto"/>
                <w:left w:val="none" w:sz="0" w:space="0" w:color="auto"/>
                <w:bottom w:val="none" w:sz="0" w:space="0" w:color="auto"/>
                <w:right w:val="none" w:sz="0" w:space="0" w:color="auto"/>
              </w:divBdr>
            </w:div>
            <w:div w:id="753358016">
              <w:marLeft w:val="0"/>
              <w:marRight w:val="0"/>
              <w:marTop w:val="0"/>
              <w:marBottom w:val="0"/>
              <w:divBdr>
                <w:top w:val="none" w:sz="0" w:space="0" w:color="auto"/>
                <w:left w:val="none" w:sz="0" w:space="0" w:color="auto"/>
                <w:bottom w:val="none" w:sz="0" w:space="0" w:color="auto"/>
                <w:right w:val="none" w:sz="0" w:space="0" w:color="auto"/>
              </w:divBdr>
            </w:div>
            <w:div w:id="891160172">
              <w:marLeft w:val="0"/>
              <w:marRight w:val="0"/>
              <w:marTop w:val="0"/>
              <w:marBottom w:val="0"/>
              <w:divBdr>
                <w:top w:val="none" w:sz="0" w:space="0" w:color="auto"/>
                <w:left w:val="none" w:sz="0" w:space="0" w:color="auto"/>
                <w:bottom w:val="none" w:sz="0" w:space="0" w:color="auto"/>
                <w:right w:val="none" w:sz="0" w:space="0" w:color="auto"/>
              </w:divBdr>
            </w:div>
            <w:div w:id="897280433">
              <w:marLeft w:val="0"/>
              <w:marRight w:val="0"/>
              <w:marTop w:val="0"/>
              <w:marBottom w:val="0"/>
              <w:divBdr>
                <w:top w:val="none" w:sz="0" w:space="0" w:color="auto"/>
                <w:left w:val="none" w:sz="0" w:space="0" w:color="auto"/>
                <w:bottom w:val="none" w:sz="0" w:space="0" w:color="auto"/>
                <w:right w:val="none" w:sz="0" w:space="0" w:color="auto"/>
              </w:divBdr>
            </w:div>
            <w:div w:id="1155223789">
              <w:marLeft w:val="0"/>
              <w:marRight w:val="0"/>
              <w:marTop w:val="0"/>
              <w:marBottom w:val="0"/>
              <w:divBdr>
                <w:top w:val="none" w:sz="0" w:space="0" w:color="auto"/>
                <w:left w:val="none" w:sz="0" w:space="0" w:color="auto"/>
                <w:bottom w:val="none" w:sz="0" w:space="0" w:color="auto"/>
                <w:right w:val="none" w:sz="0" w:space="0" w:color="auto"/>
              </w:divBdr>
            </w:div>
            <w:div w:id="1429960813">
              <w:marLeft w:val="0"/>
              <w:marRight w:val="0"/>
              <w:marTop w:val="0"/>
              <w:marBottom w:val="0"/>
              <w:divBdr>
                <w:top w:val="none" w:sz="0" w:space="0" w:color="auto"/>
                <w:left w:val="none" w:sz="0" w:space="0" w:color="auto"/>
                <w:bottom w:val="none" w:sz="0" w:space="0" w:color="auto"/>
                <w:right w:val="none" w:sz="0" w:space="0" w:color="auto"/>
              </w:divBdr>
            </w:div>
            <w:div w:id="1560936970">
              <w:marLeft w:val="0"/>
              <w:marRight w:val="0"/>
              <w:marTop w:val="0"/>
              <w:marBottom w:val="0"/>
              <w:divBdr>
                <w:top w:val="none" w:sz="0" w:space="0" w:color="auto"/>
                <w:left w:val="none" w:sz="0" w:space="0" w:color="auto"/>
                <w:bottom w:val="none" w:sz="0" w:space="0" w:color="auto"/>
                <w:right w:val="none" w:sz="0" w:space="0" w:color="auto"/>
              </w:divBdr>
            </w:div>
            <w:div w:id="1563564129">
              <w:marLeft w:val="0"/>
              <w:marRight w:val="0"/>
              <w:marTop w:val="0"/>
              <w:marBottom w:val="0"/>
              <w:divBdr>
                <w:top w:val="none" w:sz="0" w:space="0" w:color="auto"/>
                <w:left w:val="none" w:sz="0" w:space="0" w:color="auto"/>
                <w:bottom w:val="none" w:sz="0" w:space="0" w:color="auto"/>
                <w:right w:val="none" w:sz="0" w:space="0" w:color="auto"/>
              </w:divBdr>
            </w:div>
            <w:div w:id="1583948601">
              <w:marLeft w:val="0"/>
              <w:marRight w:val="0"/>
              <w:marTop w:val="0"/>
              <w:marBottom w:val="0"/>
              <w:divBdr>
                <w:top w:val="none" w:sz="0" w:space="0" w:color="auto"/>
                <w:left w:val="none" w:sz="0" w:space="0" w:color="auto"/>
                <w:bottom w:val="none" w:sz="0" w:space="0" w:color="auto"/>
                <w:right w:val="none" w:sz="0" w:space="0" w:color="auto"/>
              </w:divBdr>
            </w:div>
            <w:div w:id="1620649513">
              <w:marLeft w:val="0"/>
              <w:marRight w:val="0"/>
              <w:marTop w:val="0"/>
              <w:marBottom w:val="0"/>
              <w:divBdr>
                <w:top w:val="none" w:sz="0" w:space="0" w:color="auto"/>
                <w:left w:val="none" w:sz="0" w:space="0" w:color="auto"/>
                <w:bottom w:val="none" w:sz="0" w:space="0" w:color="auto"/>
                <w:right w:val="none" w:sz="0" w:space="0" w:color="auto"/>
              </w:divBdr>
            </w:div>
            <w:div w:id="1635022001">
              <w:marLeft w:val="0"/>
              <w:marRight w:val="0"/>
              <w:marTop w:val="0"/>
              <w:marBottom w:val="0"/>
              <w:divBdr>
                <w:top w:val="none" w:sz="0" w:space="0" w:color="auto"/>
                <w:left w:val="none" w:sz="0" w:space="0" w:color="auto"/>
                <w:bottom w:val="none" w:sz="0" w:space="0" w:color="auto"/>
                <w:right w:val="none" w:sz="0" w:space="0" w:color="auto"/>
              </w:divBdr>
            </w:div>
            <w:div w:id="1701852425">
              <w:marLeft w:val="0"/>
              <w:marRight w:val="0"/>
              <w:marTop w:val="0"/>
              <w:marBottom w:val="0"/>
              <w:divBdr>
                <w:top w:val="none" w:sz="0" w:space="0" w:color="auto"/>
                <w:left w:val="none" w:sz="0" w:space="0" w:color="auto"/>
                <w:bottom w:val="none" w:sz="0" w:space="0" w:color="auto"/>
                <w:right w:val="none" w:sz="0" w:space="0" w:color="auto"/>
              </w:divBdr>
            </w:div>
          </w:divsChild>
        </w:div>
        <w:div w:id="437796411">
          <w:marLeft w:val="0"/>
          <w:marRight w:val="0"/>
          <w:marTop w:val="0"/>
          <w:marBottom w:val="0"/>
          <w:divBdr>
            <w:top w:val="none" w:sz="0" w:space="0" w:color="auto"/>
            <w:left w:val="none" w:sz="0" w:space="0" w:color="auto"/>
            <w:bottom w:val="none" w:sz="0" w:space="0" w:color="auto"/>
            <w:right w:val="none" w:sz="0" w:space="0" w:color="auto"/>
          </w:divBdr>
          <w:divsChild>
            <w:div w:id="130484104">
              <w:marLeft w:val="0"/>
              <w:marRight w:val="0"/>
              <w:marTop w:val="0"/>
              <w:marBottom w:val="0"/>
              <w:divBdr>
                <w:top w:val="none" w:sz="0" w:space="0" w:color="auto"/>
                <w:left w:val="none" w:sz="0" w:space="0" w:color="auto"/>
                <w:bottom w:val="none" w:sz="0" w:space="0" w:color="auto"/>
                <w:right w:val="none" w:sz="0" w:space="0" w:color="auto"/>
              </w:divBdr>
            </w:div>
          </w:divsChild>
        </w:div>
        <w:div w:id="763496584">
          <w:marLeft w:val="0"/>
          <w:marRight w:val="0"/>
          <w:marTop w:val="0"/>
          <w:marBottom w:val="0"/>
          <w:divBdr>
            <w:top w:val="none" w:sz="0" w:space="0" w:color="auto"/>
            <w:left w:val="none" w:sz="0" w:space="0" w:color="auto"/>
            <w:bottom w:val="none" w:sz="0" w:space="0" w:color="auto"/>
            <w:right w:val="none" w:sz="0" w:space="0" w:color="auto"/>
          </w:divBdr>
          <w:divsChild>
            <w:div w:id="881016266">
              <w:marLeft w:val="0"/>
              <w:marRight w:val="0"/>
              <w:marTop w:val="0"/>
              <w:marBottom w:val="0"/>
              <w:divBdr>
                <w:top w:val="none" w:sz="0" w:space="0" w:color="auto"/>
                <w:left w:val="none" w:sz="0" w:space="0" w:color="auto"/>
                <w:bottom w:val="none" w:sz="0" w:space="0" w:color="auto"/>
                <w:right w:val="none" w:sz="0" w:space="0" w:color="auto"/>
              </w:divBdr>
            </w:div>
          </w:divsChild>
        </w:div>
        <w:div w:id="868756144">
          <w:marLeft w:val="0"/>
          <w:marRight w:val="0"/>
          <w:marTop w:val="0"/>
          <w:marBottom w:val="0"/>
          <w:divBdr>
            <w:top w:val="none" w:sz="0" w:space="0" w:color="auto"/>
            <w:left w:val="none" w:sz="0" w:space="0" w:color="auto"/>
            <w:bottom w:val="none" w:sz="0" w:space="0" w:color="auto"/>
            <w:right w:val="none" w:sz="0" w:space="0" w:color="auto"/>
          </w:divBdr>
          <w:divsChild>
            <w:div w:id="3365422">
              <w:marLeft w:val="0"/>
              <w:marRight w:val="0"/>
              <w:marTop w:val="0"/>
              <w:marBottom w:val="0"/>
              <w:divBdr>
                <w:top w:val="none" w:sz="0" w:space="0" w:color="auto"/>
                <w:left w:val="none" w:sz="0" w:space="0" w:color="auto"/>
                <w:bottom w:val="none" w:sz="0" w:space="0" w:color="auto"/>
                <w:right w:val="none" w:sz="0" w:space="0" w:color="auto"/>
              </w:divBdr>
            </w:div>
            <w:div w:id="44257425">
              <w:marLeft w:val="0"/>
              <w:marRight w:val="0"/>
              <w:marTop w:val="0"/>
              <w:marBottom w:val="0"/>
              <w:divBdr>
                <w:top w:val="none" w:sz="0" w:space="0" w:color="auto"/>
                <w:left w:val="none" w:sz="0" w:space="0" w:color="auto"/>
                <w:bottom w:val="none" w:sz="0" w:space="0" w:color="auto"/>
                <w:right w:val="none" w:sz="0" w:space="0" w:color="auto"/>
              </w:divBdr>
            </w:div>
            <w:div w:id="164904918">
              <w:marLeft w:val="0"/>
              <w:marRight w:val="0"/>
              <w:marTop w:val="0"/>
              <w:marBottom w:val="0"/>
              <w:divBdr>
                <w:top w:val="none" w:sz="0" w:space="0" w:color="auto"/>
                <w:left w:val="none" w:sz="0" w:space="0" w:color="auto"/>
                <w:bottom w:val="none" w:sz="0" w:space="0" w:color="auto"/>
                <w:right w:val="none" w:sz="0" w:space="0" w:color="auto"/>
              </w:divBdr>
            </w:div>
            <w:div w:id="264457741">
              <w:marLeft w:val="0"/>
              <w:marRight w:val="0"/>
              <w:marTop w:val="0"/>
              <w:marBottom w:val="0"/>
              <w:divBdr>
                <w:top w:val="none" w:sz="0" w:space="0" w:color="auto"/>
                <w:left w:val="none" w:sz="0" w:space="0" w:color="auto"/>
                <w:bottom w:val="none" w:sz="0" w:space="0" w:color="auto"/>
                <w:right w:val="none" w:sz="0" w:space="0" w:color="auto"/>
              </w:divBdr>
            </w:div>
            <w:div w:id="406730840">
              <w:marLeft w:val="0"/>
              <w:marRight w:val="0"/>
              <w:marTop w:val="0"/>
              <w:marBottom w:val="0"/>
              <w:divBdr>
                <w:top w:val="none" w:sz="0" w:space="0" w:color="auto"/>
                <w:left w:val="none" w:sz="0" w:space="0" w:color="auto"/>
                <w:bottom w:val="none" w:sz="0" w:space="0" w:color="auto"/>
                <w:right w:val="none" w:sz="0" w:space="0" w:color="auto"/>
              </w:divBdr>
            </w:div>
            <w:div w:id="529883590">
              <w:marLeft w:val="0"/>
              <w:marRight w:val="0"/>
              <w:marTop w:val="0"/>
              <w:marBottom w:val="0"/>
              <w:divBdr>
                <w:top w:val="none" w:sz="0" w:space="0" w:color="auto"/>
                <w:left w:val="none" w:sz="0" w:space="0" w:color="auto"/>
                <w:bottom w:val="none" w:sz="0" w:space="0" w:color="auto"/>
                <w:right w:val="none" w:sz="0" w:space="0" w:color="auto"/>
              </w:divBdr>
            </w:div>
            <w:div w:id="605385755">
              <w:marLeft w:val="0"/>
              <w:marRight w:val="0"/>
              <w:marTop w:val="0"/>
              <w:marBottom w:val="0"/>
              <w:divBdr>
                <w:top w:val="none" w:sz="0" w:space="0" w:color="auto"/>
                <w:left w:val="none" w:sz="0" w:space="0" w:color="auto"/>
                <w:bottom w:val="none" w:sz="0" w:space="0" w:color="auto"/>
                <w:right w:val="none" w:sz="0" w:space="0" w:color="auto"/>
              </w:divBdr>
            </w:div>
            <w:div w:id="942222664">
              <w:marLeft w:val="0"/>
              <w:marRight w:val="0"/>
              <w:marTop w:val="0"/>
              <w:marBottom w:val="0"/>
              <w:divBdr>
                <w:top w:val="none" w:sz="0" w:space="0" w:color="auto"/>
                <w:left w:val="none" w:sz="0" w:space="0" w:color="auto"/>
                <w:bottom w:val="none" w:sz="0" w:space="0" w:color="auto"/>
                <w:right w:val="none" w:sz="0" w:space="0" w:color="auto"/>
              </w:divBdr>
            </w:div>
            <w:div w:id="978152310">
              <w:marLeft w:val="0"/>
              <w:marRight w:val="0"/>
              <w:marTop w:val="0"/>
              <w:marBottom w:val="0"/>
              <w:divBdr>
                <w:top w:val="none" w:sz="0" w:space="0" w:color="auto"/>
                <w:left w:val="none" w:sz="0" w:space="0" w:color="auto"/>
                <w:bottom w:val="none" w:sz="0" w:space="0" w:color="auto"/>
                <w:right w:val="none" w:sz="0" w:space="0" w:color="auto"/>
              </w:divBdr>
            </w:div>
            <w:div w:id="1053163955">
              <w:marLeft w:val="0"/>
              <w:marRight w:val="0"/>
              <w:marTop w:val="0"/>
              <w:marBottom w:val="0"/>
              <w:divBdr>
                <w:top w:val="none" w:sz="0" w:space="0" w:color="auto"/>
                <w:left w:val="none" w:sz="0" w:space="0" w:color="auto"/>
                <w:bottom w:val="none" w:sz="0" w:space="0" w:color="auto"/>
                <w:right w:val="none" w:sz="0" w:space="0" w:color="auto"/>
              </w:divBdr>
            </w:div>
            <w:div w:id="1291788212">
              <w:marLeft w:val="0"/>
              <w:marRight w:val="0"/>
              <w:marTop w:val="0"/>
              <w:marBottom w:val="0"/>
              <w:divBdr>
                <w:top w:val="none" w:sz="0" w:space="0" w:color="auto"/>
                <w:left w:val="none" w:sz="0" w:space="0" w:color="auto"/>
                <w:bottom w:val="none" w:sz="0" w:space="0" w:color="auto"/>
                <w:right w:val="none" w:sz="0" w:space="0" w:color="auto"/>
              </w:divBdr>
            </w:div>
            <w:div w:id="1303734872">
              <w:marLeft w:val="0"/>
              <w:marRight w:val="0"/>
              <w:marTop w:val="0"/>
              <w:marBottom w:val="0"/>
              <w:divBdr>
                <w:top w:val="none" w:sz="0" w:space="0" w:color="auto"/>
                <w:left w:val="none" w:sz="0" w:space="0" w:color="auto"/>
                <w:bottom w:val="none" w:sz="0" w:space="0" w:color="auto"/>
                <w:right w:val="none" w:sz="0" w:space="0" w:color="auto"/>
              </w:divBdr>
            </w:div>
            <w:div w:id="1468471233">
              <w:marLeft w:val="0"/>
              <w:marRight w:val="0"/>
              <w:marTop w:val="0"/>
              <w:marBottom w:val="0"/>
              <w:divBdr>
                <w:top w:val="none" w:sz="0" w:space="0" w:color="auto"/>
                <w:left w:val="none" w:sz="0" w:space="0" w:color="auto"/>
                <w:bottom w:val="none" w:sz="0" w:space="0" w:color="auto"/>
                <w:right w:val="none" w:sz="0" w:space="0" w:color="auto"/>
              </w:divBdr>
            </w:div>
            <w:div w:id="1485120150">
              <w:marLeft w:val="0"/>
              <w:marRight w:val="0"/>
              <w:marTop w:val="0"/>
              <w:marBottom w:val="0"/>
              <w:divBdr>
                <w:top w:val="none" w:sz="0" w:space="0" w:color="auto"/>
                <w:left w:val="none" w:sz="0" w:space="0" w:color="auto"/>
                <w:bottom w:val="none" w:sz="0" w:space="0" w:color="auto"/>
                <w:right w:val="none" w:sz="0" w:space="0" w:color="auto"/>
              </w:divBdr>
            </w:div>
            <w:div w:id="1501314077">
              <w:marLeft w:val="0"/>
              <w:marRight w:val="0"/>
              <w:marTop w:val="0"/>
              <w:marBottom w:val="0"/>
              <w:divBdr>
                <w:top w:val="none" w:sz="0" w:space="0" w:color="auto"/>
                <w:left w:val="none" w:sz="0" w:space="0" w:color="auto"/>
                <w:bottom w:val="none" w:sz="0" w:space="0" w:color="auto"/>
                <w:right w:val="none" w:sz="0" w:space="0" w:color="auto"/>
              </w:divBdr>
            </w:div>
            <w:div w:id="1509900860">
              <w:marLeft w:val="0"/>
              <w:marRight w:val="0"/>
              <w:marTop w:val="0"/>
              <w:marBottom w:val="0"/>
              <w:divBdr>
                <w:top w:val="none" w:sz="0" w:space="0" w:color="auto"/>
                <w:left w:val="none" w:sz="0" w:space="0" w:color="auto"/>
                <w:bottom w:val="none" w:sz="0" w:space="0" w:color="auto"/>
                <w:right w:val="none" w:sz="0" w:space="0" w:color="auto"/>
              </w:divBdr>
            </w:div>
            <w:div w:id="1694769512">
              <w:marLeft w:val="0"/>
              <w:marRight w:val="0"/>
              <w:marTop w:val="0"/>
              <w:marBottom w:val="0"/>
              <w:divBdr>
                <w:top w:val="none" w:sz="0" w:space="0" w:color="auto"/>
                <w:left w:val="none" w:sz="0" w:space="0" w:color="auto"/>
                <w:bottom w:val="none" w:sz="0" w:space="0" w:color="auto"/>
                <w:right w:val="none" w:sz="0" w:space="0" w:color="auto"/>
              </w:divBdr>
            </w:div>
            <w:div w:id="1730416647">
              <w:marLeft w:val="0"/>
              <w:marRight w:val="0"/>
              <w:marTop w:val="0"/>
              <w:marBottom w:val="0"/>
              <w:divBdr>
                <w:top w:val="none" w:sz="0" w:space="0" w:color="auto"/>
                <w:left w:val="none" w:sz="0" w:space="0" w:color="auto"/>
                <w:bottom w:val="none" w:sz="0" w:space="0" w:color="auto"/>
                <w:right w:val="none" w:sz="0" w:space="0" w:color="auto"/>
              </w:divBdr>
            </w:div>
            <w:div w:id="1831872748">
              <w:marLeft w:val="0"/>
              <w:marRight w:val="0"/>
              <w:marTop w:val="0"/>
              <w:marBottom w:val="0"/>
              <w:divBdr>
                <w:top w:val="none" w:sz="0" w:space="0" w:color="auto"/>
                <w:left w:val="none" w:sz="0" w:space="0" w:color="auto"/>
                <w:bottom w:val="none" w:sz="0" w:space="0" w:color="auto"/>
                <w:right w:val="none" w:sz="0" w:space="0" w:color="auto"/>
              </w:divBdr>
            </w:div>
            <w:div w:id="1914316918">
              <w:marLeft w:val="0"/>
              <w:marRight w:val="0"/>
              <w:marTop w:val="0"/>
              <w:marBottom w:val="0"/>
              <w:divBdr>
                <w:top w:val="none" w:sz="0" w:space="0" w:color="auto"/>
                <w:left w:val="none" w:sz="0" w:space="0" w:color="auto"/>
                <w:bottom w:val="none" w:sz="0" w:space="0" w:color="auto"/>
                <w:right w:val="none" w:sz="0" w:space="0" w:color="auto"/>
              </w:divBdr>
            </w:div>
            <w:div w:id="1920669523">
              <w:marLeft w:val="0"/>
              <w:marRight w:val="0"/>
              <w:marTop w:val="0"/>
              <w:marBottom w:val="0"/>
              <w:divBdr>
                <w:top w:val="none" w:sz="0" w:space="0" w:color="auto"/>
                <w:left w:val="none" w:sz="0" w:space="0" w:color="auto"/>
                <w:bottom w:val="none" w:sz="0" w:space="0" w:color="auto"/>
                <w:right w:val="none" w:sz="0" w:space="0" w:color="auto"/>
              </w:divBdr>
            </w:div>
            <w:div w:id="2130278007">
              <w:marLeft w:val="0"/>
              <w:marRight w:val="0"/>
              <w:marTop w:val="0"/>
              <w:marBottom w:val="0"/>
              <w:divBdr>
                <w:top w:val="none" w:sz="0" w:space="0" w:color="auto"/>
                <w:left w:val="none" w:sz="0" w:space="0" w:color="auto"/>
                <w:bottom w:val="none" w:sz="0" w:space="0" w:color="auto"/>
                <w:right w:val="none" w:sz="0" w:space="0" w:color="auto"/>
              </w:divBdr>
            </w:div>
          </w:divsChild>
        </w:div>
        <w:div w:id="1173641252">
          <w:marLeft w:val="0"/>
          <w:marRight w:val="0"/>
          <w:marTop w:val="0"/>
          <w:marBottom w:val="0"/>
          <w:divBdr>
            <w:top w:val="none" w:sz="0" w:space="0" w:color="auto"/>
            <w:left w:val="none" w:sz="0" w:space="0" w:color="auto"/>
            <w:bottom w:val="none" w:sz="0" w:space="0" w:color="auto"/>
            <w:right w:val="none" w:sz="0" w:space="0" w:color="auto"/>
          </w:divBdr>
          <w:divsChild>
            <w:div w:id="753942942">
              <w:marLeft w:val="0"/>
              <w:marRight w:val="0"/>
              <w:marTop w:val="0"/>
              <w:marBottom w:val="0"/>
              <w:divBdr>
                <w:top w:val="none" w:sz="0" w:space="0" w:color="auto"/>
                <w:left w:val="none" w:sz="0" w:space="0" w:color="auto"/>
                <w:bottom w:val="none" w:sz="0" w:space="0" w:color="auto"/>
                <w:right w:val="none" w:sz="0" w:space="0" w:color="auto"/>
              </w:divBdr>
            </w:div>
            <w:div w:id="1247837312">
              <w:marLeft w:val="0"/>
              <w:marRight w:val="0"/>
              <w:marTop w:val="0"/>
              <w:marBottom w:val="0"/>
              <w:divBdr>
                <w:top w:val="none" w:sz="0" w:space="0" w:color="auto"/>
                <w:left w:val="none" w:sz="0" w:space="0" w:color="auto"/>
                <w:bottom w:val="none" w:sz="0" w:space="0" w:color="auto"/>
                <w:right w:val="none" w:sz="0" w:space="0" w:color="auto"/>
              </w:divBdr>
            </w:div>
            <w:div w:id="1705011844">
              <w:marLeft w:val="0"/>
              <w:marRight w:val="0"/>
              <w:marTop w:val="0"/>
              <w:marBottom w:val="0"/>
              <w:divBdr>
                <w:top w:val="none" w:sz="0" w:space="0" w:color="auto"/>
                <w:left w:val="none" w:sz="0" w:space="0" w:color="auto"/>
                <w:bottom w:val="none" w:sz="0" w:space="0" w:color="auto"/>
                <w:right w:val="none" w:sz="0" w:space="0" w:color="auto"/>
              </w:divBdr>
            </w:div>
          </w:divsChild>
        </w:div>
        <w:div w:id="1291282371">
          <w:marLeft w:val="0"/>
          <w:marRight w:val="0"/>
          <w:marTop w:val="0"/>
          <w:marBottom w:val="0"/>
          <w:divBdr>
            <w:top w:val="none" w:sz="0" w:space="0" w:color="auto"/>
            <w:left w:val="none" w:sz="0" w:space="0" w:color="auto"/>
            <w:bottom w:val="none" w:sz="0" w:space="0" w:color="auto"/>
            <w:right w:val="none" w:sz="0" w:space="0" w:color="auto"/>
          </w:divBdr>
          <w:divsChild>
            <w:div w:id="1710453474">
              <w:marLeft w:val="0"/>
              <w:marRight w:val="0"/>
              <w:marTop w:val="0"/>
              <w:marBottom w:val="0"/>
              <w:divBdr>
                <w:top w:val="none" w:sz="0" w:space="0" w:color="auto"/>
                <w:left w:val="none" w:sz="0" w:space="0" w:color="auto"/>
                <w:bottom w:val="none" w:sz="0" w:space="0" w:color="auto"/>
                <w:right w:val="none" w:sz="0" w:space="0" w:color="auto"/>
              </w:divBdr>
            </w:div>
          </w:divsChild>
        </w:div>
        <w:div w:id="1396930464">
          <w:marLeft w:val="0"/>
          <w:marRight w:val="0"/>
          <w:marTop w:val="0"/>
          <w:marBottom w:val="0"/>
          <w:divBdr>
            <w:top w:val="none" w:sz="0" w:space="0" w:color="auto"/>
            <w:left w:val="none" w:sz="0" w:space="0" w:color="auto"/>
            <w:bottom w:val="none" w:sz="0" w:space="0" w:color="auto"/>
            <w:right w:val="none" w:sz="0" w:space="0" w:color="auto"/>
          </w:divBdr>
          <w:divsChild>
            <w:div w:id="161093402">
              <w:marLeft w:val="0"/>
              <w:marRight w:val="0"/>
              <w:marTop w:val="0"/>
              <w:marBottom w:val="0"/>
              <w:divBdr>
                <w:top w:val="none" w:sz="0" w:space="0" w:color="auto"/>
                <w:left w:val="none" w:sz="0" w:space="0" w:color="auto"/>
                <w:bottom w:val="none" w:sz="0" w:space="0" w:color="auto"/>
                <w:right w:val="none" w:sz="0" w:space="0" w:color="auto"/>
              </w:divBdr>
            </w:div>
            <w:div w:id="1004867474">
              <w:marLeft w:val="0"/>
              <w:marRight w:val="0"/>
              <w:marTop w:val="0"/>
              <w:marBottom w:val="0"/>
              <w:divBdr>
                <w:top w:val="none" w:sz="0" w:space="0" w:color="auto"/>
                <w:left w:val="none" w:sz="0" w:space="0" w:color="auto"/>
                <w:bottom w:val="none" w:sz="0" w:space="0" w:color="auto"/>
                <w:right w:val="none" w:sz="0" w:space="0" w:color="auto"/>
              </w:divBdr>
            </w:div>
            <w:div w:id="1175262711">
              <w:marLeft w:val="0"/>
              <w:marRight w:val="0"/>
              <w:marTop w:val="0"/>
              <w:marBottom w:val="0"/>
              <w:divBdr>
                <w:top w:val="none" w:sz="0" w:space="0" w:color="auto"/>
                <w:left w:val="none" w:sz="0" w:space="0" w:color="auto"/>
                <w:bottom w:val="none" w:sz="0" w:space="0" w:color="auto"/>
                <w:right w:val="none" w:sz="0" w:space="0" w:color="auto"/>
              </w:divBdr>
            </w:div>
          </w:divsChild>
        </w:div>
        <w:div w:id="1557088681">
          <w:marLeft w:val="0"/>
          <w:marRight w:val="0"/>
          <w:marTop w:val="0"/>
          <w:marBottom w:val="0"/>
          <w:divBdr>
            <w:top w:val="none" w:sz="0" w:space="0" w:color="auto"/>
            <w:left w:val="none" w:sz="0" w:space="0" w:color="auto"/>
            <w:bottom w:val="none" w:sz="0" w:space="0" w:color="auto"/>
            <w:right w:val="none" w:sz="0" w:space="0" w:color="auto"/>
          </w:divBdr>
          <w:divsChild>
            <w:div w:id="362748811">
              <w:marLeft w:val="0"/>
              <w:marRight w:val="0"/>
              <w:marTop w:val="0"/>
              <w:marBottom w:val="0"/>
              <w:divBdr>
                <w:top w:val="none" w:sz="0" w:space="0" w:color="auto"/>
                <w:left w:val="none" w:sz="0" w:space="0" w:color="auto"/>
                <w:bottom w:val="none" w:sz="0" w:space="0" w:color="auto"/>
                <w:right w:val="none" w:sz="0" w:space="0" w:color="auto"/>
              </w:divBdr>
            </w:div>
            <w:div w:id="1070735906">
              <w:marLeft w:val="0"/>
              <w:marRight w:val="0"/>
              <w:marTop w:val="0"/>
              <w:marBottom w:val="0"/>
              <w:divBdr>
                <w:top w:val="none" w:sz="0" w:space="0" w:color="auto"/>
                <w:left w:val="none" w:sz="0" w:space="0" w:color="auto"/>
                <w:bottom w:val="none" w:sz="0" w:space="0" w:color="auto"/>
                <w:right w:val="none" w:sz="0" w:space="0" w:color="auto"/>
              </w:divBdr>
            </w:div>
            <w:div w:id="1949578403">
              <w:marLeft w:val="0"/>
              <w:marRight w:val="0"/>
              <w:marTop w:val="0"/>
              <w:marBottom w:val="0"/>
              <w:divBdr>
                <w:top w:val="none" w:sz="0" w:space="0" w:color="auto"/>
                <w:left w:val="none" w:sz="0" w:space="0" w:color="auto"/>
                <w:bottom w:val="none" w:sz="0" w:space="0" w:color="auto"/>
                <w:right w:val="none" w:sz="0" w:space="0" w:color="auto"/>
              </w:divBdr>
            </w:div>
            <w:div w:id="1953243836">
              <w:marLeft w:val="0"/>
              <w:marRight w:val="0"/>
              <w:marTop w:val="0"/>
              <w:marBottom w:val="0"/>
              <w:divBdr>
                <w:top w:val="none" w:sz="0" w:space="0" w:color="auto"/>
                <w:left w:val="none" w:sz="0" w:space="0" w:color="auto"/>
                <w:bottom w:val="none" w:sz="0" w:space="0" w:color="auto"/>
                <w:right w:val="none" w:sz="0" w:space="0" w:color="auto"/>
              </w:divBdr>
            </w:div>
          </w:divsChild>
        </w:div>
        <w:div w:id="1566142957">
          <w:marLeft w:val="0"/>
          <w:marRight w:val="0"/>
          <w:marTop w:val="0"/>
          <w:marBottom w:val="0"/>
          <w:divBdr>
            <w:top w:val="none" w:sz="0" w:space="0" w:color="auto"/>
            <w:left w:val="none" w:sz="0" w:space="0" w:color="auto"/>
            <w:bottom w:val="none" w:sz="0" w:space="0" w:color="auto"/>
            <w:right w:val="none" w:sz="0" w:space="0" w:color="auto"/>
          </w:divBdr>
          <w:divsChild>
            <w:div w:id="198590046">
              <w:marLeft w:val="0"/>
              <w:marRight w:val="0"/>
              <w:marTop w:val="0"/>
              <w:marBottom w:val="0"/>
              <w:divBdr>
                <w:top w:val="none" w:sz="0" w:space="0" w:color="auto"/>
                <w:left w:val="none" w:sz="0" w:space="0" w:color="auto"/>
                <w:bottom w:val="none" w:sz="0" w:space="0" w:color="auto"/>
                <w:right w:val="none" w:sz="0" w:space="0" w:color="auto"/>
              </w:divBdr>
            </w:div>
          </w:divsChild>
        </w:div>
        <w:div w:id="1595165199">
          <w:marLeft w:val="0"/>
          <w:marRight w:val="0"/>
          <w:marTop w:val="0"/>
          <w:marBottom w:val="0"/>
          <w:divBdr>
            <w:top w:val="none" w:sz="0" w:space="0" w:color="auto"/>
            <w:left w:val="none" w:sz="0" w:space="0" w:color="auto"/>
            <w:bottom w:val="none" w:sz="0" w:space="0" w:color="auto"/>
            <w:right w:val="none" w:sz="0" w:space="0" w:color="auto"/>
          </w:divBdr>
          <w:divsChild>
            <w:div w:id="48462814">
              <w:marLeft w:val="0"/>
              <w:marRight w:val="0"/>
              <w:marTop w:val="0"/>
              <w:marBottom w:val="0"/>
              <w:divBdr>
                <w:top w:val="none" w:sz="0" w:space="0" w:color="auto"/>
                <w:left w:val="none" w:sz="0" w:space="0" w:color="auto"/>
                <w:bottom w:val="none" w:sz="0" w:space="0" w:color="auto"/>
                <w:right w:val="none" w:sz="0" w:space="0" w:color="auto"/>
              </w:divBdr>
            </w:div>
            <w:div w:id="1571191349">
              <w:marLeft w:val="0"/>
              <w:marRight w:val="0"/>
              <w:marTop w:val="0"/>
              <w:marBottom w:val="0"/>
              <w:divBdr>
                <w:top w:val="none" w:sz="0" w:space="0" w:color="auto"/>
                <w:left w:val="none" w:sz="0" w:space="0" w:color="auto"/>
                <w:bottom w:val="none" w:sz="0" w:space="0" w:color="auto"/>
                <w:right w:val="none" w:sz="0" w:space="0" w:color="auto"/>
              </w:divBdr>
            </w:div>
          </w:divsChild>
        </w:div>
        <w:div w:id="1745486627">
          <w:marLeft w:val="0"/>
          <w:marRight w:val="0"/>
          <w:marTop w:val="0"/>
          <w:marBottom w:val="0"/>
          <w:divBdr>
            <w:top w:val="none" w:sz="0" w:space="0" w:color="auto"/>
            <w:left w:val="none" w:sz="0" w:space="0" w:color="auto"/>
            <w:bottom w:val="none" w:sz="0" w:space="0" w:color="auto"/>
            <w:right w:val="none" w:sz="0" w:space="0" w:color="auto"/>
          </w:divBdr>
          <w:divsChild>
            <w:div w:id="1792236665">
              <w:marLeft w:val="0"/>
              <w:marRight w:val="0"/>
              <w:marTop w:val="0"/>
              <w:marBottom w:val="0"/>
              <w:divBdr>
                <w:top w:val="none" w:sz="0" w:space="0" w:color="auto"/>
                <w:left w:val="none" w:sz="0" w:space="0" w:color="auto"/>
                <w:bottom w:val="none" w:sz="0" w:space="0" w:color="auto"/>
                <w:right w:val="none" w:sz="0" w:space="0" w:color="auto"/>
              </w:divBdr>
            </w:div>
          </w:divsChild>
        </w:div>
        <w:div w:id="1838109954">
          <w:marLeft w:val="0"/>
          <w:marRight w:val="0"/>
          <w:marTop w:val="0"/>
          <w:marBottom w:val="0"/>
          <w:divBdr>
            <w:top w:val="none" w:sz="0" w:space="0" w:color="auto"/>
            <w:left w:val="none" w:sz="0" w:space="0" w:color="auto"/>
            <w:bottom w:val="none" w:sz="0" w:space="0" w:color="auto"/>
            <w:right w:val="none" w:sz="0" w:space="0" w:color="auto"/>
          </w:divBdr>
          <w:divsChild>
            <w:div w:id="455292836">
              <w:marLeft w:val="0"/>
              <w:marRight w:val="0"/>
              <w:marTop w:val="0"/>
              <w:marBottom w:val="0"/>
              <w:divBdr>
                <w:top w:val="none" w:sz="0" w:space="0" w:color="auto"/>
                <w:left w:val="none" w:sz="0" w:space="0" w:color="auto"/>
                <w:bottom w:val="none" w:sz="0" w:space="0" w:color="auto"/>
                <w:right w:val="none" w:sz="0" w:space="0" w:color="auto"/>
              </w:divBdr>
            </w:div>
            <w:div w:id="514461704">
              <w:marLeft w:val="0"/>
              <w:marRight w:val="0"/>
              <w:marTop w:val="0"/>
              <w:marBottom w:val="0"/>
              <w:divBdr>
                <w:top w:val="none" w:sz="0" w:space="0" w:color="auto"/>
                <w:left w:val="none" w:sz="0" w:space="0" w:color="auto"/>
                <w:bottom w:val="none" w:sz="0" w:space="0" w:color="auto"/>
                <w:right w:val="none" w:sz="0" w:space="0" w:color="auto"/>
              </w:divBdr>
            </w:div>
            <w:div w:id="573246128">
              <w:marLeft w:val="0"/>
              <w:marRight w:val="0"/>
              <w:marTop w:val="0"/>
              <w:marBottom w:val="0"/>
              <w:divBdr>
                <w:top w:val="none" w:sz="0" w:space="0" w:color="auto"/>
                <w:left w:val="none" w:sz="0" w:space="0" w:color="auto"/>
                <w:bottom w:val="none" w:sz="0" w:space="0" w:color="auto"/>
                <w:right w:val="none" w:sz="0" w:space="0" w:color="auto"/>
              </w:divBdr>
            </w:div>
            <w:div w:id="634533276">
              <w:marLeft w:val="0"/>
              <w:marRight w:val="0"/>
              <w:marTop w:val="0"/>
              <w:marBottom w:val="0"/>
              <w:divBdr>
                <w:top w:val="none" w:sz="0" w:space="0" w:color="auto"/>
                <w:left w:val="none" w:sz="0" w:space="0" w:color="auto"/>
                <w:bottom w:val="none" w:sz="0" w:space="0" w:color="auto"/>
                <w:right w:val="none" w:sz="0" w:space="0" w:color="auto"/>
              </w:divBdr>
            </w:div>
            <w:div w:id="668875203">
              <w:marLeft w:val="0"/>
              <w:marRight w:val="0"/>
              <w:marTop w:val="0"/>
              <w:marBottom w:val="0"/>
              <w:divBdr>
                <w:top w:val="none" w:sz="0" w:space="0" w:color="auto"/>
                <w:left w:val="none" w:sz="0" w:space="0" w:color="auto"/>
                <w:bottom w:val="none" w:sz="0" w:space="0" w:color="auto"/>
                <w:right w:val="none" w:sz="0" w:space="0" w:color="auto"/>
              </w:divBdr>
            </w:div>
            <w:div w:id="696926684">
              <w:marLeft w:val="0"/>
              <w:marRight w:val="0"/>
              <w:marTop w:val="0"/>
              <w:marBottom w:val="0"/>
              <w:divBdr>
                <w:top w:val="none" w:sz="0" w:space="0" w:color="auto"/>
                <w:left w:val="none" w:sz="0" w:space="0" w:color="auto"/>
                <w:bottom w:val="none" w:sz="0" w:space="0" w:color="auto"/>
                <w:right w:val="none" w:sz="0" w:space="0" w:color="auto"/>
              </w:divBdr>
            </w:div>
            <w:div w:id="797262966">
              <w:marLeft w:val="0"/>
              <w:marRight w:val="0"/>
              <w:marTop w:val="0"/>
              <w:marBottom w:val="0"/>
              <w:divBdr>
                <w:top w:val="none" w:sz="0" w:space="0" w:color="auto"/>
                <w:left w:val="none" w:sz="0" w:space="0" w:color="auto"/>
                <w:bottom w:val="none" w:sz="0" w:space="0" w:color="auto"/>
                <w:right w:val="none" w:sz="0" w:space="0" w:color="auto"/>
              </w:divBdr>
            </w:div>
            <w:div w:id="967902996">
              <w:marLeft w:val="0"/>
              <w:marRight w:val="0"/>
              <w:marTop w:val="0"/>
              <w:marBottom w:val="0"/>
              <w:divBdr>
                <w:top w:val="none" w:sz="0" w:space="0" w:color="auto"/>
                <w:left w:val="none" w:sz="0" w:space="0" w:color="auto"/>
                <w:bottom w:val="none" w:sz="0" w:space="0" w:color="auto"/>
                <w:right w:val="none" w:sz="0" w:space="0" w:color="auto"/>
              </w:divBdr>
            </w:div>
            <w:div w:id="1096294754">
              <w:marLeft w:val="0"/>
              <w:marRight w:val="0"/>
              <w:marTop w:val="0"/>
              <w:marBottom w:val="0"/>
              <w:divBdr>
                <w:top w:val="none" w:sz="0" w:space="0" w:color="auto"/>
                <w:left w:val="none" w:sz="0" w:space="0" w:color="auto"/>
                <w:bottom w:val="none" w:sz="0" w:space="0" w:color="auto"/>
                <w:right w:val="none" w:sz="0" w:space="0" w:color="auto"/>
              </w:divBdr>
            </w:div>
            <w:div w:id="1423258703">
              <w:marLeft w:val="0"/>
              <w:marRight w:val="0"/>
              <w:marTop w:val="0"/>
              <w:marBottom w:val="0"/>
              <w:divBdr>
                <w:top w:val="none" w:sz="0" w:space="0" w:color="auto"/>
                <w:left w:val="none" w:sz="0" w:space="0" w:color="auto"/>
                <w:bottom w:val="none" w:sz="0" w:space="0" w:color="auto"/>
                <w:right w:val="none" w:sz="0" w:space="0" w:color="auto"/>
              </w:divBdr>
            </w:div>
            <w:div w:id="1575361651">
              <w:marLeft w:val="0"/>
              <w:marRight w:val="0"/>
              <w:marTop w:val="0"/>
              <w:marBottom w:val="0"/>
              <w:divBdr>
                <w:top w:val="none" w:sz="0" w:space="0" w:color="auto"/>
                <w:left w:val="none" w:sz="0" w:space="0" w:color="auto"/>
                <w:bottom w:val="none" w:sz="0" w:space="0" w:color="auto"/>
                <w:right w:val="none" w:sz="0" w:space="0" w:color="auto"/>
              </w:divBdr>
            </w:div>
            <w:div w:id="1835952507">
              <w:marLeft w:val="0"/>
              <w:marRight w:val="0"/>
              <w:marTop w:val="0"/>
              <w:marBottom w:val="0"/>
              <w:divBdr>
                <w:top w:val="none" w:sz="0" w:space="0" w:color="auto"/>
                <w:left w:val="none" w:sz="0" w:space="0" w:color="auto"/>
                <w:bottom w:val="none" w:sz="0" w:space="0" w:color="auto"/>
                <w:right w:val="none" w:sz="0" w:space="0" w:color="auto"/>
              </w:divBdr>
            </w:div>
            <w:div w:id="1926571900">
              <w:marLeft w:val="0"/>
              <w:marRight w:val="0"/>
              <w:marTop w:val="0"/>
              <w:marBottom w:val="0"/>
              <w:divBdr>
                <w:top w:val="none" w:sz="0" w:space="0" w:color="auto"/>
                <w:left w:val="none" w:sz="0" w:space="0" w:color="auto"/>
                <w:bottom w:val="none" w:sz="0" w:space="0" w:color="auto"/>
                <w:right w:val="none" w:sz="0" w:space="0" w:color="auto"/>
              </w:divBdr>
            </w:div>
            <w:div w:id="2099981207">
              <w:marLeft w:val="0"/>
              <w:marRight w:val="0"/>
              <w:marTop w:val="0"/>
              <w:marBottom w:val="0"/>
              <w:divBdr>
                <w:top w:val="none" w:sz="0" w:space="0" w:color="auto"/>
                <w:left w:val="none" w:sz="0" w:space="0" w:color="auto"/>
                <w:bottom w:val="none" w:sz="0" w:space="0" w:color="auto"/>
                <w:right w:val="none" w:sz="0" w:space="0" w:color="auto"/>
              </w:divBdr>
            </w:div>
          </w:divsChild>
        </w:div>
        <w:div w:id="2077630459">
          <w:marLeft w:val="0"/>
          <w:marRight w:val="0"/>
          <w:marTop w:val="0"/>
          <w:marBottom w:val="0"/>
          <w:divBdr>
            <w:top w:val="none" w:sz="0" w:space="0" w:color="auto"/>
            <w:left w:val="none" w:sz="0" w:space="0" w:color="auto"/>
            <w:bottom w:val="none" w:sz="0" w:space="0" w:color="auto"/>
            <w:right w:val="none" w:sz="0" w:space="0" w:color="auto"/>
          </w:divBdr>
          <w:divsChild>
            <w:div w:id="716977704">
              <w:marLeft w:val="0"/>
              <w:marRight w:val="0"/>
              <w:marTop w:val="0"/>
              <w:marBottom w:val="0"/>
              <w:divBdr>
                <w:top w:val="none" w:sz="0" w:space="0" w:color="auto"/>
                <w:left w:val="none" w:sz="0" w:space="0" w:color="auto"/>
                <w:bottom w:val="none" w:sz="0" w:space="0" w:color="auto"/>
                <w:right w:val="none" w:sz="0" w:space="0" w:color="auto"/>
              </w:divBdr>
            </w:div>
            <w:div w:id="1273435912">
              <w:marLeft w:val="0"/>
              <w:marRight w:val="0"/>
              <w:marTop w:val="0"/>
              <w:marBottom w:val="0"/>
              <w:divBdr>
                <w:top w:val="none" w:sz="0" w:space="0" w:color="auto"/>
                <w:left w:val="none" w:sz="0" w:space="0" w:color="auto"/>
                <w:bottom w:val="none" w:sz="0" w:space="0" w:color="auto"/>
                <w:right w:val="none" w:sz="0" w:space="0" w:color="auto"/>
              </w:divBdr>
            </w:div>
            <w:div w:id="1383945708">
              <w:marLeft w:val="0"/>
              <w:marRight w:val="0"/>
              <w:marTop w:val="0"/>
              <w:marBottom w:val="0"/>
              <w:divBdr>
                <w:top w:val="none" w:sz="0" w:space="0" w:color="auto"/>
                <w:left w:val="none" w:sz="0" w:space="0" w:color="auto"/>
                <w:bottom w:val="none" w:sz="0" w:space="0" w:color="auto"/>
                <w:right w:val="none" w:sz="0" w:space="0" w:color="auto"/>
              </w:divBdr>
            </w:div>
            <w:div w:id="1915122204">
              <w:marLeft w:val="0"/>
              <w:marRight w:val="0"/>
              <w:marTop w:val="0"/>
              <w:marBottom w:val="0"/>
              <w:divBdr>
                <w:top w:val="none" w:sz="0" w:space="0" w:color="auto"/>
                <w:left w:val="none" w:sz="0" w:space="0" w:color="auto"/>
                <w:bottom w:val="none" w:sz="0" w:space="0" w:color="auto"/>
                <w:right w:val="none" w:sz="0" w:space="0" w:color="auto"/>
              </w:divBdr>
            </w:div>
          </w:divsChild>
        </w:div>
        <w:div w:id="2086604016">
          <w:marLeft w:val="0"/>
          <w:marRight w:val="0"/>
          <w:marTop w:val="0"/>
          <w:marBottom w:val="0"/>
          <w:divBdr>
            <w:top w:val="none" w:sz="0" w:space="0" w:color="auto"/>
            <w:left w:val="none" w:sz="0" w:space="0" w:color="auto"/>
            <w:bottom w:val="none" w:sz="0" w:space="0" w:color="auto"/>
            <w:right w:val="none" w:sz="0" w:space="0" w:color="auto"/>
          </w:divBdr>
          <w:divsChild>
            <w:div w:id="5208194">
              <w:marLeft w:val="0"/>
              <w:marRight w:val="0"/>
              <w:marTop w:val="0"/>
              <w:marBottom w:val="0"/>
              <w:divBdr>
                <w:top w:val="none" w:sz="0" w:space="0" w:color="auto"/>
                <w:left w:val="none" w:sz="0" w:space="0" w:color="auto"/>
                <w:bottom w:val="none" w:sz="0" w:space="0" w:color="auto"/>
                <w:right w:val="none" w:sz="0" w:space="0" w:color="auto"/>
              </w:divBdr>
            </w:div>
            <w:div w:id="760031364">
              <w:marLeft w:val="0"/>
              <w:marRight w:val="0"/>
              <w:marTop w:val="0"/>
              <w:marBottom w:val="0"/>
              <w:divBdr>
                <w:top w:val="none" w:sz="0" w:space="0" w:color="auto"/>
                <w:left w:val="none" w:sz="0" w:space="0" w:color="auto"/>
                <w:bottom w:val="none" w:sz="0" w:space="0" w:color="auto"/>
                <w:right w:val="none" w:sz="0" w:space="0" w:color="auto"/>
              </w:divBdr>
            </w:div>
            <w:div w:id="911348889">
              <w:marLeft w:val="0"/>
              <w:marRight w:val="0"/>
              <w:marTop w:val="0"/>
              <w:marBottom w:val="0"/>
              <w:divBdr>
                <w:top w:val="none" w:sz="0" w:space="0" w:color="auto"/>
                <w:left w:val="none" w:sz="0" w:space="0" w:color="auto"/>
                <w:bottom w:val="none" w:sz="0" w:space="0" w:color="auto"/>
                <w:right w:val="none" w:sz="0" w:space="0" w:color="auto"/>
              </w:divBdr>
            </w:div>
            <w:div w:id="1022435009">
              <w:marLeft w:val="0"/>
              <w:marRight w:val="0"/>
              <w:marTop w:val="0"/>
              <w:marBottom w:val="0"/>
              <w:divBdr>
                <w:top w:val="none" w:sz="0" w:space="0" w:color="auto"/>
                <w:left w:val="none" w:sz="0" w:space="0" w:color="auto"/>
                <w:bottom w:val="none" w:sz="0" w:space="0" w:color="auto"/>
                <w:right w:val="none" w:sz="0" w:space="0" w:color="auto"/>
              </w:divBdr>
            </w:div>
            <w:div w:id="1105539821">
              <w:marLeft w:val="0"/>
              <w:marRight w:val="0"/>
              <w:marTop w:val="0"/>
              <w:marBottom w:val="0"/>
              <w:divBdr>
                <w:top w:val="none" w:sz="0" w:space="0" w:color="auto"/>
                <w:left w:val="none" w:sz="0" w:space="0" w:color="auto"/>
                <w:bottom w:val="none" w:sz="0" w:space="0" w:color="auto"/>
                <w:right w:val="none" w:sz="0" w:space="0" w:color="auto"/>
              </w:divBdr>
            </w:div>
            <w:div w:id="1344436501">
              <w:marLeft w:val="0"/>
              <w:marRight w:val="0"/>
              <w:marTop w:val="0"/>
              <w:marBottom w:val="0"/>
              <w:divBdr>
                <w:top w:val="none" w:sz="0" w:space="0" w:color="auto"/>
                <w:left w:val="none" w:sz="0" w:space="0" w:color="auto"/>
                <w:bottom w:val="none" w:sz="0" w:space="0" w:color="auto"/>
                <w:right w:val="none" w:sz="0" w:space="0" w:color="auto"/>
              </w:divBdr>
            </w:div>
            <w:div w:id="1382822910">
              <w:marLeft w:val="0"/>
              <w:marRight w:val="0"/>
              <w:marTop w:val="0"/>
              <w:marBottom w:val="0"/>
              <w:divBdr>
                <w:top w:val="none" w:sz="0" w:space="0" w:color="auto"/>
                <w:left w:val="none" w:sz="0" w:space="0" w:color="auto"/>
                <w:bottom w:val="none" w:sz="0" w:space="0" w:color="auto"/>
                <w:right w:val="none" w:sz="0" w:space="0" w:color="auto"/>
              </w:divBdr>
            </w:div>
            <w:div w:id="1496606592">
              <w:marLeft w:val="0"/>
              <w:marRight w:val="0"/>
              <w:marTop w:val="0"/>
              <w:marBottom w:val="0"/>
              <w:divBdr>
                <w:top w:val="none" w:sz="0" w:space="0" w:color="auto"/>
                <w:left w:val="none" w:sz="0" w:space="0" w:color="auto"/>
                <w:bottom w:val="none" w:sz="0" w:space="0" w:color="auto"/>
                <w:right w:val="none" w:sz="0" w:space="0" w:color="auto"/>
              </w:divBdr>
            </w:div>
            <w:div w:id="1645893011">
              <w:marLeft w:val="0"/>
              <w:marRight w:val="0"/>
              <w:marTop w:val="0"/>
              <w:marBottom w:val="0"/>
              <w:divBdr>
                <w:top w:val="none" w:sz="0" w:space="0" w:color="auto"/>
                <w:left w:val="none" w:sz="0" w:space="0" w:color="auto"/>
                <w:bottom w:val="none" w:sz="0" w:space="0" w:color="auto"/>
                <w:right w:val="none" w:sz="0" w:space="0" w:color="auto"/>
              </w:divBdr>
            </w:div>
            <w:div w:id="1748385171">
              <w:marLeft w:val="0"/>
              <w:marRight w:val="0"/>
              <w:marTop w:val="0"/>
              <w:marBottom w:val="0"/>
              <w:divBdr>
                <w:top w:val="none" w:sz="0" w:space="0" w:color="auto"/>
                <w:left w:val="none" w:sz="0" w:space="0" w:color="auto"/>
                <w:bottom w:val="none" w:sz="0" w:space="0" w:color="auto"/>
                <w:right w:val="none" w:sz="0" w:space="0" w:color="auto"/>
              </w:divBdr>
            </w:div>
            <w:div w:id="1830293010">
              <w:marLeft w:val="0"/>
              <w:marRight w:val="0"/>
              <w:marTop w:val="0"/>
              <w:marBottom w:val="0"/>
              <w:divBdr>
                <w:top w:val="none" w:sz="0" w:space="0" w:color="auto"/>
                <w:left w:val="none" w:sz="0" w:space="0" w:color="auto"/>
                <w:bottom w:val="none" w:sz="0" w:space="0" w:color="auto"/>
                <w:right w:val="none" w:sz="0" w:space="0" w:color="auto"/>
              </w:divBdr>
            </w:div>
            <w:div w:id="1981692233">
              <w:marLeft w:val="0"/>
              <w:marRight w:val="0"/>
              <w:marTop w:val="0"/>
              <w:marBottom w:val="0"/>
              <w:divBdr>
                <w:top w:val="none" w:sz="0" w:space="0" w:color="auto"/>
                <w:left w:val="none" w:sz="0" w:space="0" w:color="auto"/>
                <w:bottom w:val="none" w:sz="0" w:space="0" w:color="auto"/>
                <w:right w:val="none" w:sz="0" w:space="0" w:color="auto"/>
              </w:divBdr>
            </w:div>
            <w:div w:id="2124105361">
              <w:marLeft w:val="0"/>
              <w:marRight w:val="0"/>
              <w:marTop w:val="0"/>
              <w:marBottom w:val="0"/>
              <w:divBdr>
                <w:top w:val="none" w:sz="0" w:space="0" w:color="auto"/>
                <w:left w:val="none" w:sz="0" w:space="0" w:color="auto"/>
                <w:bottom w:val="none" w:sz="0" w:space="0" w:color="auto"/>
                <w:right w:val="none" w:sz="0" w:space="0" w:color="auto"/>
              </w:divBdr>
            </w:div>
          </w:divsChild>
        </w:div>
        <w:div w:id="2114474824">
          <w:marLeft w:val="0"/>
          <w:marRight w:val="0"/>
          <w:marTop w:val="0"/>
          <w:marBottom w:val="0"/>
          <w:divBdr>
            <w:top w:val="none" w:sz="0" w:space="0" w:color="auto"/>
            <w:left w:val="none" w:sz="0" w:space="0" w:color="auto"/>
            <w:bottom w:val="none" w:sz="0" w:space="0" w:color="auto"/>
            <w:right w:val="none" w:sz="0" w:space="0" w:color="auto"/>
          </w:divBdr>
          <w:divsChild>
            <w:div w:id="133452972">
              <w:marLeft w:val="0"/>
              <w:marRight w:val="0"/>
              <w:marTop w:val="0"/>
              <w:marBottom w:val="0"/>
              <w:divBdr>
                <w:top w:val="none" w:sz="0" w:space="0" w:color="auto"/>
                <w:left w:val="none" w:sz="0" w:space="0" w:color="auto"/>
                <w:bottom w:val="none" w:sz="0" w:space="0" w:color="auto"/>
                <w:right w:val="none" w:sz="0" w:space="0" w:color="auto"/>
              </w:divBdr>
            </w:div>
            <w:div w:id="959341887">
              <w:marLeft w:val="0"/>
              <w:marRight w:val="0"/>
              <w:marTop w:val="0"/>
              <w:marBottom w:val="0"/>
              <w:divBdr>
                <w:top w:val="none" w:sz="0" w:space="0" w:color="auto"/>
                <w:left w:val="none" w:sz="0" w:space="0" w:color="auto"/>
                <w:bottom w:val="none" w:sz="0" w:space="0" w:color="auto"/>
                <w:right w:val="none" w:sz="0" w:space="0" w:color="auto"/>
              </w:divBdr>
            </w:div>
            <w:div w:id="977880569">
              <w:marLeft w:val="0"/>
              <w:marRight w:val="0"/>
              <w:marTop w:val="0"/>
              <w:marBottom w:val="0"/>
              <w:divBdr>
                <w:top w:val="none" w:sz="0" w:space="0" w:color="auto"/>
                <w:left w:val="none" w:sz="0" w:space="0" w:color="auto"/>
                <w:bottom w:val="none" w:sz="0" w:space="0" w:color="auto"/>
                <w:right w:val="none" w:sz="0" w:space="0" w:color="auto"/>
              </w:divBdr>
            </w:div>
            <w:div w:id="191870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6412">
      <w:bodyDiv w:val="1"/>
      <w:marLeft w:val="0"/>
      <w:marRight w:val="0"/>
      <w:marTop w:val="0"/>
      <w:marBottom w:val="0"/>
      <w:divBdr>
        <w:top w:val="none" w:sz="0" w:space="0" w:color="auto"/>
        <w:left w:val="none" w:sz="0" w:space="0" w:color="auto"/>
        <w:bottom w:val="none" w:sz="0" w:space="0" w:color="auto"/>
        <w:right w:val="none" w:sz="0" w:space="0" w:color="auto"/>
      </w:divBdr>
      <w:divsChild>
        <w:div w:id="1877083767">
          <w:marLeft w:val="0"/>
          <w:marRight w:val="0"/>
          <w:marTop w:val="0"/>
          <w:marBottom w:val="0"/>
          <w:divBdr>
            <w:top w:val="none" w:sz="0" w:space="0" w:color="auto"/>
            <w:left w:val="none" w:sz="0" w:space="0" w:color="auto"/>
            <w:bottom w:val="none" w:sz="0" w:space="0" w:color="auto"/>
            <w:right w:val="none" w:sz="0" w:space="0" w:color="auto"/>
          </w:divBdr>
        </w:div>
      </w:divsChild>
    </w:div>
    <w:div w:id="71902304">
      <w:bodyDiv w:val="1"/>
      <w:marLeft w:val="0"/>
      <w:marRight w:val="0"/>
      <w:marTop w:val="0"/>
      <w:marBottom w:val="0"/>
      <w:divBdr>
        <w:top w:val="none" w:sz="0" w:space="0" w:color="auto"/>
        <w:left w:val="none" w:sz="0" w:space="0" w:color="auto"/>
        <w:bottom w:val="none" w:sz="0" w:space="0" w:color="auto"/>
        <w:right w:val="none" w:sz="0" w:space="0" w:color="auto"/>
      </w:divBdr>
    </w:div>
    <w:div w:id="83311102">
      <w:bodyDiv w:val="1"/>
      <w:marLeft w:val="0"/>
      <w:marRight w:val="0"/>
      <w:marTop w:val="0"/>
      <w:marBottom w:val="0"/>
      <w:divBdr>
        <w:top w:val="none" w:sz="0" w:space="0" w:color="auto"/>
        <w:left w:val="none" w:sz="0" w:space="0" w:color="auto"/>
        <w:bottom w:val="none" w:sz="0" w:space="0" w:color="auto"/>
        <w:right w:val="none" w:sz="0" w:space="0" w:color="auto"/>
      </w:divBdr>
    </w:div>
    <w:div w:id="84961831">
      <w:bodyDiv w:val="1"/>
      <w:marLeft w:val="0"/>
      <w:marRight w:val="0"/>
      <w:marTop w:val="0"/>
      <w:marBottom w:val="0"/>
      <w:divBdr>
        <w:top w:val="none" w:sz="0" w:space="0" w:color="auto"/>
        <w:left w:val="none" w:sz="0" w:space="0" w:color="auto"/>
        <w:bottom w:val="none" w:sz="0" w:space="0" w:color="auto"/>
        <w:right w:val="none" w:sz="0" w:space="0" w:color="auto"/>
      </w:divBdr>
    </w:div>
    <w:div w:id="95951592">
      <w:bodyDiv w:val="1"/>
      <w:marLeft w:val="0"/>
      <w:marRight w:val="0"/>
      <w:marTop w:val="0"/>
      <w:marBottom w:val="0"/>
      <w:divBdr>
        <w:top w:val="none" w:sz="0" w:space="0" w:color="auto"/>
        <w:left w:val="none" w:sz="0" w:space="0" w:color="auto"/>
        <w:bottom w:val="none" w:sz="0" w:space="0" w:color="auto"/>
        <w:right w:val="none" w:sz="0" w:space="0" w:color="auto"/>
      </w:divBdr>
    </w:div>
    <w:div w:id="101194164">
      <w:bodyDiv w:val="1"/>
      <w:marLeft w:val="0"/>
      <w:marRight w:val="0"/>
      <w:marTop w:val="0"/>
      <w:marBottom w:val="0"/>
      <w:divBdr>
        <w:top w:val="none" w:sz="0" w:space="0" w:color="auto"/>
        <w:left w:val="none" w:sz="0" w:space="0" w:color="auto"/>
        <w:bottom w:val="none" w:sz="0" w:space="0" w:color="auto"/>
        <w:right w:val="none" w:sz="0" w:space="0" w:color="auto"/>
      </w:divBdr>
    </w:div>
    <w:div w:id="124978711">
      <w:bodyDiv w:val="1"/>
      <w:marLeft w:val="0"/>
      <w:marRight w:val="0"/>
      <w:marTop w:val="0"/>
      <w:marBottom w:val="0"/>
      <w:divBdr>
        <w:top w:val="none" w:sz="0" w:space="0" w:color="auto"/>
        <w:left w:val="none" w:sz="0" w:space="0" w:color="auto"/>
        <w:bottom w:val="none" w:sz="0" w:space="0" w:color="auto"/>
        <w:right w:val="none" w:sz="0" w:space="0" w:color="auto"/>
      </w:divBdr>
    </w:div>
    <w:div w:id="132412452">
      <w:bodyDiv w:val="1"/>
      <w:marLeft w:val="0"/>
      <w:marRight w:val="0"/>
      <w:marTop w:val="0"/>
      <w:marBottom w:val="0"/>
      <w:divBdr>
        <w:top w:val="none" w:sz="0" w:space="0" w:color="auto"/>
        <w:left w:val="none" w:sz="0" w:space="0" w:color="auto"/>
        <w:bottom w:val="none" w:sz="0" w:space="0" w:color="auto"/>
        <w:right w:val="none" w:sz="0" w:space="0" w:color="auto"/>
      </w:divBdr>
    </w:div>
    <w:div w:id="187187425">
      <w:bodyDiv w:val="1"/>
      <w:marLeft w:val="0"/>
      <w:marRight w:val="0"/>
      <w:marTop w:val="0"/>
      <w:marBottom w:val="0"/>
      <w:divBdr>
        <w:top w:val="none" w:sz="0" w:space="0" w:color="auto"/>
        <w:left w:val="none" w:sz="0" w:space="0" w:color="auto"/>
        <w:bottom w:val="none" w:sz="0" w:space="0" w:color="auto"/>
        <w:right w:val="none" w:sz="0" w:space="0" w:color="auto"/>
      </w:divBdr>
    </w:div>
    <w:div w:id="196285304">
      <w:bodyDiv w:val="1"/>
      <w:marLeft w:val="0"/>
      <w:marRight w:val="0"/>
      <w:marTop w:val="0"/>
      <w:marBottom w:val="0"/>
      <w:divBdr>
        <w:top w:val="none" w:sz="0" w:space="0" w:color="auto"/>
        <w:left w:val="none" w:sz="0" w:space="0" w:color="auto"/>
        <w:bottom w:val="none" w:sz="0" w:space="0" w:color="auto"/>
        <w:right w:val="none" w:sz="0" w:space="0" w:color="auto"/>
      </w:divBdr>
    </w:div>
    <w:div w:id="206071736">
      <w:bodyDiv w:val="1"/>
      <w:marLeft w:val="0"/>
      <w:marRight w:val="0"/>
      <w:marTop w:val="0"/>
      <w:marBottom w:val="0"/>
      <w:divBdr>
        <w:top w:val="none" w:sz="0" w:space="0" w:color="auto"/>
        <w:left w:val="none" w:sz="0" w:space="0" w:color="auto"/>
        <w:bottom w:val="none" w:sz="0" w:space="0" w:color="auto"/>
        <w:right w:val="none" w:sz="0" w:space="0" w:color="auto"/>
      </w:divBdr>
      <w:divsChild>
        <w:div w:id="144199764">
          <w:marLeft w:val="0"/>
          <w:marRight w:val="0"/>
          <w:marTop w:val="0"/>
          <w:marBottom w:val="0"/>
          <w:divBdr>
            <w:top w:val="none" w:sz="0" w:space="0" w:color="auto"/>
            <w:left w:val="none" w:sz="0" w:space="0" w:color="auto"/>
            <w:bottom w:val="none" w:sz="0" w:space="0" w:color="auto"/>
            <w:right w:val="none" w:sz="0" w:space="0" w:color="auto"/>
          </w:divBdr>
          <w:divsChild>
            <w:div w:id="83066473">
              <w:marLeft w:val="0"/>
              <w:marRight w:val="0"/>
              <w:marTop w:val="0"/>
              <w:marBottom w:val="0"/>
              <w:divBdr>
                <w:top w:val="none" w:sz="0" w:space="0" w:color="auto"/>
                <w:left w:val="none" w:sz="0" w:space="0" w:color="auto"/>
                <w:bottom w:val="none" w:sz="0" w:space="0" w:color="auto"/>
                <w:right w:val="none" w:sz="0" w:space="0" w:color="auto"/>
              </w:divBdr>
            </w:div>
            <w:div w:id="1006052271">
              <w:marLeft w:val="0"/>
              <w:marRight w:val="0"/>
              <w:marTop w:val="0"/>
              <w:marBottom w:val="0"/>
              <w:divBdr>
                <w:top w:val="none" w:sz="0" w:space="0" w:color="auto"/>
                <w:left w:val="none" w:sz="0" w:space="0" w:color="auto"/>
                <w:bottom w:val="none" w:sz="0" w:space="0" w:color="auto"/>
                <w:right w:val="none" w:sz="0" w:space="0" w:color="auto"/>
              </w:divBdr>
            </w:div>
          </w:divsChild>
        </w:div>
        <w:div w:id="771510961">
          <w:marLeft w:val="0"/>
          <w:marRight w:val="0"/>
          <w:marTop w:val="0"/>
          <w:marBottom w:val="0"/>
          <w:divBdr>
            <w:top w:val="none" w:sz="0" w:space="0" w:color="auto"/>
            <w:left w:val="none" w:sz="0" w:space="0" w:color="auto"/>
            <w:bottom w:val="none" w:sz="0" w:space="0" w:color="auto"/>
            <w:right w:val="none" w:sz="0" w:space="0" w:color="auto"/>
          </w:divBdr>
          <w:divsChild>
            <w:div w:id="46417309">
              <w:marLeft w:val="0"/>
              <w:marRight w:val="0"/>
              <w:marTop w:val="0"/>
              <w:marBottom w:val="0"/>
              <w:divBdr>
                <w:top w:val="none" w:sz="0" w:space="0" w:color="auto"/>
                <w:left w:val="none" w:sz="0" w:space="0" w:color="auto"/>
                <w:bottom w:val="none" w:sz="0" w:space="0" w:color="auto"/>
                <w:right w:val="none" w:sz="0" w:space="0" w:color="auto"/>
              </w:divBdr>
            </w:div>
            <w:div w:id="862599746">
              <w:marLeft w:val="0"/>
              <w:marRight w:val="0"/>
              <w:marTop w:val="0"/>
              <w:marBottom w:val="0"/>
              <w:divBdr>
                <w:top w:val="none" w:sz="0" w:space="0" w:color="auto"/>
                <w:left w:val="none" w:sz="0" w:space="0" w:color="auto"/>
                <w:bottom w:val="none" w:sz="0" w:space="0" w:color="auto"/>
                <w:right w:val="none" w:sz="0" w:space="0" w:color="auto"/>
              </w:divBdr>
            </w:div>
          </w:divsChild>
        </w:div>
        <w:div w:id="809631934">
          <w:marLeft w:val="0"/>
          <w:marRight w:val="0"/>
          <w:marTop w:val="0"/>
          <w:marBottom w:val="0"/>
          <w:divBdr>
            <w:top w:val="none" w:sz="0" w:space="0" w:color="auto"/>
            <w:left w:val="none" w:sz="0" w:space="0" w:color="auto"/>
            <w:bottom w:val="none" w:sz="0" w:space="0" w:color="auto"/>
            <w:right w:val="none" w:sz="0" w:space="0" w:color="auto"/>
          </w:divBdr>
          <w:divsChild>
            <w:div w:id="655260695">
              <w:marLeft w:val="0"/>
              <w:marRight w:val="0"/>
              <w:marTop w:val="0"/>
              <w:marBottom w:val="0"/>
              <w:divBdr>
                <w:top w:val="none" w:sz="0" w:space="0" w:color="auto"/>
                <w:left w:val="none" w:sz="0" w:space="0" w:color="auto"/>
                <w:bottom w:val="none" w:sz="0" w:space="0" w:color="auto"/>
                <w:right w:val="none" w:sz="0" w:space="0" w:color="auto"/>
              </w:divBdr>
            </w:div>
            <w:div w:id="803890763">
              <w:marLeft w:val="0"/>
              <w:marRight w:val="0"/>
              <w:marTop w:val="0"/>
              <w:marBottom w:val="0"/>
              <w:divBdr>
                <w:top w:val="none" w:sz="0" w:space="0" w:color="auto"/>
                <w:left w:val="none" w:sz="0" w:space="0" w:color="auto"/>
                <w:bottom w:val="none" w:sz="0" w:space="0" w:color="auto"/>
                <w:right w:val="none" w:sz="0" w:space="0" w:color="auto"/>
              </w:divBdr>
            </w:div>
          </w:divsChild>
        </w:div>
        <w:div w:id="1028066755">
          <w:marLeft w:val="0"/>
          <w:marRight w:val="0"/>
          <w:marTop w:val="0"/>
          <w:marBottom w:val="0"/>
          <w:divBdr>
            <w:top w:val="none" w:sz="0" w:space="0" w:color="auto"/>
            <w:left w:val="none" w:sz="0" w:space="0" w:color="auto"/>
            <w:bottom w:val="none" w:sz="0" w:space="0" w:color="auto"/>
            <w:right w:val="none" w:sz="0" w:space="0" w:color="auto"/>
          </w:divBdr>
          <w:divsChild>
            <w:div w:id="138112907">
              <w:marLeft w:val="0"/>
              <w:marRight w:val="0"/>
              <w:marTop w:val="0"/>
              <w:marBottom w:val="0"/>
              <w:divBdr>
                <w:top w:val="none" w:sz="0" w:space="0" w:color="auto"/>
                <w:left w:val="none" w:sz="0" w:space="0" w:color="auto"/>
                <w:bottom w:val="none" w:sz="0" w:space="0" w:color="auto"/>
                <w:right w:val="none" w:sz="0" w:space="0" w:color="auto"/>
              </w:divBdr>
            </w:div>
          </w:divsChild>
        </w:div>
        <w:div w:id="1091003905">
          <w:marLeft w:val="0"/>
          <w:marRight w:val="0"/>
          <w:marTop w:val="0"/>
          <w:marBottom w:val="0"/>
          <w:divBdr>
            <w:top w:val="none" w:sz="0" w:space="0" w:color="auto"/>
            <w:left w:val="none" w:sz="0" w:space="0" w:color="auto"/>
            <w:bottom w:val="none" w:sz="0" w:space="0" w:color="auto"/>
            <w:right w:val="none" w:sz="0" w:space="0" w:color="auto"/>
          </w:divBdr>
          <w:divsChild>
            <w:div w:id="256520998">
              <w:marLeft w:val="0"/>
              <w:marRight w:val="0"/>
              <w:marTop w:val="0"/>
              <w:marBottom w:val="0"/>
              <w:divBdr>
                <w:top w:val="none" w:sz="0" w:space="0" w:color="auto"/>
                <w:left w:val="none" w:sz="0" w:space="0" w:color="auto"/>
                <w:bottom w:val="none" w:sz="0" w:space="0" w:color="auto"/>
                <w:right w:val="none" w:sz="0" w:space="0" w:color="auto"/>
              </w:divBdr>
            </w:div>
            <w:div w:id="16530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3829">
      <w:bodyDiv w:val="1"/>
      <w:marLeft w:val="0"/>
      <w:marRight w:val="0"/>
      <w:marTop w:val="0"/>
      <w:marBottom w:val="0"/>
      <w:divBdr>
        <w:top w:val="none" w:sz="0" w:space="0" w:color="auto"/>
        <w:left w:val="none" w:sz="0" w:space="0" w:color="auto"/>
        <w:bottom w:val="none" w:sz="0" w:space="0" w:color="auto"/>
        <w:right w:val="none" w:sz="0" w:space="0" w:color="auto"/>
      </w:divBdr>
    </w:div>
    <w:div w:id="229386840">
      <w:bodyDiv w:val="1"/>
      <w:marLeft w:val="0"/>
      <w:marRight w:val="0"/>
      <w:marTop w:val="0"/>
      <w:marBottom w:val="0"/>
      <w:divBdr>
        <w:top w:val="none" w:sz="0" w:space="0" w:color="auto"/>
        <w:left w:val="none" w:sz="0" w:space="0" w:color="auto"/>
        <w:bottom w:val="none" w:sz="0" w:space="0" w:color="auto"/>
        <w:right w:val="none" w:sz="0" w:space="0" w:color="auto"/>
      </w:divBdr>
    </w:div>
    <w:div w:id="287055161">
      <w:bodyDiv w:val="1"/>
      <w:marLeft w:val="0"/>
      <w:marRight w:val="0"/>
      <w:marTop w:val="0"/>
      <w:marBottom w:val="0"/>
      <w:divBdr>
        <w:top w:val="none" w:sz="0" w:space="0" w:color="auto"/>
        <w:left w:val="none" w:sz="0" w:space="0" w:color="auto"/>
        <w:bottom w:val="none" w:sz="0" w:space="0" w:color="auto"/>
        <w:right w:val="none" w:sz="0" w:space="0" w:color="auto"/>
      </w:divBdr>
    </w:div>
    <w:div w:id="292367558">
      <w:bodyDiv w:val="1"/>
      <w:marLeft w:val="0"/>
      <w:marRight w:val="0"/>
      <w:marTop w:val="0"/>
      <w:marBottom w:val="0"/>
      <w:divBdr>
        <w:top w:val="none" w:sz="0" w:space="0" w:color="auto"/>
        <w:left w:val="none" w:sz="0" w:space="0" w:color="auto"/>
        <w:bottom w:val="none" w:sz="0" w:space="0" w:color="auto"/>
        <w:right w:val="none" w:sz="0" w:space="0" w:color="auto"/>
      </w:divBdr>
    </w:div>
    <w:div w:id="292441304">
      <w:bodyDiv w:val="1"/>
      <w:marLeft w:val="0"/>
      <w:marRight w:val="0"/>
      <w:marTop w:val="0"/>
      <w:marBottom w:val="0"/>
      <w:divBdr>
        <w:top w:val="none" w:sz="0" w:space="0" w:color="auto"/>
        <w:left w:val="none" w:sz="0" w:space="0" w:color="auto"/>
        <w:bottom w:val="none" w:sz="0" w:space="0" w:color="auto"/>
        <w:right w:val="none" w:sz="0" w:space="0" w:color="auto"/>
      </w:divBdr>
    </w:div>
    <w:div w:id="306979083">
      <w:bodyDiv w:val="1"/>
      <w:marLeft w:val="0"/>
      <w:marRight w:val="0"/>
      <w:marTop w:val="0"/>
      <w:marBottom w:val="0"/>
      <w:divBdr>
        <w:top w:val="none" w:sz="0" w:space="0" w:color="auto"/>
        <w:left w:val="none" w:sz="0" w:space="0" w:color="auto"/>
        <w:bottom w:val="none" w:sz="0" w:space="0" w:color="auto"/>
        <w:right w:val="none" w:sz="0" w:space="0" w:color="auto"/>
      </w:divBdr>
      <w:divsChild>
        <w:div w:id="6449122">
          <w:marLeft w:val="0"/>
          <w:marRight w:val="0"/>
          <w:marTop w:val="0"/>
          <w:marBottom w:val="0"/>
          <w:divBdr>
            <w:top w:val="none" w:sz="0" w:space="0" w:color="auto"/>
            <w:left w:val="none" w:sz="0" w:space="0" w:color="auto"/>
            <w:bottom w:val="none" w:sz="0" w:space="0" w:color="auto"/>
            <w:right w:val="none" w:sz="0" w:space="0" w:color="auto"/>
          </w:divBdr>
          <w:divsChild>
            <w:div w:id="42946887">
              <w:marLeft w:val="0"/>
              <w:marRight w:val="0"/>
              <w:marTop w:val="0"/>
              <w:marBottom w:val="0"/>
              <w:divBdr>
                <w:top w:val="none" w:sz="0" w:space="0" w:color="auto"/>
                <w:left w:val="none" w:sz="0" w:space="0" w:color="auto"/>
                <w:bottom w:val="none" w:sz="0" w:space="0" w:color="auto"/>
                <w:right w:val="none" w:sz="0" w:space="0" w:color="auto"/>
              </w:divBdr>
            </w:div>
            <w:div w:id="76291593">
              <w:marLeft w:val="0"/>
              <w:marRight w:val="0"/>
              <w:marTop w:val="0"/>
              <w:marBottom w:val="0"/>
              <w:divBdr>
                <w:top w:val="none" w:sz="0" w:space="0" w:color="auto"/>
                <w:left w:val="none" w:sz="0" w:space="0" w:color="auto"/>
                <w:bottom w:val="none" w:sz="0" w:space="0" w:color="auto"/>
                <w:right w:val="none" w:sz="0" w:space="0" w:color="auto"/>
              </w:divBdr>
            </w:div>
            <w:div w:id="266233070">
              <w:marLeft w:val="0"/>
              <w:marRight w:val="0"/>
              <w:marTop w:val="0"/>
              <w:marBottom w:val="0"/>
              <w:divBdr>
                <w:top w:val="none" w:sz="0" w:space="0" w:color="auto"/>
                <w:left w:val="none" w:sz="0" w:space="0" w:color="auto"/>
                <w:bottom w:val="none" w:sz="0" w:space="0" w:color="auto"/>
                <w:right w:val="none" w:sz="0" w:space="0" w:color="auto"/>
              </w:divBdr>
            </w:div>
            <w:div w:id="792863212">
              <w:marLeft w:val="0"/>
              <w:marRight w:val="0"/>
              <w:marTop w:val="0"/>
              <w:marBottom w:val="0"/>
              <w:divBdr>
                <w:top w:val="none" w:sz="0" w:space="0" w:color="auto"/>
                <w:left w:val="none" w:sz="0" w:space="0" w:color="auto"/>
                <w:bottom w:val="none" w:sz="0" w:space="0" w:color="auto"/>
                <w:right w:val="none" w:sz="0" w:space="0" w:color="auto"/>
              </w:divBdr>
            </w:div>
            <w:div w:id="832794031">
              <w:marLeft w:val="0"/>
              <w:marRight w:val="0"/>
              <w:marTop w:val="0"/>
              <w:marBottom w:val="0"/>
              <w:divBdr>
                <w:top w:val="none" w:sz="0" w:space="0" w:color="auto"/>
                <w:left w:val="none" w:sz="0" w:space="0" w:color="auto"/>
                <w:bottom w:val="none" w:sz="0" w:space="0" w:color="auto"/>
                <w:right w:val="none" w:sz="0" w:space="0" w:color="auto"/>
              </w:divBdr>
            </w:div>
            <w:div w:id="866454859">
              <w:marLeft w:val="0"/>
              <w:marRight w:val="0"/>
              <w:marTop w:val="0"/>
              <w:marBottom w:val="0"/>
              <w:divBdr>
                <w:top w:val="none" w:sz="0" w:space="0" w:color="auto"/>
                <w:left w:val="none" w:sz="0" w:space="0" w:color="auto"/>
                <w:bottom w:val="none" w:sz="0" w:space="0" w:color="auto"/>
                <w:right w:val="none" w:sz="0" w:space="0" w:color="auto"/>
              </w:divBdr>
            </w:div>
            <w:div w:id="955210730">
              <w:marLeft w:val="0"/>
              <w:marRight w:val="0"/>
              <w:marTop w:val="0"/>
              <w:marBottom w:val="0"/>
              <w:divBdr>
                <w:top w:val="none" w:sz="0" w:space="0" w:color="auto"/>
                <w:left w:val="none" w:sz="0" w:space="0" w:color="auto"/>
                <w:bottom w:val="none" w:sz="0" w:space="0" w:color="auto"/>
                <w:right w:val="none" w:sz="0" w:space="0" w:color="auto"/>
              </w:divBdr>
            </w:div>
            <w:div w:id="1039628594">
              <w:marLeft w:val="0"/>
              <w:marRight w:val="0"/>
              <w:marTop w:val="0"/>
              <w:marBottom w:val="0"/>
              <w:divBdr>
                <w:top w:val="none" w:sz="0" w:space="0" w:color="auto"/>
                <w:left w:val="none" w:sz="0" w:space="0" w:color="auto"/>
                <w:bottom w:val="none" w:sz="0" w:space="0" w:color="auto"/>
                <w:right w:val="none" w:sz="0" w:space="0" w:color="auto"/>
              </w:divBdr>
            </w:div>
            <w:div w:id="1103643926">
              <w:marLeft w:val="0"/>
              <w:marRight w:val="0"/>
              <w:marTop w:val="0"/>
              <w:marBottom w:val="0"/>
              <w:divBdr>
                <w:top w:val="none" w:sz="0" w:space="0" w:color="auto"/>
                <w:left w:val="none" w:sz="0" w:space="0" w:color="auto"/>
                <w:bottom w:val="none" w:sz="0" w:space="0" w:color="auto"/>
                <w:right w:val="none" w:sz="0" w:space="0" w:color="auto"/>
              </w:divBdr>
            </w:div>
            <w:div w:id="1134568762">
              <w:marLeft w:val="0"/>
              <w:marRight w:val="0"/>
              <w:marTop w:val="0"/>
              <w:marBottom w:val="0"/>
              <w:divBdr>
                <w:top w:val="none" w:sz="0" w:space="0" w:color="auto"/>
                <w:left w:val="none" w:sz="0" w:space="0" w:color="auto"/>
                <w:bottom w:val="none" w:sz="0" w:space="0" w:color="auto"/>
                <w:right w:val="none" w:sz="0" w:space="0" w:color="auto"/>
              </w:divBdr>
            </w:div>
            <w:div w:id="1731032779">
              <w:marLeft w:val="0"/>
              <w:marRight w:val="0"/>
              <w:marTop w:val="0"/>
              <w:marBottom w:val="0"/>
              <w:divBdr>
                <w:top w:val="none" w:sz="0" w:space="0" w:color="auto"/>
                <w:left w:val="none" w:sz="0" w:space="0" w:color="auto"/>
                <w:bottom w:val="none" w:sz="0" w:space="0" w:color="auto"/>
                <w:right w:val="none" w:sz="0" w:space="0" w:color="auto"/>
              </w:divBdr>
            </w:div>
            <w:div w:id="1913154423">
              <w:marLeft w:val="0"/>
              <w:marRight w:val="0"/>
              <w:marTop w:val="0"/>
              <w:marBottom w:val="0"/>
              <w:divBdr>
                <w:top w:val="none" w:sz="0" w:space="0" w:color="auto"/>
                <w:left w:val="none" w:sz="0" w:space="0" w:color="auto"/>
                <w:bottom w:val="none" w:sz="0" w:space="0" w:color="auto"/>
                <w:right w:val="none" w:sz="0" w:space="0" w:color="auto"/>
              </w:divBdr>
            </w:div>
            <w:div w:id="2130271348">
              <w:marLeft w:val="0"/>
              <w:marRight w:val="0"/>
              <w:marTop w:val="0"/>
              <w:marBottom w:val="0"/>
              <w:divBdr>
                <w:top w:val="none" w:sz="0" w:space="0" w:color="auto"/>
                <w:left w:val="none" w:sz="0" w:space="0" w:color="auto"/>
                <w:bottom w:val="none" w:sz="0" w:space="0" w:color="auto"/>
                <w:right w:val="none" w:sz="0" w:space="0" w:color="auto"/>
              </w:divBdr>
            </w:div>
          </w:divsChild>
        </w:div>
        <w:div w:id="1337877418">
          <w:marLeft w:val="0"/>
          <w:marRight w:val="0"/>
          <w:marTop w:val="0"/>
          <w:marBottom w:val="0"/>
          <w:divBdr>
            <w:top w:val="none" w:sz="0" w:space="0" w:color="auto"/>
            <w:left w:val="none" w:sz="0" w:space="0" w:color="auto"/>
            <w:bottom w:val="none" w:sz="0" w:space="0" w:color="auto"/>
            <w:right w:val="none" w:sz="0" w:space="0" w:color="auto"/>
          </w:divBdr>
          <w:divsChild>
            <w:div w:id="74665884">
              <w:marLeft w:val="0"/>
              <w:marRight w:val="0"/>
              <w:marTop w:val="0"/>
              <w:marBottom w:val="0"/>
              <w:divBdr>
                <w:top w:val="none" w:sz="0" w:space="0" w:color="auto"/>
                <w:left w:val="none" w:sz="0" w:space="0" w:color="auto"/>
                <w:bottom w:val="none" w:sz="0" w:space="0" w:color="auto"/>
                <w:right w:val="none" w:sz="0" w:space="0" w:color="auto"/>
              </w:divBdr>
            </w:div>
          </w:divsChild>
        </w:div>
        <w:div w:id="1337882229">
          <w:marLeft w:val="0"/>
          <w:marRight w:val="0"/>
          <w:marTop w:val="0"/>
          <w:marBottom w:val="0"/>
          <w:divBdr>
            <w:top w:val="none" w:sz="0" w:space="0" w:color="auto"/>
            <w:left w:val="none" w:sz="0" w:space="0" w:color="auto"/>
            <w:bottom w:val="none" w:sz="0" w:space="0" w:color="auto"/>
            <w:right w:val="none" w:sz="0" w:space="0" w:color="auto"/>
          </w:divBdr>
          <w:divsChild>
            <w:div w:id="268238897">
              <w:marLeft w:val="0"/>
              <w:marRight w:val="0"/>
              <w:marTop w:val="0"/>
              <w:marBottom w:val="0"/>
              <w:divBdr>
                <w:top w:val="none" w:sz="0" w:space="0" w:color="auto"/>
                <w:left w:val="none" w:sz="0" w:space="0" w:color="auto"/>
                <w:bottom w:val="none" w:sz="0" w:space="0" w:color="auto"/>
                <w:right w:val="none" w:sz="0" w:space="0" w:color="auto"/>
              </w:divBdr>
            </w:div>
            <w:div w:id="468208135">
              <w:marLeft w:val="0"/>
              <w:marRight w:val="0"/>
              <w:marTop w:val="0"/>
              <w:marBottom w:val="0"/>
              <w:divBdr>
                <w:top w:val="none" w:sz="0" w:space="0" w:color="auto"/>
                <w:left w:val="none" w:sz="0" w:space="0" w:color="auto"/>
                <w:bottom w:val="none" w:sz="0" w:space="0" w:color="auto"/>
                <w:right w:val="none" w:sz="0" w:space="0" w:color="auto"/>
              </w:divBdr>
            </w:div>
            <w:div w:id="582376960">
              <w:marLeft w:val="0"/>
              <w:marRight w:val="0"/>
              <w:marTop w:val="0"/>
              <w:marBottom w:val="0"/>
              <w:divBdr>
                <w:top w:val="none" w:sz="0" w:space="0" w:color="auto"/>
                <w:left w:val="none" w:sz="0" w:space="0" w:color="auto"/>
                <w:bottom w:val="none" w:sz="0" w:space="0" w:color="auto"/>
                <w:right w:val="none" w:sz="0" w:space="0" w:color="auto"/>
              </w:divBdr>
            </w:div>
            <w:div w:id="817578711">
              <w:marLeft w:val="0"/>
              <w:marRight w:val="0"/>
              <w:marTop w:val="0"/>
              <w:marBottom w:val="0"/>
              <w:divBdr>
                <w:top w:val="none" w:sz="0" w:space="0" w:color="auto"/>
                <w:left w:val="none" w:sz="0" w:space="0" w:color="auto"/>
                <w:bottom w:val="none" w:sz="0" w:space="0" w:color="auto"/>
                <w:right w:val="none" w:sz="0" w:space="0" w:color="auto"/>
              </w:divBdr>
            </w:div>
            <w:div w:id="958490323">
              <w:marLeft w:val="0"/>
              <w:marRight w:val="0"/>
              <w:marTop w:val="0"/>
              <w:marBottom w:val="0"/>
              <w:divBdr>
                <w:top w:val="none" w:sz="0" w:space="0" w:color="auto"/>
                <w:left w:val="none" w:sz="0" w:space="0" w:color="auto"/>
                <w:bottom w:val="none" w:sz="0" w:space="0" w:color="auto"/>
                <w:right w:val="none" w:sz="0" w:space="0" w:color="auto"/>
              </w:divBdr>
            </w:div>
            <w:div w:id="1131437979">
              <w:marLeft w:val="0"/>
              <w:marRight w:val="0"/>
              <w:marTop w:val="0"/>
              <w:marBottom w:val="0"/>
              <w:divBdr>
                <w:top w:val="none" w:sz="0" w:space="0" w:color="auto"/>
                <w:left w:val="none" w:sz="0" w:space="0" w:color="auto"/>
                <w:bottom w:val="none" w:sz="0" w:space="0" w:color="auto"/>
                <w:right w:val="none" w:sz="0" w:space="0" w:color="auto"/>
              </w:divBdr>
            </w:div>
            <w:div w:id="1148983848">
              <w:marLeft w:val="0"/>
              <w:marRight w:val="0"/>
              <w:marTop w:val="0"/>
              <w:marBottom w:val="0"/>
              <w:divBdr>
                <w:top w:val="none" w:sz="0" w:space="0" w:color="auto"/>
                <w:left w:val="none" w:sz="0" w:space="0" w:color="auto"/>
                <w:bottom w:val="none" w:sz="0" w:space="0" w:color="auto"/>
                <w:right w:val="none" w:sz="0" w:space="0" w:color="auto"/>
              </w:divBdr>
            </w:div>
            <w:div w:id="1210335458">
              <w:marLeft w:val="0"/>
              <w:marRight w:val="0"/>
              <w:marTop w:val="0"/>
              <w:marBottom w:val="0"/>
              <w:divBdr>
                <w:top w:val="none" w:sz="0" w:space="0" w:color="auto"/>
                <w:left w:val="none" w:sz="0" w:space="0" w:color="auto"/>
                <w:bottom w:val="none" w:sz="0" w:space="0" w:color="auto"/>
                <w:right w:val="none" w:sz="0" w:space="0" w:color="auto"/>
              </w:divBdr>
            </w:div>
            <w:div w:id="1224295711">
              <w:marLeft w:val="0"/>
              <w:marRight w:val="0"/>
              <w:marTop w:val="0"/>
              <w:marBottom w:val="0"/>
              <w:divBdr>
                <w:top w:val="none" w:sz="0" w:space="0" w:color="auto"/>
                <w:left w:val="none" w:sz="0" w:space="0" w:color="auto"/>
                <w:bottom w:val="none" w:sz="0" w:space="0" w:color="auto"/>
                <w:right w:val="none" w:sz="0" w:space="0" w:color="auto"/>
              </w:divBdr>
            </w:div>
            <w:div w:id="1302925686">
              <w:marLeft w:val="0"/>
              <w:marRight w:val="0"/>
              <w:marTop w:val="0"/>
              <w:marBottom w:val="0"/>
              <w:divBdr>
                <w:top w:val="none" w:sz="0" w:space="0" w:color="auto"/>
                <w:left w:val="none" w:sz="0" w:space="0" w:color="auto"/>
                <w:bottom w:val="none" w:sz="0" w:space="0" w:color="auto"/>
                <w:right w:val="none" w:sz="0" w:space="0" w:color="auto"/>
              </w:divBdr>
            </w:div>
            <w:div w:id="1410694578">
              <w:marLeft w:val="0"/>
              <w:marRight w:val="0"/>
              <w:marTop w:val="0"/>
              <w:marBottom w:val="0"/>
              <w:divBdr>
                <w:top w:val="none" w:sz="0" w:space="0" w:color="auto"/>
                <w:left w:val="none" w:sz="0" w:space="0" w:color="auto"/>
                <w:bottom w:val="none" w:sz="0" w:space="0" w:color="auto"/>
                <w:right w:val="none" w:sz="0" w:space="0" w:color="auto"/>
              </w:divBdr>
            </w:div>
            <w:div w:id="1444419126">
              <w:marLeft w:val="0"/>
              <w:marRight w:val="0"/>
              <w:marTop w:val="0"/>
              <w:marBottom w:val="0"/>
              <w:divBdr>
                <w:top w:val="none" w:sz="0" w:space="0" w:color="auto"/>
                <w:left w:val="none" w:sz="0" w:space="0" w:color="auto"/>
                <w:bottom w:val="none" w:sz="0" w:space="0" w:color="auto"/>
                <w:right w:val="none" w:sz="0" w:space="0" w:color="auto"/>
              </w:divBdr>
            </w:div>
            <w:div w:id="1448307601">
              <w:marLeft w:val="0"/>
              <w:marRight w:val="0"/>
              <w:marTop w:val="0"/>
              <w:marBottom w:val="0"/>
              <w:divBdr>
                <w:top w:val="none" w:sz="0" w:space="0" w:color="auto"/>
                <w:left w:val="none" w:sz="0" w:space="0" w:color="auto"/>
                <w:bottom w:val="none" w:sz="0" w:space="0" w:color="auto"/>
                <w:right w:val="none" w:sz="0" w:space="0" w:color="auto"/>
              </w:divBdr>
            </w:div>
            <w:div w:id="1478691704">
              <w:marLeft w:val="0"/>
              <w:marRight w:val="0"/>
              <w:marTop w:val="0"/>
              <w:marBottom w:val="0"/>
              <w:divBdr>
                <w:top w:val="none" w:sz="0" w:space="0" w:color="auto"/>
                <w:left w:val="none" w:sz="0" w:space="0" w:color="auto"/>
                <w:bottom w:val="none" w:sz="0" w:space="0" w:color="auto"/>
                <w:right w:val="none" w:sz="0" w:space="0" w:color="auto"/>
              </w:divBdr>
            </w:div>
            <w:div w:id="1676029410">
              <w:marLeft w:val="0"/>
              <w:marRight w:val="0"/>
              <w:marTop w:val="0"/>
              <w:marBottom w:val="0"/>
              <w:divBdr>
                <w:top w:val="none" w:sz="0" w:space="0" w:color="auto"/>
                <w:left w:val="none" w:sz="0" w:space="0" w:color="auto"/>
                <w:bottom w:val="none" w:sz="0" w:space="0" w:color="auto"/>
                <w:right w:val="none" w:sz="0" w:space="0" w:color="auto"/>
              </w:divBdr>
            </w:div>
            <w:div w:id="1835954337">
              <w:marLeft w:val="0"/>
              <w:marRight w:val="0"/>
              <w:marTop w:val="0"/>
              <w:marBottom w:val="0"/>
              <w:divBdr>
                <w:top w:val="none" w:sz="0" w:space="0" w:color="auto"/>
                <w:left w:val="none" w:sz="0" w:space="0" w:color="auto"/>
                <w:bottom w:val="none" w:sz="0" w:space="0" w:color="auto"/>
                <w:right w:val="none" w:sz="0" w:space="0" w:color="auto"/>
              </w:divBdr>
            </w:div>
            <w:div w:id="2133745906">
              <w:marLeft w:val="0"/>
              <w:marRight w:val="0"/>
              <w:marTop w:val="0"/>
              <w:marBottom w:val="0"/>
              <w:divBdr>
                <w:top w:val="none" w:sz="0" w:space="0" w:color="auto"/>
                <w:left w:val="none" w:sz="0" w:space="0" w:color="auto"/>
                <w:bottom w:val="none" w:sz="0" w:space="0" w:color="auto"/>
                <w:right w:val="none" w:sz="0" w:space="0" w:color="auto"/>
              </w:divBdr>
            </w:div>
          </w:divsChild>
        </w:div>
        <w:div w:id="1727294179">
          <w:marLeft w:val="0"/>
          <w:marRight w:val="0"/>
          <w:marTop w:val="0"/>
          <w:marBottom w:val="0"/>
          <w:divBdr>
            <w:top w:val="none" w:sz="0" w:space="0" w:color="auto"/>
            <w:left w:val="none" w:sz="0" w:space="0" w:color="auto"/>
            <w:bottom w:val="none" w:sz="0" w:space="0" w:color="auto"/>
            <w:right w:val="none" w:sz="0" w:space="0" w:color="auto"/>
          </w:divBdr>
          <w:divsChild>
            <w:div w:id="24256705">
              <w:marLeft w:val="0"/>
              <w:marRight w:val="0"/>
              <w:marTop w:val="0"/>
              <w:marBottom w:val="0"/>
              <w:divBdr>
                <w:top w:val="none" w:sz="0" w:space="0" w:color="auto"/>
                <w:left w:val="none" w:sz="0" w:space="0" w:color="auto"/>
                <w:bottom w:val="none" w:sz="0" w:space="0" w:color="auto"/>
                <w:right w:val="none" w:sz="0" w:space="0" w:color="auto"/>
              </w:divBdr>
            </w:div>
            <w:div w:id="46072602">
              <w:marLeft w:val="0"/>
              <w:marRight w:val="0"/>
              <w:marTop w:val="0"/>
              <w:marBottom w:val="0"/>
              <w:divBdr>
                <w:top w:val="none" w:sz="0" w:space="0" w:color="auto"/>
                <w:left w:val="none" w:sz="0" w:space="0" w:color="auto"/>
                <w:bottom w:val="none" w:sz="0" w:space="0" w:color="auto"/>
                <w:right w:val="none" w:sz="0" w:space="0" w:color="auto"/>
              </w:divBdr>
            </w:div>
            <w:div w:id="66656996">
              <w:marLeft w:val="0"/>
              <w:marRight w:val="0"/>
              <w:marTop w:val="0"/>
              <w:marBottom w:val="0"/>
              <w:divBdr>
                <w:top w:val="none" w:sz="0" w:space="0" w:color="auto"/>
                <w:left w:val="none" w:sz="0" w:space="0" w:color="auto"/>
                <w:bottom w:val="none" w:sz="0" w:space="0" w:color="auto"/>
                <w:right w:val="none" w:sz="0" w:space="0" w:color="auto"/>
              </w:divBdr>
            </w:div>
            <w:div w:id="67773262">
              <w:marLeft w:val="0"/>
              <w:marRight w:val="0"/>
              <w:marTop w:val="0"/>
              <w:marBottom w:val="0"/>
              <w:divBdr>
                <w:top w:val="none" w:sz="0" w:space="0" w:color="auto"/>
                <w:left w:val="none" w:sz="0" w:space="0" w:color="auto"/>
                <w:bottom w:val="none" w:sz="0" w:space="0" w:color="auto"/>
                <w:right w:val="none" w:sz="0" w:space="0" w:color="auto"/>
              </w:divBdr>
            </w:div>
            <w:div w:id="125851782">
              <w:marLeft w:val="0"/>
              <w:marRight w:val="0"/>
              <w:marTop w:val="0"/>
              <w:marBottom w:val="0"/>
              <w:divBdr>
                <w:top w:val="none" w:sz="0" w:space="0" w:color="auto"/>
                <w:left w:val="none" w:sz="0" w:space="0" w:color="auto"/>
                <w:bottom w:val="none" w:sz="0" w:space="0" w:color="auto"/>
                <w:right w:val="none" w:sz="0" w:space="0" w:color="auto"/>
              </w:divBdr>
            </w:div>
            <w:div w:id="270356085">
              <w:marLeft w:val="0"/>
              <w:marRight w:val="0"/>
              <w:marTop w:val="0"/>
              <w:marBottom w:val="0"/>
              <w:divBdr>
                <w:top w:val="none" w:sz="0" w:space="0" w:color="auto"/>
                <w:left w:val="none" w:sz="0" w:space="0" w:color="auto"/>
                <w:bottom w:val="none" w:sz="0" w:space="0" w:color="auto"/>
                <w:right w:val="none" w:sz="0" w:space="0" w:color="auto"/>
              </w:divBdr>
            </w:div>
            <w:div w:id="285699858">
              <w:marLeft w:val="0"/>
              <w:marRight w:val="0"/>
              <w:marTop w:val="0"/>
              <w:marBottom w:val="0"/>
              <w:divBdr>
                <w:top w:val="none" w:sz="0" w:space="0" w:color="auto"/>
                <w:left w:val="none" w:sz="0" w:space="0" w:color="auto"/>
                <w:bottom w:val="none" w:sz="0" w:space="0" w:color="auto"/>
                <w:right w:val="none" w:sz="0" w:space="0" w:color="auto"/>
              </w:divBdr>
            </w:div>
            <w:div w:id="295068624">
              <w:marLeft w:val="0"/>
              <w:marRight w:val="0"/>
              <w:marTop w:val="0"/>
              <w:marBottom w:val="0"/>
              <w:divBdr>
                <w:top w:val="none" w:sz="0" w:space="0" w:color="auto"/>
                <w:left w:val="none" w:sz="0" w:space="0" w:color="auto"/>
                <w:bottom w:val="none" w:sz="0" w:space="0" w:color="auto"/>
                <w:right w:val="none" w:sz="0" w:space="0" w:color="auto"/>
              </w:divBdr>
            </w:div>
            <w:div w:id="556553447">
              <w:marLeft w:val="0"/>
              <w:marRight w:val="0"/>
              <w:marTop w:val="0"/>
              <w:marBottom w:val="0"/>
              <w:divBdr>
                <w:top w:val="none" w:sz="0" w:space="0" w:color="auto"/>
                <w:left w:val="none" w:sz="0" w:space="0" w:color="auto"/>
                <w:bottom w:val="none" w:sz="0" w:space="0" w:color="auto"/>
                <w:right w:val="none" w:sz="0" w:space="0" w:color="auto"/>
              </w:divBdr>
            </w:div>
            <w:div w:id="632099837">
              <w:marLeft w:val="0"/>
              <w:marRight w:val="0"/>
              <w:marTop w:val="0"/>
              <w:marBottom w:val="0"/>
              <w:divBdr>
                <w:top w:val="none" w:sz="0" w:space="0" w:color="auto"/>
                <w:left w:val="none" w:sz="0" w:space="0" w:color="auto"/>
                <w:bottom w:val="none" w:sz="0" w:space="0" w:color="auto"/>
                <w:right w:val="none" w:sz="0" w:space="0" w:color="auto"/>
              </w:divBdr>
            </w:div>
            <w:div w:id="654525684">
              <w:marLeft w:val="0"/>
              <w:marRight w:val="0"/>
              <w:marTop w:val="0"/>
              <w:marBottom w:val="0"/>
              <w:divBdr>
                <w:top w:val="none" w:sz="0" w:space="0" w:color="auto"/>
                <w:left w:val="none" w:sz="0" w:space="0" w:color="auto"/>
                <w:bottom w:val="none" w:sz="0" w:space="0" w:color="auto"/>
                <w:right w:val="none" w:sz="0" w:space="0" w:color="auto"/>
              </w:divBdr>
            </w:div>
            <w:div w:id="666598889">
              <w:marLeft w:val="0"/>
              <w:marRight w:val="0"/>
              <w:marTop w:val="0"/>
              <w:marBottom w:val="0"/>
              <w:divBdr>
                <w:top w:val="none" w:sz="0" w:space="0" w:color="auto"/>
                <w:left w:val="none" w:sz="0" w:space="0" w:color="auto"/>
                <w:bottom w:val="none" w:sz="0" w:space="0" w:color="auto"/>
                <w:right w:val="none" w:sz="0" w:space="0" w:color="auto"/>
              </w:divBdr>
            </w:div>
            <w:div w:id="707491125">
              <w:marLeft w:val="0"/>
              <w:marRight w:val="0"/>
              <w:marTop w:val="0"/>
              <w:marBottom w:val="0"/>
              <w:divBdr>
                <w:top w:val="none" w:sz="0" w:space="0" w:color="auto"/>
                <w:left w:val="none" w:sz="0" w:space="0" w:color="auto"/>
                <w:bottom w:val="none" w:sz="0" w:space="0" w:color="auto"/>
                <w:right w:val="none" w:sz="0" w:space="0" w:color="auto"/>
              </w:divBdr>
            </w:div>
            <w:div w:id="734670368">
              <w:marLeft w:val="0"/>
              <w:marRight w:val="0"/>
              <w:marTop w:val="0"/>
              <w:marBottom w:val="0"/>
              <w:divBdr>
                <w:top w:val="none" w:sz="0" w:space="0" w:color="auto"/>
                <w:left w:val="none" w:sz="0" w:space="0" w:color="auto"/>
                <w:bottom w:val="none" w:sz="0" w:space="0" w:color="auto"/>
                <w:right w:val="none" w:sz="0" w:space="0" w:color="auto"/>
              </w:divBdr>
            </w:div>
            <w:div w:id="745689340">
              <w:marLeft w:val="0"/>
              <w:marRight w:val="0"/>
              <w:marTop w:val="0"/>
              <w:marBottom w:val="0"/>
              <w:divBdr>
                <w:top w:val="none" w:sz="0" w:space="0" w:color="auto"/>
                <w:left w:val="none" w:sz="0" w:space="0" w:color="auto"/>
                <w:bottom w:val="none" w:sz="0" w:space="0" w:color="auto"/>
                <w:right w:val="none" w:sz="0" w:space="0" w:color="auto"/>
              </w:divBdr>
            </w:div>
            <w:div w:id="770858531">
              <w:marLeft w:val="0"/>
              <w:marRight w:val="0"/>
              <w:marTop w:val="0"/>
              <w:marBottom w:val="0"/>
              <w:divBdr>
                <w:top w:val="none" w:sz="0" w:space="0" w:color="auto"/>
                <w:left w:val="none" w:sz="0" w:space="0" w:color="auto"/>
                <w:bottom w:val="none" w:sz="0" w:space="0" w:color="auto"/>
                <w:right w:val="none" w:sz="0" w:space="0" w:color="auto"/>
              </w:divBdr>
            </w:div>
            <w:div w:id="773211480">
              <w:marLeft w:val="0"/>
              <w:marRight w:val="0"/>
              <w:marTop w:val="0"/>
              <w:marBottom w:val="0"/>
              <w:divBdr>
                <w:top w:val="none" w:sz="0" w:space="0" w:color="auto"/>
                <w:left w:val="none" w:sz="0" w:space="0" w:color="auto"/>
                <w:bottom w:val="none" w:sz="0" w:space="0" w:color="auto"/>
                <w:right w:val="none" w:sz="0" w:space="0" w:color="auto"/>
              </w:divBdr>
            </w:div>
            <w:div w:id="788087631">
              <w:marLeft w:val="0"/>
              <w:marRight w:val="0"/>
              <w:marTop w:val="0"/>
              <w:marBottom w:val="0"/>
              <w:divBdr>
                <w:top w:val="none" w:sz="0" w:space="0" w:color="auto"/>
                <w:left w:val="none" w:sz="0" w:space="0" w:color="auto"/>
                <w:bottom w:val="none" w:sz="0" w:space="0" w:color="auto"/>
                <w:right w:val="none" w:sz="0" w:space="0" w:color="auto"/>
              </w:divBdr>
            </w:div>
            <w:div w:id="789277712">
              <w:marLeft w:val="0"/>
              <w:marRight w:val="0"/>
              <w:marTop w:val="0"/>
              <w:marBottom w:val="0"/>
              <w:divBdr>
                <w:top w:val="none" w:sz="0" w:space="0" w:color="auto"/>
                <w:left w:val="none" w:sz="0" w:space="0" w:color="auto"/>
                <w:bottom w:val="none" w:sz="0" w:space="0" w:color="auto"/>
                <w:right w:val="none" w:sz="0" w:space="0" w:color="auto"/>
              </w:divBdr>
            </w:div>
            <w:div w:id="813595685">
              <w:marLeft w:val="0"/>
              <w:marRight w:val="0"/>
              <w:marTop w:val="0"/>
              <w:marBottom w:val="0"/>
              <w:divBdr>
                <w:top w:val="none" w:sz="0" w:space="0" w:color="auto"/>
                <w:left w:val="none" w:sz="0" w:space="0" w:color="auto"/>
                <w:bottom w:val="none" w:sz="0" w:space="0" w:color="auto"/>
                <w:right w:val="none" w:sz="0" w:space="0" w:color="auto"/>
              </w:divBdr>
            </w:div>
            <w:div w:id="818764076">
              <w:marLeft w:val="0"/>
              <w:marRight w:val="0"/>
              <w:marTop w:val="0"/>
              <w:marBottom w:val="0"/>
              <w:divBdr>
                <w:top w:val="none" w:sz="0" w:space="0" w:color="auto"/>
                <w:left w:val="none" w:sz="0" w:space="0" w:color="auto"/>
                <w:bottom w:val="none" w:sz="0" w:space="0" w:color="auto"/>
                <w:right w:val="none" w:sz="0" w:space="0" w:color="auto"/>
              </w:divBdr>
            </w:div>
            <w:div w:id="864634168">
              <w:marLeft w:val="0"/>
              <w:marRight w:val="0"/>
              <w:marTop w:val="0"/>
              <w:marBottom w:val="0"/>
              <w:divBdr>
                <w:top w:val="none" w:sz="0" w:space="0" w:color="auto"/>
                <w:left w:val="none" w:sz="0" w:space="0" w:color="auto"/>
                <w:bottom w:val="none" w:sz="0" w:space="0" w:color="auto"/>
                <w:right w:val="none" w:sz="0" w:space="0" w:color="auto"/>
              </w:divBdr>
            </w:div>
            <w:div w:id="915893033">
              <w:marLeft w:val="0"/>
              <w:marRight w:val="0"/>
              <w:marTop w:val="0"/>
              <w:marBottom w:val="0"/>
              <w:divBdr>
                <w:top w:val="none" w:sz="0" w:space="0" w:color="auto"/>
                <w:left w:val="none" w:sz="0" w:space="0" w:color="auto"/>
                <w:bottom w:val="none" w:sz="0" w:space="0" w:color="auto"/>
                <w:right w:val="none" w:sz="0" w:space="0" w:color="auto"/>
              </w:divBdr>
            </w:div>
            <w:div w:id="916478784">
              <w:marLeft w:val="0"/>
              <w:marRight w:val="0"/>
              <w:marTop w:val="0"/>
              <w:marBottom w:val="0"/>
              <w:divBdr>
                <w:top w:val="none" w:sz="0" w:space="0" w:color="auto"/>
                <w:left w:val="none" w:sz="0" w:space="0" w:color="auto"/>
                <w:bottom w:val="none" w:sz="0" w:space="0" w:color="auto"/>
                <w:right w:val="none" w:sz="0" w:space="0" w:color="auto"/>
              </w:divBdr>
            </w:div>
            <w:div w:id="945498653">
              <w:marLeft w:val="0"/>
              <w:marRight w:val="0"/>
              <w:marTop w:val="0"/>
              <w:marBottom w:val="0"/>
              <w:divBdr>
                <w:top w:val="none" w:sz="0" w:space="0" w:color="auto"/>
                <w:left w:val="none" w:sz="0" w:space="0" w:color="auto"/>
                <w:bottom w:val="none" w:sz="0" w:space="0" w:color="auto"/>
                <w:right w:val="none" w:sz="0" w:space="0" w:color="auto"/>
              </w:divBdr>
            </w:div>
            <w:div w:id="945650998">
              <w:marLeft w:val="0"/>
              <w:marRight w:val="0"/>
              <w:marTop w:val="0"/>
              <w:marBottom w:val="0"/>
              <w:divBdr>
                <w:top w:val="none" w:sz="0" w:space="0" w:color="auto"/>
                <w:left w:val="none" w:sz="0" w:space="0" w:color="auto"/>
                <w:bottom w:val="none" w:sz="0" w:space="0" w:color="auto"/>
                <w:right w:val="none" w:sz="0" w:space="0" w:color="auto"/>
              </w:divBdr>
            </w:div>
            <w:div w:id="959729175">
              <w:marLeft w:val="0"/>
              <w:marRight w:val="0"/>
              <w:marTop w:val="0"/>
              <w:marBottom w:val="0"/>
              <w:divBdr>
                <w:top w:val="none" w:sz="0" w:space="0" w:color="auto"/>
                <w:left w:val="none" w:sz="0" w:space="0" w:color="auto"/>
                <w:bottom w:val="none" w:sz="0" w:space="0" w:color="auto"/>
                <w:right w:val="none" w:sz="0" w:space="0" w:color="auto"/>
              </w:divBdr>
            </w:div>
            <w:div w:id="1013260154">
              <w:marLeft w:val="0"/>
              <w:marRight w:val="0"/>
              <w:marTop w:val="0"/>
              <w:marBottom w:val="0"/>
              <w:divBdr>
                <w:top w:val="none" w:sz="0" w:space="0" w:color="auto"/>
                <w:left w:val="none" w:sz="0" w:space="0" w:color="auto"/>
                <w:bottom w:val="none" w:sz="0" w:space="0" w:color="auto"/>
                <w:right w:val="none" w:sz="0" w:space="0" w:color="auto"/>
              </w:divBdr>
            </w:div>
            <w:div w:id="1091849605">
              <w:marLeft w:val="0"/>
              <w:marRight w:val="0"/>
              <w:marTop w:val="0"/>
              <w:marBottom w:val="0"/>
              <w:divBdr>
                <w:top w:val="none" w:sz="0" w:space="0" w:color="auto"/>
                <w:left w:val="none" w:sz="0" w:space="0" w:color="auto"/>
                <w:bottom w:val="none" w:sz="0" w:space="0" w:color="auto"/>
                <w:right w:val="none" w:sz="0" w:space="0" w:color="auto"/>
              </w:divBdr>
            </w:div>
            <w:div w:id="1313216128">
              <w:marLeft w:val="0"/>
              <w:marRight w:val="0"/>
              <w:marTop w:val="0"/>
              <w:marBottom w:val="0"/>
              <w:divBdr>
                <w:top w:val="none" w:sz="0" w:space="0" w:color="auto"/>
                <w:left w:val="none" w:sz="0" w:space="0" w:color="auto"/>
                <w:bottom w:val="none" w:sz="0" w:space="0" w:color="auto"/>
                <w:right w:val="none" w:sz="0" w:space="0" w:color="auto"/>
              </w:divBdr>
            </w:div>
            <w:div w:id="1372076190">
              <w:marLeft w:val="0"/>
              <w:marRight w:val="0"/>
              <w:marTop w:val="0"/>
              <w:marBottom w:val="0"/>
              <w:divBdr>
                <w:top w:val="none" w:sz="0" w:space="0" w:color="auto"/>
                <w:left w:val="none" w:sz="0" w:space="0" w:color="auto"/>
                <w:bottom w:val="none" w:sz="0" w:space="0" w:color="auto"/>
                <w:right w:val="none" w:sz="0" w:space="0" w:color="auto"/>
              </w:divBdr>
            </w:div>
            <w:div w:id="1374843862">
              <w:marLeft w:val="0"/>
              <w:marRight w:val="0"/>
              <w:marTop w:val="0"/>
              <w:marBottom w:val="0"/>
              <w:divBdr>
                <w:top w:val="none" w:sz="0" w:space="0" w:color="auto"/>
                <w:left w:val="none" w:sz="0" w:space="0" w:color="auto"/>
                <w:bottom w:val="none" w:sz="0" w:space="0" w:color="auto"/>
                <w:right w:val="none" w:sz="0" w:space="0" w:color="auto"/>
              </w:divBdr>
            </w:div>
            <w:div w:id="1385059168">
              <w:marLeft w:val="0"/>
              <w:marRight w:val="0"/>
              <w:marTop w:val="0"/>
              <w:marBottom w:val="0"/>
              <w:divBdr>
                <w:top w:val="none" w:sz="0" w:space="0" w:color="auto"/>
                <w:left w:val="none" w:sz="0" w:space="0" w:color="auto"/>
                <w:bottom w:val="none" w:sz="0" w:space="0" w:color="auto"/>
                <w:right w:val="none" w:sz="0" w:space="0" w:color="auto"/>
              </w:divBdr>
            </w:div>
            <w:div w:id="1535076497">
              <w:marLeft w:val="0"/>
              <w:marRight w:val="0"/>
              <w:marTop w:val="0"/>
              <w:marBottom w:val="0"/>
              <w:divBdr>
                <w:top w:val="none" w:sz="0" w:space="0" w:color="auto"/>
                <w:left w:val="none" w:sz="0" w:space="0" w:color="auto"/>
                <w:bottom w:val="none" w:sz="0" w:space="0" w:color="auto"/>
                <w:right w:val="none" w:sz="0" w:space="0" w:color="auto"/>
              </w:divBdr>
            </w:div>
            <w:div w:id="1647510750">
              <w:marLeft w:val="0"/>
              <w:marRight w:val="0"/>
              <w:marTop w:val="0"/>
              <w:marBottom w:val="0"/>
              <w:divBdr>
                <w:top w:val="none" w:sz="0" w:space="0" w:color="auto"/>
                <w:left w:val="none" w:sz="0" w:space="0" w:color="auto"/>
                <w:bottom w:val="none" w:sz="0" w:space="0" w:color="auto"/>
                <w:right w:val="none" w:sz="0" w:space="0" w:color="auto"/>
              </w:divBdr>
            </w:div>
            <w:div w:id="1647934001">
              <w:marLeft w:val="0"/>
              <w:marRight w:val="0"/>
              <w:marTop w:val="0"/>
              <w:marBottom w:val="0"/>
              <w:divBdr>
                <w:top w:val="none" w:sz="0" w:space="0" w:color="auto"/>
                <w:left w:val="none" w:sz="0" w:space="0" w:color="auto"/>
                <w:bottom w:val="none" w:sz="0" w:space="0" w:color="auto"/>
                <w:right w:val="none" w:sz="0" w:space="0" w:color="auto"/>
              </w:divBdr>
            </w:div>
            <w:div w:id="1759792158">
              <w:marLeft w:val="0"/>
              <w:marRight w:val="0"/>
              <w:marTop w:val="0"/>
              <w:marBottom w:val="0"/>
              <w:divBdr>
                <w:top w:val="none" w:sz="0" w:space="0" w:color="auto"/>
                <w:left w:val="none" w:sz="0" w:space="0" w:color="auto"/>
                <w:bottom w:val="none" w:sz="0" w:space="0" w:color="auto"/>
                <w:right w:val="none" w:sz="0" w:space="0" w:color="auto"/>
              </w:divBdr>
            </w:div>
            <w:div w:id="1791705229">
              <w:marLeft w:val="0"/>
              <w:marRight w:val="0"/>
              <w:marTop w:val="0"/>
              <w:marBottom w:val="0"/>
              <w:divBdr>
                <w:top w:val="none" w:sz="0" w:space="0" w:color="auto"/>
                <w:left w:val="none" w:sz="0" w:space="0" w:color="auto"/>
                <w:bottom w:val="none" w:sz="0" w:space="0" w:color="auto"/>
                <w:right w:val="none" w:sz="0" w:space="0" w:color="auto"/>
              </w:divBdr>
            </w:div>
            <w:div w:id="1827234651">
              <w:marLeft w:val="0"/>
              <w:marRight w:val="0"/>
              <w:marTop w:val="0"/>
              <w:marBottom w:val="0"/>
              <w:divBdr>
                <w:top w:val="none" w:sz="0" w:space="0" w:color="auto"/>
                <w:left w:val="none" w:sz="0" w:space="0" w:color="auto"/>
                <w:bottom w:val="none" w:sz="0" w:space="0" w:color="auto"/>
                <w:right w:val="none" w:sz="0" w:space="0" w:color="auto"/>
              </w:divBdr>
            </w:div>
            <w:div w:id="1956521140">
              <w:marLeft w:val="0"/>
              <w:marRight w:val="0"/>
              <w:marTop w:val="0"/>
              <w:marBottom w:val="0"/>
              <w:divBdr>
                <w:top w:val="none" w:sz="0" w:space="0" w:color="auto"/>
                <w:left w:val="none" w:sz="0" w:space="0" w:color="auto"/>
                <w:bottom w:val="none" w:sz="0" w:space="0" w:color="auto"/>
                <w:right w:val="none" w:sz="0" w:space="0" w:color="auto"/>
              </w:divBdr>
            </w:div>
            <w:div w:id="1968779272">
              <w:marLeft w:val="0"/>
              <w:marRight w:val="0"/>
              <w:marTop w:val="0"/>
              <w:marBottom w:val="0"/>
              <w:divBdr>
                <w:top w:val="none" w:sz="0" w:space="0" w:color="auto"/>
                <w:left w:val="none" w:sz="0" w:space="0" w:color="auto"/>
                <w:bottom w:val="none" w:sz="0" w:space="0" w:color="auto"/>
                <w:right w:val="none" w:sz="0" w:space="0" w:color="auto"/>
              </w:divBdr>
            </w:div>
            <w:div w:id="2102484111">
              <w:marLeft w:val="0"/>
              <w:marRight w:val="0"/>
              <w:marTop w:val="0"/>
              <w:marBottom w:val="0"/>
              <w:divBdr>
                <w:top w:val="none" w:sz="0" w:space="0" w:color="auto"/>
                <w:left w:val="none" w:sz="0" w:space="0" w:color="auto"/>
                <w:bottom w:val="none" w:sz="0" w:space="0" w:color="auto"/>
                <w:right w:val="none" w:sz="0" w:space="0" w:color="auto"/>
              </w:divBdr>
            </w:div>
          </w:divsChild>
        </w:div>
        <w:div w:id="1781338257">
          <w:marLeft w:val="0"/>
          <w:marRight w:val="0"/>
          <w:marTop w:val="0"/>
          <w:marBottom w:val="0"/>
          <w:divBdr>
            <w:top w:val="none" w:sz="0" w:space="0" w:color="auto"/>
            <w:left w:val="none" w:sz="0" w:space="0" w:color="auto"/>
            <w:bottom w:val="none" w:sz="0" w:space="0" w:color="auto"/>
            <w:right w:val="none" w:sz="0" w:space="0" w:color="auto"/>
          </w:divBdr>
          <w:divsChild>
            <w:div w:id="1206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43212">
      <w:bodyDiv w:val="1"/>
      <w:marLeft w:val="0"/>
      <w:marRight w:val="0"/>
      <w:marTop w:val="0"/>
      <w:marBottom w:val="0"/>
      <w:divBdr>
        <w:top w:val="none" w:sz="0" w:space="0" w:color="auto"/>
        <w:left w:val="none" w:sz="0" w:space="0" w:color="auto"/>
        <w:bottom w:val="none" w:sz="0" w:space="0" w:color="auto"/>
        <w:right w:val="none" w:sz="0" w:space="0" w:color="auto"/>
      </w:divBdr>
    </w:div>
    <w:div w:id="373968513">
      <w:bodyDiv w:val="1"/>
      <w:marLeft w:val="0"/>
      <w:marRight w:val="0"/>
      <w:marTop w:val="0"/>
      <w:marBottom w:val="0"/>
      <w:divBdr>
        <w:top w:val="none" w:sz="0" w:space="0" w:color="auto"/>
        <w:left w:val="none" w:sz="0" w:space="0" w:color="auto"/>
        <w:bottom w:val="none" w:sz="0" w:space="0" w:color="auto"/>
        <w:right w:val="none" w:sz="0" w:space="0" w:color="auto"/>
      </w:divBdr>
    </w:div>
    <w:div w:id="378744299">
      <w:bodyDiv w:val="1"/>
      <w:marLeft w:val="0"/>
      <w:marRight w:val="0"/>
      <w:marTop w:val="0"/>
      <w:marBottom w:val="0"/>
      <w:divBdr>
        <w:top w:val="none" w:sz="0" w:space="0" w:color="auto"/>
        <w:left w:val="none" w:sz="0" w:space="0" w:color="auto"/>
        <w:bottom w:val="none" w:sz="0" w:space="0" w:color="auto"/>
        <w:right w:val="none" w:sz="0" w:space="0" w:color="auto"/>
      </w:divBdr>
      <w:divsChild>
        <w:div w:id="381517289">
          <w:marLeft w:val="0"/>
          <w:marRight w:val="0"/>
          <w:marTop w:val="0"/>
          <w:marBottom w:val="0"/>
          <w:divBdr>
            <w:top w:val="none" w:sz="0" w:space="0" w:color="auto"/>
            <w:left w:val="none" w:sz="0" w:space="0" w:color="auto"/>
            <w:bottom w:val="none" w:sz="0" w:space="0" w:color="auto"/>
            <w:right w:val="none" w:sz="0" w:space="0" w:color="auto"/>
          </w:divBdr>
          <w:divsChild>
            <w:div w:id="960843789">
              <w:marLeft w:val="0"/>
              <w:marRight w:val="0"/>
              <w:marTop w:val="0"/>
              <w:marBottom w:val="0"/>
              <w:divBdr>
                <w:top w:val="none" w:sz="0" w:space="0" w:color="auto"/>
                <w:left w:val="none" w:sz="0" w:space="0" w:color="auto"/>
                <w:bottom w:val="none" w:sz="0" w:space="0" w:color="auto"/>
                <w:right w:val="none" w:sz="0" w:space="0" w:color="auto"/>
              </w:divBdr>
            </w:div>
          </w:divsChild>
        </w:div>
        <w:div w:id="730883426">
          <w:marLeft w:val="0"/>
          <w:marRight w:val="0"/>
          <w:marTop w:val="0"/>
          <w:marBottom w:val="0"/>
          <w:divBdr>
            <w:top w:val="none" w:sz="0" w:space="0" w:color="auto"/>
            <w:left w:val="none" w:sz="0" w:space="0" w:color="auto"/>
            <w:bottom w:val="none" w:sz="0" w:space="0" w:color="auto"/>
            <w:right w:val="none" w:sz="0" w:space="0" w:color="auto"/>
          </w:divBdr>
          <w:divsChild>
            <w:div w:id="575358222">
              <w:marLeft w:val="0"/>
              <w:marRight w:val="0"/>
              <w:marTop w:val="0"/>
              <w:marBottom w:val="0"/>
              <w:divBdr>
                <w:top w:val="none" w:sz="0" w:space="0" w:color="auto"/>
                <w:left w:val="none" w:sz="0" w:space="0" w:color="auto"/>
                <w:bottom w:val="none" w:sz="0" w:space="0" w:color="auto"/>
                <w:right w:val="none" w:sz="0" w:space="0" w:color="auto"/>
              </w:divBdr>
            </w:div>
            <w:div w:id="991953931">
              <w:marLeft w:val="0"/>
              <w:marRight w:val="0"/>
              <w:marTop w:val="0"/>
              <w:marBottom w:val="0"/>
              <w:divBdr>
                <w:top w:val="none" w:sz="0" w:space="0" w:color="auto"/>
                <w:left w:val="none" w:sz="0" w:space="0" w:color="auto"/>
                <w:bottom w:val="none" w:sz="0" w:space="0" w:color="auto"/>
                <w:right w:val="none" w:sz="0" w:space="0" w:color="auto"/>
              </w:divBdr>
            </w:div>
            <w:div w:id="1746949580">
              <w:marLeft w:val="0"/>
              <w:marRight w:val="0"/>
              <w:marTop w:val="0"/>
              <w:marBottom w:val="0"/>
              <w:divBdr>
                <w:top w:val="none" w:sz="0" w:space="0" w:color="auto"/>
                <w:left w:val="none" w:sz="0" w:space="0" w:color="auto"/>
                <w:bottom w:val="none" w:sz="0" w:space="0" w:color="auto"/>
                <w:right w:val="none" w:sz="0" w:space="0" w:color="auto"/>
              </w:divBdr>
            </w:div>
            <w:div w:id="197718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7642">
      <w:bodyDiv w:val="1"/>
      <w:marLeft w:val="0"/>
      <w:marRight w:val="0"/>
      <w:marTop w:val="0"/>
      <w:marBottom w:val="0"/>
      <w:divBdr>
        <w:top w:val="none" w:sz="0" w:space="0" w:color="auto"/>
        <w:left w:val="none" w:sz="0" w:space="0" w:color="auto"/>
        <w:bottom w:val="none" w:sz="0" w:space="0" w:color="auto"/>
        <w:right w:val="none" w:sz="0" w:space="0" w:color="auto"/>
      </w:divBdr>
    </w:div>
    <w:div w:id="391931644">
      <w:bodyDiv w:val="1"/>
      <w:marLeft w:val="0"/>
      <w:marRight w:val="0"/>
      <w:marTop w:val="0"/>
      <w:marBottom w:val="0"/>
      <w:divBdr>
        <w:top w:val="none" w:sz="0" w:space="0" w:color="auto"/>
        <w:left w:val="none" w:sz="0" w:space="0" w:color="auto"/>
        <w:bottom w:val="none" w:sz="0" w:space="0" w:color="auto"/>
        <w:right w:val="none" w:sz="0" w:space="0" w:color="auto"/>
      </w:divBdr>
    </w:div>
    <w:div w:id="401757047">
      <w:bodyDiv w:val="1"/>
      <w:marLeft w:val="0"/>
      <w:marRight w:val="0"/>
      <w:marTop w:val="0"/>
      <w:marBottom w:val="0"/>
      <w:divBdr>
        <w:top w:val="none" w:sz="0" w:space="0" w:color="auto"/>
        <w:left w:val="none" w:sz="0" w:space="0" w:color="auto"/>
        <w:bottom w:val="none" w:sz="0" w:space="0" w:color="auto"/>
        <w:right w:val="none" w:sz="0" w:space="0" w:color="auto"/>
      </w:divBdr>
    </w:div>
    <w:div w:id="423842761">
      <w:bodyDiv w:val="1"/>
      <w:marLeft w:val="0"/>
      <w:marRight w:val="0"/>
      <w:marTop w:val="0"/>
      <w:marBottom w:val="0"/>
      <w:divBdr>
        <w:top w:val="none" w:sz="0" w:space="0" w:color="auto"/>
        <w:left w:val="none" w:sz="0" w:space="0" w:color="auto"/>
        <w:bottom w:val="none" w:sz="0" w:space="0" w:color="auto"/>
        <w:right w:val="none" w:sz="0" w:space="0" w:color="auto"/>
      </w:divBdr>
    </w:div>
    <w:div w:id="445587510">
      <w:bodyDiv w:val="1"/>
      <w:marLeft w:val="0"/>
      <w:marRight w:val="0"/>
      <w:marTop w:val="0"/>
      <w:marBottom w:val="0"/>
      <w:divBdr>
        <w:top w:val="none" w:sz="0" w:space="0" w:color="auto"/>
        <w:left w:val="none" w:sz="0" w:space="0" w:color="auto"/>
        <w:bottom w:val="none" w:sz="0" w:space="0" w:color="auto"/>
        <w:right w:val="none" w:sz="0" w:space="0" w:color="auto"/>
      </w:divBdr>
    </w:div>
    <w:div w:id="464738464">
      <w:bodyDiv w:val="1"/>
      <w:marLeft w:val="0"/>
      <w:marRight w:val="0"/>
      <w:marTop w:val="0"/>
      <w:marBottom w:val="0"/>
      <w:divBdr>
        <w:top w:val="none" w:sz="0" w:space="0" w:color="auto"/>
        <w:left w:val="none" w:sz="0" w:space="0" w:color="auto"/>
        <w:bottom w:val="none" w:sz="0" w:space="0" w:color="auto"/>
        <w:right w:val="none" w:sz="0" w:space="0" w:color="auto"/>
      </w:divBdr>
      <w:divsChild>
        <w:div w:id="1436317545">
          <w:marLeft w:val="0"/>
          <w:marRight w:val="0"/>
          <w:marTop w:val="0"/>
          <w:marBottom w:val="0"/>
          <w:divBdr>
            <w:top w:val="none" w:sz="0" w:space="0" w:color="auto"/>
            <w:left w:val="none" w:sz="0" w:space="0" w:color="auto"/>
            <w:bottom w:val="none" w:sz="0" w:space="0" w:color="auto"/>
            <w:right w:val="none" w:sz="0" w:space="0" w:color="auto"/>
          </w:divBdr>
          <w:divsChild>
            <w:div w:id="6996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73123">
      <w:bodyDiv w:val="1"/>
      <w:marLeft w:val="0"/>
      <w:marRight w:val="0"/>
      <w:marTop w:val="0"/>
      <w:marBottom w:val="0"/>
      <w:divBdr>
        <w:top w:val="none" w:sz="0" w:space="0" w:color="auto"/>
        <w:left w:val="none" w:sz="0" w:space="0" w:color="auto"/>
        <w:bottom w:val="none" w:sz="0" w:space="0" w:color="auto"/>
        <w:right w:val="none" w:sz="0" w:space="0" w:color="auto"/>
      </w:divBdr>
    </w:div>
    <w:div w:id="471170829">
      <w:bodyDiv w:val="1"/>
      <w:marLeft w:val="0"/>
      <w:marRight w:val="0"/>
      <w:marTop w:val="0"/>
      <w:marBottom w:val="0"/>
      <w:divBdr>
        <w:top w:val="none" w:sz="0" w:space="0" w:color="auto"/>
        <w:left w:val="none" w:sz="0" w:space="0" w:color="auto"/>
        <w:bottom w:val="none" w:sz="0" w:space="0" w:color="auto"/>
        <w:right w:val="none" w:sz="0" w:space="0" w:color="auto"/>
      </w:divBdr>
      <w:divsChild>
        <w:div w:id="1670869991">
          <w:marLeft w:val="0"/>
          <w:marRight w:val="0"/>
          <w:marTop w:val="0"/>
          <w:marBottom w:val="0"/>
          <w:divBdr>
            <w:top w:val="none" w:sz="0" w:space="0" w:color="auto"/>
            <w:left w:val="none" w:sz="0" w:space="0" w:color="auto"/>
            <w:bottom w:val="none" w:sz="0" w:space="0" w:color="auto"/>
            <w:right w:val="none" w:sz="0" w:space="0" w:color="auto"/>
          </w:divBdr>
          <w:divsChild>
            <w:div w:id="11802429">
              <w:marLeft w:val="0"/>
              <w:marRight w:val="0"/>
              <w:marTop w:val="0"/>
              <w:marBottom w:val="0"/>
              <w:divBdr>
                <w:top w:val="none" w:sz="0" w:space="0" w:color="auto"/>
                <w:left w:val="none" w:sz="0" w:space="0" w:color="auto"/>
                <w:bottom w:val="none" w:sz="0" w:space="0" w:color="auto"/>
                <w:right w:val="none" w:sz="0" w:space="0" w:color="auto"/>
              </w:divBdr>
            </w:div>
            <w:div w:id="111369756">
              <w:marLeft w:val="0"/>
              <w:marRight w:val="0"/>
              <w:marTop w:val="0"/>
              <w:marBottom w:val="0"/>
              <w:divBdr>
                <w:top w:val="none" w:sz="0" w:space="0" w:color="auto"/>
                <w:left w:val="none" w:sz="0" w:space="0" w:color="auto"/>
                <w:bottom w:val="none" w:sz="0" w:space="0" w:color="auto"/>
                <w:right w:val="none" w:sz="0" w:space="0" w:color="auto"/>
              </w:divBdr>
            </w:div>
            <w:div w:id="294065154">
              <w:marLeft w:val="0"/>
              <w:marRight w:val="0"/>
              <w:marTop w:val="0"/>
              <w:marBottom w:val="0"/>
              <w:divBdr>
                <w:top w:val="none" w:sz="0" w:space="0" w:color="auto"/>
                <w:left w:val="none" w:sz="0" w:space="0" w:color="auto"/>
                <w:bottom w:val="none" w:sz="0" w:space="0" w:color="auto"/>
                <w:right w:val="none" w:sz="0" w:space="0" w:color="auto"/>
              </w:divBdr>
            </w:div>
            <w:div w:id="585652193">
              <w:marLeft w:val="0"/>
              <w:marRight w:val="0"/>
              <w:marTop w:val="0"/>
              <w:marBottom w:val="0"/>
              <w:divBdr>
                <w:top w:val="none" w:sz="0" w:space="0" w:color="auto"/>
                <w:left w:val="none" w:sz="0" w:space="0" w:color="auto"/>
                <w:bottom w:val="none" w:sz="0" w:space="0" w:color="auto"/>
                <w:right w:val="none" w:sz="0" w:space="0" w:color="auto"/>
              </w:divBdr>
            </w:div>
            <w:div w:id="619578719">
              <w:marLeft w:val="0"/>
              <w:marRight w:val="0"/>
              <w:marTop w:val="0"/>
              <w:marBottom w:val="0"/>
              <w:divBdr>
                <w:top w:val="none" w:sz="0" w:space="0" w:color="auto"/>
                <w:left w:val="none" w:sz="0" w:space="0" w:color="auto"/>
                <w:bottom w:val="none" w:sz="0" w:space="0" w:color="auto"/>
                <w:right w:val="none" w:sz="0" w:space="0" w:color="auto"/>
              </w:divBdr>
            </w:div>
            <w:div w:id="770393030">
              <w:marLeft w:val="0"/>
              <w:marRight w:val="0"/>
              <w:marTop w:val="0"/>
              <w:marBottom w:val="0"/>
              <w:divBdr>
                <w:top w:val="none" w:sz="0" w:space="0" w:color="auto"/>
                <w:left w:val="none" w:sz="0" w:space="0" w:color="auto"/>
                <w:bottom w:val="none" w:sz="0" w:space="0" w:color="auto"/>
                <w:right w:val="none" w:sz="0" w:space="0" w:color="auto"/>
              </w:divBdr>
            </w:div>
            <w:div w:id="803740066">
              <w:marLeft w:val="0"/>
              <w:marRight w:val="0"/>
              <w:marTop w:val="0"/>
              <w:marBottom w:val="0"/>
              <w:divBdr>
                <w:top w:val="none" w:sz="0" w:space="0" w:color="auto"/>
                <w:left w:val="none" w:sz="0" w:space="0" w:color="auto"/>
                <w:bottom w:val="none" w:sz="0" w:space="0" w:color="auto"/>
                <w:right w:val="none" w:sz="0" w:space="0" w:color="auto"/>
              </w:divBdr>
            </w:div>
            <w:div w:id="830146162">
              <w:marLeft w:val="0"/>
              <w:marRight w:val="0"/>
              <w:marTop w:val="0"/>
              <w:marBottom w:val="0"/>
              <w:divBdr>
                <w:top w:val="none" w:sz="0" w:space="0" w:color="auto"/>
                <w:left w:val="none" w:sz="0" w:space="0" w:color="auto"/>
                <w:bottom w:val="none" w:sz="0" w:space="0" w:color="auto"/>
                <w:right w:val="none" w:sz="0" w:space="0" w:color="auto"/>
              </w:divBdr>
            </w:div>
            <w:div w:id="1369336722">
              <w:marLeft w:val="0"/>
              <w:marRight w:val="0"/>
              <w:marTop w:val="0"/>
              <w:marBottom w:val="0"/>
              <w:divBdr>
                <w:top w:val="none" w:sz="0" w:space="0" w:color="auto"/>
                <w:left w:val="none" w:sz="0" w:space="0" w:color="auto"/>
                <w:bottom w:val="none" w:sz="0" w:space="0" w:color="auto"/>
                <w:right w:val="none" w:sz="0" w:space="0" w:color="auto"/>
              </w:divBdr>
            </w:div>
            <w:div w:id="1421218522">
              <w:marLeft w:val="0"/>
              <w:marRight w:val="0"/>
              <w:marTop w:val="0"/>
              <w:marBottom w:val="0"/>
              <w:divBdr>
                <w:top w:val="none" w:sz="0" w:space="0" w:color="auto"/>
                <w:left w:val="none" w:sz="0" w:space="0" w:color="auto"/>
                <w:bottom w:val="none" w:sz="0" w:space="0" w:color="auto"/>
                <w:right w:val="none" w:sz="0" w:space="0" w:color="auto"/>
              </w:divBdr>
            </w:div>
            <w:div w:id="1450079535">
              <w:marLeft w:val="0"/>
              <w:marRight w:val="0"/>
              <w:marTop w:val="0"/>
              <w:marBottom w:val="0"/>
              <w:divBdr>
                <w:top w:val="none" w:sz="0" w:space="0" w:color="auto"/>
                <w:left w:val="none" w:sz="0" w:space="0" w:color="auto"/>
                <w:bottom w:val="none" w:sz="0" w:space="0" w:color="auto"/>
                <w:right w:val="none" w:sz="0" w:space="0" w:color="auto"/>
              </w:divBdr>
            </w:div>
            <w:div w:id="1777866854">
              <w:marLeft w:val="0"/>
              <w:marRight w:val="0"/>
              <w:marTop w:val="0"/>
              <w:marBottom w:val="0"/>
              <w:divBdr>
                <w:top w:val="none" w:sz="0" w:space="0" w:color="auto"/>
                <w:left w:val="none" w:sz="0" w:space="0" w:color="auto"/>
                <w:bottom w:val="none" w:sz="0" w:space="0" w:color="auto"/>
                <w:right w:val="none" w:sz="0" w:space="0" w:color="auto"/>
              </w:divBdr>
            </w:div>
            <w:div w:id="178121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46909">
      <w:bodyDiv w:val="1"/>
      <w:marLeft w:val="0"/>
      <w:marRight w:val="0"/>
      <w:marTop w:val="0"/>
      <w:marBottom w:val="0"/>
      <w:divBdr>
        <w:top w:val="none" w:sz="0" w:space="0" w:color="auto"/>
        <w:left w:val="none" w:sz="0" w:space="0" w:color="auto"/>
        <w:bottom w:val="none" w:sz="0" w:space="0" w:color="auto"/>
        <w:right w:val="none" w:sz="0" w:space="0" w:color="auto"/>
      </w:divBdr>
    </w:div>
    <w:div w:id="478233566">
      <w:bodyDiv w:val="1"/>
      <w:marLeft w:val="0"/>
      <w:marRight w:val="0"/>
      <w:marTop w:val="0"/>
      <w:marBottom w:val="0"/>
      <w:divBdr>
        <w:top w:val="none" w:sz="0" w:space="0" w:color="auto"/>
        <w:left w:val="none" w:sz="0" w:space="0" w:color="auto"/>
        <w:bottom w:val="none" w:sz="0" w:space="0" w:color="auto"/>
        <w:right w:val="none" w:sz="0" w:space="0" w:color="auto"/>
      </w:divBdr>
      <w:divsChild>
        <w:div w:id="278028325">
          <w:marLeft w:val="0"/>
          <w:marRight w:val="0"/>
          <w:marTop w:val="0"/>
          <w:marBottom w:val="0"/>
          <w:divBdr>
            <w:top w:val="none" w:sz="0" w:space="0" w:color="auto"/>
            <w:left w:val="none" w:sz="0" w:space="0" w:color="auto"/>
            <w:bottom w:val="none" w:sz="0" w:space="0" w:color="auto"/>
            <w:right w:val="none" w:sz="0" w:space="0" w:color="auto"/>
          </w:divBdr>
          <w:divsChild>
            <w:div w:id="153306116">
              <w:marLeft w:val="0"/>
              <w:marRight w:val="0"/>
              <w:marTop w:val="0"/>
              <w:marBottom w:val="0"/>
              <w:divBdr>
                <w:top w:val="none" w:sz="0" w:space="0" w:color="auto"/>
                <w:left w:val="none" w:sz="0" w:space="0" w:color="auto"/>
                <w:bottom w:val="none" w:sz="0" w:space="0" w:color="auto"/>
                <w:right w:val="none" w:sz="0" w:space="0" w:color="auto"/>
              </w:divBdr>
            </w:div>
            <w:div w:id="160657300">
              <w:marLeft w:val="0"/>
              <w:marRight w:val="0"/>
              <w:marTop w:val="0"/>
              <w:marBottom w:val="0"/>
              <w:divBdr>
                <w:top w:val="none" w:sz="0" w:space="0" w:color="auto"/>
                <w:left w:val="none" w:sz="0" w:space="0" w:color="auto"/>
                <w:bottom w:val="none" w:sz="0" w:space="0" w:color="auto"/>
                <w:right w:val="none" w:sz="0" w:space="0" w:color="auto"/>
              </w:divBdr>
            </w:div>
            <w:div w:id="247160336">
              <w:marLeft w:val="0"/>
              <w:marRight w:val="0"/>
              <w:marTop w:val="0"/>
              <w:marBottom w:val="0"/>
              <w:divBdr>
                <w:top w:val="none" w:sz="0" w:space="0" w:color="auto"/>
                <w:left w:val="none" w:sz="0" w:space="0" w:color="auto"/>
                <w:bottom w:val="none" w:sz="0" w:space="0" w:color="auto"/>
                <w:right w:val="none" w:sz="0" w:space="0" w:color="auto"/>
              </w:divBdr>
            </w:div>
            <w:div w:id="430590685">
              <w:marLeft w:val="0"/>
              <w:marRight w:val="0"/>
              <w:marTop w:val="0"/>
              <w:marBottom w:val="0"/>
              <w:divBdr>
                <w:top w:val="none" w:sz="0" w:space="0" w:color="auto"/>
                <w:left w:val="none" w:sz="0" w:space="0" w:color="auto"/>
                <w:bottom w:val="none" w:sz="0" w:space="0" w:color="auto"/>
                <w:right w:val="none" w:sz="0" w:space="0" w:color="auto"/>
              </w:divBdr>
            </w:div>
            <w:div w:id="493181644">
              <w:marLeft w:val="0"/>
              <w:marRight w:val="0"/>
              <w:marTop w:val="0"/>
              <w:marBottom w:val="0"/>
              <w:divBdr>
                <w:top w:val="none" w:sz="0" w:space="0" w:color="auto"/>
                <w:left w:val="none" w:sz="0" w:space="0" w:color="auto"/>
                <w:bottom w:val="none" w:sz="0" w:space="0" w:color="auto"/>
                <w:right w:val="none" w:sz="0" w:space="0" w:color="auto"/>
              </w:divBdr>
            </w:div>
            <w:div w:id="643510348">
              <w:marLeft w:val="0"/>
              <w:marRight w:val="0"/>
              <w:marTop w:val="0"/>
              <w:marBottom w:val="0"/>
              <w:divBdr>
                <w:top w:val="none" w:sz="0" w:space="0" w:color="auto"/>
                <w:left w:val="none" w:sz="0" w:space="0" w:color="auto"/>
                <w:bottom w:val="none" w:sz="0" w:space="0" w:color="auto"/>
                <w:right w:val="none" w:sz="0" w:space="0" w:color="auto"/>
              </w:divBdr>
            </w:div>
            <w:div w:id="705375676">
              <w:marLeft w:val="0"/>
              <w:marRight w:val="0"/>
              <w:marTop w:val="0"/>
              <w:marBottom w:val="0"/>
              <w:divBdr>
                <w:top w:val="none" w:sz="0" w:space="0" w:color="auto"/>
                <w:left w:val="none" w:sz="0" w:space="0" w:color="auto"/>
                <w:bottom w:val="none" w:sz="0" w:space="0" w:color="auto"/>
                <w:right w:val="none" w:sz="0" w:space="0" w:color="auto"/>
              </w:divBdr>
            </w:div>
            <w:div w:id="980112058">
              <w:marLeft w:val="0"/>
              <w:marRight w:val="0"/>
              <w:marTop w:val="0"/>
              <w:marBottom w:val="0"/>
              <w:divBdr>
                <w:top w:val="none" w:sz="0" w:space="0" w:color="auto"/>
                <w:left w:val="none" w:sz="0" w:space="0" w:color="auto"/>
                <w:bottom w:val="none" w:sz="0" w:space="0" w:color="auto"/>
                <w:right w:val="none" w:sz="0" w:space="0" w:color="auto"/>
              </w:divBdr>
            </w:div>
            <w:div w:id="1369451314">
              <w:marLeft w:val="0"/>
              <w:marRight w:val="0"/>
              <w:marTop w:val="0"/>
              <w:marBottom w:val="0"/>
              <w:divBdr>
                <w:top w:val="none" w:sz="0" w:space="0" w:color="auto"/>
                <w:left w:val="none" w:sz="0" w:space="0" w:color="auto"/>
                <w:bottom w:val="none" w:sz="0" w:space="0" w:color="auto"/>
                <w:right w:val="none" w:sz="0" w:space="0" w:color="auto"/>
              </w:divBdr>
            </w:div>
            <w:div w:id="1866088772">
              <w:marLeft w:val="0"/>
              <w:marRight w:val="0"/>
              <w:marTop w:val="0"/>
              <w:marBottom w:val="0"/>
              <w:divBdr>
                <w:top w:val="none" w:sz="0" w:space="0" w:color="auto"/>
                <w:left w:val="none" w:sz="0" w:space="0" w:color="auto"/>
                <w:bottom w:val="none" w:sz="0" w:space="0" w:color="auto"/>
                <w:right w:val="none" w:sz="0" w:space="0" w:color="auto"/>
              </w:divBdr>
            </w:div>
            <w:div w:id="1895002556">
              <w:marLeft w:val="0"/>
              <w:marRight w:val="0"/>
              <w:marTop w:val="0"/>
              <w:marBottom w:val="0"/>
              <w:divBdr>
                <w:top w:val="none" w:sz="0" w:space="0" w:color="auto"/>
                <w:left w:val="none" w:sz="0" w:space="0" w:color="auto"/>
                <w:bottom w:val="none" w:sz="0" w:space="0" w:color="auto"/>
                <w:right w:val="none" w:sz="0" w:space="0" w:color="auto"/>
              </w:divBdr>
            </w:div>
            <w:div w:id="2042658311">
              <w:marLeft w:val="0"/>
              <w:marRight w:val="0"/>
              <w:marTop w:val="0"/>
              <w:marBottom w:val="0"/>
              <w:divBdr>
                <w:top w:val="none" w:sz="0" w:space="0" w:color="auto"/>
                <w:left w:val="none" w:sz="0" w:space="0" w:color="auto"/>
                <w:bottom w:val="none" w:sz="0" w:space="0" w:color="auto"/>
                <w:right w:val="none" w:sz="0" w:space="0" w:color="auto"/>
              </w:divBdr>
            </w:div>
            <w:div w:id="206602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3980">
      <w:bodyDiv w:val="1"/>
      <w:marLeft w:val="0"/>
      <w:marRight w:val="0"/>
      <w:marTop w:val="0"/>
      <w:marBottom w:val="0"/>
      <w:divBdr>
        <w:top w:val="none" w:sz="0" w:space="0" w:color="auto"/>
        <w:left w:val="none" w:sz="0" w:space="0" w:color="auto"/>
        <w:bottom w:val="none" w:sz="0" w:space="0" w:color="auto"/>
        <w:right w:val="none" w:sz="0" w:space="0" w:color="auto"/>
      </w:divBdr>
    </w:div>
    <w:div w:id="518783021">
      <w:bodyDiv w:val="1"/>
      <w:marLeft w:val="0"/>
      <w:marRight w:val="0"/>
      <w:marTop w:val="0"/>
      <w:marBottom w:val="0"/>
      <w:divBdr>
        <w:top w:val="none" w:sz="0" w:space="0" w:color="auto"/>
        <w:left w:val="none" w:sz="0" w:space="0" w:color="auto"/>
        <w:bottom w:val="none" w:sz="0" w:space="0" w:color="auto"/>
        <w:right w:val="none" w:sz="0" w:space="0" w:color="auto"/>
      </w:divBdr>
    </w:div>
    <w:div w:id="526455012">
      <w:bodyDiv w:val="1"/>
      <w:marLeft w:val="0"/>
      <w:marRight w:val="0"/>
      <w:marTop w:val="0"/>
      <w:marBottom w:val="0"/>
      <w:divBdr>
        <w:top w:val="none" w:sz="0" w:space="0" w:color="auto"/>
        <w:left w:val="none" w:sz="0" w:space="0" w:color="auto"/>
        <w:bottom w:val="none" w:sz="0" w:space="0" w:color="auto"/>
        <w:right w:val="none" w:sz="0" w:space="0" w:color="auto"/>
      </w:divBdr>
    </w:div>
    <w:div w:id="527109027">
      <w:bodyDiv w:val="1"/>
      <w:marLeft w:val="0"/>
      <w:marRight w:val="0"/>
      <w:marTop w:val="0"/>
      <w:marBottom w:val="0"/>
      <w:divBdr>
        <w:top w:val="none" w:sz="0" w:space="0" w:color="auto"/>
        <w:left w:val="none" w:sz="0" w:space="0" w:color="auto"/>
        <w:bottom w:val="none" w:sz="0" w:space="0" w:color="auto"/>
        <w:right w:val="none" w:sz="0" w:space="0" w:color="auto"/>
      </w:divBdr>
    </w:div>
    <w:div w:id="571698121">
      <w:bodyDiv w:val="1"/>
      <w:marLeft w:val="0"/>
      <w:marRight w:val="0"/>
      <w:marTop w:val="0"/>
      <w:marBottom w:val="0"/>
      <w:divBdr>
        <w:top w:val="none" w:sz="0" w:space="0" w:color="auto"/>
        <w:left w:val="none" w:sz="0" w:space="0" w:color="auto"/>
        <w:bottom w:val="none" w:sz="0" w:space="0" w:color="auto"/>
        <w:right w:val="none" w:sz="0" w:space="0" w:color="auto"/>
      </w:divBdr>
    </w:div>
    <w:div w:id="579674599">
      <w:bodyDiv w:val="1"/>
      <w:marLeft w:val="0"/>
      <w:marRight w:val="0"/>
      <w:marTop w:val="0"/>
      <w:marBottom w:val="0"/>
      <w:divBdr>
        <w:top w:val="none" w:sz="0" w:space="0" w:color="auto"/>
        <w:left w:val="none" w:sz="0" w:space="0" w:color="auto"/>
        <w:bottom w:val="none" w:sz="0" w:space="0" w:color="auto"/>
        <w:right w:val="none" w:sz="0" w:space="0" w:color="auto"/>
      </w:divBdr>
    </w:div>
    <w:div w:id="593511756">
      <w:bodyDiv w:val="1"/>
      <w:marLeft w:val="0"/>
      <w:marRight w:val="0"/>
      <w:marTop w:val="0"/>
      <w:marBottom w:val="0"/>
      <w:divBdr>
        <w:top w:val="none" w:sz="0" w:space="0" w:color="auto"/>
        <w:left w:val="none" w:sz="0" w:space="0" w:color="auto"/>
        <w:bottom w:val="none" w:sz="0" w:space="0" w:color="auto"/>
        <w:right w:val="none" w:sz="0" w:space="0" w:color="auto"/>
      </w:divBdr>
    </w:div>
    <w:div w:id="632558388">
      <w:bodyDiv w:val="1"/>
      <w:marLeft w:val="0"/>
      <w:marRight w:val="0"/>
      <w:marTop w:val="0"/>
      <w:marBottom w:val="0"/>
      <w:divBdr>
        <w:top w:val="none" w:sz="0" w:space="0" w:color="auto"/>
        <w:left w:val="none" w:sz="0" w:space="0" w:color="auto"/>
        <w:bottom w:val="none" w:sz="0" w:space="0" w:color="auto"/>
        <w:right w:val="none" w:sz="0" w:space="0" w:color="auto"/>
      </w:divBdr>
      <w:divsChild>
        <w:div w:id="730230833">
          <w:marLeft w:val="0"/>
          <w:marRight w:val="0"/>
          <w:marTop w:val="0"/>
          <w:marBottom w:val="0"/>
          <w:divBdr>
            <w:top w:val="none" w:sz="0" w:space="0" w:color="auto"/>
            <w:left w:val="none" w:sz="0" w:space="0" w:color="auto"/>
            <w:bottom w:val="none" w:sz="0" w:space="0" w:color="auto"/>
            <w:right w:val="none" w:sz="0" w:space="0" w:color="auto"/>
          </w:divBdr>
        </w:div>
      </w:divsChild>
    </w:div>
    <w:div w:id="644360913">
      <w:bodyDiv w:val="1"/>
      <w:marLeft w:val="0"/>
      <w:marRight w:val="0"/>
      <w:marTop w:val="0"/>
      <w:marBottom w:val="0"/>
      <w:divBdr>
        <w:top w:val="none" w:sz="0" w:space="0" w:color="auto"/>
        <w:left w:val="none" w:sz="0" w:space="0" w:color="auto"/>
        <w:bottom w:val="none" w:sz="0" w:space="0" w:color="auto"/>
        <w:right w:val="none" w:sz="0" w:space="0" w:color="auto"/>
      </w:divBdr>
    </w:div>
    <w:div w:id="661546235">
      <w:bodyDiv w:val="1"/>
      <w:marLeft w:val="0"/>
      <w:marRight w:val="0"/>
      <w:marTop w:val="0"/>
      <w:marBottom w:val="0"/>
      <w:divBdr>
        <w:top w:val="none" w:sz="0" w:space="0" w:color="auto"/>
        <w:left w:val="none" w:sz="0" w:space="0" w:color="auto"/>
        <w:bottom w:val="none" w:sz="0" w:space="0" w:color="auto"/>
        <w:right w:val="none" w:sz="0" w:space="0" w:color="auto"/>
      </w:divBdr>
    </w:div>
    <w:div w:id="665212284">
      <w:bodyDiv w:val="1"/>
      <w:marLeft w:val="0"/>
      <w:marRight w:val="0"/>
      <w:marTop w:val="0"/>
      <w:marBottom w:val="0"/>
      <w:divBdr>
        <w:top w:val="none" w:sz="0" w:space="0" w:color="auto"/>
        <w:left w:val="none" w:sz="0" w:space="0" w:color="auto"/>
        <w:bottom w:val="none" w:sz="0" w:space="0" w:color="auto"/>
        <w:right w:val="none" w:sz="0" w:space="0" w:color="auto"/>
      </w:divBdr>
    </w:div>
    <w:div w:id="680013234">
      <w:bodyDiv w:val="1"/>
      <w:marLeft w:val="0"/>
      <w:marRight w:val="0"/>
      <w:marTop w:val="0"/>
      <w:marBottom w:val="0"/>
      <w:divBdr>
        <w:top w:val="none" w:sz="0" w:space="0" w:color="auto"/>
        <w:left w:val="none" w:sz="0" w:space="0" w:color="auto"/>
        <w:bottom w:val="none" w:sz="0" w:space="0" w:color="auto"/>
        <w:right w:val="none" w:sz="0" w:space="0" w:color="auto"/>
      </w:divBdr>
      <w:divsChild>
        <w:div w:id="546184452">
          <w:marLeft w:val="0"/>
          <w:marRight w:val="0"/>
          <w:marTop w:val="0"/>
          <w:marBottom w:val="0"/>
          <w:divBdr>
            <w:top w:val="none" w:sz="0" w:space="0" w:color="auto"/>
            <w:left w:val="none" w:sz="0" w:space="0" w:color="auto"/>
            <w:bottom w:val="none" w:sz="0" w:space="0" w:color="auto"/>
            <w:right w:val="none" w:sz="0" w:space="0" w:color="auto"/>
          </w:divBdr>
        </w:div>
      </w:divsChild>
    </w:div>
    <w:div w:id="686752126">
      <w:bodyDiv w:val="1"/>
      <w:marLeft w:val="0"/>
      <w:marRight w:val="0"/>
      <w:marTop w:val="0"/>
      <w:marBottom w:val="0"/>
      <w:divBdr>
        <w:top w:val="none" w:sz="0" w:space="0" w:color="auto"/>
        <w:left w:val="none" w:sz="0" w:space="0" w:color="auto"/>
        <w:bottom w:val="none" w:sz="0" w:space="0" w:color="auto"/>
        <w:right w:val="none" w:sz="0" w:space="0" w:color="auto"/>
      </w:divBdr>
    </w:div>
    <w:div w:id="692729162">
      <w:bodyDiv w:val="1"/>
      <w:marLeft w:val="0"/>
      <w:marRight w:val="0"/>
      <w:marTop w:val="0"/>
      <w:marBottom w:val="0"/>
      <w:divBdr>
        <w:top w:val="none" w:sz="0" w:space="0" w:color="auto"/>
        <w:left w:val="none" w:sz="0" w:space="0" w:color="auto"/>
        <w:bottom w:val="none" w:sz="0" w:space="0" w:color="auto"/>
        <w:right w:val="none" w:sz="0" w:space="0" w:color="auto"/>
      </w:divBdr>
      <w:divsChild>
        <w:div w:id="215628321">
          <w:marLeft w:val="0"/>
          <w:marRight w:val="0"/>
          <w:marTop w:val="0"/>
          <w:marBottom w:val="0"/>
          <w:divBdr>
            <w:top w:val="none" w:sz="0" w:space="0" w:color="auto"/>
            <w:left w:val="none" w:sz="0" w:space="0" w:color="auto"/>
            <w:bottom w:val="none" w:sz="0" w:space="0" w:color="auto"/>
            <w:right w:val="none" w:sz="0" w:space="0" w:color="auto"/>
          </w:divBdr>
        </w:div>
      </w:divsChild>
    </w:div>
    <w:div w:id="693961165">
      <w:bodyDiv w:val="1"/>
      <w:marLeft w:val="0"/>
      <w:marRight w:val="0"/>
      <w:marTop w:val="0"/>
      <w:marBottom w:val="0"/>
      <w:divBdr>
        <w:top w:val="none" w:sz="0" w:space="0" w:color="auto"/>
        <w:left w:val="none" w:sz="0" w:space="0" w:color="auto"/>
        <w:bottom w:val="none" w:sz="0" w:space="0" w:color="auto"/>
        <w:right w:val="none" w:sz="0" w:space="0" w:color="auto"/>
      </w:divBdr>
      <w:divsChild>
        <w:div w:id="1645771331">
          <w:marLeft w:val="0"/>
          <w:marRight w:val="0"/>
          <w:marTop w:val="0"/>
          <w:marBottom w:val="0"/>
          <w:divBdr>
            <w:top w:val="none" w:sz="0" w:space="0" w:color="auto"/>
            <w:left w:val="none" w:sz="0" w:space="0" w:color="auto"/>
            <w:bottom w:val="none" w:sz="0" w:space="0" w:color="auto"/>
            <w:right w:val="none" w:sz="0" w:space="0" w:color="auto"/>
          </w:divBdr>
          <w:divsChild>
            <w:div w:id="18239991">
              <w:marLeft w:val="0"/>
              <w:marRight w:val="0"/>
              <w:marTop w:val="0"/>
              <w:marBottom w:val="0"/>
              <w:divBdr>
                <w:top w:val="none" w:sz="0" w:space="0" w:color="auto"/>
                <w:left w:val="none" w:sz="0" w:space="0" w:color="auto"/>
                <w:bottom w:val="none" w:sz="0" w:space="0" w:color="auto"/>
                <w:right w:val="none" w:sz="0" w:space="0" w:color="auto"/>
              </w:divBdr>
            </w:div>
            <w:div w:id="473646238">
              <w:marLeft w:val="0"/>
              <w:marRight w:val="0"/>
              <w:marTop w:val="0"/>
              <w:marBottom w:val="0"/>
              <w:divBdr>
                <w:top w:val="none" w:sz="0" w:space="0" w:color="auto"/>
                <w:left w:val="none" w:sz="0" w:space="0" w:color="auto"/>
                <w:bottom w:val="none" w:sz="0" w:space="0" w:color="auto"/>
                <w:right w:val="none" w:sz="0" w:space="0" w:color="auto"/>
              </w:divBdr>
            </w:div>
            <w:div w:id="506529626">
              <w:marLeft w:val="0"/>
              <w:marRight w:val="0"/>
              <w:marTop w:val="0"/>
              <w:marBottom w:val="0"/>
              <w:divBdr>
                <w:top w:val="none" w:sz="0" w:space="0" w:color="auto"/>
                <w:left w:val="none" w:sz="0" w:space="0" w:color="auto"/>
                <w:bottom w:val="none" w:sz="0" w:space="0" w:color="auto"/>
                <w:right w:val="none" w:sz="0" w:space="0" w:color="auto"/>
              </w:divBdr>
            </w:div>
            <w:div w:id="5505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5216">
      <w:bodyDiv w:val="1"/>
      <w:marLeft w:val="0"/>
      <w:marRight w:val="0"/>
      <w:marTop w:val="0"/>
      <w:marBottom w:val="0"/>
      <w:divBdr>
        <w:top w:val="none" w:sz="0" w:space="0" w:color="auto"/>
        <w:left w:val="none" w:sz="0" w:space="0" w:color="auto"/>
        <w:bottom w:val="none" w:sz="0" w:space="0" w:color="auto"/>
        <w:right w:val="none" w:sz="0" w:space="0" w:color="auto"/>
      </w:divBdr>
    </w:div>
    <w:div w:id="720053146">
      <w:bodyDiv w:val="1"/>
      <w:marLeft w:val="0"/>
      <w:marRight w:val="0"/>
      <w:marTop w:val="0"/>
      <w:marBottom w:val="0"/>
      <w:divBdr>
        <w:top w:val="none" w:sz="0" w:space="0" w:color="auto"/>
        <w:left w:val="none" w:sz="0" w:space="0" w:color="auto"/>
        <w:bottom w:val="none" w:sz="0" w:space="0" w:color="auto"/>
        <w:right w:val="none" w:sz="0" w:space="0" w:color="auto"/>
      </w:divBdr>
    </w:div>
    <w:div w:id="728767795">
      <w:bodyDiv w:val="1"/>
      <w:marLeft w:val="0"/>
      <w:marRight w:val="0"/>
      <w:marTop w:val="0"/>
      <w:marBottom w:val="0"/>
      <w:divBdr>
        <w:top w:val="none" w:sz="0" w:space="0" w:color="auto"/>
        <w:left w:val="none" w:sz="0" w:space="0" w:color="auto"/>
        <w:bottom w:val="none" w:sz="0" w:space="0" w:color="auto"/>
        <w:right w:val="none" w:sz="0" w:space="0" w:color="auto"/>
      </w:divBdr>
    </w:div>
    <w:div w:id="729116438">
      <w:bodyDiv w:val="1"/>
      <w:marLeft w:val="0"/>
      <w:marRight w:val="0"/>
      <w:marTop w:val="0"/>
      <w:marBottom w:val="0"/>
      <w:divBdr>
        <w:top w:val="none" w:sz="0" w:space="0" w:color="auto"/>
        <w:left w:val="none" w:sz="0" w:space="0" w:color="auto"/>
        <w:bottom w:val="none" w:sz="0" w:space="0" w:color="auto"/>
        <w:right w:val="none" w:sz="0" w:space="0" w:color="auto"/>
      </w:divBdr>
    </w:div>
    <w:div w:id="737366176">
      <w:bodyDiv w:val="1"/>
      <w:marLeft w:val="0"/>
      <w:marRight w:val="0"/>
      <w:marTop w:val="0"/>
      <w:marBottom w:val="0"/>
      <w:divBdr>
        <w:top w:val="none" w:sz="0" w:space="0" w:color="auto"/>
        <w:left w:val="none" w:sz="0" w:space="0" w:color="auto"/>
        <w:bottom w:val="none" w:sz="0" w:space="0" w:color="auto"/>
        <w:right w:val="none" w:sz="0" w:space="0" w:color="auto"/>
      </w:divBdr>
    </w:div>
    <w:div w:id="743601347">
      <w:bodyDiv w:val="1"/>
      <w:marLeft w:val="0"/>
      <w:marRight w:val="0"/>
      <w:marTop w:val="0"/>
      <w:marBottom w:val="0"/>
      <w:divBdr>
        <w:top w:val="none" w:sz="0" w:space="0" w:color="auto"/>
        <w:left w:val="none" w:sz="0" w:space="0" w:color="auto"/>
        <w:bottom w:val="none" w:sz="0" w:space="0" w:color="auto"/>
        <w:right w:val="none" w:sz="0" w:space="0" w:color="auto"/>
      </w:divBdr>
    </w:div>
    <w:div w:id="745764961">
      <w:bodyDiv w:val="1"/>
      <w:marLeft w:val="0"/>
      <w:marRight w:val="0"/>
      <w:marTop w:val="0"/>
      <w:marBottom w:val="0"/>
      <w:divBdr>
        <w:top w:val="none" w:sz="0" w:space="0" w:color="auto"/>
        <w:left w:val="none" w:sz="0" w:space="0" w:color="auto"/>
        <w:bottom w:val="none" w:sz="0" w:space="0" w:color="auto"/>
        <w:right w:val="none" w:sz="0" w:space="0" w:color="auto"/>
      </w:divBdr>
    </w:div>
    <w:div w:id="752774851">
      <w:bodyDiv w:val="1"/>
      <w:marLeft w:val="0"/>
      <w:marRight w:val="0"/>
      <w:marTop w:val="0"/>
      <w:marBottom w:val="0"/>
      <w:divBdr>
        <w:top w:val="none" w:sz="0" w:space="0" w:color="auto"/>
        <w:left w:val="none" w:sz="0" w:space="0" w:color="auto"/>
        <w:bottom w:val="none" w:sz="0" w:space="0" w:color="auto"/>
        <w:right w:val="none" w:sz="0" w:space="0" w:color="auto"/>
      </w:divBdr>
    </w:div>
    <w:div w:id="753089666">
      <w:bodyDiv w:val="1"/>
      <w:marLeft w:val="0"/>
      <w:marRight w:val="0"/>
      <w:marTop w:val="0"/>
      <w:marBottom w:val="0"/>
      <w:divBdr>
        <w:top w:val="none" w:sz="0" w:space="0" w:color="auto"/>
        <w:left w:val="none" w:sz="0" w:space="0" w:color="auto"/>
        <w:bottom w:val="none" w:sz="0" w:space="0" w:color="auto"/>
        <w:right w:val="none" w:sz="0" w:space="0" w:color="auto"/>
      </w:divBdr>
    </w:div>
    <w:div w:id="787432849">
      <w:bodyDiv w:val="1"/>
      <w:marLeft w:val="0"/>
      <w:marRight w:val="0"/>
      <w:marTop w:val="0"/>
      <w:marBottom w:val="0"/>
      <w:divBdr>
        <w:top w:val="none" w:sz="0" w:space="0" w:color="auto"/>
        <w:left w:val="none" w:sz="0" w:space="0" w:color="auto"/>
        <w:bottom w:val="none" w:sz="0" w:space="0" w:color="auto"/>
        <w:right w:val="none" w:sz="0" w:space="0" w:color="auto"/>
      </w:divBdr>
      <w:divsChild>
        <w:div w:id="1411391918">
          <w:marLeft w:val="0"/>
          <w:marRight w:val="0"/>
          <w:marTop w:val="0"/>
          <w:marBottom w:val="0"/>
          <w:divBdr>
            <w:top w:val="none" w:sz="0" w:space="0" w:color="auto"/>
            <w:left w:val="none" w:sz="0" w:space="0" w:color="auto"/>
            <w:bottom w:val="none" w:sz="0" w:space="0" w:color="auto"/>
            <w:right w:val="none" w:sz="0" w:space="0" w:color="auto"/>
          </w:divBdr>
          <w:divsChild>
            <w:div w:id="1586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29880">
      <w:bodyDiv w:val="1"/>
      <w:marLeft w:val="0"/>
      <w:marRight w:val="0"/>
      <w:marTop w:val="0"/>
      <w:marBottom w:val="0"/>
      <w:divBdr>
        <w:top w:val="none" w:sz="0" w:space="0" w:color="auto"/>
        <w:left w:val="none" w:sz="0" w:space="0" w:color="auto"/>
        <w:bottom w:val="none" w:sz="0" w:space="0" w:color="auto"/>
        <w:right w:val="none" w:sz="0" w:space="0" w:color="auto"/>
      </w:divBdr>
    </w:div>
    <w:div w:id="815729637">
      <w:bodyDiv w:val="1"/>
      <w:marLeft w:val="0"/>
      <w:marRight w:val="0"/>
      <w:marTop w:val="0"/>
      <w:marBottom w:val="0"/>
      <w:divBdr>
        <w:top w:val="none" w:sz="0" w:space="0" w:color="auto"/>
        <w:left w:val="none" w:sz="0" w:space="0" w:color="auto"/>
        <w:bottom w:val="none" w:sz="0" w:space="0" w:color="auto"/>
        <w:right w:val="none" w:sz="0" w:space="0" w:color="auto"/>
      </w:divBdr>
    </w:div>
    <w:div w:id="826478038">
      <w:bodyDiv w:val="1"/>
      <w:marLeft w:val="0"/>
      <w:marRight w:val="0"/>
      <w:marTop w:val="0"/>
      <w:marBottom w:val="0"/>
      <w:divBdr>
        <w:top w:val="none" w:sz="0" w:space="0" w:color="auto"/>
        <w:left w:val="none" w:sz="0" w:space="0" w:color="auto"/>
        <w:bottom w:val="none" w:sz="0" w:space="0" w:color="auto"/>
        <w:right w:val="none" w:sz="0" w:space="0" w:color="auto"/>
      </w:divBdr>
    </w:div>
    <w:div w:id="832527680">
      <w:bodyDiv w:val="1"/>
      <w:marLeft w:val="0"/>
      <w:marRight w:val="0"/>
      <w:marTop w:val="0"/>
      <w:marBottom w:val="0"/>
      <w:divBdr>
        <w:top w:val="none" w:sz="0" w:space="0" w:color="auto"/>
        <w:left w:val="none" w:sz="0" w:space="0" w:color="auto"/>
        <w:bottom w:val="none" w:sz="0" w:space="0" w:color="auto"/>
        <w:right w:val="none" w:sz="0" w:space="0" w:color="auto"/>
      </w:divBdr>
    </w:div>
    <w:div w:id="835271095">
      <w:bodyDiv w:val="1"/>
      <w:marLeft w:val="0"/>
      <w:marRight w:val="0"/>
      <w:marTop w:val="0"/>
      <w:marBottom w:val="0"/>
      <w:divBdr>
        <w:top w:val="none" w:sz="0" w:space="0" w:color="auto"/>
        <w:left w:val="none" w:sz="0" w:space="0" w:color="auto"/>
        <w:bottom w:val="none" w:sz="0" w:space="0" w:color="auto"/>
        <w:right w:val="none" w:sz="0" w:space="0" w:color="auto"/>
      </w:divBdr>
    </w:div>
    <w:div w:id="837965177">
      <w:bodyDiv w:val="1"/>
      <w:marLeft w:val="0"/>
      <w:marRight w:val="0"/>
      <w:marTop w:val="0"/>
      <w:marBottom w:val="0"/>
      <w:divBdr>
        <w:top w:val="none" w:sz="0" w:space="0" w:color="auto"/>
        <w:left w:val="none" w:sz="0" w:space="0" w:color="auto"/>
        <w:bottom w:val="none" w:sz="0" w:space="0" w:color="auto"/>
        <w:right w:val="none" w:sz="0" w:space="0" w:color="auto"/>
      </w:divBdr>
    </w:div>
    <w:div w:id="853425913">
      <w:bodyDiv w:val="1"/>
      <w:marLeft w:val="0"/>
      <w:marRight w:val="0"/>
      <w:marTop w:val="0"/>
      <w:marBottom w:val="0"/>
      <w:divBdr>
        <w:top w:val="none" w:sz="0" w:space="0" w:color="auto"/>
        <w:left w:val="none" w:sz="0" w:space="0" w:color="auto"/>
        <w:bottom w:val="none" w:sz="0" w:space="0" w:color="auto"/>
        <w:right w:val="none" w:sz="0" w:space="0" w:color="auto"/>
      </w:divBdr>
      <w:divsChild>
        <w:div w:id="1582914010">
          <w:marLeft w:val="0"/>
          <w:marRight w:val="0"/>
          <w:marTop w:val="0"/>
          <w:marBottom w:val="0"/>
          <w:divBdr>
            <w:top w:val="none" w:sz="0" w:space="0" w:color="auto"/>
            <w:left w:val="none" w:sz="0" w:space="0" w:color="auto"/>
            <w:bottom w:val="none" w:sz="0" w:space="0" w:color="auto"/>
            <w:right w:val="none" w:sz="0" w:space="0" w:color="auto"/>
          </w:divBdr>
          <w:divsChild>
            <w:div w:id="1883521258">
              <w:marLeft w:val="0"/>
              <w:marRight w:val="0"/>
              <w:marTop w:val="0"/>
              <w:marBottom w:val="0"/>
              <w:divBdr>
                <w:top w:val="none" w:sz="0" w:space="0" w:color="auto"/>
                <w:left w:val="none" w:sz="0" w:space="0" w:color="auto"/>
                <w:bottom w:val="none" w:sz="0" w:space="0" w:color="auto"/>
                <w:right w:val="none" w:sz="0" w:space="0" w:color="auto"/>
              </w:divBdr>
              <w:divsChild>
                <w:div w:id="194067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668223">
      <w:bodyDiv w:val="1"/>
      <w:marLeft w:val="0"/>
      <w:marRight w:val="0"/>
      <w:marTop w:val="0"/>
      <w:marBottom w:val="0"/>
      <w:divBdr>
        <w:top w:val="none" w:sz="0" w:space="0" w:color="auto"/>
        <w:left w:val="none" w:sz="0" w:space="0" w:color="auto"/>
        <w:bottom w:val="none" w:sz="0" w:space="0" w:color="auto"/>
        <w:right w:val="none" w:sz="0" w:space="0" w:color="auto"/>
      </w:divBdr>
      <w:divsChild>
        <w:div w:id="569199408">
          <w:marLeft w:val="0"/>
          <w:marRight w:val="0"/>
          <w:marTop w:val="0"/>
          <w:marBottom w:val="0"/>
          <w:divBdr>
            <w:top w:val="none" w:sz="0" w:space="0" w:color="auto"/>
            <w:left w:val="none" w:sz="0" w:space="0" w:color="auto"/>
            <w:bottom w:val="none" w:sz="0" w:space="0" w:color="auto"/>
            <w:right w:val="none" w:sz="0" w:space="0" w:color="auto"/>
          </w:divBdr>
          <w:divsChild>
            <w:div w:id="1692679981">
              <w:marLeft w:val="0"/>
              <w:marRight w:val="0"/>
              <w:marTop w:val="0"/>
              <w:marBottom w:val="0"/>
              <w:divBdr>
                <w:top w:val="none" w:sz="0" w:space="0" w:color="auto"/>
                <w:left w:val="none" w:sz="0" w:space="0" w:color="auto"/>
                <w:bottom w:val="none" w:sz="0" w:space="0" w:color="auto"/>
                <w:right w:val="none" w:sz="0" w:space="0" w:color="auto"/>
              </w:divBdr>
            </w:div>
          </w:divsChild>
        </w:div>
        <w:div w:id="580943563">
          <w:marLeft w:val="0"/>
          <w:marRight w:val="0"/>
          <w:marTop w:val="0"/>
          <w:marBottom w:val="0"/>
          <w:divBdr>
            <w:top w:val="none" w:sz="0" w:space="0" w:color="auto"/>
            <w:left w:val="none" w:sz="0" w:space="0" w:color="auto"/>
            <w:bottom w:val="none" w:sz="0" w:space="0" w:color="auto"/>
            <w:right w:val="none" w:sz="0" w:space="0" w:color="auto"/>
          </w:divBdr>
          <w:divsChild>
            <w:div w:id="615789633">
              <w:marLeft w:val="0"/>
              <w:marRight w:val="0"/>
              <w:marTop w:val="0"/>
              <w:marBottom w:val="0"/>
              <w:divBdr>
                <w:top w:val="none" w:sz="0" w:space="0" w:color="auto"/>
                <w:left w:val="none" w:sz="0" w:space="0" w:color="auto"/>
                <w:bottom w:val="none" w:sz="0" w:space="0" w:color="auto"/>
                <w:right w:val="none" w:sz="0" w:space="0" w:color="auto"/>
              </w:divBdr>
            </w:div>
          </w:divsChild>
        </w:div>
        <w:div w:id="697437504">
          <w:marLeft w:val="0"/>
          <w:marRight w:val="0"/>
          <w:marTop w:val="0"/>
          <w:marBottom w:val="0"/>
          <w:divBdr>
            <w:top w:val="none" w:sz="0" w:space="0" w:color="auto"/>
            <w:left w:val="none" w:sz="0" w:space="0" w:color="auto"/>
            <w:bottom w:val="none" w:sz="0" w:space="0" w:color="auto"/>
            <w:right w:val="none" w:sz="0" w:space="0" w:color="auto"/>
          </w:divBdr>
          <w:divsChild>
            <w:div w:id="728378477">
              <w:marLeft w:val="0"/>
              <w:marRight w:val="0"/>
              <w:marTop w:val="0"/>
              <w:marBottom w:val="0"/>
              <w:divBdr>
                <w:top w:val="none" w:sz="0" w:space="0" w:color="auto"/>
                <w:left w:val="none" w:sz="0" w:space="0" w:color="auto"/>
                <w:bottom w:val="none" w:sz="0" w:space="0" w:color="auto"/>
                <w:right w:val="none" w:sz="0" w:space="0" w:color="auto"/>
              </w:divBdr>
            </w:div>
            <w:div w:id="1604610417">
              <w:marLeft w:val="0"/>
              <w:marRight w:val="0"/>
              <w:marTop w:val="0"/>
              <w:marBottom w:val="0"/>
              <w:divBdr>
                <w:top w:val="none" w:sz="0" w:space="0" w:color="auto"/>
                <w:left w:val="none" w:sz="0" w:space="0" w:color="auto"/>
                <w:bottom w:val="none" w:sz="0" w:space="0" w:color="auto"/>
                <w:right w:val="none" w:sz="0" w:space="0" w:color="auto"/>
              </w:divBdr>
            </w:div>
          </w:divsChild>
        </w:div>
        <w:div w:id="1090807496">
          <w:marLeft w:val="0"/>
          <w:marRight w:val="0"/>
          <w:marTop w:val="0"/>
          <w:marBottom w:val="0"/>
          <w:divBdr>
            <w:top w:val="none" w:sz="0" w:space="0" w:color="auto"/>
            <w:left w:val="none" w:sz="0" w:space="0" w:color="auto"/>
            <w:bottom w:val="none" w:sz="0" w:space="0" w:color="auto"/>
            <w:right w:val="none" w:sz="0" w:space="0" w:color="auto"/>
          </w:divBdr>
          <w:divsChild>
            <w:div w:id="1460801192">
              <w:marLeft w:val="0"/>
              <w:marRight w:val="0"/>
              <w:marTop w:val="0"/>
              <w:marBottom w:val="0"/>
              <w:divBdr>
                <w:top w:val="none" w:sz="0" w:space="0" w:color="auto"/>
                <w:left w:val="none" w:sz="0" w:space="0" w:color="auto"/>
                <w:bottom w:val="none" w:sz="0" w:space="0" w:color="auto"/>
                <w:right w:val="none" w:sz="0" w:space="0" w:color="auto"/>
              </w:divBdr>
            </w:div>
          </w:divsChild>
        </w:div>
        <w:div w:id="1523938803">
          <w:marLeft w:val="0"/>
          <w:marRight w:val="0"/>
          <w:marTop w:val="0"/>
          <w:marBottom w:val="0"/>
          <w:divBdr>
            <w:top w:val="none" w:sz="0" w:space="0" w:color="auto"/>
            <w:left w:val="none" w:sz="0" w:space="0" w:color="auto"/>
            <w:bottom w:val="none" w:sz="0" w:space="0" w:color="auto"/>
            <w:right w:val="none" w:sz="0" w:space="0" w:color="auto"/>
          </w:divBdr>
          <w:divsChild>
            <w:div w:id="1110858624">
              <w:marLeft w:val="0"/>
              <w:marRight w:val="0"/>
              <w:marTop w:val="0"/>
              <w:marBottom w:val="0"/>
              <w:divBdr>
                <w:top w:val="none" w:sz="0" w:space="0" w:color="auto"/>
                <w:left w:val="none" w:sz="0" w:space="0" w:color="auto"/>
                <w:bottom w:val="none" w:sz="0" w:space="0" w:color="auto"/>
                <w:right w:val="none" w:sz="0" w:space="0" w:color="auto"/>
              </w:divBdr>
            </w:div>
          </w:divsChild>
        </w:div>
        <w:div w:id="1565721455">
          <w:marLeft w:val="0"/>
          <w:marRight w:val="0"/>
          <w:marTop w:val="0"/>
          <w:marBottom w:val="0"/>
          <w:divBdr>
            <w:top w:val="none" w:sz="0" w:space="0" w:color="auto"/>
            <w:left w:val="none" w:sz="0" w:space="0" w:color="auto"/>
            <w:bottom w:val="none" w:sz="0" w:space="0" w:color="auto"/>
            <w:right w:val="none" w:sz="0" w:space="0" w:color="auto"/>
          </w:divBdr>
          <w:divsChild>
            <w:div w:id="659120050">
              <w:marLeft w:val="0"/>
              <w:marRight w:val="0"/>
              <w:marTop w:val="0"/>
              <w:marBottom w:val="0"/>
              <w:divBdr>
                <w:top w:val="none" w:sz="0" w:space="0" w:color="auto"/>
                <w:left w:val="none" w:sz="0" w:space="0" w:color="auto"/>
                <w:bottom w:val="none" w:sz="0" w:space="0" w:color="auto"/>
                <w:right w:val="none" w:sz="0" w:space="0" w:color="auto"/>
              </w:divBdr>
            </w:div>
            <w:div w:id="818307687">
              <w:marLeft w:val="0"/>
              <w:marRight w:val="0"/>
              <w:marTop w:val="0"/>
              <w:marBottom w:val="0"/>
              <w:divBdr>
                <w:top w:val="none" w:sz="0" w:space="0" w:color="auto"/>
                <w:left w:val="none" w:sz="0" w:space="0" w:color="auto"/>
                <w:bottom w:val="none" w:sz="0" w:space="0" w:color="auto"/>
                <w:right w:val="none" w:sz="0" w:space="0" w:color="auto"/>
              </w:divBdr>
            </w:div>
            <w:div w:id="1298412513">
              <w:marLeft w:val="0"/>
              <w:marRight w:val="0"/>
              <w:marTop w:val="0"/>
              <w:marBottom w:val="0"/>
              <w:divBdr>
                <w:top w:val="none" w:sz="0" w:space="0" w:color="auto"/>
                <w:left w:val="none" w:sz="0" w:space="0" w:color="auto"/>
                <w:bottom w:val="none" w:sz="0" w:space="0" w:color="auto"/>
                <w:right w:val="none" w:sz="0" w:space="0" w:color="auto"/>
              </w:divBdr>
            </w:div>
            <w:div w:id="1580167260">
              <w:marLeft w:val="0"/>
              <w:marRight w:val="0"/>
              <w:marTop w:val="0"/>
              <w:marBottom w:val="0"/>
              <w:divBdr>
                <w:top w:val="none" w:sz="0" w:space="0" w:color="auto"/>
                <w:left w:val="none" w:sz="0" w:space="0" w:color="auto"/>
                <w:bottom w:val="none" w:sz="0" w:space="0" w:color="auto"/>
                <w:right w:val="none" w:sz="0" w:space="0" w:color="auto"/>
              </w:divBdr>
            </w:div>
          </w:divsChild>
        </w:div>
        <w:div w:id="1661732285">
          <w:marLeft w:val="0"/>
          <w:marRight w:val="0"/>
          <w:marTop w:val="0"/>
          <w:marBottom w:val="0"/>
          <w:divBdr>
            <w:top w:val="none" w:sz="0" w:space="0" w:color="auto"/>
            <w:left w:val="none" w:sz="0" w:space="0" w:color="auto"/>
            <w:bottom w:val="none" w:sz="0" w:space="0" w:color="auto"/>
            <w:right w:val="none" w:sz="0" w:space="0" w:color="auto"/>
          </w:divBdr>
          <w:divsChild>
            <w:div w:id="1368143293">
              <w:marLeft w:val="0"/>
              <w:marRight w:val="0"/>
              <w:marTop w:val="0"/>
              <w:marBottom w:val="0"/>
              <w:divBdr>
                <w:top w:val="none" w:sz="0" w:space="0" w:color="auto"/>
                <w:left w:val="none" w:sz="0" w:space="0" w:color="auto"/>
                <w:bottom w:val="none" w:sz="0" w:space="0" w:color="auto"/>
                <w:right w:val="none" w:sz="0" w:space="0" w:color="auto"/>
              </w:divBdr>
            </w:div>
            <w:div w:id="209816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18993">
      <w:bodyDiv w:val="1"/>
      <w:marLeft w:val="0"/>
      <w:marRight w:val="0"/>
      <w:marTop w:val="0"/>
      <w:marBottom w:val="0"/>
      <w:divBdr>
        <w:top w:val="none" w:sz="0" w:space="0" w:color="auto"/>
        <w:left w:val="none" w:sz="0" w:space="0" w:color="auto"/>
        <w:bottom w:val="none" w:sz="0" w:space="0" w:color="auto"/>
        <w:right w:val="none" w:sz="0" w:space="0" w:color="auto"/>
      </w:divBdr>
    </w:div>
    <w:div w:id="962347965">
      <w:bodyDiv w:val="1"/>
      <w:marLeft w:val="0"/>
      <w:marRight w:val="0"/>
      <w:marTop w:val="0"/>
      <w:marBottom w:val="0"/>
      <w:divBdr>
        <w:top w:val="none" w:sz="0" w:space="0" w:color="auto"/>
        <w:left w:val="none" w:sz="0" w:space="0" w:color="auto"/>
        <w:bottom w:val="none" w:sz="0" w:space="0" w:color="auto"/>
        <w:right w:val="none" w:sz="0" w:space="0" w:color="auto"/>
      </w:divBdr>
    </w:div>
    <w:div w:id="965352822">
      <w:bodyDiv w:val="1"/>
      <w:marLeft w:val="0"/>
      <w:marRight w:val="0"/>
      <w:marTop w:val="0"/>
      <w:marBottom w:val="0"/>
      <w:divBdr>
        <w:top w:val="none" w:sz="0" w:space="0" w:color="auto"/>
        <w:left w:val="none" w:sz="0" w:space="0" w:color="auto"/>
        <w:bottom w:val="none" w:sz="0" w:space="0" w:color="auto"/>
        <w:right w:val="none" w:sz="0" w:space="0" w:color="auto"/>
      </w:divBdr>
    </w:div>
    <w:div w:id="1001853022">
      <w:bodyDiv w:val="1"/>
      <w:marLeft w:val="0"/>
      <w:marRight w:val="0"/>
      <w:marTop w:val="0"/>
      <w:marBottom w:val="0"/>
      <w:divBdr>
        <w:top w:val="none" w:sz="0" w:space="0" w:color="auto"/>
        <w:left w:val="none" w:sz="0" w:space="0" w:color="auto"/>
        <w:bottom w:val="none" w:sz="0" w:space="0" w:color="auto"/>
        <w:right w:val="none" w:sz="0" w:space="0" w:color="auto"/>
      </w:divBdr>
    </w:div>
    <w:div w:id="1007102567">
      <w:bodyDiv w:val="1"/>
      <w:marLeft w:val="0"/>
      <w:marRight w:val="0"/>
      <w:marTop w:val="0"/>
      <w:marBottom w:val="0"/>
      <w:divBdr>
        <w:top w:val="none" w:sz="0" w:space="0" w:color="auto"/>
        <w:left w:val="none" w:sz="0" w:space="0" w:color="auto"/>
        <w:bottom w:val="none" w:sz="0" w:space="0" w:color="auto"/>
        <w:right w:val="none" w:sz="0" w:space="0" w:color="auto"/>
      </w:divBdr>
      <w:divsChild>
        <w:div w:id="189030286">
          <w:marLeft w:val="0"/>
          <w:marRight w:val="0"/>
          <w:marTop w:val="0"/>
          <w:marBottom w:val="0"/>
          <w:divBdr>
            <w:top w:val="none" w:sz="0" w:space="0" w:color="auto"/>
            <w:left w:val="none" w:sz="0" w:space="0" w:color="auto"/>
            <w:bottom w:val="none" w:sz="0" w:space="0" w:color="auto"/>
            <w:right w:val="none" w:sz="0" w:space="0" w:color="auto"/>
          </w:divBdr>
          <w:divsChild>
            <w:div w:id="283317693">
              <w:marLeft w:val="0"/>
              <w:marRight w:val="0"/>
              <w:marTop w:val="0"/>
              <w:marBottom w:val="0"/>
              <w:divBdr>
                <w:top w:val="none" w:sz="0" w:space="0" w:color="auto"/>
                <w:left w:val="none" w:sz="0" w:space="0" w:color="auto"/>
                <w:bottom w:val="none" w:sz="0" w:space="0" w:color="auto"/>
                <w:right w:val="none" w:sz="0" w:space="0" w:color="auto"/>
              </w:divBdr>
            </w:div>
            <w:div w:id="337853814">
              <w:marLeft w:val="0"/>
              <w:marRight w:val="0"/>
              <w:marTop w:val="0"/>
              <w:marBottom w:val="0"/>
              <w:divBdr>
                <w:top w:val="none" w:sz="0" w:space="0" w:color="auto"/>
                <w:left w:val="none" w:sz="0" w:space="0" w:color="auto"/>
                <w:bottom w:val="none" w:sz="0" w:space="0" w:color="auto"/>
                <w:right w:val="none" w:sz="0" w:space="0" w:color="auto"/>
              </w:divBdr>
            </w:div>
            <w:div w:id="351732504">
              <w:marLeft w:val="0"/>
              <w:marRight w:val="0"/>
              <w:marTop w:val="0"/>
              <w:marBottom w:val="0"/>
              <w:divBdr>
                <w:top w:val="none" w:sz="0" w:space="0" w:color="auto"/>
                <w:left w:val="none" w:sz="0" w:space="0" w:color="auto"/>
                <w:bottom w:val="none" w:sz="0" w:space="0" w:color="auto"/>
                <w:right w:val="none" w:sz="0" w:space="0" w:color="auto"/>
              </w:divBdr>
            </w:div>
            <w:div w:id="666785859">
              <w:marLeft w:val="0"/>
              <w:marRight w:val="0"/>
              <w:marTop w:val="0"/>
              <w:marBottom w:val="0"/>
              <w:divBdr>
                <w:top w:val="none" w:sz="0" w:space="0" w:color="auto"/>
                <w:left w:val="none" w:sz="0" w:space="0" w:color="auto"/>
                <w:bottom w:val="none" w:sz="0" w:space="0" w:color="auto"/>
                <w:right w:val="none" w:sz="0" w:space="0" w:color="auto"/>
              </w:divBdr>
            </w:div>
            <w:div w:id="768424992">
              <w:marLeft w:val="0"/>
              <w:marRight w:val="0"/>
              <w:marTop w:val="0"/>
              <w:marBottom w:val="0"/>
              <w:divBdr>
                <w:top w:val="none" w:sz="0" w:space="0" w:color="auto"/>
                <w:left w:val="none" w:sz="0" w:space="0" w:color="auto"/>
                <w:bottom w:val="none" w:sz="0" w:space="0" w:color="auto"/>
                <w:right w:val="none" w:sz="0" w:space="0" w:color="auto"/>
              </w:divBdr>
            </w:div>
            <w:div w:id="919682298">
              <w:marLeft w:val="0"/>
              <w:marRight w:val="0"/>
              <w:marTop w:val="0"/>
              <w:marBottom w:val="0"/>
              <w:divBdr>
                <w:top w:val="none" w:sz="0" w:space="0" w:color="auto"/>
                <w:left w:val="none" w:sz="0" w:space="0" w:color="auto"/>
                <w:bottom w:val="none" w:sz="0" w:space="0" w:color="auto"/>
                <w:right w:val="none" w:sz="0" w:space="0" w:color="auto"/>
              </w:divBdr>
            </w:div>
            <w:div w:id="990520861">
              <w:marLeft w:val="0"/>
              <w:marRight w:val="0"/>
              <w:marTop w:val="0"/>
              <w:marBottom w:val="0"/>
              <w:divBdr>
                <w:top w:val="none" w:sz="0" w:space="0" w:color="auto"/>
                <w:left w:val="none" w:sz="0" w:space="0" w:color="auto"/>
                <w:bottom w:val="none" w:sz="0" w:space="0" w:color="auto"/>
                <w:right w:val="none" w:sz="0" w:space="0" w:color="auto"/>
              </w:divBdr>
            </w:div>
            <w:div w:id="1036126072">
              <w:marLeft w:val="0"/>
              <w:marRight w:val="0"/>
              <w:marTop w:val="0"/>
              <w:marBottom w:val="0"/>
              <w:divBdr>
                <w:top w:val="none" w:sz="0" w:space="0" w:color="auto"/>
                <w:left w:val="none" w:sz="0" w:space="0" w:color="auto"/>
                <w:bottom w:val="none" w:sz="0" w:space="0" w:color="auto"/>
                <w:right w:val="none" w:sz="0" w:space="0" w:color="auto"/>
              </w:divBdr>
            </w:div>
            <w:div w:id="1544976670">
              <w:marLeft w:val="0"/>
              <w:marRight w:val="0"/>
              <w:marTop w:val="0"/>
              <w:marBottom w:val="0"/>
              <w:divBdr>
                <w:top w:val="none" w:sz="0" w:space="0" w:color="auto"/>
                <w:left w:val="none" w:sz="0" w:space="0" w:color="auto"/>
                <w:bottom w:val="none" w:sz="0" w:space="0" w:color="auto"/>
                <w:right w:val="none" w:sz="0" w:space="0" w:color="auto"/>
              </w:divBdr>
            </w:div>
            <w:div w:id="1712875159">
              <w:marLeft w:val="0"/>
              <w:marRight w:val="0"/>
              <w:marTop w:val="0"/>
              <w:marBottom w:val="0"/>
              <w:divBdr>
                <w:top w:val="none" w:sz="0" w:space="0" w:color="auto"/>
                <w:left w:val="none" w:sz="0" w:space="0" w:color="auto"/>
                <w:bottom w:val="none" w:sz="0" w:space="0" w:color="auto"/>
                <w:right w:val="none" w:sz="0" w:space="0" w:color="auto"/>
              </w:divBdr>
            </w:div>
            <w:div w:id="1752266940">
              <w:marLeft w:val="0"/>
              <w:marRight w:val="0"/>
              <w:marTop w:val="0"/>
              <w:marBottom w:val="0"/>
              <w:divBdr>
                <w:top w:val="none" w:sz="0" w:space="0" w:color="auto"/>
                <w:left w:val="none" w:sz="0" w:space="0" w:color="auto"/>
                <w:bottom w:val="none" w:sz="0" w:space="0" w:color="auto"/>
                <w:right w:val="none" w:sz="0" w:space="0" w:color="auto"/>
              </w:divBdr>
            </w:div>
            <w:div w:id="1853376919">
              <w:marLeft w:val="0"/>
              <w:marRight w:val="0"/>
              <w:marTop w:val="0"/>
              <w:marBottom w:val="0"/>
              <w:divBdr>
                <w:top w:val="none" w:sz="0" w:space="0" w:color="auto"/>
                <w:left w:val="none" w:sz="0" w:space="0" w:color="auto"/>
                <w:bottom w:val="none" w:sz="0" w:space="0" w:color="auto"/>
                <w:right w:val="none" w:sz="0" w:space="0" w:color="auto"/>
              </w:divBdr>
            </w:div>
            <w:div w:id="2127918759">
              <w:marLeft w:val="0"/>
              <w:marRight w:val="0"/>
              <w:marTop w:val="0"/>
              <w:marBottom w:val="0"/>
              <w:divBdr>
                <w:top w:val="none" w:sz="0" w:space="0" w:color="auto"/>
                <w:left w:val="none" w:sz="0" w:space="0" w:color="auto"/>
                <w:bottom w:val="none" w:sz="0" w:space="0" w:color="auto"/>
                <w:right w:val="none" w:sz="0" w:space="0" w:color="auto"/>
              </w:divBdr>
            </w:div>
            <w:div w:id="2142188386">
              <w:marLeft w:val="0"/>
              <w:marRight w:val="0"/>
              <w:marTop w:val="0"/>
              <w:marBottom w:val="0"/>
              <w:divBdr>
                <w:top w:val="none" w:sz="0" w:space="0" w:color="auto"/>
                <w:left w:val="none" w:sz="0" w:space="0" w:color="auto"/>
                <w:bottom w:val="none" w:sz="0" w:space="0" w:color="auto"/>
                <w:right w:val="none" w:sz="0" w:space="0" w:color="auto"/>
              </w:divBdr>
            </w:div>
          </w:divsChild>
        </w:div>
        <w:div w:id="1196851072">
          <w:marLeft w:val="0"/>
          <w:marRight w:val="0"/>
          <w:marTop w:val="0"/>
          <w:marBottom w:val="0"/>
          <w:divBdr>
            <w:top w:val="none" w:sz="0" w:space="0" w:color="auto"/>
            <w:left w:val="none" w:sz="0" w:space="0" w:color="auto"/>
            <w:bottom w:val="none" w:sz="0" w:space="0" w:color="auto"/>
            <w:right w:val="none" w:sz="0" w:space="0" w:color="auto"/>
          </w:divBdr>
          <w:divsChild>
            <w:div w:id="271597051">
              <w:marLeft w:val="0"/>
              <w:marRight w:val="0"/>
              <w:marTop w:val="0"/>
              <w:marBottom w:val="0"/>
              <w:divBdr>
                <w:top w:val="none" w:sz="0" w:space="0" w:color="auto"/>
                <w:left w:val="none" w:sz="0" w:space="0" w:color="auto"/>
                <w:bottom w:val="none" w:sz="0" w:space="0" w:color="auto"/>
                <w:right w:val="none" w:sz="0" w:space="0" w:color="auto"/>
              </w:divBdr>
            </w:div>
            <w:div w:id="342241430">
              <w:marLeft w:val="0"/>
              <w:marRight w:val="0"/>
              <w:marTop w:val="0"/>
              <w:marBottom w:val="0"/>
              <w:divBdr>
                <w:top w:val="none" w:sz="0" w:space="0" w:color="auto"/>
                <w:left w:val="none" w:sz="0" w:space="0" w:color="auto"/>
                <w:bottom w:val="none" w:sz="0" w:space="0" w:color="auto"/>
                <w:right w:val="none" w:sz="0" w:space="0" w:color="auto"/>
              </w:divBdr>
            </w:div>
            <w:div w:id="613026311">
              <w:marLeft w:val="0"/>
              <w:marRight w:val="0"/>
              <w:marTop w:val="0"/>
              <w:marBottom w:val="0"/>
              <w:divBdr>
                <w:top w:val="none" w:sz="0" w:space="0" w:color="auto"/>
                <w:left w:val="none" w:sz="0" w:space="0" w:color="auto"/>
                <w:bottom w:val="none" w:sz="0" w:space="0" w:color="auto"/>
                <w:right w:val="none" w:sz="0" w:space="0" w:color="auto"/>
              </w:divBdr>
            </w:div>
            <w:div w:id="1190140510">
              <w:marLeft w:val="0"/>
              <w:marRight w:val="0"/>
              <w:marTop w:val="0"/>
              <w:marBottom w:val="0"/>
              <w:divBdr>
                <w:top w:val="none" w:sz="0" w:space="0" w:color="auto"/>
                <w:left w:val="none" w:sz="0" w:space="0" w:color="auto"/>
                <w:bottom w:val="none" w:sz="0" w:space="0" w:color="auto"/>
                <w:right w:val="none" w:sz="0" w:space="0" w:color="auto"/>
              </w:divBdr>
            </w:div>
            <w:div w:id="148249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28950">
      <w:bodyDiv w:val="1"/>
      <w:marLeft w:val="0"/>
      <w:marRight w:val="0"/>
      <w:marTop w:val="0"/>
      <w:marBottom w:val="0"/>
      <w:divBdr>
        <w:top w:val="none" w:sz="0" w:space="0" w:color="auto"/>
        <w:left w:val="none" w:sz="0" w:space="0" w:color="auto"/>
        <w:bottom w:val="none" w:sz="0" w:space="0" w:color="auto"/>
        <w:right w:val="none" w:sz="0" w:space="0" w:color="auto"/>
      </w:divBdr>
    </w:div>
    <w:div w:id="1015037078">
      <w:bodyDiv w:val="1"/>
      <w:marLeft w:val="0"/>
      <w:marRight w:val="0"/>
      <w:marTop w:val="0"/>
      <w:marBottom w:val="0"/>
      <w:divBdr>
        <w:top w:val="none" w:sz="0" w:space="0" w:color="auto"/>
        <w:left w:val="none" w:sz="0" w:space="0" w:color="auto"/>
        <w:bottom w:val="none" w:sz="0" w:space="0" w:color="auto"/>
        <w:right w:val="none" w:sz="0" w:space="0" w:color="auto"/>
      </w:divBdr>
    </w:div>
    <w:div w:id="1015888126">
      <w:bodyDiv w:val="1"/>
      <w:marLeft w:val="0"/>
      <w:marRight w:val="0"/>
      <w:marTop w:val="0"/>
      <w:marBottom w:val="0"/>
      <w:divBdr>
        <w:top w:val="none" w:sz="0" w:space="0" w:color="auto"/>
        <w:left w:val="none" w:sz="0" w:space="0" w:color="auto"/>
        <w:bottom w:val="none" w:sz="0" w:space="0" w:color="auto"/>
        <w:right w:val="none" w:sz="0" w:space="0" w:color="auto"/>
      </w:divBdr>
    </w:div>
    <w:div w:id="1029255120">
      <w:bodyDiv w:val="1"/>
      <w:marLeft w:val="0"/>
      <w:marRight w:val="0"/>
      <w:marTop w:val="0"/>
      <w:marBottom w:val="0"/>
      <w:divBdr>
        <w:top w:val="none" w:sz="0" w:space="0" w:color="auto"/>
        <w:left w:val="none" w:sz="0" w:space="0" w:color="auto"/>
        <w:bottom w:val="none" w:sz="0" w:space="0" w:color="auto"/>
        <w:right w:val="none" w:sz="0" w:space="0" w:color="auto"/>
      </w:divBdr>
    </w:div>
    <w:div w:id="1049181331">
      <w:bodyDiv w:val="1"/>
      <w:marLeft w:val="0"/>
      <w:marRight w:val="0"/>
      <w:marTop w:val="0"/>
      <w:marBottom w:val="0"/>
      <w:divBdr>
        <w:top w:val="none" w:sz="0" w:space="0" w:color="auto"/>
        <w:left w:val="none" w:sz="0" w:space="0" w:color="auto"/>
        <w:bottom w:val="none" w:sz="0" w:space="0" w:color="auto"/>
        <w:right w:val="none" w:sz="0" w:space="0" w:color="auto"/>
      </w:divBdr>
    </w:div>
    <w:div w:id="1049770171">
      <w:bodyDiv w:val="1"/>
      <w:marLeft w:val="0"/>
      <w:marRight w:val="0"/>
      <w:marTop w:val="0"/>
      <w:marBottom w:val="0"/>
      <w:divBdr>
        <w:top w:val="none" w:sz="0" w:space="0" w:color="auto"/>
        <w:left w:val="none" w:sz="0" w:space="0" w:color="auto"/>
        <w:bottom w:val="none" w:sz="0" w:space="0" w:color="auto"/>
        <w:right w:val="none" w:sz="0" w:space="0" w:color="auto"/>
      </w:divBdr>
      <w:divsChild>
        <w:div w:id="1267540005">
          <w:marLeft w:val="0"/>
          <w:marRight w:val="0"/>
          <w:marTop w:val="0"/>
          <w:marBottom w:val="0"/>
          <w:divBdr>
            <w:top w:val="none" w:sz="0" w:space="0" w:color="auto"/>
            <w:left w:val="none" w:sz="0" w:space="0" w:color="auto"/>
            <w:bottom w:val="none" w:sz="0" w:space="0" w:color="auto"/>
            <w:right w:val="none" w:sz="0" w:space="0" w:color="auto"/>
          </w:divBdr>
        </w:div>
      </w:divsChild>
    </w:div>
    <w:div w:id="1113793716">
      <w:bodyDiv w:val="1"/>
      <w:marLeft w:val="0"/>
      <w:marRight w:val="0"/>
      <w:marTop w:val="0"/>
      <w:marBottom w:val="0"/>
      <w:divBdr>
        <w:top w:val="none" w:sz="0" w:space="0" w:color="auto"/>
        <w:left w:val="none" w:sz="0" w:space="0" w:color="auto"/>
        <w:bottom w:val="none" w:sz="0" w:space="0" w:color="auto"/>
        <w:right w:val="none" w:sz="0" w:space="0" w:color="auto"/>
      </w:divBdr>
      <w:divsChild>
        <w:div w:id="552082765">
          <w:marLeft w:val="0"/>
          <w:marRight w:val="0"/>
          <w:marTop w:val="0"/>
          <w:marBottom w:val="0"/>
          <w:divBdr>
            <w:top w:val="none" w:sz="0" w:space="0" w:color="auto"/>
            <w:left w:val="none" w:sz="0" w:space="0" w:color="auto"/>
            <w:bottom w:val="none" w:sz="0" w:space="0" w:color="auto"/>
            <w:right w:val="none" w:sz="0" w:space="0" w:color="auto"/>
          </w:divBdr>
          <w:divsChild>
            <w:div w:id="1140152439">
              <w:marLeft w:val="0"/>
              <w:marRight w:val="0"/>
              <w:marTop w:val="0"/>
              <w:marBottom w:val="0"/>
              <w:divBdr>
                <w:top w:val="none" w:sz="0" w:space="0" w:color="auto"/>
                <w:left w:val="none" w:sz="0" w:space="0" w:color="auto"/>
                <w:bottom w:val="none" w:sz="0" w:space="0" w:color="auto"/>
                <w:right w:val="none" w:sz="0" w:space="0" w:color="auto"/>
              </w:divBdr>
            </w:div>
            <w:div w:id="1655798909">
              <w:marLeft w:val="0"/>
              <w:marRight w:val="0"/>
              <w:marTop w:val="0"/>
              <w:marBottom w:val="0"/>
              <w:divBdr>
                <w:top w:val="none" w:sz="0" w:space="0" w:color="auto"/>
                <w:left w:val="none" w:sz="0" w:space="0" w:color="auto"/>
                <w:bottom w:val="none" w:sz="0" w:space="0" w:color="auto"/>
                <w:right w:val="none" w:sz="0" w:space="0" w:color="auto"/>
              </w:divBdr>
            </w:div>
            <w:div w:id="1962420662">
              <w:marLeft w:val="0"/>
              <w:marRight w:val="0"/>
              <w:marTop w:val="0"/>
              <w:marBottom w:val="0"/>
              <w:divBdr>
                <w:top w:val="none" w:sz="0" w:space="0" w:color="auto"/>
                <w:left w:val="none" w:sz="0" w:space="0" w:color="auto"/>
                <w:bottom w:val="none" w:sz="0" w:space="0" w:color="auto"/>
                <w:right w:val="none" w:sz="0" w:space="0" w:color="auto"/>
              </w:divBdr>
            </w:div>
          </w:divsChild>
        </w:div>
        <w:div w:id="1505898341">
          <w:marLeft w:val="0"/>
          <w:marRight w:val="0"/>
          <w:marTop w:val="0"/>
          <w:marBottom w:val="0"/>
          <w:divBdr>
            <w:top w:val="none" w:sz="0" w:space="0" w:color="auto"/>
            <w:left w:val="none" w:sz="0" w:space="0" w:color="auto"/>
            <w:bottom w:val="none" w:sz="0" w:space="0" w:color="auto"/>
            <w:right w:val="none" w:sz="0" w:space="0" w:color="auto"/>
          </w:divBdr>
          <w:divsChild>
            <w:div w:id="97992921">
              <w:marLeft w:val="0"/>
              <w:marRight w:val="0"/>
              <w:marTop w:val="0"/>
              <w:marBottom w:val="0"/>
              <w:divBdr>
                <w:top w:val="none" w:sz="0" w:space="0" w:color="auto"/>
                <w:left w:val="none" w:sz="0" w:space="0" w:color="auto"/>
                <w:bottom w:val="none" w:sz="0" w:space="0" w:color="auto"/>
                <w:right w:val="none" w:sz="0" w:space="0" w:color="auto"/>
              </w:divBdr>
            </w:div>
            <w:div w:id="1624001295">
              <w:marLeft w:val="0"/>
              <w:marRight w:val="0"/>
              <w:marTop w:val="0"/>
              <w:marBottom w:val="0"/>
              <w:divBdr>
                <w:top w:val="none" w:sz="0" w:space="0" w:color="auto"/>
                <w:left w:val="none" w:sz="0" w:space="0" w:color="auto"/>
                <w:bottom w:val="none" w:sz="0" w:space="0" w:color="auto"/>
                <w:right w:val="none" w:sz="0" w:space="0" w:color="auto"/>
              </w:divBdr>
            </w:div>
            <w:div w:id="166057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0009">
      <w:bodyDiv w:val="1"/>
      <w:marLeft w:val="0"/>
      <w:marRight w:val="0"/>
      <w:marTop w:val="0"/>
      <w:marBottom w:val="0"/>
      <w:divBdr>
        <w:top w:val="none" w:sz="0" w:space="0" w:color="auto"/>
        <w:left w:val="none" w:sz="0" w:space="0" w:color="auto"/>
        <w:bottom w:val="none" w:sz="0" w:space="0" w:color="auto"/>
        <w:right w:val="none" w:sz="0" w:space="0" w:color="auto"/>
      </w:divBdr>
    </w:div>
    <w:div w:id="1186754291">
      <w:bodyDiv w:val="1"/>
      <w:marLeft w:val="0"/>
      <w:marRight w:val="0"/>
      <w:marTop w:val="0"/>
      <w:marBottom w:val="0"/>
      <w:divBdr>
        <w:top w:val="none" w:sz="0" w:space="0" w:color="auto"/>
        <w:left w:val="none" w:sz="0" w:space="0" w:color="auto"/>
        <w:bottom w:val="none" w:sz="0" w:space="0" w:color="auto"/>
        <w:right w:val="none" w:sz="0" w:space="0" w:color="auto"/>
      </w:divBdr>
    </w:div>
    <w:div w:id="1211726183">
      <w:bodyDiv w:val="1"/>
      <w:marLeft w:val="0"/>
      <w:marRight w:val="0"/>
      <w:marTop w:val="0"/>
      <w:marBottom w:val="0"/>
      <w:divBdr>
        <w:top w:val="none" w:sz="0" w:space="0" w:color="auto"/>
        <w:left w:val="none" w:sz="0" w:space="0" w:color="auto"/>
        <w:bottom w:val="none" w:sz="0" w:space="0" w:color="auto"/>
        <w:right w:val="none" w:sz="0" w:space="0" w:color="auto"/>
      </w:divBdr>
    </w:div>
    <w:div w:id="1229223772">
      <w:bodyDiv w:val="1"/>
      <w:marLeft w:val="0"/>
      <w:marRight w:val="0"/>
      <w:marTop w:val="0"/>
      <w:marBottom w:val="0"/>
      <w:divBdr>
        <w:top w:val="none" w:sz="0" w:space="0" w:color="auto"/>
        <w:left w:val="none" w:sz="0" w:space="0" w:color="auto"/>
        <w:bottom w:val="none" w:sz="0" w:space="0" w:color="auto"/>
        <w:right w:val="none" w:sz="0" w:space="0" w:color="auto"/>
      </w:divBdr>
    </w:div>
    <w:div w:id="1245913971">
      <w:bodyDiv w:val="1"/>
      <w:marLeft w:val="0"/>
      <w:marRight w:val="0"/>
      <w:marTop w:val="0"/>
      <w:marBottom w:val="0"/>
      <w:divBdr>
        <w:top w:val="none" w:sz="0" w:space="0" w:color="auto"/>
        <w:left w:val="none" w:sz="0" w:space="0" w:color="auto"/>
        <w:bottom w:val="none" w:sz="0" w:space="0" w:color="auto"/>
        <w:right w:val="none" w:sz="0" w:space="0" w:color="auto"/>
      </w:divBdr>
    </w:div>
    <w:div w:id="1259213863">
      <w:bodyDiv w:val="1"/>
      <w:marLeft w:val="0"/>
      <w:marRight w:val="0"/>
      <w:marTop w:val="0"/>
      <w:marBottom w:val="0"/>
      <w:divBdr>
        <w:top w:val="none" w:sz="0" w:space="0" w:color="auto"/>
        <w:left w:val="none" w:sz="0" w:space="0" w:color="auto"/>
        <w:bottom w:val="none" w:sz="0" w:space="0" w:color="auto"/>
        <w:right w:val="none" w:sz="0" w:space="0" w:color="auto"/>
      </w:divBdr>
    </w:div>
    <w:div w:id="1281840338">
      <w:bodyDiv w:val="1"/>
      <w:marLeft w:val="0"/>
      <w:marRight w:val="0"/>
      <w:marTop w:val="0"/>
      <w:marBottom w:val="0"/>
      <w:divBdr>
        <w:top w:val="none" w:sz="0" w:space="0" w:color="auto"/>
        <w:left w:val="none" w:sz="0" w:space="0" w:color="auto"/>
        <w:bottom w:val="none" w:sz="0" w:space="0" w:color="auto"/>
        <w:right w:val="none" w:sz="0" w:space="0" w:color="auto"/>
      </w:divBdr>
    </w:div>
    <w:div w:id="1318847153">
      <w:bodyDiv w:val="1"/>
      <w:marLeft w:val="0"/>
      <w:marRight w:val="0"/>
      <w:marTop w:val="0"/>
      <w:marBottom w:val="0"/>
      <w:divBdr>
        <w:top w:val="none" w:sz="0" w:space="0" w:color="auto"/>
        <w:left w:val="none" w:sz="0" w:space="0" w:color="auto"/>
        <w:bottom w:val="none" w:sz="0" w:space="0" w:color="auto"/>
        <w:right w:val="none" w:sz="0" w:space="0" w:color="auto"/>
      </w:divBdr>
    </w:div>
    <w:div w:id="1336886210">
      <w:bodyDiv w:val="1"/>
      <w:marLeft w:val="0"/>
      <w:marRight w:val="0"/>
      <w:marTop w:val="0"/>
      <w:marBottom w:val="0"/>
      <w:divBdr>
        <w:top w:val="none" w:sz="0" w:space="0" w:color="auto"/>
        <w:left w:val="none" w:sz="0" w:space="0" w:color="auto"/>
        <w:bottom w:val="none" w:sz="0" w:space="0" w:color="auto"/>
        <w:right w:val="none" w:sz="0" w:space="0" w:color="auto"/>
      </w:divBdr>
    </w:div>
    <w:div w:id="1338920990">
      <w:bodyDiv w:val="1"/>
      <w:marLeft w:val="0"/>
      <w:marRight w:val="0"/>
      <w:marTop w:val="0"/>
      <w:marBottom w:val="0"/>
      <w:divBdr>
        <w:top w:val="none" w:sz="0" w:space="0" w:color="auto"/>
        <w:left w:val="none" w:sz="0" w:space="0" w:color="auto"/>
        <w:bottom w:val="none" w:sz="0" w:space="0" w:color="auto"/>
        <w:right w:val="none" w:sz="0" w:space="0" w:color="auto"/>
      </w:divBdr>
    </w:div>
    <w:div w:id="1349985810">
      <w:bodyDiv w:val="1"/>
      <w:marLeft w:val="0"/>
      <w:marRight w:val="0"/>
      <w:marTop w:val="0"/>
      <w:marBottom w:val="0"/>
      <w:divBdr>
        <w:top w:val="none" w:sz="0" w:space="0" w:color="auto"/>
        <w:left w:val="none" w:sz="0" w:space="0" w:color="auto"/>
        <w:bottom w:val="none" w:sz="0" w:space="0" w:color="auto"/>
        <w:right w:val="none" w:sz="0" w:space="0" w:color="auto"/>
      </w:divBdr>
      <w:divsChild>
        <w:div w:id="8026065">
          <w:marLeft w:val="0"/>
          <w:marRight w:val="0"/>
          <w:marTop w:val="0"/>
          <w:marBottom w:val="0"/>
          <w:divBdr>
            <w:top w:val="none" w:sz="0" w:space="0" w:color="auto"/>
            <w:left w:val="none" w:sz="0" w:space="0" w:color="auto"/>
            <w:bottom w:val="none" w:sz="0" w:space="0" w:color="auto"/>
            <w:right w:val="none" w:sz="0" w:space="0" w:color="auto"/>
          </w:divBdr>
          <w:divsChild>
            <w:div w:id="347828979">
              <w:marLeft w:val="0"/>
              <w:marRight w:val="0"/>
              <w:marTop w:val="0"/>
              <w:marBottom w:val="0"/>
              <w:divBdr>
                <w:top w:val="none" w:sz="0" w:space="0" w:color="auto"/>
                <w:left w:val="none" w:sz="0" w:space="0" w:color="auto"/>
                <w:bottom w:val="none" w:sz="0" w:space="0" w:color="auto"/>
                <w:right w:val="none" w:sz="0" w:space="0" w:color="auto"/>
              </w:divBdr>
            </w:div>
            <w:div w:id="428939324">
              <w:marLeft w:val="0"/>
              <w:marRight w:val="0"/>
              <w:marTop w:val="0"/>
              <w:marBottom w:val="0"/>
              <w:divBdr>
                <w:top w:val="none" w:sz="0" w:space="0" w:color="auto"/>
                <w:left w:val="none" w:sz="0" w:space="0" w:color="auto"/>
                <w:bottom w:val="none" w:sz="0" w:space="0" w:color="auto"/>
                <w:right w:val="none" w:sz="0" w:space="0" w:color="auto"/>
              </w:divBdr>
            </w:div>
            <w:div w:id="536502214">
              <w:marLeft w:val="0"/>
              <w:marRight w:val="0"/>
              <w:marTop w:val="0"/>
              <w:marBottom w:val="0"/>
              <w:divBdr>
                <w:top w:val="none" w:sz="0" w:space="0" w:color="auto"/>
                <w:left w:val="none" w:sz="0" w:space="0" w:color="auto"/>
                <w:bottom w:val="none" w:sz="0" w:space="0" w:color="auto"/>
                <w:right w:val="none" w:sz="0" w:space="0" w:color="auto"/>
              </w:divBdr>
            </w:div>
            <w:div w:id="668605453">
              <w:marLeft w:val="0"/>
              <w:marRight w:val="0"/>
              <w:marTop w:val="0"/>
              <w:marBottom w:val="0"/>
              <w:divBdr>
                <w:top w:val="none" w:sz="0" w:space="0" w:color="auto"/>
                <w:left w:val="none" w:sz="0" w:space="0" w:color="auto"/>
                <w:bottom w:val="none" w:sz="0" w:space="0" w:color="auto"/>
                <w:right w:val="none" w:sz="0" w:space="0" w:color="auto"/>
              </w:divBdr>
            </w:div>
            <w:div w:id="743457311">
              <w:marLeft w:val="0"/>
              <w:marRight w:val="0"/>
              <w:marTop w:val="0"/>
              <w:marBottom w:val="0"/>
              <w:divBdr>
                <w:top w:val="none" w:sz="0" w:space="0" w:color="auto"/>
                <w:left w:val="none" w:sz="0" w:space="0" w:color="auto"/>
                <w:bottom w:val="none" w:sz="0" w:space="0" w:color="auto"/>
                <w:right w:val="none" w:sz="0" w:space="0" w:color="auto"/>
              </w:divBdr>
            </w:div>
            <w:div w:id="1014191958">
              <w:marLeft w:val="0"/>
              <w:marRight w:val="0"/>
              <w:marTop w:val="0"/>
              <w:marBottom w:val="0"/>
              <w:divBdr>
                <w:top w:val="none" w:sz="0" w:space="0" w:color="auto"/>
                <w:left w:val="none" w:sz="0" w:space="0" w:color="auto"/>
                <w:bottom w:val="none" w:sz="0" w:space="0" w:color="auto"/>
                <w:right w:val="none" w:sz="0" w:space="0" w:color="auto"/>
              </w:divBdr>
            </w:div>
            <w:div w:id="1210265148">
              <w:marLeft w:val="0"/>
              <w:marRight w:val="0"/>
              <w:marTop w:val="0"/>
              <w:marBottom w:val="0"/>
              <w:divBdr>
                <w:top w:val="none" w:sz="0" w:space="0" w:color="auto"/>
                <w:left w:val="none" w:sz="0" w:space="0" w:color="auto"/>
                <w:bottom w:val="none" w:sz="0" w:space="0" w:color="auto"/>
                <w:right w:val="none" w:sz="0" w:space="0" w:color="auto"/>
              </w:divBdr>
            </w:div>
            <w:div w:id="1240677226">
              <w:marLeft w:val="0"/>
              <w:marRight w:val="0"/>
              <w:marTop w:val="0"/>
              <w:marBottom w:val="0"/>
              <w:divBdr>
                <w:top w:val="none" w:sz="0" w:space="0" w:color="auto"/>
                <w:left w:val="none" w:sz="0" w:space="0" w:color="auto"/>
                <w:bottom w:val="none" w:sz="0" w:space="0" w:color="auto"/>
                <w:right w:val="none" w:sz="0" w:space="0" w:color="auto"/>
              </w:divBdr>
            </w:div>
            <w:div w:id="1240871751">
              <w:marLeft w:val="0"/>
              <w:marRight w:val="0"/>
              <w:marTop w:val="0"/>
              <w:marBottom w:val="0"/>
              <w:divBdr>
                <w:top w:val="none" w:sz="0" w:space="0" w:color="auto"/>
                <w:left w:val="none" w:sz="0" w:space="0" w:color="auto"/>
                <w:bottom w:val="none" w:sz="0" w:space="0" w:color="auto"/>
                <w:right w:val="none" w:sz="0" w:space="0" w:color="auto"/>
              </w:divBdr>
            </w:div>
            <w:div w:id="1349482087">
              <w:marLeft w:val="0"/>
              <w:marRight w:val="0"/>
              <w:marTop w:val="0"/>
              <w:marBottom w:val="0"/>
              <w:divBdr>
                <w:top w:val="none" w:sz="0" w:space="0" w:color="auto"/>
                <w:left w:val="none" w:sz="0" w:space="0" w:color="auto"/>
                <w:bottom w:val="none" w:sz="0" w:space="0" w:color="auto"/>
                <w:right w:val="none" w:sz="0" w:space="0" w:color="auto"/>
              </w:divBdr>
            </w:div>
            <w:div w:id="1387296901">
              <w:marLeft w:val="0"/>
              <w:marRight w:val="0"/>
              <w:marTop w:val="0"/>
              <w:marBottom w:val="0"/>
              <w:divBdr>
                <w:top w:val="none" w:sz="0" w:space="0" w:color="auto"/>
                <w:left w:val="none" w:sz="0" w:space="0" w:color="auto"/>
                <w:bottom w:val="none" w:sz="0" w:space="0" w:color="auto"/>
                <w:right w:val="none" w:sz="0" w:space="0" w:color="auto"/>
              </w:divBdr>
            </w:div>
            <w:div w:id="1507206284">
              <w:marLeft w:val="0"/>
              <w:marRight w:val="0"/>
              <w:marTop w:val="0"/>
              <w:marBottom w:val="0"/>
              <w:divBdr>
                <w:top w:val="none" w:sz="0" w:space="0" w:color="auto"/>
                <w:left w:val="none" w:sz="0" w:space="0" w:color="auto"/>
                <w:bottom w:val="none" w:sz="0" w:space="0" w:color="auto"/>
                <w:right w:val="none" w:sz="0" w:space="0" w:color="auto"/>
              </w:divBdr>
            </w:div>
            <w:div w:id="1618755681">
              <w:marLeft w:val="0"/>
              <w:marRight w:val="0"/>
              <w:marTop w:val="0"/>
              <w:marBottom w:val="0"/>
              <w:divBdr>
                <w:top w:val="none" w:sz="0" w:space="0" w:color="auto"/>
                <w:left w:val="none" w:sz="0" w:space="0" w:color="auto"/>
                <w:bottom w:val="none" w:sz="0" w:space="0" w:color="auto"/>
                <w:right w:val="none" w:sz="0" w:space="0" w:color="auto"/>
              </w:divBdr>
            </w:div>
            <w:div w:id="1859848639">
              <w:marLeft w:val="0"/>
              <w:marRight w:val="0"/>
              <w:marTop w:val="0"/>
              <w:marBottom w:val="0"/>
              <w:divBdr>
                <w:top w:val="none" w:sz="0" w:space="0" w:color="auto"/>
                <w:left w:val="none" w:sz="0" w:space="0" w:color="auto"/>
                <w:bottom w:val="none" w:sz="0" w:space="0" w:color="auto"/>
                <w:right w:val="none" w:sz="0" w:space="0" w:color="auto"/>
              </w:divBdr>
            </w:div>
            <w:div w:id="2033916852">
              <w:marLeft w:val="0"/>
              <w:marRight w:val="0"/>
              <w:marTop w:val="0"/>
              <w:marBottom w:val="0"/>
              <w:divBdr>
                <w:top w:val="none" w:sz="0" w:space="0" w:color="auto"/>
                <w:left w:val="none" w:sz="0" w:space="0" w:color="auto"/>
                <w:bottom w:val="none" w:sz="0" w:space="0" w:color="auto"/>
                <w:right w:val="none" w:sz="0" w:space="0" w:color="auto"/>
              </w:divBdr>
            </w:div>
          </w:divsChild>
        </w:div>
        <w:div w:id="184758554">
          <w:marLeft w:val="0"/>
          <w:marRight w:val="0"/>
          <w:marTop w:val="0"/>
          <w:marBottom w:val="0"/>
          <w:divBdr>
            <w:top w:val="none" w:sz="0" w:space="0" w:color="auto"/>
            <w:left w:val="none" w:sz="0" w:space="0" w:color="auto"/>
            <w:bottom w:val="none" w:sz="0" w:space="0" w:color="auto"/>
            <w:right w:val="none" w:sz="0" w:space="0" w:color="auto"/>
          </w:divBdr>
          <w:divsChild>
            <w:div w:id="199441924">
              <w:marLeft w:val="0"/>
              <w:marRight w:val="0"/>
              <w:marTop w:val="0"/>
              <w:marBottom w:val="0"/>
              <w:divBdr>
                <w:top w:val="none" w:sz="0" w:space="0" w:color="auto"/>
                <w:left w:val="none" w:sz="0" w:space="0" w:color="auto"/>
                <w:bottom w:val="none" w:sz="0" w:space="0" w:color="auto"/>
                <w:right w:val="none" w:sz="0" w:space="0" w:color="auto"/>
              </w:divBdr>
            </w:div>
            <w:div w:id="687875435">
              <w:marLeft w:val="0"/>
              <w:marRight w:val="0"/>
              <w:marTop w:val="0"/>
              <w:marBottom w:val="0"/>
              <w:divBdr>
                <w:top w:val="none" w:sz="0" w:space="0" w:color="auto"/>
                <w:left w:val="none" w:sz="0" w:space="0" w:color="auto"/>
                <w:bottom w:val="none" w:sz="0" w:space="0" w:color="auto"/>
                <w:right w:val="none" w:sz="0" w:space="0" w:color="auto"/>
              </w:divBdr>
            </w:div>
          </w:divsChild>
        </w:div>
        <w:div w:id="188422286">
          <w:marLeft w:val="0"/>
          <w:marRight w:val="0"/>
          <w:marTop w:val="0"/>
          <w:marBottom w:val="0"/>
          <w:divBdr>
            <w:top w:val="none" w:sz="0" w:space="0" w:color="auto"/>
            <w:left w:val="none" w:sz="0" w:space="0" w:color="auto"/>
            <w:bottom w:val="none" w:sz="0" w:space="0" w:color="auto"/>
            <w:right w:val="none" w:sz="0" w:space="0" w:color="auto"/>
          </w:divBdr>
          <w:divsChild>
            <w:div w:id="1171410216">
              <w:marLeft w:val="0"/>
              <w:marRight w:val="0"/>
              <w:marTop w:val="0"/>
              <w:marBottom w:val="0"/>
              <w:divBdr>
                <w:top w:val="none" w:sz="0" w:space="0" w:color="auto"/>
                <w:left w:val="none" w:sz="0" w:space="0" w:color="auto"/>
                <w:bottom w:val="none" w:sz="0" w:space="0" w:color="auto"/>
                <w:right w:val="none" w:sz="0" w:space="0" w:color="auto"/>
              </w:divBdr>
            </w:div>
          </w:divsChild>
        </w:div>
        <w:div w:id="370999821">
          <w:marLeft w:val="0"/>
          <w:marRight w:val="0"/>
          <w:marTop w:val="0"/>
          <w:marBottom w:val="0"/>
          <w:divBdr>
            <w:top w:val="none" w:sz="0" w:space="0" w:color="auto"/>
            <w:left w:val="none" w:sz="0" w:space="0" w:color="auto"/>
            <w:bottom w:val="none" w:sz="0" w:space="0" w:color="auto"/>
            <w:right w:val="none" w:sz="0" w:space="0" w:color="auto"/>
          </w:divBdr>
          <w:divsChild>
            <w:div w:id="1441758127">
              <w:marLeft w:val="0"/>
              <w:marRight w:val="0"/>
              <w:marTop w:val="0"/>
              <w:marBottom w:val="0"/>
              <w:divBdr>
                <w:top w:val="none" w:sz="0" w:space="0" w:color="auto"/>
                <w:left w:val="none" w:sz="0" w:space="0" w:color="auto"/>
                <w:bottom w:val="none" w:sz="0" w:space="0" w:color="auto"/>
                <w:right w:val="none" w:sz="0" w:space="0" w:color="auto"/>
              </w:divBdr>
            </w:div>
          </w:divsChild>
        </w:div>
        <w:div w:id="452552719">
          <w:marLeft w:val="0"/>
          <w:marRight w:val="0"/>
          <w:marTop w:val="0"/>
          <w:marBottom w:val="0"/>
          <w:divBdr>
            <w:top w:val="none" w:sz="0" w:space="0" w:color="auto"/>
            <w:left w:val="none" w:sz="0" w:space="0" w:color="auto"/>
            <w:bottom w:val="none" w:sz="0" w:space="0" w:color="auto"/>
            <w:right w:val="none" w:sz="0" w:space="0" w:color="auto"/>
          </w:divBdr>
          <w:divsChild>
            <w:div w:id="1169251472">
              <w:marLeft w:val="0"/>
              <w:marRight w:val="0"/>
              <w:marTop w:val="0"/>
              <w:marBottom w:val="0"/>
              <w:divBdr>
                <w:top w:val="none" w:sz="0" w:space="0" w:color="auto"/>
                <w:left w:val="none" w:sz="0" w:space="0" w:color="auto"/>
                <w:bottom w:val="none" w:sz="0" w:space="0" w:color="auto"/>
                <w:right w:val="none" w:sz="0" w:space="0" w:color="auto"/>
              </w:divBdr>
            </w:div>
          </w:divsChild>
        </w:div>
        <w:div w:id="458034647">
          <w:marLeft w:val="0"/>
          <w:marRight w:val="0"/>
          <w:marTop w:val="0"/>
          <w:marBottom w:val="0"/>
          <w:divBdr>
            <w:top w:val="none" w:sz="0" w:space="0" w:color="auto"/>
            <w:left w:val="none" w:sz="0" w:space="0" w:color="auto"/>
            <w:bottom w:val="none" w:sz="0" w:space="0" w:color="auto"/>
            <w:right w:val="none" w:sz="0" w:space="0" w:color="auto"/>
          </w:divBdr>
          <w:divsChild>
            <w:div w:id="381364958">
              <w:marLeft w:val="0"/>
              <w:marRight w:val="0"/>
              <w:marTop w:val="0"/>
              <w:marBottom w:val="0"/>
              <w:divBdr>
                <w:top w:val="none" w:sz="0" w:space="0" w:color="auto"/>
                <w:left w:val="none" w:sz="0" w:space="0" w:color="auto"/>
                <w:bottom w:val="none" w:sz="0" w:space="0" w:color="auto"/>
                <w:right w:val="none" w:sz="0" w:space="0" w:color="auto"/>
              </w:divBdr>
            </w:div>
          </w:divsChild>
        </w:div>
        <w:div w:id="498468656">
          <w:marLeft w:val="0"/>
          <w:marRight w:val="0"/>
          <w:marTop w:val="0"/>
          <w:marBottom w:val="0"/>
          <w:divBdr>
            <w:top w:val="none" w:sz="0" w:space="0" w:color="auto"/>
            <w:left w:val="none" w:sz="0" w:space="0" w:color="auto"/>
            <w:bottom w:val="none" w:sz="0" w:space="0" w:color="auto"/>
            <w:right w:val="none" w:sz="0" w:space="0" w:color="auto"/>
          </w:divBdr>
          <w:divsChild>
            <w:div w:id="40792042">
              <w:marLeft w:val="0"/>
              <w:marRight w:val="0"/>
              <w:marTop w:val="0"/>
              <w:marBottom w:val="0"/>
              <w:divBdr>
                <w:top w:val="none" w:sz="0" w:space="0" w:color="auto"/>
                <w:left w:val="none" w:sz="0" w:space="0" w:color="auto"/>
                <w:bottom w:val="none" w:sz="0" w:space="0" w:color="auto"/>
                <w:right w:val="none" w:sz="0" w:space="0" w:color="auto"/>
              </w:divBdr>
            </w:div>
            <w:div w:id="122236218">
              <w:marLeft w:val="0"/>
              <w:marRight w:val="0"/>
              <w:marTop w:val="0"/>
              <w:marBottom w:val="0"/>
              <w:divBdr>
                <w:top w:val="none" w:sz="0" w:space="0" w:color="auto"/>
                <w:left w:val="none" w:sz="0" w:space="0" w:color="auto"/>
                <w:bottom w:val="none" w:sz="0" w:space="0" w:color="auto"/>
                <w:right w:val="none" w:sz="0" w:space="0" w:color="auto"/>
              </w:divBdr>
            </w:div>
            <w:div w:id="191652974">
              <w:marLeft w:val="0"/>
              <w:marRight w:val="0"/>
              <w:marTop w:val="0"/>
              <w:marBottom w:val="0"/>
              <w:divBdr>
                <w:top w:val="none" w:sz="0" w:space="0" w:color="auto"/>
                <w:left w:val="none" w:sz="0" w:space="0" w:color="auto"/>
                <w:bottom w:val="none" w:sz="0" w:space="0" w:color="auto"/>
                <w:right w:val="none" w:sz="0" w:space="0" w:color="auto"/>
              </w:divBdr>
            </w:div>
            <w:div w:id="320307151">
              <w:marLeft w:val="0"/>
              <w:marRight w:val="0"/>
              <w:marTop w:val="0"/>
              <w:marBottom w:val="0"/>
              <w:divBdr>
                <w:top w:val="none" w:sz="0" w:space="0" w:color="auto"/>
                <w:left w:val="none" w:sz="0" w:space="0" w:color="auto"/>
                <w:bottom w:val="none" w:sz="0" w:space="0" w:color="auto"/>
                <w:right w:val="none" w:sz="0" w:space="0" w:color="auto"/>
              </w:divBdr>
            </w:div>
            <w:div w:id="323238353">
              <w:marLeft w:val="0"/>
              <w:marRight w:val="0"/>
              <w:marTop w:val="0"/>
              <w:marBottom w:val="0"/>
              <w:divBdr>
                <w:top w:val="none" w:sz="0" w:space="0" w:color="auto"/>
                <w:left w:val="none" w:sz="0" w:space="0" w:color="auto"/>
                <w:bottom w:val="none" w:sz="0" w:space="0" w:color="auto"/>
                <w:right w:val="none" w:sz="0" w:space="0" w:color="auto"/>
              </w:divBdr>
            </w:div>
            <w:div w:id="462770712">
              <w:marLeft w:val="0"/>
              <w:marRight w:val="0"/>
              <w:marTop w:val="0"/>
              <w:marBottom w:val="0"/>
              <w:divBdr>
                <w:top w:val="none" w:sz="0" w:space="0" w:color="auto"/>
                <w:left w:val="none" w:sz="0" w:space="0" w:color="auto"/>
                <w:bottom w:val="none" w:sz="0" w:space="0" w:color="auto"/>
                <w:right w:val="none" w:sz="0" w:space="0" w:color="auto"/>
              </w:divBdr>
            </w:div>
            <w:div w:id="484006073">
              <w:marLeft w:val="0"/>
              <w:marRight w:val="0"/>
              <w:marTop w:val="0"/>
              <w:marBottom w:val="0"/>
              <w:divBdr>
                <w:top w:val="none" w:sz="0" w:space="0" w:color="auto"/>
                <w:left w:val="none" w:sz="0" w:space="0" w:color="auto"/>
                <w:bottom w:val="none" w:sz="0" w:space="0" w:color="auto"/>
                <w:right w:val="none" w:sz="0" w:space="0" w:color="auto"/>
              </w:divBdr>
            </w:div>
            <w:div w:id="503281234">
              <w:marLeft w:val="0"/>
              <w:marRight w:val="0"/>
              <w:marTop w:val="0"/>
              <w:marBottom w:val="0"/>
              <w:divBdr>
                <w:top w:val="none" w:sz="0" w:space="0" w:color="auto"/>
                <w:left w:val="none" w:sz="0" w:space="0" w:color="auto"/>
                <w:bottom w:val="none" w:sz="0" w:space="0" w:color="auto"/>
                <w:right w:val="none" w:sz="0" w:space="0" w:color="auto"/>
              </w:divBdr>
            </w:div>
            <w:div w:id="662702275">
              <w:marLeft w:val="0"/>
              <w:marRight w:val="0"/>
              <w:marTop w:val="0"/>
              <w:marBottom w:val="0"/>
              <w:divBdr>
                <w:top w:val="none" w:sz="0" w:space="0" w:color="auto"/>
                <w:left w:val="none" w:sz="0" w:space="0" w:color="auto"/>
                <w:bottom w:val="none" w:sz="0" w:space="0" w:color="auto"/>
                <w:right w:val="none" w:sz="0" w:space="0" w:color="auto"/>
              </w:divBdr>
            </w:div>
            <w:div w:id="746264137">
              <w:marLeft w:val="0"/>
              <w:marRight w:val="0"/>
              <w:marTop w:val="0"/>
              <w:marBottom w:val="0"/>
              <w:divBdr>
                <w:top w:val="none" w:sz="0" w:space="0" w:color="auto"/>
                <w:left w:val="none" w:sz="0" w:space="0" w:color="auto"/>
                <w:bottom w:val="none" w:sz="0" w:space="0" w:color="auto"/>
                <w:right w:val="none" w:sz="0" w:space="0" w:color="auto"/>
              </w:divBdr>
            </w:div>
            <w:div w:id="754474658">
              <w:marLeft w:val="0"/>
              <w:marRight w:val="0"/>
              <w:marTop w:val="0"/>
              <w:marBottom w:val="0"/>
              <w:divBdr>
                <w:top w:val="none" w:sz="0" w:space="0" w:color="auto"/>
                <w:left w:val="none" w:sz="0" w:space="0" w:color="auto"/>
                <w:bottom w:val="none" w:sz="0" w:space="0" w:color="auto"/>
                <w:right w:val="none" w:sz="0" w:space="0" w:color="auto"/>
              </w:divBdr>
            </w:div>
            <w:div w:id="1191183194">
              <w:marLeft w:val="0"/>
              <w:marRight w:val="0"/>
              <w:marTop w:val="0"/>
              <w:marBottom w:val="0"/>
              <w:divBdr>
                <w:top w:val="none" w:sz="0" w:space="0" w:color="auto"/>
                <w:left w:val="none" w:sz="0" w:space="0" w:color="auto"/>
                <w:bottom w:val="none" w:sz="0" w:space="0" w:color="auto"/>
                <w:right w:val="none" w:sz="0" w:space="0" w:color="auto"/>
              </w:divBdr>
            </w:div>
            <w:div w:id="1258174327">
              <w:marLeft w:val="0"/>
              <w:marRight w:val="0"/>
              <w:marTop w:val="0"/>
              <w:marBottom w:val="0"/>
              <w:divBdr>
                <w:top w:val="none" w:sz="0" w:space="0" w:color="auto"/>
                <w:left w:val="none" w:sz="0" w:space="0" w:color="auto"/>
                <w:bottom w:val="none" w:sz="0" w:space="0" w:color="auto"/>
                <w:right w:val="none" w:sz="0" w:space="0" w:color="auto"/>
              </w:divBdr>
            </w:div>
            <w:div w:id="1325627284">
              <w:marLeft w:val="0"/>
              <w:marRight w:val="0"/>
              <w:marTop w:val="0"/>
              <w:marBottom w:val="0"/>
              <w:divBdr>
                <w:top w:val="none" w:sz="0" w:space="0" w:color="auto"/>
                <w:left w:val="none" w:sz="0" w:space="0" w:color="auto"/>
                <w:bottom w:val="none" w:sz="0" w:space="0" w:color="auto"/>
                <w:right w:val="none" w:sz="0" w:space="0" w:color="auto"/>
              </w:divBdr>
            </w:div>
            <w:div w:id="1328627997">
              <w:marLeft w:val="0"/>
              <w:marRight w:val="0"/>
              <w:marTop w:val="0"/>
              <w:marBottom w:val="0"/>
              <w:divBdr>
                <w:top w:val="none" w:sz="0" w:space="0" w:color="auto"/>
                <w:left w:val="none" w:sz="0" w:space="0" w:color="auto"/>
                <w:bottom w:val="none" w:sz="0" w:space="0" w:color="auto"/>
                <w:right w:val="none" w:sz="0" w:space="0" w:color="auto"/>
              </w:divBdr>
            </w:div>
            <w:div w:id="1453090512">
              <w:marLeft w:val="0"/>
              <w:marRight w:val="0"/>
              <w:marTop w:val="0"/>
              <w:marBottom w:val="0"/>
              <w:divBdr>
                <w:top w:val="none" w:sz="0" w:space="0" w:color="auto"/>
                <w:left w:val="none" w:sz="0" w:space="0" w:color="auto"/>
                <w:bottom w:val="none" w:sz="0" w:space="0" w:color="auto"/>
                <w:right w:val="none" w:sz="0" w:space="0" w:color="auto"/>
              </w:divBdr>
            </w:div>
            <w:div w:id="1487094052">
              <w:marLeft w:val="0"/>
              <w:marRight w:val="0"/>
              <w:marTop w:val="0"/>
              <w:marBottom w:val="0"/>
              <w:divBdr>
                <w:top w:val="none" w:sz="0" w:space="0" w:color="auto"/>
                <w:left w:val="none" w:sz="0" w:space="0" w:color="auto"/>
                <w:bottom w:val="none" w:sz="0" w:space="0" w:color="auto"/>
                <w:right w:val="none" w:sz="0" w:space="0" w:color="auto"/>
              </w:divBdr>
            </w:div>
            <w:div w:id="1541897762">
              <w:marLeft w:val="0"/>
              <w:marRight w:val="0"/>
              <w:marTop w:val="0"/>
              <w:marBottom w:val="0"/>
              <w:divBdr>
                <w:top w:val="none" w:sz="0" w:space="0" w:color="auto"/>
                <w:left w:val="none" w:sz="0" w:space="0" w:color="auto"/>
                <w:bottom w:val="none" w:sz="0" w:space="0" w:color="auto"/>
                <w:right w:val="none" w:sz="0" w:space="0" w:color="auto"/>
              </w:divBdr>
            </w:div>
            <w:div w:id="1546063509">
              <w:marLeft w:val="0"/>
              <w:marRight w:val="0"/>
              <w:marTop w:val="0"/>
              <w:marBottom w:val="0"/>
              <w:divBdr>
                <w:top w:val="none" w:sz="0" w:space="0" w:color="auto"/>
                <w:left w:val="none" w:sz="0" w:space="0" w:color="auto"/>
                <w:bottom w:val="none" w:sz="0" w:space="0" w:color="auto"/>
                <w:right w:val="none" w:sz="0" w:space="0" w:color="auto"/>
              </w:divBdr>
            </w:div>
            <w:div w:id="1550796583">
              <w:marLeft w:val="0"/>
              <w:marRight w:val="0"/>
              <w:marTop w:val="0"/>
              <w:marBottom w:val="0"/>
              <w:divBdr>
                <w:top w:val="none" w:sz="0" w:space="0" w:color="auto"/>
                <w:left w:val="none" w:sz="0" w:space="0" w:color="auto"/>
                <w:bottom w:val="none" w:sz="0" w:space="0" w:color="auto"/>
                <w:right w:val="none" w:sz="0" w:space="0" w:color="auto"/>
              </w:divBdr>
            </w:div>
            <w:div w:id="1595821262">
              <w:marLeft w:val="0"/>
              <w:marRight w:val="0"/>
              <w:marTop w:val="0"/>
              <w:marBottom w:val="0"/>
              <w:divBdr>
                <w:top w:val="none" w:sz="0" w:space="0" w:color="auto"/>
                <w:left w:val="none" w:sz="0" w:space="0" w:color="auto"/>
                <w:bottom w:val="none" w:sz="0" w:space="0" w:color="auto"/>
                <w:right w:val="none" w:sz="0" w:space="0" w:color="auto"/>
              </w:divBdr>
            </w:div>
            <w:div w:id="1951817175">
              <w:marLeft w:val="0"/>
              <w:marRight w:val="0"/>
              <w:marTop w:val="0"/>
              <w:marBottom w:val="0"/>
              <w:divBdr>
                <w:top w:val="none" w:sz="0" w:space="0" w:color="auto"/>
                <w:left w:val="none" w:sz="0" w:space="0" w:color="auto"/>
                <w:bottom w:val="none" w:sz="0" w:space="0" w:color="auto"/>
                <w:right w:val="none" w:sz="0" w:space="0" w:color="auto"/>
              </w:divBdr>
            </w:div>
            <w:div w:id="2008705377">
              <w:marLeft w:val="0"/>
              <w:marRight w:val="0"/>
              <w:marTop w:val="0"/>
              <w:marBottom w:val="0"/>
              <w:divBdr>
                <w:top w:val="none" w:sz="0" w:space="0" w:color="auto"/>
                <w:left w:val="none" w:sz="0" w:space="0" w:color="auto"/>
                <w:bottom w:val="none" w:sz="0" w:space="0" w:color="auto"/>
                <w:right w:val="none" w:sz="0" w:space="0" w:color="auto"/>
              </w:divBdr>
            </w:div>
          </w:divsChild>
        </w:div>
        <w:div w:id="522088192">
          <w:marLeft w:val="0"/>
          <w:marRight w:val="0"/>
          <w:marTop w:val="0"/>
          <w:marBottom w:val="0"/>
          <w:divBdr>
            <w:top w:val="none" w:sz="0" w:space="0" w:color="auto"/>
            <w:left w:val="none" w:sz="0" w:space="0" w:color="auto"/>
            <w:bottom w:val="none" w:sz="0" w:space="0" w:color="auto"/>
            <w:right w:val="none" w:sz="0" w:space="0" w:color="auto"/>
          </w:divBdr>
          <w:divsChild>
            <w:div w:id="743644486">
              <w:marLeft w:val="0"/>
              <w:marRight w:val="0"/>
              <w:marTop w:val="0"/>
              <w:marBottom w:val="0"/>
              <w:divBdr>
                <w:top w:val="none" w:sz="0" w:space="0" w:color="auto"/>
                <w:left w:val="none" w:sz="0" w:space="0" w:color="auto"/>
                <w:bottom w:val="none" w:sz="0" w:space="0" w:color="auto"/>
                <w:right w:val="none" w:sz="0" w:space="0" w:color="auto"/>
              </w:divBdr>
            </w:div>
          </w:divsChild>
        </w:div>
        <w:div w:id="619335215">
          <w:marLeft w:val="0"/>
          <w:marRight w:val="0"/>
          <w:marTop w:val="0"/>
          <w:marBottom w:val="0"/>
          <w:divBdr>
            <w:top w:val="none" w:sz="0" w:space="0" w:color="auto"/>
            <w:left w:val="none" w:sz="0" w:space="0" w:color="auto"/>
            <w:bottom w:val="none" w:sz="0" w:space="0" w:color="auto"/>
            <w:right w:val="none" w:sz="0" w:space="0" w:color="auto"/>
          </w:divBdr>
          <w:divsChild>
            <w:div w:id="215120147">
              <w:marLeft w:val="0"/>
              <w:marRight w:val="0"/>
              <w:marTop w:val="0"/>
              <w:marBottom w:val="0"/>
              <w:divBdr>
                <w:top w:val="none" w:sz="0" w:space="0" w:color="auto"/>
                <w:left w:val="none" w:sz="0" w:space="0" w:color="auto"/>
                <w:bottom w:val="none" w:sz="0" w:space="0" w:color="auto"/>
                <w:right w:val="none" w:sz="0" w:space="0" w:color="auto"/>
              </w:divBdr>
            </w:div>
            <w:div w:id="228421783">
              <w:marLeft w:val="0"/>
              <w:marRight w:val="0"/>
              <w:marTop w:val="0"/>
              <w:marBottom w:val="0"/>
              <w:divBdr>
                <w:top w:val="none" w:sz="0" w:space="0" w:color="auto"/>
                <w:left w:val="none" w:sz="0" w:space="0" w:color="auto"/>
                <w:bottom w:val="none" w:sz="0" w:space="0" w:color="auto"/>
                <w:right w:val="none" w:sz="0" w:space="0" w:color="auto"/>
              </w:divBdr>
            </w:div>
            <w:div w:id="649793242">
              <w:marLeft w:val="0"/>
              <w:marRight w:val="0"/>
              <w:marTop w:val="0"/>
              <w:marBottom w:val="0"/>
              <w:divBdr>
                <w:top w:val="none" w:sz="0" w:space="0" w:color="auto"/>
                <w:left w:val="none" w:sz="0" w:space="0" w:color="auto"/>
                <w:bottom w:val="none" w:sz="0" w:space="0" w:color="auto"/>
                <w:right w:val="none" w:sz="0" w:space="0" w:color="auto"/>
              </w:divBdr>
            </w:div>
            <w:div w:id="702286896">
              <w:marLeft w:val="0"/>
              <w:marRight w:val="0"/>
              <w:marTop w:val="0"/>
              <w:marBottom w:val="0"/>
              <w:divBdr>
                <w:top w:val="none" w:sz="0" w:space="0" w:color="auto"/>
                <w:left w:val="none" w:sz="0" w:space="0" w:color="auto"/>
                <w:bottom w:val="none" w:sz="0" w:space="0" w:color="auto"/>
                <w:right w:val="none" w:sz="0" w:space="0" w:color="auto"/>
              </w:divBdr>
            </w:div>
            <w:div w:id="1109087799">
              <w:marLeft w:val="0"/>
              <w:marRight w:val="0"/>
              <w:marTop w:val="0"/>
              <w:marBottom w:val="0"/>
              <w:divBdr>
                <w:top w:val="none" w:sz="0" w:space="0" w:color="auto"/>
                <w:left w:val="none" w:sz="0" w:space="0" w:color="auto"/>
                <w:bottom w:val="none" w:sz="0" w:space="0" w:color="auto"/>
                <w:right w:val="none" w:sz="0" w:space="0" w:color="auto"/>
              </w:divBdr>
            </w:div>
            <w:div w:id="1685741329">
              <w:marLeft w:val="0"/>
              <w:marRight w:val="0"/>
              <w:marTop w:val="0"/>
              <w:marBottom w:val="0"/>
              <w:divBdr>
                <w:top w:val="none" w:sz="0" w:space="0" w:color="auto"/>
                <w:left w:val="none" w:sz="0" w:space="0" w:color="auto"/>
                <w:bottom w:val="none" w:sz="0" w:space="0" w:color="auto"/>
                <w:right w:val="none" w:sz="0" w:space="0" w:color="auto"/>
              </w:divBdr>
            </w:div>
            <w:div w:id="1737125266">
              <w:marLeft w:val="0"/>
              <w:marRight w:val="0"/>
              <w:marTop w:val="0"/>
              <w:marBottom w:val="0"/>
              <w:divBdr>
                <w:top w:val="none" w:sz="0" w:space="0" w:color="auto"/>
                <w:left w:val="none" w:sz="0" w:space="0" w:color="auto"/>
                <w:bottom w:val="none" w:sz="0" w:space="0" w:color="auto"/>
                <w:right w:val="none" w:sz="0" w:space="0" w:color="auto"/>
              </w:divBdr>
            </w:div>
            <w:div w:id="1779132902">
              <w:marLeft w:val="0"/>
              <w:marRight w:val="0"/>
              <w:marTop w:val="0"/>
              <w:marBottom w:val="0"/>
              <w:divBdr>
                <w:top w:val="none" w:sz="0" w:space="0" w:color="auto"/>
                <w:left w:val="none" w:sz="0" w:space="0" w:color="auto"/>
                <w:bottom w:val="none" w:sz="0" w:space="0" w:color="auto"/>
                <w:right w:val="none" w:sz="0" w:space="0" w:color="auto"/>
              </w:divBdr>
            </w:div>
            <w:div w:id="1799101910">
              <w:marLeft w:val="0"/>
              <w:marRight w:val="0"/>
              <w:marTop w:val="0"/>
              <w:marBottom w:val="0"/>
              <w:divBdr>
                <w:top w:val="none" w:sz="0" w:space="0" w:color="auto"/>
                <w:left w:val="none" w:sz="0" w:space="0" w:color="auto"/>
                <w:bottom w:val="none" w:sz="0" w:space="0" w:color="auto"/>
                <w:right w:val="none" w:sz="0" w:space="0" w:color="auto"/>
              </w:divBdr>
            </w:div>
            <w:div w:id="2013363815">
              <w:marLeft w:val="0"/>
              <w:marRight w:val="0"/>
              <w:marTop w:val="0"/>
              <w:marBottom w:val="0"/>
              <w:divBdr>
                <w:top w:val="none" w:sz="0" w:space="0" w:color="auto"/>
                <w:left w:val="none" w:sz="0" w:space="0" w:color="auto"/>
                <w:bottom w:val="none" w:sz="0" w:space="0" w:color="auto"/>
                <w:right w:val="none" w:sz="0" w:space="0" w:color="auto"/>
              </w:divBdr>
            </w:div>
            <w:div w:id="2033070206">
              <w:marLeft w:val="0"/>
              <w:marRight w:val="0"/>
              <w:marTop w:val="0"/>
              <w:marBottom w:val="0"/>
              <w:divBdr>
                <w:top w:val="none" w:sz="0" w:space="0" w:color="auto"/>
                <w:left w:val="none" w:sz="0" w:space="0" w:color="auto"/>
                <w:bottom w:val="none" w:sz="0" w:space="0" w:color="auto"/>
                <w:right w:val="none" w:sz="0" w:space="0" w:color="auto"/>
              </w:divBdr>
            </w:div>
          </w:divsChild>
        </w:div>
        <w:div w:id="622342178">
          <w:marLeft w:val="0"/>
          <w:marRight w:val="0"/>
          <w:marTop w:val="0"/>
          <w:marBottom w:val="0"/>
          <w:divBdr>
            <w:top w:val="none" w:sz="0" w:space="0" w:color="auto"/>
            <w:left w:val="none" w:sz="0" w:space="0" w:color="auto"/>
            <w:bottom w:val="none" w:sz="0" w:space="0" w:color="auto"/>
            <w:right w:val="none" w:sz="0" w:space="0" w:color="auto"/>
          </w:divBdr>
          <w:divsChild>
            <w:div w:id="2030717821">
              <w:marLeft w:val="0"/>
              <w:marRight w:val="0"/>
              <w:marTop w:val="0"/>
              <w:marBottom w:val="0"/>
              <w:divBdr>
                <w:top w:val="none" w:sz="0" w:space="0" w:color="auto"/>
                <w:left w:val="none" w:sz="0" w:space="0" w:color="auto"/>
                <w:bottom w:val="none" w:sz="0" w:space="0" w:color="auto"/>
                <w:right w:val="none" w:sz="0" w:space="0" w:color="auto"/>
              </w:divBdr>
            </w:div>
          </w:divsChild>
        </w:div>
        <w:div w:id="670067746">
          <w:marLeft w:val="0"/>
          <w:marRight w:val="0"/>
          <w:marTop w:val="0"/>
          <w:marBottom w:val="0"/>
          <w:divBdr>
            <w:top w:val="none" w:sz="0" w:space="0" w:color="auto"/>
            <w:left w:val="none" w:sz="0" w:space="0" w:color="auto"/>
            <w:bottom w:val="none" w:sz="0" w:space="0" w:color="auto"/>
            <w:right w:val="none" w:sz="0" w:space="0" w:color="auto"/>
          </w:divBdr>
          <w:divsChild>
            <w:div w:id="991524400">
              <w:marLeft w:val="0"/>
              <w:marRight w:val="0"/>
              <w:marTop w:val="0"/>
              <w:marBottom w:val="0"/>
              <w:divBdr>
                <w:top w:val="none" w:sz="0" w:space="0" w:color="auto"/>
                <w:left w:val="none" w:sz="0" w:space="0" w:color="auto"/>
                <w:bottom w:val="none" w:sz="0" w:space="0" w:color="auto"/>
                <w:right w:val="none" w:sz="0" w:space="0" w:color="auto"/>
              </w:divBdr>
            </w:div>
          </w:divsChild>
        </w:div>
        <w:div w:id="747381629">
          <w:marLeft w:val="0"/>
          <w:marRight w:val="0"/>
          <w:marTop w:val="0"/>
          <w:marBottom w:val="0"/>
          <w:divBdr>
            <w:top w:val="none" w:sz="0" w:space="0" w:color="auto"/>
            <w:left w:val="none" w:sz="0" w:space="0" w:color="auto"/>
            <w:bottom w:val="none" w:sz="0" w:space="0" w:color="auto"/>
            <w:right w:val="none" w:sz="0" w:space="0" w:color="auto"/>
          </w:divBdr>
          <w:divsChild>
            <w:div w:id="41176914">
              <w:marLeft w:val="0"/>
              <w:marRight w:val="0"/>
              <w:marTop w:val="0"/>
              <w:marBottom w:val="0"/>
              <w:divBdr>
                <w:top w:val="none" w:sz="0" w:space="0" w:color="auto"/>
                <w:left w:val="none" w:sz="0" w:space="0" w:color="auto"/>
                <w:bottom w:val="none" w:sz="0" w:space="0" w:color="auto"/>
                <w:right w:val="none" w:sz="0" w:space="0" w:color="auto"/>
              </w:divBdr>
            </w:div>
          </w:divsChild>
        </w:div>
        <w:div w:id="846557845">
          <w:marLeft w:val="0"/>
          <w:marRight w:val="0"/>
          <w:marTop w:val="0"/>
          <w:marBottom w:val="0"/>
          <w:divBdr>
            <w:top w:val="none" w:sz="0" w:space="0" w:color="auto"/>
            <w:left w:val="none" w:sz="0" w:space="0" w:color="auto"/>
            <w:bottom w:val="none" w:sz="0" w:space="0" w:color="auto"/>
            <w:right w:val="none" w:sz="0" w:space="0" w:color="auto"/>
          </w:divBdr>
          <w:divsChild>
            <w:div w:id="405617779">
              <w:marLeft w:val="0"/>
              <w:marRight w:val="0"/>
              <w:marTop w:val="0"/>
              <w:marBottom w:val="0"/>
              <w:divBdr>
                <w:top w:val="none" w:sz="0" w:space="0" w:color="auto"/>
                <w:left w:val="none" w:sz="0" w:space="0" w:color="auto"/>
                <w:bottom w:val="none" w:sz="0" w:space="0" w:color="auto"/>
                <w:right w:val="none" w:sz="0" w:space="0" w:color="auto"/>
              </w:divBdr>
            </w:div>
          </w:divsChild>
        </w:div>
        <w:div w:id="921329124">
          <w:marLeft w:val="0"/>
          <w:marRight w:val="0"/>
          <w:marTop w:val="0"/>
          <w:marBottom w:val="0"/>
          <w:divBdr>
            <w:top w:val="none" w:sz="0" w:space="0" w:color="auto"/>
            <w:left w:val="none" w:sz="0" w:space="0" w:color="auto"/>
            <w:bottom w:val="none" w:sz="0" w:space="0" w:color="auto"/>
            <w:right w:val="none" w:sz="0" w:space="0" w:color="auto"/>
          </w:divBdr>
          <w:divsChild>
            <w:div w:id="756948899">
              <w:marLeft w:val="0"/>
              <w:marRight w:val="0"/>
              <w:marTop w:val="0"/>
              <w:marBottom w:val="0"/>
              <w:divBdr>
                <w:top w:val="none" w:sz="0" w:space="0" w:color="auto"/>
                <w:left w:val="none" w:sz="0" w:space="0" w:color="auto"/>
                <w:bottom w:val="none" w:sz="0" w:space="0" w:color="auto"/>
                <w:right w:val="none" w:sz="0" w:space="0" w:color="auto"/>
              </w:divBdr>
            </w:div>
          </w:divsChild>
        </w:div>
        <w:div w:id="1018385335">
          <w:marLeft w:val="0"/>
          <w:marRight w:val="0"/>
          <w:marTop w:val="0"/>
          <w:marBottom w:val="0"/>
          <w:divBdr>
            <w:top w:val="none" w:sz="0" w:space="0" w:color="auto"/>
            <w:left w:val="none" w:sz="0" w:space="0" w:color="auto"/>
            <w:bottom w:val="none" w:sz="0" w:space="0" w:color="auto"/>
            <w:right w:val="none" w:sz="0" w:space="0" w:color="auto"/>
          </w:divBdr>
          <w:divsChild>
            <w:div w:id="565914769">
              <w:marLeft w:val="0"/>
              <w:marRight w:val="0"/>
              <w:marTop w:val="0"/>
              <w:marBottom w:val="0"/>
              <w:divBdr>
                <w:top w:val="none" w:sz="0" w:space="0" w:color="auto"/>
                <w:left w:val="none" w:sz="0" w:space="0" w:color="auto"/>
                <w:bottom w:val="none" w:sz="0" w:space="0" w:color="auto"/>
                <w:right w:val="none" w:sz="0" w:space="0" w:color="auto"/>
              </w:divBdr>
            </w:div>
          </w:divsChild>
        </w:div>
        <w:div w:id="1020740716">
          <w:marLeft w:val="0"/>
          <w:marRight w:val="0"/>
          <w:marTop w:val="0"/>
          <w:marBottom w:val="0"/>
          <w:divBdr>
            <w:top w:val="none" w:sz="0" w:space="0" w:color="auto"/>
            <w:left w:val="none" w:sz="0" w:space="0" w:color="auto"/>
            <w:bottom w:val="none" w:sz="0" w:space="0" w:color="auto"/>
            <w:right w:val="none" w:sz="0" w:space="0" w:color="auto"/>
          </w:divBdr>
          <w:divsChild>
            <w:div w:id="830295277">
              <w:marLeft w:val="0"/>
              <w:marRight w:val="0"/>
              <w:marTop w:val="0"/>
              <w:marBottom w:val="0"/>
              <w:divBdr>
                <w:top w:val="none" w:sz="0" w:space="0" w:color="auto"/>
                <w:left w:val="none" w:sz="0" w:space="0" w:color="auto"/>
                <w:bottom w:val="none" w:sz="0" w:space="0" w:color="auto"/>
                <w:right w:val="none" w:sz="0" w:space="0" w:color="auto"/>
              </w:divBdr>
            </w:div>
          </w:divsChild>
        </w:div>
        <w:div w:id="1073162301">
          <w:marLeft w:val="0"/>
          <w:marRight w:val="0"/>
          <w:marTop w:val="0"/>
          <w:marBottom w:val="0"/>
          <w:divBdr>
            <w:top w:val="none" w:sz="0" w:space="0" w:color="auto"/>
            <w:left w:val="none" w:sz="0" w:space="0" w:color="auto"/>
            <w:bottom w:val="none" w:sz="0" w:space="0" w:color="auto"/>
            <w:right w:val="none" w:sz="0" w:space="0" w:color="auto"/>
          </w:divBdr>
          <w:divsChild>
            <w:div w:id="696388338">
              <w:marLeft w:val="0"/>
              <w:marRight w:val="0"/>
              <w:marTop w:val="0"/>
              <w:marBottom w:val="0"/>
              <w:divBdr>
                <w:top w:val="none" w:sz="0" w:space="0" w:color="auto"/>
                <w:left w:val="none" w:sz="0" w:space="0" w:color="auto"/>
                <w:bottom w:val="none" w:sz="0" w:space="0" w:color="auto"/>
                <w:right w:val="none" w:sz="0" w:space="0" w:color="auto"/>
              </w:divBdr>
            </w:div>
            <w:div w:id="716469568">
              <w:marLeft w:val="0"/>
              <w:marRight w:val="0"/>
              <w:marTop w:val="0"/>
              <w:marBottom w:val="0"/>
              <w:divBdr>
                <w:top w:val="none" w:sz="0" w:space="0" w:color="auto"/>
                <w:left w:val="none" w:sz="0" w:space="0" w:color="auto"/>
                <w:bottom w:val="none" w:sz="0" w:space="0" w:color="auto"/>
                <w:right w:val="none" w:sz="0" w:space="0" w:color="auto"/>
              </w:divBdr>
            </w:div>
            <w:div w:id="878475961">
              <w:marLeft w:val="0"/>
              <w:marRight w:val="0"/>
              <w:marTop w:val="0"/>
              <w:marBottom w:val="0"/>
              <w:divBdr>
                <w:top w:val="none" w:sz="0" w:space="0" w:color="auto"/>
                <w:left w:val="none" w:sz="0" w:space="0" w:color="auto"/>
                <w:bottom w:val="none" w:sz="0" w:space="0" w:color="auto"/>
                <w:right w:val="none" w:sz="0" w:space="0" w:color="auto"/>
              </w:divBdr>
            </w:div>
            <w:div w:id="1848590647">
              <w:marLeft w:val="0"/>
              <w:marRight w:val="0"/>
              <w:marTop w:val="0"/>
              <w:marBottom w:val="0"/>
              <w:divBdr>
                <w:top w:val="none" w:sz="0" w:space="0" w:color="auto"/>
                <w:left w:val="none" w:sz="0" w:space="0" w:color="auto"/>
                <w:bottom w:val="none" w:sz="0" w:space="0" w:color="auto"/>
                <w:right w:val="none" w:sz="0" w:space="0" w:color="auto"/>
              </w:divBdr>
            </w:div>
          </w:divsChild>
        </w:div>
        <w:div w:id="1157722890">
          <w:marLeft w:val="0"/>
          <w:marRight w:val="0"/>
          <w:marTop w:val="0"/>
          <w:marBottom w:val="0"/>
          <w:divBdr>
            <w:top w:val="none" w:sz="0" w:space="0" w:color="auto"/>
            <w:left w:val="none" w:sz="0" w:space="0" w:color="auto"/>
            <w:bottom w:val="none" w:sz="0" w:space="0" w:color="auto"/>
            <w:right w:val="none" w:sz="0" w:space="0" w:color="auto"/>
          </w:divBdr>
          <w:divsChild>
            <w:div w:id="183056867">
              <w:marLeft w:val="0"/>
              <w:marRight w:val="0"/>
              <w:marTop w:val="0"/>
              <w:marBottom w:val="0"/>
              <w:divBdr>
                <w:top w:val="none" w:sz="0" w:space="0" w:color="auto"/>
                <w:left w:val="none" w:sz="0" w:space="0" w:color="auto"/>
                <w:bottom w:val="none" w:sz="0" w:space="0" w:color="auto"/>
                <w:right w:val="none" w:sz="0" w:space="0" w:color="auto"/>
              </w:divBdr>
            </w:div>
          </w:divsChild>
        </w:div>
        <w:div w:id="1307974848">
          <w:marLeft w:val="0"/>
          <w:marRight w:val="0"/>
          <w:marTop w:val="0"/>
          <w:marBottom w:val="0"/>
          <w:divBdr>
            <w:top w:val="none" w:sz="0" w:space="0" w:color="auto"/>
            <w:left w:val="none" w:sz="0" w:space="0" w:color="auto"/>
            <w:bottom w:val="none" w:sz="0" w:space="0" w:color="auto"/>
            <w:right w:val="none" w:sz="0" w:space="0" w:color="auto"/>
          </w:divBdr>
          <w:divsChild>
            <w:div w:id="408695673">
              <w:marLeft w:val="0"/>
              <w:marRight w:val="0"/>
              <w:marTop w:val="0"/>
              <w:marBottom w:val="0"/>
              <w:divBdr>
                <w:top w:val="none" w:sz="0" w:space="0" w:color="auto"/>
                <w:left w:val="none" w:sz="0" w:space="0" w:color="auto"/>
                <w:bottom w:val="none" w:sz="0" w:space="0" w:color="auto"/>
                <w:right w:val="none" w:sz="0" w:space="0" w:color="auto"/>
              </w:divBdr>
            </w:div>
            <w:div w:id="1953390449">
              <w:marLeft w:val="0"/>
              <w:marRight w:val="0"/>
              <w:marTop w:val="0"/>
              <w:marBottom w:val="0"/>
              <w:divBdr>
                <w:top w:val="none" w:sz="0" w:space="0" w:color="auto"/>
                <w:left w:val="none" w:sz="0" w:space="0" w:color="auto"/>
                <w:bottom w:val="none" w:sz="0" w:space="0" w:color="auto"/>
                <w:right w:val="none" w:sz="0" w:space="0" w:color="auto"/>
              </w:divBdr>
            </w:div>
          </w:divsChild>
        </w:div>
        <w:div w:id="1343513456">
          <w:marLeft w:val="0"/>
          <w:marRight w:val="0"/>
          <w:marTop w:val="0"/>
          <w:marBottom w:val="0"/>
          <w:divBdr>
            <w:top w:val="none" w:sz="0" w:space="0" w:color="auto"/>
            <w:left w:val="none" w:sz="0" w:space="0" w:color="auto"/>
            <w:bottom w:val="none" w:sz="0" w:space="0" w:color="auto"/>
            <w:right w:val="none" w:sz="0" w:space="0" w:color="auto"/>
          </w:divBdr>
          <w:divsChild>
            <w:div w:id="2090150703">
              <w:marLeft w:val="0"/>
              <w:marRight w:val="0"/>
              <w:marTop w:val="0"/>
              <w:marBottom w:val="0"/>
              <w:divBdr>
                <w:top w:val="none" w:sz="0" w:space="0" w:color="auto"/>
                <w:left w:val="none" w:sz="0" w:space="0" w:color="auto"/>
                <w:bottom w:val="none" w:sz="0" w:space="0" w:color="auto"/>
                <w:right w:val="none" w:sz="0" w:space="0" w:color="auto"/>
              </w:divBdr>
            </w:div>
          </w:divsChild>
        </w:div>
        <w:div w:id="1352684309">
          <w:marLeft w:val="0"/>
          <w:marRight w:val="0"/>
          <w:marTop w:val="0"/>
          <w:marBottom w:val="0"/>
          <w:divBdr>
            <w:top w:val="none" w:sz="0" w:space="0" w:color="auto"/>
            <w:left w:val="none" w:sz="0" w:space="0" w:color="auto"/>
            <w:bottom w:val="none" w:sz="0" w:space="0" w:color="auto"/>
            <w:right w:val="none" w:sz="0" w:space="0" w:color="auto"/>
          </w:divBdr>
          <w:divsChild>
            <w:div w:id="1840921339">
              <w:marLeft w:val="0"/>
              <w:marRight w:val="0"/>
              <w:marTop w:val="0"/>
              <w:marBottom w:val="0"/>
              <w:divBdr>
                <w:top w:val="none" w:sz="0" w:space="0" w:color="auto"/>
                <w:left w:val="none" w:sz="0" w:space="0" w:color="auto"/>
                <w:bottom w:val="none" w:sz="0" w:space="0" w:color="auto"/>
                <w:right w:val="none" w:sz="0" w:space="0" w:color="auto"/>
              </w:divBdr>
            </w:div>
          </w:divsChild>
        </w:div>
        <w:div w:id="1369722775">
          <w:marLeft w:val="0"/>
          <w:marRight w:val="0"/>
          <w:marTop w:val="0"/>
          <w:marBottom w:val="0"/>
          <w:divBdr>
            <w:top w:val="none" w:sz="0" w:space="0" w:color="auto"/>
            <w:left w:val="none" w:sz="0" w:space="0" w:color="auto"/>
            <w:bottom w:val="none" w:sz="0" w:space="0" w:color="auto"/>
            <w:right w:val="none" w:sz="0" w:space="0" w:color="auto"/>
          </w:divBdr>
          <w:divsChild>
            <w:div w:id="1470709970">
              <w:marLeft w:val="0"/>
              <w:marRight w:val="0"/>
              <w:marTop w:val="0"/>
              <w:marBottom w:val="0"/>
              <w:divBdr>
                <w:top w:val="none" w:sz="0" w:space="0" w:color="auto"/>
                <w:left w:val="none" w:sz="0" w:space="0" w:color="auto"/>
                <w:bottom w:val="none" w:sz="0" w:space="0" w:color="auto"/>
                <w:right w:val="none" w:sz="0" w:space="0" w:color="auto"/>
              </w:divBdr>
            </w:div>
          </w:divsChild>
        </w:div>
        <w:div w:id="1381056314">
          <w:marLeft w:val="0"/>
          <w:marRight w:val="0"/>
          <w:marTop w:val="0"/>
          <w:marBottom w:val="0"/>
          <w:divBdr>
            <w:top w:val="none" w:sz="0" w:space="0" w:color="auto"/>
            <w:left w:val="none" w:sz="0" w:space="0" w:color="auto"/>
            <w:bottom w:val="none" w:sz="0" w:space="0" w:color="auto"/>
            <w:right w:val="none" w:sz="0" w:space="0" w:color="auto"/>
          </w:divBdr>
          <w:divsChild>
            <w:div w:id="88430568">
              <w:marLeft w:val="0"/>
              <w:marRight w:val="0"/>
              <w:marTop w:val="0"/>
              <w:marBottom w:val="0"/>
              <w:divBdr>
                <w:top w:val="none" w:sz="0" w:space="0" w:color="auto"/>
                <w:left w:val="none" w:sz="0" w:space="0" w:color="auto"/>
                <w:bottom w:val="none" w:sz="0" w:space="0" w:color="auto"/>
                <w:right w:val="none" w:sz="0" w:space="0" w:color="auto"/>
              </w:divBdr>
            </w:div>
            <w:div w:id="293799018">
              <w:marLeft w:val="0"/>
              <w:marRight w:val="0"/>
              <w:marTop w:val="0"/>
              <w:marBottom w:val="0"/>
              <w:divBdr>
                <w:top w:val="none" w:sz="0" w:space="0" w:color="auto"/>
                <w:left w:val="none" w:sz="0" w:space="0" w:color="auto"/>
                <w:bottom w:val="none" w:sz="0" w:space="0" w:color="auto"/>
                <w:right w:val="none" w:sz="0" w:space="0" w:color="auto"/>
              </w:divBdr>
            </w:div>
            <w:div w:id="1488208265">
              <w:marLeft w:val="0"/>
              <w:marRight w:val="0"/>
              <w:marTop w:val="0"/>
              <w:marBottom w:val="0"/>
              <w:divBdr>
                <w:top w:val="none" w:sz="0" w:space="0" w:color="auto"/>
                <w:left w:val="none" w:sz="0" w:space="0" w:color="auto"/>
                <w:bottom w:val="none" w:sz="0" w:space="0" w:color="auto"/>
                <w:right w:val="none" w:sz="0" w:space="0" w:color="auto"/>
              </w:divBdr>
            </w:div>
          </w:divsChild>
        </w:div>
        <w:div w:id="1403601228">
          <w:marLeft w:val="0"/>
          <w:marRight w:val="0"/>
          <w:marTop w:val="0"/>
          <w:marBottom w:val="0"/>
          <w:divBdr>
            <w:top w:val="none" w:sz="0" w:space="0" w:color="auto"/>
            <w:left w:val="none" w:sz="0" w:space="0" w:color="auto"/>
            <w:bottom w:val="none" w:sz="0" w:space="0" w:color="auto"/>
            <w:right w:val="none" w:sz="0" w:space="0" w:color="auto"/>
          </w:divBdr>
          <w:divsChild>
            <w:div w:id="990907285">
              <w:marLeft w:val="0"/>
              <w:marRight w:val="0"/>
              <w:marTop w:val="0"/>
              <w:marBottom w:val="0"/>
              <w:divBdr>
                <w:top w:val="none" w:sz="0" w:space="0" w:color="auto"/>
                <w:left w:val="none" w:sz="0" w:space="0" w:color="auto"/>
                <w:bottom w:val="none" w:sz="0" w:space="0" w:color="auto"/>
                <w:right w:val="none" w:sz="0" w:space="0" w:color="auto"/>
              </w:divBdr>
            </w:div>
          </w:divsChild>
        </w:div>
        <w:div w:id="1485851275">
          <w:marLeft w:val="0"/>
          <w:marRight w:val="0"/>
          <w:marTop w:val="0"/>
          <w:marBottom w:val="0"/>
          <w:divBdr>
            <w:top w:val="none" w:sz="0" w:space="0" w:color="auto"/>
            <w:left w:val="none" w:sz="0" w:space="0" w:color="auto"/>
            <w:bottom w:val="none" w:sz="0" w:space="0" w:color="auto"/>
            <w:right w:val="none" w:sz="0" w:space="0" w:color="auto"/>
          </w:divBdr>
          <w:divsChild>
            <w:div w:id="843015648">
              <w:marLeft w:val="0"/>
              <w:marRight w:val="0"/>
              <w:marTop w:val="0"/>
              <w:marBottom w:val="0"/>
              <w:divBdr>
                <w:top w:val="none" w:sz="0" w:space="0" w:color="auto"/>
                <w:left w:val="none" w:sz="0" w:space="0" w:color="auto"/>
                <w:bottom w:val="none" w:sz="0" w:space="0" w:color="auto"/>
                <w:right w:val="none" w:sz="0" w:space="0" w:color="auto"/>
              </w:divBdr>
            </w:div>
            <w:div w:id="1016930017">
              <w:marLeft w:val="0"/>
              <w:marRight w:val="0"/>
              <w:marTop w:val="0"/>
              <w:marBottom w:val="0"/>
              <w:divBdr>
                <w:top w:val="none" w:sz="0" w:space="0" w:color="auto"/>
                <w:left w:val="none" w:sz="0" w:space="0" w:color="auto"/>
                <w:bottom w:val="none" w:sz="0" w:space="0" w:color="auto"/>
                <w:right w:val="none" w:sz="0" w:space="0" w:color="auto"/>
              </w:divBdr>
            </w:div>
          </w:divsChild>
        </w:div>
        <w:div w:id="1498886845">
          <w:marLeft w:val="0"/>
          <w:marRight w:val="0"/>
          <w:marTop w:val="0"/>
          <w:marBottom w:val="0"/>
          <w:divBdr>
            <w:top w:val="none" w:sz="0" w:space="0" w:color="auto"/>
            <w:left w:val="none" w:sz="0" w:space="0" w:color="auto"/>
            <w:bottom w:val="none" w:sz="0" w:space="0" w:color="auto"/>
            <w:right w:val="none" w:sz="0" w:space="0" w:color="auto"/>
          </w:divBdr>
          <w:divsChild>
            <w:div w:id="1438017175">
              <w:marLeft w:val="0"/>
              <w:marRight w:val="0"/>
              <w:marTop w:val="0"/>
              <w:marBottom w:val="0"/>
              <w:divBdr>
                <w:top w:val="none" w:sz="0" w:space="0" w:color="auto"/>
                <w:left w:val="none" w:sz="0" w:space="0" w:color="auto"/>
                <w:bottom w:val="none" w:sz="0" w:space="0" w:color="auto"/>
                <w:right w:val="none" w:sz="0" w:space="0" w:color="auto"/>
              </w:divBdr>
            </w:div>
            <w:div w:id="1765876834">
              <w:marLeft w:val="0"/>
              <w:marRight w:val="0"/>
              <w:marTop w:val="0"/>
              <w:marBottom w:val="0"/>
              <w:divBdr>
                <w:top w:val="none" w:sz="0" w:space="0" w:color="auto"/>
                <w:left w:val="none" w:sz="0" w:space="0" w:color="auto"/>
                <w:bottom w:val="none" w:sz="0" w:space="0" w:color="auto"/>
                <w:right w:val="none" w:sz="0" w:space="0" w:color="auto"/>
              </w:divBdr>
            </w:div>
          </w:divsChild>
        </w:div>
        <w:div w:id="1605964778">
          <w:marLeft w:val="0"/>
          <w:marRight w:val="0"/>
          <w:marTop w:val="0"/>
          <w:marBottom w:val="0"/>
          <w:divBdr>
            <w:top w:val="none" w:sz="0" w:space="0" w:color="auto"/>
            <w:left w:val="none" w:sz="0" w:space="0" w:color="auto"/>
            <w:bottom w:val="none" w:sz="0" w:space="0" w:color="auto"/>
            <w:right w:val="none" w:sz="0" w:space="0" w:color="auto"/>
          </w:divBdr>
          <w:divsChild>
            <w:div w:id="799609960">
              <w:marLeft w:val="0"/>
              <w:marRight w:val="0"/>
              <w:marTop w:val="0"/>
              <w:marBottom w:val="0"/>
              <w:divBdr>
                <w:top w:val="none" w:sz="0" w:space="0" w:color="auto"/>
                <w:left w:val="none" w:sz="0" w:space="0" w:color="auto"/>
                <w:bottom w:val="none" w:sz="0" w:space="0" w:color="auto"/>
                <w:right w:val="none" w:sz="0" w:space="0" w:color="auto"/>
              </w:divBdr>
            </w:div>
            <w:div w:id="1913617848">
              <w:marLeft w:val="0"/>
              <w:marRight w:val="0"/>
              <w:marTop w:val="0"/>
              <w:marBottom w:val="0"/>
              <w:divBdr>
                <w:top w:val="none" w:sz="0" w:space="0" w:color="auto"/>
                <w:left w:val="none" w:sz="0" w:space="0" w:color="auto"/>
                <w:bottom w:val="none" w:sz="0" w:space="0" w:color="auto"/>
                <w:right w:val="none" w:sz="0" w:space="0" w:color="auto"/>
              </w:divBdr>
            </w:div>
          </w:divsChild>
        </w:div>
        <w:div w:id="1657103294">
          <w:marLeft w:val="0"/>
          <w:marRight w:val="0"/>
          <w:marTop w:val="0"/>
          <w:marBottom w:val="0"/>
          <w:divBdr>
            <w:top w:val="none" w:sz="0" w:space="0" w:color="auto"/>
            <w:left w:val="none" w:sz="0" w:space="0" w:color="auto"/>
            <w:bottom w:val="none" w:sz="0" w:space="0" w:color="auto"/>
            <w:right w:val="none" w:sz="0" w:space="0" w:color="auto"/>
          </w:divBdr>
          <w:divsChild>
            <w:div w:id="1202528">
              <w:marLeft w:val="0"/>
              <w:marRight w:val="0"/>
              <w:marTop w:val="0"/>
              <w:marBottom w:val="0"/>
              <w:divBdr>
                <w:top w:val="none" w:sz="0" w:space="0" w:color="auto"/>
                <w:left w:val="none" w:sz="0" w:space="0" w:color="auto"/>
                <w:bottom w:val="none" w:sz="0" w:space="0" w:color="auto"/>
                <w:right w:val="none" w:sz="0" w:space="0" w:color="auto"/>
              </w:divBdr>
            </w:div>
            <w:div w:id="388847530">
              <w:marLeft w:val="0"/>
              <w:marRight w:val="0"/>
              <w:marTop w:val="0"/>
              <w:marBottom w:val="0"/>
              <w:divBdr>
                <w:top w:val="none" w:sz="0" w:space="0" w:color="auto"/>
                <w:left w:val="none" w:sz="0" w:space="0" w:color="auto"/>
                <w:bottom w:val="none" w:sz="0" w:space="0" w:color="auto"/>
                <w:right w:val="none" w:sz="0" w:space="0" w:color="auto"/>
              </w:divBdr>
            </w:div>
            <w:div w:id="860777419">
              <w:marLeft w:val="0"/>
              <w:marRight w:val="0"/>
              <w:marTop w:val="0"/>
              <w:marBottom w:val="0"/>
              <w:divBdr>
                <w:top w:val="none" w:sz="0" w:space="0" w:color="auto"/>
                <w:left w:val="none" w:sz="0" w:space="0" w:color="auto"/>
                <w:bottom w:val="none" w:sz="0" w:space="0" w:color="auto"/>
                <w:right w:val="none" w:sz="0" w:space="0" w:color="auto"/>
              </w:divBdr>
            </w:div>
            <w:div w:id="896361587">
              <w:marLeft w:val="0"/>
              <w:marRight w:val="0"/>
              <w:marTop w:val="0"/>
              <w:marBottom w:val="0"/>
              <w:divBdr>
                <w:top w:val="none" w:sz="0" w:space="0" w:color="auto"/>
                <w:left w:val="none" w:sz="0" w:space="0" w:color="auto"/>
                <w:bottom w:val="none" w:sz="0" w:space="0" w:color="auto"/>
                <w:right w:val="none" w:sz="0" w:space="0" w:color="auto"/>
              </w:divBdr>
            </w:div>
            <w:div w:id="1569926368">
              <w:marLeft w:val="0"/>
              <w:marRight w:val="0"/>
              <w:marTop w:val="0"/>
              <w:marBottom w:val="0"/>
              <w:divBdr>
                <w:top w:val="none" w:sz="0" w:space="0" w:color="auto"/>
                <w:left w:val="none" w:sz="0" w:space="0" w:color="auto"/>
                <w:bottom w:val="none" w:sz="0" w:space="0" w:color="auto"/>
                <w:right w:val="none" w:sz="0" w:space="0" w:color="auto"/>
              </w:divBdr>
            </w:div>
          </w:divsChild>
        </w:div>
        <w:div w:id="1680615658">
          <w:marLeft w:val="0"/>
          <w:marRight w:val="0"/>
          <w:marTop w:val="0"/>
          <w:marBottom w:val="0"/>
          <w:divBdr>
            <w:top w:val="none" w:sz="0" w:space="0" w:color="auto"/>
            <w:left w:val="none" w:sz="0" w:space="0" w:color="auto"/>
            <w:bottom w:val="none" w:sz="0" w:space="0" w:color="auto"/>
            <w:right w:val="none" w:sz="0" w:space="0" w:color="auto"/>
          </w:divBdr>
          <w:divsChild>
            <w:div w:id="1303533830">
              <w:marLeft w:val="0"/>
              <w:marRight w:val="0"/>
              <w:marTop w:val="0"/>
              <w:marBottom w:val="0"/>
              <w:divBdr>
                <w:top w:val="none" w:sz="0" w:space="0" w:color="auto"/>
                <w:left w:val="none" w:sz="0" w:space="0" w:color="auto"/>
                <w:bottom w:val="none" w:sz="0" w:space="0" w:color="auto"/>
                <w:right w:val="none" w:sz="0" w:space="0" w:color="auto"/>
              </w:divBdr>
            </w:div>
            <w:div w:id="1572041185">
              <w:marLeft w:val="0"/>
              <w:marRight w:val="0"/>
              <w:marTop w:val="0"/>
              <w:marBottom w:val="0"/>
              <w:divBdr>
                <w:top w:val="none" w:sz="0" w:space="0" w:color="auto"/>
                <w:left w:val="none" w:sz="0" w:space="0" w:color="auto"/>
                <w:bottom w:val="none" w:sz="0" w:space="0" w:color="auto"/>
                <w:right w:val="none" w:sz="0" w:space="0" w:color="auto"/>
              </w:divBdr>
            </w:div>
            <w:div w:id="1748843763">
              <w:marLeft w:val="0"/>
              <w:marRight w:val="0"/>
              <w:marTop w:val="0"/>
              <w:marBottom w:val="0"/>
              <w:divBdr>
                <w:top w:val="none" w:sz="0" w:space="0" w:color="auto"/>
                <w:left w:val="none" w:sz="0" w:space="0" w:color="auto"/>
                <w:bottom w:val="none" w:sz="0" w:space="0" w:color="auto"/>
                <w:right w:val="none" w:sz="0" w:space="0" w:color="auto"/>
              </w:divBdr>
            </w:div>
          </w:divsChild>
        </w:div>
        <w:div w:id="1734624841">
          <w:marLeft w:val="0"/>
          <w:marRight w:val="0"/>
          <w:marTop w:val="0"/>
          <w:marBottom w:val="0"/>
          <w:divBdr>
            <w:top w:val="none" w:sz="0" w:space="0" w:color="auto"/>
            <w:left w:val="none" w:sz="0" w:space="0" w:color="auto"/>
            <w:bottom w:val="none" w:sz="0" w:space="0" w:color="auto"/>
            <w:right w:val="none" w:sz="0" w:space="0" w:color="auto"/>
          </w:divBdr>
          <w:divsChild>
            <w:div w:id="212812532">
              <w:marLeft w:val="0"/>
              <w:marRight w:val="0"/>
              <w:marTop w:val="0"/>
              <w:marBottom w:val="0"/>
              <w:divBdr>
                <w:top w:val="none" w:sz="0" w:space="0" w:color="auto"/>
                <w:left w:val="none" w:sz="0" w:space="0" w:color="auto"/>
                <w:bottom w:val="none" w:sz="0" w:space="0" w:color="auto"/>
                <w:right w:val="none" w:sz="0" w:space="0" w:color="auto"/>
              </w:divBdr>
            </w:div>
            <w:div w:id="671877967">
              <w:marLeft w:val="0"/>
              <w:marRight w:val="0"/>
              <w:marTop w:val="0"/>
              <w:marBottom w:val="0"/>
              <w:divBdr>
                <w:top w:val="none" w:sz="0" w:space="0" w:color="auto"/>
                <w:left w:val="none" w:sz="0" w:space="0" w:color="auto"/>
                <w:bottom w:val="none" w:sz="0" w:space="0" w:color="auto"/>
                <w:right w:val="none" w:sz="0" w:space="0" w:color="auto"/>
              </w:divBdr>
            </w:div>
            <w:div w:id="873614654">
              <w:marLeft w:val="0"/>
              <w:marRight w:val="0"/>
              <w:marTop w:val="0"/>
              <w:marBottom w:val="0"/>
              <w:divBdr>
                <w:top w:val="none" w:sz="0" w:space="0" w:color="auto"/>
                <w:left w:val="none" w:sz="0" w:space="0" w:color="auto"/>
                <w:bottom w:val="none" w:sz="0" w:space="0" w:color="auto"/>
                <w:right w:val="none" w:sz="0" w:space="0" w:color="auto"/>
              </w:divBdr>
            </w:div>
            <w:div w:id="1904367819">
              <w:marLeft w:val="0"/>
              <w:marRight w:val="0"/>
              <w:marTop w:val="0"/>
              <w:marBottom w:val="0"/>
              <w:divBdr>
                <w:top w:val="none" w:sz="0" w:space="0" w:color="auto"/>
                <w:left w:val="none" w:sz="0" w:space="0" w:color="auto"/>
                <w:bottom w:val="none" w:sz="0" w:space="0" w:color="auto"/>
                <w:right w:val="none" w:sz="0" w:space="0" w:color="auto"/>
              </w:divBdr>
            </w:div>
          </w:divsChild>
        </w:div>
        <w:div w:id="1755004397">
          <w:marLeft w:val="0"/>
          <w:marRight w:val="0"/>
          <w:marTop w:val="0"/>
          <w:marBottom w:val="0"/>
          <w:divBdr>
            <w:top w:val="none" w:sz="0" w:space="0" w:color="auto"/>
            <w:left w:val="none" w:sz="0" w:space="0" w:color="auto"/>
            <w:bottom w:val="none" w:sz="0" w:space="0" w:color="auto"/>
            <w:right w:val="none" w:sz="0" w:space="0" w:color="auto"/>
          </w:divBdr>
          <w:divsChild>
            <w:div w:id="1538155416">
              <w:marLeft w:val="0"/>
              <w:marRight w:val="0"/>
              <w:marTop w:val="0"/>
              <w:marBottom w:val="0"/>
              <w:divBdr>
                <w:top w:val="none" w:sz="0" w:space="0" w:color="auto"/>
                <w:left w:val="none" w:sz="0" w:space="0" w:color="auto"/>
                <w:bottom w:val="none" w:sz="0" w:space="0" w:color="auto"/>
                <w:right w:val="none" w:sz="0" w:space="0" w:color="auto"/>
              </w:divBdr>
            </w:div>
            <w:div w:id="1931768459">
              <w:marLeft w:val="0"/>
              <w:marRight w:val="0"/>
              <w:marTop w:val="0"/>
              <w:marBottom w:val="0"/>
              <w:divBdr>
                <w:top w:val="none" w:sz="0" w:space="0" w:color="auto"/>
                <w:left w:val="none" w:sz="0" w:space="0" w:color="auto"/>
                <w:bottom w:val="none" w:sz="0" w:space="0" w:color="auto"/>
                <w:right w:val="none" w:sz="0" w:space="0" w:color="auto"/>
              </w:divBdr>
            </w:div>
          </w:divsChild>
        </w:div>
        <w:div w:id="1755321735">
          <w:marLeft w:val="0"/>
          <w:marRight w:val="0"/>
          <w:marTop w:val="0"/>
          <w:marBottom w:val="0"/>
          <w:divBdr>
            <w:top w:val="none" w:sz="0" w:space="0" w:color="auto"/>
            <w:left w:val="none" w:sz="0" w:space="0" w:color="auto"/>
            <w:bottom w:val="none" w:sz="0" w:space="0" w:color="auto"/>
            <w:right w:val="none" w:sz="0" w:space="0" w:color="auto"/>
          </w:divBdr>
          <w:divsChild>
            <w:div w:id="159866">
              <w:marLeft w:val="0"/>
              <w:marRight w:val="0"/>
              <w:marTop w:val="0"/>
              <w:marBottom w:val="0"/>
              <w:divBdr>
                <w:top w:val="none" w:sz="0" w:space="0" w:color="auto"/>
                <w:left w:val="none" w:sz="0" w:space="0" w:color="auto"/>
                <w:bottom w:val="none" w:sz="0" w:space="0" w:color="auto"/>
                <w:right w:val="none" w:sz="0" w:space="0" w:color="auto"/>
              </w:divBdr>
            </w:div>
            <w:div w:id="254555094">
              <w:marLeft w:val="0"/>
              <w:marRight w:val="0"/>
              <w:marTop w:val="0"/>
              <w:marBottom w:val="0"/>
              <w:divBdr>
                <w:top w:val="none" w:sz="0" w:space="0" w:color="auto"/>
                <w:left w:val="none" w:sz="0" w:space="0" w:color="auto"/>
                <w:bottom w:val="none" w:sz="0" w:space="0" w:color="auto"/>
                <w:right w:val="none" w:sz="0" w:space="0" w:color="auto"/>
              </w:divBdr>
            </w:div>
            <w:div w:id="290550431">
              <w:marLeft w:val="0"/>
              <w:marRight w:val="0"/>
              <w:marTop w:val="0"/>
              <w:marBottom w:val="0"/>
              <w:divBdr>
                <w:top w:val="none" w:sz="0" w:space="0" w:color="auto"/>
                <w:left w:val="none" w:sz="0" w:space="0" w:color="auto"/>
                <w:bottom w:val="none" w:sz="0" w:space="0" w:color="auto"/>
                <w:right w:val="none" w:sz="0" w:space="0" w:color="auto"/>
              </w:divBdr>
            </w:div>
            <w:div w:id="354115475">
              <w:marLeft w:val="0"/>
              <w:marRight w:val="0"/>
              <w:marTop w:val="0"/>
              <w:marBottom w:val="0"/>
              <w:divBdr>
                <w:top w:val="none" w:sz="0" w:space="0" w:color="auto"/>
                <w:left w:val="none" w:sz="0" w:space="0" w:color="auto"/>
                <w:bottom w:val="none" w:sz="0" w:space="0" w:color="auto"/>
                <w:right w:val="none" w:sz="0" w:space="0" w:color="auto"/>
              </w:divBdr>
            </w:div>
            <w:div w:id="409929755">
              <w:marLeft w:val="0"/>
              <w:marRight w:val="0"/>
              <w:marTop w:val="0"/>
              <w:marBottom w:val="0"/>
              <w:divBdr>
                <w:top w:val="none" w:sz="0" w:space="0" w:color="auto"/>
                <w:left w:val="none" w:sz="0" w:space="0" w:color="auto"/>
                <w:bottom w:val="none" w:sz="0" w:space="0" w:color="auto"/>
                <w:right w:val="none" w:sz="0" w:space="0" w:color="auto"/>
              </w:divBdr>
            </w:div>
            <w:div w:id="767118161">
              <w:marLeft w:val="0"/>
              <w:marRight w:val="0"/>
              <w:marTop w:val="0"/>
              <w:marBottom w:val="0"/>
              <w:divBdr>
                <w:top w:val="none" w:sz="0" w:space="0" w:color="auto"/>
                <w:left w:val="none" w:sz="0" w:space="0" w:color="auto"/>
                <w:bottom w:val="none" w:sz="0" w:space="0" w:color="auto"/>
                <w:right w:val="none" w:sz="0" w:space="0" w:color="auto"/>
              </w:divBdr>
            </w:div>
            <w:div w:id="770509018">
              <w:marLeft w:val="0"/>
              <w:marRight w:val="0"/>
              <w:marTop w:val="0"/>
              <w:marBottom w:val="0"/>
              <w:divBdr>
                <w:top w:val="none" w:sz="0" w:space="0" w:color="auto"/>
                <w:left w:val="none" w:sz="0" w:space="0" w:color="auto"/>
                <w:bottom w:val="none" w:sz="0" w:space="0" w:color="auto"/>
                <w:right w:val="none" w:sz="0" w:space="0" w:color="auto"/>
              </w:divBdr>
            </w:div>
            <w:div w:id="794449627">
              <w:marLeft w:val="0"/>
              <w:marRight w:val="0"/>
              <w:marTop w:val="0"/>
              <w:marBottom w:val="0"/>
              <w:divBdr>
                <w:top w:val="none" w:sz="0" w:space="0" w:color="auto"/>
                <w:left w:val="none" w:sz="0" w:space="0" w:color="auto"/>
                <w:bottom w:val="none" w:sz="0" w:space="0" w:color="auto"/>
                <w:right w:val="none" w:sz="0" w:space="0" w:color="auto"/>
              </w:divBdr>
            </w:div>
            <w:div w:id="845904824">
              <w:marLeft w:val="0"/>
              <w:marRight w:val="0"/>
              <w:marTop w:val="0"/>
              <w:marBottom w:val="0"/>
              <w:divBdr>
                <w:top w:val="none" w:sz="0" w:space="0" w:color="auto"/>
                <w:left w:val="none" w:sz="0" w:space="0" w:color="auto"/>
                <w:bottom w:val="none" w:sz="0" w:space="0" w:color="auto"/>
                <w:right w:val="none" w:sz="0" w:space="0" w:color="auto"/>
              </w:divBdr>
            </w:div>
            <w:div w:id="1020543776">
              <w:marLeft w:val="0"/>
              <w:marRight w:val="0"/>
              <w:marTop w:val="0"/>
              <w:marBottom w:val="0"/>
              <w:divBdr>
                <w:top w:val="none" w:sz="0" w:space="0" w:color="auto"/>
                <w:left w:val="none" w:sz="0" w:space="0" w:color="auto"/>
                <w:bottom w:val="none" w:sz="0" w:space="0" w:color="auto"/>
                <w:right w:val="none" w:sz="0" w:space="0" w:color="auto"/>
              </w:divBdr>
            </w:div>
            <w:div w:id="1695770757">
              <w:marLeft w:val="0"/>
              <w:marRight w:val="0"/>
              <w:marTop w:val="0"/>
              <w:marBottom w:val="0"/>
              <w:divBdr>
                <w:top w:val="none" w:sz="0" w:space="0" w:color="auto"/>
                <w:left w:val="none" w:sz="0" w:space="0" w:color="auto"/>
                <w:bottom w:val="none" w:sz="0" w:space="0" w:color="auto"/>
                <w:right w:val="none" w:sz="0" w:space="0" w:color="auto"/>
              </w:divBdr>
            </w:div>
            <w:div w:id="1797867187">
              <w:marLeft w:val="0"/>
              <w:marRight w:val="0"/>
              <w:marTop w:val="0"/>
              <w:marBottom w:val="0"/>
              <w:divBdr>
                <w:top w:val="none" w:sz="0" w:space="0" w:color="auto"/>
                <w:left w:val="none" w:sz="0" w:space="0" w:color="auto"/>
                <w:bottom w:val="none" w:sz="0" w:space="0" w:color="auto"/>
                <w:right w:val="none" w:sz="0" w:space="0" w:color="auto"/>
              </w:divBdr>
            </w:div>
            <w:div w:id="1867212048">
              <w:marLeft w:val="0"/>
              <w:marRight w:val="0"/>
              <w:marTop w:val="0"/>
              <w:marBottom w:val="0"/>
              <w:divBdr>
                <w:top w:val="none" w:sz="0" w:space="0" w:color="auto"/>
                <w:left w:val="none" w:sz="0" w:space="0" w:color="auto"/>
                <w:bottom w:val="none" w:sz="0" w:space="0" w:color="auto"/>
                <w:right w:val="none" w:sz="0" w:space="0" w:color="auto"/>
              </w:divBdr>
            </w:div>
            <w:div w:id="1958023805">
              <w:marLeft w:val="0"/>
              <w:marRight w:val="0"/>
              <w:marTop w:val="0"/>
              <w:marBottom w:val="0"/>
              <w:divBdr>
                <w:top w:val="none" w:sz="0" w:space="0" w:color="auto"/>
                <w:left w:val="none" w:sz="0" w:space="0" w:color="auto"/>
                <w:bottom w:val="none" w:sz="0" w:space="0" w:color="auto"/>
                <w:right w:val="none" w:sz="0" w:space="0" w:color="auto"/>
              </w:divBdr>
            </w:div>
            <w:div w:id="2141260460">
              <w:marLeft w:val="0"/>
              <w:marRight w:val="0"/>
              <w:marTop w:val="0"/>
              <w:marBottom w:val="0"/>
              <w:divBdr>
                <w:top w:val="none" w:sz="0" w:space="0" w:color="auto"/>
                <w:left w:val="none" w:sz="0" w:space="0" w:color="auto"/>
                <w:bottom w:val="none" w:sz="0" w:space="0" w:color="auto"/>
                <w:right w:val="none" w:sz="0" w:space="0" w:color="auto"/>
              </w:divBdr>
            </w:div>
          </w:divsChild>
        </w:div>
        <w:div w:id="1776709286">
          <w:marLeft w:val="0"/>
          <w:marRight w:val="0"/>
          <w:marTop w:val="0"/>
          <w:marBottom w:val="0"/>
          <w:divBdr>
            <w:top w:val="none" w:sz="0" w:space="0" w:color="auto"/>
            <w:left w:val="none" w:sz="0" w:space="0" w:color="auto"/>
            <w:bottom w:val="none" w:sz="0" w:space="0" w:color="auto"/>
            <w:right w:val="none" w:sz="0" w:space="0" w:color="auto"/>
          </w:divBdr>
          <w:divsChild>
            <w:div w:id="435254213">
              <w:marLeft w:val="0"/>
              <w:marRight w:val="0"/>
              <w:marTop w:val="0"/>
              <w:marBottom w:val="0"/>
              <w:divBdr>
                <w:top w:val="none" w:sz="0" w:space="0" w:color="auto"/>
                <w:left w:val="none" w:sz="0" w:space="0" w:color="auto"/>
                <w:bottom w:val="none" w:sz="0" w:space="0" w:color="auto"/>
                <w:right w:val="none" w:sz="0" w:space="0" w:color="auto"/>
              </w:divBdr>
            </w:div>
            <w:div w:id="953948550">
              <w:marLeft w:val="0"/>
              <w:marRight w:val="0"/>
              <w:marTop w:val="0"/>
              <w:marBottom w:val="0"/>
              <w:divBdr>
                <w:top w:val="none" w:sz="0" w:space="0" w:color="auto"/>
                <w:left w:val="none" w:sz="0" w:space="0" w:color="auto"/>
                <w:bottom w:val="none" w:sz="0" w:space="0" w:color="auto"/>
                <w:right w:val="none" w:sz="0" w:space="0" w:color="auto"/>
              </w:divBdr>
            </w:div>
            <w:div w:id="1148977645">
              <w:marLeft w:val="0"/>
              <w:marRight w:val="0"/>
              <w:marTop w:val="0"/>
              <w:marBottom w:val="0"/>
              <w:divBdr>
                <w:top w:val="none" w:sz="0" w:space="0" w:color="auto"/>
                <w:left w:val="none" w:sz="0" w:space="0" w:color="auto"/>
                <w:bottom w:val="none" w:sz="0" w:space="0" w:color="auto"/>
                <w:right w:val="none" w:sz="0" w:space="0" w:color="auto"/>
              </w:divBdr>
            </w:div>
            <w:div w:id="2088305518">
              <w:marLeft w:val="0"/>
              <w:marRight w:val="0"/>
              <w:marTop w:val="0"/>
              <w:marBottom w:val="0"/>
              <w:divBdr>
                <w:top w:val="none" w:sz="0" w:space="0" w:color="auto"/>
                <w:left w:val="none" w:sz="0" w:space="0" w:color="auto"/>
                <w:bottom w:val="none" w:sz="0" w:space="0" w:color="auto"/>
                <w:right w:val="none" w:sz="0" w:space="0" w:color="auto"/>
              </w:divBdr>
            </w:div>
          </w:divsChild>
        </w:div>
        <w:div w:id="1834566105">
          <w:marLeft w:val="0"/>
          <w:marRight w:val="0"/>
          <w:marTop w:val="0"/>
          <w:marBottom w:val="0"/>
          <w:divBdr>
            <w:top w:val="none" w:sz="0" w:space="0" w:color="auto"/>
            <w:left w:val="none" w:sz="0" w:space="0" w:color="auto"/>
            <w:bottom w:val="none" w:sz="0" w:space="0" w:color="auto"/>
            <w:right w:val="none" w:sz="0" w:space="0" w:color="auto"/>
          </w:divBdr>
          <w:divsChild>
            <w:div w:id="362630221">
              <w:marLeft w:val="0"/>
              <w:marRight w:val="0"/>
              <w:marTop w:val="0"/>
              <w:marBottom w:val="0"/>
              <w:divBdr>
                <w:top w:val="none" w:sz="0" w:space="0" w:color="auto"/>
                <w:left w:val="none" w:sz="0" w:space="0" w:color="auto"/>
                <w:bottom w:val="none" w:sz="0" w:space="0" w:color="auto"/>
                <w:right w:val="none" w:sz="0" w:space="0" w:color="auto"/>
              </w:divBdr>
            </w:div>
            <w:div w:id="460878235">
              <w:marLeft w:val="0"/>
              <w:marRight w:val="0"/>
              <w:marTop w:val="0"/>
              <w:marBottom w:val="0"/>
              <w:divBdr>
                <w:top w:val="none" w:sz="0" w:space="0" w:color="auto"/>
                <w:left w:val="none" w:sz="0" w:space="0" w:color="auto"/>
                <w:bottom w:val="none" w:sz="0" w:space="0" w:color="auto"/>
                <w:right w:val="none" w:sz="0" w:space="0" w:color="auto"/>
              </w:divBdr>
            </w:div>
            <w:div w:id="494414220">
              <w:marLeft w:val="0"/>
              <w:marRight w:val="0"/>
              <w:marTop w:val="0"/>
              <w:marBottom w:val="0"/>
              <w:divBdr>
                <w:top w:val="none" w:sz="0" w:space="0" w:color="auto"/>
                <w:left w:val="none" w:sz="0" w:space="0" w:color="auto"/>
                <w:bottom w:val="none" w:sz="0" w:space="0" w:color="auto"/>
                <w:right w:val="none" w:sz="0" w:space="0" w:color="auto"/>
              </w:divBdr>
            </w:div>
            <w:div w:id="505051980">
              <w:marLeft w:val="0"/>
              <w:marRight w:val="0"/>
              <w:marTop w:val="0"/>
              <w:marBottom w:val="0"/>
              <w:divBdr>
                <w:top w:val="none" w:sz="0" w:space="0" w:color="auto"/>
                <w:left w:val="none" w:sz="0" w:space="0" w:color="auto"/>
                <w:bottom w:val="none" w:sz="0" w:space="0" w:color="auto"/>
                <w:right w:val="none" w:sz="0" w:space="0" w:color="auto"/>
              </w:divBdr>
            </w:div>
            <w:div w:id="584461905">
              <w:marLeft w:val="0"/>
              <w:marRight w:val="0"/>
              <w:marTop w:val="0"/>
              <w:marBottom w:val="0"/>
              <w:divBdr>
                <w:top w:val="none" w:sz="0" w:space="0" w:color="auto"/>
                <w:left w:val="none" w:sz="0" w:space="0" w:color="auto"/>
                <w:bottom w:val="none" w:sz="0" w:space="0" w:color="auto"/>
                <w:right w:val="none" w:sz="0" w:space="0" w:color="auto"/>
              </w:divBdr>
            </w:div>
            <w:div w:id="734397155">
              <w:marLeft w:val="0"/>
              <w:marRight w:val="0"/>
              <w:marTop w:val="0"/>
              <w:marBottom w:val="0"/>
              <w:divBdr>
                <w:top w:val="none" w:sz="0" w:space="0" w:color="auto"/>
                <w:left w:val="none" w:sz="0" w:space="0" w:color="auto"/>
                <w:bottom w:val="none" w:sz="0" w:space="0" w:color="auto"/>
                <w:right w:val="none" w:sz="0" w:space="0" w:color="auto"/>
              </w:divBdr>
            </w:div>
            <w:div w:id="809785557">
              <w:marLeft w:val="0"/>
              <w:marRight w:val="0"/>
              <w:marTop w:val="0"/>
              <w:marBottom w:val="0"/>
              <w:divBdr>
                <w:top w:val="none" w:sz="0" w:space="0" w:color="auto"/>
                <w:left w:val="none" w:sz="0" w:space="0" w:color="auto"/>
                <w:bottom w:val="none" w:sz="0" w:space="0" w:color="auto"/>
                <w:right w:val="none" w:sz="0" w:space="0" w:color="auto"/>
              </w:divBdr>
            </w:div>
            <w:div w:id="887496349">
              <w:marLeft w:val="0"/>
              <w:marRight w:val="0"/>
              <w:marTop w:val="0"/>
              <w:marBottom w:val="0"/>
              <w:divBdr>
                <w:top w:val="none" w:sz="0" w:space="0" w:color="auto"/>
                <w:left w:val="none" w:sz="0" w:space="0" w:color="auto"/>
                <w:bottom w:val="none" w:sz="0" w:space="0" w:color="auto"/>
                <w:right w:val="none" w:sz="0" w:space="0" w:color="auto"/>
              </w:divBdr>
            </w:div>
            <w:div w:id="1207447579">
              <w:marLeft w:val="0"/>
              <w:marRight w:val="0"/>
              <w:marTop w:val="0"/>
              <w:marBottom w:val="0"/>
              <w:divBdr>
                <w:top w:val="none" w:sz="0" w:space="0" w:color="auto"/>
                <w:left w:val="none" w:sz="0" w:space="0" w:color="auto"/>
                <w:bottom w:val="none" w:sz="0" w:space="0" w:color="auto"/>
                <w:right w:val="none" w:sz="0" w:space="0" w:color="auto"/>
              </w:divBdr>
            </w:div>
            <w:div w:id="1447122364">
              <w:marLeft w:val="0"/>
              <w:marRight w:val="0"/>
              <w:marTop w:val="0"/>
              <w:marBottom w:val="0"/>
              <w:divBdr>
                <w:top w:val="none" w:sz="0" w:space="0" w:color="auto"/>
                <w:left w:val="none" w:sz="0" w:space="0" w:color="auto"/>
                <w:bottom w:val="none" w:sz="0" w:space="0" w:color="auto"/>
                <w:right w:val="none" w:sz="0" w:space="0" w:color="auto"/>
              </w:divBdr>
            </w:div>
            <w:div w:id="1609266127">
              <w:marLeft w:val="0"/>
              <w:marRight w:val="0"/>
              <w:marTop w:val="0"/>
              <w:marBottom w:val="0"/>
              <w:divBdr>
                <w:top w:val="none" w:sz="0" w:space="0" w:color="auto"/>
                <w:left w:val="none" w:sz="0" w:space="0" w:color="auto"/>
                <w:bottom w:val="none" w:sz="0" w:space="0" w:color="auto"/>
                <w:right w:val="none" w:sz="0" w:space="0" w:color="auto"/>
              </w:divBdr>
            </w:div>
            <w:div w:id="1666397415">
              <w:marLeft w:val="0"/>
              <w:marRight w:val="0"/>
              <w:marTop w:val="0"/>
              <w:marBottom w:val="0"/>
              <w:divBdr>
                <w:top w:val="none" w:sz="0" w:space="0" w:color="auto"/>
                <w:left w:val="none" w:sz="0" w:space="0" w:color="auto"/>
                <w:bottom w:val="none" w:sz="0" w:space="0" w:color="auto"/>
                <w:right w:val="none" w:sz="0" w:space="0" w:color="auto"/>
              </w:divBdr>
            </w:div>
            <w:div w:id="1869753547">
              <w:marLeft w:val="0"/>
              <w:marRight w:val="0"/>
              <w:marTop w:val="0"/>
              <w:marBottom w:val="0"/>
              <w:divBdr>
                <w:top w:val="none" w:sz="0" w:space="0" w:color="auto"/>
                <w:left w:val="none" w:sz="0" w:space="0" w:color="auto"/>
                <w:bottom w:val="none" w:sz="0" w:space="0" w:color="auto"/>
                <w:right w:val="none" w:sz="0" w:space="0" w:color="auto"/>
              </w:divBdr>
            </w:div>
            <w:div w:id="2143450951">
              <w:marLeft w:val="0"/>
              <w:marRight w:val="0"/>
              <w:marTop w:val="0"/>
              <w:marBottom w:val="0"/>
              <w:divBdr>
                <w:top w:val="none" w:sz="0" w:space="0" w:color="auto"/>
                <w:left w:val="none" w:sz="0" w:space="0" w:color="auto"/>
                <w:bottom w:val="none" w:sz="0" w:space="0" w:color="auto"/>
                <w:right w:val="none" w:sz="0" w:space="0" w:color="auto"/>
              </w:divBdr>
            </w:div>
          </w:divsChild>
        </w:div>
        <w:div w:id="1910193666">
          <w:marLeft w:val="0"/>
          <w:marRight w:val="0"/>
          <w:marTop w:val="0"/>
          <w:marBottom w:val="0"/>
          <w:divBdr>
            <w:top w:val="none" w:sz="0" w:space="0" w:color="auto"/>
            <w:left w:val="none" w:sz="0" w:space="0" w:color="auto"/>
            <w:bottom w:val="none" w:sz="0" w:space="0" w:color="auto"/>
            <w:right w:val="none" w:sz="0" w:space="0" w:color="auto"/>
          </w:divBdr>
          <w:divsChild>
            <w:div w:id="1380477275">
              <w:marLeft w:val="0"/>
              <w:marRight w:val="0"/>
              <w:marTop w:val="0"/>
              <w:marBottom w:val="0"/>
              <w:divBdr>
                <w:top w:val="none" w:sz="0" w:space="0" w:color="auto"/>
                <w:left w:val="none" w:sz="0" w:space="0" w:color="auto"/>
                <w:bottom w:val="none" w:sz="0" w:space="0" w:color="auto"/>
                <w:right w:val="none" w:sz="0" w:space="0" w:color="auto"/>
              </w:divBdr>
            </w:div>
          </w:divsChild>
        </w:div>
        <w:div w:id="1939364863">
          <w:marLeft w:val="0"/>
          <w:marRight w:val="0"/>
          <w:marTop w:val="0"/>
          <w:marBottom w:val="0"/>
          <w:divBdr>
            <w:top w:val="none" w:sz="0" w:space="0" w:color="auto"/>
            <w:left w:val="none" w:sz="0" w:space="0" w:color="auto"/>
            <w:bottom w:val="none" w:sz="0" w:space="0" w:color="auto"/>
            <w:right w:val="none" w:sz="0" w:space="0" w:color="auto"/>
          </w:divBdr>
          <w:divsChild>
            <w:div w:id="1200822003">
              <w:marLeft w:val="0"/>
              <w:marRight w:val="0"/>
              <w:marTop w:val="0"/>
              <w:marBottom w:val="0"/>
              <w:divBdr>
                <w:top w:val="none" w:sz="0" w:space="0" w:color="auto"/>
                <w:left w:val="none" w:sz="0" w:space="0" w:color="auto"/>
                <w:bottom w:val="none" w:sz="0" w:space="0" w:color="auto"/>
                <w:right w:val="none" w:sz="0" w:space="0" w:color="auto"/>
              </w:divBdr>
            </w:div>
          </w:divsChild>
        </w:div>
        <w:div w:id="1973364086">
          <w:marLeft w:val="0"/>
          <w:marRight w:val="0"/>
          <w:marTop w:val="0"/>
          <w:marBottom w:val="0"/>
          <w:divBdr>
            <w:top w:val="none" w:sz="0" w:space="0" w:color="auto"/>
            <w:left w:val="none" w:sz="0" w:space="0" w:color="auto"/>
            <w:bottom w:val="none" w:sz="0" w:space="0" w:color="auto"/>
            <w:right w:val="none" w:sz="0" w:space="0" w:color="auto"/>
          </w:divBdr>
          <w:divsChild>
            <w:div w:id="651298789">
              <w:marLeft w:val="0"/>
              <w:marRight w:val="0"/>
              <w:marTop w:val="0"/>
              <w:marBottom w:val="0"/>
              <w:divBdr>
                <w:top w:val="none" w:sz="0" w:space="0" w:color="auto"/>
                <w:left w:val="none" w:sz="0" w:space="0" w:color="auto"/>
                <w:bottom w:val="none" w:sz="0" w:space="0" w:color="auto"/>
                <w:right w:val="none" w:sz="0" w:space="0" w:color="auto"/>
              </w:divBdr>
            </w:div>
            <w:div w:id="1314263111">
              <w:marLeft w:val="0"/>
              <w:marRight w:val="0"/>
              <w:marTop w:val="0"/>
              <w:marBottom w:val="0"/>
              <w:divBdr>
                <w:top w:val="none" w:sz="0" w:space="0" w:color="auto"/>
                <w:left w:val="none" w:sz="0" w:space="0" w:color="auto"/>
                <w:bottom w:val="none" w:sz="0" w:space="0" w:color="auto"/>
                <w:right w:val="none" w:sz="0" w:space="0" w:color="auto"/>
              </w:divBdr>
            </w:div>
            <w:div w:id="1343555936">
              <w:marLeft w:val="0"/>
              <w:marRight w:val="0"/>
              <w:marTop w:val="0"/>
              <w:marBottom w:val="0"/>
              <w:divBdr>
                <w:top w:val="none" w:sz="0" w:space="0" w:color="auto"/>
                <w:left w:val="none" w:sz="0" w:space="0" w:color="auto"/>
                <w:bottom w:val="none" w:sz="0" w:space="0" w:color="auto"/>
                <w:right w:val="none" w:sz="0" w:space="0" w:color="auto"/>
              </w:divBdr>
            </w:div>
            <w:div w:id="1844465672">
              <w:marLeft w:val="0"/>
              <w:marRight w:val="0"/>
              <w:marTop w:val="0"/>
              <w:marBottom w:val="0"/>
              <w:divBdr>
                <w:top w:val="none" w:sz="0" w:space="0" w:color="auto"/>
                <w:left w:val="none" w:sz="0" w:space="0" w:color="auto"/>
                <w:bottom w:val="none" w:sz="0" w:space="0" w:color="auto"/>
                <w:right w:val="none" w:sz="0" w:space="0" w:color="auto"/>
              </w:divBdr>
            </w:div>
            <w:div w:id="2034259272">
              <w:marLeft w:val="0"/>
              <w:marRight w:val="0"/>
              <w:marTop w:val="0"/>
              <w:marBottom w:val="0"/>
              <w:divBdr>
                <w:top w:val="none" w:sz="0" w:space="0" w:color="auto"/>
                <w:left w:val="none" w:sz="0" w:space="0" w:color="auto"/>
                <w:bottom w:val="none" w:sz="0" w:space="0" w:color="auto"/>
                <w:right w:val="none" w:sz="0" w:space="0" w:color="auto"/>
              </w:divBdr>
            </w:div>
          </w:divsChild>
        </w:div>
        <w:div w:id="2120830049">
          <w:marLeft w:val="0"/>
          <w:marRight w:val="0"/>
          <w:marTop w:val="0"/>
          <w:marBottom w:val="0"/>
          <w:divBdr>
            <w:top w:val="none" w:sz="0" w:space="0" w:color="auto"/>
            <w:left w:val="none" w:sz="0" w:space="0" w:color="auto"/>
            <w:bottom w:val="none" w:sz="0" w:space="0" w:color="auto"/>
            <w:right w:val="none" w:sz="0" w:space="0" w:color="auto"/>
          </w:divBdr>
          <w:divsChild>
            <w:div w:id="295574156">
              <w:marLeft w:val="0"/>
              <w:marRight w:val="0"/>
              <w:marTop w:val="0"/>
              <w:marBottom w:val="0"/>
              <w:divBdr>
                <w:top w:val="none" w:sz="0" w:space="0" w:color="auto"/>
                <w:left w:val="none" w:sz="0" w:space="0" w:color="auto"/>
                <w:bottom w:val="none" w:sz="0" w:space="0" w:color="auto"/>
                <w:right w:val="none" w:sz="0" w:space="0" w:color="auto"/>
              </w:divBdr>
            </w:div>
            <w:div w:id="1100488408">
              <w:marLeft w:val="0"/>
              <w:marRight w:val="0"/>
              <w:marTop w:val="0"/>
              <w:marBottom w:val="0"/>
              <w:divBdr>
                <w:top w:val="none" w:sz="0" w:space="0" w:color="auto"/>
                <w:left w:val="none" w:sz="0" w:space="0" w:color="auto"/>
                <w:bottom w:val="none" w:sz="0" w:space="0" w:color="auto"/>
                <w:right w:val="none" w:sz="0" w:space="0" w:color="auto"/>
              </w:divBdr>
            </w:div>
            <w:div w:id="1710450034">
              <w:marLeft w:val="0"/>
              <w:marRight w:val="0"/>
              <w:marTop w:val="0"/>
              <w:marBottom w:val="0"/>
              <w:divBdr>
                <w:top w:val="none" w:sz="0" w:space="0" w:color="auto"/>
                <w:left w:val="none" w:sz="0" w:space="0" w:color="auto"/>
                <w:bottom w:val="none" w:sz="0" w:space="0" w:color="auto"/>
                <w:right w:val="none" w:sz="0" w:space="0" w:color="auto"/>
              </w:divBdr>
            </w:div>
            <w:div w:id="1944799978">
              <w:marLeft w:val="0"/>
              <w:marRight w:val="0"/>
              <w:marTop w:val="0"/>
              <w:marBottom w:val="0"/>
              <w:divBdr>
                <w:top w:val="none" w:sz="0" w:space="0" w:color="auto"/>
                <w:left w:val="none" w:sz="0" w:space="0" w:color="auto"/>
                <w:bottom w:val="none" w:sz="0" w:space="0" w:color="auto"/>
                <w:right w:val="none" w:sz="0" w:space="0" w:color="auto"/>
              </w:divBdr>
            </w:div>
            <w:div w:id="199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2301">
      <w:bodyDiv w:val="1"/>
      <w:marLeft w:val="0"/>
      <w:marRight w:val="0"/>
      <w:marTop w:val="0"/>
      <w:marBottom w:val="0"/>
      <w:divBdr>
        <w:top w:val="none" w:sz="0" w:space="0" w:color="auto"/>
        <w:left w:val="none" w:sz="0" w:space="0" w:color="auto"/>
        <w:bottom w:val="none" w:sz="0" w:space="0" w:color="auto"/>
        <w:right w:val="none" w:sz="0" w:space="0" w:color="auto"/>
      </w:divBdr>
    </w:div>
    <w:div w:id="1393771130">
      <w:bodyDiv w:val="1"/>
      <w:marLeft w:val="0"/>
      <w:marRight w:val="0"/>
      <w:marTop w:val="0"/>
      <w:marBottom w:val="0"/>
      <w:divBdr>
        <w:top w:val="none" w:sz="0" w:space="0" w:color="auto"/>
        <w:left w:val="none" w:sz="0" w:space="0" w:color="auto"/>
        <w:bottom w:val="none" w:sz="0" w:space="0" w:color="auto"/>
        <w:right w:val="none" w:sz="0" w:space="0" w:color="auto"/>
      </w:divBdr>
    </w:div>
    <w:div w:id="1394086554">
      <w:bodyDiv w:val="1"/>
      <w:marLeft w:val="0"/>
      <w:marRight w:val="0"/>
      <w:marTop w:val="0"/>
      <w:marBottom w:val="0"/>
      <w:divBdr>
        <w:top w:val="none" w:sz="0" w:space="0" w:color="auto"/>
        <w:left w:val="none" w:sz="0" w:space="0" w:color="auto"/>
        <w:bottom w:val="none" w:sz="0" w:space="0" w:color="auto"/>
        <w:right w:val="none" w:sz="0" w:space="0" w:color="auto"/>
      </w:divBdr>
    </w:div>
    <w:div w:id="1473064278">
      <w:bodyDiv w:val="1"/>
      <w:marLeft w:val="0"/>
      <w:marRight w:val="0"/>
      <w:marTop w:val="0"/>
      <w:marBottom w:val="0"/>
      <w:divBdr>
        <w:top w:val="none" w:sz="0" w:space="0" w:color="auto"/>
        <w:left w:val="none" w:sz="0" w:space="0" w:color="auto"/>
        <w:bottom w:val="none" w:sz="0" w:space="0" w:color="auto"/>
        <w:right w:val="none" w:sz="0" w:space="0" w:color="auto"/>
      </w:divBdr>
    </w:div>
    <w:div w:id="1477457597">
      <w:bodyDiv w:val="1"/>
      <w:marLeft w:val="0"/>
      <w:marRight w:val="0"/>
      <w:marTop w:val="0"/>
      <w:marBottom w:val="0"/>
      <w:divBdr>
        <w:top w:val="none" w:sz="0" w:space="0" w:color="auto"/>
        <w:left w:val="none" w:sz="0" w:space="0" w:color="auto"/>
        <w:bottom w:val="none" w:sz="0" w:space="0" w:color="auto"/>
        <w:right w:val="none" w:sz="0" w:space="0" w:color="auto"/>
      </w:divBdr>
    </w:div>
    <w:div w:id="1489637651">
      <w:bodyDiv w:val="1"/>
      <w:marLeft w:val="0"/>
      <w:marRight w:val="0"/>
      <w:marTop w:val="0"/>
      <w:marBottom w:val="0"/>
      <w:divBdr>
        <w:top w:val="none" w:sz="0" w:space="0" w:color="auto"/>
        <w:left w:val="none" w:sz="0" w:space="0" w:color="auto"/>
        <w:bottom w:val="none" w:sz="0" w:space="0" w:color="auto"/>
        <w:right w:val="none" w:sz="0" w:space="0" w:color="auto"/>
      </w:divBdr>
      <w:divsChild>
        <w:div w:id="212350869">
          <w:marLeft w:val="0"/>
          <w:marRight w:val="0"/>
          <w:marTop w:val="0"/>
          <w:marBottom w:val="0"/>
          <w:divBdr>
            <w:top w:val="none" w:sz="0" w:space="0" w:color="auto"/>
            <w:left w:val="none" w:sz="0" w:space="0" w:color="auto"/>
            <w:bottom w:val="none" w:sz="0" w:space="0" w:color="auto"/>
            <w:right w:val="none" w:sz="0" w:space="0" w:color="auto"/>
          </w:divBdr>
        </w:div>
      </w:divsChild>
    </w:div>
    <w:div w:id="1501000314">
      <w:bodyDiv w:val="1"/>
      <w:marLeft w:val="0"/>
      <w:marRight w:val="0"/>
      <w:marTop w:val="0"/>
      <w:marBottom w:val="0"/>
      <w:divBdr>
        <w:top w:val="none" w:sz="0" w:space="0" w:color="auto"/>
        <w:left w:val="none" w:sz="0" w:space="0" w:color="auto"/>
        <w:bottom w:val="none" w:sz="0" w:space="0" w:color="auto"/>
        <w:right w:val="none" w:sz="0" w:space="0" w:color="auto"/>
      </w:divBdr>
    </w:div>
    <w:div w:id="1504931914">
      <w:bodyDiv w:val="1"/>
      <w:marLeft w:val="0"/>
      <w:marRight w:val="0"/>
      <w:marTop w:val="0"/>
      <w:marBottom w:val="0"/>
      <w:divBdr>
        <w:top w:val="none" w:sz="0" w:space="0" w:color="auto"/>
        <w:left w:val="none" w:sz="0" w:space="0" w:color="auto"/>
        <w:bottom w:val="none" w:sz="0" w:space="0" w:color="auto"/>
        <w:right w:val="none" w:sz="0" w:space="0" w:color="auto"/>
      </w:divBdr>
      <w:divsChild>
        <w:div w:id="518736704">
          <w:marLeft w:val="0"/>
          <w:marRight w:val="0"/>
          <w:marTop w:val="0"/>
          <w:marBottom w:val="0"/>
          <w:divBdr>
            <w:top w:val="none" w:sz="0" w:space="0" w:color="auto"/>
            <w:left w:val="none" w:sz="0" w:space="0" w:color="auto"/>
            <w:bottom w:val="none" w:sz="0" w:space="0" w:color="auto"/>
            <w:right w:val="none" w:sz="0" w:space="0" w:color="auto"/>
          </w:divBdr>
          <w:divsChild>
            <w:div w:id="1392731349">
              <w:marLeft w:val="0"/>
              <w:marRight w:val="0"/>
              <w:marTop w:val="0"/>
              <w:marBottom w:val="0"/>
              <w:divBdr>
                <w:top w:val="none" w:sz="0" w:space="0" w:color="auto"/>
                <w:left w:val="none" w:sz="0" w:space="0" w:color="auto"/>
                <w:bottom w:val="none" w:sz="0" w:space="0" w:color="auto"/>
                <w:right w:val="none" w:sz="0" w:space="0" w:color="auto"/>
              </w:divBdr>
            </w:div>
            <w:div w:id="1753507468">
              <w:marLeft w:val="0"/>
              <w:marRight w:val="0"/>
              <w:marTop w:val="0"/>
              <w:marBottom w:val="0"/>
              <w:divBdr>
                <w:top w:val="none" w:sz="0" w:space="0" w:color="auto"/>
                <w:left w:val="none" w:sz="0" w:space="0" w:color="auto"/>
                <w:bottom w:val="none" w:sz="0" w:space="0" w:color="auto"/>
                <w:right w:val="none" w:sz="0" w:space="0" w:color="auto"/>
              </w:divBdr>
            </w:div>
          </w:divsChild>
        </w:div>
        <w:div w:id="1493335431">
          <w:marLeft w:val="0"/>
          <w:marRight w:val="0"/>
          <w:marTop w:val="0"/>
          <w:marBottom w:val="0"/>
          <w:divBdr>
            <w:top w:val="none" w:sz="0" w:space="0" w:color="auto"/>
            <w:left w:val="none" w:sz="0" w:space="0" w:color="auto"/>
            <w:bottom w:val="none" w:sz="0" w:space="0" w:color="auto"/>
            <w:right w:val="none" w:sz="0" w:space="0" w:color="auto"/>
          </w:divBdr>
          <w:divsChild>
            <w:div w:id="2718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4643">
      <w:bodyDiv w:val="1"/>
      <w:marLeft w:val="0"/>
      <w:marRight w:val="0"/>
      <w:marTop w:val="0"/>
      <w:marBottom w:val="0"/>
      <w:divBdr>
        <w:top w:val="none" w:sz="0" w:space="0" w:color="auto"/>
        <w:left w:val="none" w:sz="0" w:space="0" w:color="auto"/>
        <w:bottom w:val="none" w:sz="0" w:space="0" w:color="auto"/>
        <w:right w:val="none" w:sz="0" w:space="0" w:color="auto"/>
      </w:divBdr>
    </w:div>
    <w:div w:id="1506700665">
      <w:bodyDiv w:val="1"/>
      <w:marLeft w:val="0"/>
      <w:marRight w:val="0"/>
      <w:marTop w:val="0"/>
      <w:marBottom w:val="0"/>
      <w:divBdr>
        <w:top w:val="none" w:sz="0" w:space="0" w:color="auto"/>
        <w:left w:val="none" w:sz="0" w:space="0" w:color="auto"/>
        <w:bottom w:val="none" w:sz="0" w:space="0" w:color="auto"/>
        <w:right w:val="none" w:sz="0" w:space="0" w:color="auto"/>
      </w:divBdr>
    </w:div>
    <w:div w:id="1555041054">
      <w:bodyDiv w:val="1"/>
      <w:marLeft w:val="0"/>
      <w:marRight w:val="0"/>
      <w:marTop w:val="0"/>
      <w:marBottom w:val="0"/>
      <w:divBdr>
        <w:top w:val="none" w:sz="0" w:space="0" w:color="auto"/>
        <w:left w:val="none" w:sz="0" w:space="0" w:color="auto"/>
        <w:bottom w:val="none" w:sz="0" w:space="0" w:color="auto"/>
        <w:right w:val="none" w:sz="0" w:space="0" w:color="auto"/>
      </w:divBdr>
    </w:div>
    <w:div w:id="1565262034">
      <w:bodyDiv w:val="1"/>
      <w:marLeft w:val="0"/>
      <w:marRight w:val="0"/>
      <w:marTop w:val="0"/>
      <w:marBottom w:val="0"/>
      <w:divBdr>
        <w:top w:val="none" w:sz="0" w:space="0" w:color="auto"/>
        <w:left w:val="none" w:sz="0" w:space="0" w:color="auto"/>
        <w:bottom w:val="none" w:sz="0" w:space="0" w:color="auto"/>
        <w:right w:val="none" w:sz="0" w:space="0" w:color="auto"/>
      </w:divBdr>
    </w:div>
    <w:div w:id="1567260104">
      <w:bodyDiv w:val="1"/>
      <w:marLeft w:val="0"/>
      <w:marRight w:val="0"/>
      <w:marTop w:val="0"/>
      <w:marBottom w:val="0"/>
      <w:divBdr>
        <w:top w:val="none" w:sz="0" w:space="0" w:color="auto"/>
        <w:left w:val="none" w:sz="0" w:space="0" w:color="auto"/>
        <w:bottom w:val="none" w:sz="0" w:space="0" w:color="auto"/>
        <w:right w:val="none" w:sz="0" w:space="0" w:color="auto"/>
      </w:divBdr>
    </w:div>
    <w:div w:id="1605380521">
      <w:bodyDiv w:val="1"/>
      <w:marLeft w:val="0"/>
      <w:marRight w:val="0"/>
      <w:marTop w:val="0"/>
      <w:marBottom w:val="0"/>
      <w:divBdr>
        <w:top w:val="none" w:sz="0" w:space="0" w:color="auto"/>
        <w:left w:val="none" w:sz="0" w:space="0" w:color="auto"/>
        <w:bottom w:val="none" w:sz="0" w:space="0" w:color="auto"/>
        <w:right w:val="none" w:sz="0" w:space="0" w:color="auto"/>
      </w:divBdr>
    </w:div>
    <w:div w:id="1609656001">
      <w:bodyDiv w:val="1"/>
      <w:marLeft w:val="0"/>
      <w:marRight w:val="0"/>
      <w:marTop w:val="0"/>
      <w:marBottom w:val="0"/>
      <w:divBdr>
        <w:top w:val="none" w:sz="0" w:space="0" w:color="auto"/>
        <w:left w:val="none" w:sz="0" w:space="0" w:color="auto"/>
        <w:bottom w:val="none" w:sz="0" w:space="0" w:color="auto"/>
        <w:right w:val="none" w:sz="0" w:space="0" w:color="auto"/>
      </w:divBdr>
    </w:div>
    <w:div w:id="1614559825">
      <w:bodyDiv w:val="1"/>
      <w:marLeft w:val="0"/>
      <w:marRight w:val="0"/>
      <w:marTop w:val="0"/>
      <w:marBottom w:val="0"/>
      <w:divBdr>
        <w:top w:val="none" w:sz="0" w:space="0" w:color="auto"/>
        <w:left w:val="none" w:sz="0" w:space="0" w:color="auto"/>
        <w:bottom w:val="none" w:sz="0" w:space="0" w:color="auto"/>
        <w:right w:val="none" w:sz="0" w:space="0" w:color="auto"/>
      </w:divBdr>
    </w:div>
    <w:div w:id="1622153094">
      <w:bodyDiv w:val="1"/>
      <w:marLeft w:val="0"/>
      <w:marRight w:val="0"/>
      <w:marTop w:val="0"/>
      <w:marBottom w:val="0"/>
      <w:divBdr>
        <w:top w:val="none" w:sz="0" w:space="0" w:color="auto"/>
        <w:left w:val="none" w:sz="0" w:space="0" w:color="auto"/>
        <w:bottom w:val="none" w:sz="0" w:space="0" w:color="auto"/>
        <w:right w:val="none" w:sz="0" w:space="0" w:color="auto"/>
      </w:divBdr>
      <w:divsChild>
        <w:div w:id="458450043">
          <w:marLeft w:val="0"/>
          <w:marRight w:val="0"/>
          <w:marTop w:val="0"/>
          <w:marBottom w:val="0"/>
          <w:divBdr>
            <w:top w:val="none" w:sz="0" w:space="0" w:color="auto"/>
            <w:left w:val="none" w:sz="0" w:space="0" w:color="auto"/>
            <w:bottom w:val="none" w:sz="0" w:space="0" w:color="auto"/>
            <w:right w:val="none" w:sz="0" w:space="0" w:color="auto"/>
          </w:divBdr>
          <w:divsChild>
            <w:div w:id="1191407508">
              <w:marLeft w:val="0"/>
              <w:marRight w:val="0"/>
              <w:marTop w:val="0"/>
              <w:marBottom w:val="0"/>
              <w:divBdr>
                <w:top w:val="none" w:sz="0" w:space="0" w:color="auto"/>
                <w:left w:val="none" w:sz="0" w:space="0" w:color="auto"/>
                <w:bottom w:val="none" w:sz="0" w:space="0" w:color="auto"/>
                <w:right w:val="none" w:sz="0" w:space="0" w:color="auto"/>
              </w:divBdr>
            </w:div>
          </w:divsChild>
        </w:div>
        <w:div w:id="2023509920">
          <w:marLeft w:val="0"/>
          <w:marRight w:val="0"/>
          <w:marTop w:val="0"/>
          <w:marBottom w:val="0"/>
          <w:divBdr>
            <w:top w:val="none" w:sz="0" w:space="0" w:color="auto"/>
            <w:left w:val="none" w:sz="0" w:space="0" w:color="auto"/>
            <w:bottom w:val="none" w:sz="0" w:space="0" w:color="auto"/>
            <w:right w:val="none" w:sz="0" w:space="0" w:color="auto"/>
          </w:divBdr>
          <w:divsChild>
            <w:div w:id="555092766">
              <w:marLeft w:val="0"/>
              <w:marRight w:val="0"/>
              <w:marTop w:val="0"/>
              <w:marBottom w:val="0"/>
              <w:divBdr>
                <w:top w:val="none" w:sz="0" w:space="0" w:color="auto"/>
                <w:left w:val="none" w:sz="0" w:space="0" w:color="auto"/>
                <w:bottom w:val="none" w:sz="0" w:space="0" w:color="auto"/>
                <w:right w:val="none" w:sz="0" w:space="0" w:color="auto"/>
              </w:divBdr>
            </w:div>
            <w:div w:id="746346449">
              <w:marLeft w:val="0"/>
              <w:marRight w:val="0"/>
              <w:marTop w:val="0"/>
              <w:marBottom w:val="0"/>
              <w:divBdr>
                <w:top w:val="none" w:sz="0" w:space="0" w:color="auto"/>
                <w:left w:val="none" w:sz="0" w:space="0" w:color="auto"/>
                <w:bottom w:val="none" w:sz="0" w:space="0" w:color="auto"/>
                <w:right w:val="none" w:sz="0" w:space="0" w:color="auto"/>
              </w:divBdr>
            </w:div>
            <w:div w:id="1573153355">
              <w:marLeft w:val="0"/>
              <w:marRight w:val="0"/>
              <w:marTop w:val="0"/>
              <w:marBottom w:val="0"/>
              <w:divBdr>
                <w:top w:val="none" w:sz="0" w:space="0" w:color="auto"/>
                <w:left w:val="none" w:sz="0" w:space="0" w:color="auto"/>
                <w:bottom w:val="none" w:sz="0" w:space="0" w:color="auto"/>
                <w:right w:val="none" w:sz="0" w:space="0" w:color="auto"/>
              </w:divBdr>
            </w:div>
            <w:div w:id="1626540646">
              <w:marLeft w:val="0"/>
              <w:marRight w:val="0"/>
              <w:marTop w:val="0"/>
              <w:marBottom w:val="0"/>
              <w:divBdr>
                <w:top w:val="none" w:sz="0" w:space="0" w:color="auto"/>
                <w:left w:val="none" w:sz="0" w:space="0" w:color="auto"/>
                <w:bottom w:val="none" w:sz="0" w:space="0" w:color="auto"/>
                <w:right w:val="none" w:sz="0" w:space="0" w:color="auto"/>
              </w:divBdr>
            </w:div>
            <w:div w:id="18958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6875">
      <w:bodyDiv w:val="1"/>
      <w:marLeft w:val="0"/>
      <w:marRight w:val="0"/>
      <w:marTop w:val="0"/>
      <w:marBottom w:val="0"/>
      <w:divBdr>
        <w:top w:val="none" w:sz="0" w:space="0" w:color="auto"/>
        <w:left w:val="none" w:sz="0" w:space="0" w:color="auto"/>
        <w:bottom w:val="none" w:sz="0" w:space="0" w:color="auto"/>
        <w:right w:val="none" w:sz="0" w:space="0" w:color="auto"/>
      </w:divBdr>
    </w:div>
    <w:div w:id="1675567318">
      <w:bodyDiv w:val="1"/>
      <w:marLeft w:val="0"/>
      <w:marRight w:val="0"/>
      <w:marTop w:val="0"/>
      <w:marBottom w:val="0"/>
      <w:divBdr>
        <w:top w:val="none" w:sz="0" w:space="0" w:color="auto"/>
        <w:left w:val="none" w:sz="0" w:space="0" w:color="auto"/>
        <w:bottom w:val="none" w:sz="0" w:space="0" w:color="auto"/>
        <w:right w:val="none" w:sz="0" w:space="0" w:color="auto"/>
      </w:divBdr>
    </w:div>
    <w:div w:id="1712263849">
      <w:bodyDiv w:val="1"/>
      <w:marLeft w:val="0"/>
      <w:marRight w:val="0"/>
      <w:marTop w:val="0"/>
      <w:marBottom w:val="0"/>
      <w:divBdr>
        <w:top w:val="none" w:sz="0" w:space="0" w:color="auto"/>
        <w:left w:val="none" w:sz="0" w:space="0" w:color="auto"/>
        <w:bottom w:val="none" w:sz="0" w:space="0" w:color="auto"/>
        <w:right w:val="none" w:sz="0" w:space="0" w:color="auto"/>
      </w:divBdr>
    </w:div>
    <w:div w:id="1717125892">
      <w:bodyDiv w:val="1"/>
      <w:marLeft w:val="0"/>
      <w:marRight w:val="0"/>
      <w:marTop w:val="0"/>
      <w:marBottom w:val="0"/>
      <w:divBdr>
        <w:top w:val="none" w:sz="0" w:space="0" w:color="auto"/>
        <w:left w:val="none" w:sz="0" w:space="0" w:color="auto"/>
        <w:bottom w:val="none" w:sz="0" w:space="0" w:color="auto"/>
        <w:right w:val="none" w:sz="0" w:space="0" w:color="auto"/>
      </w:divBdr>
    </w:div>
    <w:div w:id="1723283744">
      <w:bodyDiv w:val="1"/>
      <w:marLeft w:val="0"/>
      <w:marRight w:val="0"/>
      <w:marTop w:val="0"/>
      <w:marBottom w:val="0"/>
      <w:divBdr>
        <w:top w:val="none" w:sz="0" w:space="0" w:color="auto"/>
        <w:left w:val="none" w:sz="0" w:space="0" w:color="auto"/>
        <w:bottom w:val="none" w:sz="0" w:space="0" w:color="auto"/>
        <w:right w:val="none" w:sz="0" w:space="0" w:color="auto"/>
      </w:divBdr>
    </w:div>
    <w:div w:id="1734887481">
      <w:bodyDiv w:val="1"/>
      <w:marLeft w:val="0"/>
      <w:marRight w:val="0"/>
      <w:marTop w:val="0"/>
      <w:marBottom w:val="0"/>
      <w:divBdr>
        <w:top w:val="none" w:sz="0" w:space="0" w:color="auto"/>
        <w:left w:val="none" w:sz="0" w:space="0" w:color="auto"/>
        <w:bottom w:val="none" w:sz="0" w:space="0" w:color="auto"/>
        <w:right w:val="none" w:sz="0" w:space="0" w:color="auto"/>
      </w:divBdr>
    </w:div>
    <w:div w:id="1741051794">
      <w:bodyDiv w:val="1"/>
      <w:marLeft w:val="0"/>
      <w:marRight w:val="0"/>
      <w:marTop w:val="0"/>
      <w:marBottom w:val="0"/>
      <w:divBdr>
        <w:top w:val="none" w:sz="0" w:space="0" w:color="auto"/>
        <w:left w:val="none" w:sz="0" w:space="0" w:color="auto"/>
        <w:bottom w:val="none" w:sz="0" w:space="0" w:color="auto"/>
        <w:right w:val="none" w:sz="0" w:space="0" w:color="auto"/>
      </w:divBdr>
    </w:div>
    <w:div w:id="1755467367">
      <w:bodyDiv w:val="1"/>
      <w:marLeft w:val="0"/>
      <w:marRight w:val="0"/>
      <w:marTop w:val="0"/>
      <w:marBottom w:val="0"/>
      <w:divBdr>
        <w:top w:val="none" w:sz="0" w:space="0" w:color="auto"/>
        <w:left w:val="none" w:sz="0" w:space="0" w:color="auto"/>
        <w:bottom w:val="none" w:sz="0" w:space="0" w:color="auto"/>
        <w:right w:val="none" w:sz="0" w:space="0" w:color="auto"/>
      </w:divBdr>
    </w:div>
    <w:div w:id="1769886535">
      <w:bodyDiv w:val="1"/>
      <w:marLeft w:val="0"/>
      <w:marRight w:val="0"/>
      <w:marTop w:val="0"/>
      <w:marBottom w:val="0"/>
      <w:divBdr>
        <w:top w:val="none" w:sz="0" w:space="0" w:color="auto"/>
        <w:left w:val="none" w:sz="0" w:space="0" w:color="auto"/>
        <w:bottom w:val="none" w:sz="0" w:space="0" w:color="auto"/>
        <w:right w:val="none" w:sz="0" w:space="0" w:color="auto"/>
      </w:divBdr>
    </w:div>
    <w:div w:id="1797065984">
      <w:bodyDiv w:val="1"/>
      <w:marLeft w:val="0"/>
      <w:marRight w:val="0"/>
      <w:marTop w:val="0"/>
      <w:marBottom w:val="0"/>
      <w:divBdr>
        <w:top w:val="none" w:sz="0" w:space="0" w:color="auto"/>
        <w:left w:val="none" w:sz="0" w:space="0" w:color="auto"/>
        <w:bottom w:val="none" w:sz="0" w:space="0" w:color="auto"/>
        <w:right w:val="none" w:sz="0" w:space="0" w:color="auto"/>
      </w:divBdr>
    </w:div>
    <w:div w:id="1820801987">
      <w:bodyDiv w:val="1"/>
      <w:marLeft w:val="0"/>
      <w:marRight w:val="0"/>
      <w:marTop w:val="0"/>
      <w:marBottom w:val="0"/>
      <w:divBdr>
        <w:top w:val="none" w:sz="0" w:space="0" w:color="auto"/>
        <w:left w:val="none" w:sz="0" w:space="0" w:color="auto"/>
        <w:bottom w:val="none" w:sz="0" w:space="0" w:color="auto"/>
        <w:right w:val="none" w:sz="0" w:space="0" w:color="auto"/>
      </w:divBdr>
    </w:div>
    <w:div w:id="1824278691">
      <w:bodyDiv w:val="1"/>
      <w:marLeft w:val="0"/>
      <w:marRight w:val="0"/>
      <w:marTop w:val="0"/>
      <w:marBottom w:val="0"/>
      <w:divBdr>
        <w:top w:val="none" w:sz="0" w:space="0" w:color="auto"/>
        <w:left w:val="none" w:sz="0" w:space="0" w:color="auto"/>
        <w:bottom w:val="none" w:sz="0" w:space="0" w:color="auto"/>
        <w:right w:val="none" w:sz="0" w:space="0" w:color="auto"/>
      </w:divBdr>
    </w:div>
    <w:div w:id="1871214406">
      <w:bodyDiv w:val="1"/>
      <w:marLeft w:val="0"/>
      <w:marRight w:val="0"/>
      <w:marTop w:val="0"/>
      <w:marBottom w:val="0"/>
      <w:divBdr>
        <w:top w:val="none" w:sz="0" w:space="0" w:color="auto"/>
        <w:left w:val="none" w:sz="0" w:space="0" w:color="auto"/>
        <w:bottom w:val="none" w:sz="0" w:space="0" w:color="auto"/>
        <w:right w:val="none" w:sz="0" w:space="0" w:color="auto"/>
      </w:divBdr>
    </w:div>
    <w:div w:id="1916818393">
      <w:bodyDiv w:val="1"/>
      <w:marLeft w:val="0"/>
      <w:marRight w:val="0"/>
      <w:marTop w:val="0"/>
      <w:marBottom w:val="0"/>
      <w:divBdr>
        <w:top w:val="none" w:sz="0" w:space="0" w:color="auto"/>
        <w:left w:val="none" w:sz="0" w:space="0" w:color="auto"/>
        <w:bottom w:val="none" w:sz="0" w:space="0" w:color="auto"/>
        <w:right w:val="none" w:sz="0" w:space="0" w:color="auto"/>
      </w:divBdr>
      <w:divsChild>
        <w:div w:id="1357734034">
          <w:marLeft w:val="0"/>
          <w:marRight w:val="0"/>
          <w:marTop w:val="0"/>
          <w:marBottom w:val="0"/>
          <w:divBdr>
            <w:top w:val="none" w:sz="0" w:space="0" w:color="auto"/>
            <w:left w:val="none" w:sz="0" w:space="0" w:color="auto"/>
            <w:bottom w:val="none" w:sz="0" w:space="0" w:color="auto"/>
            <w:right w:val="none" w:sz="0" w:space="0" w:color="auto"/>
          </w:divBdr>
        </w:div>
      </w:divsChild>
    </w:div>
    <w:div w:id="1935622505">
      <w:bodyDiv w:val="1"/>
      <w:marLeft w:val="0"/>
      <w:marRight w:val="0"/>
      <w:marTop w:val="0"/>
      <w:marBottom w:val="0"/>
      <w:divBdr>
        <w:top w:val="none" w:sz="0" w:space="0" w:color="auto"/>
        <w:left w:val="none" w:sz="0" w:space="0" w:color="auto"/>
        <w:bottom w:val="none" w:sz="0" w:space="0" w:color="auto"/>
        <w:right w:val="none" w:sz="0" w:space="0" w:color="auto"/>
      </w:divBdr>
    </w:div>
    <w:div w:id="1958288548">
      <w:bodyDiv w:val="1"/>
      <w:marLeft w:val="0"/>
      <w:marRight w:val="0"/>
      <w:marTop w:val="0"/>
      <w:marBottom w:val="0"/>
      <w:divBdr>
        <w:top w:val="none" w:sz="0" w:space="0" w:color="auto"/>
        <w:left w:val="none" w:sz="0" w:space="0" w:color="auto"/>
        <w:bottom w:val="none" w:sz="0" w:space="0" w:color="auto"/>
        <w:right w:val="none" w:sz="0" w:space="0" w:color="auto"/>
      </w:divBdr>
    </w:div>
    <w:div w:id="1961060335">
      <w:bodyDiv w:val="1"/>
      <w:marLeft w:val="0"/>
      <w:marRight w:val="0"/>
      <w:marTop w:val="0"/>
      <w:marBottom w:val="0"/>
      <w:divBdr>
        <w:top w:val="none" w:sz="0" w:space="0" w:color="auto"/>
        <w:left w:val="none" w:sz="0" w:space="0" w:color="auto"/>
        <w:bottom w:val="none" w:sz="0" w:space="0" w:color="auto"/>
        <w:right w:val="none" w:sz="0" w:space="0" w:color="auto"/>
      </w:divBdr>
    </w:div>
    <w:div w:id="1998460018">
      <w:bodyDiv w:val="1"/>
      <w:marLeft w:val="0"/>
      <w:marRight w:val="0"/>
      <w:marTop w:val="0"/>
      <w:marBottom w:val="0"/>
      <w:divBdr>
        <w:top w:val="none" w:sz="0" w:space="0" w:color="auto"/>
        <w:left w:val="none" w:sz="0" w:space="0" w:color="auto"/>
        <w:bottom w:val="none" w:sz="0" w:space="0" w:color="auto"/>
        <w:right w:val="none" w:sz="0" w:space="0" w:color="auto"/>
      </w:divBdr>
    </w:div>
    <w:div w:id="2000956984">
      <w:bodyDiv w:val="1"/>
      <w:marLeft w:val="0"/>
      <w:marRight w:val="0"/>
      <w:marTop w:val="0"/>
      <w:marBottom w:val="0"/>
      <w:divBdr>
        <w:top w:val="none" w:sz="0" w:space="0" w:color="auto"/>
        <w:left w:val="none" w:sz="0" w:space="0" w:color="auto"/>
        <w:bottom w:val="none" w:sz="0" w:space="0" w:color="auto"/>
        <w:right w:val="none" w:sz="0" w:space="0" w:color="auto"/>
      </w:divBdr>
      <w:divsChild>
        <w:div w:id="884635072">
          <w:marLeft w:val="0"/>
          <w:marRight w:val="0"/>
          <w:marTop w:val="0"/>
          <w:marBottom w:val="0"/>
          <w:divBdr>
            <w:top w:val="none" w:sz="0" w:space="0" w:color="auto"/>
            <w:left w:val="none" w:sz="0" w:space="0" w:color="auto"/>
            <w:bottom w:val="none" w:sz="0" w:space="0" w:color="auto"/>
            <w:right w:val="none" w:sz="0" w:space="0" w:color="auto"/>
          </w:divBdr>
        </w:div>
      </w:divsChild>
    </w:div>
    <w:div w:id="2009137718">
      <w:bodyDiv w:val="1"/>
      <w:marLeft w:val="0"/>
      <w:marRight w:val="0"/>
      <w:marTop w:val="0"/>
      <w:marBottom w:val="0"/>
      <w:divBdr>
        <w:top w:val="none" w:sz="0" w:space="0" w:color="auto"/>
        <w:left w:val="none" w:sz="0" w:space="0" w:color="auto"/>
        <w:bottom w:val="none" w:sz="0" w:space="0" w:color="auto"/>
        <w:right w:val="none" w:sz="0" w:space="0" w:color="auto"/>
      </w:divBdr>
    </w:div>
    <w:div w:id="2024239691">
      <w:bodyDiv w:val="1"/>
      <w:marLeft w:val="0"/>
      <w:marRight w:val="0"/>
      <w:marTop w:val="0"/>
      <w:marBottom w:val="0"/>
      <w:divBdr>
        <w:top w:val="none" w:sz="0" w:space="0" w:color="auto"/>
        <w:left w:val="none" w:sz="0" w:space="0" w:color="auto"/>
        <w:bottom w:val="none" w:sz="0" w:space="0" w:color="auto"/>
        <w:right w:val="none" w:sz="0" w:space="0" w:color="auto"/>
      </w:divBdr>
    </w:div>
    <w:div w:id="2027097861">
      <w:bodyDiv w:val="1"/>
      <w:marLeft w:val="0"/>
      <w:marRight w:val="0"/>
      <w:marTop w:val="0"/>
      <w:marBottom w:val="0"/>
      <w:divBdr>
        <w:top w:val="none" w:sz="0" w:space="0" w:color="auto"/>
        <w:left w:val="none" w:sz="0" w:space="0" w:color="auto"/>
        <w:bottom w:val="none" w:sz="0" w:space="0" w:color="auto"/>
        <w:right w:val="none" w:sz="0" w:space="0" w:color="auto"/>
      </w:divBdr>
    </w:div>
    <w:div w:id="2051875735">
      <w:bodyDiv w:val="1"/>
      <w:marLeft w:val="0"/>
      <w:marRight w:val="0"/>
      <w:marTop w:val="0"/>
      <w:marBottom w:val="0"/>
      <w:divBdr>
        <w:top w:val="none" w:sz="0" w:space="0" w:color="auto"/>
        <w:left w:val="none" w:sz="0" w:space="0" w:color="auto"/>
        <w:bottom w:val="none" w:sz="0" w:space="0" w:color="auto"/>
        <w:right w:val="none" w:sz="0" w:space="0" w:color="auto"/>
      </w:divBdr>
      <w:divsChild>
        <w:div w:id="1682469447">
          <w:marLeft w:val="0"/>
          <w:marRight w:val="0"/>
          <w:marTop w:val="0"/>
          <w:marBottom w:val="0"/>
          <w:divBdr>
            <w:top w:val="none" w:sz="0" w:space="0" w:color="auto"/>
            <w:left w:val="none" w:sz="0" w:space="0" w:color="auto"/>
            <w:bottom w:val="none" w:sz="0" w:space="0" w:color="auto"/>
            <w:right w:val="none" w:sz="0" w:space="0" w:color="auto"/>
          </w:divBdr>
          <w:divsChild>
            <w:div w:id="246305597">
              <w:marLeft w:val="0"/>
              <w:marRight w:val="0"/>
              <w:marTop w:val="0"/>
              <w:marBottom w:val="0"/>
              <w:divBdr>
                <w:top w:val="none" w:sz="0" w:space="0" w:color="auto"/>
                <w:left w:val="none" w:sz="0" w:space="0" w:color="auto"/>
                <w:bottom w:val="none" w:sz="0" w:space="0" w:color="auto"/>
                <w:right w:val="none" w:sz="0" w:space="0" w:color="auto"/>
              </w:divBdr>
            </w:div>
            <w:div w:id="975185336">
              <w:marLeft w:val="0"/>
              <w:marRight w:val="0"/>
              <w:marTop w:val="0"/>
              <w:marBottom w:val="0"/>
              <w:divBdr>
                <w:top w:val="none" w:sz="0" w:space="0" w:color="auto"/>
                <w:left w:val="none" w:sz="0" w:space="0" w:color="auto"/>
                <w:bottom w:val="none" w:sz="0" w:space="0" w:color="auto"/>
                <w:right w:val="none" w:sz="0" w:space="0" w:color="auto"/>
              </w:divBdr>
            </w:div>
            <w:div w:id="15028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1528">
      <w:bodyDiv w:val="1"/>
      <w:marLeft w:val="0"/>
      <w:marRight w:val="0"/>
      <w:marTop w:val="0"/>
      <w:marBottom w:val="0"/>
      <w:divBdr>
        <w:top w:val="none" w:sz="0" w:space="0" w:color="auto"/>
        <w:left w:val="none" w:sz="0" w:space="0" w:color="auto"/>
        <w:bottom w:val="none" w:sz="0" w:space="0" w:color="auto"/>
        <w:right w:val="none" w:sz="0" w:space="0" w:color="auto"/>
      </w:divBdr>
    </w:div>
    <w:div w:id="2106532737">
      <w:bodyDiv w:val="1"/>
      <w:marLeft w:val="0"/>
      <w:marRight w:val="0"/>
      <w:marTop w:val="0"/>
      <w:marBottom w:val="0"/>
      <w:divBdr>
        <w:top w:val="none" w:sz="0" w:space="0" w:color="auto"/>
        <w:left w:val="none" w:sz="0" w:space="0" w:color="auto"/>
        <w:bottom w:val="none" w:sz="0" w:space="0" w:color="auto"/>
        <w:right w:val="none" w:sz="0" w:space="0" w:color="auto"/>
      </w:divBdr>
    </w:div>
    <w:div w:id="212765018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2.vsdx"/><Relationship Id="rId21" Type="http://schemas.openxmlformats.org/officeDocument/2006/relationships/image" Target="media/image6.emf"/><Relationship Id="rId42" Type="http://schemas.openxmlformats.org/officeDocument/2006/relationships/image" Target="media/image16.emf"/><Relationship Id="rId47" Type="http://schemas.openxmlformats.org/officeDocument/2006/relationships/package" Target="embeddings/Microsoft_Visio_Drawing12.vsdx"/><Relationship Id="rId63" Type="http://schemas.openxmlformats.org/officeDocument/2006/relationships/oleObject" Target="embeddings/Microsoft_Excel_97-2004_Worksheet.xls"/><Relationship Id="rId68" Type="http://schemas.openxmlformats.org/officeDocument/2006/relationships/image" Target="media/image29.emf"/><Relationship Id="rId84" Type="http://schemas.openxmlformats.org/officeDocument/2006/relationships/package" Target="embeddings/Microsoft_Excel_Worksheet10.xlsx"/><Relationship Id="rId89" Type="http://schemas.openxmlformats.org/officeDocument/2006/relationships/oleObject" Target="embeddings/Microsoft_Excel_97-2004_Worksheet1.xls"/><Relationship Id="rId16" Type="http://schemas.openxmlformats.org/officeDocument/2006/relationships/image" Target="cid:image001.jpg@01D3E3A7.219AE800" TargetMode="External"/><Relationship Id="rId107" Type="http://schemas.openxmlformats.org/officeDocument/2006/relationships/theme" Target="theme/theme1.xml"/><Relationship Id="rId11" Type="http://schemas.openxmlformats.org/officeDocument/2006/relationships/image" Target="media/image1.jpeg"/><Relationship Id="rId32" Type="http://schemas.openxmlformats.org/officeDocument/2006/relationships/package" Target="embeddings/Microsoft_Visio_Drawing5.vsdx"/><Relationship Id="rId37" Type="http://schemas.openxmlformats.org/officeDocument/2006/relationships/footer" Target="footer3.xml"/><Relationship Id="rId53" Type="http://schemas.openxmlformats.org/officeDocument/2006/relationships/package" Target="embeddings/Microsoft_Excel_Worksheet.xlsx"/><Relationship Id="rId58" Type="http://schemas.openxmlformats.org/officeDocument/2006/relationships/image" Target="media/image24.emf"/><Relationship Id="rId74" Type="http://schemas.openxmlformats.org/officeDocument/2006/relationships/image" Target="media/image33.png"/><Relationship Id="rId79" Type="http://schemas.openxmlformats.org/officeDocument/2006/relationships/package" Target="embeddings/Microsoft_Excel_Worksheet8.xlsx"/><Relationship Id="rId102" Type="http://schemas.openxmlformats.org/officeDocument/2006/relationships/package" Target="embeddings/Microsoft_Excel_Worksheet18.xlsx"/><Relationship Id="rId5" Type="http://schemas.openxmlformats.org/officeDocument/2006/relationships/numbering" Target="numbering.xml"/><Relationship Id="rId90" Type="http://schemas.openxmlformats.org/officeDocument/2006/relationships/image" Target="media/image41.emf"/><Relationship Id="rId95" Type="http://schemas.openxmlformats.org/officeDocument/2006/relationships/image" Target="media/image44.emf"/><Relationship Id="rId22" Type="http://schemas.openxmlformats.org/officeDocument/2006/relationships/package" Target="embeddings/Microsoft_Visio_Drawing.vsdx"/><Relationship Id="rId27" Type="http://schemas.openxmlformats.org/officeDocument/2006/relationships/image" Target="media/image9.emf"/><Relationship Id="rId43" Type="http://schemas.openxmlformats.org/officeDocument/2006/relationships/package" Target="embeddings/Microsoft_Visio_Drawing10.vsdx"/><Relationship Id="rId48" Type="http://schemas.openxmlformats.org/officeDocument/2006/relationships/image" Target="media/image19.jpeg"/><Relationship Id="rId64" Type="http://schemas.openxmlformats.org/officeDocument/2006/relationships/image" Target="media/image27.emf"/><Relationship Id="rId69" Type="http://schemas.openxmlformats.org/officeDocument/2006/relationships/package" Target="embeddings/Microsoft_Excel_Worksheet6.xlsx"/><Relationship Id="rId80" Type="http://schemas.openxmlformats.org/officeDocument/2006/relationships/image" Target="media/image37.emf"/><Relationship Id="rId85" Type="http://schemas.openxmlformats.org/officeDocument/2006/relationships/image" Target="media/image39.emf"/><Relationship Id="rId12" Type="http://schemas.openxmlformats.org/officeDocument/2006/relationships/image" Target="media/image2.jpeg"/><Relationship Id="rId17" Type="http://schemas.openxmlformats.org/officeDocument/2006/relationships/header" Target="header1.xml"/><Relationship Id="rId33" Type="http://schemas.openxmlformats.org/officeDocument/2006/relationships/image" Target="media/image12.emf"/><Relationship Id="rId38" Type="http://schemas.openxmlformats.org/officeDocument/2006/relationships/image" Target="media/image14.emf"/><Relationship Id="rId59" Type="http://schemas.openxmlformats.org/officeDocument/2006/relationships/package" Target="embeddings/Microsoft_Excel_Worksheet2.xlsx"/><Relationship Id="rId103" Type="http://schemas.openxmlformats.org/officeDocument/2006/relationships/image" Target="media/image48.emf"/><Relationship Id="rId20" Type="http://schemas.openxmlformats.org/officeDocument/2006/relationships/footer" Target="footer2.xml"/><Relationship Id="rId41" Type="http://schemas.openxmlformats.org/officeDocument/2006/relationships/package" Target="embeddings/Microsoft_Visio_Drawing9.vsdx"/><Relationship Id="rId54" Type="http://schemas.openxmlformats.org/officeDocument/2006/relationships/image" Target="media/image22.emf"/><Relationship Id="rId62" Type="http://schemas.openxmlformats.org/officeDocument/2006/relationships/image" Target="media/image26.emf"/><Relationship Id="rId70" Type="http://schemas.openxmlformats.org/officeDocument/2006/relationships/image" Target="media/image30.emf"/><Relationship Id="rId75" Type="http://schemas.openxmlformats.org/officeDocument/2006/relationships/image" Target="media/image34.png"/><Relationship Id="rId83" Type="http://schemas.openxmlformats.org/officeDocument/2006/relationships/image" Target="media/image38.emf"/><Relationship Id="rId88" Type="http://schemas.openxmlformats.org/officeDocument/2006/relationships/package" Target="embeddings/Microsoft_Excel_Worksheet12.xlsx"/><Relationship Id="rId91" Type="http://schemas.openxmlformats.org/officeDocument/2006/relationships/package" Target="embeddings/Microsoft_Excel_Worksheet13.xlsx"/><Relationship Id="rId96" Type="http://schemas.openxmlformats.org/officeDocument/2006/relationships/package" Target="embeddings/Microsoft_Excel_Worksheet15.xlsx"/><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7.emf"/><Relationship Id="rId28" Type="http://schemas.openxmlformats.org/officeDocument/2006/relationships/package" Target="embeddings/Microsoft_Visio_Drawing3.vsdx"/><Relationship Id="rId36" Type="http://schemas.openxmlformats.org/officeDocument/2006/relationships/package" Target="embeddings/Microsoft_Visio_Drawing7.vsdx"/><Relationship Id="rId49" Type="http://schemas.openxmlformats.org/officeDocument/2006/relationships/image" Target="cid:image001.jpg@01D542F9.31AE3CD0" TargetMode="External"/><Relationship Id="rId57" Type="http://schemas.openxmlformats.org/officeDocument/2006/relationships/package" Target="embeddings/Microsoft_Word_Document.docx"/><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1.emf"/><Relationship Id="rId44" Type="http://schemas.openxmlformats.org/officeDocument/2006/relationships/image" Target="media/image17.emf"/><Relationship Id="rId52" Type="http://schemas.openxmlformats.org/officeDocument/2006/relationships/image" Target="media/image21.emf"/><Relationship Id="rId60" Type="http://schemas.openxmlformats.org/officeDocument/2006/relationships/image" Target="media/image25.emf"/><Relationship Id="rId65" Type="http://schemas.openxmlformats.org/officeDocument/2006/relationships/package" Target="embeddings/Microsoft_Excel_Worksheet4.xlsx"/><Relationship Id="rId73" Type="http://schemas.openxmlformats.org/officeDocument/2006/relationships/image" Target="media/image32.png"/><Relationship Id="rId78" Type="http://schemas.openxmlformats.org/officeDocument/2006/relationships/image" Target="media/image36.emf"/><Relationship Id="rId81" Type="http://schemas.openxmlformats.org/officeDocument/2006/relationships/package" Target="embeddings/Microsoft_Excel_Worksheet9.xlsx"/><Relationship Id="rId86" Type="http://schemas.openxmlformats.org/officeDocument/2006/relationships/package" Target="embeddings/Microsoft_Word_Document11.docx"/><Relationship Id="rId94" Type="http://schemas.openxmlformats.org/officeDocument/2006/relationships/image" Target="media/image43.emf"/><Relationship Id="rId99" Type="http://schemas.openxmlformats.org/officeDocument/2006/relationships/image" Target="media/image46.emf"/><Relationship Id="rId101" Type="http://schemas.openxmlformats.org/officeDocument/2006/relationships/image" Target="media/image47.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oter" Target="footer1.xml"/><Relationship Id="rId39" Type="http://schemas.openxmlformats.org/officeDocument/2006/relationships/package" Target="embeddings/Microsoft_Visio_Drawing8.vsdx"/><Relationship Id="rId34" Type="http://schemas.openxmlformats.org/officeDocument/2006/relationships/package" Target="embeddings/Microsoft_Visio_Drawing6.vsdx"/><Relationship Id="rId50" Type="http://schemas.openxmlformats.org/officeDocument/2006/relationships/image" Target="media/image20.jpeg"/><Relationship Id="rId55" Type="http://schemas.openxmlformats.org/officeDocument/2006/relationships/package" Target="embeddings/Microsoft_Excel_Worksheet1.xlsx"/><Relationship Id="rId76" Type="http://schemas.openxmlformats.org/officeDocument/2006/relationships/image" Target="media/image35.png"/><Relationship Id="rId97" Type="http://schemas.openxmlformats.org/officeDocument/2006/relationships/image" Target="media/image45.png"/><Relationship Id="rId104" Type="http://schemas.openxmlformats.org/officeDocument/2006/relationships/header" Target="header3.xml"/><Relationship Id="rId7" Type="http://schemas.openxmlformats.org/officeDocument/2006/relationships/settings" Target="settings.xml"/><Relationship Id="rId71" Type="http://schemas.openxmlformats.org/officeDocument/2006/relationships/package" Target="embeddings/Microsoft_Excel_Worksheet7.xlsx"/><Relationship Id="rId92" Type="http://schemas.openxmlformats.org/officeDocument/2006/relationships/image" Target="media/image42.emf"/><Relationship Id="rId2" Type="http://schemas.openxmlformats.org/officeDocument/2006/relationships/customXml" Target="../customXml/item2.xml"/><Relationship Id="rId29" Type="http://schemas.openxmlformats.org/officeDocument/2006/relationships/image" Target="media/image10.emf"/><Relationship Id="rId24" Type="http://schemas.openxmlformats.org/officeDocument/2006/relationships/package" Target="embeddings/Microsoft_Visio_Drawing1.vsdx"/><Relationship Id="rId40" Type="http://schemas.openxmlformats.org/officeDocument/2006/relationships/image" Target="media/image15.emf"/><Relationship Id="rId45" Type="http://schemas.openxmlformats.org/officeDocument/2006/relationships/package" Target="embeddings/Microsoft_Visio_Drawing11.vsdx"/><Relationship Id="rId66" Type="http://schemas.openxmlformats.org/officeDocument/2006/relationships/image" Target="media/image28.emf"/><Relationship Id="rId87" Type="http://schemas.openxmlformats.org/officeDocument/2006/relationships/image" Target="media/image40.emf"/><Relationship Id="rId61" Type="http://schemas.openxmlformats.org/officeDocument/2006/relationships/package" Target="embeddings/Microsoft_Excel_Worksheet3.xlsx"/><Relationship Id="rId82" Type="http://schemas.openxmlformats.org/officeDocument/2006/relationships/hyperlink" Target="https://hcentivetech.sharepoint.com/sites/hcentive/Implementations/hixind/Shared%20Documents/Forms/AllItems.aspx?cid=352d9116-f754-4308-99ce-3b6d817a059b&amp;RootFolder=%2fsites%2fhcentive%2fImplementations%2fhixind%2fShared%20Documents%2fR%2017%2e1%2e1%2fHCR%2d528&amp;FolderCTID=0x012000BC882AD7F2138042B8B2852EB7458346" TargetMode="External"/><Relationship Id="rId19" Type="http://schemas.openxmlformats.org/officeDocument/2006/relationships/header" Target="header2.xml"/><Relationship Id="rId14" Type="http://schemas.openxmlformats.org/officeDocument/2006/relationships/image" Target="media/image4.jpeg"/><Relationship Id="rId30" Type="http://schemas.openxmlformats.org/officeDocument/2006/relationships/package" Target="embeddings/Microsoft_Visio_Drawing4.vsdx"/><Relationship Id="rId35" Type="http://schemas.openxmlformats.org/officeDocument/2006/relationships/image" Target="media/image13.emf"/><Relationship Id="rId56" Type="http://schemas.openxmlformats.org/officeDocument/2006/relationships/image" Target="media/image23.emf"/><Relationship Id="rId77" Type="http://schemas.openxmlformats.org/officeDocument/2006/relationships/hyperlink" Target="https://uhgazure.sharepoint.com/teams/StateBasedExchanges/Shared%20Documents/Forms/AllItems.aspx?id=%2Fteams%2FStateBasedExchanges%2FShared%20Documents%2FGeneral%2FQHP%20With%20Medicaid%2FDocuments%2FDMN%2FMedicaid%20Household%20DMN&amp;viewid=0c98948c%2D6bcc%2D4437%2D9174%2D18c854b64114" TargetMode="External"/><Relationship Id="rId100" Type="http://schemas.openxmlformats.org/officeDocument/2006/relationships/package" Target="embeddings/Microsoft_Word_Document17.docx"/><Relationship Id="rId105"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cid:image002.jpg@01D542F9.31AE3CD0" TargetMode="External"/><Relationship Id="rId72" Type="http://schemas.openxmlformats.org/officeDocument/2006/relationships/image" Target="media/image31.png"/><Relationship Id="rId93" Type="http://schemas.openxmlformats.org/officeDocument/2006/relationships/package" Target="embeddings/Microsoft_Excel_Worksheet14.xlsx"/><Relationship Id="rId98" Type="http://schemas.openxmlformats.org/officeDocument/2006/relationships/package" Target="embeddings/Microsoft_Excel_Worksheet16.xlsx"/><Relationship Id="rId3" Type="http://schemas.openxmlformats.org/officeDocument/2006/relationships/customXml" Target="../customXml/item3.xml"/><Relationship Id="rId25" Type="http://schemas.openxmlformats.org/officeDocument/2006/relationships/image" Target="media/image8.emf"/><Relationship Id="rId46" Type="http://schemas.openxmlformats.org/officeDocument/2006/relationships/image" Target="media/image18.emf"/><Relationship Id="rId67" Type="http://schemas.openxmlformats.org/officeDocument/2006/relationships/package" Target="embeddings/Microsoft_Excel_Worksheet5.xlsx"/></Relationships>
</file>

<file path=word/theme/theme1.xml><?xml version="1.0" encoding="utf-8"?>
<a:theme xmlns:a="http://schemas.openxmlformats.org/drawingml/2006/main" name="hCentive">
  <a:themeElements>
    <a:clrScheme name="Custom 1">
      <a:dk1>
        <a:srgbClr val="060808"/>
      </a:dk1>
      <a:lt1>
        <a:sysClr val="window" lastClr="FFFFFF"/>
      </a:lt1>
      <a:dk2>
        <a:srgbClr val="81BD41"/>
      </a:dk2>
      <a:lt2>
        <a:srgbClr val="4C8B3F"/>
      </a:lt2>
      <a:accent1>
        <a:srgbClr val="285C4E"/>
      </a:accent1>
      <a:accent2>
        <a:srgbClr val="F18B21"/>
      </a:accent2>
      <a:accent3>
        <a:srgbClr val="FDB813"/>
      </a:accent3>
      <a:accent4>
        <a:srgbClr val="0079C1"/>
      </a:accent4>
      <a:accent5>
        <a:srgbClr val="A1ABA4"/>
      </a:accent5>
      <a:accent6>
        <a:srgbClr val="00AEEF"/>
      </a:accent6>
      <a:hlink>
        <a:srgbClr val="0079C1"/>
      </a:hlink>
      <a:folHlink>
        <a:srgbClr val="97005E"/>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F1904EFD4A2846BEB56F99A022918D" ma:contentTypeVersion="26" ma:contentTypeDescription="Create a new document." ma:contentTypeScope="" ma:versionID="f6f1f090e113a355ff42f1a4b627cfad">
  <xsd:schema xmlns:xsd="http://www.w3.org/2001/XMLSchema" xmlns:xs="http://www.w3.org/2001/XMLSchema" xmlns:p="http://schemas.microsoft.com/office/2006/metadata/properties" xmlns:ns2="0f656cf8-13b9-43d9-8441-d7c9c92a8466" xmlns:ns3="aa0fdd67-d2f8-4bbc-8417-4ef8f55c51f3" xmlns:ns4="1ed411f0-6639-4432-914a-5c19b5fa9d47" targetNamespace="http://schemas.microsoft.com/office/2006/metadata/properties" ma:root="true" ma:fieldsID="8982859c30cb00073065b88ab1242f08" ns2:_="" ns3:_="" ns4:_="">
    <xsd:import namespace="0f656cf8-13b9-43d9-8441-d7c9c92a8466"/>
    <xsd:import namespace="aa0fdd67-d2f8-4bbc-8417-4ef8f55c51f3"/>
    <xsd:import namespace="1ed411f0-6639-4432-914a-5c19b5fa9d4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CR" minOccurs="0"/>
                <xsd:element ref="ns3:MediaServiceEventHashCode" minOccurs="0"/>
                <xsd:element ref="ns3:MediaServiceGenerationTime" minOccurs="0"/>
                <xsd:element ref="ns3:MediaServiceLocation" minOccurs="0"/>
                <xsd:element ref="ns3:MediaLengthInSeconds" minOccurs="0"/>
                <xsd:element ref="ns3:_Flow_SignoffStatu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56cf8-13b9-43d9-8441-d7c9c92a8466"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0fdd67-d2f8-4bbc-8417-4ef8f55c51f3"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DateTaken" ma:index="9" nillable="true" ma:displayName="MediaServiceDateTaken" ma:hidden="true" ma:internalName="MediaServiceDateTaken" ma:readOnly="true">
      <xsd:simpleType>
        <xsd:restriction base="dms:Text"/>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LengthInSeconds" ma:index="14" nillable="true" ma:displayName="MediaLengthInSeconds" ma:description="" ma:internalName="MediaLengthInSeconds" ma:readOnly="true">
      <xsd:simpleType>
        <xsd:restriction base="dms:Unknown"/>
      </xsd:simpleType>
    </xsd:element>
    <xsd:element name="_Flow_SignoffStatus" ma:index="15" nillable="true" ma:displayName="Sign-off status" ma:internalName="Sign_x002d_off_x0020_status" ma:readOnly="fals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a6b2b66-40d8-4e06-8a39-adc3ecd45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d411f0-6639-4432-914a-5c19b5fa9d4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164f01b-d18c-401f-8875-8bf5088e3357}" ma:internalName="TaxCatchAll" ma:showField="CatchAllData" ma:web="1ed411f0-6639-4432-914a-5c19b5fa9d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0f656cf8-13b9-43d9-8441-d7c9c92a8466">
      <UserInfo>
        <DisplayName>Anamika Singh</DisplayName>
        <AccountId>6773</AccountId>
        <AccountType/>
      </UserInfo>
    </SharedWithUsers>
    <lcf76f155ced4ddcb4097134ff3c332f xmlns="aa0fdd67-d2f8-4bbc-8417-4ef8f55c51f3">
      <Terms xmlns="http://schemas.microsoft.com/office/infopath/2007/PartnerControls"/>
    </lcf76f155ced4ddcb4097134ff3c332f>
    <TaxCatchAll xmlns="1ed411f0-6639-4432-914a-5c19b5fa9d47" xsi:nil="true"/>
    <_Flow_SignoffStatus xmlns="aa0fdd67-d2f8-4bbc-8417-4ef8f55c51f3" xsi:nil="true"/>
  </documentManagement>
</p:properties>
</file>

<file path=customXml/itemProps1.xml><?xml version="1.0" encoding="utf-8"?>
<ds:datastoreItem xmlns:ds="http://schemas.openxmlformats.org/officeDocument/2006/customXml" ds:itemID="{0A956BE9-4F7C-4ED5-B78A-18B90D736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56cf8-13b9-43d9-8441-d7c9c92a8466"/>
    <ds:schemaRef ds:uri="aa0fdd67-d2f8-4bbc-8417-4ef8f55c51f3"/>
    <ds:schemaRef ds:uri="1ed411f0-6639-4432-914a-5c19b5fa9d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E0847A-225B-4F62-939F-4230F699261E}">
  <ds:schemaRefs>
    <ds:schemaRef ds:uri="http://schemas.microsoft.com/sharepoint/v3/contenttype/forms"/>
  </ds:schemaRefs>
</ds:datastoreItem>
</file>

<file path=customXml/itemProps3.xml><?xml version="1.0" encoding="utf-8"?>
<ds:datastoreItem xmlns:ds="http://schemas.openxmlformats.org/officeDocument/2006/customXml" ds:itemID="{2072CF16-57B7-4005-A774-ABCFDC5411EA}">
  <ds:schemaRefs>
    <ds:schemaRef ds:uri="http://schemas.openxmlformats.org/officeDocument/2006/bibliography"/>
  </ds:schemaRefs>
</ds:datastoreItem>
</file>

<file path=customXml/itemProps4.xml><?xml version="1.0" encoding="utf-8"?>
<ds:datastoreItem xmlns:ds="http://schemas.openxmlformats.org/officeDocument/2006/customXml" ds:itemID="{84272125-51E5-4771-B68D-CF5048B2CFB1}">
  <ds:schemaRefs>
    <ds:schemaRef ds:uri="http://schemas.microsoft.com/office/2006/metadata/properties"/>
    <ds:schemaRef ds:uri="http://schemas.microsoft.com/office/infopath/2007/PartnerControls"/>
    <ds:schemaRef ds:uri="0f656cf8-13b9-43d9-8441-d7c9c92a8466"/>
    <ds:schemaRef ds:uri="aa0fdd67-d2f8-4bbc-8417-4ef8f55c51f3"/>
    <ds:schemaRef ds:uri="1ed411f0-6639-4432-914a-5c19b5fa9d4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370</Pages>
  <Words>92583</Words>
  <Characters>496245</Characters>
  <Application>Microsoft Office Word</Application>
  <DocSecurity>0</DocSecurity>
  <Lines>16541</Lines>
  <Paragraphs>9980</Paragraphs>
  <ScaleCrop>false</ScaleCrop>
  <LinksUpToDate>false</LinksUpToDate>
  <CharactersWithSpaces>578848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R18.0 - FSD HCR 494 Update HCR 385 HCR 510 MFJ</dc:title>
  <dc:subject/>
  <dc:creator/>
  <cp:keywords/>
  <dc:description/>
  <cp:lastModifiedBy/>
  <cp:revision>1</cp:revision>
  <dcterms:created xsi:type="dcterms:W3CDTF">2026-06-15T05:21:00Z</dcterms:created>
  <dcterms:modified xsi:type="dcterms:W3CDTF">2026-06-15T05:21:00Z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0x010100AAF1904EFD4A2846BEB56F99A022918D</vt:lpwstr>
  </property>
  <property fmtid="{D5CDD505-2E9C-101B-9397-08002B2CF9AE}" pid="3" name="CWRMItemRecordClassification">
    <vt:lpwstr>1;#UNV2020 - Drafts, Work-in-Progress and Working Files|b49f6905-4eb3-44d3-9a49-8bbf46918ee9</vt:lpwstr>
  </property>
  <property fmtid="{D5CDD505-2E9C-101B-9397-08002B2CF9AE}" pid="4" name="_dlc_DocIdItemGuid">
    <vt:lpwstr>83457240-f9a6-45b1-8825-2167181552e3</vt:lpwstr>
  </property>
  <property fmtid="{D5CDD505-2E9C-101B-9397-08002B2CF9AE}" pid="5" name="MediaServiceImageTags">
    <vt:lpwstr/>
  </property>
  <property fmtid="{D5CDD505-2E9C-101B-9397-08002B2CF9AE}" pid="6" name="_ExtendedDescription">
    <vt:lpwstr/>
  </property>
  <property fmtid="{D5CDD505-2E9C-101B-9397-08002B2CF9AE}" pid="7" name="MSIP_Label_320f21ee-9bdc-4991-8abe-58f53448e302_Enabled">
    <vt:lpwstr>true</vt:lpwstr>
  </property>
  <property fmtid="{D5CDD505-2E9C-101B-9397-08002B2CF9AE}" pid="8" name="MSIP_Label_320f21ee-9bdc-4991-8abe-58f53448e302_SetDate">
    <vt:lpwstr>2023-01-11T12:19:50Z</vt:lpwstr>
  </property>
  <property fmtid="{D5CDD505-2E9C-101B-9397-08002B2CF9AE}" pid="9" name="MSIP_Label_320f21ee-9bdc-4991-8abe-58f53448e302_Method">
    <vt:lpwstr>Privileged</vt:lpwstr>
  </property>
  <property fmtid="{D5CDD505-2E9C-101B-9397-08002B2CF9AE}" pid="10" name="MSIP_Label_320f21ee-9bdc-4991-8abe-58f53448e302_Name">
    <vt:lpwstr>External Label</vt:lpwstr>
  </property>
  <property fmtid="{D5CDD505-2E9C-101B-9397-08002B2CF9AE}" pid="11" name="MSIP_Label_320f21ee-9bdc-4991-8abe-58f53448e302_SiteId">
    <vt:lpwstr>db05faca-c82a-4b9d-b9c5-0f64b6755421</vt:lpwstr>
  </property>
  <property fmtid="{D5CDD505-2E9C-101B-9397-08002B2CF9AE}" pid="12" name="MSIP_Label_320f21ee-9bdc-4991-8abe-58f53448e302_ActionId">
    <vt:lpwstr>71b211ab-1b05-4ecb-919f-4d3d68718a4f</vt:lpwstr>
  </property>
  <property fmtid="{D5CDD505-2E9C-101B-9397-08002B2CF9AE}" pid="13" name="MSIP_Label_320f21ee-9bdc-4991-8abe-58f53448e302_ContentBits">
    <vt:lpwstr>0</vt:lpwstr>
  </property>
</Properties>
</file>